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doc" ContentType="application/msword"/>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87802D" w14:textId="21DD9873" w:rsidR="00F66ECE" w:rsidRPr="00F94454" w:rsidRDefault="00582FDA" w:rsidP="00F66ECE">
      <w:pPr>
        <w:rPr>
          <w:rFonts w:ascii="Arial" w:hAnsi="Arial" w:cs="Arial"/>
          <w:lang w:eastAsia="ru-RU"/>
        </w:rPr>
      </w:pPr>
      <w:bookmarkStart w:id="0" w:name="_Toc352939869"/>
      <w:bookmarkStart w:id="1" w:name="_Ref353369916"/>
      <w:bookmarkStart w:id="2" w:name="_Toc357586935"/>
      <w:bookmarkStart w:id="3" w:name="_Toc359333746"/>
      <w:ins w:id="4" w:author="SintsovaMA" w:date="2021-04-06T12:41:00Z">
        <w:r>
          <w:rPr>
            <w:rFonts w:ascii="Arial" w:hAnsi="Arial" w:cs="Arial"/>
            <w:lang w:eastAsia="ru-RU"/>
          </w:rPr>
          <w:tab/>
        </w:r>
      </w:ins>
    </w:p>
    <w:p w14:paraId="204CF8DE" w14:textId="77777777" w:rsidR="00F66ECE" w:rsidRPr="00F94454" w:rsidRDefault="00F66ECE" w:rsidP="00F66ECE">
      <w:pPr>
        <w:rPr>
          <w:rFonts w:ascii="Arial" w:hAnsi="Arial" w:cs="Arial"/>
          <w:lang w:eastAsia="ru-RU"/>
        </w:rPr>
      </w:pPr>
    </w:p>
    <w:p w14:paraId="43F4312B" w14:textId="77777777" w:rsidR="00F66ECE" w:rsidRPr="00F94454" w:rsidRDefault="00F66ECE" w:rsidP="00F66ECE">
      <w:pPr>
        <w:rPr>
          <w:rFonts w:ascii="Arial" w:hAnsi="Arial" w:cs="Arial"/>
          <w:lang w:eastAsia="ru-RU"/>
        </w:rPr>
      </w:pPr>
    </w:p>
    <w:p w14:paraId="0A0F1445" w14:textId="77777777" w:rsidR="00F66ECE" w:rsidRPr="00F94454" w:rsidRDefault="00F66ECE" w:rsidP="00F66ECE">
      <w:pPr>
        <w:rPr>
          <w:rFonts w:ascii="Arial" w:hAnsi="Arial" w:cs="Arial"/>
          <w:lang w:eastAsia="ru-RU"/>
        </w:rPr>
      </w:pPr>
    </w:p>
    <w:p w14:paraId="7F893FC7" w14:textId="77777777" w:rsidR="00F66ECE" w:rsidRPr="00F94454" w:rsidRDefault="00F66ECE" w:rsidP="00F66ECE">
      <w:pPr>
        <w:rPr>
          <w:rFonts w:ascii="Arial" w:hAnsi="Arial" w:cs="Arial"/>
          <w:lang w:eastAsia="ru-RU"/>
        </w:rPr>
      </w:pPr>
    </w:p>
    <w:p w14:paraId="4F60B5A5" w14:textId="77777777" w:rsidR="00F66ECE" w:rsidRPr="00F94454" w:rsidRDefault="00F66ECE" w:rsidP="00F66ECE">
      <w:pPr>
        <w:rPr>
          <w:rFonts w:ascii="Arial" w:hAnsi="Arial" w:cs="Arial"/>
          <w:lang w:eastAsia="ru-RU"/>
        </w:rPr>
      </w:pPr>
    </w:p>
    <w:p w14:paraId="4C255AA0" w14:textId="77777777" w:rsidR="00F66ECE" w:rsidRPr="00F94454" w:rsidRDefault="00F66ECE" w:rsidP="00F66ECE">
      <w:pPr>
        <w:rPr>
          <w:rFonts w:ascii="Arial" w:hAnsi="Arial" w:cs="Arial"/>
          <w:lang w:eastAsia="ru-RU"/>
        </w:rPr>
      </w:pPr>
    </w:p>
    <w:p w14:paraId="5012843D" w14:textId="77777777" w:rsidR="00193343" w:rsidRPr="00F94454" w:rsidRDefault="00193343" w:rsidP="00F66ECE">
      <w:pPr>
        <w:rPr>
          <w:rFonts w:ascii="Arial" w:hAnsi="Arial" w:cs="Arial"/>
          <w:lang w:eastAsia="ru-RU"/>
        </w:rPr>
      </w:pPr>
    </w:p>
    <w:p w14:paraId="71680960" w14:textId="77777777" w:rsidR="00193343" w:rsidRPr="00F94454" w:rsidRDefault="00193343" w:rsidP="00F66ECE">
      <w:pPr>
        <w:rPr>
          <w:rFonts w:ascii="Arial" w:hAnsi="Arial" w:cs="Arial"/>
          <w:lang w:eastAsia="ru-RU"/>
        </w:rPr>
      </w:pPr>
    </w:p>
    <w:p w14:paraId="3F3C9353" w14:textId="77777777" w:rsidR="00193343" w:rsidRPr="00F94454" w:rsidRDefault="00193343" w:rsidP="00F66ECE">
      <w:pPr>
        <w:rPr>
          <w:rFonts w:ascii="Arial" w:hAnsi="Arial" w:cs="Arial"/>
          <w:lang w:eastAsia="ru-RU"/>
        </w:rPr>
      </w:pPr>
    </w:p>
    <w:p w14:paraId="11EC9CEA" w14:textId="77777777" w:rsidR="00193343" w:rsidRPr="00F94454" w:rsidRDefault="00193343" w:rsidP="00F66ECE">
      <w:pPr>
        <w:rPr>
          <w:rFonts w:ascii="Arial" w:hAnsi="Arial" w:cs="Arial"/>
          <w:lang w:eastAsia="ru-RU"/>
        </w:rPr>
      </w:pPr>
    </w:p>
    <w:p w14:paraId="3D4C749B" w14:textId="77777777" w:rsidR="00193343" w:rsidRPr="00F94454" w:rsidRDefault="00193343" w:rsidP="00F66ECE">
      <w:pPr>
        <w:rPr>
          <w:rFonts w:ascii="Arial" w:hAnsi="Arial" w:cs="Arial"/>
          <w:lang w:eastAsia="ru-RU"/>
        </w:rPr>
      </w:pPr>
    </w:p>
    <w:p w14:paraId="39222F9B" w14:textId="77777777" w:rsidR="00F66ECE" w:rsidRPr="00F94454" w:rsidRDefault="00F66ECE" w:rsidP="00F66ECE">
      <w:pPr>
        <w:rPr>
          <w:rFonts w:ascii="Arial" w:hAnsi="Arial" w:cs="Arial"/>
          <w:lang w:eastAsia="ru-RU"/>
        </w:rPr>
      </w:pPr>
    </w:p>
    <w:p w14:paraId="6F892A38" w14:textId="77777777" w:rsidR="00F66ECE" w:rsidRPr="00F94454" w:rsidRDefault="00F66ECE" w:rsidP="00CD470D">
      <w:pPr>
        <w:rPr>
          <w:rFonts w:ascii="Arial" w:hAnsi="Arial" w:cs="Arial"/>
          <w:lang w:eastAsia="ru-RU"/>
        </w:rPr>
      </w:pPr>
      <w:r w:rsidRPr="00F94454">
        <w:rPr>
          <w:rFonts w:ascii="Arial" w:hAnsi="Arial" w:cs="Arial"/>
          <w:lang w:eastAsia="ru-RU"/>
        </w:rPr>
        <w:tab/>
      </w:r>
    </w:p>
    <w:p w14:paraId="7C25892C" w14:textId="77777777" w:rsidR="00F66ECE" w:rsidRDefault="00D000BA" w:rsidP="007A6F0E">
      <w:pPr>
        <w:jc w:val="center"/>
        <w:rPr>
          <w:rFonts w:ascii="Arial" w:hAnsi="Arial" w:cs="Arial"/>
          <w:b/>
          <w:sz w:val="32"/>
          <w:szCs w:val="32"/>
        </w:rPr>
      </w:pPr>
      <w:r w:rsidRPr="00F94454">
        <w:rPr>
          <w:rFonts w:ascii="Arial" w:hAnsi="Arial" w:cs="Arial"/>
          <w:b/>
          <w:sz w:val="32"/>
          <w:szCs w:val="32"/>
        </w:rPr>
        <w:t>КОНЦЕПТУАЛЬНЫЙ ДИЗАЙН</w:t>
      </w:r>
    </w:p>
    <w:p w14:paraId="470C4D4D" w14:textId="77777777" w:rsidR="00916FAB" w:rsidRPr="00F94454" w:rsidRDefault="00916FAB" w:rsidP="007A6F0E">
      <w:pPr>
        <w:jc w:val="center"/>
        <w:rPr>
          <w:rFonts w:ascii="Arial" w:hAnsi="Arial" w:cs="Arial"/>
          <w:b/>
          <w:sz w:val="32"/>
          <w:szCs w:val="32"/>
        </w:rPr>
      </w:pPr>
    </w:p>
    <w:p w14:paraId="3DFE679A" w14:textId="77777777" w:rsidR="00EC00D2" w:rsidRDefault="0065176C" w:rsidP="00EA3237">
      <w:pPr>
        <w:jc w:val="center"/>
        <w:rPr>
          <w:rFonts w:ascii="Arial" w:hAnsi="Arial" w:cs="Arial"/>
          <w:bCs/>
          <w:kern w:val="32"/>
          <w:sz w:val="32"/>
          <w:szCs w:val="32"/>
        </w:rPr>
      </w:pPr>
      <w:r>
        <w:rPr>
          <w:rFonts w:ascii="Arial" w:hAnsi="Arial" w:cs="Arial"/>
          <w:bCs/>
          <w:kern w:val="32"/>
          <w:sz w:val="32"/>
          <w:szCs w:val="32"/>
        </w:rPr>
        <w:t>МТО</w:t>
      </w:r>
    </w:p>
    <w:p w14:paraId="63D9569C" w14:textId="77777777" w:rsidR="00EC00D2" w:rsidRDefault="00916FAB" w:rsidP="00EA3237">
      <w:pPr>
        <w:jc w:val="center"/>
        <w:rPr>
          <w:rFonts w:ascii="Arial" w:hAnsi="Arial" w:cs="Arial"/>
          <w:bCs/>
          <w:kern w:val="32"/>
          <w:sz w:val="32"/>
          <w:szCs w:val="32"/>
        </w:rPr>
      </w:pPr>
      <w:r w:rsidRPr="00F94454">
        <w:rPr>
          <w:rFonts w:ascii="Arial" w:hAnsi="Arial" w:cs="Arial"/>
          <w:bCs/>
          <w:kern w:val="32"/>
          <w:sz w:val="32"/>
          <w:szCs w:val="32"/>
        </w:rPr>
        <w:t xml:space="preserve"> </w:t>
      </w:r>
    </w:p>
    <w:p w14:paraId="23DC8C72" w14:textId="77777777" w:rsidR="000F6264" w:rsidRDefault="0065176C" w:rsidP="00EA3237">
      <w:pPr>
        <w:jc w:val="center"/>
        <w:rPr>
          <w:rFonts w:ascii="Arial" w:hAnsi="Arial" w:cs="Arial"/>
          <w:bCs/>
          <w:kern w:val="32"/>
          <w:sz w:val="32"/>
          <w:szCs w:val="32"/>
        </w:rPr>
      </w:pPr>
      <w:bookmarkStart w:id="5" w:name="_Hlk522634580"/>
      <w:r w:rsidRPr="0065176C">
        <w:rPr>
          <w:rFonts w:ascii="Arial" w:hAnsi="Arial" w:cs="Arial"/>
          <w:bCs/>
          <w:kern w:val="32"/>
          <w:sz w:val="32"/>
          <w:szCs w:val="32"/>
        </w:rPr>
        <w:t>Планирование обеспечения МТР, работами и услугами</w:t>
      </w:r>
      <w:bookmarkEnd w:id="5"/>
    </w:p>
    <w:p w14:paraId="5F04A8DC" w14:textId="77777777" w:rsidR="00916FAB" w:rsidRDefault="00916FAB" w:rsidP="00EA3237">
      <w:pPr>
        <w:jc w:val="center"/>
        <w:rPr>
          <w:rFonts w:ascii="Arial" w:hAnsi="Arial" w:cs="Arial"/>
          <w:bCs/>
          <w:kern w:val="32"/>
          <w:sz w:val="32"/>
          <w:szCs w:val="32"/>
        </w:rPr>
      </w:pPr>
    </w:p>
    <w:p w14:paraId="50CEE9A5" w14:textId="794924D6" w:rsidR="00916FAB" w:rsidRPr="0065176C" w:rsidRDefault="00916FAB" w:rsidP="00EA3237">
      <w:pPr>
        <w:jc w:val="center"/>
        <w:rPr>
          <w:rFonts w:ascii="Arial" w:hAnsi="Arial" w:cs="Arial"/>
          <w:color w:val="FF0000"/>
          <w:sz w:val="32"/>
          <w:szCs w:val="32"/>
        </w:rPr>
      </w:pPr>
      <w:bookmarkStart w:id="6" w:name="_Hlk522635256"/>
      <w:bookmarkStart w:id="7" w:name="_Hlk522717360"/>
      <w:r>
        <w:rPr>
          <w:rFonts w:ascii="Arial" w:hAnsi="Arial" w:cs="Arial"/>
          <w:sz w:val="32"/>
          <w:szCs w:val="32"/>
          <w:lang w:val="en-US"/>
        </w:rPr>
        <w:t>ERP</w:t>
      </w:r>
      <w:r w:rsidRPr="00EC00D2">
        <w:rPr>
          <w:rFonts w:ascii="Arial" w:hAnsi="Arial" w:cs="Arial"/>
          <w:sz w:val="32"/>
          <w:szCs w:val="32"/>
        </w:rPr>
        <w:t>.</w:t>
      </w:r>
      <w:ins w:id="8" w:author="SintsovaMA" w:date="2021-03-23T11:24:00Z">
        <w:r w:rsidR="00BA72D5">
          <w:rPr>
            <w:rFonts w:ascii="Arial" w:hAnsi="Arial" w:cs="Arial"/>
            <w:sz w:val="32"/>
            <w:szCs w:val="32"/>
          </w:rPr>
          <w:t>13.</w:t>
        </w:r>
      </w:ins>
      <w:r w:rsidR="000F3F8B">
        <w:rPr>
          <w:rFonts w:ascii="Arial" w:hAnsi="Arial" w:cs="Arial"/>
          <w:sz w:val="32"/>
          <w:szCs w:val="32"/>
        </w:rPr>
        <w:t>9</w:t>
      </w:r>
      <w:ins w:id="9" w:author="SintsovaMA" w:date="2021-03-23T11:24:00Z">
        <w:r w:rsidR="00BA72D5">
          <w:rPr>
            <w:rFonts w:ascii="Arial" w:hAnsi="Arial" w:cs="Arial"/>
            <w:sz w:val="32"/>
            <w:szCs w:val="32"/>
          </w:rPr>
          <w:t>_2_</w:t>
        </w:r>
      </w:ins>
      <w:del w:id="10" w:author="SintsovaMA" w:date="2021-03-23T11:24:00Z">
        <w:r w:rsidRPr="00EC00D2" w:rsidDel="00BA72D5">
          <w:rPr>
            <w:rFonts w:ascii="Arial" w:hAnsi="Arial" w:cs="Arial"/>
            <w:sz w:val="32"/>
            <w:szCs w:val="32"/>
          </w:rPr>
          <w:delText>.1.</w:delText>
        </w:r>
      </w:del>
      <w:bookmarkEnd w:id="6"/>
      <w:r w:rsidR="0065176C" w:rsidRPr="0065176C">
        <w:rPr>
          <w:rFonts w:ascii="Arial" w:hAnsi="Arial" w:cs="Arial"/>
          <w:sz w:val="32"/>
          <w:szCs w:val="32"/>
        </w:rPr>
        <w:t>58</w:t>
      </w:r>
      <w:bookmarkEnd w:id="7"/>
      <w:ins w:id="11" w:author="SintsovaMA" w:date="2021-03-23T11:24:00Z">
        <w:r w:rsidR="00BA72D5">
          <w:rPr>
            <w:rFonts w:ascii="Arial" w:hAnsi="Arial" w:cs="Arial"/>
            <w:sz w:val="32"/>
            <w:szCs w:val="32"/>
          </w:rPr>
          <w:t>_</w:t>
        </w:r>
        <w:r w:rsidR="00BA72D5">
          <w:rPr>
            <w:rFonts w:ascii="Arial" w:hAnsi="Arial" w:cs="Arial"/>
            <w:sz w:val="32"/>
            <w:szCs w:val="32"/>
            <w:lang w:val="en-US"/>
          </w:rPr>
          <w:t>MM</w:t>
        </w:r>
      </w:ins>
    </w:p>
    <w:p w14:paraId="2CE64419" w14:textId="77777777" w:rsidR="00916FAB" w:rsidRPr="00EC00D2" w:rsidRDefault="00916FAB" w:rsidP="00EA3237">
      <w:pPr>
        <w:jc w:val="center"/>
        <w:rPr>
          <w:rFonts w:ascii="Arial" w:hAnsi="Arial" w:cs="Arial"/>
          <w:color w:val="FF0000"/>
          <w:sz w:val="32"/>
          <w:szCs w:val="32"/>
        </w:rPr>
      </w:pPr>
    </w:p>
    <w:p w14:paraId="18CF2ECD" w14:textId="77777777" w:rsidR="00916FAB" w:rsidRPr="00EC00D2" w:rsidRDefault="00916FAB" w:rsidP="00EA3237">
      <w:pPr>
        <w:jc w:val="center"/>
        <w:rPr>
          <w:rFonts w:ascii="Arial" w:hAnsi="Arial" w:cs="Arial"/>
          <w:sz w:val="32"/>
          <w:szCs w:val="32"/>
        </w:rPr>
      </w:pPr>
    </w:p>
    <w:p w14:paraId="31E3E620" w14:textId="23BACB31" w:rsidR="000F6264" w:rsidRPr="000734CB" w:rsidRDefault="00AE023C" w:rsidP="000F6264">
      <w:pPr>
        <w:jc w:val="center"/>
        <w:rPr>
          <w:rFonts w:ascii="Arial" w:hAnsi="Arial" w:cs="Arial"/>
          <w:bCs/>
          <w:kern w:val="32"/>
          <w:sz w:val="32"/>
          <w:szCs w:val="32"/>
        </w:rPr>
      </w:pPr>
      <w:r w:rsidRPr="000734CB">
        <w:rPr>
          <w:rFonts w:ascii="Arial" w:hAnsi="Arial" w:cs="Arial"/>
          <w:bCs/>
          <w:kern w:val="32"/>
          <w:sz w:val="32"/>
          <w:szCs w:val="32"/>
        </w:rPr>
        <w:t>317102. Внедрение «пилота» и стабилизация решения</w:t>
      </w:r>
    </w:p>
    <w:p w14:paraId="0F002AB3" w14:textId="77777777" w:rsidR="00F66ECE" w:rsidRPr="00F94454" w:rsidRDefault="00F66ECE" w:rsidP="00CD470D">
      <w:pPr>
        <w:rPr>
          <w:rFonts w:ascii="Arial" w:hAnsi="Arial" w:cs="Arial"/>
        </w:rPr>
      </w:pPr>
    </w:p>
    <w:p w14:paraId="1472DD09" w14:textId="77777777" w:rsidR="002E67E7" w:rsidRPr="00F94454" w:rsidRDefault="002E67E7" w:rsidP="00175B15">
      <w:pPr>
        <w:tabs>
          <w:tab w:val="left" w:pos="3285"/>
        </w:tabs>
        <w:jc w:val="center"/>
        <w:rPr>
          <w:rFonts w:ascii="Arial" w:hAnsi="Arial" w:cs="Arial"/>
          <w:lang w:eastAsia="ru-RU"/>
        </w:rPr>
      </w:pPr>
    </w:p>
    <w:p w14:paraId="15966B1A" w14:textId="77777777" w:rsidR="00FA3F4E" w:rsidRPr="00F94454" w:rsidRDefault="00FA3F4E" w:rsidP="00175B15">
      <w:pPr>
        <w:tabs>
          <w:tab w:val="left" w:pos="3285"/>
        </w:tabs>
        <w:jc w:val="center"/>
        <w:rPr>
          <w:rFonts w:ascii="Arial" w:hAnsi="Arial" w:cs="Arial"/>
          <w:lang w:eastAsia="ru-RU"/>
        </w:rPr>
      </w:pPr>
    </w:p>
    <w:p w14:paraId="46978D33" w14:textId="77777777" w:rsidR="00FA3F4E" w:rsidRPr="00F94454" w:rsidRDefault="00FA3F4E" w:rsidP="00175B15">
      <w:pPr>
        <w:tabs>
          <w:tab w:val="left" w:pos="3285"/>
        </w:tabs>
        <w:jc w:val="center"/>
        <w:rPr>
          <w:rFonts w:ascii="Arial" w:hAnsi="Arial" w:cs="Arial"/>
          <w:lang w:eastAsia="ru-RU"/>
        </w:rPr>
      </w:pPr>
    </w:p>
    <w:p w14:paraId="3F10C5AE" w14:textId="77777777" w:rsidR="00193343" w:rsidRPr="00F94454" w:rsidRDefault="00193343" w:rsidP="00175B15">
      <w:pPr>
        <w:tabs>
          <w:tab w:val="left" w:pos="3285"/>
        </w:tabs>
        <w:jc w:val="center"/>
        <w:rPr>
          <w:rFonts w:ascii="Arial" w:hAnsi="Arial" w:cs="Arial"/>
          <w:lang w:eastAsia="ru-RU"/>
        </w:rPr>
      </w:pPr>
    </w:p>
    <w:p w14:paraId="017C6A20" w14:textId="77777777" w:rsidR="00193343" w:rsidRPr="00F94454" w:rsidRDefault="00193343" w:rsidP="00175B15">
      <w:pPr>
        <w:tabs>
          <w:tab w:val="left" w:pos="3285"/>
        </w:tabs>
        <w:jc w:val="center"/>
        <w:rPr>
          <w:rFonts w:ascii="Arial" w:hAnsi="Arial" w:cs="Arial"/>
          <w:lang w:eastAsia="ru-RU"/>
        </w:rPr>
      </w:pPr>
    </w:p>
    <w:p w14:paraId="1CFFECCC" w14:textId="77777777" w:rsidR="00193343" w:rsidRPr="00F94454" w:rsidRDefault="00193343" w:rsidP="00175B15">
      <w:pPr>
        <w:tabs>
          <w:tab w:val="left" w:pos="3285"/>
        </w:tabs>
        <w:jc w:val="center"/>
        <w:rPr>
          <w:rFonts w:ascii="Arial" w:hAnsi="Arial" w:cs="Arial"/>
          <w:lang w:eastAsia="ru-RU"/>
        </w:rPr>
      </w:pPr>
    </w:p>
    <w:p w14:paraId="212C172B" w14:textId="77777777" w:rsidR="00FA3F4E" w:rsidRPr="00F94454" w:rsidRDefault="00FA3F4E" w:rsidP="00175B15">
      <w:pPr>
        <w:tabs>
          <w:tab w:val="left" w:pos="3285"/>
        </w:tabs>
        <w:jc w:val="center"/>
        <w:rPr>
          <w:rFonts w:ascii="Arial" w:hAnsi="Arial" w:cs="Arial"/>
          <w:lang w:eastAsia="ru-RU"/>
        </w:rPr>
      </w:pPr>
    </w:p>
    <w:p w14:paraId="33818F6C" w14:textId="77777777" w:rsidR="00FA3F4E" w:rsidRPr="00F94454" w:rsidRDefault="00FA3F4E" w:rsidP="00175B15">
      <w:pPr>
        <w:tabs>
          <w:tab w:val="left" w:pos="3285"/>
        </w:tabs>
        <w:jc w:val="center"/>
        <w:rPr>
          <w:rFonts w:ascii="Arial" w:hAnsi="Arial" w:cs="Arial"/>
          <w:lang w:eastAsia="ru-RU"/>
        </w:rPr>
      </w:pPr>
    </w:p>
    <w:p w14:paraId="0C67E64F" w14:textId="77777777" w:rsidR="00FA3F4E" w:rsidRPr="00F94454" w:rsidRDefault="00FA3F4E" w:rsidP="00175B15">
      <w:pPr>
        <w:tabs>
          <w:tab w:val="left" w:pos="3285"/>
        </w:tabs>
        <w:jc w:val="center"/>
        <w:rPr>
          <w:rFonts w:ascii="Arial" w:hAnsi="Arial" w:cs="Arial"/>
          <w:lang w:eastAsia="ru-RU"/>
        </w:rPr>
      </w:pPr>
    </w:p>
    <w:p w14:paraId="08FB2C26" w14:textId="77777777" w:rsidR="00FA3F4E" w:rsidRPr="00F94454" w:rsidRDefault="00FA3F4E" w:rsidP="00175B15">
      <w:pPr>
        <w:tabs>
          <w:tab w:val="left" w:pos="3285"/>
        </w:tabs>
        <w:jc w:val="center"/>
        <w:rPr>
          <w:rFonts w:ascii="Arial" w:hAnsi="Arial" w:cs="Arial"/>
          <w:lang w:eastAsia="ru-RU"/>
        </w:rPr>
      </w:pPr>
    </w:p>
    <w:p w14:paraId="26D9558E" w14:textId="77777777" w:rsidR="00175B15" w:rsidRPr="00F94454" w:rsidRDefault="00175B15" w:rsidP="00175B15">
      <w:pPr>
        <w:tabs>
          <w:tab w:val="left" w:pos="3285"/>
        </w:tabs>
        <w:jc w:val="center"/>
        <w:rPr>
          <w:rFonts w:ascii="Arial" w:hAnsi="Arial" w:cs="Arial"/>
          <w:lang w:eastAsia="ru-RU"/>
        </w:rPr>
      </w:pPr>
    </w:p>
    <w:p w14:paraId="7AB3FD10" w14:textId="77777777" w:rsidR="00175B15" w:rsidRPr="00F94454" w:rsidRDefault="00175B15" w:rsidP="00175B15">
      <w:pPr>
        <w:tabs>
          <w:tab w:val="left" w:pos="3285"/>
        </w:tabs>
        <w:jc w:val="center"/>
        <w:rPr>
          <w:rFonts w:ascii="Arial" w:hAnsi="Arial" w:cs="Arial"/>
          <w:lang w:eastAsia="ru-RU"/>
        </w:rPr>
      </w:pPr>
    </w:p>
    <w:p w14:paraId="66005A84" w14:textId="77777777" w:rsidR="00175B15" w:rsidRPr="00F94454" w:rsidRDefault="00175B15" w:rsidP="00175B15">
      <w:pPr>
        <w:tabs>
          <w:tab w:val="left" w:pos="3285"/>
        </w:tabs>
        <w:jc w:val="center"/>
        <w:rPr>
          <w:rFonts w:ascii="Arial" w:hAnsi="Arial" w:cs="Arial"/>
          <w:lang w:eastAsia="ru-RU"/>
        </w:rPr>
      </w:pPr>
    </w:p>
    <w:p w14:paraId="369D5A63" w14:textId="77777777" w:rsidR="00175B15" w:rsidRPr="00F94454" w:rsidRDefault="00175B15" w:rsidP="009F5EA5">
      <w:pPr>
        <w:tabs>
          <w:tab w:val="left" w:pos="3285"/>
        </w:tabs>
        <w:rPr>
          <w:rFonts w:ascii="Arial" w:hAnsi="Arial" w:cs="Arial"/>
          <w:lang w:eastAsia="ru-RU"/>
        </w:rPr>
      </w:pPr>
    </w:p>
    <w:p w14:paraId="4DA15909" w14:textId="77777777" w:rsidR="008F456C" w:rsidRPr="00F94454" w:rsidRDefault="008F456C" w:rsidP="009F5EA5">
      <w:pPr>
        <w:tabs>
          <w:tab w:val="left" w:pos="3285"/>
        </w:tabs>
        <w:rPr>
          <w:rFonts w:ascii="Arial" w:hAnsi="Arial" w:cs="Arial"/>
          <w:lang w:eastAsia="ru-RU"/>
        </w:rPr>
      </w:pPr>
    </w:p>
    <w:p w14:paraId="41E19CA4" w14:textId="77777777" w:rsidR="008F456C" w:rsidRPr="00F94454" w:rsidRDefault="008F456C" w:rsidP="009F5EA5">
      <w:pPr>
        <w:tabs>
          <w:tab w:val="left" w:pos="3285"/>
        </w:tabs>
        <w:rPr>
          <w:rFonts w:ascii="Arial" w:hAnsi="Arial" w:cs="Arial"/>
          <w:lang w:eastAsia="ru-RU"/>
        </w:rPr>
      </w:pPr>
    </w:p>
    <w:p w14:paraId="0743086A" w14:textId="77777777" w:rsidR="008F456C" w:rsidRPr="00F94454" w:rsidRDefault="008F456C" w:rsidP="009F5EA5">
      <w:pPr>
        <w:tabs>
          <w:tab w:val="left" w:pos="3285"/>
        </w:tabs>
        <w:rPr>
          <w:rFonts w:ascii="Arial" w:hAnsi="Arial" w:cs="Arial"/>
          <w:lang w:eastAsia="ru-RU"/>
        </w:rPr>
      </w:pPr>
    </w:p>
    <w:p w14:paraId="31A66CE7" w14:textId="77777777" w:rsidR="008F456C" w:rsidRPr="00F94454" w:rsidRDefault="008F456C" w:rsidP="009F5EA5">
      <w:pPr>
        <w:tabs>
          <w:tab w:val="left" w:pos="3285"/>
        </w:tabs>
        <w:rPr>
          <w:rFonts w:ascii="Arial" w:hAnsi="Arial" w:cs="Arial"/>
          <w:lang w:eastAsia="ru-RU"/>
        </w:rPr>
      </w:pPr>
    </w:p>
    <w:p w14:paraId="58AC9BB4" w14:textId="00530069" w:rsidR="00D12ECC" w:rsidRPr="00916FAB" w:rsidRDefault="00916FAB" w:rsidP="00175B15">
      <w:pPr>
        <w:jc w:val="center"/>
        <w:rPr>
          <w:rFonts w:ascii="Arial" w:hAnsi="Arial" w:cs="Arial"/>
          <w:b/>
          <w:sz w:val="22"/>
        </w:rPr>
      </w:pPr>
      <w:r w:rsidRPr="00916FAB">
        <w:rPr>
          <w:rFonts w:ascii="Arial" w:hAnsi="Arial" w:cs="Arial"/>
          <w:b/>
          <w:sz w:val="22"/>
        </w:rPr>
        <w:t>Москва 20</w:t>
      </w:r>
      <w:r w:rsidR="00AE023C" w:rsidRPr="00BA72D5">
        <w:rPr>
          <w:rFonts w:ascii="Arial" w:hAnsi="Arial" w:cs="Arial"/>
          <w:b/>
          <w:sz w:val="22"/>
          <w:rPrChange w:id="12" w:author="SintsovaMA" w:date="2021-03-23T11:24:00Z">
            <w:rPr>
              <w:rFonts w:ascii="Arial" w:hAnsi="Arial" w:cs="Arial"/>
              <w:b/>
              <w:sz w:val="22"/>
              <w:lang w:val="en-US"/>
            </w:rPr>
          </w:rPrChange>
        </w:rPr>
        <w:t>2</w:t>
      </w:r>
      <w:ins w:id="13" w:author="SintsovaMA" w:date="2021-03-23T11:24:00Z">
        <w:r w:rsidR="00BA72D5">
          <w:rPr>
            <w:rFonts w:ascii="Arial" w:hAnsi="Arial" w:cs="Arial"/>
            <w:b/>
            <w:sz w:val="22"/>
            <w:lang w:val="en-US"/>
          </w:rPr>
          <w:t>1</w:t>
        </w:r>
      </w:ins>
      <w:del w:id="14" w:author="SintsovaMA" w:date="2021-03-23T11:24:00Z">
        <w:r w:rsidR="00AE023C" w:rsidRPr="00BA72D5" w:rsidDel="00BA72D5">
          <w:rPr>
            <w:rFonts w:ascii="Arial" w:hAnsi="Arial" w:cs="Arial"/>
            <w:b/>
            <w:sz w:val="22"/>
            <w:rPrChange w:id="15" w:author="SintsovaMA" w:date="2021-03-23T11:24:00Z">
              <w:rPr>
                <w:rFonts w:ascii="Arial" w:hAnsi="Arial" w:cs="Arial"/>
                <w:b/>
                <w:sz w:val="22"/>
                <w:lang w:val="en-US"/>
              </w:rPr>
            </w:rPrChange>
          </w:rPr>
          <w:delText>0</w:delText>
        </w:r>
      </w:del>
    </w:p>
    <w:p w14:paraId="70DE34A9" w14:textId="77777777" w:rsidR="00D12ECC" w:rsidRPr="00F94454" w:rsidRDefault="00D12ECC">
      <w:pPr>
        <w:spacing w:after="200" w:line="276" w:lineRule="auto"/>
        <w:jc w:val="left"/>
        <w:rPr>
          <w:rFonts w:ascii="Arial" w:hAnsi="Arial" w:cs="Arial"/>
          <w:b/>
          <w:sz w:val="20"/>
        </w:rPr>
      </w:pPr>
      <w:r w:rsidRPr="00F94454">
        <w:rPr>
          <w:rFonts w:ascii="Arial" w:hAnsi="Arial" w:cs="Arial"/>
          <w:b/>
          <w:sz w:val="20"/>
        </w:rPr>
        <w:br w:type="page"/>
      </w:r>
    </w:p>
    <w:p w14:paraId="1797234B" w14:textId="77777777" w:rsidR="003701C2" w:rsidRPr="00916FAB" w:rsidRDefault="003701C2" w:rsidP="00916FAB">
      <w:pPr>
        <w:pStyle w:val="a8"/>
        <w:keepNext/>
        <w:spacing w:after="240" w:afterAutospacing="0" w:line="276" w:lineRule="auto"/>
        <w:jc w:val="right"/>
        <w:rPr>
          <w:rFonts w:ascii="Arial" w:hAnsi="Arial" w:cs="Arial"/>
          <w:b/>
          <w:sz w:val="22"/>
        </w:rPr>
      </w:pPr>
      <w:r w:rsidRPr="00916FAB">
        <w:rPr>
          <w:rFonts w:ascii="Arial" w:hAnsi="Arial" w:cs="Arial"/>
          <w:b/>
          <w:sz w:val="22"/>
        </w:rPr>
        <w:lastRenderedPageBreak/>
        <w:t xml:space="preserve">Таблица </w:t>
      </w:r>
      <w:r w:rsidR="00106AE3" w:rsidRPr="00916FAB">
        <w:rPr>
          <w:rFonts w:ascii="Arial" w:hAnsi="Arial" w:cs="Arial"/>
          <w:b/>
          <w:sz w:val="22"/>
        </w:rPr>
        <w:fldChar w:fldCharType="begin"/>
      </w:r>
      <w:r w:rsidR="00106AE3" w:rsidRPr="00916FAB">
        <w:rPr>
          <w:rFonts w:ascii="Arial" w:hAnsi="Arial" w:cs="Arial"/>
          <w:b/>
          <w:sz w:val="22"/>
        </w:rPr>
        <w:instrText xml:space="preserve"> SEQ Таблица \* ARABIC </w:instrText>
      </w:r>
      <w:r w:rsidR="00106AE3" w:rsidRPr="00916FAB">
        <w:rPr>
          <w:rFonts w:ascii="Arial" w:hAnsi="Arial" w:cs="Arial"/>
          <w:b/>
          <w:sz w:val="22"/>
        </w:rPr>
        <w:fldChar w:fldCharType="separate"/>
      </w:r>
      <w:r w:rsidR="005578C5">
        <w:rPr>
          <w:rFonts w:ascii="Arial" w:hAnsi="Arial" w:cs="Arial"/>
          <w:b/>
          <w:noProof/>
          <w:sz w:val="22"/>
        </w:rPr>
        <w:t>1</w:t>
      </w:r>
      <w:r w:rsidR="00106AE3" w:rsidRPr="00916FAB">
        <w:rPr>
          <w:rFonts w:ascii="Arial" w:hAnsi="Arial" w:cs="Arial"/>
          <w:b/>
          <w:noProof/>
          <w:sz w:val="22"/>
        </w:rPr>
        <w:fldChar w:fldCharType="end"/>
      </w:r>
      <w:r w:rsidRPr="00916FAB">
        <w:rPr>
          <w:rFonts w:ascii="Arial" w:hAnsi="Arial" w:cs="Arial"/>
          <w:b/>
          <w:sz w:val="22"/>
        </w:rPr>
        <w:t>. История изменений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959"/>
        <w:gridCol w:w="1272"/>
        <w:gridCol w:w="4689"/>
        <w:gridCol w:w="1628"/>
        <w:gridCol w:w="1628"/>
      </w:tblGrid>
      <w:tr w:rsidR="000734CB" w:rsidRPr="00F94454" w14:paraId="3FEBF601" w14:textId="7BE3D83E" w:rsidTr="000734CB">
        <w:trPr>
          <w:cantSplit/>
          <w:trHeight w:val="397"/>
          <w:tblHeader/>
        </w:trPr>
        <w:tc>
          <w:tcPr>
            <w:tcW w:w="471" w:type="pct"/>
            <w:shd w:val="clear" w:color="auto" w:fill="FFC000"/>
            <w:vAlign w:val="center"/>
          </w:tcPr>
          <w:p w14:paraId="1C31BD4E" w14:textId="77777777" w:rsidR="000734CB" w:rsidRPr="00F94454" w:rsidRDefault="000734CB" w:rsidP="00BC56DB">
            <w:pPr>
              <w:jc w:val="center"/>
              <w:rPr>
                <w:rFonts w:ascii="Arial" w:hAnsi="Arial" w:cs="Arial"/>
                <w:b/>
                <w:sz w:val="20"/>
              </w:rPr>
            </w:pPr>
            <w:r w:rsidRPr="00F94454">
              <w:rPr>
                <w:rFonts w:ascii="Arial" w:hAnsi="Arial" w:cs="Arial"/>
                <w:b/>
                <w:sz w:val="20"/>
              </w:rPr>
              <w:t>Версия</w:t>
            </w:r>
          </w:p>
        </w:tc>
        <w:tc>
          <w:tcPr>
            <w:tcW w:w="625" w:type="pct"/>
            <w:shd w:val="clear" w:color="auto" w:fill="FFC000"/>
            <w:vAlign w:val="center"/>
          </w:tcPr>
          <w:p w14:paraId="3B3810A2" w14:textId="77777777" w:rsidR="000734CB" w:rsidRPr="00F94454" w:rsidRDefault="000734CB" w:rsidP="00BC56DB">
            <w:pPr>
              <w:jc w:val="center"/>
              <w:rPr>
                <w:rFonts w:ascii="Arial" w:hAnsi="Arial" w:cs="Arial"/>
                <w:b/>
                <w:sz w:val="20"/>
              </w:rPr>
            </w:pPr>
            <w:r w:rsidRPr="00F94454">
              <w:rPr>
                <w:rFonts w:ascii="Arial" w:hAnsi="Arial" w:cs="Arial"/>
                <w:b/>
                <w:sz w:val="20"/>
              </w:rPr>
              <w:t>Дата</w:t>
            </w:r>
          </w:p>
        </w:tc>
        <w:tc>
          <w:tcPr>
            <w:tcW w:w="2304" w:type="pct"/>
            <w:shd w:val="clear" w:color="auto" w:fill="FFC000"/>
            <w:vAlign w:val="center"/>
          </w:tcPr>
          <w:p w14:paraId="70E2F2A3" w14:textId="77777777" w:rsidR="000734CB" w:rsidRPr="00F94454" w:rsidRDefault="000734CB" w:rsidP="00BC56DB">
            <w:pPr>
              <w:jc w:val="center"/>
              <w:rPr>
                <w:rFonts w:ascii="Arial" w:hAnsi="Arial" w:cs="Arial"/>
                <w:b/>
                <w:sz w:val="20"/>
              </w:rPr>
            </w:pPr>
            <w:r w:rsidRPr="00F94454">
              <w:rPr>
                <w:rFonts w:ascii="Arial" w:hAnsi="Arial" w:cs="Arial"/>
                <w:b/>
                <w:sz w:val="20"/>
              </w:rPr>
              <w:t>Комментарий</w:t>
            </w:r>
          </w:p>
        </w:tc>
        <w:tc>
          <w:tcPr>
            <w:tcW w:w="800" w:type="pct"/>
            <w:shd w:val="clear" w:color="auto" w:fill="FFC000"/>
            <w:vAlign w:val="center"/>
          </w:tcPr>
          <w:p w14:paraId="4D83449C" w14:textId="77777777" w:rsidR="000734CB" w:rsidRPr="00F94454" w:rsidRDefault="000734CB" w:rsidP="00BC56DB">
            <w:pPr>
              <w:jc w:val="center"/>
              <w:rPr>
                <w:rFonts w:ascii="Arial" w:hAnsi="Arial" w:cs="Arial"/>
                <w:b/>
                <w:sz w:val="20"/>
              </w:rPr>
            </w:pPr>
            <w:r w:rsidRPr="00F94454">
              <w:rPr>
                <w:rFonts w:ascii="Arial" w:hAnsi="Arial" w:cs="Arial"/>
                <w:b/>
                <w:sz w:val="20"/>
              </w:rPr>
              <w:t>Автор</w:t>
            </w:r>
          </w:p>
        </w:tc>
        <w:tc>
          <w:tcPr>
            <w:tcW w:w="800" w:type="pct"/>
            <w:shd w:val="clear" w:color="auto" w:fill="FFC000"/>
          </w:tcPr>
          <w:p w14:paraId="6EEBABCC" w14:textId="77777777" w:rsidR="000734CB" w:rsidRPr="00F94454" w:rsidRDefault="000734CB" w:rsidP="00BC56DB">
            <w:pPr>
              <w:jc w:val="center"/>
              <w:rPr>
                <w:rFonts w:ascii="Arial" w:hAnsi="Arial" w:cs="Arial"/>
                <w:b/>
                <w:sz w:val="20"/>
              </w:rPr>
            </w:pPr>
          </w:p>
        </w:tc>
      </w:tr>
      <w:tr w:rsidR="000734CB" w:rsidRPr="00F94454" w14:paraId="75EC1AFF" w14:textId="622A92E4" w:rsidTr="000734CB">
        <w:trPr>
          <w:cantSplit/>
        </w:trPr>
        <w:tc>
          <w:tcPr>
            <w:tcW w:w="471" w:type="pct"/>
          </w:tcPr>
          <w:p w14:paraId="5A495C54" w14:textId="77777777" w:rsidR="000734CB" w:rsidRPr="00F94454" w:rsidRDefault="000734CB" w:rsidP="0065176C">
            <w:pPr>
              <w:jc w:val="center"/>
              <w:rPr>
                <w:rFonts w:ascii="Arial" w:hAnsi="Arial" w:cs="Arial"/>
                <w:sz w:val="20"/>
              </w:rPr>
            </w:pPr>
            <w:r>
              <w:rPr>
                <w:rFonts w:ascii="Arial" w:hAnsi="Arial" w:cs="Arial"/>
                <w:sz w:val="20"/>
              </w:rPr>
              <w:t>1.0</w:t>
            </w:r>
          </w:p>
        </w:tc>
        <w:tc>
          <w:tcPr>
            <w:tcW w:w="625" w:type="pct"/>
          </w:tcPr>
          <w:p w14:paraId="4B67E5CC" w14:textId="77777777" w:rsidR="000734CB" w:rsidRPr="00F94454" w:rsidRDefault="000734CB" w:rsidP="0065176C">
            <w:pPr>
              <w:rPr>
                <w:rFonts w:ascii="Arial" w:hAnsi="Arial" w:cs="Arial"/>
                <w:sz w:val="20"/>
              </w:rPr>
            </w:pPr>
            <w:r>
              <w:rPr>
                <w:rFonts w:ascii="Arial" w:hAnsi="Arial" w:cs="Arial"/>
                <w:sz w:val="20"/>
              </w:rPr>
              <w:t>08.08.2018</w:t>
            </w:r>
          </w:p>
        </w:tc>
        <w:tc>
          <w:tcPr>
            <w:tcW w:w="2304" w:type="pct"/>
          </w:tcPr>
          <w:p w14:paraId="6BE7906F" w14:textId="77777777" w:rsidR="000734CB" w:rsidRPr="00F94454" w:rsidRDefault="000734CB" w:rsidP="0065176C">
            <w:pPr>
              <w:rPr>
                <w:rFonts w:ascii="Arial" w:hAnsi="Arial" w:cs="Arial"/>
                <w:sz w:val="20"/>
              </w:rPr>
            </w:pPr>
            <w:r>
              <w:rPr>
                <w:rFonts w:ascii="Arial" w:hAnsi="Arial" w:cs="Arial"/>
                <w:sz w:val="20"/>
              </w:rPr>
              <w:t>Создание документа</w:t>
            </w:r>
          </w:p>
        </w:tc>
        <w:tc>
          <w:tcPr>
            <w:tcW w:w="800" w:type="pct"/>
          </w:tcPr>
          <w:p w14:paraId="2D9CDD8C" w14:textId="77777777" w:rsidR="000734CB" w:rsidRPr="00F94454" w:rsidRDefault="000734CB" w:rsidP="0065176C">
            <w:pPr>
              <w:jc w:val="center"/>
              <w:rPr>
                <w:rFonts w:ascii="Arial" w:hAnsi="Arial" w:cs="Arial"/>
                <w:sz w:val="20"/>
              </w:rPr>
            </w:pPr>
            <w:r>
              <w:rPr>
                <w:rFonts w:ascii="Arial" w:hAnsi="Arial" w:cs="Arial"/>
                <w:sz w:val="20"/>
              </w:rPr>
              <w:t>Худяков Р.С.</w:t>
            </w:r>
          </w:p>
        </w:tc>
        <w:tc>
          <w:tcPr>
            <w:tcW w:w="800" w:type="pct"/>
          </w:tcPr>
          <w:p w14:paraId="16521052" w14:textId="77777777" w:rsidR="000734CB" w:rsidRDefault="000734CB" w:rsidP="0065176C">
            <w:pPr>
              <w:jc w:val="center"/>
              <w:rPr>
                <w:rFonts w:ascii="Arial" w:hAnsi="Arial" w:cs="Arial"/>
                <w:sz w:val="20"/>
              </w:rPr>
            </w:pPr>
          </w:p>
        </w:tc>
      </w:tr>
      <w:tr w:rsidR="000734CB" w:rsidRPr="00F94454" w14:paraId="57EA8963" w14:textId="6548C4F2" w:rsidTr="000734CB">
        <w:trPr>
          <w:cantSplit/>
        </w:trPr>
        <w:tc>
          <w:tcPr>
            <w:tcW w:w="471" w:type="pct"/>
          </w:tcPr>
          <w:p w14:paraId="7DD4B25A" w14:textId="1253176C" w:rsidR="000734CB" w:rsidRPr="00F94454" w:rsidRDefault="000734CB" w:rsidP="00B778C7">
            <w:pPr>
              <w:jc w:val="center"/>
              <w:rPr>
                <w:rFonts w:ascii="Arial" w:hAnsi="Arial" w:cs="Arial"/>
                <w:sz w:val="20"/>
              </w:rPr>
            </w:pPr>
            <w:r>
              <w:rPr>
                <w:rFonts w:ascii="Arial" w:hAnsi="Arial" w:cs="Arial"/>
                <w:sz w:val="20"/>
              </w:rPr>
              <w:t>2.0</w:t>
            </w:r>
          </w:p>
        </w:tc>
        <w:tc>
          <w:tcPr>
            <w:tcW w:w="625" w:type="pct"/>
          </w:tcPr>
          <w:p w14:paraId="63CB2180" w14:textId="0ED8DE78" w:rsidR="000734CB" w:rsidRPr="00F94454" w:rsidRDefault="000734CB" w:rsidP="00B778C7">
            <w:pPr>
              <w:rPr>
                <w:rFonts w:ascii="Arial" w:hAnsi="Arial" w:cs="Arial"/>
                <w:sz w:val="20"/>
              </w:rPr>
            </w:pPr>
            <w:r>
              <w:rPr>
                <w:rFonts w:ascii="Arial" w:hAnsi="Arial" w:cs="Arial"/>
                <w:sz w:val="20"/>
              </w:rPr>
              <w:t>13.04.2020</w:t>
            </w:r>
          </w:p>
        </w:tc>
        <w:tc>
          <w:tcPr>
            <w:tcW w:w="2304" w:type="pct"/>
          </w:tcPr>
          <w:p w14:paraId="02D1209E" w14:textId="5B5B5CAB" w:rsidR="000734CB" w:rsidRPr="00F94454" w:rsidRDefault="000734CB" w:rsidP="00B778C7">
            <w:pPr>
              <w:rPr>
                <w:rFonts w:ascii="Arial" w:hAnsi="Arial" w:cs="Arial"/>
                <w:sz w:val="20"/>
              </w:rPr>
            </w:pPr>
            <w:r>
              <w:rPr>
                <w:rFonts w:ascii="Arial" w:hAnsi="Arial" w:cs="Arial"/>
                <w:sz w:val="20"/>
              </w:rPr>
              <w:t>Изменение документа</w:t>
            </w:r>
          </w:p>
        </w:tc>
        <w:tc>
          <w:tcPr>
            <w:tcW w:w="800" w:type="pct"/>
          </w:tcPr>
          <w:p w14:paraId="2BDCFD34" w14:textId="2AAD366A" w:rsidR="000734CB" w:rsidRPr="008938C7" w:rsidRDefault="000734CB" w:rsidP="00B778C7">
            <w:pPr>
              <w:jc w:val="center"/>
              <w:rPr>
                <w:rFonts w:ascii="Arial" w:hAnsi="Arial" w:cs="Arial"/>
                <w:sz w:val="20"/>
              </w:rPr>
            </w:pPr>
            <w:r>
              <w:rPr>
                <w:rFonts w:ascii="Arial" w:hAnsi="Arial" w:cs="Arial"/>
                <w:sz w:val="20"/>
              </w:rPr>
              <w:t>Ильин А.А.</w:t>
            </w:r>
          </w:p>
        </w:tc>
        <w:tc>
          <w:tcPr>
            <w:tcW w:w="800" w:type="pct"/>
          </w:tcPr>
          <w:p w14:paraId="33B869BB" w14:textId="77777777" w:rsidR="000734CB" w:rsidRDefault="000734CB" w:rsidP="00B778C7">
            <w:pPr>
              <w:jc w:val="center"/>
              <w:rPr>
                <w:rFonts w:ascii="Arial" w:hAnsi="Arial" w:cs="Arial"/>
                <w:sz w:val="20"/>
              </w:rPr>
            </w:pPr>
          </w:p>
        </w:tc>
      </w:tr>
      <w:tr w:rsidR="000734CB" w:rsidRPr="00F94454" w14:paraId="1FEE9D4A" w14:textId="44BD0167" w:rsidTr="000734CB">
        <w:trPr>
          <w:cantSplit/>
        </w:trPr>
        <w:tc>
          <w:tcPr>
            <w:tcW w:w="471" w:type="pct"/>
          </w:tcPr>
          <w:p w14:paraId="0287FC39" w14:textId="349B5F34" w:rsidR="000734CB" w:rsidRDefault="000734CB" w:rsidP="00B778C7">
            <w:pPr>
              <w:jc w:val="center"/>
              <w:rPr>
                <w:rFonts w:ascii="Arial" w:hAnsi="Arial" w:cs="Arial"/>
                <w:sz w:val="20"/>
              </w:rPr>
            </w:pPr>
            <w:r>
              <w:rPr>
                <w:rFonts w:ascii="Arial" w:hAnsi="Arial" w:cs="Arial"/>
                <w:sz w:val="20"/>
              </w:rPr>
              <w:t>3.0</w:t>
            </w:r>
          </w:p>
        </w:tc>
        <w:tc>
          <w:tcPr>
            <w:tcW w:w="625" w:type="pct"/>
          </w:tcPr>
          <w:p w14:paraId="35E3CF81" w14:textId="11F4B8F9" w:rsidR="000734CB" w:rsidRDefault="000734CB" w:rsidP="00B778C7">
            <w:pPr>
              <w:rPr>
                <w:rFonts w:ascii="Arial" w:hAnsi="Arial" w:cs="Arial"/>
                <w:sz w:val="20"/>
              </w:rPr>
            </w:pPr>
            <w:r>
              <w:rPr>
                <w:rFonts w:ascii="Arial" w:hAnsi="Arial" w:cs="Arial"/>
                <w:sz w:val="20"/>
              </w:rPr>
              <w:t>23.04.2020</w:t>
            </w:r>
          </w:p>
        </w:tc>
        <w:tc>
          <w:tcPr>
            <w:tcW w:w="2304" w:type="pct"/>
          </w:tcPr>
          <w:p w14:paraId="7F9C5590" w14:textId="3402D8B2" w:rsidR="000734CB" w:rsidRDefault="000734CB" w:rsidP="00B778C7">
            <w:pPr>
              <w:rPr>
                <w:rFonts w:ascii="Arial" w:hAnsi="Arial" w:cs="Arial"/>
                <w:sz w:val="20"/>
              </w:rPr>
            </w:pPr>
            <w:r>
              <w:rPr>
                <w:rFonts w:ascii="Arial" w:hAnsi="Arial" w:cs="Arial"/>
                <w:sz w:val="20"/>
              </w:rPr>
              <w:t>Обновление по ролям и полномочиям</w:t>
            </w:r>
          </w:p>
        </w:tc>
        <w:tc>
          <w:tcPr>
            <w:tcW w:w="800" w:type="pct"/>
          </w:tcPr>
          <w:p w14:paraId="2B8B7405" w14:textId="602C7729" w:rsidR="000734CB" w:rsidRDefault="000734CB" w:rsidP="00B778C7">
            <w:pPr>
              <w:jc w:val="center"/>
              <w:rPr>
                <w:rFonts w:ascii="Arial" w:hAnsi="Arial" w:cs="Arial"/>
                <w:sz w:val="20"/>
              </w:rPr>
            </w:pPr>
            <w:r>
              <w:rPr>
                <w:rFonts w:ascii="Arial" w:hAnsi="Arial" w:cs="Arial"/>
                <w:sz w:val="20"/>
              </w:rPr>
              <w:t>Ильин А.А.</w:t>
            </w:r>
          </w:p>
        </w:tc>
        <w:tc>
          <w:tcPr>
            <w:tcW w:w="800" w:type="pct"/>
          </w:tcPr>
          <w:p w14:paraId="21EB976C" w14:textId="77777777" w:rsidR="000734CB" w:rsidRDefault="000734CB" w:rsidP="00B778C7">
            <w:pPr>
              <w:jc w:val="center"/>
              <w:rPr>
                <w:rFonts w:ascii="Arial" w:hAnsi="Arial" w:cs="Arial"/>
                <w:sz w:val="20"/>
              </w:rPr>
            </w:pPr>
          </w:p>
        </w:tc>
      </w:tr>
      <w:tr w:rsidR="000734CB" w:rsidRPr="00F94454" w14:paraId="0A161C92" w14:textId="661CDD41" w:rsidTr="000734CB">
        <w:trPr>
          <w:cantSplit/>
        </w:trPr>
        <w:tc>
          <w:tcPr>
            <w:tcW w:w="471" w:type="pct"/>
          </w:tcPr>
          <w:p w14:paraId="7F0625E9" w14:textId="36F89CBF" w:rsidR="000734CB" w:rsidRDefault="000734CB" w:rsidP="000734CB">
            <w:pPr>
              <w:jc w:val="center"/>
              <w:rPr>
                <w:rFonts w:ascii="Arial" w:hAnsi="Arial" w:cs="Arial"/>
                <w:sz w:val="20"/>
              </w:rPr>
            </w:pPr>
            <w:r>
              <w:rPr>
                <w:rFonts w:ascii="Arial" w:hAnsi="Arial" w:cs="Arial"/>
                <w:sz w:val="20"/>
              </w:rPr>
              <w:t>4.0</w:t>
            </w:r>
          </w:p>
        </w:tc>
        <w:tc>
          <w:tcPr>
            <w:tcW w:w="625" w:type="pct"/>
          </w:tcPr>
          <w:p w14:paraId="29E96909" w14:textId="297835C9" w:rsidR="000734CB" w:rsidRDefault="00855BBB" w:rsidP="000734CB">
            <w:pPr>
              <w:rPr>
                <w:rFonts w:ascii="Arial" w:hAnsi="Arial" w:cs="Arial"/>
                <w:sz w:val="20"/>
              </w:rPr>
            </w:pPr>
            <w:r>
              <w:rPr>
                <w:rFonts w:ascii="Arial" w:hAnsi="Arial" w:cs="Arial"/>
                <w:sz w:val="20"/>
              </w:rPr>
              <w:t>27.04.</w:t>
            </w:r>
            <w:r w:rsidR="000734CB">
              <w:rPr>
                <w:rFonts w:ascii="Arial" w:hAnsi="Arial" w:cs="Arial"/>
                <w:sz w:val="20"/>
              </w:rPr>
              <w:t>2020</w:t>
            </w:r>
          </w:p>
        </w:tc>
        <w:tc>
          <w:tcPr>
            <w:tcW w:w="2304" w:type="pct"/>
          </w:tcPr>
          <w:p w14:paraId="7A6F4ED0" w14:textId="74DF27BA" w:rsidR="000734CB" w:rsidRPr="000734CB" w:rsidRDefault="000734CB" w:rsidP="000734CB">
            <w:pPr>
              <w:rPr>
                <w:rFonts w:ascii="Arial" w:hAnsi="Arial" w:cs="Arial"/>
                <w:sz w:val="20"/>
              </w:rPr>
            </w:pPr>
            <w:r>
              <w:rPr>
                <w:rFonts w:ascii="Arial" w:hAnsi="Arial" w:cs="Arial"/>
                <w:sz w:val="20"/>
              </w:rPr>
              <w:t>Изменение документа</w:t>
            </w:r>
          </w:p>
        </w:tc>
        <w:tc>
          <w:tcPr>
            <w:tcW w:w="800" w:type="pct"/>
          </w:tcPr>
          <w:p w14:paraId="1B2F8BE2" w14:textId="30DE5A9F" w:rsidR="000734CB" w:rsidRDefault="000734CB" w:rsidP="000734CB">
            <w:pPr>
              <w:jc w:val="center"/>
              <w:rPr>
                <w:rFonts w:ascii="Arial" w:hAnsi="Arial" w:cs="Arial"/>
                <w:sz w:val="20"/>
              </w:rPr>
            </w:pPr>
            <w:r>
              <w:rPr>
                <w:rFonts w:ascii="Arial" w:hAnsi="Arial" w:cs="Arial"/>
                <w:sz w:val="20"/>
              </w:rPr>
              <w:t>Ильин А.А.</w:t>
            </w:r>
          </w:p>
        </w:tc>
        <w:tc>
          <w:tcPr>
            <w:tcW w:w="800" w:type="pct"/>
          </w:tcPr>
          <w:p w14:paraId="7C60EA57" w14:textId="77777777" w:rsidR="000734CB" w:rsidRDefault="000734CB" w:rsidP="000734CB">
            <w:pPr>
              <w:jc w:val="center"/>
              <w:rPr>
                <w:rFonts w:ascii="Arial" w:hAnsi="Arial" w:cs="Arial"/>
                <w:sz w:val="20"/>
              </w:rPr>
            </w:pPr>
          </w:p>
        </w:tc>
      </w:tr>
      <w:tr w:rsidR="00855BBB" w:rsidRPr="00F94454" w14:paraId="32A34113" w14:textId="77777777" w:rsidTr="000734CB">
        <w:trPr>
          <w:cantSplit/>
        </w:trPr>
        <w:tc>
          <w:tcPr>
            <w:tcW w:w="471" w:type="pct"/>
          </w:tcPr>
          <w:p w14:paraId="601A80AA" w14:textId="569DA9F6" w:rsidR="00855BBB" w:rsidRDefault="00855BBB" w:rsidP="00855BBB">
            <w:pPr>
              <w:jc w:val="center"/>
              <w:rPr>
                <w:rFonts w:ascii="Arial" w:hAnsi="Arial" w:cs="Arial"/>
                <w:sz w:val="20"/>
              </w:rPr>
            </w:pPr>
            <w:r>
              <w:rPr>
                <w:rFonts w:ascii="Arial" w:hAnsi="Arial" w:cs="Arial"/>
                <w:sz w:val="20"/>
              </w:rPr>
              <w:t>5.0</w:t>
            </w:r>
          </w:p>
        </w:tc>
        <w:tc>
          <w:tcPr>
            <w:tcW w:w="625" w:type="pct"/>
          </w:tcPr>
          <w:p w14:paraId="73C6E0B5" w14:textId="5A693D60" w:rsidR="00855BBB" w:rsidRDefault="00855BBB" w:rsidP="00855BBB">
            <w:pPr>
              <w:rPr>
                <w:rFonts w:ascii="Arial" w:hAnsi="Arial" w:cs="Arial"/>
                <w:sz w:val="20"/>
              </w:rPr>
            </w:pPr>
            <w:r>
              <w:rPr>
                <w:rFonts w:ascii="Arial" w:hAnsi="Arial" w:cs="Arial"/>
                <w:sz w:val="20"/>
              </w:rPr>
              <w:t>01.06.2020</w:t>
            </w:r>
          </w:p>
        </w:tc>
        <w:tc>
          <w:tcPr>
            <w:tcW w:w="2304" w:type="pct"/>
          </w:tcPr>
          <w:p w14:paraId="2FA76FA0" w14:textId="15C4C8E4" w:rsidR="00855BBB" w:rsidRDefault="00855BBB" w:rsidP="00855BBB">
            <w:pPr>
              <w:rPr>
                <w:rFonts w:ascii="Arial" w:hAnsi="Arial" w:cs="Arial"/>
                <w:sz w:val="20"/>
              </w:rPr>
            </w:pPr>
            <w:r>
              <w:rPr>
                <w:rFonts w:ascii="Arial" w:hAnsi="Arial" w:cs="Arial"/>
                <w:sz w:val="20"/>
              </w:rPr>
              <w:t>Исправления согласно ПОЗ</w:t>
            </w:r>
          </w:p>
        </w:tc>
        <w:tc>
          <w:tcPr>
            <w:tcW w:w="800" w:type="pct"/>
          </w:tcPr>
          <w:p w14:paraId="457207F2" w14:textId="11F30E29" w:rsidR="00855BBB" w:rsidRDefault="00855BBB" w:rsidP="00855BBB">
            <w:pPr>
              <w:jc w:val="center"/>
              <w:rPr>
                <w:rFonts w:ascii="Arial" w:hAnsi="Arial" w:cs="Arial"/>
                <w:sz w:val="20"/>
              </w:rPr>
            </w:pPr>
            <w:r>
              <w:rPr>
                <w:rFonts w:ascii="Arial" w:hAnsi="Arial" w:cs="Arial"/>
                <w:sz w:val="20"/>
              </w:rPr>
              <w:t>Ильин А.А.</w:t>
            </w:r>
          </w:p>
        </w:tc>
        <w:tc>
          <w:tcPr>
            <w:tcW w:w="800" w:type="pct"/>
          </w:tcPr>
          <w:p w14:paraId="42A798F2" w14:textId="77777777" w:rsidR="00855BBB" w:rsidRDefault="00855BBB" w:rsidP="00855BBB">
            <w:pPr>
              <w:jc w:val="center"/>
              <w:rPr>
                <w:rFonts w:ascii="Arial" w:hAnsi="Arial" w:cs="Arial"/>
                <w:sz w:val="20"/>
              </w:rPr>
            </w:pPr>
          </w:p>
        </w:tc>
      </w:tr>
      <w:tr w:rsidR="00EB5CB6" w:rsidRPr="00F94454" w14:paraId="53C60CD0" w14:textId="77777777" w:rsidTr="000734CB">
        <w:trPr>
          <w:cantSplit/>
          <w:ins w:id="16" w:author="SintsovaMA" w:date="2021-03-23T11:24:00Z"/>
        </w:trPr>
        <w:tc>
          <w:tcPr>
            <w:tcW w:w="471" w:type="pct"/>
          </w:tcPr>
          <w:p w14:paraId="14792C8E" w14:textId="5097F36C" w:rsidR="00EB5CB6" w:rsidRPr="00EB5CB6" w:rsidRDefault="00EB5CB6" w:rsidP="00855BBB">
            <w:pPr>
              <w:jc w:val="center"/>
              <w:rPr>
                <w:ins w:id="17" w:author="SintsovaMA" w:date="2021-03-23T11:24:00Z"/>
                <w:rFonts w:ascii="Arial" w:hAnsi="Arial" w:cs="Arial"/>
                <w:sz w:val="20"/>
                <w:lang w:val="en-US"/>
                <w:rPrChange w:id="18" w:author="SintsovaMA" w:date="2021-03-23T11:24:00Z">
                  <w:rPr>
                    <w:ins w:id="19" w:author="SintsovaMA" w:date="2021-03-23T11:24:00Z"/>
                    <w:rFonts w:ascii="Arial" w:hAnsi="Arial" w:cs="Arial"/>
                    <w:sz w:val="20"/>
                  </w:rPr>
                </w:rPrChange>
              </w:rPr>
            </w:pPr>
            <w:ins w:id="20" w:author="SintsovaMA" w:date="2021-03-23T11:24:00Z">
              <w:r>
                <w:rPr>
                  <w:rFonts w:ascii="Arial" w:hAnsi="Arial" w:cs="Arial"/>
                  <w:sz w:val="20"/>
                  <w:lang w:val="en-US"/>
                </w:rPr>
                <w:t>6.0</w:t>
              </w:r>
            </w:ins>
          </w:p>
        </w:tc>
        <w:tc>
          <w:tcPr>
            <w:tcW w:w="625" w:type="pct"/>
          </w:tcPr>
          <w:p w14:paraId="07AEF02C" w14:textId="230C2A9C" w:rsidR="00EB5CB6" w:rsidRPr="00EB5CB6" w:rsidRDefault="00EB5CB6" w:rsidP="00855BBB">
            <w:pPr>
              <w:rPr>
                <w:ins w:id="21" w:author="SintsovaMA" w:date="2021-03-23T11:24:00Z"/>
                <w:rFonts w:ascii="Arial" w:hAnsi="Arial" w:cs="Arial"/>
                <w:sz w:val="20"/>
                <w:lang w:val="en-US"/>
                <w:rPrChange w:id="22" w:author="SintsovaMA" w:date="2021-03-23T11:24:00Z">
                  <w:rPr>
                    <w:ins w:id="23" w:author="SintsovaMA" w:date="2021-03-23T11:24:00Z"/>
                    <w:rFonts w:ascii="Arial" w:hAnsi="Arial" w:cs="Arial"/>
                    <w:sz w:val="20"/>
                  </w:rPr>
                </w:rPrChange>
              </w:rPr>
            </w:pPr>
            <w:ins w:id="24" w:author="SintsovaMA" w:date="2021-03-23T11:24:00Z">
              <w:r>
                <w:rPr>
                  <w:rFonts w:ascii="Arial" w:hAnsi="Arial" w:cs="Arial"/>
                  <w:sz w:val="20"/>
                  <w:lang w:val="en-US"/>
                </w:rPr>
                <w:t>23.03.2021</w:t>
              </w:r>
            </w:ins>
          </w:p>
        </w:tc>
        <w:tc>
          <w:tcPr>
            <w:tcW w:w="2304" w:type="pct"/>
          </w:tcPr>
          <w:p w14:paraId="5D407E61" w14:textId="10855BAF" w:rsidR="00EB5CB6" w:rsidRPr="00EB5CB6" w:rsidRDefault="00EB5CB6" w:rsidP="00855BBB">
            <w:pPr>
              <w:rPr>
                <w:ins w:id="25" w:author="SintsovaMA" w:date="2021-03-23T11:24:00Z"/>
                <w:rFonts w:ascii="Arial" w:hAnsi="Arial" w:cs="Arial"/>
                <w:sz w:val="20"/>
              </w:rPr>
            </w:pPr>
            <w:ins w:id="26" w:author="SintsovaMA" w:date="2021-03-23T11:24:00Z">
              <w:r>
                <w:rPr>
                  <w:rFonts w:ascii="Arial" w:hAnsi="Arial" w:cs="Arial"/>
                  <w:sz w:val="20"/>
                </w:rPr>
                <w:t>Актуализация по результатам ОПЭ</w:t>
              </w:r>
            </w:ins>
          </w:p>
        </w:tc>
        <w:tc>
          <w:tcPr>
            <w:tcW w:w="800" w:type="pct"/>
          </w:tcPr>
          <w:p w14:paraId="0E3D4A80" w14:textId="04DBD747" w:rsidR="00EB5CB6" w:rsidRDefault="00EB5CB6" w:rsidP="00855BBB">
            <w:pPr>
              <w:jc w:val="center"/>
              <w:rPr>
                <w:ins w:id="27" w:author="SintsovaMA" w:date="2021-03-23T11:24:00Z"/>
                <w:rFonts w:ascii="Arial" w:hAnsi="Arial" w:cs="Arial"/>
                <w:sz w:val="20"/>
              </w:rPr>
            </w:pPr>
            <w:ins w:id="28" w:author="SintsovaMA" w:date="2021-03-23T11:25:00Z">
              <w:r>
                <w:rPr>
                  <w:rFonts w:ascii="Arial" w:hAnsi="Arial" w:cs="Arial"/>
                  <w:sz w:val="20"/>
                </w:rPr>
                <w:t>Кислов В.</w:t>
              </w:r>
            </w:ins>
          </w:p>
        </w:tc>
        <w:tc>
          <w:tcPr>
            <w:tcW w:w="800" w:type="pct"/>
          </w:tcPr>
          <w:p w14:paraId="605FBC42" w14:textId="77777777" w:rsidR="00EB5CB6" w:rsidRDefault="00EB5CB6" w:rsidP="00855BBB">
            <w:pPr>
              <w:jc w:val="center"/>
              <w:rPr>
                <w:ins w:id="29" w:author="SintsovaMA" w:date="2021-03-23T11:24:00Z"/>
                <w:rFonts w:ascii="Arial" w:hAnsi="Arial" w:cs="Arial"/>
                <w:sz w:val="20"/>
              </w:rPr>
            </w:pPr>
          </w:p>
        </w:tc>
      </w:tr>
      <w:tr w:rsidR="00582FDA" w:rsidRPr="00F94454" w14:paraId="1EF50B2A" w14:textId="77777777" w:rsidTr="000734CB">
        <w:trPr>
          <w:cantSplit/>
          <w:ins w:id="30" w:author="SintsovaMA" w:date="2021-04-06T12:41:00Z"/>
        </w:trPr>
        <w:tc>
          <w:tcPr>
            <w:tcW w:w="471" w:type="pct"/>
          </w:tcPr>
          <w:p w14:paraId="4BEA0EEF" w14:textId="7D3FF8C4" w:rsidR="00582FDA" w:rsidRDefault="00582FDA" w:rsidP="00855BBB">
            <w:pPr>
              <w:jc w:val="center"/>
              <w:rPr>
                <w:ins w:id="31" w:author="SintsovaMA" w:date="2021-04-06T12:41:00Z"/>
                <w:rFonts w:ascii="Arial" w:hAnsi="Arial" w:cs="Arial"/>
                <w:sz w:val="20"/>
                <w:lang w:val="en-US"/>
              </w:rPr>
            </w:pPr>
            <w:ins w:id="32" w:author="SintsovaMA" w:date="2021-04-06T12:41:00Z">
              <w:r>
                <w:rPr>
                  <w:rFonts w:ascii="Arial" w:hAnsi="Arial" w:cs="Arial"/>
                  <w:sz w:val="20"/>
                  <w:lang w:val="en-US"/>
                </w:rPr>
                <w:t>6.1</w:t>
              </w:r>
            </w:ins>
          </w:p>
        </w:tc>
        <w:tc>
          <w:tcPr>
            <w:tcW w:w="625" w:type="pct"/>
          </w:tcPr>
          <w:p w14:paraId="6D4BB233" w14:textId="1B6480E4" w:rsidR="00582FDA" w:rsidRDefault="00582FDA" w:rsidP="00855BBB">
            <w:pPr>
              <w:rPr>
                <w:ins w:id="33" w:author="SintsovaMA" w:date="2021-04-06T12:41:00Z"/>
                <w:rFonts w:ascii="Arial" w:hAnsi="Arial" w:cs="Arial"/>
                <w:sz w:val="20"/>
                <w:lang w:val="en-US"/>
              </w:rPr>
            </w:pPr>
            <w:ins w:id="34" w:author="SintsovaMA" w:date="2021-04-06T12:41:00Z">
              <w:r>
                <w:rPr>
                  <w:rFonts w:ascii="Arial" w:hAnsi="Arial" w:cs="Arial"/>
                  <w:sz w:val="20"/>
                  <w:lang w:val="en-US"/>
                </w:rPr>
                <w:t>06.04.2021</w:t>
              </w:r>
            </w:ins>
          </w:p>
        </w:tc>
        <w:tc>
          <w:tcPr>
            <w:tcW w:w="2304" w:type="pct"/>
          </w:tcPr>
          <w:p w14:paraId="0C004465" w14:textId="46EC8354" w:rsidR="00582FDA" w:rsidRPr="0074323E" w:rsidRDefault="00582FDA" w:rsidP="00855BBB">
            <w:pPr>
              <w:rPr>
                <w:ins w:id="35" w:author="SintsovaMA" w:date="2021-04-06T12:41:00Z"/>
                <w:rFonts w:ascii="Arial" w:hAnsi="Arial" w:cs="Arial"/>
                <w:sz w:val="20"/>
              </w:rPr>
            </w:pPr>
            <w:ins w:id="36" w:author="SintsovaMA" w:date="2021-04-06T12:41:00Z">
              <w:r>
                <w:rPr>
                  <w:rFonts w:ascii="Arial" w:hAnsi="Arial" w:cs="Arial"/>
                  <w:sz w:val="20"/>
                </w:rPr>
                <w:t>Исправление по результатам согласования в СЭД.</w:t>
              </w:r>
            </w:ins>
          </w:p>
        </w:tc>
        <w:tc>
          <w:tcPr>
            <w:tcW w:w="800" w:type="pct"/>
          </w:tcPr>
          <w:p w14:paraId="014C7F88" w14:textId="6B29B56C" w:rsidR="00582FDA" w:rsidRDefault="00582FDA" w:rsidP="00855BBB">
            <w:pPr>
              <w:jc w:val="center"/>
              <w:rPr>
                <w:ins w:id="37" w:author="SintsovaMA" w:date="2021-04-06T12:41:00Z"/>
                <w:rFonts w:ascii="Arial" w:hAnsi="Arial" w:cs="Arial"/>
                <w:sz w:val="20"/>
              </w:rPr>
            </w:pPr>
            <w:ins w:id="38" w:author="SintsovaMA" w:date="2021-04-06T12:41:00Z">
              <w:r>
                <w:rPr>
                  <w:rFonts w:ascii="Arial" w:hAnsi="Arial" w:cs="Arial"/>
                  <w:sz w:val="20"/>
                </w:rPr>
                <w:t>Кислов В.</w:t>
              </w:r>
            </w:ins>
          </w:p>
        </w:tc>
        <w:tc>
          <w:tcPr>
            <w:tcW w:w="800" w:type="pct"/>
          </w:tcPr>
          <w:p w14:paraId="6EC537A8" w14:textId="77777777" w:rsidR="00582FDA" w:rsidRDefault="00582FDA" w:rsidP="00855BBB">
            <w:pPr>
              <w:jc w:val="center"/>
              <w:rPr>
                <w:ins w:id="39" w:author="SintsovaMA" w:date="2021-04-06T12:41:00Z"/>
                <w:rFonts w:ascii="Arial" w:hAnsi="Arial" w:cs="Arial"/>
                <w:sz w:val="20"/>
              </w:rPr>
            </w:pPr>
          </w:p>
        </w:tc>
      </w:tr>
      <w:tr w:rsidR="00A07056" w:rsidRPr="00F94454" w14:paraId="69968F8C" w14:textId="77777777" w:rsidTr="000734CB">
        <w:trPr>
          <w:cantSplit/>
          <w:ins w:id="40" w:author="ParamonovaEA" w:date="2021-06-03T11:10:00Z"/>
        </w:trPr>
        <w:tc>
          <w:tcPr>
            <w:tcW w:w="471" w:type="pct"/>
          </w:tcPr>
          <w:p w14:paraId="43A71DBC" w14:textId="19184F5C" w:rsidR="00A07056" w:rsidRPr="00A07056" w:rsidRDefault="00A07056" w:rsidP="00855BBB">
            <w:pPr>
              <w:jc w:val="center"/>
              <w:rPr>
                <w:ins w:id="41" w:author="ParamonovaEA" w:date="2021-06-03T11:10:00Z"/>
                <w:rFonts w:ascii="Arial" w:hAnsi="Arial" w:cs="Arial"/>
                <w:sz w:val="20"/>
                <w:rPrChange w:id="42" w:author="ParamonovaEA" w:date="2021-06-03T11:10:00Z">
                  <w:rPr>
                    <w:ins w:id="43" w:author="ParamonovaEA" w:date="2021-06-03T11:10:00Z"/>
                    <w:rFonts w:ascii="Arial" w:hAnsi="Arial" w:cs="Arial"/>
                    <w:sz w:val="20"/>
                    <w:lang w:val="en-US"/>
                  </w:rPr>
                </w:rPrChange>
              </w:rPr>
            </w:pPr>
            <w:ins w:id="44" w:author="ParamonovaEA" w:date="2021-06-03T11:10:00Z">
              <w:r>
                <w:rPr>
                  <w:rFonts w:ascii="Arial" w:hAnsi="Arial" w:cs="Arial"/>
                  <w:sz w:val="20"/>
                </w:rPr>
                <w:t>6.2</w:t>
              </w:r>
            </w:ins>
          </w:p>
        </w:tc>
        <w:tc>
          <w:tcPr>
            <w:tcW w:w="625" w:type="pct"/>
          </w:tcPr>
          <w:p w14:paraId="7D2C7C1A" w14:textId="3DA7EA1C" w:rsidR="00A07056" w:rsidRPr="00A07056" w:rsidRDefault="00A07056" w:rsidP="00855BBB">
            <w:pPr>
              <w:rPr>
                <w:ins w:id="45" w:author="ParamonovaEA" w:date="2021-06-03T11:10:00Z"/>
                <w:rFonts w:ascii="Arial" w:hAnsi="Arial" w:cs="Arial"/>
                <w:sz w:val="20"/>
                <w:rPrChange w:id="46" w:author="ParamonovaEA" w:date="2021-06-03T11:11:00Z">
                  <w:rPr>
                    <w:ins w:id="47" w:author="ParamonovaEA" w:date="2021-06-03T11:10:00Z"/>
                    <w:rFonts w:ascii="Arial" w:hAnsi="Arial" w:cs="Arial"/>
                    <w:sz w:val="20"/>
                    <w:lang w:val="en-US"/>
                  </w:rPr>
                </w:rPrChange>
              </w:rPr>
            </w:pPr>
            <w:ins w:id="48" w:author="ParamonovaEA" w:date="2021-06-03T11:11:00Z">
              <w:r>
                <w:rPr>
                  <w:rFonts w:ascii="Arial" w:hAnsi="Arial" w:cs="Arial"/>
                  <w:sz w:val="20"/>
                </w:rPr>
                <w:t>03.06.2021</w:t>
              </w:r>
            </w:ins>
          </w:p>
        </w:tc>
        <w:tc>
          <w:tcPr>
            <w:tcW w:w="2304" w:type="pct"/>
          </w:tcPr>
          <w:p w14:paraId="44CBA65E" w14:textId="77777777" w:rsidR="00A07056" w:rsidRDefault="00A07056" w:rsidP="00855BBB">
            <w:pPr>
              <w:rPr>
                <w:ins w:id="49" w:author="ParamonovaEA" w:date="2021-06-03T11:11:00Z"/>
                <w:rFonts w:ascii="Arial" w:hAnsi="Arial" w:cs="Arial"/>
                <w:sz w:val="20"/>
              </w:rPr>
            </w:pPr>
            <w:ins w:id="50" w:author="ParamonovaEA" w:date="2021-06-03T11:11:00Z">
              <w:r>
                <w:rPr>
                  <w:rFonts w:ascii="Arial" w:hAnsi="Arial" w:cs="Arial"/>
                  <w:sz w:val="20"/>
                </w:rPr>
                <w:t xml:space="preserve">Добавление изменений в рамках ПОИ </w:t>
              </w:r>
            </w:ins>
          </w:p>
          <w:p w14:paraId="2EA1E43D" w14:textId="53391D6E" w:rsidR="00A07056" w:rsidRPr="00A07056" w:rsidRDefault="00A07056" w:rsidP="00855BBB">
            <w:pPr>
              <w:rPr>
                <w:ins w:id="51" w:author="ParamonovaEA" w:date="2021-06-03T11:10:00Z"/>
                <w:rFonts w:ascii="Calibri" w:hAnsi="Calibri"/>
                <w:sz w:val="22"/>
                <w:rPrChange w:id="52" w:author="ParamonovaEA" w:date="2021-06-03T11:11:00Z">
                  <w:rPr>
                    <w:ins w:id="53" w:author="ParamonovaEA" w:date="2021-06-03T11:10:00Z"/>
                    <w:rFonts w:ascii="Arial" w:hAnsi="Arial" w:cs="Arial"/>
                    <w:sz w:val="20"/>
                  </w:rPr>
                </w:rPrChange>
              </w:rPr>
            </w:pPr>
            <w:ins w:id="54" w:author="ParamonovaEA" w:date="2021-06-03T11:11:00Z">
              <w:r>
                <w:rPr>
                  <w:rFonts w:ascii="Calibri" w:hAnsi="Calibri"/>
                  <w:sz w:val="22"/>
                </w:rPr>
                <w:t xml:space="preserve">RP1421949, </w:t>
              </w:r>
              <w:r w:rsidRPr="00A07056">
                <w:rPr>
                  <w:rFonts w:ascii="Calibri" w:hAnsi="Calibri"/>
                  <w:sz w:val="22"/>
                </w:rPr>
                <w:t>RP1397091</w:t>
              </w:r>
            </w:ins>
          </w:p>
        </w:tc>
        <w:tc>
          <w:tcPr>
            <w:tcW w:w="800" w:type="pct"/>
          </w:tcPr>
          <w:p w14:paraId="13BDB621" w14:textId="54AD9707" w:rsidR="00A07056" w:rsidRDefault="00A07056" w:rsidP="00855BBB">
            <w:pPr>
              <w:jc w:val="center"/>
              <w:rPr>
                <w:ins w:id="55" w:author="ParamonovaEA" w:date="2021-06-03T11:10:00Z"/>
                <w:rFonts w:ascii="Arial" w:hAnsi="Arial" w:cs="Arial"/>
                <w:sz w:val="20"/>
              </w:rPr>
            </w:pPr>
            <w:ins w:id="56" w:author="ParamonovaEA" w:date="2021-06-03T11:11:00Z">
              <w:r>
                <w:rPr>
                  <w:rFonts w:ascii="Arial" w:hAnsi="Arial" w:cs="Arial"/>
                  <w:sz w:val="20"/>
                </w:rPr>
                <w:t>Парамонова Е.А.</w:t>
              </w:r>
            </w:ins>
          </w:p>
        </w:tc>
        <w:tc>
          <w:tcPr>
            <w:tcW w:w="800" w:type="pct"/>
          </w:tcPr>
          <w:p w14:paraId="7000CBC7" w14:textId="77777777" w:rsidR="00A07056" w:rsidRDefault="00A07056" w:rsidP="00855BBB">
            <w:pPr>
              <w:jc w:val="center"/>
              <w:rPr>
                <w:ins w:id="57" w:author="ParamonovaEA" w:date="2021-06-03T11:10:00Z"/>
                <w:rFonts w:ascii="Arial" w:hAnsi="Arial" w:cs="Arial"/>
                <w:sz w:val="20"/>
              </w:rPr>
            </w:pPr>
          </w:p>
        </w:tc>
      </w:tr>
    </w:tbl>
    <w:p w14:paraId="5BA56F1C" w14:textId="77777777" w:rsidR="00354BEF" w:rsidRPr="00916FAB" w:rsidRDefault="00354BEF" w:rsidP="00916FAB">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00106AE3" w:rsidRPr="00916FAB">
        <w:rPr>
          <w:rFonts w:ascii="Arial" w:hAnsi="Arial" w:cs="Arial"/>
          <w:b/>
          <w:sz w:val="22"/>
        </w:rPr>
        <w:fldChar w:fldCharType="begin"/>
      </w:r>
      <w:r w:rsidR="00106AE3" w:rsidRPr="00916FAB">
        <w:rPr>
          <w:rFonts w:ascii="Arial" w:hAnsi="Arial" w:cs="Arial"/>
          <w:b/>
          <w:sz w:val="22"/>
        </w:rPr>
        <w:instrText xml:space="preserve"> SEQ Таблица \* ARABIC </w:instrText>
      </w:r>
      <w:r w:rsidR="00106AE3" w:rsidRPr="00916FAB">
        <w:rPr>
          <w:rFonts w:ascii="Arial" w:hAnsi="Arial" w:cs="Arial"/>
          <w:b/>
          <w:sz w:val="22"/>
        </w:rPr>
        <w:fldChar w:fldCharType="separate"/>
      </w:r>
      <w:r w:rsidR="005578C5">
        <w:rPr>
          <w:rFonts w:ascii="Arial" w:hAnsi="Arial" w:cs="Arial"/>
          <w:b/>
          <w:noProof/>
          <w:sz w:val="22"/>
        </w:rPr>
        <w:t>2</w:t>
      </w:r>
      <w:r w:rsidR="00106AE3" w:rsidRPr="00916FAB">
        <w:rPr>
          <w:rFonts w:ascii="Arial" w:hAnsi="Arial" w:cs="Arial"/>
          <w:b/>
          <w:sz w:val="22"/>
        </w:rPr>
        <w:fldChar w:fldCharType="end"/>
      </w:r>
      <w:r w:rsidRPr="00916FAB">
        <w:rPr>
          <w:rFonts w:ascii="Arial" w:hAnsi="Arial" w:cs="Arial"/>
          <w:b/>
          <w:sz w:val="22"/>
        </w:rPr>
        <w:t>. Связанные документы (этот документ должен читаться вместе с)</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175B15" w:rsidRPr="00F94454" w14:paraId="5D6A7CB4" w14:textId="77777777" w:rsidTr="009355EA">
        <w:trPr>
          <w:cantSplit/>
          <w:trHeight w:val="397"/>
          <w:tblHeader/>
        </w:trPr>
        <w:tc>
          <w:tcPr>
            <w:tcW w:w="2500" w:type="pct"/>
            <w:shd w:val="clear" w:color="auto" w:fill="FFC000"/>
            <w:vAlign w:val="center"/>
          </w:tcPr>
          <w:p w14:paraId="74A45E55" w14:textId="77777777" w:rsidR="00175B15" w:rsidRPr="00F94454" w:rsidRDefault="00175B15" w:rsidP="00BC56DB">
            <w:pPr>
              <w:jc w:val="center"/>
              <w:rPr>
                <w:rFonts w:ascii="Arial" w:hAnsi="Arial" w:cs="Arial"/>
                <w:b/>
                <w:sz w:val="20"/>
              </w:rPr>
            </w:pPr>
            <w:r w:rsidRPr="00F94454">
              <w:rPr>
                <w:rFonts w:ascii="Arial" w:hAnsi="Arial" w:cs="Arial"/>
                <w:b/>
                <w:sz w:val="20"/>
              </w:rPr>
              <w:t>Название документа</w:t>
            </w:r>
          </w:p>
        </w:tc>
        <w:tc>
          <w:tcPr>
            <w:tcW w:w="1542" w:type="pct"/>
            <w:shd w:val="clear" w:color="auto" w:fill="FFC000"/>
            <w:vAlign w:val="center"/>
          </w:tcPr>
          <w:p w14:paraId="60C3E8ED" w14:textId="77777777" w:rsidR="00175B15" w:rsidRPr="00F94454" w:rsidRDefault="00175B15" w:rsidP="00BC56DB">
            <w:pPr>
              <w:jc w:val="center"/>
              <w:rPr>
                <w:rFonts w:ascii="Arial" w:hAnsi="Arial" w:cs="Arial"/>
                <w:b/>
                <w:sz w:val="20"/>
              </w:rPr>
            </w:pPr>
            <w:r w:rsidRPr="00F94454">
              <w:rPr>
                <w:rFonts w:ascii="Arial" w:hAnsi="Arial" w:cs="Arial"/>
                <w:b/>
                <w:sz w:val="20"/>
              </w:rPr>
              <w:t>Номер версии /</w:t>
            </w:r>
            <w:r w:rsidR="00354BEF" w:rsidRPr="00F94454">
              <w:rPr>
                <w:rFonts w:ascii="Arial" w:hAnsi="Arial" w:cs="Arial"/>
                <w:b/>
                <w:sz w:val="20"/>
              </w:rPr>
              <w:t xml:space="preserve"> и</w:t>
            </w:r>
            <w:r w:rsidRPr="00F94454">
              <w:rPr>
                <w:rFonts w:ascii="Arial" w:hAnsi="Arial" w:cs="Arial"/>
                <w:b/>
                <w:sz w:val="20"/>
              </w:rPr>
              <w:t>мя файла</w:t>
            </w:r>
          </w:p>
        </w:tc>
        <w:tc>
          <w:tcPr>
            <w:tcW w:w="958" w:type="pct"/>
            <w:shd w:val="clear" w:color="auto" w:fill="FFC000"/>
            <w:vAlign w:val="center"/>
          </w:tcPr>
          <w:p w14:paraId="56CBA44A" w14:textId="77777777" w:rsidR="00175B15" w:rsidRPr="00F94454" w:rsidRDefault="00175B15" w:rsidP="00BC56DB">
            <w:pPr>
              <w:jc w:val="center"/>
              <w:rPr>
                <w:rFonts w:ascii="Arial" w:hAnsi="Arial" w:cs="Arial"/>
                <w:b/>
                <w:sz w:val="20"/>
              </w:rPr>
            </w:pPr>
            <w:r w:rsidRPr="00F94454">
              <w:rPr>
                <w:rFonts w:ascii="Arial" w:hAnsi="Arial" w:cs="Arial"/>
                <w:b/>
                <w:sz w:val="20"/>
              </w:rPr>
              <w:t>Дата</w:t>
            </w:r>
          </w:p>
        </w:tc>
      </w:tr>
      <w:tr w:rsidR="00783298" w:rsidRPr="00F94454" w14:paraId="46171440" w14:textId="77777777" w:rsidTr="00E400ED">
        <w:trPr>
          <w:cantSplit/>
        </w:trPr>
        <w:tc>
          <w:tcPr>
            <w:tcW w:w="2500" w:type="pct"/>
          </w:tcPr>
          <w:p w14:paraId="593EECB7" w14:textId="58B472FE" w:rsidR="00783298" w:rsidRDefault="00AE023C" w:rsidP="00E400ED">
            <w:pPr>
              <w:rPr>
                <w:rFonts w:ascii="Arial" w:hAnsi="Arial" w:cs="Arial"/>
                <w:sz w:val="20"/>
              </w:rPr>
            </w:pPr>
            <w:r>
              <w:rPr>
                <w:rFonts w:ascii="Arial" w:hAnsi="Arial" w:cs="Arial"/>
                <w:sz w:val="20"/>
              </w:rPr>
              <w:t>И</w:t>
            </w:r>
            <w:r w:rsidR="00783298" w:rsidRPr="00783298">
              <w:rPr>
                <w:rFonts w:ascii="Arial" w:hAnsi="Arial" w:cs="Arial"/>
                <w:sz w:val="20"/>
              </w:rPr>
              <w:t>нструкция по оперативному планированию обеспечения</w:t>
            </w:r>
          </w:p>
        </w:tc>
        <w:tc>
          <w:tcPr>
            <w:tcW w:w="1542" w:type="pct"/>
          </w:tcPr>
          <w:p w14:paraId="5E0C14D3" w14:textId="1DAC6ECA" w:rsidR="00783298" w:rsidRPr="007B7285" w:rsidRDefault="00783298" w:rsidP="00E400ED">
            <w:pPr>
              <w:jc w:val="center"/>
              <w:rPr>
                <w:rFonts w:ascii="Arial" w:hAnsi="Arial" w:cs="Arial"/>
                <w:sz w:val="20"/>
              </w:rPr>
            </w:pPr>
          </w:p>
        </w:tc>
        <w:tc>
          <w:tcPr>
            <w:tcW w:w="958" w:type="pct"/>
          </w:tcPr>
          <w:p w14:paraId="1087D585" w14:textId="4B17B590" w:rsidR="00783298" w:rsidRDefault="00A91797" w:rsidP="00E400ED">
            <w:pPr>
              <w:jc w:val="center"/>
              <w:rPr>
                <w:rFonts w:ascii="Arial" w:hAnsi="Arial" w:cs="Arial"/>
                <w:sz w:val="20"/>
              </w:rPr>
            </w:pPr>
            <w:ins w:id="58" w:author="SintsovaMA" w:date="2021-03-23T11:25:00Z">
              <w:r>
                <w:rPr>
                  <w:rFonts w:ascii="Arial" w:hAnsi="Arial" w:cs="Arial"/>
                  <w:sz w:val="20"/>
                </w:rPr>
                <w:t>2021</w:t>
              </w:r>
            </w:ins>
            <w:del w:id="59" w:author="SintsovaMA" w:date="2021-03-23T11:25:00Z">
              <w:r w:rsidR="00783298" w:rsidRPr="00783298" w:rsidDel="00A91797">
                <w:rPr>
                  <w:rFonts w:ascii="Arial" w:hAnsi="Arial" w:cs="Arial"/>
                  <w:sz w:val="20"/>
                </w:rPr>
                <w:delText>31.07.2018</w:delText>
              </w:r>
            </w:del>
          </w:p>
        </w:tc>
      </w:tr>
      <w:tr w:rsidR="00A91797" w:rsidRPr="00F94454" w14:paraId="6A870825" w14:textId="77777777" w:rsidTr="00927CCC">
        <w:trPr>
          <w:cantSplit/>
        </w:trPr>
        <w:tc>
          <w:tcPr>
            <w:tcW w:w="2500" w:type="pct"/>
          </w:tcPr>
          <w:p w14:paraId="7E70B948" w14:textId="7B23002A" w:rsidR="00A91797" w:rsidRPr="00F94454" w:rsidRDefault="00A91797" w:rsidP="00A91797">
            <w:pPr>
              <w:rPr>
                <w:rFonts w:ascii="Arial" w:hAnsi="Arial" w:cs="Arial"/>
                <w:sz w:val="20"/>
              </w:rPr>
            </w:pPr>
            <w:r>
              <w:rPr>
                <w:rFonts w:ascii="Arial" w:hAnsi="Arial" w:cs="Arial"/>
                <w:sz w:val="20"/>
              </w:rPr>
              <w:t>И</w:t>
            </w:r>
            <w:r w:rsidRPr="00AB1B03">
              <w:rPr>
                <w:rFonts w:ascii="Arial" w:hAnsi="Arial" w:cs="Arial"/>
                <w:sz w:val="20"/>
              </w:rPr>
              <w:t>нструкция по ведению плановых цен на МТР, порядок расценки работ и услуг</w:t>
            </w:r>
          </w:p>
        </w:tc>
        <w:tc>
          <w:tcPr>
            <w:tcW w:w="1542" w:type="pct"/>
          </w:tcPr>
          <w:p w14:paraId="4580FDC9" w14:textId="08CA41B9" w:rsidR="00A91797" w:rsidRPr="00F94454" w:rsidRDefault="00A91797" w:rsidP="00A91797">
            <w:pPr>
              <w:jc w:val="center"/>
              <w:rPr>
                <w:rFonts w:ascii="Arial" w:hAnsi="Arial" w:cs="Arial"/>
                <w:sz w:val="20"/>
              </w:rPr>
            </w:pPr>
          </w:p>
        </w:tc>
        <w:tc>
          <w:tcPr>
            <w:tcW w:w="958" w:type="pct"/>
          </w:tcPr>
          <w:p w14:paraId="0094E0F7" w14:textId="5316AF74" w:rsidR="00A91797" w:rsidRPr="00F94454" w:rsidRDefault="00A91797" w:rsidP="00A91797">
            <w:pPr>
              <w:jc w:val="center"/>
              <w:rPr>
                <w:rFonts w:ascii="Arial" w:hAnsi="Arial" w:cs="Arial"/>
                <w:sz w:val="20"/>
              </w:rPr>
            </w:pPr>
            <w:ins w:id="60" w:author="SintsovaMA" w:date="2021-03-23T11:25:00Z">
              <w:r w:rsidRPr="00FB7C8F">
                <w:rPr>
                  <w:rFonts w:ascii="Arial" w:hAnsi="Arial" w:cs="Arial"/>
                  <w:sz w:val="20"/>
                </w:rPr>
                <w:t>2021</w:t>
              </w:r>
            </w:ins>
            <w:del w:id="61" w:author="SintsovaMA" w:date="2021-03-23T11:25:00Z">
              <w:r w:rsidDel="00A91797">
                <w:rPr>
                  <w:rFonts w:ascii="Arial" w:hAnsi="Arial" w:cs="Arial"/>
                  <w:sz w:val="20"/>
                </w:rPr>
                <w:delText>27.06.2018</w:delText>
              </w:r>
            </w:del>
          </w:p>
        </w:tc>
      </w:tr>
      <w:tr w:rsidR="00A91797" w:rsidRPr="00F94454" w14:paraId="1FE0C413" w14:textId="77777777" w:rsidTr="00927CCC">
        <w:trPr>
          <w:cantSplit/>
        </w:trPr>
        <w:tc>
          <w:tcPr>
            <w:tcW w:w="2500" w:type="pct"/>
          </w:tcPr>
          <w:p w14:paraId="595057EC" w14:textId="5248106D" w:rsidR="00A91797" w:rsidRPr="00732420" w:rsidRDefault="00A91797" w:rsidP="00A91797">
            <w:pPr>
              <w:rPr>
                <w:rFonts w:ascii="Arial" w:hAnsi="Arial" w:cs="Arial"/>
                <w:sz w:val="20"/>
              </w:rPr>
            </w:pPr>
            <w:r>
              <w:rPr>
                <w:rFonts w:ascii="Arial" w:hAnsi="Arial" w:cs="Arial"/>
                <w:sz w:val="20"/>
              </w:rPr>
              <w:t>И</w:t>
            </w:r>
            <w:r w:rsidRPr="00783298">
              <w:rPr>
                <w:rFonts w:ascii="Arial" w:hAnsi="Arial" w:cs="Arial"/>
                <w:sz w:val="20"/>
              </w:rPr>
              <w:t>нструкция по регистрации потребности в МТР работах и услугах</w:t>
            </w:r>
          </w:p>
        </w:tc>
        <w:tc>
          <w:tcPr>
            <w:tcW w:w="1542" w:type="pct"/>
          </w:tcPr>
          <w:p w14:paraId="7A49CDED" w14:textId="31AB049C" w:rsidR="00A91797" w:rsidRPr="007B7285" w:rsidRDefault="00A91797" w:rsidP="00A91797">
            <w:pPr>
              <w:jc w:val="center"/>
              <w:rPr>
                <w:rFonts w:ascii="Arial" w:hAnsi="Arial" w:cs="Arial"/>
                <w:sz w:val="20"/>
              </w:rPr>
            </w:pPr>
          </w:p>
        </w:tc>
        <w:tc>
          <w:tcPr>
            <w:tcW w:w="958" w:type="pct"/>
          </w:tcPr>
          <w:p w14:paraId="7C6DEB17" w14:textId="55386067" w:rsidR="00A91797" w:rsidRDefault="00A91797" w:rsidP="00A91797">
            <w:pPr>
              <w:jc w:val="center"/>
              <w:rPr>
                <w:rFonts w:ascii="Arial" w:hAnsi="Arial" w:cs="Arial"/>
                <w:sz w:val="20"/>
              </w:rPr>
            </w:pPr>
            <w:ins w:id="62" w:author="SintsovaMA" w:date="2021-03-23T11:25:00Z">
              <w:r w:rsidRPr="00FB7C8F">
                <w:rPr>
                  <w:rFonts w:ascii="Arial" w:hAnsi="Arial" w:cs="Arial"/>
                  <w:sz w:val="20"/>
                </w:rPr>
                <w:t>2021</w:t>
              </w:r>
            </w:ins>
            <w:del w:id="63" w:author="SintsovaMA" w:date="2021-03-23T11:25:00Z">
              <w:r w:rsidRPr="00783298" w:rsidDel="00A91797">
                <w:rPr>
                  <w:rFonts w:ascii="Arial" w:hAnsi="Arial" w:cs="Arial"/>
                  <w:sz w:val="20"/>
                </w:rPr>
                <w:delText>05.07.2018</w:delText>
              </w:r>
            </w:del>
          </w:p>
        </w:tc>
      </w:tr>
      <w:tr w:rsidR="00A91797" w:rsidRPr="00F94454" w14:paraId="56C4CF4D" w14:textId="77777777" w:rsidTr="00927CCC">
        <w:trPr>
          <w:cantSplit/>
        </w:trPr>
        <w:tc>
          <w:tcPr>
            <w:tcW w:w="2500" w:type="pct"/>
          </w:tcPr>
          <w:p w14:paraId="0CCEC3FA" w14:textId="11375645" w:rsidR="00A91797" w:rsidRPr="00732420" w:rsidRDefault="00A91797" w:rsidP="00A91797">
            <w:pPr>
              <w:rPr>
                <w:rFonts w:ascii="Arial" w:hAnsi="Arial" w:cs="Arial"/>
                <w:sz w:val="20"/>
              </w:rPr>
            </w:pPr>
            <w:r>
              <w:rPr>
                <w:rFonts w:ascii="Arial" w:hAnsi="Arial" w:cs="Arial"/>
                <w:sz w:val="20"/>
              </w:rPr>
              <w:t>П</w:t>
            </w:r>
            <w:r w:rsidRPr="00783298">
              <w:rPr>
                <w:rFonts w:ascii="Arial" w:hAnsi="Arial" w:cs="Arial"/>
                <w:sz w:val="20"/>
              </w:rPr>
              <w:t>оложение по планированию обеспечения МТР работ и услуг</w:t>
            </w:r>
          </w:p>
        </w:tc>
        <w:tc>
          <w:tcPr>
            <w:tcW w:w="1542" w:type="pct"/>
          </w:tcPr>
          <w:p w14:paraId="734114B3" w14:textId="690EF598" w:rsidR="00A91797" w:rsidRPr="007B7285" w:rsidRDefault="00A91797" w:rsidP="00A91797">
            <w:pPr>
              <w:jc w:val="center"/>
              <w:rPr>
                <w:rFonts w:ascii="Arial" w:hAnsi="Arial" w:cs="Arial"/>
                <w:sz w:val="20"/>
              </w:rPr>
            </w:pPr>
          </w:p>
        </w:tc>
        <w:tc>
          <w:tcPr>
            <w:tcW w:w="958" w:type="pct"/>
          </w:tcPr>
          <w:p w14:paraId="22C410CA" w14:textId="400EA5A8" w:rsidR="00A91797" w:rsidRDefault="00A91797" w:rsidP="00A91797">
            <w:pPr>
              <w:jc w:val="center"/>
              <w:rPr>
                <w:rFonts w:ascii="Arial" w:hAnsi="Arial" w:cs="Arial"/>
                <w:sz w:val="20"/>
              </w:rPr>
            </w:pPr>
            <w:ins w:id="64" w:author="SintsovaMA" w:date="2021-03-23T11:25:00Z">
              <w:r w:rsidRPr="00FB7C8F">
                <w:rPr>
                  <w:rFonts w:ascii="Arial" w:hAnsi="Arial" w:cs="Arial"/>
                  <w:sz w:val="20"/>
                </w:rPr>
                <w:t>2021</w:t>
              </w:r>
            </w:ins>
            <w:del w:id="65" w:author="SintsovaMA" w:date="2021-03-23T11:25:00Z">
              <w:r w:rsidRPr="00783298" w:rsidDel="00A91797">
                <w:rPr>
                  <w:rFonts w:ascii="Arial" w:hAnsi="Arial" w:cs="Arial"/>
                  <w:sz w:val="20"/>
                </w:rPr>
                <w:delText>12.07.2018</w:delText>
              </w:r>
            </w:del>
          </w:p>
        </w:tc>
      </w:tr>
      <w:tr w:rsidR="00A91797" w:rsidRPr="00F94454" w14:paraId="07552832" w14:textId="77777777" w:rsidTr="00927CCC">
        <w:trPr>
          <w:cantSplit/>
        </w:trPr>
        <w:tc>
          <w:tcPr>
            <w:tcW w:w="2500" w:type="pct"/>
          </w:tcPr>
          <w:p w14:paraId="5751A678" w14:textId="77777777" w:rsidR="00A91797" w:rsidRPr="00F94454" w:rsidRDefault="00A91797" w:rsidP="00A91797">
            <w:pPr>
              <w:rPr>
                <w:rFonts w:ascii="Arial" w:hAnsi="Arial" w:cs="Arial"/>
                <w:sz w:val="20"/>
              </w:rPr>
            </w:pPr>
            <w:r w:rsidRPr="00732420">
              <w:rPr>
                <w:rFonts w:ascii="Arial" w:hAnsi="Arial" w:cs="Arial"/>
                <w:sz w:val="20"/>
              </w:rPr>
              <w:t>Концепция по нормативно-справочной информации</w:t>
            </w:r>
          </w:p>
        </w:tc>
        <w:tc>
          <w:tcPr>
            <w:tcW w:w="1542" w:type="pct"/>
          </w:tcPr>
          <w:p w14:paraId="726C4034" w14:textId="61D13635" w:rsidR="00A91797" w:rsidRPr="00F94454" w:rsidRDefault="00A91797">
            <w:pPr>
              <w:jc w:val="center"/>
              <w:rPr>
                <w:rFonts w:ascii="Arial" w:hAnsi="Arial" w:cs="Arial"/>
                <w:sz w:val="20"/>
              </w:rPr>
            </w:pPr>
            <w:r w:rsidRPr="007B7285">
              <w:rPr>
                <w:rFonts w:ascii="Arial" w:hAnsi="Arial" w:cs="Arial"/>
                <w:sz w:val="20"/>
              </w:rPr>
              <w:t>ERP.</w:t>
            </w:r>
            <w:ins w:id="66" w:author="SintsovaMA" w:date="2021-03-23T11:30:00Z">
              <w:r w:rsidR="004C55E4" w:rsidRPr="004C55E4">
                <w:rPr>
                  <w:rFonts w:ascii="Arial" w:hAnsi="Arial" w:cs="Arial"/>
                  <w:sz w:val="20"/>
                  <w:rPrChange w:id="67" w:author="SintsovaMA" w:date="2021-03-23T11:30:00Z">
                    <w:rPr>
                      <w:rFonts w:ascii="Arial" w:hAnsi="Arial" w:cs="Arial"/>
                      <w:sz w:val="20"/>
                      <w:lang w:val="en-US"/>
                    </w:rPr>
                  </w:rPrChange>
                </w:rPr>
                <w:t>13.</w:t>
              </w:r>
            </w:ins>
            <w:r>
              <w:rPr>
                <w:rFonts w:ascii="Arial" w:hAnsi="Arial" w:cs="Arial"/>
                <w:sz w:val="20"/>
              </w:rPr>
              <w:t>9</w:t>
            </w:r>
            <w:ins w:id="68" w:author="SintsovaMA" w:date="2021-03-23T11:30:00Z">
              <w:r w:rsidR="004C55E4" w:rsidRPr="004C55E4">
                <w:rPr>
                  <w:rFonts w:ascii="Arial" w:hAnsi="Arial" w:cs="Arial"/>
                  <w:sz w:val="20"/>
                  <w:rPrChange w:id="69" w:author="SintsovaMA" w:date="2021-03-23T11:30:00Z">
                    <w:rPr>
                      <w:rFonts w:ascii="Arial" w:hAnsi="Arial" w:cs="Arial"/>
                      <w:sz w:val="20"/>
                      <w:lang w:val="en-US"/>
                    </w:rPr>
                  </w:rPrChange>
                </w:rPr>
                <w:t>_2</w:t>
              </w:r>
            </w:ins>
            <w:del w:id="70" w:author="SintsovaMA" w:date="2021-03-23T11:30:00Z">
              <w:r w:rsidRPr="007B7285" w:rsidDel="004C55E4">
                <w:rPr>
                  <w:rFonts w:ascii="Arial" w:hAnsi="Arial" w:cs="Arial"/>
                  <w:sz w:val="20"/>
                </w:rPr>
                <w:delText>.1.</w:delText>
              </w:r>
            </w:del>
            <w:ins w:id="71" w:author="SintsovaMA" w:date="2021-03-23T11:30:00Z">
              <w:r w:rsidR="004C55E4" w:rsidRPr="004C55E4">
                <w:rPr>
                  <w:rFonts w:ascii="Arial" w:hAnsi="Arial" w:cs="Arial"/>
                  <w:sz w:val="20"/>
                  <w:rPrChange w:id="72" w:author="SintsovaMA" w:date="2021-03-23T11:30:00Z">
                    <w:rPr>
                      <w:rFonts w:ascii="Arial" w:hAnsi="Arial" w:cs="Arial"/>
                      <w:sz w:val="20"/>
                      <w:lang w:val="en-US"/>
                    </w:rPr>
                  </w:rPrChange>
                </w:rPr>
                <w:t>_</w:t>
              </w:r>
            </w:ins>
            <w:r w:rsidRPr="007B7285">
              <w:rPr>
                <w:rFonts w:ascii="Arial" w:hAnsi="Arial" w:cs="Arial"/>
                <w:sz w:val="20"/>
              </w:rPr>
              <w:t>47_</w:t>
            </w:r>
            <w:ins w:id="73" w:author="SintsovaMA" w:date="2021-03-23T11:30:00Z">
              <w:r w:rsidR="004C55E4">
                <w:rPr>
                  <w:rFonts w:ascii="Arial" w:hAnsi="Arial" w:cs="Arial"/>
                  <w:sz w:val="20"/>
                  <w:lang w:val="en-US"/>
                </w:rPr>
                <w:t>MDM</w:t>
              </w:r>
              <w:r w:rsidR="004C55E4" w:rsidRPr="004C55E4">
                <w:rPr>
                  <w:rFonts w:ascii="Arial" w:hAnsi="Arial" w:cs="Arial"/>
                  <w:sz w:val="20"/>
                  <w:rPrChange w:id="74" w:author="SintsovaMA" w:date="2021-03-23T11:30:00Z">
                    <w:rPr>
                      <w:rFonts w:ascii="Arial" w:hAnsi="Arial" w:cs="Arial"/>
                      <w:sz w:val="20"/>
                      <w:lang w:val="en-US"/>
                    </w:rPr>
                  </w:rPrChange>
                </w:rPr>
                <w:t>_</w:t>
              </w:r>
            </w:ins>
            <w:r w:rsidRPr="007B7285">
              <w:rPr>
                <w:rFonts w:ascii="Arial" w:hAnsi="Arial" w:cs="Arial"/>
                <w:sz w:val="20"/>
              </w:rPr>
              <w:t>Концепция по нормативно-справочной информации</w:t>
            </w:r>
          </w:p>
        </w:tc>
        <w:tc>
          <w:tcPr>
            <w:tcW w:w="958" w:type="pct"/>
          </w:tcPr>
          <w:p w14:paraId="3DE7F956" w14:textId="2AE43441" w:rsidR="00A91797" w:rsidRPr="00F94454" w:rsidRDefault="00A91797" w:rsidP="00A91797">
            <w:pPr>
              <w:jc w:val="center"/>
              <w:rPr>
                <w:rFonts w:ascii="Arial" w:hAnsi="Arial" w:cs="Arial"/>
                <w:sz w:val="20"/>
              </w:rPr>
            </w:pPr>
            <w:ins w:id="75" w:author="SintsovaMA" w:date="2021-03-23T11:25:00Z">
              <w:r w:rsidRPr="00FB7C8F">
                <w:rPr>
                  <w:rFonts w:ascii="Arial" w:hAnsi="Arial" w:cs="Arial"/>
                  <w:sz w:val="20"/>
                </w:rPr>
                <w:t>2021</w:t>
              </w:r>
            </w:ins>
            <w:del w:id="76" w:author="SintsovaMA" w:date="2021-03-23T11:25:00Z">
              <w:r w:rsidDel="00A91797">
                <w:rPr>
                  <w:rFonts w:ascii="Arial" w:hAnsi="Arial" w:cs="Arial"/>
                  <w:sz w:val="20"/>
                </w:rPr>
                <w:delText>07.08.2018</w:delText>
              </w:r>
            </w:del>
          </w:p>
        </w:tc>
      </w:tr>
      <w:tr w:rsidR="00A91797" w:rsidRPr="00F94454" w14:paraId="3E399823" w14:textId="77777777" w:rsidTr="00927CCC">
        <w:trPr>
          <w:cantSplit/>
        </w:trPr>
        <w:tc>
          <w:tcPr>
            <w:tcW w:w="2500" w:type="pct"/>
          </w:tcPr>
          <w:p w14:paraId="68F3B25F" w14:textId="77777777" w:rsidR="00A91797" w:rsidRPr="00F94454" w:rsidRDefault="00A91797" w:rsidP="00A91797">
            <w:pPr>
              <w:rPr>
                <w:rFonts w:ascii="Arial" w:hAnsi="Arial" w:cs="Arial"/>
                <w:sz w:val="20"/>
              </w:rPr>
            </w:pPr>
            <w:r w:rsidRPr="007B7285">
              <w:rPr>
                <w:rFonts w:ascii="Arial" w:hAnsi="Arial" w:cs="Arial"/>
                <w:sz w:val="20"/>
              </w:rPr>
              <w:t xml:space="preserve">Управление основными данными по направлению </w:t>
            </w:r>
          </w:p>
        </w:tc>
        <w:tc>
          <w:tcPr>
            <w:tcW w:w="1542" w:type="pct"/>
          </w:tcPr>
          <w:p w14:paraId="680EC6CB" w14:textId="243D7B36" w:rsidR="00A91797" w:rsidRPr="00F94454" w:rsidRDefault="00A91797">
            <w:pPr>
              <w:jc w:val="center"/>
              <w:rPr>
                <w:rFonts w:ascii="Arial" w:hAnsi="Arial" w:cs="Arial"/>
                <w:sz w:val="20"/>
              </w:rPr>
            </w:pPr>
            <w:r w:rsidRPr="007B7285">
              <w:rPr>
                <w:rFonts w:ascii="Arial" w:hAnsi="Arial" w:cs="Arial"/>
                <w:sz w:val="20"/>
              </w:rPr>
              <w:t>ERP.</w:t>
            </w:r>
            <w:ins w:id="77" w:author="SintsovaMA" w:date="2021-03-23T11:30:00Z">
              <w:r w:rsidR="004C55E4" w:rsidRPr="004C55E4">
                <w:rPr>
                  <w:rFonts w:ascii="Arial" w:hAnsi="Arial" w:cs="Arial"/>
                  <w:sz w:val="20"/>
                  <w:rPrChange w:id="78" w:author="SintsovaMA" w:date="2021-03-23T11:30:00Z">
                    <w:rPr>
                      <w:rFonts w:ascii="Arial" w:hAnsi="Arial" w:cs="Arial"/>
                      <w:sz w:val="20"/>
                      <w:lang w:val="en-US"/>
                    </w:rPr>
                  </w:rPrChange>
                </w:rPr>
                <w:t>13.</w:t>
              </w:r>
            </w:ins>
            <w:r>
              <w:rPr>
                <w:rFonts w:ascii="Arial" w:hAnsi="Arial" w:cs="Arial"/>
                <w:sz w:val="20"/>
              </w:rPr>
              <w:t>9</w:t>
            </w:r>
            <w:ins w:id="79" w:author="SintsovaMA" w:date="2021-03-23T11:30:00Z">
              <w:r w:rsidR="004C55E4" w:rsidRPr="004C55E4">
                <w:rPr>
                  <w:rFonts w:ascii="Arial" w:hAnsi="Arial" w:cs="Arial"/>
                  <w:sz w:val="20"/>
                  <w:rPrChange w:id="80" w:author="SintsovaMA" w:date="2021-03-23T11:30:00Z">
                    <w:rPr>
                      <w:rFonts w:ascii="Arial" w:hAnsi="Arial" w:cs="Arial"/>
                      <w:sz w:val="20"/>
                      <w:lang w:val="en-US"/>
                    </w:rPr>
                  </w:rPrChange>
                </w:rPr>
                <w:t>_</w:t>
              </w:r>
            </w:ins>
            <w:del w:id="81" w:author="SintsovaMA" w:date="2021-03-23T11:30:00Z">
              <w:r w:rsidRPr="007B7285" w:rsidDel="004C55E4">
                <w:rPr>
                  <w:rFonts w:ascii="Arial" w:hAnsi="Arial" w:cs="Arial"/>
                  <w:sz w:val="20"/>
                </w:rPr>
                <w:delText>.</w:delText>
              </w:r>
            </w:del>
            <w:r w:rsidRPr="007B7285">
              <w:rPr>
                <w:rFonts w:ascii="Arial" w:hAnsi="Arial" w:cs="Arial"/>
                <w:sz w:val="20"/>
              </w:rPr>
              <w:t>1_11_MM_КД Управление основными данными по направлению МТО</w:t>
            </w:r>
            <w:del w:id="82" w:author="SintsovaMA" w:date="2021-03-23T11:30:00Z">
              <w:r w:rsidRPr="007B7285" w:rsidDel="00F52AD0">
                <w:rPr>
                  <w:rFonts w:ascii="Arial" w:hAnsi="Arial" w:cs="Arial"/>
                  <w:sz w:val="20"/>
                </w:rPr>
                <w:delText>_V2.7</w:delText>
              </w:r>
            </w:del>
          </w:p>
        </w:tc>
        <w:tc>
          <w:tcPr>
            <w:tcW w:w="958" w:type="pct"/>
          </w:tcPr>
          <w:p w14:paraId="19ED433F" w14:textId="35460746" w:rsidR="00A91797" w:rsidRPr="00F94454" w:rsidRDefault="00A91797" w:rsidP="00A91797">
            <w:pPr>
              <w:jc w:val="center"/>
              <w:rPr>
                <w:rFonts w:ascii="Arial" w:hAnsi="Arial" w:cs="Arial"/>
                <w:sz w:val="20"/>
              </w:rPr>
            </w:pPr>
            <w:ins w:id="83" w:author="SintsovaMA" w:date="2021-03-23T11:25:00Z">
              <w:r w:rsidRPr="00FB7C8F">
                <w:rPr>
                  <w:rFonts w:ascii="Arial" w:hAnsi="Arial" w:cs="Arial"/>
                  <w:sz w:val="20"/>
                </w:rPr>
                <w:t>2021</w:t>
              </w:r>
            </w:ins>
            <w:del w:id="84" w:author="SintsovaMA" w:date="2021-03-23T11:25:00Z">
              <w:r w:rsidDel="00A91797">
                <w:rPr>
                  <w:rFonts w:ascii="Arial" w:hAnsi="Arial" w:cs="Arial"/>
                  <w:sz w:val="20"/>
                </w:rPr>
                <w:delText>08.08.2018</w:delText>
              </w:r>
            </w:del>
          </w:p>
        </w:tc>
      </w:tr>
      <w:tr w:rsidR="00A91797" w:rsidRPr="00F94454" w14:paraId="51477E51" w14:textId="77777777" w:rsidTr="00927CCC">
        <w:trPr>
          <w:cantSplit/>
        </w:trPr>
        <w:tc>
          <w:tcPr>
            <w:tcW w:w="2500" w:type="pct"/>
          </w:tcPr>
          <w:p w14:paraId="428E3ECC" w14:textId="77777777" w:rsidR="00A91797" w:rsidRPr="007B7285" w:rsidRDefault="00A91797" w:rsidP="00A91797">
            <w:pPr>
              <w:rPr>
                <w:rFonts w:ascii="Arial" w:hAnsi="Arial" w:cs="Arial"/>
                <w:sz w:val="20"/>
              </w:rPr>
            </w:pPr>
            <w:r w:rsidRPr="00284555">
              <w:rPr>
                <w:rFonts w:ascii="Arial" w:hAnsi="Arial" w:cs="Arial"/>
                <w:sz w:val="20"/>
              </w:rPr>
              <w:t>КД Отчетность по направлению МТО</w:t>
            </w:r>
          </w:p>
        </w:tc>
        <w:tc>
          <w:tcPr>
            <w:tcW w:w="1542" w:type="pct"/>
          </w:tcPr>
          <w:p w14:paraId="660BE7E8" w14:textId="044311BA" w:rsidR="00A91797" w:rsidRPr="007B7285" w:rsidRDefault="00A91797">
            <w:pPr>
              <w:jc w:val="center"/>
              <w:rPr>
                <w:rFonts w:ascii="Arial" w:hAnsi="Arial" w:cs="Arial"/>
                <w:sz w:val="20"/>
              </w:rPr>
            </w:pPr>
            <w:r w:rsidRPr="00284555">
              <w:rPr>
                <w:rFonts w:ascii="Arial" w:hAnsi="Arial" w:cs="Arial"/>
                <w:sz w:val="20"/>
              </w:rPr>
              <w:t>ERP.</w:t>
            </w:r>
            <w:ins w:id="85" w:author="SintsovaMA" w:date="2021-03-23T11:30:00Z">
              <w:r w:rsidR="00AA5A6F" w:rsidRPr="00AA5A6F">
                <w:rPr>
                  <w:rFonts w:ascii="Arial" w:hAnsi="Arial" w:cs="Arial"/>
                  <w:sz w:val="20"/>
                  <w:rPrChange w:id="86" w:author="SintsovaMA" w:date="2021-03-23T11:30:00Z">
                    <w:rPr>
                      <w:rFonts w:ascii="Arial" w:hAnsi="Arial" w:cs="Arial"/>
                      <w:sz w:val="20"/>
                      <w:lang w:val="en-US"/>
                    </w:rPr>
                  </w:rPrChange>
                </w:rPr>
                <w:t>13.</w:t>
              </w:r>
            </w:ins>
            <w:r>
              <w:rPr>
                <w:rFonts w:ascii="Arial" w:hAnsi="Arial" w:cs="Arial"/>
                <w:sz w:val="20"/>
              </w:rPr>
              <w:t>9</w:t>
            </w:r>
            <w:ins w:id="87" w:author="SintsovaMA" w:date="2021-03-23T11:30:00Z">
              <w:r w:rsidR="00AA5A6F" w:rsidRPr="00AA5A6F">
                <w:rPr>
                  <w:rFonts w:ascii="Arial" w:hAnsi="Arial" w:cs="Arial"/>
                  <w:sz w:val="20"/>
                  <w:rPrChange w:id="88" w:author="SintsovaMA" w:date="2021-03-23T11:30:00Z">
                    <w:rPr>
                      <w:rFonts w:ascii="Arial" w:hAnsi="Arial" w:cs="Arial"/>
                      <w:sz w:val="20"/>
                      <w:lang w:val="en-US"/>
                    </w:rPr>
                  </w:rPrChange>
                </w:rPr>
                <w:t>_</w:t>
              </w:r>
            </w:ins>
            <w:del w:id="89" w:author="SintsovaMA" w:date="2021-03-23T11:30:00Z">
              <w:r w:rsidRPr="00284555" w:rsidDel="00AA5A6F">
                <w:rPr>
                  <w:rFonts w:ascii="Arial" w:hAnsi="Arial" w:cs="Arial"/>
                  <w:sz w:val="20"/>
                </w:rPr>
                <w:delText>.</w:delText>
              </w:r>
            </w:del>
            <w:r w:rsidRPr="00284555">
              <w:rPr>
                <w:rFonts w:ascii="Arial" w:hAnsi="Arial" w:cs="Arial"/>
                <w:sz w:val="20"/>
              </w:rPr>
              <w:t>1_19_MM_КД Отчетность по направлению МТО</w:t>
            </w:r>
          </w:p>
        </w:tc>
        <w:tc>
          <w:tcPr>
            <w:tcW w:w="958" w:type="pct"/>
          </w:tcPr>
          <w:p w14:paraId="71CC9A47" w14:textId="30E2519B" w:rsidR="00A91797" w:rsidRDefault="00A91797" w:rsidP="00A91797">
            <w:pPr>
              <w:jc w:val="center"/>
              <w:rPr>
                <w:rFonts w:ascii="Arial" w:hAnsi="Arial" w:cs="Arial"/>
                <w:sz w:val="20"/>
              </w:rPr>
            </w:pPr>
            <w:ins w:id="90" w:author="SintsovaMA" w:date="2021-03-23T11:25:00Z">
              <w:r w:rsidRPr="00FB7C8F">
                <w:rPr>
                  <w:rFonts w:ascii="Arial" w:hAnsi="Arial" w:cs="Arial"/>
                  <w:sz w:val="20"/>
                </w:rPr>
                <w:t>2021</w:t>
              </w:r>
            </w:ins>
            <w:del w:id="91" w:author="SintsovaMA" w:date="2021-03-23T11:25:00Z">
              <w:r w:rsidDel="00A91797">
                <w:rPr>
                  <w:rFonts w:ascii="Arial" w:hAnsi="Arial" w:cs="Arial"/>
                  <w:sz w:val="20"/>
                </w:rPr>
                <w:delText>08.08.2018</w:delText>
              </w:r>
            </w:del>
          </w:p>
        </w:tc>
      </w:tr>
      <w:tr w:rsidR="00A91797" w:rsidRPr="00F94454" w14:paraId="4541D47B" w14:textId="77777777" w:rsidTr="00927CCC">
        <w:trPr>
          <w:cantSplit/>
        </w:trPr>
        <w:tc>
          <w:tcPr>
            <w:tcW w:w="2500" w:type="pct"/>
          </w:tcPr>
          <w:p w14:paraId="3EC5D240" w14:textId="77777777" w:rsidR="00A91797" w:rsidRPr="00284555" w:rsidRDefault="00A91797" w:rsidP="00A91797">
            <w:pPr>
              <w:rPr>
                <w:rFonts w:ascii="Arial" w:hAnsi="Arial" w:cs="Arial"/>
                <w:sz w:val="20"/>
              </w:rPr>
            </w:pPr>
            <w:r>
              <w:rPr>
                <w:rFonts w:ascii="Arial" w:hAnsi="Arial" w:cs="Arial"/>
                <w:sz w:val="20"/>
              </w:rPr>
              <w:t>СОИ с АСКБ</w:t>
            </w:r>
          </w:p>
        </w:tc>
        <w:tc>
          <w:tcPr>
            <w:tcW w:w="1542" w:type="pct"/>
          </w:tcPr>
          <w:p w14:paraId="461FBF82" w14:textId="1CF098ED" w:rsidR="00A91797" w:rsidRPr="00284555" w:rsidRDefault="00A91797" w:rsidP="00A91797">
            <w:pPr>
              <w:jc w:val="center"/>
              <w:rPr>
                <w:rFonts w:ascii="Arial" w:hAnsi="Arial" w:cs="Arial"/>
                <w:sz w:val="20"/>
              </w:rPr>
            </w:pPr>
            <w:del w:id="92" w:author="SintsovaMA" w:date="2021-03-23T11:30:00Z">
              <w:r w:rsidRPr="00AF3B5B" w:rsidDel="00AA5A6F">
                <w:rPr>
                  <w:rFonts w:ascii="Arial" w:hAnsi="Arial" w:cs="Arial"/>
                  <w:sz w:val="20"/>
                </w:rPr>
                <w:delText>ERP.</w:delText>
              </w:r>
              <w:r w:rsidDel="00AA5A6F">
                <w:rPr>
                  <w:rFonts w:ascii="Arial" w:hAnsi="Arial" w:cs="Arial"/>
                  <w:sz w:val="20"/>
                </w:rPr>
                <w:delText>9</w:delText>
              </w:r>
              <w:r w:rsidRPr="00AF3B5B" w:rsidDel="00AA5A6F">
                <w:rPr>
                  <w:rFonts w:ascii="Arial" w:hAnsi="Arial" w:cs="Arial"/>
                  <w:sz w:val="20"/>
                </w:rPr>
                <w:delText>.6.7_</w:delText>
              </w:r>
            </w:del>
            <w:r w:rsidRPr="00AF3B5B">
              <w:rPr>
                <w:rFonts w:ascii="Arial" w:hAnsi="Arial" w:cs="Arial"/>
                <w:sz w:val="20"/>
              </w:rPr>
              <w:t xml:space="preserve">Соглашение об </w:t>
            </w:r>
            <w:proofErr w:type="spellStart"/>
            <w:r w:rsidRPr="00AF3B5B">
              <w:rPr>
                <w:rFonts w:ascii="Arial" w:hAnsi="Arial" w:cs="Arial"/>
                <w:sz w:val="20"/>
              </w:rPr>
              <w:t>интеграции_АСКБ</w:t>
            </w:r>
            <w:proofErr w:type="spellEnd"/>
          </w:p>
        </w:tc>
        <w:tc>
          <w:tcPr>
            <w:tcW w:w="958" w:type="pct"/>
          </w:tcPr>
          <w:p w14:paraId="4B02CB66" w14:textId="03169BA1" w:rsidR="00A91797" w:rsidRDefault="00A91797" w:rsidP="00A91797">
            <w:pPr>
              <w:jc w:val="center"/>
              <w:rPr>
                <w:rFonts w:ascii="Arial" w:hAnsi="Arial" w:cs="Arial"/>
                <w:sz w:val="20"/>
              </w:rPr>
            </w:pPr>
            <w:ins w:id="93" w:author="SintsovaMA" w:date="2021-03-23T11:25:00Z">
              <w:r w:rsidRPr="00FB7C8F">
                <w:rPr>
                  <w:rFonts w:ascii="Arial" w:hAnsi="Arial" w:cs="Arial"/>
                  <w:sz w:val="20"/>
                </w:rPr>
                <w:t>2021</w:t>
              </w:r>
            </w:ins>
            <w:del w:id="94" w:author="SintsovaMA" w:date="2021-03-23T11:25:00Z">
              <w:r w:rsidRPr="00AF3B5B" w:rsidDel="00A91797">
                <w:rPr>
                  <w:rFonts w:ascii="Arial" w:hAnsi="Arial" w:cs="Arial"/>
                  <w:sz w:val="20"/>
                </w:rPr>
                <w:delText>02.08.2018</w:delText>
              </w:r>
            </w:del>
          </w:p>
        </w:tc>
      </w:tr>
      <w:tr w:rsidR="00A91797" w:rsidRPr="00F94454" w14:paraId="31AA469B" w14:textId="77777777" w:rsidTr="00927CCC">
        <w:trPr>
          <w:cantSplit/>
        </w:trPr>
        <w:tc>
          <w:tcPr>
            <w:tcW w:w="2500" w:type="pct"/>
          </w:tcPr>
          <w:p w14:paraId="09815704" w14:textId="77777777" w:rsidR="00A91797" w:rsidRDefault="00A91797" w:rsidP="00A91797">
            <w:pPr>
              <w:rPr>
                <w:rFonts w:ascii="Arial" w:hAnsi="Arial" w:cs="Arial"/>
                <w:sz w:val="20"/>
              </w:rPr>
            </w:pPr>
            <w:r>
              <w:rPr>
                <w:rFonts w:ascii="Arial" w:hAnsi="Arial" w:cs="Arial"/>
                <w:sz w:val="20"/>
              </w:rPr>
              <w:t>СОИ с с</w:t>
            </w:r>
            <w:r w:rsidRPr="007B04C0">
              <w:rPr>
                <w:rFonts w:ascii="Arial" w:hAnsi="Arial" w:cs="Arial"/>
                <w:sz w:val="20"/>
              </w:rPr>
              <w:t>истем</w:t>
            </w:r>
            <w:r>
              <w:rPr>
                <w:rFonts w:ascii="Arial" w:hAnsi="Arial" w:cs="Arial"/>
                <w:sz w:val="20"/>
              </w:rPr>
              <w:t>ой</w:t>
            </w:r>
            <w:r w:rsidRPr="007B04C0">
              <w:rPr>
                <w:rFonts w:ascii="Arial" w:hAnsi="Arial" w:cs="Arial"/>
                <w:sz w:val="20"/>
              </w:rPr>
              <w:t xml:space="preserve"> планирования и моделирования операционной деятельности</w:t>
            </w:r>
          </w:p>
        </w:tc>
        <w:tc>
          <w:tcPr>
            <w:tcW w:w="1542" w:type="pct"/>
          </w:tcPr>
          <w:p w14:paraId="41F3F03F" w14:textId="339A571A" w:rsidR="00A91797" w:rsidRPr="00284555" w:rsidRDefault="00A91797">
            <w:pPr>
              <w:jc w:val="center"/>
              <w:rPr>
                <w:rFonts w:ascii="Arial" w:hAnsi="Arial" w:cs="Arial"/>
                <w:sz w:val="20"/>
              </w:rPr>
            </w:pPr>
            <w:del w:id="95" w:author="SintsovaMA" w:date="2021-03-23T11:30:00Z">
              <w:r w:rsidRPr="007B7285" w:rsidDel="00AA5A6F">
                <w:rPr>
                  <w:rFonts w:ascii="Arial" w:hAnsi="Arial" w:cs="Arial"/>
                  <w:sz w:val="20"/>
                </w:rPr>
                <w:delText>ERP.</w:delText>
              </w:r>
              <w:r w:rsidDel="00AA5A6F">
                <w:rPr>
                  <w:rFonts w:ascii="Arial" w:hAnsi="Arial" w:cs="Arial"/>
                  <w:sz w:val="20"/>
                </w:rPr>
                <w:delText>9</w:delText>
              </w:r>
              <w:r w:rsidRPr="007B7285" w:rsidDel="00AA5A6F">
                <w:rPr>
                  <w:rFonts w:ascii="Arial" w:hAnsi="Arial" w:cs="Arial"/>
                  <w:sz w:val="20"/>
                </w:rPr>
                <w:delText>.6.14_</w:delText>
              </w:r>
            </w:del>
            <w:r w:rsidRPr="007B7285">
              <w:rPr>
                <w:rFonts w:ascii="Arial" w:hAnsi="Arial" w:cs="Arial"/>
                <w:sz w:val="20"/>
              </w:rPr>
              <w:t>Соглашение об интеграции</w:t>
            </w:r>
            <w:r>
              <w:rPr>
                <w:rFonts w:ascii="Arial" w:hAnsi="Arial" w:cs="Arial"/>
                <w:sz w:val="20"/>
              </w:rPr>
              <w:t xml:space="preserve"> с </w:t>
            </w:r>
            <w:r w:rsidRPr="007B7285">
              <w:rPr>
                <w:rFonts w:ascii="Arial" w:hAnsi="Arial" w:cs="Arial"/>
                <w:sz w:val="20"/>
              </w:rPr>
              <w:t xml:space="preserve">XERAS </w:t>
            </w:r>
            <w:del w:id="96" w:author="SintsovaMA" w:date="2021-03-23T11:30:00Z">
              <w:r w:rsidRPr="007B7285" w:rsidDel="00AA5A6F">
                <w:rPr>
                  <w:rFonts w:ascii="Arial" w:hAnsi="Arial" w:cs="Arial"/>
                  <w:sz w:val="20"/>
                </w:rPr>
                <w:delText>v_5.0</w:delText>
              </w:r>
            </w:del>
          </w:p>
        </w:tc>
        <w:tc>
          <w:tcPr>
            <w:tcW w:w="958" w:type="pct"/>
          </w:tcPr>
          <w:p w14:paraId="465478C7" w14:textId="2EFC3A7D" w:rsidR="00A91797" w:rsidRDefault="00A91797" w:rsidP="00A91797">
            <w:pPr>
              <w:jc w:val="center"/>
              <w:rPr>
                <w:rFonts w:ascii="Arial" w:hAnsi="Arial" w:cs="Arial"/>
                <w:sz w:val="20"/>
              </w:rPr>
            </w:pPr>
            <w:ins w:id="97" w:author="SintsovaMA" w:date="2021-03-23T11:25:00Z">
              <w:r w:rsidRPr="00FB7C8F">
                <w:rPr>
                  <w:rFonts w:ascii="Arial" w:hAnsi="Arial" w:cs="Arial"/>
                  <w:sz w:val="20"/>
                </w:rPr>
                <w:t>2021</w:t>
              </w:r>
            </w:ins>
            <w:del w:id="98" w:author="SintsovaMA" w:date="2021-03-23T11:25:00Z">
              <w:r w:rsidDel="00A91797">
                <w:rPr>
                  <w:rFonts w:ascii="Arial" w:hAnsi="Arial" w:cs="Arial"/>
                  <w:sz w:val="20"/>
                </w:rPr>
                <w:delText>24.07.2018</w:delText>
              </w:r>
            </w:del>
          </w:p>
        </w:tc>
      </w:tr>
    </w:tbl>
    <w:p w14:paraId="6C6379C1" w14:textId="77777777" w:rsidR="00B81641" w:rsidRPr="00916FAB" w:rsidRDefault="00B81641" w:rsidP="00916FAB">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00106AE3" w:rsidRPr="00916FAB">
        <w:rPr>
          <w:rFonts w:ascii="Arial" w:hAnsi="Arial" w:cs="Arial"/>
          <w:b/>
          <w:sz w:val="22"/>
        </w:rPr>
        <w:fldChar w:fldCharType="begin"/>
      </w:r>
      <w:r w:rsidR="00106AE3" w:rsidRPr="00916FAB">
        <w:rPr>
          <w:rFonts w:ascii="Arial" w:hAnsi="Arial" w:cs="Arial"/>
          <w:b/>
          <w:sz w:val="22"/>
        </w:rPr>
        <w:instrText xml:space="preserve"> SEQ Таблица \* ARABIC </w:instrText>
      </w:r>
      <w:r w:rsidR="00106AE3" w:rsidRPr="00916FAB">
        <w:rPr>
          <w:rFonts w:ascii="Arial" w:hAnsi="Arial" w:cs="Arial"/>
          <w:b/>
          <w:sz w:val="22"/>
        </w:rPr>
        <w:fldChar w:fldCharType="separate"/>
      </w:r>
      <w:r w:rsidR="005578C5">
        <w:rPr>
          <w:rFonts w:ascii="Arial" w:hAnsi="Arial" w:cs="Arial"/>
          <w:b/>
          <w:noProof/>
          <w:sz w:val="22"/>
        </w:rPr>
        <w:t>3</w:t>
      </w:r>
      <w:r w:rsidR="00106AE3" w:rsidRPr="00916FAB">
        <w:rPr>
          <w:rFonts w:ascii="Arial" w:hAnsi="Arial" w:cs="Arial"/>
          <w:b/>
          <w:sz w:val="22"/>
        </w:rPr>
        <w:fldChar w:fldCharType="end"/>
      </w:r>
      <w:r w:rsidRPr="00916FAB">
        <w:rPr>
          <w:rFonts w:ascii="Arial" w:hAnsi="Arial" w:cs="Arial"/>
          <w:b/>
          <w:sz w:val="22"/>
        </w:rPr>
        <w:t>. Приложения (являются неотъемлемой частью документа)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175B15" w:rsidRPr="00F94454" w14:paraId="04DD742E" w14:textId="77777777" w:rsidTr="009355EA">
        <w:trPr>
          <w:cantSplit/>
          <w:trHeight w:val="397"/>
          <w:tblHeader/>
        </w:trPr>
        <w:tc>
          <w:tcPr>
            <w:tcW w:w="2500" w:type="pct"/>
            <w:shd w:val="clear" w:color="auto" w:fill="FFC000"/>
            <w:vAlign w:val="center"/>
          </w:tcPr>
          <w:p w14:paraId="3F42CBF6" w14:textId="77777777" w:rsidR="00175B15" w:rsidRPr="00F94454" w:rsidRDefault="00175B15" w:rsidP="00BC56DB">
            <w:pPr>
              <w:jc w:val="center"/>
              <w:rPr>
                <w:rFonts w:ascii="Arial" w:hAnsi="Arial" w:cs="Arial"/>
                <w:b/>
                <w:sz w:val="20"/>
              </w:rPr>
            </w:pPr>
            <w:r w:rsidRPr="00F94454">
              <w:rPr>
                <w:rFonts w:ascii="Arial" w:hAnsi="Arial" w:cs="Arial"/>
                <w:b/>
                <w:sz w:val="20"/>
              </w:rPr>
              <w:t>Название документа</w:t>
            </w:r>
          </w:p>
        </w:tc>
        <w:tc>
          <w:tcPr>
            <w:tcW w:w="1542" w:type="pct"/>
            <w:shd w:val="clear" w:color="auto" w:fill="FFC000"/>
            <w:vAlign w:val="center"/>
          </w:tcPr>
          <w:p w14:paraId="0097771C" w14:textId="77777777" w:rsidR="00175B15" w:rsidRPr="00F94454" w:rsidRDefault="00175B15" w:rsidP="00BC56DB">
            <w:pPr>
              <w:jc w:val="center"/>
              <w:rPr>
                <w:rFonts w:ascii="Arial" w:hAnsi="Arial" w:cs="Arial"/>
                <w:b/>
                <w:sz w:val="20"/>
              </w:rPr>
            </w:pPr>
            <w:r w:rsidRPr="00F94454">
              <w:rPr>
                <w:rFonts w:ascii="Arial" w:hAnsi="Arial" w:cs="Arial"/>
                <w:b/>
                <w:sz w:val="20"/>
              </w:rPr>
              <w:t>Номер версии /</w:t>
            </w:r>
            <w:r w:rsidR="00E6247B" w:rsidRPr="00F94454">
              <w:rPr>
                <w:rFonts w:ascii="Arial" w:hAnsi="Arial" w:cs="Arial"/>
                <w:b/>
                <w:sz w:val="20"/>
              </w:rPr>
              <w:t xml:space="preserve"> и</w:t>
            </w:r>
            <w:r w:rsidRPr="00F94454">
              <w:rPr>
                <w:rFonts w:ascii="Arial" w:hAnsi="Arial" w:cs="Arial"/>
                <w:b/>
                <w:sz w:val="20"/>
              </w:rPr>
              <w:t>мя файла</w:t>
            </w:r>
          </w:p>
        </w:tc>
        <w:tc>
          <w:tcPr>
            <w:tcW w:w="958" w:type="pct"/>
            <w:shd w:val="clear" w:color="auto" w:fill="FFC000"/>
            <w:vAlign w:val="center"/>
          </w:tcPr>
          <w:p w14:paraId="4DC11F60" w14:textId="77777777" w:rsidR="00175B15" w:rsidRPr="00F94454" w:rsidRDefault="00175B15" w:rsidP="00BC56DB">
            <w:pPr>
              <w:jc w:val="center"/>
              <w:rPr>
                <w:rFonts w:ascii="Arial" w:hAnsi="Arial" w:cs="Arial"/>
                <w:b/>
                <w:sz w:val="20"/>
              </w:rPr>
            </w:pPr>
            <w:r w:rsidRPr="00F94454">
              <w:rPr>
                <w:rFonts w:ascii="Arial" w:hAnsi="Arial" w:cs="Arial"/>
                <w:b/>
                <w:sz w:val="20"/>
              </w:rPr>
              <w:t>Дата</w:t>
            </w:r>
          </w:p>
        </w:tc>
      </w:tr>
      <w:tr w:rsidR="00AB1B03" w:rsidRPr="00F94454" w14:paraId="2DC6944D" w14:textId="77777777" w:rsidTr="00927CCC">
        <w:trPr>
          <w:cantSplit/>
        </w:trPr>
        <w:tc>
          <w:tcPr>
            <w:tcW w:w="2500" w:type="pct"/>
          </w:tcPr>
          <w:p w14:paraId="3EBEC088" w14:textId="77777777" w:rsidR="00AB1B03" w:rsidRPr="00AB1B03" w:rsidRDefault="00AB1B03" w:rsidP="00AB1B03">
            <w:pPr>
              <w:jc w:val="center"/>
              <w:rPr>
                <w:rFonts w:ascii="Arial" w:hAnsi="Arial" w:cs="Arial"/>
                <w:sz w:val="20"/>
              </w:rPr>
            </w:pPr>
            <w:bookmarkStart w:id="99" w:name="_Toc521511514"/>
            <w:r w:rsidRPr="00AB1B03">
              <w:rPr>
                <w:rFonts w:ascii="Arial" w:hAnsi="Arial" w:cs="Arial"/>
                <w:sz w:val="20"/>
              </w:rPr>
              <w:t>Приложение № 1. Модели бизнес-процессов</w:t>
            </w:r>
            <w:bookmarkEnd w:id="99"/>
          </w:p>
        </w:tc>
        <w:tc>
          <w:tcPr>
            <w:tcW w:w="1542" w:type="pct"/>
          </w:tcPr>
          <w:p w14:paraId="36ED079C" w14:textId="77777777" w:rsidR="00AB1B03" w:rsidRPr="00F94454" w:rsidRDefault="00AB1B03" w:rsidP="00AB1B03">
            <w:pPr>
              <w:jc w:val="center"/>
              <w:rPr>
                <w:rFonts w:ascii="Arial" w:hAnsi="Arial" w:cs="Arial"/>
                <w:sz w:val="20"/>
              </w:rPr>
            </w:pPr>
            <w:r w:rsidRPr="004667F7">
              <w:rPr>
                <w:rFonts w:ascii="Arial" w:hAnsi="Arial" w:cs="Arial"/>
                <w:sz w:val="20"/>
              </w:rPr>
              <w:t>Приложение № 1. Модели бизнес-процессов</w:t>
            </w:r>
          </w:p>
        </w:tc>
        <w:tc>
          <w:tcPr>
            <w:tcW w:w="958" w:type="pct"/>
          </w:tcPr>
          <w:p w14:paraId="3E49BC38" w14:textId="7196D8CE" w:rsidR="00AB1B03" w:rsidRPr="00F94454" w:rsidRDefault="00AB1B03" w:rsidP="00AB1B03">
            <w:pPr>
              <w:jc w:val="center"/>
              <w:rPr>
                <w:rFonts w:ascii="Arial" w:hAnsi="Arial" w:cs="Arial"/>
                <w:sz w:val="20"/>
              </w:rPr>
            </w:pPr>
            <w:del w:id="100" w:author="SintsovaMA" w:date="2021-03-23T11:25:00Z">
              <w:r w:rsidDel="00F0289E">
                <w:rPr>
                  <w:rFonts w:ascii="Arial" w:hAnsi="Arial" w:cs="Arial"/>
                  <w:sz w:val="20"/>
                </w:rPr>
                <w:delText>08.08.2018</w:delText>
              </w:r>
            </w:del>
          </w:p>
        </w:tc>
      </w:tr>
      <w:tr w:rsidR="00AB1B03" w:rsidRPr="00F94454" w14:paraId="25359AE3" w14:textId="77777777" w:rsidTr="00927CCC">
        <w:trPr>
          <w:cantSplit/>
        </w:trPr>
        <w:tc>
          <w:tcPr>
            <w:tcW w:w="2500" w:type="pct"/>
          </w:tcPr>
          <w:p w14:paraId="36340D4A" w14:textId="77777777" w:rsidR="00AB1B03" w:rsidRPr="00AB1B03" w:rsidRDefault="00AB1B03" w:rsidP="00AB1B03">
            <w:pPr>
              <w:jc w:val="center"/>
              <w:rPr>
                <w:rFonts w:ascii="Arial" w:hAnsi="Arial" w:cs="Arial"/>
                <w:sz w:val="20"/>
              </w:rPr>
            </w:pPr>
            <w:bookmarkStart w:id="101" w:name="_Toc521511515"/>
            <w:r w:rsidRPr="00AB1B03">
              <w:rPr>
                <w:rFonts w:ascii="Arial" w:hAnsi="Arial" w:cs="Arial"/>
                <w:sz w:val="20"/>
              </w:rPr>
              <w:t>Приложение № 2. Реестр бизнес-требований</w:t>
            </w:r>
            <w:bookmarkEnd w:id="101"/>
          </w:p>
        </w:tc>
        <w:tc>
          <w:tcPr>
            <w:tcW w:w="1542" w:type="pct"/>
          </w:tcPr>
          <w:p w14:paraId="05EE9605" w14:textId="77777777" w:rsidR="00AB1B03" w:rsidRPr="00AB1B03" w:rsidRDefault="00AB1B03" w:rsidP="00AB1B03">
            <w:pPr>
              <w:jc w:val="center"/>
              <w:rPr>
                <w:rFonts w:ascii="Arial" w:hAnsi="Arial" w:cs="Arial"/>
                <w:sz w:val="20"/>
              </w:rPr>
            </w:pPr>
            <w:r w:rsidRPr="00AB1B03">
              <w:rPr>
                <w:rFonts w:ascii="Arial" w:hAnsi="Arial" w:cs="Arial"/>
                <w:sz w:val="20"/>
              </w:rPr>
              <w:t>Приложение № 2. Реестр бизнес-требований</w:t>
            </w:r>
          </w:p>
        </w:tc>
        <w:tc>
          <w:tcPr>
            <w:tcW w:w="958" w:type="pct"/>
          </w:tcPr>
          <w:p w14:paraId="2CFDF1E5" w14:textId="4308382B" w:rsidR="00AB1B03" w:rsidRPr="00AB1B03" w:rsidRDefault="00AB1B03" w:rsidP="00AB1B03">
            <w:pPr>
              <w:jc w:val="center"/>
              <w:rPr>
                <w:rFonts w:ascii="Arial" w:hAnsi="Arial" w:cs="Arial"/>
                <w:sz w:val="20"/>
              </w:rPr>
            </w:pPr>
            <w:del w:id="102" w:author="SintsovaMA" w:date="2021-03-23T11:25:00Z">
              <w:r w:rsidRPr="00AB1B03" w:rsidDel="00F0289E">
                <w:rPr>
                  <w:rFonts w:ascii="Arial" w:hAnsi="Arial" w:cs="Arial"/>
                  <w:sz w:val="20"/>
                </w:rPr>
                <w:delText>08.08.2018</w:delText>
              </w:r>
            </w:del>
          </w:p>
        </w:tc>
      </w:tr>
      <w:tr w:rsidR="00AB1B03" w:rsidRPr="00F94454" w14:paraId="50D382B0" w14:textId="77777777" w:rsidTr="00927CCC">
        <w:trPr>
          <w:cantSplit/>
        </w:trPr>
        <w:tc>
          <w:tcPr>
            <w:tcW w:w="2500" w:type="pct"/>
          </w:tcPr>
          <w:p w14:paraId="1483AEE4" w14:textId="77777777" w:rsidR="00AB1B03" w:rsidRPr="00AB1B03" w:rsidRDefault="00AB1B03" w:rsidP="00AB1B03">
            <w:pPr>
              <w:jc w:val="center"/>
              <w:rPr>
                <w:rFonts w:ascii="Arial" w:hAnsi="Arial" w:cs="Arial"/>
                <w:sz w:val="20"/>
              </w:rPr>
            </w:pPr>
            <w:bookmarkStart w:id="103" w:name="_Toc521511516"/>
            <w:r w:rsidRPr="00AB1B03">
              <w:rPr>
                <w:rFonts w:ascii="Arial" w:hAnsi="Arial" w:cs="Arial"/>
                <w:sz w:val="20"/>
              </w:rPr>
              <w:t>Приложение № 3. Описание шагов бизнес-процессов</w:t>
            </w:r>
            <w:bookmarkEnd w:id="103"/>
          </w:p>
        </w:tc>
        <w:tc>
          <w:tcPr>
            <w:tcW w:w="1542" w:type="pct"/>
          </w:tcPr>
          <w:p w14:paraId="1AD90BB1" w14:textId="77777777" w:rsidR="00AB1B03" w:rsidRPr="00AB1B03" w:rsidRDefault="00AB1B03" w:rsidP="00AB1B03">
            <w:pPr>
              <w:jc w:val="center"/>
              <w:rPr>
                <w:rFonts w:ascii="Arial" w:hAnsi="Arial" w:cs="Arial"/>
                <w:sz w:val="20"/>
              </w:rPr>
            </w:pPr>
            <w:r w:rsidRPr="00AB1B03">
              <w:rPr>
                <w:rFonts w:ascii="Arial" w:hAnsi="Arial" w:cs="Arial"/>
                <w:sz w:val="20"/>
              </w:rPr>
              <w:t>Приложение № 3. Описание шагов бизнес-процессов</w:t>
            </w:r>
          </w:p>
        </w:tc>
        <w:tc>
          <w:tcPr>
            <w:tcW w:w="958" w:type="pct"/>
          </w:tcPr>
          <w:p w14:paraId="13A234E2" w14:textId="2D5FA1AA" w:rsidR="00AB1B03" w:rsidRPr="00AB1B03" w:rsidRDefault="00AB1B03" w:rsidP="00AB1B03">
            <w:pPr>
              <w:jc w:val="center"/>
              <w:rPr>
                <w:rFonts w:ascii="Arial" w:hAnsi="Arial" w:cs="Arial"/>
                <w:sz w:val="20"/>
              </w:rPr>
            </w:pPr>
            <w:del w:id="104" w:author="SintsovaMA" w:date="2021-03-23T11:25:00Z">
              <w:r w:rsidRPr="00AB1B03" w:rsidDel="00F0289E">
                <w:rPr>
                  <w:rFonts w:ascii="Arial" w:hAnsi="Arial" w:cs="Arial"/>
                  <w:sz w:val="20"/>
                </w:rPr>
                <w:delText>08.08.2018</w:delText>
              </w:r>
            </w:del>
          </w:p>
        </w:tc>
      </w:tr>
      <w:tr w:rsidR="00AB1B03" w:rsidRPr="00F94454" w14:paraId="15B9121A" w14:textId="77777777" w:rsidTr="00927CCC">
        <w:trPr>
          <w:cantSplit/>
        </w:trPr>
        <w:tc>
          <w:tcPr>
            <w:tcW w:w="2500" w:type="pct"/>
          </w:tcPr>
          <w:p w14:paraId="5D4989CE" w14:textId="77777777" w:rsidR="00AB1B03" w:rsidRPr="00AB1B03" w:rsidRDefault="00AB1B03" w:rsidP="00AB1B03">
            <w:pPr>
              <w:jc w:val="center"/>
              <w:rPr>
                <w:rFonts w:ascii="Arial" w:hAnsi="Arial" w:cs="Arial"/>
                <w:sz w:val="20"/>
              </w:rPr>
            </w:pPr>
            <w:bookmarkStart w:id="105" w:name="_Toc521511517"/>
            <w:r w:rsidRPr="00AB1B03">
              <w:rPr>
                <w:rFonts w:ascii="Arial" w:hAnsi="Arial" w:cs="Arial"/>
                <w:sz w:val="20"/>
              </w:rPr>
              <w:t>Приложение № РП1-6: Роли и полномочия</w:t>
            </w:r>
            <w:bookmarkEnd w:id="105"/>
          </w:p>
        </w:tc>
        <w:tc>
          <w:tcPr>
            <w:tcW w:w="1542" w:type="pct"/>
          </w:tcPr>
          <w:p w14:paraId="693884F1" w14:textId="77777777" w:rsidR="00AB1B03" w:rsidRPr="00AB1B03" w:rsidRDefault="00AB1B03" w:rsidP="00AB1B03">
            <w:pPr>
              <w:jc w:val="center"/>
              <w:rPr>
                <w:rFonts w:ascii="Arial" w:hAnsi="Arial" w:cs="Arial"/>
                <w:sz w:val="20"/>
              </w:rPr>
            </w:pPr>
            <w:r w:rsidRPr="00AB1B03">
              <w:rPr>
                <w:rFonts w:ascii="Arial" w:hAnsi="Arial" w:cs="Arial"/>
                <w:sz w:val="20"/>
              </w:rPr>
              <w:t>Приложение № РП1-6: Роли и полномочия</w:t>
            </w:r>
          </w:p>
        </w:tc>
        <w:tc>
          <w:tcPr>
            <w:tcW w:w="958" w:type="pct"/>
          </w:tcPr>
          <w:p w14:paraId="3850FAFA" w14:textId="48C9BAA5" w:rsidR="00AB1B03" w:rsidRPr="00AB1B03" w:rsidRDefault="00AB1B03" w:rsidP="00AB1B03">
            <w:pPr>
              <w:jc w:val="center"/>
              <w:rPr>
                <w:rFonts w:ascii="Arial" w:hAnsi="Arial" w:cs="Arial"/>
                <w:sz w:val="20"/>
              </w:rPr>
            </w:pPr>
            <w:del w:id="106" w:author="SintsovaMA" w:date="2021-03-23T11:25:00Z">
              <w:r w:rsidRPr="00AB1B03" w:rsidDel="00F0289E">
                <w:rPr>
                  <w:rFonts w:ascii="Arial" w:hAnsi="Arial" w:cs="Arial"/>
                  <w:sz w:val="20"/>
                </w:rPr>
                <w:delText>08.08.2018</w:delText>
              </w:r>
            </w:del>
          </w:p>
        </w:tc>
      </w:tr>
      <w:tr w:rsidR="00AB1B03" w:rsidRPr="00F94454" w14:paraId="2231AD20" w14:textId="77777777" w:rsidTr="00927CCC">
        <w:trPr>
          <w:cantSplit/>
        </w:trPr>
        <w:tc>
          <w:tcPr>
            <w:tcW w:w="2500" w:type="pct"/>
          </w:tcPr>
          <w:p w14:paraId="77F83BA5" w14:textId="77777777" w:rsidR="00AB1B03" w:rsidRPr="00AB1B03" w:rsidRDefault="00AB1B03" w:rsidP="00AB1B03">
            <w:pPr>
              <w:jc w:val="center"/>
              <w:rPr>
                <w:rFonts w:ascii="Arial" w:hAnsi="Arial" w:cs="Arial"/>
                <w:sz w:val="20"/>
              </w:rPr>
            </w:pPr>
            <w:bookmarkStart w:id="107" w:name="_Toc521511518"/>
            <w:r w:rsidRPr="00AB1B03">
              <w:rPr>
                <w:rFonts w:ascii="Arial" w:hAnsi="Arial" w:cs="Arial"/>
                <w:sz w:val="20"/>
              </w:rPr>
              <w:t>Приложение № РиК1. Матрица рисков и контрольных процедур</w:t>
            </w:r>
            <w:bookmarkEnd w:id="107"/>
          </w:p>
        </w:tc>
        <w:tc>
          <w:tcPr>
            <w:tcW w:w="1542" w:type="pct"/>
          </w:tcPr>
          <w:p w14:paraId="09151EBB" w14:textId="77777777" w:rsidR="00AB1B03" w:rsidRPr="00AB1B03" w:rsidRDefault="00AB1B03" w:rsidP="00AB1B03">
            <w:pPr>
              <w:jc w:val="center"/>
              <w:rPr>
                <w:rFonts w:ascii="Arial" w:hAnsi="Arial" w:cs="Arial"/>
                <w:sz w:val="20"/>
              </w:rPr>
            </w:pPr>
            <w:r w:rsidRPr="00AB1B03">
              <w:rPr>
                <w:rFonts w:ascii="Arial" w:hAnsi="Arial" w:cs="Arial"/>
                <w:sz w:val="20"/>
              </w:rPr>
              <w:t>Приложение № РиК1. Матрица рисков и контрольных процедур</w:t>
            </w:r>
          </w:p>
        </w:tc>
        <w:tc>
          <w:tcPr>
            <w:tcW w:w="958" w:type="pct"/>
          </w:tcPr>
          <w:p w14:paraId="0A48B418" w14:textId="7E0A1525" w:rsidR="00AB1B03" w:rsidRPr="00AB1B03" w:rsidRDefault="00AB1B03" w:rsidP="00AB1B03">
            <w:pPr>
              <w:jc w:val="center"/>
              <w:rPr>
                <w:rFonts w:ascii="Arial" w:hAnsi="Arial" w:cs="Arial"/>
                <w:sz w:val="20"/>
              </w:rPr>
            </w:pPr>
            <w:del w:id="108" w:author="SintsovaMA" w:date="2021-03-23T11:25:00Z">
              <w:r w:rsidRPr="00AB1B03" w:rsidDel="00F0289E">
                <w:rPr>
                  <w:rFonts w:ascii="Arial" w:hAnsi="Arial" w:cs="Arial"/>
                  <w:sz w:val="20"/>
                </w:rPr>
                <w:delText>08.08.2018</w:delText>
              </w:r>
            </w:del>
          </w:p>
        </w:tc>
      </w:tr>
      <w:tr w:rsidR="00AB1B03" w:rsidRPr="00F94454" w14:paraId="4846C764" w14:textId="77777777" w:rsidTr="00927CCC">
        <w:trPr>
          <w:cantSplit/>
        </w:trPr>
        <w:tc>
          <w:tcPr>
            <w:tcW w:w="2500" w:type="pct"/>
          </w:tcPr>
          <w:p w14:paraId="66CB6523" w14:textId="77777777" w:rsidR="00AB1B03" w:rsidRPr="00AB1B03" w:rsidRDefault="00AB1B03" w:rsidP="00AB1B03">
            <w:pPr>
              <w:jc w:val="center"/>
              <w:rPr>
                <w:rFonts w:ascii="Arial" w:hAnsi="Arial" w:cs="Arial"/>
                <w:sz w:val="20"/>
              </w:rPr>
            </w:pPr>
            <w:bookmarkStart w:id="109" w:name="_Toc521511519"/>
            <w:r w:rsidRPr="00AB1B03">
              <w:rPr>
                <w:rFonts w:ascii="Arial" w:hAnsi="Arial" w:cs="Arial"/>
                <w:sz w:val="20"/>
              </w:rPr>
              <w:lastRenderedPageBreak/>
              <w:t>Приложение № КП1. Матрица конфликтов полномочий</w:t>
            </w:r>
            <w:bookmarkEnd w:id="109"/>
          </w:p>
        </w:tc>
        <w:tc>
          <w:tcPr>
            <w:tcW w:w="1542" w:type="pct"/>
          </w:tcPr>
          <w:p w14:paraId="23F3D89E" w14:textId="77777777" w:rsidR="00AB1B03" w:rsidRPr="00AB1B03" w:rsidRDefault="00AB1B03" w:rsidP="00AB1B03">
            <w:pPr>
              <w:jc w:val="center"/>
              <w:rPr>
                <w:rFonts w:ascii="Arial" w:hAnsi="Arial" w:cs="Arial"/>
                <w:sz w:val="20"/>
              </w:rPr>
            </w:pPr>
            <w:r w:rsidRPr="00AB1B03">
              <w:rPr>
                <w:rFonts w:ascii="Arial" w:hAnsi="Arial" w:cs="Arial"/>
                <w:sz w:val="20"/>
              </w:rPr>
              <w:t>Приложение № КП1. Матрица конфликтов полномочий</w:t>
            </w:r>
          </w:p>
        </w:tc>
        <w:tc>
          <w:tcPr>
            <w:tcW w:w="958" w:type="pct"/>
          </w:tcPr>
          <w:p w14:paraId="5CC9E443" w14:textId="63DA1809" w:rsidR="00AB1B03" w:rsidRPr="00AB1B03" w:rsidRDefault="00AB1B03" w:rsidP="00AB1B03">
            <w:pPr>
              <w:jc w:val="center"/>
              <w:rPr>
                <w:rFonts w:ascii="Arial" w:hAnsi="Arial" w:cs="Arial"/>
                <w:sz w:val="20"/>
              </w:rPr>
            </w:pPr>
            <w:del w:id="110" w:author="SintsovaMA" w:date="2021-03-23T11:25:00Z">
              <w:r w:rsidRPr="00AB1B03" w:rsidDel="00F0289E">
                <w:rPr>
                  <w:rFonts w:ascii="Arial" w:hAnsi="Arial" w:cs="Arial"/>
                  <w:sz w:val="20"/>
                </w:rPr>
                <w:delText>08.08.2018</w:delText>
              </w:r>
            </w:del>
          </w:p>
        </w:tc>
      </w:tr>
    </w:tbl>
    <w:p w14:paraId="5E5C1421" w14:textId="77777777" w:rsidR="0033013D" w:rsidRPr="00F94454" w:rsidRDefault="0033013D" w:rsidP="00E0149C">
      <w:pPr>
        <w:pStyle w:val="a8"/>
        <w:keepNext/>
        <w:jc w:val="right"/>
        <w:rPr>
          <w:rFonts w:ascii="Arial" w:hAnsi="Arial" w:cs="Arial"/>
        </w:rPr>
      </w:pPr>
    </w:p>
    <w:p w14:paraId="0D7D16CD" w14:textId="77777777" w:rsidR="009355EA" w:rsidRPr="009355EA" w:rsidRDefault="009355EA" w:rsidP="00783298">
      <w:pPr>
        <w:spacing w:after="200" w:line="276" w:lineRule="auto"/>
        <w:jc w:val="left"/>
        <w:rPr>
          <w:rFonts w:ascii="Arial" w:hAnsi="Arial" w:cs="Arial"/>
          <w:b/>
          <w:sz w:val="22"/>
        </w:rPr>
      </w:pPr>
      <w:bookmarkStart w:id="111" w:name="_Toc392078586"/>
      <w:bookmarkStart w:id="112" w:name="_Toc392838968"/>
      <w:bookmarkStart w:id="113" w:name="_Toc393208389"/>
      <w:r w:rsidRPr="009355EA">
        <w:rPr>
          <w:rFonts w:ascii="Arial" w:hAnsi="Arial" w:cs="Arial"/>
          <w:b/>
          <w:sz w:val="28"/>
        </w:rPr>
        <w:t>ЛИСТ СОГЛАСОВАНИЯ</w:t>
      </w:r>
      <w:bookmarkEnd w:id="111"/>
      <w:bookmarkEnd w:id="112"/>
      <w:bookmarkEnd w:id="113"/>
    </w:p>
    <w:p w14:paraId="12E05DAA" w14:textId="77777777" w:rsidR="00E0149C" w:rsidRPr="00916FAB" w:rsidRDefault="00E0149C" w:rsidP="00916FAB">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00106AE3" w:rsidRPr="00916FAB">
        <w:rPr>
          <w:rFonts w:ascii="Arial" w:hAnsi="Arial" w:cs="Arial"/>
          <w:b/>
          <w:sz w:val="22"/>
        </w:rPr>
        <w:fldChar w:fldCharType="begin"/>
      </w:r>
      <w:r w:rsidR="00106AE3" w:rsidRPr="00916FAB">
        <w:rPr>
          <w:rFonts w:ascii="Arial" w:hAnsi="Arial" w:cs="Arial"/>
          <w:b/>
          <w:sz w:val="22"/>
        </w:rPr>
        <w:instrText xml:space="preserve"> SEQ Таблица \* ARABIC </w:instrText>
      </w:r>
      <w:r w:rsidR="00106AE3" w:rsidRPr="00916FAB">
        <w:rPr>
          <w:rFonts w:ascii="Arial" w:hAnsi="Arial" w:cs="Arial"/>
          <w:b/>
          <w:sz w:val="22"/>
        </w:rPr>
        <w:fldChar w:fldCharType="separate"/>
      </w:r>
      <w:r w:rsidR="005578C5">
        <w:rPr>
          <w:rFonts w:ascii="Arial" w:hAnsi="Arial" w:cs="Arial"/>
          <w:b/>
          <w:noProof/>
          <w:sz w:val="22"/>
        </w:rPr>
        <w:t>4</w:t>
      </w:r>
      <w:r w:rsidR="00106AE3" w:rsidRPr="00916FAB">
        <w:rPr>
          <w:rFonts w:ascii="Arial" w:hAnsi="Arial" w:cs="Arial"/>
          <w:b/>
          <w:sz w:val="22"/>
        </w:rPr>
        <w:fldChar w:fldCharType="end"/>
      </w:r>
      <w:r w:rsidRPr="00916FAB">
        <w:rPr>
          <w:rFonts w:ascii="Arial" w:hAnsi="Arial" w:cs="Arial"/>
          <w:b/>
          <w:sz w:val="22"/>
        </w:rPr>
        <w:t>. Документ утвержден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36"/>
        <w:gridCol w:w="2693"/>
        <w:gridCol w:w="1395"/>
        <w:gridCol w:w="2167"/>
      </w:tblGrid>
      <w:tr w:rsidR="00175B15" w:rsidRPr="00F94454" w14:paraId="7993A24F" w14:textId="77777777" w:rsidTr="009355EA">
        <w:trPr>
          <w:cantSplit/>
          <w:trHeight w:val="397"/>
          <w:tblHeader/>
        </w:trPr>
        <w:tc>
          <w:tcPr>
            <w:tcW w:w="3936" w:type="dxa"/>
            <w:shd w:val="clear" w:color="auto" w:fill="FFC000"/>
            <w:vAlign w:val="center"/>
          </w:tcPr>
          <w:p w14:paraId="4475F629" w14:textId="77777777" w:rsidR="00175B15" w:rsidRPr="00F94454" w:rsidRDefault="00175B15" w:rsidP="00BC56DB">
            <w:pPr>
              <w:jc w:val="center"/>
              <w:rPr>
                <w:rFonts w:ascii="Arial" w:hAnsi="Arial" w:cs="Arial"/>
                <w:b/>
                <w:sz w:val="20"/>
              </w:rPr>
            </w:pPr>
            <w:r w:rsidRPr="00F94454">
              <w:rPr>
                <w:rFonts w:ascii="Arial" w:hAnsi="Arial" w:cs="Arial"/>
                <w:b/>
                <w:sz w:val="20"/>
              </w:rPr>
              <w:t>Кто утвердил</w:t>
            </w:r>
          </w:p>
        </w:tc>
        <w:tc>
          <w:tcPr>
            <w:tcW w:w="2693" w:type="dxa"/>
            <w:shd w:val="clear" w:color="auto" w:fill="FFC000"/>
            <w:vAlign w:val="center"/>
          </w:tcPr>
          <w:p w14:paraId="7C714D98" w14:textId="77777777" w:rsidR="00175B15" w:rsidRPr="00F94454" w:rsidRDefault="00175B15" w:rsidP="00BC56DB">
            <w:pPr>
              <w:jc w:val="center"/>
              <w:rPr>
                <w:rFonts w:ascii="Arial" w:hAnsi="Arial" w:cs="Arial"/>
                <w:b/>
                <w:sz w:val="20"/>
              </w:rPr>
            </w:pPr>
            <w:r w:rsidRPr="00F94454">
              <w:rPr>
                <w:rFonts w:ascii="Arial" w:hAnsi="Arial" w:cs="Arial"/>
                <w:b/>
                <w:sz w:val="20"/>
              </w:rPr>
              <w:t>ФИО</w:t>
            </w:r>
          </w:p>
        </w:tc>
        <w:tc>
          <w:tcPr>
            <w:tcW w:w="1395" w:type="dxa"/>
            <w:shd w:val="clear" w:color="auto" w:fill="FFC000"/>
            <w:vAlign w:val="center"/>
          </w:tcPr>
          <w:p w14:paraId="21BAC418" w14:textId="77777777" w:rsidR="00175B15" w:rsidRPr="00F94454" w:rsidRDefault="00175B15" w:rsidP="00BC56DB">
            <w:pPr>
              <w:jc w:val="center"/>
              <w:rPr>
                <w:rFonts w:ascii="Arial" w:hAnsi="Arial" w:cs="Arial"/>
                <w:b/>
                <w:sz w:val="20"/>
              </w:rPr>
            </w:pPr>
            <w:r w:rsidRPr="00F94454">
              <w:rPr>
                <w:rFonts w:ascii="Arial" w:hAnsi="Arial" w:cs="Arial"/>
                <w:b/>
                <w:sz w:val="20"/>
              </w:rPr>
              <w:t>Дата</w:t>
            </w:r>
          </w:p>
        </w:tc>
        <w:tc>
          <w:tcPr>
            <w:tcW w:w="2167" w:type="dxa"/>
            <w:shd w:val="clear" w:color="auto" w:fill="FFC000"/>
            <w:vAlign w:val="center"/>
          </w:tcPr>
          <w:p w14:paraId="15019A92" w14:textId="77777777" w:rsidR="00175B15" w:rsidRPr="00F94454" w:rsidRDefault="00175B15" w:rsidP="00BC56DB">
            <w:pPr>
              <w:jc w:val="center"/>
              <w:rPr>
                <w:rFonts w:ascii="Arial" w:hAnsi="Arial" w:cs="Arial"/>
                <w:b/>
                <w:sz w:val="20"/>
              </w:rPr>
            </w:pPr>
            <w:r w:rsidRPr="00F94454">
              <w:rPr>
                <w:rFonts w:ascii="Arial" w:hAnsi="Arial" w:cs="Arial"/>
                <w:b/>
                <w:sz w:val="20"/>
              </w:rPr>
              <w:t>Подпись</w:t>
            </w:r>
          </w:p>
        </w:tc>
      </w:tr>
      <w:tr w:rsidR="00175B15" w:rsidRPr="00F94454" w14:paraId="22EFB3B4" w14:textId="77777777" w:rsidTr="009355EA">
        <w:trPr>
          <w:cantSplit/>
        </w:trPr>
        <w:tc>
          <w:tcPr>
            <w:tcW w:w="3936" w:type="dxa"/>
          </w:tcPr>
          <w:p w14:paraId="2FC6B7A5" w14:textId="77777777" w:rsidR="00175B15" w:rsidRPr="00F94454" w:rsidRDefault="00175B15" w:rsidP="00A66844">
            <w:pPr>
              <w:jc w:val="left"/>
              <w:rPr>
                <w:rFonts w:ascii="Arial" w:hAnsi="Arial" w:cs="Arial"/>
                <w:sz w:val="20"/>
              </w:rPr>
            </w:pPr>
          </w:p>
        </w:tc>
        <w:tc>
          <w:tcPr>
            <w:tcW w:w="2693" w:type="dxa"/>
          </w:tcPr>
          <w:p w14:paraId="75801406" w14:textId="77777777" w:rsidR="00175B15" w:rsidRPr="00F94454" w:rsidRDefault="00175B15" w:rsidP="008708BD">
            <w:pPr>
              <w:jc w:val="center"/>
              <w:rPr>
                <w:rFonts w:ascii="Arial" w:hAnsi="Arial" w:cs="Arial"/>
                <w:sz w:val="20"/>
              </w:rPr>
            </w:pPr>
          </w:p>
        </w:tc>
        <w:tc>
          <w:tcPr>
            <w:tcW w:w="1395" w:type="dxa"/>
          </w:tcPr>
          <w:p w14:paraId="4D8D1746" w14:textId="77777777" w:rsidR="00175B15" w:rsidRPr="00F94454" w:rsidRDefault="00175B15" w:rsidP="008708BD">
            <w:pPr>
              <w:jc w:val="center"/>
              <w:rPr>
                <w:rFonts w:ascii="Arial" w:hAnsi="Arial" w:cs="Arial"/>
                <w:sz w:val="20"/>
              </w:rPr>
            </w:pPr>
          </w:p>
        </w:tc>
        <w:tc>
          <w:tcPr>
            <w:tcW w:w="2167" w:type="dxa"/>
          </w:tcPr>
          <w:p w14:paraId="38C2C441" w14:textId="77777777" w:rsidR="00175B15" w:rsidRPr="00F94454" w:rsidRDefault="00175B15" w:rsidP="008708BD">
            <w:pPr>
              <w:jc w:val="center"/>
              <w:rPr>
                <w:rFonts w:ascii="Arial" w:hAnsi="Arial" w:cs="Arial"/>
                <w:sz w:val="20"/>
              </w:rPr>
            </w:pPr>
          </w:p>
        </w:tc>
      </w:tr>
      <w:tr w:rsidR="00175B15" w:rsidRPr="00F94454" w14:paraId="64FBA60D" w14:textId="77777777" w:rsidTr="009355EA">
        <w:trPr>
          <w:cantSplit/>
          <w:trHeight w:val="51"/>
        </w:trPr>
        <w:tc>
          <w:tcPr>
            <w:tcW w:w="3936" w:type="dxa"/>
          </w:tcPr>
          <w:p w14:paraId="60CDBBCF" w14:textId="77777777" w:rsidR="00175B15" w:rsidRPr="00F94454" w:rsidRDefault="001A2810" w:rsidP="00A66844">
            <w:pPr>
              <w:jc w:val="left"/>
              <w:rPr>
                <w:rFonts w:ascii="Arial" w:hAnsi="Arial" w:cs="Arial"/>
                <w:sz w:val="20"/>
              </w:rPr>
            </w:pPr>
            <w:r w:rsidRPr="00F94454">
              <w:rPr>
                <w:rFonts w:ascii="Arial" w:hAnsi="Arial" w:cs="Arial"/>
                <w:sz w:val="20"/>
              </w:rPr>
              <w:t>Вице-президент по трансформации бизнеса</w:t>
            </w:r>
          </w:p>
        </w:tc>
        <w:tc>
          <w:tcPr>
            <w:tcW w:w="2693" w:type="dxa"/>
          </w:tcPr>
          <w:p w14:paraId="4FAACF9C" w14:textId="77777777" w:rsidR="00175B15" w:rsidRPr="00F94454" w:rsidRDefault="001A2810" w:rsidP="008708BD">
            <w:pPr>
              <w:jc w:val="center"/>
              <w:rPr>
                <w:rFonts w:ascii="Arial" w:hAnsi="Arial" w:cs="Arial"/>
                <w:sz w:val="20"/>
              </w:rPr>
            </w:pPr>
            <w:r w:rsidRPr="00F94454">
              <w:rPr>
                <w:rFonts w:ascii="Arial" w:hAnsi="Arial" w:cs="Arial"/>
                <w:sz w:val="20"/>
              </w:rPr>
              <w:t>Л.Г. Бондаренко</w:t>
            </w:r>
          </w:p>
        </w:tc>
        <w:tc>
          <w:tcPr>
            <w:tcW w:w="1395" w:type="dxa"/>
          </w:tcPr>
          <w:p w14:paraId="66EB8496" w14:textId="77777777" w:rsidR="00175B15" w:rsidRPr="00F94454" w:rsidRDefault="00175B15" w:rsidP="008708BD">
            <w:pPr>
              <w:jc w:val="center"/>
              <w:rPr>
                <w:rFonts w:ascii="Arial" w:hAnsi="Arial" w:cs="Arial"/>
                <w:sz w:val="20"/>
              </w:rPr>
            </w:pPr>
          </w:p>
        </w:tc>
        <w:tc>
          <w:tcPr>
            <w:tcW w:w="2167" w:type="dxa"/>
          </w:tcPr>
          <w:p w14:paraId="744A646D" w14:textId="77777777" w:rsidR="00175B15" w:rsidRPr="00F94454" w:rsidRDefault="00175B15" w:rsidP="008708BD">
            <w:pPr>
              <w:jc w:val="center"/>
              <w:rPr>
                <w:rFonts w:ascii="Arial" w:hAnsi="Arial" w:cs="Arial"/>
                <w:sz w:val="20"/>
              </w:rPr>
            </w:pPr>
          </w:p>
        </w:tc>
      </w:tr>
    </w:tbl>
    <w:p w14:paraId="251E35B0" w14:textId="77777777" w:rsidR="00E0149C" w:rsidRPr="00916FAB" w:rsidRDefault="00E0149C" w:rsidP="00916FAB">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00106AE3" w:rsidRPr="00916FAB">
        <w:rPr>
          <w:rFonts w:ascii="Arial" w:hAnsi="Arial" w:cs="Arial"/>
          <w:b/>
          <w:sz w:val="22"/>
        </w:rPr>
        <w:fldChar w:fldCharType="begin"/>
      </w:r>
      <w:r w:rsidR="00106AE3" w:rsidRPr="00916FAB">
        <w:rPr>
          <w:rFonts w:ascii="Arial" w:hAnsi="Arial" w:cs="Arial"/>
          <w:b/>
          <w:sz w:val="22"/>
        </w:rPr>
        <w:instrText xml:space="preserve"> SEQ Таблица \* ARABIC </w:instrText>
      </w:r>
      <w:r w:rsidR="00106AE3" w:rsidRPr="00916FAB">
        <w:rPr>
          <w:rFonts w:ascii="Arial" w:hAnsi="Arial" w:cs="Arial"/>
          <w:b/>
          <w:sz w:val="22"/>
        </w:rPr>
        <w:fldChar w:fldCharType="separate"/>
      </w:r>
      <w:r w:rsidR="005578C5">
        <w:rPr>
          <w:rFonts w:ascii="Arial" w:hAnsi="Arial" w:cs="Arial"/>
          <w:b/>
          <w:noProof/>
          <w:sz w:val="22"/>
        </w:rPr>
        <w:t>5</w:t>
      </w:r>
      <w:r w:rsidR="00106AE3" w:rsidRPr="00916FAB">
        <w:rPr>
          <w:rFonts w:ascii="Arial" w:hAnsi="Arial" w:cs="Arial"/>
          <w:b/>
          <w:sz w:val="22"/>
        </w:rPr>
        <w:fldChar w:fldCharType="end"/>
      </w:r>
      <w:r w:rsidRPr="00916FAB">
        <w:rPr>
          <w:rFonts w:ascii="Arial" w:hAnsi="Arial" w:cs="Arial"/>
          <w:b/>
          <w:sz w:val="22"/>
        </w:rPr>
        <w:t>. Документ согласован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077"/>
        <w:gridCol w:w="2552"/>
        <w:gridCol w:w="1395"/>
        <w:gridCol w:w="2167"/>
      </w:tblGrid>
      <w:tr w:rsidR="00175B15" w:rsidRPr="00F94454" w14:paraId="5436E873" w14:textId="77777777" w:rsidTr="009355EA">
        <w:trPr>
          <w:cantSplit/>
          <w:trHeight w:val="397"/>
          <w:tblHeader/>
        </w:trPr>
        <w:tc>
          <w:tcPr>
            <w:tcW w:w="4077" w:type="dxa"/>
            <w:shd w:val="clear" w:color="auto" w:fill="FFC000"/>
            <w:vAlign w:val="center"/>
          </w:tcPr>
          <w:p w14:paraId="12FE692C" w14:textId="77777777" w:rsidR="00175B15" w:rsidRPr="00F94454" w:rsidRDefault="00175B15" w:rsidP="00BC56DB">
            <w:pPr>
              <w:jc w:val="center"/>
              <w:rPr>
                <w:rFonts w:ascii="Arial" w:hAnsi="Arial" w:cs="Arial"/>
                <w:b/>
                <w:sz w:val="20"/>
              </w:rPr>
            </w:pPr>
            <w:r w:rsidRPr="00F94454">
              <w:rPr>
                <w:rFonts w:ascii="Arial" w:hAnsi="Arial" w:cs="Arial"/>
                <w:b/>
                <w:sz w:val="20"/>
              </w:rPr>
              <w:t>Дополнительные визы</w:t>
            </w:r>
          </w:p>
        </w:tc>
        <w:tc>
          <w:tcPr>
            <w:tcW w:w="2552" w:type="dxa"/>
            <w:shd w:val="clear" w:color="auto" w:fill="FFC000"/>
            <w:vAlign w:val="center"/>
          </w:tcPr>
          <w:p w14:paraId="4515745B" w14:textId="77777777" w:rsidR="00175B15" w:rsidRPr="00F94454" w:rsidRDefault="00175B15" w:rsidP="00BC56DB">
            <w:pPr>
              <w:jc w:val="center"/>
              <w:rPr>
                <w:rFonts w:ascii="Arial" w:hAnsi="Arial" w:cs="Arial"/>
                <w:b/>
                <w:sz w:val="20"/>
              </w:rPr>
            </w:pPr>
            <w:r w:rsidRPr="00F94454">
              <w:rPr>
                <w:rFonts w:ascii="Arial" w:hAnsi="Arial" w:cs="Arial"/>
                <w:b/>
                <w:sz w:val="20"/>
              </w:rPr>
              <w:t>ФИО</w:t>
            </w:r>
          </w:p>
        </w:tc>
        <w:tc>
          <w:tcPr>
            <w:tcW w:w="1395" w:type="dxa"/>
            <w:shd w:val="clear" w:color="auto" w:fill="FFC000"/>
            <w:vAlign w:val="center"/>
          </w:tcPr>
          <w:p w14:paraId="631DA9D0" w14:textId="77777777" w:rsidR="00175B15" w:rsidRPr="00F94454" w:rsidRDefault="00175B15" w:rsidP="00BC56DB">
            <w:pPr>
              <w:jc w:val="center"/>
              <w:rPr>
                <w:rFonts w:ascii="Arial" w:hAnsi="Arial" w:cs="Arial"/>
                <w:b/>
                <w:sz w:val="20"/>
              </w:rPr>
            </w:pPr>
            <w:r w:rsidRPr="00F94454">
              <w:rPr>
                <w:rFonts w:ascii="Arial" w:hAnsi="Arial" w:cs="Arial"/>
                <w:b/>
                <w:sz w:val="20"/>
              </w:rPr>
              <w:t>Дата</w:t>
            </w:r>
          </w:p>
        </w:tc>
        <w:tc>
          <w:tcPr>
            <w:tcW w:w="2167" w:type="dxa"/>
            <w:shd w:val="clear" w:color="auto" w:fill="FFC000"/>
            <w:vAlign w:val="center"/>
          </w:tcPr>
          <w:p w14:paraId="040879D7" w14:textId="77777777" w:rsidR="00175B15" w:rsidRPr="00F94454" w:rsidRDefault="00175B15" w:rsidP="00BC56DB">
            <w:pPr>
              <w:jc w:val="center"/>
              <w:rPr>
                <w:rFonts w:ascii="Arial" w:hAnsi="Arial" w:cs="Arial"/>
                <w:b/>
                <w:sz w:val="20"/>
              </w:rPr>
            </w:pPr>
            <w:r w:rsidRPr="00F94454">
              <w:rPr>
                <w:rFonts w:ascii="Arial" w:hAnsi="Arial" w:cs="Arial"/>
                <w:b/>
                <w:sz w:val="20"/>
              </w:rPr>
              <w:t>Подпись</w:t>
            </w:r>
          </w:p>
        </w:tc>
      </w:tr>
      <w:tr w:rsidR="00175B15" w:rsidRPr="00F94454" w14:paraId="4D4EBC1F" w14:textId="77777777" w:rsidTr="009355EA">
        <w:trPr>
          <w:cantSplit/>
        </w:trPr>
        <w:tc>
          <w:tcPr>
            <w:tcW w:w="4077" w:type="dxa"/>
          </w:tcPr>
          <w:p w14:paraId="59805838" w14:textId="77777777" w:rsidR="00175B15" w:rsidRPr="00F94454" w:rsidRDefault="00175B15" w:rsidP="00A66844">
            <w:pPr>
              <w:jc w:val="left"/>
              <w:rPr>
                <w:rFonts w:ascii="Arial" w:hAnsi="Arial" w:cs="Arial"/>
                <w:sz w:val="20"/>
              </w:rPr>
            </w:pPr>
          </w:p>
        </w:tc>
        <w:tc>
          <w:tcPr>
            <w:tcW w:w="2552" w:type="dxa"/>
          </w:tcPr>
          <w:p w14:paraId="2BC55162" w14:textId="77777777" w:rsidR="00175B15" w:rsidRPr="00F94454" w:rsidRDefault="00175B15" w:rsidP="008708BD">
            <w:pPr>
              <w:jc w:val="center"/>
              <w:rPr>
                <w:rFonts w:ascii="Arial" w:hAnsi="Arial" w:cs="Arial"/>
                <w:sz w:val="20"/>
              </w:rPr>
            </w:pPr>
          </w:p>
        </w:tc>
        <w:tc>
          <w:tcPr>
            <w:tcW w:w="1395" w:type="dxa"/>
          </w:tcPr>
          <w:p w14:paraId="4BCFEBCD" w14:textId="77777777" w:rsidR="00175B15" w:rsidRPr="00F94454" w:rsidRDefault="00175B15" w:rsidP="008708BD">
            <w:pPr>
              <w:jc w:val="center"/>
              <w:rPr>
                <w:rFonts w:ascii="Arial" w:hAnsi="Arial" w:cs="Arial"/>
                <w:sz w:val="20"/>
              </w:rPr>
            </w:pPr>
          </w:p>
        </w:tc>
        <w:tc>
          <w:tcPr>
            <w:tcW w:w="2167" w:type="dxa"/>
          </w:tcPr>
          <w:p w14:paraId="0295F117" w14:textId="77777777" w:rsidR="00175B15" w:rsidRPr="00F94454" w:rsidRDefault="00175B15" w:rsidP="008708BD">
            <w:pPr>
              <w:jc w:val="center"/>
              <w:rPr>
                <w:rFonts w:ascii="Arial" w:hAnsi="Arial" w:cs="Arial"/>
                <w:sz w:val="20"/>
              </w:rPr>
            </w:pPr>
          </w:p>
        </w:tc>
      </w:tr>
      <w:tr w:rsidR="00175B15" w:rsidRPr="00F94454" w14:paraId="625E86D8" w14:textId="77777777" w:rsidTr="009355EA">
        <w:trPr>
          <w:cantSplit/>
        </w:trPr>
        <w:tc>
          <w:tcPr>
            <w:tcW w:w="4077" w:type="dxa"/>
          </w:tcPr>
          <w:p w14:paraId="6093D704" w14:textId="77777777" w:rsidR="00175B15" w:rsidRPr="00F94454" w:rsidRDefault="00175B15" w:rsidP="00A66844">
            <w:pPr>
              <w:jc w:val="left"/>
              <w:rPr>
                <w:rFonts w:ascii="Arial" w:hAnsi="Arial" w:cs="Arial"/>
                <w:sz w:val="20"/>
              </w:rPr>
            </w:pPr>
          </w:p>
        </w:tc>
        <w:tc>
          <w:tcPr>
            <w:tcW w:w="2552" w:type="dxa"/>
          </w:tcPr>
          <w:p w14:paraId="22AC988F" w14:textId="77777777" w:rsidR="00175B15" w:rsidRPr="00F94454" w:rsidRDefault="00175B15" w:rsidP="008708BD">
            <w:pPr>
              <w:jc w:val="center"/>
              <w:rPr>
                <w:rFonts w:ascii="Arial" w:hAnsi="Arial" w:cs="Arial"/>
                <w:sz w:val="20"/>
              </w:rPr>
            </w:pPr>
          </w:p>
        </w:tc>
        <w:tc>
          <w:tcPr>
            <w:tcW w:w="1395" w:type="dxa"/>
          </w:tcPr>
          <w:p w14:paraId="52657333" w14:textId="77777777" w:rsidR="00175B15" w:rsidRPr="00F94454" w:rsidRDefault="00175B15" w:rsidP="008708BD">
            <w:pPr>
              <w:jc w:val="center"/>
              <w:rPr>
                <w:rFonts w:ascii="Arial" w:hAnsi="Arial" w:cs="Arial"/>
                <w:sz w:val="20"/>
              </w:rPr>
            </w:pPr>
          </w:p>
        </w:tc>
        <w:tc>
          <w:tcPr>
            <w:tcW w:w="2167" w:type="dxa"/>
          </w:tcPr>
          <w:p w14:paraId="19014FC9" w14:textId="77777777" w:rsidR="00175B15" w:rsidRPr="00F94454" w:rsidRDefault="00175B15" w:rsidP="008708BD">
            <w:pPr>
              <w:jc w:val="center"/>
              <w:rPr>
                <w:rFonts w:ascii="Arial" w:hAnsi="Arial" w:cs="Arial"/>
                <w:sz w:val="20"/>
              </w:rPr>
            </w:pPr>
          </w:p>
        </w:tc>
      </w:tr>
      <w:tr w:rsidR="00041BBD" w:rsidRPr="00F94454" w14:paraId="6B6983E4" w14:textId="77777777" w:rsidTr="009355EA">
        <w:trPr>
          <w:cantSplit/>
        </w:trPr>
        <w:tc>
          <w:tcPr>
            <w:tcW w:w="4077" w:type="dxa"/>
          </w:tcPr>
          <w:p w14:paraId="5F67E87B" w14:textId="77777777" w:rsidR="00041BBD" w:rsidRPr="00F94454" w:rsidRDefault="00041BBD" w:rsidP="00A66844">
            <w:pPr>
              <w:jc w:val="left"/>
              <w:rPr>
                <w:rFonts w:ascii="Arial" w:hAnsi="Arial" w:cs="Arial"/>
                <w:sz w:val="20"/>
              </w:rPr>
            </w:pPr>
          </w:p>
        </w:tc>
        <w:tc>
          <w:tcPr>
            <w:tcW w:w="2552" w:type="dxa"/>
          </w:tcPr>
          <w:p w14:paraId="304E929F" w14:textId="77777777" w:rsidR="00041BBD" w:rsidRPr="00F94454" w:rsidRDefault="00041BBD" w:rsidP="008708BD">
            <w:pPr>
              <w:jc w:val="center"/>
              <w:rPr>
                <w:rFonts w:ascii="Arial" w:hAnsi="Arial" w:cs="Arial"/>
                <w:sz w:val="20"/>
              </w:rPr>
            </w:pPr>
          </w:p>
        </w:tc>
        <w:tc>
          <w:tcPr>
            <w:tcW w:w="1395" w:type="dxa"/>
          </w:tcPr>
          <w:p w14:paraId="515BB2BB" w14:textId="77777777" w:rsidR="00041BBD" w:rsidRPr="00F94454" w:rsidRDefault="00041BBD" w:rsidP="008708BD">
            <w:pPr>
              <w:jc w:val="center"/>
              <w:rPr>
                <w:rFonts w:ascii="Arial" w:hAnsi="Arial" w:cs="Arial"/>
                <w:sz w:val="20"/>
              </w:rPr>
            </w:pPr>
          </w:p>
        </w:tc>
        <w:tc>
          <w:tcPr>
            <w:tcW w:w="2167" w:type="dxa"/>
          </w:tcPr>
          <w:p w14:paraId="45E48906" w14:textId="77777777" w:rsidR="00041BBD" w:rsidRPr="00F94454" w:rsidRDefault="00041BBD" w:rsidP="008708BD">
            <w:pPr>
              <w:jc w:val="center"/>
              <w:rPr>
                <w:rFonts w:ascii="Arial" w:hAnsi="Arial" w:cs="Arial"/>
                <w:sz w:val="20"/>
              </w:rPr>
            </w:pPr>
          </w:p>
        </w:tc>
      </w:tr>
    </w:tbl>
    <w:p w14:paraId="49F5C46E" w14:textId="77777777" w:rsidR="001A2810" w:rsidRPr="00F94454" w:rsidRDefault="001A2810" w:rsidP="001A2810">
      <w:pPr>
        <w:ind w:firstLine="426"/>
        <w:rPr>
          <w:rFonts w:ascii="Arial" w:hAnsi="Arial" w:cs="Arial"/>
          <w:i/>
        </w:rPr>
      </w:pPr>
    </w:p>
    <w:p w14:paraId="747D7A83" w14:textId="77777777" w:rsidR="00175B15" w:rsidRPr="00F94454" w:rsidRDefault="00175B15" w:rsidP="00175B15">
      <w:pPr>
        <w:jc w:val="center"/>
        <w:rPr>
          <w:rFonts w:ascii="Arial" w:hAnsi="Arial" w:cs="Arial"/>
          <w:b/>
          <w:sz w:val="20"/>
        </w:rPr>
      </w:pPr>
    </w:p>
    <w:p w14:paraId="02CB1CF8" w14:textId="77777777" w:rsidR="00E6247B" w:rsidRPr="00F94454" w:rsidRDefault="00E6247B" w:rsidP="00895A65">
      <w:pPr>
        <w:pStyle w:val="S0"/>
        <w:rPr>
          <w:rFonts w:ascii="Arial" w:hAnsi="Arial" w:cs="Arial"/>
        </w:rPr>
        <w:sectPr w:rsidR="00E6247B" w:rsidRPr="00F94454" w:rsidSect="009355EA">
          <w:headerReference w:type="default" r:id="rId11"/>
          <w:footerReference w:type="default" r:id="rId12"/>
          <w:headerReference w:type="first" r:id="rId13"/>
          <w:footerReference w:type="first" r:id="rId14"/>
          <w:pgSz w:w="11907" w:h="16840" w:code="9"/>
          <w:pgMar w:top="1134" w:right="567" w:bottom="1134" w:left="1134" w:header="737" w:footer="680" w:gutter="0"/>
          <w:cols w:space="708"/>
          <w:titlePg/>
          <w:docGrid w:linePitch="360"/>
        </w:sectPr>
      </w:pPr>
    </w:p>
    <w:bookmarkStart w:id="115" w:name="_Toc512271224" w:displacedByCustomXml="next"/>
    <w:bookmarkStart w:id="116" w:name="_Toc527633238" w:displacedByCustomXml="next"/>
    <w:sdt>
      <w:sdtPr>
        <w:rPr>
          <w:rFonts w:ascii="Times New Roman" w:hAnsi="Times New Roman" w:cs="Times New Roman"/>
          <w:b w:val="0"/>
          <w:bCs w:val="0"/>
          <w:caps w:val="0"/>
          <w:kern w:val="0"/>
          <w:sz w:val="24"/>
          <w:szCs w:val="22"/>
        </w:rPr>
        <w:id w:val="513270047"/>
        <w:docPartObj>
          <w:docPartGallery w:val="Table of Contents"/>
          <w:docPartUnique/>
        </w:docPartObj>
      </w:sdtPr>
      <w:sdtEndPr>
        <w:rPr>
          <w:rFonts w:asciiTheme="minorHAnsi" w:hAnsiTheme="minorHAnsi"/>
          <w:b/>
          <w:sz w:val="22"/>
        </w:rPr>
      </w:sdtEndPr>
      <w:sdtContent>
        <w:p w14:paraId="45230573" w14:textId="77777777" w:rsidR="00B778C7" w:rsidRPr="00F94454" w:rsidRDefault="00B778C7" w:rsidP="00882AFC">
          <w:pPr>
            <w:pStyle w:val="1"/>
            <w:numPr>
              <w:ilvl w:val="0"/>
              <w:numId w:val="0"/>
            </w:numPr>
            <w:ind w:left="431"/>
          </w:pPr>
          <w:r w:rsidRPr="00F94454">
            <w:t>Оглавление</w:t>
          </w:r>
          <w:bookmarkEnd w:id="116"/>
          <w:bookmarkEnd w:id="115"/>
        </w:p>
        <w:p w14:paraId="5F2CC4DB" w14:textId="3D668FB6" w:rsidR="007020A5" w:rsidRDefault="00B778C7">
          <w:pPr>
            <w:pStyle w:val="15"/>
            <w:rPr>
              <w:rFonts w:asciiTheme="minorHAnsi" w:eastAsiaTheme="minorEastAsia" w:hAnsiTheme="minorHAnsi" w:cstheme="minorBidi"/>
              <w:b w:val="0"/>
              <w:sz w:val="22"/>
              <w:szCs w:val="22"/>
              <w:lang w:eastAsia="ru-RU"/>
            </w:rPr>
          </w:pPr>
          <w:r w:rsidRPr="00F94454">
            <w:fldChar w:fldCharType="begin"/>
          </w:r>
          <w:r w:rsidRPr="00F94454">
            <w:instrText xml:space="preserve"> TOC \o "1-3" \h \z \u </w:instrText>
          </w:r>
          <w:r w:rsidRPr="00F94454">
            <w:fldChar w:fldCharType="separate"/>
          </w:r>
          <w:hyperlink w:anchor="_Toc527633238" w:history="1">
            <w:r w:rsidR="007020A5" w:rsidRPr="00110205">
              <w:rPr>
                <w:rStyle w:val="a9"/>
              </w:rPr>
              <w:t>Оглавление</w:t>
            </w:r>
            <w:r w:rsidR="007020A5">
              <w:rPr>
                <w:webHidden/>
              </w:rPr>
              <w:tab/>
            </w:r>
            <w:r w:rsidR="007020A5">
              <w:rPr>
                <w:webHidden/>
              </w:rPr>
              <w:fldChar w:fldCharType="begin"/>
            </w:r>
            <w:r w:rsidR="007020A5">
              <w:rPr>
                <w:webHidden/>
              </w:rPr>
              <w:instrText xml:space="preserve"> PAGEREF _Toc527633238 \h </w:instrText>
            </w:r>
            <w:r w:rsidR="007020A5">
              <w:rPr>
                <w:webHidden/>
              </w:rPr>
            </w:r>
            <w:r w:rsidR="007020A5">
              <w:rPr>
                <w:webHidden/>
              </w:rPr>
              <w:fldChar w:fldCharType="separate"/>
            </w:r>
            <w:r w:rsidR="007020A5">
              <w:rPr>
                <w:webHidden/>
              </w:rPr>
              <w:t>4</w:t>
            </w:r>
            <w:r w:rsidR="007020A5">
              <w:rPr>
                <w:webHidden/>
              </w:rPr>
              <w:fldChar w:fldCharType="end"/>
            </w:r>
          </w:hyperlink>
        </w:p>
        <w:p w14:paraId="5388F99F" w14:textId="22A41236" w:rsidR="007020A5" w:rsidRDefault="005C4BBE">
          <w:pPr>
            <w:pStyle w:val="15"/>
            <w:rPr>
              <w:rFonts w:asciiTheme="minorHAnsi" w:eastAsiaTheme="minorEastAsia" w:hAnsiTheme="minorHAnsi" w:cstheme="minorBidi"/>
              <w:b w:val="0"/>
              <w:sz w:val="22"/>
              <w:szCs w:val="22"/>
              <w:lang w:eastAsia="ru-RU"/>
            </w:rPr>
          </w:pPr>
          <w:hyperlink w:anchor="_Toc527633239" w:history="1">
            <w:r w:rsidR="007020A5" w:rsidRPr="00110205">
              <w:rPr>
                <w:rStyle w:val="a9"/>
              </w:rPr>
              <w:t>1</w:t>
            </w:r>
            <w:r w:rsidR="007020A5">
              <w:rPr>
                <w:rFonts w:asciiTheme="minorHAnsi" w:eastAsiaTheme="minorEastAsia" w:hAnsiTheme="minorHAnsi" w:cstheme="minorBidi"/>
                <w:b w:val="0"/>
                <w:sz w:val="22"/>
                <w:szCs w:val="22"/>
                <w:lang w:eastAsia="ru-RU"/>
              </w:rPr>
              <w:tab/>
            </w:r>
            <w:r w:rsidR="007020A5" w:rsidRPr="00110205">
              <w:rPr>
                <w:rStyle w:val="a9"/>
              </w:rPr>
              <w:t>Глоссарий</w:t>
            </w:r>
            <w:r w:rsidR="007020A5">
              <w:rPr>
                <w:webHidden/>
              </w:rPr>
              <w:tab/>
            </w:r>
            <w:r w:rsidR="007020A5">
              <w:rPr>
                <w:webHidden/>
              </w:rPr>
              <w:fldChar w:fldCharType="begin"/>
            </w:r>
            <w:r w:rsidR="007020A5">
              <w:rPr>
                <w:webHidden/>
              </w:rPr>
              <w:instrText xml:space="preserve"> PAGEREF _Toc527633239 \h </w:instrText>
            </w:r>
            <w:r w:rsidR="007020A5">
              <w:rPr>
                <w:webHidden/>
              </w:rPr>
            </w:r>
            <w:r w:rsidR="007020A5">
              <w:rPr>
                <w:webHidden/>
              </w:rPr>
              <w:fldChar w:fldCharType="separate"/>
            </w:r>
            <w:r w:rsidR="007020A5">
              <w:rPr>
                <w:webHidden/>
              </w:rPr>
              <w:t>6</w:t>
            </w:r>
            <w:r w:rsidR="007020A5">
              <w:rPr>
                <w:webHidden/>
              </w:rPr>
              <w:fldChar w:fldCharType="end"/>
            </w:r>
          </w:hyperlink>
        </w:p>
        <w:p w14:paraId="48DD3076" w14:textId="0B5B53F9" w:rsidR="007020A5" w:rsidRDefault="005C4BBE">
          <w:pPr>
            <w:pStyle w:val="15"/>
            <w:rPr>
              <w:rFonts w:asciiTheme="minorHAnsi" w:eastAsiaTheme="minorEastAsia" w:hAnsiTheme="minorHAnsi" w:cstheme="minorBidi"/>
              <w:b w:val="0"/>
              <w:sz w:val="22"/>
              <w:szCs w:val="22"/>
              <w:lang w:eastAsia="ru-RU"/>
            </w:rPr>
          </w:pPr>
          <w:hyperlink w:anchor="_Toc527633240" w:history="1">
            <w:r w:rsidR="007020A5" w:rsidRPr="00110205">
              <w:rPr>
                <w:rStyle w:val="a9"/>
              </w:rPr>
              <w:t>2</w:t>
            </w:r>
            <w:r w:rsidR="007020A5">
              <w:rPr>
                <w:rFonts w:asciiTheme="minorHAnsi" w:eastAsiaTheme="minorEastAsia" w:hAnsiTheme="minorHAnsi" w:cstheme="minorBidi"/>
                <w:b w:val="0"/>
                <w:sz w:val="22"/>
                <w:szCs w:val="22"/>
                <w:lang w:eastAsia="ru-RU"/>
              </w:rPr>
              <w:tab/>
            </w:r>
            <w:r w:rsidR="007020A5" w:rsidRPr="00110205">
              <w:rPr>
                <w:rStyle w:val="a9"/>
              </w:rPr>
              <w:t>Назначение документа</w:t>
            </w:r>
            <w:r w:rsidR="007020A5">
              <w:rPr>
                <w:webHidden/>
              </w:rPr>
              <w:tab/>
            </w:r>
            <w:r w:rsidR="007020A5">
              <w:rPr>
                <w:webHidden/>
              </w:rPr>
              <w:fldChar w:fldCharType="begin"/>
            </w:r>
            <w:r w:rsidR="007020A5">
              <w:rPr>
                <w:webHidden/>
              </w:rPr>
              <w:instrText xml:space="preserve"> PAGEREF _Toc527633240 \h </w:instrText>
            </w:r>
            <w:r w:rsidR="007020A5">
              <w:rPr>
                <w:webHidden/>
              </w:rPr>
            </w:r>
            <w:r w:rsidR="007020A5">
              <w:rPr>
                <w:webHidden/>
              </w:rPr>
              <w:fldChar w:fldCharType="separate"/>
            </w:r>
            <w:r w:rsidR="007020A5">
              <w:rPr>
                <w:webHidden/>
              </w:rPr>
              <w:t>6</w:t>
            </w:r>
            <w:r w:rsidR="007020A5">
              <w:rPr>
                <w:webHidden/>
              </w:rPr>
              <w:fldChar w:fldCharType="end"/>
            </w:r>
          </w:hyperlink>
        </w:p>
        <w:p w14:paraId="689907B1" w14:textId="49B12D55" w:rsidR="007020A5" w:rsidRDefault="005C4BBE">
          <w:pPr>
            <w:pStyle w:val="15"/>
            <w:rPr>
              <w:rFonts w:asciiTheme="minorHAnsi" w:eastAsiaTheme="minorEastAsia" w:hAnsiTheme="minorHAnsi" w:cstheme="minorBidi"/>
              <w:b w:val="0"/>
              <w:sz w:val="22"/>
              <w:szCs w:val="22"/>
              <w:lang w:eastAsia="ru-RU"/>
            </w:rPr>
          </w:pPr>
          <w:hyperlink w:anchor="_Toc527633241" w:history="1">
            <w:r w:rsidR="007020A5" w:rsidRPr="00110205">
              <w:rPr>
                <w:rStyle w:val="a9"/>
              </w:rPr>
              <w:t>3</w:t>
            </w:r>
            <w:r w:rsidR="007020A5">
              <w:rPr>
                <w:rFonts w:asciiTheme="minorHAnsi" w:eastAsiaTheme="minorEastAsia" w:hAnsiTheme="minorHAnsi" w:cstheme="minorBidi"/>
                <w:b w:val="0"/>
                <w:sz w:val="22"/>
                <w:szCs w:val="22"/>
                <w:lang w:eastAsia="ru-RU"/>
              </w:rPr>
              <w:tab/>
            </w:r>
            <w:r w:rsidR="007020A5" w:rsidRPr="00110205">
              <w:rPr>
                <w:rStyle w:val="a9"/>
              </w:rPr>
              <w:t>Предпосылки успешной реализации</w:t>
            </w:r>
            <w:r w:rsidR="007020A5">
              <w:rPr>
                <w:webHidden/>
              </w:rPr>
              <w:tab/>
            </w:r>
            <w:r w:rsidR="007020A5">
              <w:rPr>
                <w:webHidden/>
              </w:rPr>
              <w:fldChar w:fldCharType="begin"/>
            </w:r>
            <w:r w:rsidR="007020A5">
              <w:rPr>
                <w:webHidden/>
              </w:rPr>
              <w:instrText xml:space="preserve"> PAGEREF _Toc527633241 \h </w:instrText>
            </w:r>
            <w:r w:rsidR="007020A5">
              <w:rPr>
                <w:webHidden/>
              </w:rPr>
            </w:r>
            <w:r w:rsidR="007020A5">
              <w:rPr>
                <w:webHidden/>
              </w:rPr>
              <w:fldChar w:fldCharType="separate"/>
            </w:r>
            <w:r w:rsidR="007020A5">
              <w:rPr>
                <w:webHidden/>
              </w:rPr>
              <w:t>6</w:t>
            </w:r>
            <w:r w:rsidR="007020A5">
              <w:rPr>
                <w:webHidden/>
              </w:rPr>
              <w:fldChar w:fldCharType="end"/>
            </w:r>
          </w:hyperlink>
        </w:p>
        <w:p w14:paraId="51C8EF8F" w14:textId="2D24E05C" w:rsidR="007020A5" w:rsidRDefault="005C4BBE">
          <w:pPr>
            <w:pStyle w:val="15"/>
            <w:rPr>
              <w:rFonts w:asciiTheme="minorHAnsi" w:eastAsiaTheme="minorEastAsia" w:hAnsiTheme="minorHAnsi" w:cstheme="minorBidi"/>
              <w:b w:val="0"/>
              <w:sz w:val="22"/>
              <w:szCs w:val="22"/>
              <w:lang w:eastAsia="ru-RU"/>
            </w:rPr>
          </w:pPr>
          <w:hyperlink w:anchor="_Toc527633242" w:history="1">
            <w:r w:rsidR="007020A5" w:rsidRPr="00110205">
              <w:rPr>
                <w:rStyle w:val="a9"/>
                <w:rFonts w:eastAsia="Calibri"/>
              </w:rPr>
              <w:t>4</w:t>
            </w:r>
            <w:r w:rsidR="007020A5">
              <w:rPr>
                <w:rFonts w:asciiTheme="minorHAnsi" w:eastAsiaTheme="minorEastAsia" w:hAnsiTheme="minorHAnsi" w:cstheme="minorBidi"/>
                <w:b w:val="0"/>
                <w:sz w:val="22"/>
                <w:szCs w:val="22"/>
                <w:lang w:eastAsia="ru-RU"/>
              </w:rPr>
              <w:tab/>
            </w:r>
            <w:r w:rsidR="007020A5" w:rsidRPr="00110205">
              <w:rPr>
                <w:rStyle w:val="a9"/>
                <w:rFonts w:eastAsia="Calibri"/>
              </w:rPr>
              <w:t>Бизнес-требования</w:t>
            </w:r>
            <w:r w:rsidR="007020A5">
              <w:rPr>
                <w:webHidden/>
              </w:rPr>
              <w:tab/>
            </w:r>
            <w:r w:rsidR="007020A5">
              <w:rPr>
                <w:webHidden/>
              </w:rPr>
              <w:fldChar w:fldCharType="begin"/>
            </w:r>
            <w:r w:rsidR="007020A5">
              <w:rPr>
                <w:webHidden/>
              </w:rPr>
              <w:instrText xml:space="preserve"> PAGEREF _Toc527633242 \h </w:instrText>
            </w:r>
            <w:r w:rsidR="007020A5">
              <w:rPr>
                <w:webHidden/>
              </w:rPr>
            </w:r>
            <w:r w:rsidR="007020A5">
              <w:rPr>
                <w:webHidden/>
              </w:rPr>
              <w:fldChar w:fldCharType="separate"/>
            </w:r>
            <w:r w:rsidR="007020A5">
              <w:rPr>
                <w:webHidden/>
              </w:rPr>
              <w:t>6</w:t>
            </w:r>
            <w:r w:rsidR="007020A5">
              <w:rPr>
                <w:webHidden/>
              </w:rPr>
              <w:fldChar w:fldCharType="end"/>
            </w:r>
          </w:hyperlink>
        </w:p>
        <w:p w14:paraId="249B2E1F" w14:textId="7ABFF206" w:rsidR="007020A5" w:rsidRDefault="005C4BBE">
          <w:pPr>
            <w:pStyle w:val="15"/>
            <w:rPr>
              <w:rFonts w:asciiTheme="minorHAnsi" w:eastAsiaTheme="minorEastAsia" w:hAnsiTheme="minorHAnsi" w:cstheme="minorBidi"/>
              <w:b w:val="0"/>
              <w:sz w:val="22"/>
              <w:szCs w:val="22"/>
              <w:lang w:eastAsia="ru-RU"/>
            </w:rPr>
          </w:pPr>
          <w:hyperlink w:anchor="_Toc527633243" w:history="1">
            <w:r w:rsidR="007020A5" w:rsidRPr="00110205">
              <w:rPr>
                <w:rStyle w:val="a9"/>
                <w:rFonts w:eastAsia="Calibri"/>
              </w:rPr>
              <w:t>5</w:t>
            </w:r>
            <w:r w:rsidR="007020A5">
              <w:rPr>
                <w:rFonts w:asciiTheme="minorHAnsi" w:eastAsiaTheme="minorEastAsia" w:hAnsiTheme="minorHAnsi" w:cstheme="minorBidi"/>
                <w:b w:val="0"/>
                <w:sz w:val="22"/>
                <w:szCs w:val="22"/>
                <w:lang w:eastAsia="ru-RU"/>
              </w:rPr>
              <w:tab/>
            </w:r>
            <w:r w:rsidR="007020A5" w:rsidRPr="00110205">
              <w:rPr>
                <w:rStyle w:val="a9"/>
                <w:rFonts w:eastAsia="Calibri"/>
              </w:rPr>
              <w:t>Реализация бизнес-процессов</w:t>
            </w:r>
            <w:r w:rsidR="007020A5">
              <w:rPr>
                <w:webHidden/>
              </w:rPr>
              <w:tab/>
            </w:r>
            <w:r w:rsidR="007020A5">
              <w:rPr>
                <w:webHidden/>
              </w:rPr>
              <w:fldChar w:fldCharType="begin"/>
            </w:r>
            <w:r w:rsidR="007020A5">
              <w:rPr>
                <w:webHidden/>
              </w:rPr>
              <w:instrText xml:space="preserve"> PAGEREF _Toc527633243 \h </w:instrText>
            </w:r>
            <w:r w:rsidR="007020A5">
              <w:rPr>
                <w:webHidden/>
              </w:rPr>
            </w:r>
            <w:r w:rsidR="007020A5">
              <w:rPr>
                <w:webHidden/>
              </w:rPr>
              <w:fldChar w:fldCharType="separate"/>
            </w:r>
            <w:r w:rsidR="007020A5">
              <w:rPr>
                <w:webHidden/>
              </w:rPr>
              <w:t>7</w:t>
            </w:r>
            <w:r w:rsidR="007020A5">
              <w:rPr>
                <w:webHidden/>
              </w:rPr>
              <w:fldChar w:fldCharType="end"/>
            </w:r>
          </w:hyperlink>
        </w:p>
        <w:p w14:paraId="704527B0" w14:textId="30B4D0C2" w:rsidR="007020A5" w:rsidRDefault="005C4BBE">
          <w:pPr>
            <w:pStyle w:val="24"/>
            <w:rPr>
              <w:rFonts w:eastAsiaTheme="minorEastAsia" w:cstheme="minorBidi"/>
              <w:b w:val="0"/>
              <w:noProof/>
              <w:lang w:eastAsia="ru-RU"/>
            </w:rPr>
          </w:pPr>
          <w:hyperlink w:anchor="_Toc527633244" w:history="1">
            <w:r w:rsidR="007020A5" w:rsidRPr="00110205">
              <w:rPr>
                <w:rStyle w:val="a9"/>
                <w:rFonts w:eastAsiaTheme="majorEastAsia" w:cstheme="majorBidi"/>
                <w:noProof/>
              </w:rPr>
              <w:t>5.1</w:t>
            </w:r>
            <w:r w:rsidR="007020A5">
              <w:rPr>
                <w:rFonts w:eastAsiaTheme="minorEastAsia" w:cstheme="minorBidi"/>
                <w:b w:val="0"/>
                <w:noProof/>
                <w:lang w:eastAsia="ru-RU"/>
              </w:rPr>
              <w:tab/>
            </w:r>
            <w:r w:rsidR="007020A5" w:rsidRPr="00110205">
              <w:rPr>
                <w:rStyle w:val="a9"/>
                <w:rFonts w:eastAsiaTheme="majorEastAsia" w:cstheme="majorBidi"/>
                <w:noProof/>
              </w:rPr>
              <w:t>Описание бизнес-процессов</w:t>
            </w:r>
            <w:r w:rsidR="007020A5">
              <w:rPr>
                <w:noProof/>
                <w:webHidden/>
              </w:rPr>
              <w:tab/>
            </w:r>
            <w:r w:rsidR="007020A5">
              <w:rPr>
                <w:noProof/>
                <w:webHidden/>
              </w:rPr>
              <w:fldChar w:fldCharType="begin"/>
            </w:r>
            <w:r w:rsidR="007020A5">
              <w:rPr>
                <w:noProof/>
                <w:webHidden/>
              </w:rPr>
              <w:instrText xml:space="preserve"> PAGEREF _Toc527633244 \h </w:instrText>
            </w:r>
            <w:r w:rsidR="007020A5">
              <w:rPr>
                <w:noProof/>
                <w:webHidden/>
              </w:rPr>
            </w:r>
            <w:r w:rsidR="007020A5">
              <w:rPr>
                <w:noProof/>
                <w:webHidden/>
              </w:rPr>
              <w:fldChar w:fldCharType="separate"/>
            </w:r>
            <w:r w:rsidR="007020A5">
              <w:rPr>
                <w:noProof/>
                <w:webHidden/>
              </w:rPr>
              <w:t>7</w:t>
            </w:r>
            <w:r w:rsidR="007020A5">
              <w:rPr>
                <w:noProof/>
                <w:webHidden/>
              </w:rPr>
              <w:fldChar w:fldCharType="end"/>
            </w:r>
          </w:hyperlink>
        </w:p>
        <w:p w14:paraId="28106F45" w14:textId="23B970A1" w:rsidR="007020A5" w:rsidRDefault="005C4BBE">
          <w:pPr>
            <w:pStyle w:val="33"/>
            <w:rPr>
              <w:rFonts w:eastAsiaTheme="minorEastAsia" w:cstheme="minorBidi"/>
              <w:noProof/>
              <w:lang w:eastAsia="ru-RU"/>
            </w:rPr>
          </w:pPr>
          <w:hyperlink w:anchor="_Toc527633245" w:history="1">
            <w:r w:rsidR="007020A5" w:rsidRPr="00110205">
              <w:rPr>
                <w:rStyle w:val="a9"/>
                <w:noProof/>
              </w:rPr>
              <w:t>5.1.1</w:t>
            </w:r>
            <w:r w:rsidR="007020A5">
              <w:rPr>
                <w:rFonts w:eastAsiaTheme="minorEastAsia" w:cstheme="minorBidi"/>
                <w:noProof/>
                <w:lang w:eastAsia="ru-RU"/>
              </w:rPr>
              <w:tab/>
            </w:r>
            <w:r w:rsidR="007020A5" w:rsidRPr="00110205">
              <w:rPr>
                <w:rStyle w:val="a9"/>
                <w:noProof/>
              </w:rPr>
              <w:t>Описание бизнес-процесса ПП-10.03.01-ERP Ведение плановых цен</w:t>
            </w:r>
            <w:r w:rsidR="007020A5">
              <w:rPr>
                <w:noProof/>
                <w:webHidden/>
              </w:rPr>
              <w:tab/>
            </w:r>
            <w:r w:rsidR="007020A5">
              <w:rPr>
                <w:noProof/>
                <w:webHidden/>
              </w:rPr>
              <w:fldChar w:fldCharType="begin"/>
            </w:r>
            <w:r w:rsidR="007020A5">
              <w:rPr>
                <w:noProof/>
                <w:webHidden/>
              </w:rPr>
              <w:instrText xml:space="preserve"> PAGEREF _Toc527633245 \h </w:instrText>
            </w:r>
            <w:r w:rsidR="007020A5">
              <w:rPr>
                <w:noProof/>
                <w:webHidden/>
              </w:rPr>
            </w:r>
            <w:r w:rsidR="007020A5">
              <w:rPr>
                <w:noProof/>
                <w:webHidden/>
              </w:rPr>
              <w:fldChar w:fldCharType="separate"/>
            </w:r>
            <w:r w:rsidR="007020A5">
              <w:rPr>
                <w:noProof/>
                <w:webHidden/>
              </w:rPr>
              <w:t>7</w:t>
            </w:r>
            <w:r w:rsidR="007020A5">
              <w:rPr>
                <w:noProof/>
                <w:webHidden/>
              </w:rPr>
              <w:fldChar w:fldCharType="end"/>
            </w:r>
          </w:hyperlink>
        </w:p>
        <w:p w14:paraId="198965F0" w14:textId="1C229546" w:rsidR="007020A5" w:rsidRDefault="005C4BBE">
          <w:pPr>
            <w:pStyle w:val="33"/>
            <w:rPr>
              <w:rFonts w:eastAsiaTheme="minorEastAsia" w:cstheme="minorBidi"/>
              <w:noProof/>
              <w:lang w:eastAsia="ru-RU"/>
            </w:rPr>
          </w:pPr>
          <w:hyperlink w:anchor="_Toc527633246" w:history="1">
            <w:r w:rsidR="007020A5" w:rsidRPr="00110205">
              <w:rPr>
                <w:rStyle w:val="a9"/>
                <w:noProof/>
              </w:rPr>
              <w:t>5.1.2</w:t>
            </w:r>
            <w:r w:rsidR="007020A5">
              <w:rPr>
                <w:rFonts w:eastAsiaTheme="minorEastAsia" w:cstheme="minorBidi"/>
                <w:noProof/>
                <w:lang w:eastAsia="ru-RU"/>
              </w:rPr>
              <w:tab/>
            </w:r>
            <w:r w:rsidR="007020A5" w:rsidRPr="00110205">
              <w:rPr>
                <w:rStyle w:val="a9"/>
                <w:noProof/>
              </w:rPr>
              <w:t>Описание бизнес-процесса ПП-10.03.02-ERP Регистрация потребности</w:t>
            </w:r>
            <w:r w:rsidR="007020A5">
              <w:rPr>
                <w:noProof/>
                <w:webHidden/>
              </w:rPr>
              <w:tab/>
            </w:r>
            <w:r w:rsidR="007020A5">
              <w:rPr>
                <w:noProof/>
                <w:webHidden/>
              </w:rPr>
              <w:fldChar w:fldCharType="begin"/>
            </w:r>
            <w:r w:rsidR="007020A5">
              <w:rPr>
                <w:noProof/>
                <w:webHidden/>
              </w:rPr>
              <w:instrText xml:space="preserve"> PAGEREF _Toc527633246 \h </w:instrText>
            </w:r>
            <w:r w:rsidR="007020A5">
              <w:rPr>
                <w:noProof/>
                <w:webHidden/>
              </w:rPr>
            </w:r>
            <w:r w:rsidR="007020A5">
              <w:rPr>
                <w:noProof/>
                <w:webHidden/>
              </w:rPr>
              <w:fldChar w:fldCharType="separate"/>
            </w:r>
            <w:r w:rsidR="007020A5">
              <w:rPr>
                <w:noProof/>
                <w:webHidden/>
              </w:rPr>
              <w:t>13</w:t>
            </w:r>
            <w:r w:rsidR="007020A5">
              <w:rPr>
                <w:noProof/>
                <w:webHidden/>
              </w:rPr>
              <w:fldChar w:fldCharType="end"/>
            </w:r>
          </w:hyperlink>
        </w:p>
        <w:p w14:paraId="471860AF" w14:textId="75C56E86" w:rsidR="007020A5" w:rsidRDefault="005C4BBE">
          <w:pPr>
            <w:pStyle w:val="33"/>
            <w:rPr>
              <w:rFonts w:eastAsiaTheme="minorEastAsia" w:cstheme="minorBidi"/>
              <w:noProof/>
              <w:lang w:eastAsia="ru-RU"/>
            </w:rPr>
          </w:pPr>
          <w:hyperlink w:anchor="_Toc527633247" w:history="1">
            <w:r w:rsidR="007020A5" w:rsidRPr="00110205">
              <w:rPr>
                <w:rStyle w:val="a9"/>
                <w:noProof/>
              </w:rPr>
              <w:t>5.1.3</w:t>
            </w:r>
            <w:r w:rsidR="007020A5">
              <w:rPr>
                <w:rFonts w:eastAsiaTheme="minorEastAsia" w:cstheme="minorBidi"/>
                <w:noProof/>
                <w:lang w:eastAsia="ru-RU"/>
              </w:rPr>
              <w:tab/>
            </w:r>
            <w:r w:rsidR="007020A5" w:rsidRPr="00110205">
              <w:rPr>
                <w:rStyle w:val="a9"/>
                <w:noProof/>
              </w:rPr>
              <w:t>Описание бизнес-процесса ПП-10.03.03-ERP Долгосрочное планирование обеспечения</w:t>
            </w:r>
            <w:r w:rsidR="007020A5">
              <w:rPr>
                <w:noProof/>
                <w:webHidden/>
              </w:rPr>
              <w:tab/>
            </w:r>
            <w:r w:rsidR="007020A5">
              <w:rPr>
                <w:noProof/>
                <w:webHidden/>
              </w:rPr>
              <w:fldChar w:fldCharType="begin"/>
            </w:r>
            <w:r w:rsidR="007020A5">
              <w:rPr>
                <w:noProof/>
                <w:webHidden/>
              </w:rPr>
              <w:instrText xml:space="preserve"> PAGEREF _Toc527633247 \h </w:instrText>
            </w:r>
            <w:r w:rsidR="007020A5">
              <w:rPr>
                <w:noProof/>
                <w:webHidden/>
              </w:rPr>
            </w:r>
            <w:r w:rsidR="007020A5">
              <w:rPr>
                <w:noProof/>
                <w:webHidden/>
              </w:rPr>
              <w:fldChar w:fldCharType="separate"/>
            </w:r>
            <w:r w:rsidR="007020A5">
              <w:rPr>
                <w:noProof/>
                <w:webHidden/>
              </w:rPr>
              <w:t>15</w:t>
            </w:r>
            <w:r w:rsidR="007020A5">
              <w:rPr>
                <w:noProof/>
                <w:webHidden/>
              </w:rPr>
              <w:fldChar w:fldCharType="end"/>
            </w:r>
          </w:hyperlink>
        </w:p>
        <w:p w14:paraId="0D41F1C5" w14:textId="322E118D" w:rsidR="007020A5" w:rsidRDefault="005C4BBE">
          <w:pPr>
            <w:pStyle w:val="33"/>
            <w:rPr>
              <w:rFonts w:eastAsiaTheme="minorEastAsia" w:cstheme="minorBidi"/>
              <w:noProof/>
              <w:lang w:eastAsia="ru-RU"/>
            </w:rPr>
          </w:pPr>
          <w:hyperlink w:anchor="_Toc527633248" w:history="1">
            <w:r w:rsidR="007020A5" w:rsidRPr="00110205">
              <w:rPr>
                <w:rStyle w:val="a9"/>
                <w:noProof/>
              </w:rPr>
              <w:t>5.1.4</w:t>
            </w:r>
            <w:r w:rsidR="007020A5">
              <w:rPr>
                <w:rFonts w:eastAsiaTheme="minorEastAsia" w:cstheme="minorBidi"/>
                <w:noProof/>
                <w:lang w:eastAsia="ru-RU"/>
              </w:rPr>
              <w:tab/>
            </w:r>
            <w:r w:rsidR="007020A5" w:rsidRPr="00110205">
              <w:rPr>
                <w:rStyle w:val="a9"/>
                <w:noProof/>
              </w:rPr>
              <w:t>Описание бизнес-процесса ПП-10.03.04-ERP Оперативное планирование обеспечения</w:t>
            </w:r>
            <w:r w:rsidR="007020A5">
              <w:rPr>
                <w:noProof/>
                <w:webHidden/>
              </w:rPr>
              <w:tab/>
            </w:r>
            <w:r w:rsidR="007020A5">
              <w:rPr>
                <w:noProof/>
                <w:webHidden/>
              </w:rPr>
              <w:fldChar w:fldCharType="begin"/>
            </w:r>
            <w:r w:rsidR="007020A5">
              <w:rPr>
                <w:noProof/>
                <w:webHidden/>
              </w:rPr>
              <w:instrText xml:space="preserve"> PAGEREF _Toc527633248 \h </w:instrText>
            </w:r>
            <w:r w:rsidR="007020A5">
              <w:rPr>
                <w:noProof/>
                <w:webHidden/>
              </w:rPr>
            </w:r>
            <w:r w:rsidR="007020A5">
              <w:rPr>
                <w:noProof/>
                <w:webHidden/>
              </w:rPr>
              <w:fldChar w:fldCharType="separate"/>
            </w:r>
            <w:r w:rsidR="007020A5">
              <w:rPr>
                <w:noProof/>
                <w:webHidden/>
              </w:rPr>
              <w:t>16</w:t>
            </w:r>
            <w:r w:rsidR="007020A5">
              <w:rPr>
                <w:noProof/>
                <w:webHidden/>
              </w:rPr>
              <w:fldChar w:fldCharType="end"/>
            </w:r>
          </w:hyperlink>
        </w:p>
        <w:p w14:paraId="35E4BE07" w14:textId="2C642644" w:rsidR="007020A5" w:rsidRDefault="005C4BBE">
          <w:pPr>
            <w:pStyle w:val="24"/>
            <w:rPr>
              <w:rFonts w:eastAsiaTheme="minorEastAsia" w:cstheme="minorBidi"/>
              <w:b w:val="0"/>
              <w:noProof/>
              <w:lang w:eastAsia="ru-RU"/>
            </w:rPr>
          </w:pPr>
          <w:hyperlink w:anchor="_Toc527633249" w:history="1">
            <w:r w:rsidR="007020A5" w:rsidRPr="00110205">
              <w:rPr>
                <w:rStyle w:val="a9"/>
                <w:rFonts w:eastAsiaTheme="majorEastAsia" w:cstheme="majorBidi"/>
                <w:noProof/>
              </w:rPr>
              <w:t>5.2</w:t>
            </w:r>
            <w:r w:rsidR="007020A5">
              <w:rPr>
                <w:rFonts w:eastAsiaTheme="minorEastAsia" w:cstheme="minorBidi"/>
                <w:b w:val="0"/>
                <w:noProof/>
                <w:lang w:eastAsia="ru-RU"/>
              </w:rPr>
              <w:tab/>
            </w:r>
            <w:r w:rsidR="007020A5" w:rsidRPr="00110205">
              <w:rPr>
                <w:rStyle w:val="a9"/>
                <w:rFonts w:eastAsiaTheme="majorEastAsia" w:cstheme="majorBidi"/>
                <w:noProof/>
              </w:rPr>
              <w:t>Описание шагов бизнес-процессов</w:t>
            </w:r>
            <w:r w:rsidR="007020A5">
              <w:rPr>
                <w:noProof/>
                <w:webHidden/>
              </w:rPr>
              <w:tab/>
            </w:r>
            <w:r w:rsidR="007020A5">
              <w:rPr>
                <w:noProof/>
                <w:webHidden/>
              </w:rPr>
              <w:fldChar w:fldCharType="begin"/>
            </w:r>
            <w:r w:rsidR="007020A5">
              <w:rPr>
                <w:noProof/>
                <w:webHidden/>
              </w:rPr>
              <w:instrText xml:space="preserve"> PAGEREF _Toc527633249 \h </w:instrText>
            </w:r>
            <w:r w:rsidR="007020A5">
              <w:rPr>
                <w:noProof/>
                <w:webHidden/>
              </w:rPr>
            </w:r>
            <w:r w:rsidR="007020A5">
              <w:rPr>
                <w:noProof/>
                <w:webHidden/>
              </w:rPr>
              <w:fldChar w:fldCharType="separate"/>
            </w:r>
            <w:r w:rsidR="007020A5">
              <w:rPr>
                <w:noProof/>
                <w:webHidden/>
              </w:rPr>
              <w:t>19</w:t>
            </w:r>
            <w:r w:rsidR="007020A5">
              <w:rPr>
                <w:noProof/>
                <w:webHidden/>
              </w:rPr>
              <w:fldChar w:fldCharType="end"/>
            </w:r>
          </w:hyperlink>
        </w:p>
        <w:p w14:paraId="235AD382" w14:textId="191CC297" w:rsidR="007020A5" w:rsidRDefault="005C4BBE">
          <w:pPr>
            <w:pStyle w:val="33"/>
            <w:rPr>
              <w:rFonts w:eastAsiaTheme="minorEastAsia" w:cstheme="minorBidi"/>
              <w:noProof/>
              <w:lang w:eastAsia="ru-RU"/>
            </w:rPr>
          </w:pPr>
          <w:hyperlink w:anchor="_Toc527633250" w:history="1">
            <w:r w:rsidR="007020A5" w:rsidRPr="00110205">
              <w:rPr>
                <w:rStyle w:val="a9"/>
                <w:noProof/>
              </w:rPr>
              <w:t>5.2.1</w:t>
            </w:r>
            <w:r w:rsidR="007020A5">
              <w:rPr>
                <w:rFonts w:eastAsiaTheme="minorEastAsia" w:cstheme="minorBidi"/>
                <w:noProof/>
                <w:lang w:eastAsia="ru-RU"/>
              </w:rPr>
              <w:tab/>
            </w:r>
            <w:r w:rsidR="007020A5" w:rsidRPr="00110205">
              <w:rPr>
                <w:rStyle w:val="a9"/>
                <w:noProof/>
              </w:rPr>
              <w:t>Описание шагов бизнес-процесса ПП-10.03.01-ERP Ведение плановых цен</w:t>
            </w:r>
            <w:r w:rsidR="007020A5">
              <w:rPr>
                <w:noProof/>
                <w:webHidden/>
              </w:rPr>
              <w:tab/>
            </w:r>
            <w:r w:rsidR="007020A5">
              <w:rPr>
                <w:noProof/>
                <w:webHidden/>
              </w:rPr>
              <w:fldChar w:fldCharType="begin"/>
            </w:r>
            <w:r w:rsidR="007020A5">
              <w:rPr>
                <w:noProof/>
                <w:webHidden/>
              </w:rPr>
              <w:instrText xml:space="preserve"> PAGEREF _Toc527633250 \h </w:instrText>
            </w:r>
            <w:r w:rsidR="007020A5">
              <w:rPr>
                <w:noProof/>
                <w:webHidden/>
              </w:rPr>
            </w:r>
            <w:r w:rsidR="007020A5">
              <w:rPr>
                <w:noProof/>
                <w:webHidden/>
              </w:rPr>
              <w:fldChar w:fldCharType="separate"/>
            </w:r>
            <w:r w:rsidR="007020A5">
              <w:rPr>
                <w:noProof/>
                <w:webHidden/>
              </w:rPr>
              <w:t>19</w:t>
            </w:r>
            <w:r w:rsidR="007020A5">
              <w:rPr>
                <w:noProof/>
                <w:webHidden/>
              </w:rPr>
              <w:fldChar w:fldCharType="end"/>
            </w:r>
          </w:hyperlink>
        </w:p>
        <w:p w14:paraId="6E70E835" w14:textId="7F61E40F" w:rsidR="007020A5" w:rsidRDefault="005C4BBE">
          <w:pPr>
            <w:pStyle w:val="33"/>
            <w:rPr>
              <w:rFonts w:eastAsiaTheme="minorEastAsia" w:cstheme="minorBidi"/>
              <w:noProof/>
              <w:lang w:eastAsia="ru-RU"/>
            </w:rPr>
          </w:pPr>
          <w:hyperlink w:anchor="_Toc527633251" w:history="1">
            <w:r w:rsidR="007020A5" w:rsidRPr="00110205">
              <w:rPr>
                <w:rStyle w:val="a9"/>
                <w:noProof/>
              </w:rPr>
              <w:t>5.2.2</w:t>
            </w:r>
            <w:r w:rsidR="007020A5">
              <w:rPr>
                <w:rFonts w:eastAsiaTheme="minorEastAsia" w:cstheme="minorBidi"/>
                <w:noProof/>
                <w:lang w:eastAsia="ru-RU"/>
              </w:rPr>
              <w:tab/>
            </w:r>
            <w:r w:rsidR="007020A5" w:rsidRPr="00110205">
              <w:rPr>
                <w:rStyle w:val="a9"/>
                <w:noProof/>
              </w:rPr>
              <w:t>Описание шагов бизнес-процесса ПП-10.03.02-ERP Регистрация потребности</w:t>
            </w:r>
            <w:r w:rsidR="007020A5">
              <w:rPr>
                <w:noProof/>
                <w:webHidden/>
              </w:rPr>
              <w:tab/>
            </w:r>
            <w:r w:rsidR="007020A5">
              <w:rPr>
                <w:noProof/>
                <w:webHidden/>
              </w:rPr>
              <w:fldChar w:fldCharType="begin"/>
            </w:r>
            <w:r w:rsidR="007020A5">
              <w:rPr>
                <w:noProof/>
                <w:webHidden/>
              </w:rPr>
              <w:instrText xml:space="preserve"> PAGEREF _Toc527633251 \h </w:instrText>
            </w:r>
            <w:r w:rsidR="007020A5">
              <w:rPr>
                <w:noProof/>
                <w:webHidden/>
              </w:rPr>
            </w:r>
            <w:r w:rsidR="007020A5">
              <w:rPr>
                <w:noProof/>
                <w:webHidden/>
              </w:rPr>
              <w:fldChar w:fldCharType="separate"/>
            </w:r>
            <w:r w:rsidR="007020A5">
              <w:rPr>
                <w:noProof/>
                <w:webHidden/>
              </w:rPr>
              <w:t>36</w:t>
            </w:r>
            <w:r w:rsidR="007020A5">
              <w:rPr>
                <w:noProof/>
                <w:webHidden/>
              </w:rPr>
              <w:fldChar w:fldCharType="end"/>
            </w:r>
          </w:hyperlink>
        </w:p>
        <w:p w14:paraId="7C892C1E" w14:textId="6976FF0B" w:rsidR="007020A5" w:rsidRDefault="005C4BBE">
          <w:pPr>
            <w:pStyle w:val="33"/>
            <w:rPr>
              <w:rFonts w:eastAsiaTheme="minorEastAsia" w:cstheme="minorBidi"/>
              <w:noProof/>
              <w:lang w:eastAsia="ru-RU"/>
            </w:rPr>
          </w:pPr>
          <w:hyperlink w:anchor="_Toc527633252" w:history="1">
            <w:r w:rsidR="007020A5" w:rsidRPr="00110205">
              <w:rPr>
                <w:rStyle w:val="a9"/>
                <w:noProof/>
              </w:rPr>
              <w:t>5.2.3</w:t>
            </w:r>
            <w:r w:rsidR="007020A5">
              <w:rPr>
                <w:rFonts w:eastAsiaTheme="minorEastAsia" w:cstheme="minorBidi"/>
                <w:noProof/>
                <w:lang w:eastAsia="ru-RU"/>
              </w:rPr>
              <w:tab/>
            </w:r>
            <w:r w:rsidR="007020A5" w:rsidRPr="00110205">
              <w:rPr>
                <w:rStyle w:val="a9"/>
                <w:noProof/>
              </w:rPr>
              <w:t>Описание шагов бизнес-процесса ПП-10.03.03-ERP Долгосрочное планирование обеспечения</w:t>
            </w:r>
            <w:r w:rsidR="007020A5">
              <w:rPr>
                <w:noProof/>
                <w:webHidden/>
              </w:rPr>
              <w:tab/>
            </w:r>
            <w:r w:rsidR="007020A5">
              <w:rPr>
                <w:noProof/>
                <w:webHidden/>
              </w:rPr>
              <w:fldChar w:fldCharType="begin"/>
            </w:r>
            <w:r w:rsidR="007020A5">
              <w:rPr>
                <w:noProof/>
                <w:webHidden/>
              </w:rPr>
              <w:instrText xml:space="preserve"> PAGEREF _Toc527633252 \h </w:instrText>
            </w:r>
            <w:r w:rsidR="007020A5">
              <w:rPr>
                <w:noProof/>
                <w:webHidden/>
              </w:rPr>
            </w:r>
            <w:r w:rsidR="007020A5">
              <w:rPr>
                <w:noProof/>
                <w:webHidden/>
              </w:rPr>
              <w:fldChar w:fldCharType="separate"/>
            </w:r>
            <w:r w:rsidR="007020A5">
              <w:rPr>
                <w:noProof/>
                <w:webHidden/>
              </w:rPr>
              <w:t>46</w:t>
            </w:r>
            <w:r w:rsidR="007020A5">
              <w:rPr>
                <w:noProof/>
                <w:webHidden/>
              </w:rPr>
              <w:fldChar w:fldCharType="end"/>
            </w:r>
          </w:hyperlink>
        </w:p>
        <w:p w14:paraId="356E6646" w14:textId="152342E8" w:rsidR="007020A5" w:rsidRDefault="005C4BBE">
          <w:pPr>
            <w:pStyle w:val="33"/>
            <w:rPr>
              <w:rFonts w:eastAsiaTheme="minorEastAsia" w:cstheme="minorBidi"/>
              <w:noProof/>
              <w:lang w:eastAsia="ru-RU"/>
            </w:rPr>
          </w:pPr>
          <w:hyperlink w:anchor="_Toc527633253" w:history="1">
            <w:r w:rsidR="007020A5" w:rsidRPr="00110205">
              <w:rPr>
                <w:rStyle w:val="a9"/>
                <w:noProof/>
              </w:rPr>
              <w:t>5.2.4</w:t>
            </w:r>
            <w:r w:rsidR="007020A5">
              <w:rPr>
                <w:rFonts w:eastAsiaTheme="minorEastAsia" w:cstheme="minorBidi"/>
                <w:noProof/>
                <w:lang w:eastAsia="ru-RU"/>
              </w:rPr>
              <w:tab/>
            </w:r>
            <w:r w:rsidR="007020A5" w:rsidRPr="00110205">
              <w:rPr>
                <w:rStyle w:val="a9"/>
                <w:noProof/>
              </w:rPr>
              <w:t>Описание шагов бизнес-процесса ПП-10.03.04-ERP Оперативное планирование обеспечения</w:t>
            </w:r>
            <w:r w:rsidR="007020A5">
              <w:rPr>
                <w:noProof/>
                <w:webHidden/>
              </w:rPr>
              <w:tab/>
            </w:r>
            <w:r w:rsidR="007020A5">
              <w:rPr>
                <w:noProof/>
                <w:webHidden/>
              </w:rPr>
              <w:fldChar w:fldCharType="begin"/>
            </w:r>
            <w:r w:rsidR="007020A5">
              <w:rPr>
                <w:noProof/>
                <w:webHidden/>
              </w:rPr>
              <w:instrText xml:space="preserve"> PAGEREF _Toc527633253 \h </w:instrText>
            </w:r>
            <w:r w:rsidR="007020A5">
              <w:rPr>
                <w:noProof/>
                <w:webHidden/>
              </w:rPr>
            </w:r>
            <w:r w:rsidR="007020A5">
              <w:rPr>
                <w:noProof/>
                <w:webHidden/>
              </w:rPr>
              <w:fldChar w:fldCharType="separate"/>
            </w:r>
            <w:r w:rsidR="007020A5">
              <w:rPr>
                <w:noProof/>
                <w:webHidden/>
              </w:rPr>
              <w:t>50</w:t>
            </w:r>
            <w:r w:rsidR="007020A5">
              <w:rPr>
                <w:noProof/>
                <w:webHidden/>
              </w:rPr>
              <w:fldChar w:fldCharType="end"/>
            </w:r>
          </w:hyperlink>
        </w:p>
        <w:p w14:paraId="67564A25" w14:textId="04CA8611" w:rsidR="007020A5" w:rsidRDefault="005C4BBE">
          <w:pPr>
            <w:pStyle w:val="24"/>
            <w:rPr>
              <w:rFonts w:eastAsiaTheme="minorEastAsia" w:cstheme="minorBidi"/>
              <w:b w:val="0"/>
              <w:noProof/>
              <w:lang w:eastAsia="ru-RU"/>
            </w:rPr>
          </w:pPr>
          <w:hyperlink w:anchor="_Toc527633254" w:history="1">
            <w:r w:rsidR="007020A5" w:rsidRPr="00110205">
              <w:rPr>
                <w:rStyle w:val="a9"/>
                <w:rFonts w:eastAsiaTheme="majorEastAsia" w:cstheme="majorBidi"/>
                <w:noProof/>
              </w:rPr>
              <w:t>5.3</w:t>
            </w:r>
            <w:r w:rsidR="007020A5">
              <w:rPr>
                <w:rFonts w:eastAsiaTheme="minorEastAsia" w:cstheme="minorBidi"/>
                <w:b w:val="0"/>
                <w:noProof/>
                <w:lang w:eastAsia="ru-RU"/>
              </w:rPr>
              <w:tab/>
            </w:r>
            <w:r w:rsidR="007020A5" w:rsidRPr="00110205">
              <w:rPr>
                <w:rStyle w:val="a9"/>
                <w:rFonts w:eastAsiaTheme="majorEastAsia" w:cstheme="majorBidi"/>
                <w:noProof/>
              </w:rPr>
              <w:t>Роли и полномочия</w:t>
            </w:r>
            <w:r w:rsidR="007020A5">
              <w:rPr>
                <w:noProof/>
                <w:webHidden/>
              </w:rPr>
              <w:tab/>
            </w:r>
            <w:r w:rsidR="007020A5">
              <w:rPr>
                <w:noProof/>
                <w:webHidden/>
              </w:rPr>
              <w:fldChar w:fldCharType="begin"/>
            </w:r>
            <w:r w:rsidR="007020A5">
              <w:rPr>
                <w:noProof/>
                <w:webHidden/>
              </w:rPr>
              <w:instrText xml:space="preserve"> PAGEREF _Toc527633254 \h </w:instrText>
            </w:r>
            <w:r w:rsidR="007020A5">
              <w:rPr>
                <w:noProof/>
                <w:webHidden/>
              </w:rPr>
            </w:r>
            <w:r w:rsidR="007020A5">
              <w:rPr>
                <w:noProof/>
                <w:webHidden/>
              </w:rPr>
              <w:fldChar w:fldCharType="separate"/>
            </w:r>
            <w:r w:rsidR="007020A5">
              <w:rPr>
                <w:noProof/>
                <w:webHidden/>
              </w:rPr>
              <w:t>78</w:t>
            </w:r>
            <w:r w:rsidR="007020A5">
              <w:rPr>
                <w:noProof/>
                <w:webHidden/>
              </w:rPr>
              <w:fldChar w:fldCharType="end"/>
            </w:r>
          </w:hyperlink>
        </w:p>
        <w:p w14:paraId="7467488D" w14:textId="6885EE19" w:rsidR="007020A5" w:rsidRDefault="005C4BBE">
          <w:pPr>
            <w:pStyle w:val="24"/>
            <w:rPr>
              <w:rFonts w:eastAsiaTheme="minorEastAsia" w:cstheme="minorBidi"/>
              <w:b w:val="0"/>
              <w:noProof/>
              <w:lang w:eastAsia="ru-RU"/>
            </w:rPr>
          </w:pPr>
          <w:hyperlink w:anchor="_Toc527633255" w:history="1">
            <w:r w:rsidR="007020A5" w:rsidRPr="00110205">
              <w:rPr>
                <w:rStyle w:val="a9"/>
                <w:rFonts w:ascii="Arial" w:hAnsi="Arial"/>
                <w:caps/>
                <w:noProof/>
              </w:rPr>
              <w:t>5.4</w:t>
            </w:r>
            <w:r w:rsidR="007020A5">
              <w:rPr>
                <w:rFonts w:eastAsiaTheme="minorEastAsia" w:cstheme="minorBidi"/>
                <w:b w:val="0"/>
                <w:noProof/>
                <w:lang w:eastAsia="ru-RU"/>
              </w:rPr>
              <w:tab/>
            </w:r>
            <w:r w:rsidR="007020A5" w:rsidRPr="00110205">
              <w:rPr>
                <w:rStyle w:val="a9"/>
                <w:rFonts w:ascii="Arial" w:hAnsi="Arial"/>
                <w:caps/>
                <w:noProof/>
              </w:rPr>
              <w:t>Риски и контрольные процедуры</w:t>
            </w:r>
            <w:r w:rsidR="007020A5">
              <w:rPr>
                <w:noProof/>
                <w:webHidden/>
              </w:rPr>
              <w:tab/>
            </w:r>
            <w:r w:rsidR="007020A5">
              <w:rPr>
                <w:noProof/>
                <w:webHidden/>
              </w:rPr>
              <w:fldChar w:fldCharType="begin"/>
            </w:r>
            <w:r w:rsidR="007020A5">
              <w:rPr>
                <w:noProof/>
                <w:webHidden/>
              </w:rPr>
              <w:instrText xml:space="preserve"> PAGEREF _Toc527633255 \h </w:instrText>
            </w:r>
            <w:r w:rsidR="007020A5">
              <w:rPr>
                <w:noProof/>
                <w:webHidden/>
              </w:rPr>
            </w:r>
            <w:r w:rsidR="007020A5">
              <w:rPr>
                <w:noProof/>
                <w:webHidden/>
              </w:rPr>
              <w:fldChar w:fldCharType="separate"/>
            </w:r>
            <w:r w:rsidR="007020A5">
              <w:rPr>
                <w:noProof/>
                <w:webHidden/>
              </w:rPr>
              <w:t>79</w:t>
            </w:r>
            <w:r w:rsidR="007020A5">
              <w:rPr>
                <w:noProof/>
                <w:webHidden/>
              </w:rPr>
              <w:fldChar w:fldCharType="end"/>
            </w:r>
          </w:hyperlink>
        </w:p>
        <w:p w14:paraId="395744A1" w14:textId="750C3090" w:rsidR="007020A5" w:rsidRDefault="005C4BBE">
          <w:pPr>
            <w:pStyle w:val="33"/>
            <w:rPr>
              <w:rFonts w:eastAsiaTheme="minorEastAsia" w:cstheme="minorBidi"/>
              <w:noProof/>
              <w:lang w:eastAsia="ru-RU"/>
            </w:rPr>
          </w:pPr>
          <w:hyperlink w:anchor="_Toc527633256" w:history="1">
            <w:r w:rsidR="007020A5" w:rsidRPr="00110205">
              <w:rPr>
                <w:rStyle w:val="a9"/>
                <w:rFonts w:ascii="Arial" w:hAnsi="Arial"/>
                <w:b/>
                <w:noProof/>
              </w:rPr>
              <w:t>5.4.1</w:t>
            </w:r>
            <w:r w:rsidR="007020A5">
              <w:rPr>
                <w:rFonts w:eastAsiaTheme="minorEastAsia" w:cstheme="minorBidi"/>
                <w:noProof/>
                <w:lang w:eastAsia="ru-RU"/>
              </w:rPr>
              <w:tab/>
            </w:r>
            <w:r w:rsidR="007020A5" w:rsidRPr="00110205">
              <w:rPr>
                <w:rStyle w:val="a9"/>
                <w:rFonts w:ascii="Arial" w:hAnsi="Arial"/>
                <w:b/>
                <w:noProof/>
              </w:rPr>
              <w:t>Риски и контроли</w:t>
            </w:r>
            <w:r w:rsidR="007020A5">
              <w:rPr>
                <w:noProof/>
                <w:webHidden/>
              </w:rPr>
              <w:tab/>
            </w:r>
            <w:r w:rsidR="007020A5">
              <w:rPr>
                <w:noProof/>
                <w:webHidden/>
              </w:rPr>
              <w:fldChar w:fldCharType="begin"/>
            </w:r>
            <w:r w:rsidR="007020A5">
              <w:rPr>
                <w:noProof/>
                <w:webHidden/>
              </w:rPr>
              <w:instrText xml:space="preserve"> PAGEREF _Toc527633256 \h </w:instrText>
            </w:r>
            <w:r w:rsidR="007020A5">
              <w:rPr>
                <w:noProof/>
                <w:webHidden/>
              </w:rPr>
            </w:r>
            <w:r w:rsidR="007020A5">
              <w:rPr>
                <w:noProof/>
                <w:webHidden/>
              </w:rPr>
              <w:fldChar w:fldCharType="separate"/>
            </w:r>
            <w:r w:rsidR="007020A5">
              <w:rPr>
                <w:noProof/>
                <w:webHidden/>
              </w:rPr>
              <w:t>79</w:t>
            </w:r>
            <w:r w:rsidR="007020A5">
              <w:rPr>
                <w:noProof/>
                <w:webHidden/>
              </w:rPr>
              <w:fldChar w:fldCharType="end"/>
            </w:r>
          </w:hyperlink>
        </w:p>
        <w:p w14:paraId="63F0B49F" w14:textId="6FAFEB56" w:rsidR="007020A5" w:rsidRDefault="005C4BBE">
          <w:pPr>
            <w:pStyle w:val="33"/>
            <w:rPr>
              <w:rFonts w:eastAsiaTheme="minorEastAsia" w:cstheme="minorBidi"/>
              <w:noProof/>
              <w:lang w:eastAsia="ru-RU"/>
            </w:rPr>
          </w:pPr>
          <w:hyperlink w:anchor="_Toc527633257" w:history="1">
            <w:r w:rsidR="007020A5" w:rsidRPr="00110205">
              <w:rPr>
                <w:rStyle w:val="a9"/>
                <w:rFonts w:ascii="Arial" w:hAnsi="Arial"/>
                <w:b/>
                <w:noProof/>
              </w:rPr>
              <w:t>5.4.2 Разделение полномочий</w:t>
            </w:r>
            <w:r w:rsidR="007020A5">
              <w:rPr>
                <w:noProof/>
                <w:webHidden/>
              </w:rPr>
              <w:tab/>
            </w:r>
            <w:r w:rsidR="007020A5">
              <w:rPr>
                <w:noProof/>
                <w:webHidden/>
              </w:rPr>
              <w:fldChar w:fldCharType="begin"/>
            </w:r>
            <w:r w:rsidR="007020A5">
              <w:rPr>
                <w:noProof/>
                <w:webHidden/>
              </w:rPr>
              <w:instrText xml:space="preserve"> PAGEREF _Toc527633257 \h </w:instrText>
            </w:r>
            <w:r w:rsidR="007020A5">
              <w:rPr>
                <w:noProof/>
                <w:webHidden/>
              </w:rPr>
            </w:r>
            <w:r w:rsidR="007020A5">
              <w:rPr>
                <w:noProof/>
                <w:webHidden/>
              </w:rPr>
              <w:fldChar w:fldCharType="separate"/>
            </w:r>
            <w:r w:rsidR="007020A5">
              <w:rPr>
                <w:noProof/>
                <w:webHidden/>
              </w:rPr>
              <w:t>80</w:t>
            </w:r>
            <w:r w:rsidR="007020A5">
              <w:rPr>
                <w:noProof/>
                <w:webHidden/>
              </w:rPr>
              <w:fldChar w:fldCharType="end"/>
            </w:r>
          </w:hyperlink>
        </w:p>
        <w:p w14:paraId="244E1353" w14:textId="4AE43927" w:rsidR="007020A5" w:rsidRDefault="005C4BBE">
          <w:pPr>
            <w:pStyle w:val="24"/>
            <w:rPr>
              <w:rFonts w:eastAsiaTheme="minorEastAsia" w:cstheme="minorBidi"/>
              <w:b w:val="0"/>
              <w:noProof/>
              <w:lang w:eastAsia="ru-RU"/>
            </w:rPr>
          </w:pPr>
          <w:hyperlink w:anchor="_Toc527633258" w:history="1">
            <w:r w:rsidR="007020A5" w:rsidRPr="00110205">
              <w:rPr>
                <w:rStyle w:val="a9"/>
                <w:rFonts w:eastAsiaTheme="majorEastAsia" w:cstheme="majorBidi"/>
                <w:noProof/>
              </w:rPr>
              <w:t>5.5</w:t>
            </w:r>
            <w:r w:rsidR="007020A5">
              <w:rPr>
                <w:rFonts w:eastAsiaTheme="minorEastAsia" w:cstheme="minorBidi"/>
                <w:b w:val="0"/>
                <w:noProof/>
                <w:lang w:eastAsia="ru-RU"/>
              </w:rPr>
              <w:tab/>
            </w:r>
            <w:r w:rsidR="007020A5" w:rsidRPr="00110205">
              <w:rPr>
                <w:rStyle w:val="a9"/>
                <w:rFonts w:eastAsiaTheme="majorEastAsia" w:cstheme="majorBidi"/>
                <w:noProof/>
              </w:rPr>
              <w:t>Интеграционные точки со смежными процессами</w:t>
            </w:r>
            <w:r w:rsidR="007020A5">
              <w:rPr>
                <w:noProof/>
                <w:webHidden/>
              </w:rPr>
              <w:tab/>
            </w:r>
            <w:r w:rsidR="007020A5">
              <w:rPr>
                <w:noProof/>
                <w:webHidden/>
              </w:rPr>
              <w:fldChar w:fldCharType="begin"/>
            </w:r>
            <w:r w:rsidR="007020A5">
              <w:rPr>
                <w:noProof/>
                <w:webHidden/>
              </w:rPr>
              <w:instrText xml:space="preserve"> PAGEREF _Toc527633258 \h </w:instrText>
            </w:r>
            <w:r w:rsidR="007020A5">
              <w:rPr>
                <w:noProof/>
                <w:webHidden/>
              </w:rPr>
            </w:r>
            <w:r w:rsidR="007020A5">
              <w:rPr>
                <w:noProof/>
                <w:webHidden/>
              </w:rPr>
              <w:fldChar w:fldCharType="separate"/>
            </w:r>
            <w:r w:rsidR="007020A5">
              <w:rPr>
                <w:noProof/>
                <w:webHidden/>
              </w:rPr>
              <w:t>84</w:t>
            </w:r>
            <w:r w:rsidR="007020A5">
              <w:rPr>
                <w:noProof/>
                <w:webHidden/>
              </w:rPr>
              <w:fldChar w:fldCharType="end"/>
            </w:r>
          </w:hyperlink>
        </w:p>
        <w:p w14:paraId="62482FA4" w14:textId="30717133" w:rsidR="007020A5" w:rsidRDefault="005C4BBE">
          <w:pPr>
            <w:pStyle w:val="24"/>
            <w:rPr>
              <w:rFonts w:eastAsiaTheme="minorEastAsia" w:cstheme="minorBidi"/>
              <w:b w:val="0"/>
              <w:noProof/>
              <w:lang w:eastAsia="ru-RU"/>
            </w:rPr>
          </w:pPr>
          <w:hyperlink w:anchor="_Toc527633259" w:history="1">
            <w:r w:rsidR="007020A5" w:rsidRPr="00110205">
              <w:rPr>
                <w:rStyle w:val="a9"/>
                <w:rFonts w:eastAsiaTheme="majorEastAsia" w:cstheme="majorBidi"/>
                <w:noProof/>
              </w:rPr>
              <w:t>5.6</w:t>
            </w:r>
            <w:r w:rsidR="007020A5">
              <w:rPr>
                <w:rFonts w:eastAsiaTheme="minorEastAsia" w:cstheme="minorBidi"/>
                <w:b w:val="0"/>
                <w:noProof/>
                <w:lang w:eastAsia="ru-RU"/>
              </w:rPr>
              <w:tab/>
            </w:r>
            <w:r w:rsidR="007020A5" w:rsidRPr="00110205">
              <w:rPr>
                <w:rStyle w:val="a9"/>
                <w:rFonts w:eastAsiaTheme="majorEastAsia" w:cstheme="majorBidi"/>
                <w:noProof/>
              </w:rPr>
              <w:t>Основные данные</w:t>
            </w:r>
            <w:r w:rsidR="007020A5">
              <w:rPr>
                <w:noProof/>
                <w:webHidden/>
              </w:rPr>
              <w:tab/>
            </w:r>
            <w:r w:rsidR="007020A5">
              <w:rPr>
                <w:noProof/>
                <w:webHidden/>
              </w:rPr>
              <w:fldChar w:fldCharType="begin"/>
            </w:r>
            <w:r w:rsidR="007020A5">
              <w:rPr>
                <w:noProof/>
                <w:webHidden/>
              </w:rPr>
              <w:instrText xml:space="preserve"> PAGEREF _Toc527633259 \h </w:instrText>
            </w:r>
            <w:r w:rsidR="007020A5">
              <w:rPr>
                <w:noProof/>
                <w:webHidden/>
              </w:rPr>
            </w:r>
            <w:r w:rsidR="007020A5">
              <w:rPr>
                <w:noProof/>
                <w:webHidden/>
              </w:rPr>
              <w:fldChar w:fldCharType="separate"/>
            </w:r>
            <w:r w:rsidR="007020A5">
              <w:rPr>
                <w:noProof/>
                <w:webHidden/>
              </w:rPr>
              <w:t>97</w:t>
            </w:r>
            <w:r w:rsidR="007020A5">
              <w:rPr>
                <w:noProof/>
                <w:webHidden/>
              </w:rPr>
              <w:fldChar w:fldCharType="end"/>
            </w:r>
          </w:hyperlink>
        </w:p>
        <w:p w14:paraId="06589447" w14:textId="0B1077D0" w:rsidR="007020A5" w:rsidRDefault="005C4BBE">
          <w:pPr>
            <w:pStyle w:val="24"/>
            <w:rPr>
              <w:rFonts w:eastAsiaTheme="minorEastAsia" w:cstheme="minorBidi"/>
              <w:b w:val="0"/>
              <w:noProof/>
              <w:lang w:eastAsia="ru-RU"/>
            </w:rPr>
          </w:pPr>
          <w:hyperlink w:anchor="_Toc527633260" w:history="1">
            <w:r w:rsidR="007020A5" w:rsidRPr="00110205">
              <w:rPr>
                <w:rStyle w:val="a9"/>
                <w:rFonts w:eastAsiaTheme="majorEastAsia" w:cstheme="majorBidi"/>
                <w:noProof/>
              </w:rPr>
              <w:t>5.7</w:t>
            </w:r>
            <w:r w:rsidR="007020A5">
              <w:rPr>
                <w:rFonts w:eastAsiaTheme="minorEastAsia" w:cstheme="minorBidi"/>
                <w:b w:val="0"/>
                <w:noProof/>
                <w:lang w:eastAsia="ru-RU"/>
              </w:rPr>
              <w:tab/>
            </w:r>
            <w:r w:rsidR="007020A5" w:rsidRPr="00110205">
              <w:rPr>
                <w:rStyle w:val="a9"/>
                <w:rFonts w:eastAsiaTheme="majorEastAsia" w:cstheme="majorBidi"/>
                <w:noProof/>
              </w:rPr>
              <w:t>Транзакционные данные</w:t>
            </w:r>
            <w:r w:rsidR="007020A5">
              <w:rPr>
                <w:noProof/>
                <w:webHidden/>
              </w:rPr>
              <w:tab/>
            </w:r>
            <w:r w:rsidR="007020A5">
              <w:rPr>
                <w:noProof/>
                <w:webHidden/>
              </w:rPr>
              <w:fldChar w:fldCharType="begin"/>
            </w:r>
            <w:r w:rsidR="007020A5">
              <w:rPr>
                <w:noProof/>
                <w:webHidden/>
              </w:rPr>
              <w:instrText xml:space="preserve"> PAGEREF _Toc527633260 \h </w:instrText>
            </w:r>
            <w:r w:rsidR="007020A5">
              <w:rPr>
                <w:noProof/>
                <w:webHidden/>
              </w:rPr>
            </w:r>
            <w:r w:rsidR="007020A5">
              <w:rPr>
                <w:noProof/>
                <w:webHidden/>
              </w:rPr>
              <w:fldChar w:fldCharType="separate"/>
            </w:r>
            <w:r w:rsidR="007020A5">
              <w:rPr>
                <w:noProof/>
                <w:webHidden/>
              </w:rPr>
              <w:t>98</w:t>
            </w:r>
            <w:r w:rsidR="007020A5">
              <w:rPr>
                <w:noProof/>
                <w:webHidden/>
              </w:rPr>
              <w:fldChar w:fldCharType="end"/>
            </w:r>
          </w:hyperlink>
        </w:p>
        <w:p w14:paraId="0F3D1846" w14:textId="11D12894" w:rsidR="007020A5" w:rsidRDefault="005C4BBE">
          <w:pPr>
            <w:pStyle w:val="33"/>
            <w:rPr>
              <w:rFonts w:eastAsiaTheme="minorEastAsia" w:cstheme="minorBidi"/>
              <w:noProof/>
              <w:lang w:eastAsia="ru-RU"/>
            </w:rPr>
          </w:pPr>
          <w:hyperlink w:anchor="_Toc527633261" w:history="1">
            <w:r w:rsidR="007020A5" w:rsidRPr="00110205">
              <w:rPr>
                <w:rStyle w:val="a9"/>
                <w:noProof/>
              </w:rPr>
              <w:t>5.7.1</w:t>
            </w:r>
            <w:r w:rsidR="007020A5">
              <w:rPr>
                <w:rFonts w:eastAsiaTheme="minorEastAsia" w:cstheme="minorBidi"/>
                <w:noProof/>
                <w:lang w:eastAsia="ru-RU"/>
              </w:rPr>
              <w:tab/>
            </w:r>
            <w:r w:rsidR="007020A5" w:rsidRPr="00110205">
              <w:rPr>
                <w:rStyle w:val="a9"/>
                <w:noProof/>
              </w:rPr>
              <w:t>Прогон ППМ вручную</w:t>
            </w:r>
            <w:r w:rsidR="007020A5">
              <w:rPr>
                <w:noProof/>
                <w:webHidden/>
              </w:rPr>
              <w:tab/>
            </w:r>
            <w:r w:rsidR="007020A5">
              <w:rPr>
                <w:noProof/>
                <w:webHidden/>
              </w:rPr>
              <w:fldChar w:fldCharType="begin"/>
            </w:r>
            <w:r w:rsidR="007020A5">
              <w:rPr>
                <w:noProof/>
                <w:webHidden/>
              </w:rPr>
              <w:instrText xml:space="preserve"> PAGEREF _Toc527633261 \h </w:instrText>
            </w:r>
            <w:r w:rsidR="007020A5">
              <w:rPr>
                <w:noProof/>
                <w:webHidden/>
              </w:rPr>
            </w:r>
            <w:r w:rsidR="007020A5">
              <w:rPr>
                <w:noProof/>
                <w:webHidden/>
              </w:rPr>
              <w:fldChar w:fldCharType="separate"/>
            </w:r>
            <w:r w:rsidR="007020A5">
              <w:rPr>
                <w:noProof/>
                <w:webHidden/>
              </w:rPr>
              <w:t>98</w:t>
            </w:r>
            <w:r w:rsidR="007020A5">
              <w:rPr>
                <w:noProof/>
                <w:webHidden/>
              </w:rPr>
              <w:fldChar w:fldCharType="end"/>
            </w:r>
          </w:hyperlink>
        </w:p>
        <w:p w14:paraId="35D8FCEA" w14:textId="200E6A38" w:rsidR="007020A5" w:rsidRDefault="005C4BBE">
          <w:pPr>
            <w:pStyle w:val="33"/>
            <w:rPr>
              <w:rFonts w:eastAsiaTheme="minorEastAsia" w:cstheme="minorBidi"/>
              <w:noProof/>
              <w:lang w:eastAsia="ru-RU"/>
            </w:rPr>
          </w:pPr>
          <w:hyperlink w:anchor="_Toc527633262" w:history="1">
            <w:r w:rsidR="007020A5" w:rsidRPr="00110205">
              <w:rPr>
                <w:rStyle w:val="a9"/>
                <w:noProof/>
              </w:rPr>
              <w:t>5.7.2</w:t>
            </w:r>
            <w:r w:rsidR="007020A5">
              <w:rPr>
                <w:rFonts w:eastAsiaTheme="minorEastAsia" w:cstheme="minorBidi"/>
                <w:noProof/>
                <w:lang w:eastAsia="ru-RU"/>
              </w:rPr>
              <w:tab/>
            </w:r>
            <w:r w:rsidR="007020A5" w:rsidRPr="00110205">
              <w:rPr>
                <w:rStyle w:val="a9"/>
                <w:noProof/>
              </w:rPr>
              <w:t>Заявка на списание МТР</w:t>
            </w:r>
            <w:r w:rsidR="007020A5">
              <w:rPr>
                <w:noProof/>
                <w:webHidden/>
              </w:rPr>
              <w:tab/>
            </w:r>
            <w:r w:rsidR="007020A5">
              <w:rPr>
                <w:noProof/>
                <w:webHidden/>
              </w:rPr>
              <w:fldChar w:fldCharType="begin"/>
            </w:r>
            <w:r w:rsidR="007020A5">
              <w:rPr>
                <w:noProof/>
                <w:webHidden/>
              </w:rPr>
              <w:instrText xml:space="preserve"> PAGEREF _Toc527633262 \h </w:instrText>
            </w:r>
            <w:r w:rsidR="007020A5">
              <w:rPr>
                <w:noProof/>
                <w:webHidden/>
              </w:rPr>
            </w:r>
            <w:r w:rsidR="007020A5">
              <w:rPr>
                <w:noProof/>
                <w:webHidden/>
              </w:rPr>
              <w:fldChar w:fldCharType="separate"/>
            </w:r>
            <w:r w:rsidR="007020A5">
              <w:rPr>
                <w:noProof/>
                <w:webHidden/>
              </w:rPr>
              <w:t>98</w:t>
            </w:r>
            <w:r w:rsidR="007020A5">
              <w:rPr>
                <w:noProof/>
                <w:webHidden/>
              </w:rPr>
              <w:fldChar w:fldCharType="end"/>
            </w:r>
          </w:hyperlink>
        </w:p>
        <w:p w14:paraId="606B5B6C" w14:textId="640D9F83" w:rsidR="007020A5" w:rsidRDefault="005C4BBE">
          <w:pPr>
            <w:pStyle w:val="33"/>
            <w:rPr>
              <w:rFonts w:eastAsiaTheme="minorEastAsia" w:cstheme="minorBidi"/>
              <w:noProof/>
              <w:lang w:eastAsia="ru-RU"/>
            </w:rPr>
          </w:pPr>
          <w:hyperlink w:anchor="_Toc527633263" w:history="1">
            <w:r w:rsidR="007020A5" w:rsidRPr="00110205">
              <w:rPr>
                <w:rStyle w:val="a9"/>
                <w:noProof/>
              </w:rPr>
              <w:t>5.7.3</w:t>
            </w:r>
            <w:r w:rsidR="007020A5">
              <w:rPr>
                <w:rFonts w:eastAsiaTheme="minorEastAsia" w:cstheme="minorBidi"/>
                <w:noProof/>
                <w:lang w:eastAsia="ru-RU"/>
              </w:rPr>
              <w:tab/>
            </w:r>
            <w:r w:rsidR="007020A5" w:rsidRPr="00110205">
              <w:rPr>
                <w:rStyle w:val="a9"/>
                <w:noProof/>
              </w:rPr>
              <w:t>Заявка на закупку МТР</w:t>
            </w:r>
            <w:r w:rsidR="007020A5">
              <w:rPr>
                <w:noProof/>
                <w:webHidden/>
              </w:rPr>
              <w:tab/>
            </w:r>
            <w:r w:rsidR="007020A5">
              <w:rPr>
                <w:noProof/>
                <w:webHidden/>
              </w:rPr>
              <w:fldChar w:fldCharType="begin"/>
            </w:r>
            <w:r w:rsidR="007020A5">
              <w:rPr>
                <w:noProof/>
                <w:webHidden/>
              </w:rPr>
              <w:instrText xml:space="preserve"> PAGEREF _Toc527633263 \h </w:instrText>
            </w:r>
            <w:r w:rsidR="007020A5">
              <w:rPr>
                <w:noProof/>
                <w:webHidden/>
              </w:rPr>
            </w:r>
            <w:r w:rsidR="007020A5">
              <w:rPr>
                <w:noProof/>
                <w:webHidden/>
              </w:rPr>
              <w:fldChar w:fldCharType="separate"/>
            </w:r>
            <w:r w:rsidR="007020A5">
              <w:rPr>
                <w:noProof/>
                <w:webHidden/>
              </w:rPr>
              <w:t>99</w:t>
            </w:r>
            <w:r w:rsidR="007020A5">
              <w:rPr>
                <w:noProof/>
                <w:webHidden/>
              </w:rPr>
              <w:fldChar w:fldCharType="end"/>
            </w:r>
          </w:hyperlink>
        </w:p>
        <w:p w14:paraId="119F23D7" w14:textId="79AD5521" w:rsidR="007020A5" w:rsidRDefault="005C4BBE">
          <w:pPr>
            <w:pStyle w:val="33"/>
            <w:rPr>
              <w:rFonts w:eastAsiaTheme="minorEastAsia" w:cstheme="minorBidi"/>
              <w:noProof/>
              <w:lang w:eastAsia="ru-RU"/>
            </w:rPr>
          </w:pPr>
          <w:hyperlink w:anchor="_Toc527633264" w:history="1">
            <w:r w:rsidR="007020A5" w:rsidRPr="00110205">
              <w:rPr>
                <w:rStyle w:val="a9"/>
                <w:noProof/>
              </w:rPr>
              <w:t>5.7.4</w:t>
            </w:r>
            <w:r w:rsidR="007020A5">
              <w:rPr>
                <w:rFonts w:eastAsiaTheme="minorEastAsia" w:cstheme="minorBidi"/>
                <w:noProof/>
                <w:lang w:eastAsia="ru-RU"/>
              </w:rPr>
              <w:tab/>
            </w:r>
            <w:r w:rsidR="007020A5" w:rsidRPr="00110205">
              <w:rPr>
                <w:rStyle w:val="a9"/>
                <w:noProof/>
              </w:rPr>
              <w:t>Заявка на перемещение</w:t>
            </w:r>
            <w:r w:rsidR="007020A5">
              <w:rPr>
                <w:noProof/>
                <w:webHidden/>
              </w:rPr>
              <w:tab/>
            </w:r>
            <w:r w:rsidR="007020A5">
              <w:rPr>
                <w:noProof/>
                <w:webHidden/>
              </w:rPr>
              <w:fldChar w:fldCharType="begin"/>
            </w:r>
            <w:r w:rsidR="007020A5">
              <w:rPr>
                <w:noProof/>
                <w:webHidden/>
              </w:rPr>
              <w:instrText xml:space="preserve"> PAGEREF _Toc527633264 \h </w:instrText>
            </w:r>
            <w:r w:rsidR="007020A5">
              <w:rPr>
                <w:noProof/>
                <w:webHidden/>
              </w:rPr>
            </w:r>
            <w:r w:rsidR="007020A5">
              <w:rPr>
                <w:noProof/>
                <w:webHidden/>
              </w:rPr>
              <w:fldChar w:fldCharType="separate"/>
            </w:r>
            <w:r w:rsidR="007020A5">
              <w:rPr>
                <w:noProof/>
                <w:webHidden/>
              </w:rPr>
              <w:t>100</w:t>
            </w:r>
            <w:r w:rsidR="007020A5">
              <w:rPr>
                <w:noProof/>
                <w:webHidden/>
              </w:rPr>
              <w:fldChar w:fldCharType="end"/>
            </w:r>
          </w:hyperlink>
        </w:p>
        <w:p w14:paraId="212EAE46" w14:textId="09A7CC73" w:rsidR="007020A5" w:rsidRDefault="005C4BBE">
          <w:pPr>
            <w:pStyle w:val="33"/>
            <w:rPr>
              <w:rFonts w:eastAsiaTheme="minorEastAsia" w:cstheme="minorBidi"/>
              <w:noProof/>
              <w:lang w:eastAsia="ru-RU"/>
            </w:rPr>
          </w:pPr>
          <w:hyperlink w:anchor="_Toc527633265" w:history="1">
            <w:r w:rsidR="007020A5" w:rsidRPr="00110205">
              <w:rPr>
                <w:rStyle w:val="a9"/>
                <w:noProof/>
              </w:rPr>
              <w:t>5.7.5</w:t>
            </w:r>
            <w:r w:rsidR="007020A5">
              <w:rPr>
                <w:rFonts w:eastAsiaTheme="minorEastAsia" w:cstheme="minorBidi"/>
                <w:noProof/>
                <w:lang w:eastAsia="ru-RU"/>
              </w:rPr>
              <w:tab/>
            </w:r>
            <w:r w:rsidR="007020A5" w:rsidRPr="00110205">
              <w:rPr>
                <w:rStyle w:val="a9"/>
                <w:noProof/>
              </w:rPr>
              <w:t>Запрос на корректировку</w:t>
            </w:r>
            <w:r w:rsidR="007020A5">
              <w:rPr>
                <w:noProof/>
                <w:webHidden/>
              </w:rPr>
              <w:tab/>
            </w:r>
            <w:r w:rsidR="007020A5">
              <w:rPr>
                <w:noProof/>
                <w:webHidden/>
              </w:rPr>
              <w:fldChar w:fldCharType="begin"/>
            </w:r>
            <w:r w:rsidR="007020A5">
              <w:rPr>
                <w:noProof/>
                <w:webHidden/>
              </w:rPr>
              <w:instrText xml:space="preserve"> PAGEREF _Toc527633265 \h </w:instrText>
            </w:r>
            <w:r w:rsidR="007020A5">
              <w:rPr>
                <w:noProof/>
                <w:webHidden/>
              </w:rPr>
            </w:r>
            <w:r w:rsidR="007020A5">
              <w:rPr>
                <w:noProof/>
                <w:webHidden/>
              </w:rPr>
              <w:fldChar w:fldCharType="separate"/>
            </w:r>
            <w:r w:rsidR="007020A5">
              <w:rPr>
                <w:noProof/>
                <w:webHidden/>
              </w:rPr>
              <w:t>101</w:t>
            </w:r>
            <w:r w:rsidR="007020A5">
              <w:rPr>
                <w:noProof/>
                <w:webHidden/>
              </w:rPr>
              <w:fldChar w:fldCharType="end"/>
            </w:r>
          </w:hyperlink>
        </w:p>
        <w:p w14:paraId="16E06BA1" w14:textId="055B1C31" w:rsidR="007020A5" w:rsidRDefault="005C4BBE">
          <w:pPr>
            <w:pStyle w:val="33"/>
            <w:rPr>
              <w:rFonts w:eastAsiaTheme="minorEastAsia" w:cstheme="minorBidi"/>
              <w:noProof/>
              <w:lang w:eastAsia="ru-RU"/>
            </w:rPr>
          </w:pPr>
          <w:hyperlink w:anchor="_Toc527633266" w:history="1">
            <w:r w:rsidR="007020A5" w:rsidRPr="00110205">
              <w:rPr>
                <w:rStyle w:val="a9"/>
                <w:noProof/>
              </w:rPr>
              <w:t>5.7.6</w:t>
            </w:r>
            <w:r w:rsidR="007020A5">
              <w:rPr>
                <w:rFonts w:eastAsiaTheme="minorEastAsia" w:cstheme="minorBidi"/>
                <w:noProof/>
                <w:lang w:eastAsia="ru-RU"/>
              </w:rPr>
              <w:tab/>
            </w:r>
            <w:r w:rsidR="007020A5" w:rsidRPr="00110205">
              <w:rPr>
                <w:rStyle w:val="a9"/>
                <w:noProof/>
              </w:rPr>
              <w:t>Запрос на перерезервирование</w:t>
            </w:r>
            <w:r w:rsidR="007020A5">
              <w:rPr>
                <w:noProof/>
                <w:webHidden/>
              </w:rPr>
              <w:tab/>
            </w:r>
            <w:r w:rsidR="007020A5">
              <w:rPr>
                <w:noProof/>
                <w:webHidden/>
              </w:rPr>
              <w:fldChar w:fldCharType="begin"/>
            </w:r>
            <w:r w:rsidR="007020A5">
              <w:rPr>
                <w:noProof/>
                <w:webHidden/>
              </w:rPr>
              <w:instrText xml:space="preserve"> PAGEREF _Toc527633266 \h </w:instrText>
            </w:r>
            <w:r w:rsidR="007020A5">
              <w:rPr>
                <w:noProof/>
                <w:webHidden/>
              </w:rPr>
            </w:r>
            <w:r w:rsidR="007020A5">
              <w:rPr>
                <w:noProof/>
                <w:webHidden/>
              </w:rPr>
              <w:fldChar w:fldCharType="separate"/>
            </w:r>
            <w:r w:rsidR="007020A5">
              <w:rPr>
                <w:noProof/>
                <w:webHidden/>
              </w:rPr>
              <w:t>102</w:t>
            </w:r>
            <w:r w:rsidR="007020A5">
              <w:rPr>
                <w:noProof/>
                <w:webHidden/>
              </w:rPr>
              <w:fldChar w:fldCharType="end"/>
            </w:r>
          </w:hyperlink>
        </w:p>
        <w:p w14:paraId="3A8DBBCE" w14:textId="1355310F" w:rsidR="007020A5" w:rsidRDefault="005C4BBE">
          <w:pPr>
            <w:pStyle w:val="24"/>
            <w:rPr>
              <w:rFonts w:eastAsiaTheme="minorEastAsia" w:cstheme="minorBidi"/>
              <w:b w:val="0"/>
              <w:noProof/>
              <w:lang w:eastAsia="ru-RU"/>
            </w:rPr>
          </w:pPr>
          <w:hyperlink w:anchor="_Toc527633267" w:history="1">
            <w:r w:rsidR="007020A5" w:rsidRPr="00110205">
              <w:rPr>
                <w:rStyle w:val="a9"/>
                <w:rFonts w:eastAsiaTheme="majorEastAsia" w:cstheme="majorBidi"/>
                <w:noProof/>
              </w:rPr>
              <w:t>5.8</w:t>
            </w:r>
            <w:r w:rsidR="007020A5">
              <w:rPr>
                <w:rFonts w:eastAsiaTheme="minorEastAsia" w:cstheme="minorBidi"/>
                <w:b w:val="0"/>
                <w:noProof/>
                <w:lang w:eastAsia="ru-RU"/>
              </w:rPr>
              <w:tab/>
            </w:r>
            <w:r w:rsidR="007020A5" w:rsidRPr="00110205">
              <w:rPr>
                <w:rStyle w:val="a9"/>
                <w:rFonts w:eastAsiaTheme="majorEastAsia" w:cstheme="majorBidi"/>
                <w:noProof/>
              </w:rPr>
              <w:t>Отчетность и выходные формы</w:t>
            </w:r>
            <w:r w:rsidR="007020A5">
              <w:rPr>
                <w:noProof/>
                <w:webHidden/>
              </w:rPr>
              <w:tab/>
            </w:r>
            <w:r w:rsidR="007020A5">
              <w:rPr>
                <w:noProof/>
                <w:webHidden/>
              </w:rPr>
              <w:fldChar w:fldCharType="begin"/>
            </w:r>
            <w:r w:rsidR="007020A5">
              <w:rPr>
                <w:noProof/>
                <w:webHidden/>
              </w:rPr>
              <w:instrText xml:space="preserve"> PAGEREF _Toc527633267 \h </w:instrText>
            </w:r>
            <w:r w:rsidR="007020A5">
              <w:rPr>
                <w:noProof/>
                <w:webHidden/>
              </w:rPr>
            </w:r>
            <w:r w:rsidR="007020A5">
              <w:rPr>
                <w:noProof/>
                <w:webHidden/>
              </w:rPr>
              <w:fldChar w:fldCharType="separate"/>
            </w:r>
            <w:r w:rsidR="007020A5">
              <w:rPr>
                <w:noProof/>
                <w:webHidden/>
              </w:rPr>
              <w:t>102</w:t>
            </w:r>
            <w:r w:rsidR="007020A5">
              <w:rPr>
                <w:noProof/>
                <w:webHidden/>
              </w:rPr>
              <w:fldChar w:fldCharType="end"/>
            </w:r>
          </w:hyperlink>
        </w:p>
        <w:p w14:paraId="6A6AB024" w14:textId="4647DB33" w:rsidR="007020A5" w:rsidRDefault="005C4BBE">
          <w:pPr>
            <w:pStyle w:val="24"/>
            <w:rPr>
              <w:rFonts w:eastAsiaTheme="minorEastAsia" w:cstheme="minorBidi"/>
              <w:b w:val="0"/>
              <w:noProof/>
              <w:lang w:eastAsia="ru-RU"/>
            </w:rPr>
          </w:pPr>
          <w:hyperlink w:anchor="_Toc527633268" w:history="1">
            <w:r w:rsidR="007020A5" w:rsidRPr="00110205">
              <w:rPr>
                <w:rStyle w:val="a9"/>
                <w:rFonts w:eastAsiaTheme="majorEastAsia" w:cstheme="majorBidi"/>
                <w:noProof/>
              </w:rPr>
              <w:t>5.9</w:t>
            </w:r>
            <w:r w:rsidR="007020A5">
              <w:rPr>
                <w:rFonts w:eastAsiaTheme="minorEastAsia" w:cstheme="minorBidi"/>
                <w:b w:val="0"/>
                <w:noProof/>
                <w:lang w:eastAsia="ru-RU"/>
              </w:rPr>
              <w:tab/>
            </w:r>
            <w:r w:rsidR="007020A5" w:rsidRPr="00110205">
              <w:rPr>
                <w:rStyle w:val="a9"/>
                <w:rFonts w:eastAsiaTheme="majorEastAsia" w:cstheme="majorBidi"/>
                <w:noProof/>
              </w:rPr>
              <w:t>Перечень доработок, Разработок и интеграция (интерфейсы)</w:t>
            </w:r>
            <w:r w:rsidR="007020A5">
              <w:rPr>
                <w:noProof/>
                <w:webHidden/>
              </w:rPr>
              <w:tab/>
            </w:r>
            <w:r w:rsidR="007020A5">
              <w:rPr>
                <w:noProof/>
                <w:webHidden/>
              </w:rPr>
              <w:fldChar w:fldCharType="begin"/>
            </w:r>
            <w:r w:rsidR="007020A5">
              <w:rPr>
                <w:noProof/>
                <w:webHidden/>
              </w:rPr>
              <w:instrText xml:space="preserve"> PAGEREF _Toc527633268 \h </w:instrText>
            </w:r>
            <w:r w:rsidR="007020A5">
              <w:rPr>
                <w:noProof/>
                <w:webHidden/>
              </w:rPr>
            </w:r>
            <w:r w:rsidR="007020A5">
              <w:rPr>
                <w:noProof/>
                <w:webHidden/>
              </w:rPr>
              <w:fldChar w:fldCharType="separate"/>
            </w:r>
            <w:r w:rsidR="007020A5">
              <w:rPr>
                <w:noProof/>
                <w:webHidden/>
              </w:rPr>
              <w:t>103</w:t>
            </w:r>
            <w:r w:rsidR="007020A5">
              <w:rPr>
                <w:noProof/>
                <w:webHidden/>
              </w:rPr>
              <w:fldChar w:fldCharType="end"/>
            </w:r>
          </w:hyperlink>
        </w:p>
        <w:p w14:paraId="19F43AE9" w14:textId="4DB109B2" w:rsidR="007020A5" w:rsidRDefault="005C4BBE">
          <w:pPr>
            <w:pStyle w:val="24"/>
            <w:rPr>
              <w:rFonts w:eastAsiaTheme="minorEastAsia" w:cstheme="minorBidi"/>
              <w:b w:val="0"/>
              <w:noProof/>
              <w:lang w:eastAsia="ru-RU"/>
            </w:rPr>
          </w:pPr>
          <w:hyperlink w:anchor="_Toc527633269" w:history="1">
            <w:r w:rsidR="007020A5" w:rsidRPr="00110205">
              <w:rPr>
                <w:rStyle w:val="a9"/>
                <w:rFonts w:eastAsiaTheme="majorEastAsia" w:cstheme="majorBidi"/>
                <w:noProof/>
              </w:rPr>
              <w:t>5.10</w:t>
            </w:r>
            <w:r w:rsidR="007020A5">
              <w:rPr>
                <w:rFonts w:eastAsiaTheme="minorEastAsia" w:cstheme="minorBidi"/>
                <w:b w:val="0"/>
                <w:noProof/>
                <w:lang w:eastAsia="ru-RU"/>
              </w:rPr>
              <w:tab/>
            </w:r>
            <w:r w:rsidR="007020A5" w:rsidRPr="00110205">
              <w:rPr>
                <w:rStyle w:val="a9"/>
                <w:rFonts w:eastAsiaTheme="majorEastAsia" w:cstheme="majorBidi"/>
                <w:noProof/>
              </w:rPr>
              <w:t>Особенности технической реализации</w:t>
            </w:r>
            <w:r w:rsidR="007020A5">
              <w:rPr>
                <w:noProof/>
                <w:webHidden/>
              </w:rPr>
              <w:tab/>
            </w:r>
            <w:r w:rsidR="007020A5">
              <w:rPr>
                <w:noProof/>
                <w:webHidden/>
              </w:rPr>
              <w:fldChar w:fldCharType="begin"/>
            </w:r>
            <w:r w:rsidR="007020A5">
              <w:rPr>
                <w:noProof/>
                <w:webHidden/>
              </w:rPr>
              <w:instrText xml:space="preserve"> PAGEREF _Toc527633269 \h </w:instrText>
            </w:r>
            <w:r w:rsidR="007020A5">
              <w:rPr>
                <w:noProof/>
                <w:webHidden/>
              </w:rPr>
            </w:r>
            <w:r w:rsidR="007020A5">
              <w:rPr>
                <w:noProof/>
                <w:webHidden/>
              </w:rPr>
              <w:fldChar w:fldCharType="separate"/>
            </w:r>
            <w:r w:rsidR="007020A5">
              <w:rPr>
                <w:noProof/>
                <w:webHidden/>
              </w:rPr>
              <w:t>108</w:t>
            </w:r>
            <w:r w:rsidR="007020A5">
              <w:rPr>
                <w:noProof/>
                <w:webHidden/>
              </w:rPr>
              <w:fldChar w:fldCharType="end"/>
            </w:r>
          </w:hyperlink>
        </w:p>
        <w:p w14:paraId="4984AA5A" w14:textId="1BCDC729" w:rsidR="007020A5" w:rsidRDefault="005C4BBE">
          <w:pPr>
            <w:pStyle w:val="33"/>
            <w:rPr>
              <w:rFonts w:eastAsiaTheme="minorEastAsia" w:cstheme="minorBidi"/>
              <w:noProof/>
              <w:lang w:eastAsia="ru-RU"/>
            </w:rPr>
          </w:pPr>
          <w:hyperlink w:anchor="_Toc527633270" w:history="1">
            <w:r w:rsidR="007020A5" w:rsidRPr="00110205">
              <w:rPr>
                <w:rStyle w:val="a9"/>
                <w:noProof/>
              </w:rPr>
              <w:t>5.10.1</w:t>
            </w:r>
            <w:r w:rsidR="007020A5">
              <w:rPr>
                <w:rFonts w:eastAsiaTheme="minorEastAsia" w:cstheme="minorBidi"/>
                <w:noProof/>
                <w:lang w:eastAsia="ru-RU"/>
              </w:rPr>
              <w:tab/>
            </w:r>
            <w:r w:rsidR="007020A5" w:rsidRPr="00110205">
              <w:rPr>
                <w:rStyle w:val="a9"/>
                <w:noProof/>
              </w:rPr>
              <w:t>Планирование потребности в материалах (ППМ)</w:t>
            </w:r>
            <w:r w:rsidR="007020A5">
              <w:rPr>
                <w:noProof/>
                <w:webHidden/>
              </w:rPr>
              <w:tab/>
            </w:r>
            <w:r w:rsidR="007020A5">
              <w:rPr>
                <w:noProof/>
                <w:webHidden/>
              </w:rPr>
              <w:fldChar w:fldCharType="begin"/>
            </w:r>
            <w:r w:rsidR="007020A5">
              <w:rPr>
                <w:noProof/>
                <w:webHidden/>
              </w:rPr>
              <w:instrText xml:space="preserve"> PAGEREF _Toc527633270 \h </w:instrText>
            </w:r>
            <w:r w:rsidR="007020A5">
              <w:rPr>
                <w:noProof/>
                <w:webHidden/>
              </w:rPr>
            </w:r>
            <w:r w:rsidR="007020A5">
              <w:rPr>
                <w:noProof/>
                <w:webHidden/>
              </w:rPr>
              <w:fldChar w:fldCharType="separate"/>
            </w:r>
            <w:r w:rsidR="007020A5">
              <w:rPr>
                <w:noProof/>
                <w:webHidden/>
              </w:rPr>
              <w:t>108</w:t>
            </w:r>
            <w:r w:rsidR="007020A5">
              <w:rPr>
                <w:noProof/>
                <w:webHidden/>
              </w:rPr>
              <w:fldChar w:fldCharType="end"/>
            </w:r>
          </w:hyperlink>
        </w:p>
        <w:p w14:paraId="018810E5" w14:textId="405E2D09" w:rsidR="007020A5" w:rsidRDefault="005C4BBE">
          <w:pPr>
            <w:pStyle w:val="33"/>
            <w:rPr>
              <w:rFonts w:eastAsiaTheme="minorEastAsia" w:cstheme="minorBidi"/>
              <w:noProof/>
              <w:lang w:eastAsia="ru-RU"/>
            </w:rPr>
          </w:pPr>
          <w:hyperlink w:anchor="_Toc527633271" w:history="1">
            <w:r w:rsidR="007020A5" w:rsidRPr="00110205">
              <w:rPr>
                <w:rStyle w:val="a9"/>
                <w:noProof/>
              </w:rPr>
              <w:t>5.10.2</w:t>
            </w:r>
            <w:r w:rsidR="007020A5">
              <w:rPr>
                <w:rFonts w:eastAsiaTheme="minorEastAsia" w:cstheme="minorBidi"/>
                <w:noProof/>
                <w:lang w:eastAsia="ru-RU"/>
              </w:rPr>
              <w:tab/>
            </w:r>
            <w:r w:rsidR="007020A5" w:rsidRPr="00110205">
              <w:rPr>
                <w:rStyle w:val="a9"/>
                <w:noProof/>
              </w:rPr>
              <w:t>Виды условий для поддержки процесса Ведение плановых цен</w:t>
            </w:r>
            <w:r w:rsidR="007020A5">
              <w:rPr>
                <w:noProof/>
                <w:webHidden/>
              </w:rPr>
              <w:tab/>
            </w:r>
            <w:r w:rsidR="007020A5">
              <w:rPr>
                <w:noProof/>
                <w:webHidden/>
              </w:rPr>
              <w:fldChar w:fldCharType="begin"/>
            </w:r>
            <w:r w:rsidR="007020A5">
              <w:rPr>
                <w:noProof/>
                <w:webHidden/>
              </w:rPr>
              <w:instrText xml:space="preserve"> PAGEREF _Toc527633271 \h </w:instrText>
            </w:r>
            <w:r w:rsidR="007020A5">
              <w:rPr>
                <w:noProof/>
                <w:webHidden/>
              </w:rPr>
            </w:r>
            <w:r w:rsidR="007020A5">
              <w:rPr>
                <w:noProof/>
                <w:webHidden/>
              </w:rPr>
              <w:fldChar w:fldCharType="separate"/>
            </w:r>
            <w:r w:rsidR="007020A5">
              <w:rPr>
                <w:noProof/>
                <w:webHidden/>
              </w:rPr>
              <w:t>108</w:t>
            </w:r>
            <w:r w:rsidR="007020A5">
              <w:rPr>
                <w:noProof/>
                <w:webHidden/>
              </w:rPr>
              <w:fldChar w:fldCharType="end"/>
            </w:r>
          </w:hyperlink>
        </w:p>
        <w:p w14:paraId="5BFCDEA2" w14:textId="77F2947F" w:rsidR="007020A5" w:rsidRDefault="005C4BBE">
          <w:pPr>
            <w:pStyle w:val="33"/>
            <w:rPr>
              <w:rFonts w:eastAsiaTheme="minorEastAsia" w:cstheme="minorBidi"/>
              <w:noProof/>
              <w:lang w:eastAsia="ru-RU"/>
            </w:rPr>
          </w:pPr>
          <w:hyperlink w:anchor="_Toc527633272" w:history="1">
            <w:r w:rsidR="007020A5" w:rsidRPr="00110205">
              <w:rPr>
                <w:rStyle w:val="a9"/>
                <w:noProof/>
              </w:rPr>
              <w:t>5.10.3</w:t>
            </w:r>
            <w:r w:rsidR="007020A5">
              <w:rPr>
                <w:rFonts w:eastAsiaTheme="minorEastAsia" w:cstheme="minorBidi"/>
                <w:noProof/>
                <w:lang w:eastAsia="ru-RU"/>
              </w:rPr>
              <w:tab/>
            </w:r>
            <w:r w:rsidR="007020A5" w:rsidRPr="00110205">
              <w:rPr>
                <w:rStyle w:val="a9"/>
                <w:noProof/>
              </w:rPr>
              <w:t>Проверка включения оборудования в заявки на списание</w:t>
            </w:r>
            <w:r w:rsidR="007020A5">
              <w:rPr>
                <w:noProof/>
                <w:webHidden/>
              </w:rPr>
              <w:tab/>
            </w:r>
            <w:r w:rsidR="007020A5">
              <w:rPr>
                <w:noProof/>
                <w:webHidden/>
              </w:rPr>
              <w:fldChar w:fldCharType="begin"/>
            </w:r>
            <w:r w:rsidR="007020A5">
              <w:rPr>
                <w:noProof/>
                <w:webHidden/>
              </w:rPr>
              <w:instrText xml:space="preserve"> PAGEREF _Toc527633272 \h </w:instrText>
            </w:r>
            <w:r w:rsidR="007020A5">
              <w:rPr>
                <w:noProof/>
                <w:webHidden/>
              </w:rPr>
            </w:r>
            <w:r w:rsidR="007020A5">
              <w:rPr>
                <w:noProof/>
                <w:webHidden/>
              </w:rPr>
              <w:fldChar w:fldCharType="separate"/>
            </w:r>
            <w:r w:rsidR="007020A5">
              <w:rPr>
                <w:noProof/>
                <w:webHidden/>
              </w:rPr>
              <w:t>108</w:t>
            </w:r>
            <w:r w:rsidR="007020A5">
              <w:rPr>
                <w:noProof/>
                <w:webHidden/>
              </w:rPr>
              <w:fldChar w:fldCharType="end"/>
            </w:r>
          </w:hyperlink>
        </w:p>
        <w:p w14:paraId="0EF5C499" w14:textId="3037D15C" w:rsidR="007020A5" w:rsidRDefault="005C4BBE">
          <w:pPr>
            <w:pStyle w:val="33"/>
            <w:rPr>
              <w:rFonts w:eastAsiaTheme="minorEastAsia" w:cstheme="minorBidi"/>
              <w:noProof/>
              <w:lang w:eastAsia="ru-RU"/>
            </w:rPr>
          </w:pPr>
          <w:hyperlink w:anchor="_Toc527633273" w:history="1">
            <w:r w:rsidR="007020A5" w:rsidRPr="00110205">
              <w:rPr>
                <w:rStyle w:val="a9"/>
                <w:noProof/>
              </w:rPr>
              <w:t>5.10.4</w:t>
            </w:r>
            <w:r w:rsidR="007020A5">
              <w:rPr>
                <w:rFonts w:eastAsiaTheme="minorEastAsia" w:cstheme="minorBidi"/>
                <w:noProof/>
                <w:lang w:eastAsia="ru-RU"/>
              </w:rPr>
              <w:tab/>
            </w:r>
            <w:r w:rsidR="007020A5" w:rsidRPr="00110205">
              <w:rPr>
                <w:rStyle w:val="a9"/>
                <w:noProof/>
              </w:rPr>
              <w:t>Виды и типы документов ММ, используемые в КД</w:t>
            </w:r>
            <w:r w:rsidR="007020A5">
              <w:rPr>
                <w:noProof/>
                <w:webHidden/>
              </w:rPr>
              <w:tab/>
            </w:r>
            <w:r w:rsidR="007020A5">
              <w:rPr>
                <w:noProof/>
                <w:webHidden/>
              </w:rPr>
              <w:fldChar w:fldCharType="begin"/>
            </w:r>
            <w:r w:rsidR="007020A5">
              <w:rPr>
                <w:noProof/>
                <w:webHidden/>
              </w:rPr>
              <w:instrText xml:space="preserve"> PAGEREF _Toc527633273 \h </w:instrText>
            </w:r>
            <w:r w:rsidR="007020A5">
              <w:rPr>
                <w:noProof/>
                <w:webHidden/>
              </w:rPr>
            </w:r>
            <w:r w:rsidR="007020A5">
              <w:rPr>
                <w:noProof/>
                <w:webHidden/>
              </w:rPr>
              <w:fldChar w:fldCharType="separate"/>
            </w:r>
            <w:r w:rsidR="007020A5">
              <w:rPr>
                <w:noProof/>
                <w:webHidden/>
              </w:rPr>
              <w:t>109</w:t>
            </w:r>
            <w:r w:rsidR="007020A5">
              <w:rPr>
                <w:noProof/>
                <w:webHidden/>
              </w:rPr>
              <w:fldChar w:fldCharType="end"/>
            </w:r>
          </w:hyperlink>
        </w:p>
        <w:p w14:paraId="0583D510" w14:textId="68678EC3" w:rsidR="007020A5" w:rsidRDefault="005C4BBE">
          <w:pPr>
            <w:pStyle w:val="33"/>
            <w:rPr>
              <w:rFonts w:eastAsiaTheme="minorEastAsia" w:cstheme="minorBidi"/>
              <w:noProof/>
              <w:lang w:eastAsia="ru-RU"/>
            </w:rPr>
          </w:pPr>
          <w:hyperlink w:anchor="_Toc527633274" w:history="1">
            <w:r w:rsidR="007020A5" w:rsidRPr="00110205">
              <w:rPr>
                <w:rStyle w:val="a9"/>
                <w:noProof/>
              </w:rPr>
              <w:t>5.10.5</w:t>
            </w:r>
            <w:r w:rsidR="007020A5">
              <w:rPr>
                <w:rFonts w:eastAsiaTheme="minorEastAsia" w:cstheme="minorBidi"/>
                <w:noProof/>
                <w:lang w:eastAsia="ru-RU"/>
              </w:rPr>
              <w:tab/>
            </w:r>
            <w:r w:rsidR="007020A5" w:rsidRPr="00110205">
              <w:rPr>
                <w:rStyle w:val="a9"/>
                <w:noProof/>
              </w:rPr>
              <w:t>Коды деблокирования заявок ММ</w:t>
            </w:r>
            <w:r w:rsidR="007020A5">
              <w:rPr>
                <w:noProof/>
                <w:webHidden/>
              </w:rPr>
              <w:tab/>
            </w:r>
            <w:r w:rsidR="007020A5">
              <w:rPr>
                <w:noProof/>
                <w:webHidden/>
              </w:rPr>
              <w:fldChar w:fldCharType="begin"/>
            </w:r>
            <w:r w:rsidR="007020A5">
              <w:rPr>
                <w:noProof/>
                <w:webHidden/>
              </w:rPr>
              <w:instrText xml:space="preserve"> PAGEREF _Toc527633274 \h </w:instrText>
            </w:r>
            <w:r w:rsidR="007020A5">
              <w:rPr>
                <w:noProof/>
                <w:webHidden/>
              </w:rPr>
            </w:r>
            <w:r w:rsidR="007020A5">
              <w:rPr>
                <w:noProof/>
                <w:webHidden/>
              </w:rPr>
              <w:fldChar w:fldCharType="separate"/>
            </w:r>
            <w:r w:rsidR="007020A5">
              <w:rPr>
                <w:noProof/>
                <w:webHidden/>
              </w:rPr>
              <w:t>109</w:t>
            </w:r>
            <w:r w:rsidR="007020A5">
              <w:rPr>
                <w:noProof/>
                <w:webHidden/>
              </w:rPr>
              <w:fldChar w:fldCharType="end"/>
            </w:r>
          </w:hyperlink>
        </w:p>
        <w:p w14:paraId="2D91721F" w14:textId="67DCAE99" w:rsidR="007020A5" w:rsidRDefault="005C4BBE">
          <w:pPr>
            <w:pStyle w:val="33"/>
            <w:rPr>
              <w:rFonts w:eastAsiaTheme="minorEastAsia" w:cstheme="minorBidi"/>
              <w:noProof/>
              <w:lang w:eastAsia="ru-RU"/>
            </w:rPr>
          </w:pPr>
          <w:hyperlink w:anchor="_Toc527633275" w:history="1">
            <w:r w:rsidR="007020A5" w:rsidRPr="00110205">
              <w:rPr>
                <w:rStyle w:val="a9"/>
                <w:noProof/>
              </w:rPr>
              <w:t>5.10.6</w:t>
            </w:r>
            <w:r w:rsidR="007020A5">
              <w:rPr>
                <w:rFonts w:eastAsiaTheme="minorEastAsia" w:cstheme="minorBidi"/>
                <w:noProof/>
                <w:lang w:eastAsia="ru-RU"/>
              </w:rPr>
              <w:tab/>
            </w:r>
            <w:r w:rsidR="007020A5" w:rsidRPr="00110205">
              <w:rPr>
                <w:rStyle w:val="a9"/>
                <w:noProof/>
              </w:rPr>
              <w:t>Расчёт сроков обеспечения потребности</w:t>
            </w:r>
            <w:r w:rsidR="007020A5">
              <w:rPr>
                <w:noProof/>
                <w:webHidden/>
              </w:rPr>
              <w:tab/>
            </w:r>
            <w:r w:rsidR="007020A5">
              <w:rPr>
                <w:noProof/>
                <w:webHidden/>
              </w:rPr>
              <w:fldChar w:fldCharType="begin"/>
            </w:r>
            <w:r w:rsidR="007020A5">
              <w:rPr>
                <w:noProof/>
                <w:webHidden/>
              </w:rPr>
              <w:instrText xml:space="preserve"> PAGEREF _Toc527633275 \h </w:instrText>
            </w:r>
            <w:r w:rsidR="007020A5">
              <w:rPr>
                <w:noProof/>
                <w:webHidden/>
              </w:rPr>
            </w:r>
            <w:r w:rsidR="007020A5">
              <w:rPr>
                <w:noProof/>
                <w:webHidden/>
              </w:rPr>
              <w:fldChar w:fldCharType="separate"/>
            </w:r>
            <w:r w:rsidR="007020A5">
              <w:rPr>
                <w:noProof/>
                <w:webHidden/>
              </w:rPr>
              <w:t>112</w:t>
            </w:r>
            <w:r w:rsidR="007020A5">
              <w:rPr>
                <w:noProof/>
                <w:webHidden/>
              </w:rPr>
              <w:fldChar w:fldCharType="end"/>
            </w:r>
          </w:hyperlink>
        </w:p>
        <w:p w14:paraId="3FD3E8A7" w14:textId="182302AB" w:rsidR="007020A5" w:rsidRDefault="005C4BBE">
          <w:pPr>
            <w:pStyle w:val="33"/>
            <w:rPr>
              <w:rFonts w:eastAsiaTheme="minorEastAsia" w:cstheme="minorBidi"/>
              <w:noProof/>
              <w:lang w:eastAsia="ru-RU"/>
            </w:rPr>
          </w:pPr>
          <w:hyperlink w:anchor="_Toc527633276" w:history="1">
            <w:r w:rsidR="007020A5" w:rsidRPr="00110205">
              <w:rPr>
                <w:rStyle w:val="a9"/>
                <w:noProof/>
              </w:rPr>
              <w:t>5.10.7</w:t>
            </w:r>
            <w:r w:rsidR="007020A5">
              <w:rPr>
                <w:rFonts w:eastAsiaTheme="minorEastAsia" w:cstheme="minorBidi"/>
                <w:noProof/>
                <w:lang w:eastAsia="ru-RU"/>
              </w:rPr>
              <w:tab/>
            </w:r>
            <w:r w:rsidR="007020A5" w:rsidRPr="00110205">
              <w:rPr>
                <w:rStyle w:val="a9"/>
                <w:noProof/>
              </w:rPr>
              <w:t>Особенности заявок на списание МТР</w:t>
            </w:r>
            <w:r w:rsidR="007020A5">
              <w:rPr>
                <w:noProof/>
                <w:webHidden/>
              </w:rPr>
              <w:tab/>
            </w:r>
            <w:r w:rsidR="007020A5">
              <w:rPr>
                <w:noProof/>
                <w:webHidden/>
              </w:rPr>
              <w:fldChar w:fldCharType="begin"/>
            </w:r>
            <w:r w:rsidR="007020A5">
              <w:rPr>
                <w:noProof/>
                <w:webHidden/>
              </w:rPr>
              <w:instrText xml:space="preserve"> PAGEREF _Toc527633276 \h </w:instrText>
            </w:r>
            <w:r w:rsidR="007020A5">
              <w:rPr>
                <w:noProof/>
                <w:webHidden/>
              </w:rPr>
            </w:r>
            <w:r w:rsidR="007020A5">
              <w:rPr>
                <w:noProof/>
                <w:webHidden/>
              </w:rPr>
              <w:fldChar w:fldCharType="separate"/>
            </w:r>
            <w:r w:rsidR="007020A5">
              <w:rPr>
                <w:noProof/>
                <w:webHidden/>
              </w:rPr>
              <w:t>114</w:t>
            </w:r>
            <w:r w:rsidR="007020A5">
              <w:rPr>
                <w:noProof/>
                <w:webHidden/>
              </w:rPr>
              <w:fldChar w:fldCharType="end"/>
            </w:r>
          </w:hyperlink>
        </w:p>
        <w:p w14:paraId="3F911CE5" w14:textId="122A20DB" w:rsidR="007020A5" w:rsidRDefault="005C4BBE">
          <w:pPr>
            <w:pStyle w:val="33"/>
            <w:rPr>
              <w:rFonts w:eastAsiaTheme="minorEastAsia" w:cstheme="minorBidi"/>
              <w:noProof/>
              <w:lang w:eastAsia="ru-RU"/>
            </w:rPr>
          </w:pPr>
          <w:hyperlink w:anchor="_Toc527633277" w:history="1">
            <w:r w:rsidR="007020A5" w:rsidRPr="00110205">
              <w:rPr>
                <w:rStyle w:val="a9"/>
                <w:noProof/>
              </w:rPr>
              <w:t>5.10.8</w:t>
            </w:r>
            <w:r w:rsidR="007020A5">
              <w:rPr>
                <w:rFonts w:eastAsiaTheme="minorEastAsia" w:cstheme="minorBidi"/>
                <w:noProof/>
                <w:lang w:eastAsia="ru-RU"/>
              </w:rPr>
              <w:tab/>
            </w:r>
            <w:r w:rsidR="007020A5" w:rsidRPr="00110205">
              <w:rPr>
                <w:rStyle w:val="a9"/>
                <w:noProof/>
              </w:rPr>
              <w:t>Описание разработки «Ведение плановых цен»</w:t>
            </w:r>
            <w:r w:rsidR="007020A5">
              <w:rPr>
                <w:noProof/>
                <w:webHidden/>
              </w:rPr>
              <w:tab/>
            </w:r>
            <w:r w:rsidR="007020A5">
              <w:rPr>
                <w:noProof/>
                <w:webHidden/>
              </w:rPr>
              <w:fldChar w:fldCharType="begin"/>
            </w:r>
            <w:r w:rsidR="007020A5">
              <w:rPr>
                <w:noProof/>
                <w:webHidden/>
              </w:rPr>
              <w:instrText xml:space="preserve"> PAGEREF _Toc527633277 \h </w:instrText>
            </w:r>
            <w:r w:rsidR="007020A5">
              <w:rPr>
                <w:noProof/>
                <w:webHidden/>
              </w:rPr>
            </w:r>
            <w:r w:rsidR="007020A5">
              <w:rPr>
                <w:noProof/>
                <w:webHidden/>
              </w:rPr>
              <w:fldChar w:fldCharType="separate"/>
            </w:r>
            <w:r w:rsidR="007020A5">
              <w:rPr>
                <w:noProof/>
                <w:webHidden/>
              </w:rPr>
              <w:t>115</w:t>
            </w:r>
            <w:r w:rsidR="007020A5">
              <w:rPr>
                <w:noProof/>
                <w:webHidden/>
              </w:rPr>
              <w:fldChar w:fldCharType="end"/>
            </w:r>
          </w:hyperlink>
        </w:p>
        <w:p w14:paraId="3D0E48F2" w14:textId="753B3704" w:rsidR="007020A5" w:rsidRDefault="005C4BBE">
          <w:pPr>
            <w:pStyle w:val="33"/>
            <w:rPr>
              <w:rFonts w:eastAsiaTheme="minorEastAsia" w:cstheme="minorBidi"/>
              <w:noProof/>
              <w:lang w:eastAsia="ru-RU"/>
            </w:rPr>
          </w:pPr>
          <w:hyperlink w:anchor="_Toc527633278" w:history="1">
            <w:r w:rsidR="007020A5" w:rsidRPr="00110205">
              <w:rPr>
                <w:rStyle w:val="a9"/>
                <w:noProof/>
              </w:rPr>
              <w:t>5.10.9</w:t>
            </w:r>
            <w:r w:rsidR="007020A5">
              <w:rPr>
                <w:rFonts w:eastAsiaTheme="minorEastAsia" w:cstheme="minorBidi"/>
                <w:noProof/>
                <w:lang w:eastAsia="ru-RU"/>
              </w:rPr>
              <w:tab/>
            </w:r>
            <w:r w:rsidR="007020A5" w:rsidRPr="00110205">
              <w:rPr>
                <w:rStyle w:val="a9"/>
                <w:noProof/>
              </w:rPr>
              <w:t>Описание разработки «Управление запросами на корректировку»</w:t>
            </w:r>
            <w:r w:rsidR="007020A5">
              <w:rPr>
                <w:noProof/>
                <w:webHidden/>
              </w:rPr>
              <w:tab/>
            </w:r>
            <w:r w:rsidR="007020A5">
              <w:rPr>
                <w:noProof/>
                <w:webHidden/>
              </w:rPr>
              <w:fldChar w:fldCharType="begin"/>
            </w:r>
            <w:r w:rsidR="007020A5">
              <w:rPr>
                <w:noProof/>
                <w:webHidden/>
              </w:rPr>
              <w:instrText xml:space="preserve"> PAGEREF _Toc527633278 \h </w:instrText>
            </w:r>
            <w:r w:rsidR="007020A5">
              <w:rPr>
                <w:noProof/>
                <w:webHidden/>
              </w:rPr>
            </w:r>
            <w:r w:rsidR="007020A5">
              <w:rPr>
                <w:noProof/>
                <w:webHidden/>
              </w:rPr>
              <w:fldChar w:fldCharType="separate"/>
            </w:r>
            <w:r w:rsidR="007020A5">
              <w:rPr>
                <w:noProof/>
                <w:webHidden/>
              </w:rPr>
              <w:t>121</w:t>
            </w:r>
            <w:r w:rsidR="007020A5">
              <w:rPr>
                <w:noProof/>
                <w:webHidden/>
              </w:rPr>
              <w:fldChar w:fldCharType="end"/>
            </w:r>
          </w:hyperlink>
        </w:p>
        <w:p w14:paraId="681137E4" w14:textId="7BBA7CE6" w:rsidR="007020A5" w:rsidRDefault="005C4BBE">
          <w:pPr>
            <w:pStyle w:val="15"/>
            <w:rPr>
              <w:rFonts w:asciiTheme="minorHAnsi" w:eastAsiaTheme="minorEastAsia" w:hAnsiTheme="minorHAnsi" w:cstheme="minorBidi"/>
              <w:b w:val="0"/>
              <w:sz w:val="22"/>
              <w:szCs w:val="22"/>
              <w:lang w:eastAsia="ru-RU"/>
            </w:rPr>
          </w:pPr>
          <w:hyperlink w:anchor="_Toc527633279" w:history="1">
            <w:r w:rsidR="007020A5" w:rsidRPr="00110205">
              <w:rPr>
                <w:rStyle w:val="a9"/>
              </w:rPr>
              <w:t>6</w:t>
            </w:r>
            <w:r w:rsidR="007020A5">
              <w:rPr>
                <w:rFonts w:asciiTheme="minorHAnsi" w:eastAsiaTheme="minorEastAsia" w:hAnsiTheme="minorHAnsi" w:cstheme="minorBidi"/>
                <w:b w:val="0"/>
                <w:sz w:val="22"/>
                <w:szCs w:val="22"/>
                <w:lang w:eastAsia="ru-RU"/>
              </w:rPr>
              <w:tab/>
            </w:r>
            <w:r w:rsidR="007020A5" w:rsidRPr="00110205">
              <w:rPr>
                <w:rStyle w:val="a9"/>
              </w:rPr>
              <w:t>Информационная Безопасность</w:t>
            </w:r>
            <w:r w:rsidR="007020A5">
              <w:rPr>
                <w:webHidden/>
              </w:rPr>
              <w:tab/>
            </w:r>
            <w:r w:rsidR="007020A5">
              <w:rPr>
                <w:webHidden/>
              </w:rPr>
              <w:fldChar w:fldCharType="begin"/>
            </w:r>
            <w:r w:rsidR="007020A5">
              <w:rPr>
                <w:webHidden/>
              </w:rPr>
              <w:instrText xml:space="preserve"> PAGEREF _Toc527633279 \h </w:instrText>
            </w:r>
            <w:r w:rsidR="007020A5">
              <w:rPr>
                <w:webHidden/>
              </w:rPr>
            </w:r>
            <w:r w:rsidR="007020A5">
              <w:rPr>
                <w:webHidden/>
              </w:rPr>
              <w:fldChar w:fldCharType="separate"/>
            </w:r>
            <w:r w:rsidR="007020A5">
              <w:rPr>
                <w:webHidden/>
              </w:rPr>
              <w:t>123</w:t>
            </w:r>
            <w:r w:rsidR="007020A5">
              <w:rPr>
                <w:webHidden/>
              </w:rPr>
              <w:fldChar w:fldCharType="end"/>
            </w:r>
          </w:hyperlink>
        </w:p>
        <w:p w14:paraId="779A06B5" w14:textId="3C568BDA" w:rsidR="007020A5" w:rsidRDefault="005C4BBE">
          <w:pPr>
            <w:pStyle w:val="15"/>
            <w:rPr>
              <w:rFonts w:asciiTheme="minorHAnsi" w:eastAsiaTheme="minorEastAsia" w:hAnsiTheme="minorHAnsi" w:cstheme="minorBidi"/>
              <w:b w:val="0"/>
              <w:sz w:val="22"/>
              <w:szCs w:val="22"/>
              <w:lang w:eastAsia="ru-RU"/>
            </w:rPr>
          </w:pPr>
          <w:hyperlink w:anchor="_Toc527633280" w:history="1">
            <w:r w:rsidR="007020A5" w:rsidRPr="00110205">
              <w:rPr>
                <w:rStyle w:val="a9"/>
                <w:rFonts w:eastAsia="Calibri"/>
              </w:rPr>
              <w:t>7</w:t>
            </w:r>
            <w:r w:rsidR="007020A5">
              <w:rPr>
                <w:rFonts w:asciiTheme="minorHAnsi" w:eastAsiaTheme="minorEastAsia" w:hAnsiTheme="minorHAnsi" w:cstheme="minorBidi"/>
                <w:b w:val="0"/>
                <w:sz w:val="22"/>
                <w:szCs w:val="22"/>
                <w:lang w:eastAsia="ru-RU"/>
              </w:rPr>
              <w:tab/>
            </w:r>
            <w:r w:rsidR="007020A5" w:rsidRPr="00110205">
              <w:rPr>
                <w:rStyle w:val="a9"/>
                <w:rFonts w:eastAsia="Calibri"/>
              </w:rPr>
              <w:t>Организационные изменения</w:t>
            </w:r>
            <w:r w:rsidR="007020A5">
              <w:rPr>
                <w:webHidden/>
              </w:rPr>
              <w:tab/>
            </w:r>
            <w:r w:rsidR="007020A5">
              <w:rPr>
                <w:webHidden/>
              </w:rPr>
              <w:fldChar w:fldCharType="begin"/>
            </w:r>
            <w:r w:rsidR="007020A5">
              <w:rPr>
                <w:webHidden/>
              </w:rPr>
              <w:instrText xml:space="preserve"> PAGEREF _Toc527633280 \h </w:instrText>
            </w:r>
            <w:r w:rsidR="007020A5">
              <w:rPr>
                <w:webHidden/>
              </w:rPr>
            </w:r>
            <w:r w:rsidR="007020A5">
              <w:rPr>
                <w:webHidden/>
              </w:rPr>
              <w:fldChar w:fldCharType="separate"/>
            </w:r>
            <w:r w:rsidR="007020A5">
              <w:rPr>
                <w:webHidden/>
              </w:rPr>
              <w:t>123</w:t>
            </w:r>
            <w:r w:rsidR="007020A5">
              <w:rPr>
                <w:webHidden/>
              </w:rPr>
              <w:fldChar w:fldCharType="end"/>
            </w:r>
          </w:hyperlink>
        </w:p>
        <w:p w14:paraId="6B0048A2" w14:textId="5F3FED41" w:rsidR="007020A5" w:rsidRDefault="005C4BBE">
          <w:pPr>
            <w:pStyle w:val="24"/>
            <w:rPr>
              <w:rFonts w:eastAsiaTheme="minorEastAsia" w:cstheme="minorBidi"/>
              <w:b w:val="0"/>
              <w:noProof/>
              <w:lang w:eastAsia="ru-RU"/>
            </w:rPr>
          </w:pPr>
          <w:hyperlink w:anchor="_Toc527633281" w:history="1">
            <w:r w:rsidR="007020A5" w:rsidRPr="00110205">
              <w:rPr>
                <w:rStyle w:val="a9"/>
                <w:rFonts w:eastAsiaTheme="majorEastAsia" w:cstheme="majorBidi"/>
                <w:noProof/>
              </w:rPr>
              <w:t>7.1</w:t>
            </w:r>
            <w:r w:rsidR="007020A5">
              <w:rPr>
                <w:rFonts w:eastAsiaTheme="minorEastAsia" w:cstheme="minorBidi"/>
                <w:b w:val="0"/>
                <w:noProof/>
                <w:lang w:eastAsia="ru-RU"/>
              </w:rPr>
              <w:tab/>
            </w:r>
            <w:r w:rsidR="007020A5" w:rsidRPr="00110205">
              <w:rPr>
                <w:rStyle w:val="a9"/>
                <w:rFonts w:eastAsiaTheme="majorEastAsia" w:cstheme="majorBidi"/>
                <w:noProof/>
              </w:rPr>
              <w:t>Ключевые процессные изменения и области улучшений</w:t>
            </w:r>
            <w:r w:rsidR="007020A5">
              <w:rPr>
                <w:noProof/>
                <w:webHidden/>
              </w:rPr>
              <w:tab/>
            </w:r>
            <w:r w:rsidR="007020A5">
              <w:rPr>
                <w:noProof/>
                <w:webHidden/>
              </w:rPr>
              <w:fldChar w:fldCharType="begin"/>
            </w:r>
            <w:r w:rsidR="007020A5">
              <w:rPr>
                <w:noProof/>
                <w:webHidden/>
              </w:rPr>
              <w:instrText xml:space="preserve"> PAGEREF _Toc527633281 \h </w:instrText>
            </w:r>
            <w:r w:rsidR="007020A5">
              <w:rPr>
                <w:noProof/>
                <w:webHidden/>
              </w:rPr>
            </w:r>
            <w:r w:rsidR="007020A5">
              <w:rPr>
                <w:noProof/>
                <w:webHidden/>
              </w:rPr>
              <w:fldChar w:fldCharType="separate"/>
            </w:r>
            <w:r w:rsidR="007020A5">
              <w:rPr>
                <w:noProof/>
                <w:webHidden/>
              </w:rPr>
              <w:t>123</w:t>
            </w:r>
            <w:r w:rsidR="007020A5">
              <w:rPr>
                <w:noProof/>
                <w:webHidden/>
              </w:rPr>
              <w:fldChar w:fldCharType="end"/>
            </w:r>
          </w:hyperlink>
        </w:p>
        <w:p w14:paraId="04EF6ADD" w14:textId="327DC642" w:rsidR="007020A5" w:rsidRDefault="005C4BBE">
          <w:pPr>
            <w:pStyle w:val="24"/>
            <w:rPr>
              <w:rFonts w:eastAsiaTheme="minorEastAsia" w:cstheme="minorBidi"/>
              <w:b w:val="0"/>
              <w:noProof/>
              <w:lang w:eastAsia="ru-RU"/>
            </w:rPr>
          </w:pPr>
          <w:hyperlink w:anchor="_Toc527633282" w:history="1">
            <w:r w:rsidR="007020A5" w:rsidRPr="00110205">
              <w:rPr>
                <w:rStyle w:val="a9"/>
                <w:rFonts w:eastAsiaTheme="majorEastAsia" w:cstheme="majorBidi"/>
                <w:noProof/>
              </w:rPr>
              <w:t>7.2</w:t>
            </w:r>
            <w:r w:rsidR="007020A5">
              <w:rPr>
                <w:rFonts w:eastAsiaTheme="minorEastAsia" w:cstheme="minorBidi"/>
                <w:b w:val="0"/>
                <w:noProof/>
                <w:lang w:eastAsia="ru-RU"/>
              </w:rPr>
              <w:tab/>
            </w:r>
            <w:r w:rsidR="007020A5" w:rsidRPr="00110205">
              <w:rPr>
                <w:rStyle w:val="a9"/>
                <w:rFonts w:eastAsiaTheme="majorEastAsia" w:cstheme="majorBidi"/>
                <w:noProof/>
              </w:rPr>
              <w:t>Организационные аспекты</w:t>
            </w:r>
            <w:r w:rsidR="007020A5">
              <w:rPr>
                <w:noProof/>
                <w:webHidden/>
              </w:rPr>
              <w:tab/>
            </w:r>
            <w:r w:rsidR="007020A5">
              <w:rPr>
                <w:noProof/>
                <w:webHidden/>
              </w:rPr>
              <w:fldChar w:fldCharType="begin"/>
            </w:r>
            <w:r w:rsidR="007020A5">
              <w:rPr>
                <w:noProof/>
                <w:webHidden/>
              </w:rPr>
              <w:instrText xml:space="preserve"> PAGEREF _Toc527633282 \h </w:instrText>
            </w:r>
            <w:r w:rsidR="007020A5">
              <w:rPr>
                <w:noProof/>
                <w:webHidden/>
              </w:rPr>
            </w:r>
            <w:r w:rsidR="007020A5">
              <w:rPr>
                <w:noProof/>
                <w:webHidden/>
              </w:rPr>
              <w:fldChar w:fldCharType="separate"/>
            </w:r>
            <w:r w:rsidR="007020A5">
              <w:rPr>
                <w:noProof/>
                <w:webHidden/>
              </w:rPr>
              <w:t>128</w:t>
            </w:r>
            <w:r w:rsidR="007020A5">
              <w:rPr>
                <w:noProof/>
                <w:webHidden/>
              </w:rPr>
              <w:fldChar w:fldCharType="end"/>
            </w:r>
          </w:hyperlink>
        </w:p>
        <w:p w14:paraId="6FE34513" w14:textId="1E2B9E2E" w:rsidR="007020A5" w:rsidRDefault="005C4BBE">
          <w:pPr>
            <w:pStyle w:val="15"/>
            <w:rPr>
              <w:rFonts w:asciiTheme="minorHAnsi" w:eastAsiaTheme="minorEastAsia" w:hAnsiTheme="minorHAnsi" w:cstheme="minorBidi"/>
              <w:b w:val="0"/>
              <w:sz w:val="22"/>
              <w:szCs w:val="22"/>
              <w:lang w:eastAsia="ru-RU"/>
            </w:rPr>
          </w:pPr>
          <w:hyperlink w:anchor="_Toc527633283" w:history="1">
            <w:r w:rsidR="007020A5" w:rsidRPr="00110205">
              <w:rPr>
                <w:rStyle w:val="a9"/>
                <w:rFonts w:eastAsia="Calibri"/>
              </w:rPr>
              <w:t>8</w:t>
            </w:r>
            <w:r w:rsidR="007020A5">
              <w:rPr>
                <w:rFonts w:asciiTheme="minorHAnsi" w:eastAsiaTheme="minorEastAsia" w:hAnsiTheme="minorHAnsi" w:cstheme="minorBidi"/>
                <w:b w:val="0"/>
                <w:sz w:val="22"/>
                <w:szCs w:val="22"/>
                <w:lang w:eastAsia="ru-RU"/>
              </w:rPr>
              <w:tab/>
            </w:r>
            <w:r w:rsidR="007020A5" w:rsidRPr="00110205">
              <w:rPr>
                <w:rStyle w:val="a9"/>
                <w:rFonts w:eastAsia="Calibri"/>
              </w:rPr>
              <w:t>Открытые вопросы</w:t>
            </w:r>
            <w:r w:rsidR="007020A5">
              <w:rPr>
                <w:webHidden/>
              </w:rPr>
              <w:tab/>
            </w:r>
            <w:r w:rsidR="007020A5">
              <w:rPr>
                <w:webHidden/>
              </w:rPr>
              <w:fldChar w:fldCharType="begin"/>
            </w:r>
            <w:r w:rsidR="007020A5">
              <w:rPr>
                <w:webHidden/>
              </w:rPr>
              <w:instrText xml:space="preserve"> PAGEREF _Toc527633283 \h </w:instrText>
            </w:r>
            <w:r w:rsidR="007020A5">
              <w:rPr>
                <w:webHidden/>
              </w:rPr>
            </w:r>
            <w:r w:rsidR="007020A5">
              <w:rPr>
                <w:webHidden/>
              </w:rPr>
              <w:fldChar w:fldCharType="separate"/>
            </w:r>
            <w:r w:rsidR="007020A5">
              <w:rPr>
                <w:webHidden/>
              </w:rPr>
              <w:t>129</w:t>
            </w:r>
            <w:r w:rsidR="007020A5">
              <w:rPr>
                <w:webHidden/>
              </w:rPr>
              <w:fldChar w:fldCharType="end"/>
            </w:r>
          </w:hyperlink>
        </w:p>
        <w:p w14:paraId="7CDDCADB" w14:textId="0A601A23" w:rsidR="007020A5" w:rsidRDefault="005C4BBE">
          <w:pPr>
            <w:pStyle w:val="15"/>
            <w:rPr>
              <w:rFonts w:asciiTheme="minorHAnsi" w:eastAsiaTheme="minorEastAsia" w:hAnsiTheme="minorHAnsi" w:cstheme="minorBidi"/>
              <w:b w:val="0"/>
              <w:sz w:val="22"/>
              <w:szCs w:val="22"/>
              <w:lang w:eastAsia="ru-RU"/>
            </w:rPr>
          </w:pPr>
          <w:hyperlink w:anchor="_Toc527633284" w:history="1">
            <w:r w:rsidR="007020A5" w:rsidRPr="00110205">
              <w:rPr>
                <w:rStyle w:val="a9"/>
                <w:rFonts w:eastAsia="Calibri"/>
              </w:rPr>
              <w:t>9</w:t>
            </w:r>
            <w:r w:rsidR="007020A5">
              <w:rPr>
                <w:rFonts w:asciiTheme="minorHAnsi" w:eastAsiaTheme="minorEastAsia" w:hAnsiTheme="minorHAnsi" w:cstheme="minorBidi"/>
                <w:b w:val="0"/>
                <w:sz w:val="22"/>
                <w:szCs w:val="22"/>
                <w:lang w:eastAsia="ru-RU"/>
              </w:rPr>
              <w:tab/>
            </w:r>
            <w:r w:rsidR="007020A5" w:rsidRPr="00110205">
              <w:rPr>
                <w:rStyle w:val="a9"/>
                <w:rFonts w:eastAsia="Calibri"/>
              </w:rPr>
              <w:t>Приложения</w:t>
            </w:r>
            <w:r w:rsidR="007020A5">
              <w:rPr>
                <w:webHidden/>
              </w:rPr>
              <w:tab/>
            </w:r>
            <w:r w:rsidR="007020A5">
              <w:rPr>
                <w:webHidden/>
              </w:rPr>
              <w:fldChar w:fldCharType="begin"/>
            </w:r>
            <w:r w:rsidR="007020A5">
              <w:rPr>
                <w:webHidden/>
              </w:rPr>
              <w:instrText xml:space="preserve"> PAGEREF _Toc527633284 \h </w:instrText>
            </w:r>
            <w:r w:rsidR="007020A5">
              <w:rPr>
                <w:webHidden/>
              </w:rPr>
            </w:r>
            <w:r w:rsidR="007020A5">
              <w:rPr>
                <w:webHidden/>
              </w:rPr>
              <w:fldChar w:fldCharType="separate"/>
            </w:r>
            <w:r w:rsidR="007020A5">
              <w:rPr>
                <w:webHidden/>
              </w:rPr>
              <w:t>132</w:t>
            </w:r>
            <w:r w:rsidR="007020A5">
              <w:rPr>
                <w:webHidden/>
              </w:rPr>
              <w:fldChar w:fldCharType="end"/>
            </w:r>
          </w:hyperlink>
        </w:p>
        <w:p w14:paraId="63BC358F" w14:textId="23D778DF" w:rsidR="007020A5" w:rsidRDefault="005C4BBE">
          <w:pPr>
            <w:pStyle w:val="24"/>
            <w:rPr>
              <w:rFonts w:eastAsiaTheme="minorEastAsia" w:cstheme="minorBidi"/>
              <w:b w:val="0"/>
              <w:noProof/>
              <w:lang w:eastAsia="ru-RU"/>
            </w:rPr>
          </w:pPr>
          <w:hyperlink w:anchor="_Toc527633285" w:history="1">
            <w:r w:rsidR="007020A5" w:rsidRPr="00110205">
              <w:rPr>
                <w:rStyle w:val="a9"/>
                <w:rFonts w:eastAsiaTheme="majorEastAsia" w:cstheme="majorBidi"/>
                <w:noProof/>
              </w:rPr>
              <w:t>9.1</w:t>
            </w:r>
            <w:r w:rsidR="007020A5">
              <w:rPr>
                <w:rFonts w:eastAsiaTheme="minorEastAsia" w:cstheme="minorBidi"/>
                <w:b w:val="0"/>
                <w:noProof/>
                <w:lang w:eastAsia="ru-RU"/>
              </w:rPr>
              <w:tab/>
            </w:r>
            <w:r w:rsidR="007020A5" w:rsidRPr="00110205">
              <w:rPr>
                <w:rStyle w:val="a9"/>
                <w:rFonts w:eastAsiaTheme="majorEastAsia" w:cstheme="majorBidi"/>
                <w:noProof/>
              </w:rPr>
              <w:t>Приложение № 1. Модели бизнес-процессов</w:t>
            </w:r>
            <w:r w:rsidR="007020A5">
              <w:rPr>
                <w:noProof/>
                <w:webHidden/>
              </w:rPr>
              <w:tab/>
            </w:r>
            <w:r w:rsidR="007020A5">
              <w:rPr>
                <w:noProof/>
                <w:webHidden/>
              </w:rPr>
              <w:fldChar w:fldCharType="begin"/>
            </w:r>
            <w:r w:rsidR="007020A5">
              <w:rPr>
                <w:noProof/>
                <w:webHidden/>
              </w:rPr>
              <w:instrText xml:space="preserve"> PAGEREF _Toc527633285 \h </w:instrText>
            </w:r>
            <w:r w:rsidR="007020A5">
              <w:rPr>
                <w:noProof/>
                <w:webHidden/>
              </w:rPr>
            </w:r>
            <w:r w:rsidR="007020A5">
              <w:rPr>
                <w:noProof/>
                <w:webHidden/>
              </w:rPr>
              <w:fldChar w:fldCharType="separate"/>
            </w:r>
            <w:r w:rsidR="007020A5">
              <w:rPr>
                <w:noProof/>
                <w:webHidden/>
              </w:rPr>
              <w:t>132</w:t>
            </w:r>
            <w:r w:rsidR="007020A5">
              <w:rPr>
                <w:noProof/>
                <w:webHidden/>
              </w:rPr>
              <w:fldChar w:fldCharType="end"/>
            </w:r>
          </w:hyperlink>
        </w:p>
        <w:p w14:paraId="465F8E7C" w14:textId="1C44D9C8" w:rsidR="007020A5" w:rsidRDefault="005C4BBE">
          <w:pPr>
            <w:pStyle w:val="24"/>
            <w:rPr>
              <w:rFonts w:eastAsiaTheme="minorEastAsia" w:cstheme="minorBidi"/>
              <w:b w:val="0"/>
              <w:noProof/>
              <w:lang w:eastAsia="ru-RU"/>
            </w:rPr>
          </w:pPr>
          <w:hyperlink w:anchor="_Toc527633286" w:history="1">
            <w:r w:rsidR="007020A5" w:rsidRPr="00110205">
              <w:rPr>
                <w:rStyle w:val="a9"/>
                <w:rFonts w:eastAsiaTheme="majorEastAsia" w:cstheme="majorBidi"/>
                <w:noProof/>
              </w:rPr>
              <w:t>9.2</w:t>
            </w:r>
            <w:r w:rsidR="007020A5">
              <w:rPr>
                <w:rFonts w:eastAsiaTheme="minorEastAsia" w:cstheme="minorBidi"/>
                <w:b w:val="0"/>
                <w:noProof/>
                <w:lang w:eastAsia="ru-RU"/>
              </w:rPr>
              <w:tab/>
            </w:r>
            <w:r w:rsidR="007020A5" w:rsidRPr="00110205">
              <w:rPr>
                <w:rStyle w:val="a9"/>
                <w:rFonts w:eastAsiaTheme="majorEastAsia" w:cstheme="majorBidi"/>
                <w:noProof/>
              </w:rPr>
              <w:t>Приложение № 2. Реестр бизнес-требований</w:t>
            </w:r>
            <w:r w:rsidR="007020A5">
              <w:rPr>
                <w:noProof/>
                <w:webHidden/>
              </w:rPr>
              <w:tab/>
            </w:r>
            <w:r w:rsidR="007020A5">
              <w:rPr>
                <w:noProof/>
                <w:webHidden/>
              </w:rPr>
              <w:fldChar w:fldCharType="begin"/>
            </w:r>
            <w:r w:rsidR="007020A5">
              <w:rPr>
                <w:noProof/>
                <w:webHidden/>
              </w:rPr>
              <w:instrText xml:space="preserve"> PAGEREF _Toc527633286 \h </w:instrText>
            </w:r>
            <w:r w:rsidR="007020A5">
              <w:rPr>
                <w:noProof/>
                <w:webHidden/>
              </w:rPr>
            </w:r>
            <w:r w:rsidR="007020A5">
              <w:rPr>
                <w:noProof/>
                <w:webHidden/>
              </w:rPr>
              <w:fldChar w:fldCharType="separate"/>
            </w:r>
            <w:r w:rsidR="007020A5">
              <w:rPr>
                <w:noProof/>
                <w:webHidden/>
              </w:rPr>
              <w:t>132</w:t>
            </w:r>
            <w:r w:rsidR="007020A5">
              <w:rPr>
                <w:noProof/>
                <w:webHidden/>
              </w:rPr>
              <w:fldChar w:fldCharType="end"/>
            </w:r>
          </w:hyperlink>
        </w:p>
        <w:p w14:paraId="5AE9F539" w14:textId="18638E2C" w:rsidR="007020A5" w:rsidRDefault="005C4BBE">
          <w:pPr>
            <w:pStyle w:val="24"/>
            <w:rPr>
              <w:rFonts w:eastAsiaTheme="minorEastAsia" w:cstheme="minorBidi"/>
              <w:b w:val="0"/>
              <w:noProof/>
              <w:lang w:eastAsia="ru-RU"/>
            </w:rPr>
          </w:pPr>
          <w:hyperlink w:anchor="_Toc527633287" w:history="1">
            <w:r w:rsidR="007020A5" w:rsidRPr="00110205">
              <w:rPr>
                <w:rStyle w:val="a9"/>
                <w:rFonts w:eastAsiaTheme="majorEastAsia" w:cstheme="majorBidi"/>
                <w:noProof/>
              </w:rPr>
              <w:t>9.3</w:t>
            </w:r>
            <w:r w:rsidR="007020A5">
              <w:rPr>
                <w:rFonts w:eastAsiaTheme="minorEastAsia" w:cstheme="minorBidi"/>
                <w:b w:val="0"/>
                <w:noProof/>
                <w:lang w:eastAsia="ru-RU"/>
              </w:rPr>
              <w:tab/>
            </w:r>
            <w:r w:rsidR="007020A5" w:rsidRPr="00110205">
              <w:rPr>
                <w:rStyle w:val="a9"/>
                <w:rFonts w:eastAsiaTheme="majorEastAsia" w:cstheme="majorBidi"/>
                <w:noProof/>
              </w:rPr>
              <w:t>Приложение № 3. Описание шагов бизнес-процессов</w:t>
            </w:r>
            <w:r w:rsidR="007020A5">
              <w:rPr>
                <w:noProof/>
                <w:webHidden/>
              </w:rPr>
              <w:tab/>
            </w:r>
            <w:r w:rsidR="007020A5">
              <w:rPr>
                <w:noProof/>
                <w:webHidden/>
              </w:rPr>
              <w:fldChar w:fldCharType="begin"/>
            </w:r>
            <w:r w:rsidR="007020A5">
              <w:rPr>
                <w:noProof/>
                <w:webHidden/>
              </w:rPr>
              <w:instrText xml:space="preserve"> PAGEREF _Toc527633287 \h </w:instrText>
            </w:r>
            <w:r w:rsidR="007020A5">
              <w:rPr>
                <w:noProof/>
                <w:webHidden/>
              </w:rPr>
            </w:r>
            <w:r w:rsidR="007020A5">
              <w:rPr>
                <w:noProof/>
                <w:webHidden/>
              </w:rPr>
              <w:fldChar w:fldCharType="separate"/>
            </w:r>
            <w:r w:rsidR="007020A5">
              <w:rPr>
                <w:noProof/>
                <w:webHidden/>
              </w:rPr>
              <w:t>132</w:t>
            </w:r>
            <w:r w:rsidR="007020A5">
              <w:rPr>
                <w:noProof/>
                <w:webHidden/>
              </w:rPr>
              <w:fldChar w:fldCharType="end"/>
            </w:r>
          </w:hyperlink>
        </w:p>
        <w:p w14:paraId="5C71852A" w14:textId="3E51F085" w:rsidR="007020A5" w:rsidRDefault="005C4BBE">
          <w:pPr>
            <w:pStyle w:val="24"/>
            <w:rPr>
              <w:rFonts w:eastAsiaTheme="minorEastAsia" w:cstheme="minorBidi"/>
              <w:b w:val="0"/>
              <w:noProof/>
              <w:lang w:eastAsia="ru-RU"/>
            </w:rPr>
          </w:pPr>
          <w:hyperlink w:anchor="_Toc527633288" w:history="1">
            <w:r w:rsidR="007020A5" w:rsidRPr="00110205">
              <w:rPr>
                <w:rStyle w:val="a9"/>
                <w:rFonts w:eastAsiaTheme="majorEastAsia" w:cstheme="majorBidi"/>
                <w:noProof/>
              </w:rPr>
              <w:t>9.4</w:t>
            </w:r>
            <w:r w:rsidR="007020A5">
              <w:rPr>
                <w:rFonts w:eastAsiaTheme="minorEastAsia" w:cstheme="minorBidi"/>
                <w:b w:val="0"/>
                <w:noProof/>
                <w:lang w:eastAsia="ru-RU"/>
              </w:rPr>
              <w:tab/>
            </w:r>
            <w:r w:rsidR="007020A5" w:rsidRPr="00110205">
              <w:rPr>
                <w:rStyle w:val="a9"/>
                <w:rFonts w:eastAsiaTheme="majorEastAsia" w:cstheme="majorBidi"/>
                <w:noProof/>
              </w:rPr>
              <w:t>Приложение № 4. Прочее</w:t>
            </w:r>
            <w:r w:rsidR="007020A5">
              <w:rPr>
                <w:noProof/>
                <w:webHidden/>
              </w:rPr>
              <w:tab/>
            </w:r>
            <w:r w:rsidR="007020A5">
              <w:rPr>
                <w:noProof/>
                <w:webHidden/>
              </w:rPr>
              <w:fldChar w:fldCharType="begin"/>
            </w:r>
            <w:r w:rsidR="007020A5">
              <w:rPr>
                <w:noProof/>
                <w:webHidden/>
              </w:rPr>
              <w:instrText xml:space="preserve"> PAGEREF _Toc527633288 \h </w:instrText>
            </w:r>
            <w:r w:rsidR="007020A5">
              <w:rPr>
                <w:noProof/>
                <w:webHidden/>
              </w:rPr>
            </w:r>
            <w:r w:rsidR="007020A5">
              <w:rPr>
                <w:noProof/>
                <w:webHidden/>
              </w:rPr>
              <w:fldChar w:fldCharType="separate"/>
            </w:r>
            <w:r w:rsidR="007020A5">
              <w:rPr>
                <w:noProof/>
                <w:webHidden/>
              </w:rPr>
              <w:t>132</w:t>
            </w:r>
            <w:r w:rsidR="007020A5">
              <w:rPr>
                <w:noProof/>
                <w:webHidden/>
              </w:rPr>
              <w:fldChar w:fldCharType="end"/>
            </w:r>
          </w:hyperlink>
        </w:p>
        <w:p w14:paraId="0A0E86F6" w14:textId="6885038B" w:rsidR="007020A5" w:rsidRDefault="005C4BBE">
          <w:pPr>
            <w:pStyle w:val="24"/>
            <w:rPr>
              <w:rFonts w:eastAsiaTheme="minorEastAsia" w:cstheme="minorBidi"/>
              <w:b w:val="0"/>
              <w:noProof/>
              <w:lang w:eastAsia="ru-RU"/>
            </w:rPr>
          </w:pPr>
          <w:hyperlink w:anchor="_Toc527633289" w:history="1">
            <w:r w:rsidR="007020A5" w:rsidRPr="00110205">
              <w:rPr>
                <w:rStyle w:val="a9"/>
                <w:rFonts w:eastAsiaTheme="majorEastAsia" w:cstheme="majorBidi"/>
                <w:noProof/>
              </w:rPr>
              <w:t>9.5</w:t>
            </w:r>
            <w:r w:rsidR="007020A5">
              <w:rPr>
                <w:rFonts w:eastAsiaTheme="minorEastAsia" w:cstheme="minorBidi"/>
                <w:b w:val="0"/>
                <w:noProof/>
                <w:lang w:eastAsia="ru-RU"/>
              </w:rPr>
              <w:tab/>
            </w:r>
            <w:r w:rsidR="007020A5" w:rsidRPr="00110205">
              <w:rPr>
                <w:rStyle w:val="a9"/>
                <w:rFonts w:eastAsiaTheme="majorEastAsia" w:cstheme="majorBidi"/>
                <w:noProof/>
              </w:rPr>
              <w:t>Приложение № РП1-6: Роли и полномочия</w:t>
            </w:r>
            <w:r w:rsidR="007020A5">
              <w:rPr>
                <w:noProof/>
                <w:webHidden/>
              </w:rPr>
              <w:tab/>
            </w:r>
            <w:r w:rsidR="007020A5">
              <w:rPr>
                <w:noProof/>
                <w:webHidden/>
              </w:rPr>
              <w:fldChar w:fldCharType="begin"/>
            </w:r>
            <w:r w:rsidR="007020A5">
              <w:rPr>
                <w:noProof/>
                <w:webHidden/>
              </w:rPr>
              <w:instrText xml:space="preserve"> PAGEREF _Toc527633289 \h </w:instrText>
            </w:r>
            <w:r w:rsidR="007020A5">
              <w:rPr>
                <w:noProof/>
                <w:webHidden/>
              </w:rPr>
            </w:r>
            <w:r w:rsidR="007020A5">
              <w:rPr>
                <w:noProof/>
                <w:webHidden/>
              </w:rPr>
              <w:fldChar w:fldCharType="separate"/>
            </w:r>
            <w:r w:rsidR="007020A5">
              <w:rPr>
                <w:noProof/>
                <w:webHidden/>
              </w:rPr>
              <w:t>132</w:t>
            </w:r>
            <w:r w:rsidR="007020A5">
              <w:rPr>
                <w:noProof/>
                <w:webHidden/>
              </w:rPr>
              <w:fldChar w:fldCharType="end"/>
            </w:r>
          </w:hyperlink>
        </w:p>
        <w:p w14:paraId="6A5C31A7" w14:textId="51E5D48B" w:rsidR="007020A5" w:rsidRDefault="005C4BBE">
          <w:pPr>
            <w:pStyle w:val="24"/>
            <w:rPr>
              <w:rFonts w:eastAsiaTheme="minorEastAsia" w:cstheme="minorBidi"/>
              <w:b w:val="0"/>
              <w:noProof/>
              <w:lang w:eastAsia="ru-RU"/>
            </w:rPr>
          </w:pPr>
          <w:hyperlink w:anchor="_Toc527633290" w:history="1">
            <w:r w:rsidR="007020A5" w:rsidRPr="00110205">
              <w:rPr>
                <w:rStyle w:val="a9"/>
                <w:rFonts w:eastAsiaTheme="majorEastAsia" w:cstheme="majorBidi"/>
                <w:noProof/>
              </w:rPr>
              <w:t>9.6</w:t>
            </w:r>
            <w:r w:rsidR="007020A5">
              <w:rPr>
                <w:rFonts w:eastAsiaTheme="minorEastAsia" w:cstheme="minorBidi"/>
                <w:b w:val="0"/>
                <w:noProof/>
                <w:lang w:eastAsia="ru-RU"/>
              </w:rPr>
              <w:tab/>
            </w:r>
            <w:r w:rsidR="007020A5" w:rsidRPr="00110205">
              <w:rPr>
                <w:rStyle w:val="a9"/>
                <w:rFonts w:eastAsiaTheme="majorEastAsia" w:cstheme="majorBidi"/>
                <w:noProof/>
              </w:rPr>
              <w:t>Приложение № РиК1. Матрица рисков и контрольных процедур</w:t>
            </w:r>
            <w:r w:rsidR="007020A5">
              <w:rPr>
                <w:noProof/>
                <w:webHidden/>
              </w:rPr>
              <w:tab/>
            </w:r>
            <w:r w:rsidR="007020A5">
              <w:rPr>
                <w:noProof/>
                <w:webHidden/>
              </w:rPr>
              <w:fldChar w:fldCharType="begin"/>
            </w:r>
            <w:r w:rsidR="007020A5">
              <w:rPr>
                <w:noProof/>
                <w:webHidden/>
              </w:rPr>
              <w:instrText xml:space="preserve"> PAGEREF _Toc527633290 \h </w:instrText>
            </w:r>
            <w:r w:rsidR="007020A5">
              <w:rPr>
                <w:noProof/>
                <w:webHidden/>
              </w:rPr>
            </w:r>
            <w:r w:rsidR="007020A5">
              <w:rPr>
                <w:noProof/>
                <w:webHidden/>
              </w:rPr>
              <w:fldChar w:fldCharType="separate"/>
            </w:r>
            <w:r w:rsidR="007020A5">
              <w:rPr>
                <w:noProof/>
                <w:webHidden/>
              </w:rPr>
              <w:t>132</w:t>
            </w:r>
            <w:r w:rsidR="007020A5">
              <w:rPr>
                <w:noProof/>
                <w:webHidden/>
              </w:rPr>
              <w:fldChar w:fldCharType="end"/>
            </w:r>
          </w:hyperlink>
        </w:p>
        <w:p w14:paraId="6DE9CCE6" w14:textId="7917CBA8" w:rsidR="007020A5" w:rsidRDefault="005C4BBE">
          <w:pPr>
            <w:pStyle w:val="24"/>
            <w:rPr>
              <w:rFonts w:eastAsiaTheme="minorEastAsia" w:cstheme="minorBidi"/>
              <w:b w:val="0"/>
              <w:noProof/>
              <w:lang w:eastAsia="ru-RU"/>
            </w:rPr>
          </w:pPr>
          <w:hyperlink w:anchor="_Toc527633291" w:history="1">
            <w:r w:rsidR="007020A5" w:rsidRPr="00110205">
              <w:rPr>
                <w:rStyle w:val="a9"/>
                <w:rFonts w:eastAsiaTheme="majorEastAsia" w:cstheme="majorBidi"/>
                <w:noProof/>
              </w:rPr>
              <w:t>9.7</w:t>
            </w:r>
            <w:r w:rsidR="007020A5">
              <w:rPr>
                <w:rFonts w:eastAsiaTheme="minorEastAsia" w:cstheme="minorBidi"/>
                <w:b w:val="0"/>
                <w:noProof/>
                <w:lang w:eastAsia="ru-RU"/>
              </w:rPr>
              <w:tab/>
            </w:r>
            <w:r w:rsidR="007020A5" w:rsidRPr="00110205">
              <w:rPr>
                <w:rStyle w:val="a9"/>
                <w:rFonts w:eastAsiaTheme="majorEastAsia" w:cstheme="majorBidi"/>
                <w:noProof/>
              </w:rPr>
              <w:t>Приложение № КП1. Матрица конфликтов полномочий</w:t>
            </w:r>
            <w:r w:rsidR="007020A5">
              <w:rPr>
                <w:noProof/>
                <w:webHidden/>
              </w:rPr>
              <w:tab/>
            </w:r>
            <w:r w:rsidR="007020A5">
              <w:rPr>
                <w:noProof/>
                <w:webHidden/>
              </w:rPr>
              <w:fldChar w:fldCharType="begin"/>
            </w:r>
            <w:r w:rsidR="007020A5">
              <w:rPr>
                <w:noProof/>
                <w:webHidden/>
              </w:rPr>
              <w:instrText xml:space="preserve"> PAGEREF _Toc527633291 \h </w:instrText>
            </w:r>
            <w:r w:rsidR="007020A5">
              <w:rPr>
                <w:noProof/>
                <w:webHidden/>
              </w:rPr>
            </w:r>
            <w:r w:rsidR="007020A5">
              <w:rPr>
                <w:noProof/>
                <w:webHidden/>
              </w:rPr>
              <w:fldChar w:fldCharType="separate"/>
            </w:r>
            <w:r w:rsidR="007020A5">
              <w:rPr>
                <w:noProof/>
                <w:webHidden/>
              </w:rPr>
              <w:t>132</w:t>
            </w:r>
            <w:r w:rsidR="007020A5">
              <w:rPr>
                <w:noProof/>
                <w:webHidden/>
              </w:rPr>
              <w:fldChar w:fldCharType="end"/>
            </w:r>
          </w:hyperlink>
        </w:p>
        <w:p w14:paraId="3B0A26EB" w14:textId="42865919" w:rsidR="009F5EA5" w:rsidRPr="00F94454" w:rsidRDefault="00B778C7" w:rsidP="000A00B4">
          <w:pPr>
            <w:pStyle w:val="24"/>
            <w:rPr>
              <w:rFonts w:ascii="Arial" w:hAnsi="Arial" w:cs="Arial"/>
            </w:rPr>
          </w:pPr>
          <w:r w:rsidRPr="00F94454">
            <w:rPr>
              <w:rFonts w:ascii="Arial" w:hAnsi="Arial" w:cs="Arial"/>
              <w:b w:val="0"/>
              <w:bCs/>
            </w:rPr>
            <w:fldChar w:fldCharType="end"/>
          </w:r>
        </w:p>
      </w:sdtContent>
    </w:sdt>
    <w:p w14:paraId="0F83DDCA" w14:textId="77777777" w:rsidR="009F5EA5" w:rsidRPr="00F94454" w:rsidRDefault="009F5EA5" w:rsidP="00895A65">
      <w:pPr>
        <w:rPr>
          <w:rFonts w:ascii="Arial" w:hAnsi="Arial" w:cs="Arial"/>
        </w:rPr>
      </w:pPr>
    </w:p>
    <w:p w14:paraId="50E04EBF" w14:textId="77777777" w:rsidR="002246E5" w:rsidRDefault="002246E5">
      <w:pPr>
        <w:spacing w:after="200" w:line="276" w:lineRule="auto"/>
        <w:jc w:val="left"/>
        <w:rPr>
          <w:rFonts w:ascii="Arial" w:hAnsi="Arial" w:cs="Arial"/>
          <w:b/>
          <w:bCs/>
          <w:caps/>
          <w:kern w:val="32"/>
          <w:sz w:val="28"/>
          <w:szCs w:val="32"/>
        </w:rPr>
      </w:pPr>
      <w:r>
        <w:br w:type="page"/>
      </w:r>
    </w:p>
    <w:p w14:paraId="4839D059" w14:textId="77777777" w:rsidR="00FA572B" w:rsidRPr="00FA572B" w:rsidRDefault="001135C1" w:rsidP="00FA572B">
      <w:pPr>
        <w:pStyle w:val="1"/>
      </w:pPr>
      <w:bookmarkStart w:id="117" w:name="_Toc527633239"/>
      <w:r>
        <w:lastRenderedPageBreak/>
        <w:t>Глоссарий</w:t>
      </w:r>
      <w:bookmarkEnd w:id="117"/>
    </w:p>
    <w:p w14:paraId="6CFAD3CD" w14:textId="77777777" w:rsidR="00B52352" w:rsidRDefault="00B52352" w:rsidP="00B52352">
      <w:pPr>
        <w:spacing w:after="240" w:line="276" w:lineRule="auto"/>
        <w:ind w:firstLine="567"/>
        <w:rPr>
          <w:rFonts w:ascii="Arial" w:hAnsi="Arial" w:cs="Arial"/>
          <w:i/>
        </w:rPr>
      </w:pPr>
      <w:r w:rsidRPr="008305CC">
        <w:rPr>
          <w:rFonts w:ascii="Arial" w:hAnsi="Arial" w:cs="Arial"/>
        </w:rPr>
        <w:t xml:space="preserve">Глоссарий ведется централизованно на Портале Проекта и доступен по ссылке: </w:t>
      </w:r>
      <w:hyperlink r:id="rId15" w:history="1">
        <w:r w:rsidRPr="003C3E31">
          <w:rPr>
            <w:rStyle w:val="a9"/>
            <w:rFonts w:ascii="Arial" w:hAnsi="Arial" w:cs="Arial"/>
            <w:i/>
          </w:rPr>
          <w:t>http://portal.polyus.com/ERP/ERPDocuments/00_Управление проектом/02_Реестры и списки/04_Глоссарий</w:t>
        </w:r>
      </w:hyperlink>
      <w:r w:rsidR="003C3E31">
        <w:rPr>
          <w:rFonts w:ascii="Arial" w:hAnsi="Arial" w:cs="Arial"/>
          <w:i/>
        </w:rPr>
        <w:t>.</w:t>
      </w:r>
    </w:p>
    <w:p w14:paraId="6D9C47C5" w14:textId="77777777" w:rsidR="00C1649A" w:rsidRPr="00916FAB" w:rsidRDefault="00C1649A" w:rsidP="00B52352">
      <w:pPr>
        <w:spacing w:after="240" w:line="276" w:lineRule="auto"/>
        <w:ind w:firstLine="567"/>
        <w:rPr>
          <w:rFonts w:ascii="Arial" w:hAnsi="Arial" w:cs="Arial"/>
          <w:b/>
          <w:sz w:val="22"/>
        </w:rPr>
      </w:pPr>
    </w:p>
    <w:p w14:paraId="1F7A4AC7" w14:textId="77777777" w:rsidR="00FA572B" w:rsidRDefault="001135C1" w:rsidP="00FA572B">
      <w:pPr>
        <w:pStyle w:val="1"/>
      </w:pPr>
      <w:bookmarkStart w:id="118" w:name="_Toc527633240"/>
      <w:r>
        <w:t>Назн</w:t>
      </w:r>
      <w:r w:rsidR="00A8186B">
        <w:t>а</w:t>
      </w:r>
      <w:r>
        <w:t>чение документа</w:t>
      </w:r>
      <w:bookmarkEnd w:id="118"/>
    </w:p>
    <w:p w14:paraId="319371A9" w14:textId="77777777" w:rsidR="0065176C" w:rsidRPr="00DC47A9" w:rsidRDefault="0065176C" w:rsidP="0065176C">
      <w:pPr>
        <w:spacing w:after="240" w:line="276" w:lineRule="auto"/>
        <w:ind w:firstLine="567"/>
        <w:rPr>
          <w:rFonts w:ascii="Arial" w:hAnsi="Arial" w:cs="Arial"/>
          <w:color w:val="000000" w:themeColor="text1"/>
        </w:rPr>
      </w:pPr>
      <w:r w:rsidRPr="00DC47A9">
        <w:rPr>
          <w:rFonts w:ascii="Arial" w:hAnsi="Arial" w:cs="Arial"/>
          <w:color w:val="000000" w:themeColor="text1"/>
        </w:rPr>
        <w:t>Настоящий документ создан в целях описания принципов и шагов реализации бизнес-процессов, способов выполнения различных видов операций для планирования обеспечения предприятия МТР, работами и услугами.</w:t>
      </w:r>
    </w:p>
    <w:p w14:paraId="007C312C" w14:textId="77777777" w:rsidR="0065176C" w:rsidRPr="00E20595" w:rsidRDefault="0065176C" w:rsidP="0065176C">
      <w:pPr>
        <w:spacing w:after="240" w:line="276" w:lineRule="auto"/>
        <w:ind w:firstLine="567"/>
        <w:rPr>
          <w:rFonts w:ascii="Arial" w:hAnsi="Arial" w:cs="Arial"/>
          <w:color w:val="000000" w:themeColor="text1"/>
        </w:rPr>
      </w:pPr>
      <w:r w:rsidRPr="00E20595">
        <w:rPr>
          <w:rFonts w:ascii="Arial" w:hAnsi="Arial" w:cs="Arial"/>
          <w:color w:val="000000" w:themeColor="text1"/>
        </w:rPr>
        <w:t>Процесс ПП-10.03 «Планирование обеспечения МТР, работами и услугами» включает в себя следующие процессы 3-го уровня:</w:t>
      </w:r>
    </w:p>
    <w:p w14:paraId="3777111E" w14:textId="77777777" w:rsidR="0065176C" w:rsidRPr="00E20595" w:rsidRDefault="0065176C" w:rsidP="0065176C">
      <w:pPr>
        <w:pStyle w:val="afa"/>
        <w:numPr>
          <w:ilvl w:val="0"/>
          <w:numId w:val="9"/>
        </w:numPr>
        <w:spacing w:after="240" w:line="276" w:lineRule="auto"/>
        <w:rPr>
          <w:rFonts w:ascii="Arial" w:hAnsi="Arial" w:cs="Arial"/>
          <w:color w:val="000000" w:themeColor="text1"/>
        </w:rPr>
      </w:pPr>
      <w:r>
        <w:rPr>
          <w:rFonts w:ascii="Arial" w:hAnsi="Arial" w:cs="Arial"/>
          <w:color w:val="000000" w:themeColor="text1"/>
        </w:rPr>
        <w:t>10</w:t>
      </w:r>
      <w:r w:rsidRPr="00E20595">
        <w:rPr>
          <w:rFonts w:ascii="Arial" w:hAnsi="Arial" w:cs="Arial"/>
          <w:color w:val="000000" w:themeColor="text1"/>
        </w:rPr>
        <w:t>.0</w:t>
      </w:r>
      <w:r>
        <w:rPr>
          <w:rFonts w:ascii="Arial" w:hAnsi="Arial" w:cs="Arial"/>
          <w:color w:val="000000" w:themeColor="text1"/>
        </w:rPr>
        <w:t>3</w:t>
      </w:r>
      <w:r w:rsidRPr="00E20595">
        <w:rPr>
          <w:rFonts w:ascii="Arial" w:hAnsi="Arial" w:cs="Arial"/>
          <w:color w:val="000000" w:themeColor="text1"/>
        </w:rPr>
        <w:t>.01 «Ведение плановых цен»;</w:t>
      </w:r>
    </w:p>
    <w:p w14:paraId="6DD88536" w14:textId="77777777" w:rsidR="0065176C" w:rsidRPr="00E20595" w:rsidRDefault="0065176C" w:rsidP="0065176C">
      <w:pPr>
        <w:pStyle w:val="afa"/>
        <w:numPr>
          <w:ilvl w:val="0"/>
          <w:numId w:val="9"/>
        </w:numPr>
        <w:spacing w:after="240" w:line="276" w:lineRule="auto"/>
        <w:rPr>
          <w:rFonts w:ascii="Arial" w:hAnsi="Arial" w:cs="Arial"/>
          <w:color w:val="000000" w:themeColor="text1"/>
        </w:rPr>
      </w:pPr>
      <w:r>
        <w:rPr>
          <w:rFonts w:ascii="Arial" w:hAnsi="Arial" w:cs="Arial"/>
          <w:color w:val="000000" w:themeColor="text1"/>
        </w:rPr>
        <w:t>10</w:t>
      </w:r>
      <w:r w:rsidRPr="00E20595">
        <w:rPr>
          <w:rFonts w:ascii="Arial" w:hAnsi="Arial" w:cs="Arial"/>
          <w:color w:val="000000" w:themeColor="text1"/>
        </w:rPr>
        <w:t>.0</w:t>
      </w:r>
      <w:r>
        <w:rPr>
          <w:rFonts w:ascii="Arial" w:hAnsi="Arial" w:cs="Arial"/>
          <w:color w:val="000000" w:themeColor="text1"/>
        </w:rPr>
        <w:t>3.02</w:t>
      </w:r>
      <w:r w:rsidRPr="00E20595">
        <w:rPr>
          <w:rFonts w:ascii="Arial" w:hAnsi="Arial" w:cs="Arial"/>
          <w:color w:val="000000" w:themeColor="text1"/>
        </w:rPr>
        <w:t xml:space="preserve"> «Регистрация потребности»;</w:t>
      </w:r>
    </w:p>
    <w:p w14:paraId="267B61B4" w14:textId="77777777" w:rsidR="0065176C" w:rsidRPr="00E20595" w:rsidRDefault="0065176C" w:rsidP="0065176C">
      <w:pPr>
        <w:pStyle w:val="afa"/>
        <w:numPr>
          <w:ilvl w:val="0"/>
          <w:numId w:val="9"/>
        </w:numPr>
        <w:spacing w:after="240" w:line="276" w:lineRule="auto"/>
        <w:rPr>
          <w:rFonts w:ascii="Arial" w:hAnsi="Arial" w:cs="Arial"/>
          <w:color w:val="000000" w:themeColor="text1"/>
        </w:rPr>
      </w:pPr>
      <w:r>
        <w:rPr>
          <w:rFonts w:ascii="Arial" w:hAnsi="Arial" w:cs="Arial"/>
          <w:color w:val="000000" w:themeColor="text1"/>
        </w:rPr>
        <w:t>10</w:t>
      </w:r>
      <w:r w:rsidRPr="00E20595">
        <w:rPr>
          <w:rFonts w:ascii="Arial" w:hAnsi="Arial" w:cs="Arial"/>
          <w:color w:val="000000" w:themeColor="text1"/>
        </w:rPr>
        <w:t>.0</w:t>
      </w:r>
      <w:r>
        <w:rPr>
          <w:rFonts w:ascii="Arial" w:hAnsi="Arial" w:cs="Arial"/>
          <w:color w:val="000000" w:themeColor="text1"/>
        </w:rPr>
        <w:t>3.03</w:t>
      </w:r>
      <w:r w:rsidRPr="00E20595">
        <w:rPr>
          <w:rFonts w:ascii="Arial" w:hAnsi="Arial" w:cs="Arial"/>
          <w:color w:val="000000" w:themeColor="text1"/>
        </w:rPr>
        <w:t xml:space="preserve"> «Долгосрочное планирование обеспечения»;</w:t>
      </w:r>
    </w:p>
    <w:p w14:paraId="665FFE3F" w14:textId="77777777" w:rsidR="0065176C" w:rsidRPr="00E20595" w:rsidRDefault="0065176C" w:rsidP="0065176C">
      <w:pPr>
        <w:pStyle w:val="afa"/>
        <w:numPr>
          <w:ilvl w:val="0"/>
          <w:numId w:val="9"/>
        </w:numPr>
        <w:spacing w:after="240" w:line="276" w:lineRule="auto"/>
        <w:rPr>
          <w:rFonts w:ascii="Arial" w:hAnsi="Arial" w:cs="Arial"/>
          <w:color w:val="000000" w:themeColor="text1"/>
        </w:rPr>
      </w:pPr>
      <w:r>
        <w:rPr>
          <w:rFonts w:ascii="Arial" w:hAnsi="Arial" w:cs="Arial"/>
          <w:color w:val="000000" w:themeColor="text1"/>
        </w:rPr>
        <w:t>10</w:t>
      </w:r>
      <w:r w:rsidRPr="00E20595">
        <w:rPr>
          <w:rFonts w:ascii="Arial" w:hAnsi="Arial" w:cs="Arial"/>
          <w:color w:val="000000" w:themeColor="text1"/>
        </w:rPr>
        <w:t>.0</w:t>
      </w:r>
      <w:r>
        <w:rPr>
          <w:rFonts w:ascii="Arial" w:hAnsi="Arial" w:cs="Arial"/>
          <w:color w:val="000000" w:themeColor="text1"/>
        </w:rPr>
        <w:t>3.04</w:t>
      </w:r>
      <w:r w:rsidRPr="00E20595">
        <w:rPr>
          <w:rFonts w:ascii="Arial" w:hAnsi="Arial" w:cs="Arial"/>
          <w:color w:val="000000" w:themeColor="text1"/>
        </w:rPr>
        <w:t xml:space="preserve"> «Операт</w:t>
      </w:r>
      <w:r>
        <w:rPr>
          <w:rFonts w:ascii="Arial" w:hAnsi="Arial" w:cs="Arial"/>
          <w:color w:val="000000" w:themeColor="text1"/>
        </w:rPr>
        <w:t>ивное планирование обеспечения».</w:t>
      </w:r>
    </w:p>
    <w:p w14:paraId="0BA99826" w14:textId="6FCE86F8" w:rsidR="00363CBE" w:rsidRPr="00363CBE" w:rsidDel="00E11F76" w:rsidRDefault="00363CBE" w:rsidP="00363CBE">
      <w:pPr>
        <w:rPr>
          <w:del w:id="119" w:author="SintsovaMA" w:date="2021-03-23T11:25:00Z"/>
        </w:rPr>
      </w:pPr>
    </w:p>
    <w:p w14:paraId="043E9471" w14:textId="77777777" w:rsidR="00FF5232" w:rsidRPr="00F94454" w:rsidRDefault="00FF5232" w:rsidP="00FF5232">
      <w:pPr>
        <w:pStyle w:val="1"/>
      </w:pPr>
      <w:bookmarkStart w:id="120" w:name="_Toc469481037"/>
      <w:bookmarkStart w:id="121" w:name="_Toc527633241"/>
      <w:r w:rsidRPr="00F94454">
        <w:t>Предпосылки успешной реализации</w:t>
      </w:r>
      <w:bookmarkEnd w:id="120"/>
      <w:bookmarkEnd w:id="121"/>
    </w:p>
    <w:p w14:paraId="6FD17416" w14:textId="77777777" w:rsidR="004F6A08" w:rsidRPr="004F6A08" w:rsidRDefault="004F6A08" w:rsidP="00E158B0">
      <w:pPr>
        <w:spacing w:line="276" w:lineRule="auto"/>
        <w:ind w:firstLine="709"/>
        <w:rPr>
          <w:rFonts w:ascii="Arial" w:hAnsi="Arial" w:cs="Arial"/>
          <w:color w:val="000000" w:themeColor="text1"/>
        </w:rPr>
      </w:pPr>
      <w:r w:rsidRPr="004F6A08">
        <w:rPr>
          <w:rFonts w:ascii="Arial" w:hAnsi="Arial" w:cs="Arial"/>
          <w:color w:val="000000" w:themeColor="text1"/>
        </w:rPr>
        <w:t xml:space="preserve">Для успешной реализации </w:t>
      </w:r>
      <w:r>
        <w:rPr>
          <w:rFonts w:ascii="Arial" w:hAnsi="Arial" w:cs="Arial"/>
          <w:color w:val="000000" w:themeColor="text1"/>
        </w:rPr>
        <w:t xml:space="preserve">процесса ПП-10.03 Планирование обеспечения МТР, работами и услугами в системе </w:t>
      </w:r>
      <w:r w:rsidRPr="004F6A08">
        <w:rPr>
          <w:rFonts w:ascii="Arial" w:hAnsi="Arial" w:cs="Arial"/>
          <w:color w:val="000000" w:themeColor="text1"/>
        </w:rPr>
        <w:t>SAP S/4 HANA необходимо соблюдение следующих условий:</w:t>
      </w:r>
    </w:p>
    <w:p w14:paraId="515F634E" w14:textId="77777777" w:rsidR="002037F7" w:rsidRPr="002037F7" w:rsidRDefault="002037F7" w:rsidP="005F6568">
      <w:pPr>
        <w:numPr>
          <w:ilvl w:val="0"/>
          <w:numId w:val="17"/>
        </w:numPr>
        <w:spacing w:line="276" w:lineRule="auto"/>
        <w:rPr>
          <w:rFonts w:ascii="Arial" w:hAnsi="Arial" w:cs="Arial"/>
          <w:color w:val="000000" w:themeColor="text1"/>
        </w:rPr>
      </w:pPr>
      <w:r w:rsidRPr="002037F7">
        <w:rPr>
          <w:rFonts w:ascii="Arial" w:hAnsi="Arial" w:cs="Arial"/>
          <w:color w:val="000000" w:themeColor="text1"/>
        </w:rPr>
        <w:t>Нормализация справочника ЕК МТР, отсутствие дубликатов и неактуальных позиций;</w:t>
      </w:r>
    </w:p>
    <w:p w14:paraId="53719627" w14:textId="77777777" w:rsidR="002037F7" w:rsidRPr="002037F7" w:rsidRDefault="002037F7" w:rsidP="005F6568">
      <w:pPr>
        <w:numPr>
          <w:ilvl w:val="0"/>
          <w:numId w:val="17"/>
        </w:numPr>
        <w:spacing w:line="276" w:lineRule="auto"/>
        <w:rPr>
          <w:rFonts w:ascii="Arial" w:hAnsi="Arial" w:cs="Arial"/>
          <w:color w:val="000000" w:themeColor="text1"/>
        </w:rPr>
      </w:pPr>
      <w:r w:rsidRPr="002037F7">
        <w:rPr>
          <w:rFonts w:ascii="Arial" w:hAnsi="Arial" w:cs="Arial"/>
          <w:color w:val="000000" w:themeColor="text1"/>
        </w:rPr>
        <w:t>В систему введены данные по условным и безусловным аналогам;</w:t>
      </w:r>
    </w:p>
    <w:p w14:paraId="479A48CF" w14:textId="77777777" w:rsidR="002037F7" w:rsidRPr="002037F7" w:rsidRDefault="00E93EAB" w:rsidP="005F6568">
      <w:pPr>
        <w:numPr>
          <w:ilvl w:val="0"/>
          <w:numId w:val="17"/>
        </w:numPr>
        <w:spacing w:line="276" w:lineRule="auto"/>
        <w:rPr>
          <w:rFonts w:ascii="Arial" w:hAnsi="Arial" w:cs="Arial"/>
          <w:color w:val="000000" w:themeColor="text1"/>
        </w:rPr>
      </w:pPr>
      <w:r>
        <w:rPr>
          <w:rFonts w:ascii="Arial" w:hAnsi="Arial" w:cs="Arial"/>
          <w:color w:val="000000" w:themeColor="text1"/>
        </w:rPr>
        <w:t>К</w:t>
      </w:r>
      <w:r w:rsidRPr="002037F7">
        <w:rPr>
          <w:rFonts w:ascii="Arial" w:hAnsi="Arial" w:cs="Arial"/>
          <w:color w:val="000000" w:themeColor="text1"/>
        </w:rPr>
        <w:t xml:space="preserve">орректная </w:t>
      </w:r>
      <w:r w:rsidR="002037F7" w:rsidRPr="002037F7">
        <w:rPr>
          <w:rFonts w:ascii="Arial" w:hAnsi="Arial" w:cs="Arial"/>
          <w:color w:val="000000" w:themeColor="text1"/>
        </w:rPr>
        <w:t xml:space="preserve">миграция данных в систему </w:t>
      </w:r>
      <w:r w:rsidR="002037F7" w:rsidRPr="002037F7">
        <w:rPr>
          <w:rFonts w:ascii="Arial" w:hAnsi="Arial" w:cs="Arial"/>
          <w:color w:val="000000" w:themeColor="text1"/>
          <w:lang w:val="en-US"/>
        </w:rPr>
        <w:t>ERP</w:t>
      </w:r>
      <w:r w:rsidR="002037F7" w:rsidRPr="002037F7">
        <w:rPr>
          <w:rFonts w:ascii="Arial" w:hAnsi="Arial" w:cs="Arial"/>
          <w:color w:val="000000" w:themeColor="text1"/>
        </w:rPr>
        <w:t xml:space="preserve">, наличие </w:t>
      </w:r>
      <w:r>
        <w:rPr>
          <w:rFonts w:ascii="Arial" w:hAnsi="Arial" w:cs="Arial"/>
          <w:color w:val="000000" w:themeColor="text1"/>
        </w:rPr>
        <w:t xml:space="preserve">информации об </w:t>
      </w:r>
      <w:r w:rsidR="002037F7" w:rsidRPr="002037F7">
        <w:rPr>
          <w:rFonts w:ascii="Arial" w:hAnsi="Arial" w:cs="Arial"/>
          <w:color w:val="000000" w:themeColor="text1"/>
        </w:rPr>
        <w:t xml:space="preserve">актуальных складских запасах, документов потребностей, </w:t>
      </w:r>
      <w:r w:rsidR="009C758B" w:rsidRPr="002037F7">
        <w:rPr>
          <w:rFonts w:ascii="Arial" w:hAnsi="Arial" w:cs="Arial"/>
          <w:color w:val="000000" w:themeColor="text1"/>
        </w:rPr>
        <w:t>открытых заявок</w:t>
      </w:r>
      <w:r w:rsidR="002037F7" w:rsidRPr="002037F7">
        <w:rPr>
          <w:rFonts w:ascii="Arial" w:hAnsi="Arial" w:cs="Arial"/>
          <w:color w:val="000000" w:themeColor="text1"/>
        </w:rPr>
        <w:t xml:space="preserve"> на закупку и заказов на поставку</w:t>
      </w:r>
      <w:r w:rsidR="008C3E93">
        <w:rPr>
          <w:rFonts w:ascii="Arial" w:hAnsi="Arial" w:cs="Arial"/>
          <w:color w:val="000000" w:themeColor="text1"/>
        </w:rPr>
        <w:t>, утвержденных плановых и прогнозных цен</w:t>
      </w:r>
      <w:r>
        <w:rPr>
          <w:rFonts w:ascii="Arial" w:hAnsi="Arial" w:cs="Arial"/>
          <w:color w:val="000000" w:themeColor="text1"/>
        </w:rPr>
        <w:t>;</w:t>
      </w:r>
    </w:p>
    <w:p w14:paraId="04E80398" w14:textId="77777777" w:rsidR="002037F7" w:rsidRDefault="00E93EAB" w:rsidP="005F6568">
      <w:pPr>
        <w:numPr>
          <w:ilvl w:val="0"/>
          <w:numId w:val="17"/>
        </w:numPr>
        <w:spacing w:line="276" w:lineRule="auto"/>
        <w:rPr>
          <w:rFonts w:ascii="Arial" w:hAnsi="Arial" w:cs="Arial"/>
          <w:color w:val="000000" w:themeColor="text1"/>
        </w:rPr>
      </w:pPr>
      <w:r w:rsidRPr="002037F7">
        <w:rPr>
          <w:rFonts w:ascii="Arial" w:hAnsi="Arial" w:cs="Arial"/>
          <w:color w:val="000000" w:themeColor="text1"/>
        </w:rPr>
        <w:t xml:space="preserve">Проведено </w:t>
      </w:r>
      <w:r w:rsidR="002037F7" w:rsidRPr="002037F7">
        <w:rPr>
          <w:rFonts w:ascii="Arial" w:hAnsi="Arial" w:cs="Arial"/>
          <w:color w:val="000000" w:themeColor="text1"/>
        </w:rPr>
        <w:t>обучение пользователей работе в системе.</w:t>
      </w:r>
    </w:p>
    <w:p w14:paraId="53DEA241" w14:textId="77777777" w:rsidR="00590100" w:rsidRPr="002037F7" w:rsidRDefault="00590100" w:rsidP="00590100">
      <w:pPr>
        <w:spacing w:line="276" w:lineRule="auto"/>
        <w:ind w:left="1429"/>
        <w:rPr>
          <w:rFonts w:ascii="Arial" w:hAnsi="Arial" w:cs="Arial"/>
          <w:color w:val="000000" w:themeColor="text1"/>
        </w:rPr>
      </w:pPr>
    </w:p>
    <w:p w14:paraId="1F036EC2" w14:textId="77777777" w:rsidR="00FA572B" w:rsidRPr="00FA572B" w:rsidRDefault="00FA572B" w:rsidP="00FA572B">
      <w:pPr>
        <w:pStyle w:val="1"/>
        <w:rPr>
          <w:rFonts w:eastAsia="Calibri"/>
        </w:rPr>
      </w:pPr>
      <w:bookmarkStart w:id="122" w:name="_Toc527633242"/>
      <w:bookmarkStart w:id="123" w:name="_Toc70236844"/>
      <w:r w:rsidRPr="00FA572B">
        <w:rPr>
          <w:rFonts w:eastAsia="Calibri"/>
        </w:rPr>
        <w:t>Бизнес-требования</w:t>
      </w:r>
      <w:bookmarkEnd w:id="122"/>
      <w:r w:rsidRPr="00FA572B">
        <w:rPr>
          <w:rFonts w:eastAsia="Calibri"/>
        </w:rPr>
        <w:t xml:space="preserve"> </w:t>
      </w:r>
    </w:p>
    <w:p w14:paraId="61BCC577" w14:textId="77777777" w:rsidR="00FA572B" w:rsidRPr="00363CBE" w:rsidRDefault="00363CBE" w:rsidP="00FA572B">
      <w:pPr>
        <w:spacing w:after="240" w:line="276" w:lineRule="auto"/>
        <w:ind w:firstLine="567"/>
        <w:rPr>
          <w:rFonts w:ascii="Arial" w:hAnsi="Arial" w:cs="Arial"/>
          <w:color w:val="000000" w:themeColor="text1"/>
        </w:rPr>
      </w:pPr>
      <w:r w:rsidRPr="00363CBE">
        <w:rPr>
          <w:rFonts w:ascii="Arial" w:hAnsi="Arial" w:cs="Arial"/>
          <w:color w:val="000000" w:themeColor="text1"/>
        </w:rPr>
        <w:t xml:space="preserve">Формализованные бизнес-требования приведены в Приложении № </w:t>
      </w:r>
      <w:r>
        <w:rPr>
          <w:rFonts w:ascii="Arial" w:hAnsi="Arial" w:cs="Arial"/>
          <w:color w:val="000000" w:themeColor="text1"/>
        </w:rPr>
        <w:t>2</w:t>
      </w:r>
      <w:r w:rsidRPr="00363CBE">
        <w:rPr>
          <w:rFonts w:ascii="Arial" w:hAnsi="Arial" w:cs="Arial"/>
          <w:color w:val="000000" w:themeColor="text1"/>
        </w:rPr>
        <w:t>.</w:t>
      </w:r>
    </w:p>
    <w:p w14:paraId="21F060E4" w14:textId="77777777" w:rsidR="00590100" w:rsidRDefault="00590100">
      <w:pPr>
        <w:spacing w:after="200" w:line="276" w:lineRule="auto"/>
        <w:jc w:val="left"/>
        <w:rPr>
          <w:rFonts w:ascii="Arial" w:eastAsia="Calibri" w:hAnsi="Arial" w:cs="Arial"/>
          <w:b/>
          <w:bCs/>
          <w:caps/>
          <w:kern w:val="32"/>
          <w:sz w:val="28"/>
          <w:szCs w:val="32"/>
        </w:rPr>
      </w:pPr>
      <w:r>
        <w:rPr>
          <w:rFonts w:eastAsia="Calibri"/>
        </w:rPr>
        <w:br w:type="page"/>
      </w:r>
    </w:p>
    <w:p w14:paraId="1DC1CB92" w14:textId="77777777" w:rsidR="00695202" w:rsidRPr="00F94454" w:rsidRDefault="00695202" w:rsidP="00882AFC">
      <w:pPr>
        <w:pStyle w:val="1"/>
        <w:rPr>
          <w:rFonts w:eastAsia="Calibri"/>
        </w:rPr>
      </w:pPr>
      <w:bookmarkStart w:id="124" w:name="_Toc527633243"/>
      <w:r w:rsidRPr="00F94454">
        <w:rPr>
          <w:rFonts w:eastAsia="Calibri"/>
        </w:rPr>
        <w:lastRenderedPageBreak/>
        <w:t>Реализация бизнес-процесс</w:t>
      </w:r>
      <w:r w:rsidR="00954BE3">
        <w:rPr>
          <w:rFonts w:eastAsia="Calibri"/>
        </w:rPr>
        <w:t>ов</w:t>
      </w:r>
      <w:bookmarkEnd w:id="124"/>
      <w:r w:rsidR="006C49F8">
        <w:rPr>
          <w:rFonts w:eastAsia="Calibri"/>
          <w:lang w:val="en-US"/>
        </w:rPr>
        <w:t xml:space="preserve"> </w:t>
      </w:r>
    </w:p>
    <w:p w14:paraId="2EAB511E" w14:textId="77777777" w:rsidR="000835FE" w:rsidRDefault="000835FE" w:rsidP="00BE014D">
      <w:pPr>
        <w:pStyle w:val="22"/>
        <w:keepNext/>
        <w:keepLines/>
        <w:numPr>
          <w:ilvl w:val="1"/>
          <w:numId w:val="8"/>
        </w:numPr>
        <w:spacing w:before="160" w:after="120" w:line="276" w:lineRule="auto"/>
        <w:rPr>
          <w:rFonts w:eastAsiaTheme="majorEastAsia" w:cstheme="majorBidi"/>
          <w:bCs w:val="0"/>
          <w:iCs w:val="0"/>
          <w:szCs w:val="26"/>
        </w:rPr>
      </w:pPr>
      <w:bookmarkStart w:id="125" w:name="_Toc527633244"/>
      <w:bookmarkStart w:id="126" w:name="_Ref491168313"/>
      <w:r>
        <w:rPr>
          <w:rFonts w:eastAsiaTheme="majorEastAsia" w:cstheme="majorBidi"/>
          <w:bCs w:val="0"/>
          <w:iCs w:val="0"/>
          <w:szCs w:val="26"/>
        </w:rPr>
        <w:t>Описание бизнес-процессов</w:t>
      </w:r>
      <w:bookmarkEnd w:id="125"/>
    </w:p>
    <w:p w14:paraId="7D53C4C3" w14:textId="77777777" w:rsidR="00C440D9" w:rsidRPr="000835FE" w:rsidRDefault="00C440D9" w:rsidP="00590100">
      <w:pPr>
        <w:pStyle w:val="3"/>
      </w:pPr>
      <w:bookmarkStart w:id="127" w:name="_Toc515458224"/>
      <w:bookmarkStart w:id="128" w:name="_Toc527633245"/>
      <w:bookmarkStart w:id="129" w:name="_Toc515458225"/>
      <w:r w:rsidRPr="000835FE">
        <w:t xml:space="preserve">Описание бизнес-процесса </w:t>
      </w:r>
      <w:bookmarkStart w:id="130" w:name="_Hlk515531878"/>
      <w:bookmarkEnd w:id="127"/>
      <w:r w:rsidRPr="00FA5A1E">
        <w:t>ПП-10.03.01-ERP</w:t>
      </w:r>
      <w:r>
        <w:t xml:space="preserve"> </w:t>
      </w:r>
      <w:r w:rsidRPr="00FA5A1E">
        <w:t>Ведение плановых цен</w:t>
      </w:r>
      <w:bookmarkEnd w:id="128"/>
      <w:bookmarkEnd w:id="130"/>
    </w:p>
    <w:p w14:paraId="11B05704" w14:textId="16AFE8C8" w:rsidR="00C440D9" w:rsidRDefault="00C440D9" w:rsidP="00C440D9">
      <w:pPr>
        <w:spacing w:after="240" w:line="276" w:lineRule="auto"/>
        <w:ind w:firstLine="567"/>
        <w:rPr>
          <w:rFonts w:ascii="Arial" w:hAnsi="Arial" w:cs="Arial"/>
        </w:rPr>
      </w:pPr>
      <w:r w:rsidRPr="002037F7">
        <w:rPr>
          <w:rFonts w:ascii="Arial" w:hAnsi="Arial" w:cs="Arial"/>
        </w:rPr>
        <w:t>Процесс ведение плановых цен на</w:t>
      </w:r>
      <w:r w:rsidR="00DA461E">
        <w:rPr>
          <w:rFonts w:ascii="Arial" w:hAnsi="Arial" w:cs="Arial"/>
        </w:rPr>
        <w:t xml:space="preserve"> МТР,</w:t>
      </w:r>
      <w:r w:rsidRPr="002037F7">
        <w:rPr>
          <w:rFonts w:ascii="Arial" w:hAnsi="Arial" w:cs="Arial"/>
        </w:rPr>
        <w:t xml:space="preserve"> тарифицированные и </w:t>
      </w:r>
      <w:proofErr w:type="spellStart"/>
      <w:r w:rsidRPr="002037F7">
        <w:rPr>
          <w:rFonts w:ascii="Arial" w:hAnsi="Arial" w:cs="Arial"/>
        </w:rPr>
        <w:t>нетарифицированные</w:t>
      </w:r>
      <w:proofErr w:type="spellEnd"/>
      <w:r w:rsidRPr="002037F7">
        <w:rPr>
          <w:rFonts w:ascii="Arial" w:hAnsi="Arial" w:cs="Arial"/>
        </w:rPr>
        <w:t xml:space="preserve"> работы, услуги выполняется в соответствии с </w:t>
      </w:r>
      <w:del w:id="131" w:author="Kislov Vladimir" w:date="2021-03-23T22:44:00Z">
        <w:r w:rsidRPr="000410CC" w:rsidDel="000410CC">
          <w:rPr>
            <w:rFonts w:ascii="Arial" w:hAnsi="Arial" w:cs="Arial"/>
          </w:rPr>
          <w:delText xml:space="preserve">Временной </w:delText>
        </w:r>
      </w:del>
      <w:r w:rsidRPr="000410CC">
        <w:rPr>
          <w:rFonts w:ascii="Arial" w:hAnsi="Arial" w:cs="Arial"/>
        </w:rPr>
        <w:t>инструкцией</w:t>
      </w:r>
      <w:r w:rsidRPr="002037F7">
        <w:rPr>
          <w:rFonts w:ascii="Arial" w:hAnsi="Arial" w:cs="Arial"/>
        </w:rPr>
        <w:t xml:space="preserve"> по ведению плановых цен по МТР</w:t>
      </w:r>
      <w:r w:rsidR="00FA206C">
        <w:rPr>
          <w:rFonts w:ascii="Arial" w:hAnsi="Arial" w:cs="Arial"/>
        </w:rPr>
        <w:t>:</w:t>
      </w:r>
    </w:p>
    <w:p w14:paraId="3506F6C4" w14:textId="77777777" w:rsidR="003B4B79" w:rsidRDefault="003B4B79" w:rsidP="00C440D9">
      <w:pPr>
        <w:spacing w:after="240" w:line="276" w:lineRule="auto"/>
        <w:ind w:firstLine="567"/>
        <w:rPr>
          <w:rFonts w:ascii="Arial" w:hAnsi="Arial" w:cs="Arial"/>
        </w:rPr>
      </w:pPr>
      <w:r>
        <w:rPr>
          <w:rFonts w:ascii="Arial" w:hAnsi="Arial" w:cs="Arial"/>
        </w:rPr>
        <w:t>Тарифицированным работы, услуги характеризуются следующими признаками:</w:t>
      </w:r>
    </w:p>
    <w:p w14:paraId="67358D86" w14:textId="77777777" w:rsidR="00DB19F6" w:rsidRPr="00DB19F6" w:rsidRDefault="00DB19F6" w:rsidP="00F47404">
      <w:pPr>
        <w:pStyle w:val="afa"/>
        <w:numPr>
          <w:ilvl w:val="0"/>
          <w:numId w:val="70"/>
        </w:numPr>
        <w:spacing w:after="240" w:line="276" w:lineRule="auto"/>
        <w:rPr>
          <w:rFonts w:ascii="Arial" w:hAnsi="Arial"/>
          <w:szCs w:val="28"/>
          <w:lang w:eastAsia="ru-RU"/>
        </w:rPr>
      </w:pPr>
      <w:r w:rsidRPr="00DB19F6">
        <w:rPr>
          <w:rFonts w:ascii="Arial" w:hAnsi="Arial"/>
          <w:szCs w:val="28"/>
          <w:lang w:eastAsia="ru-RU"/>
        </w:rPr>
        <w:t>Работы, услуги закупаются у естественных монополий, либо на работы и услуги распространяется действие тарифов, законодательно установленных на территории Российской Федерации</w:t>
      </w:r>
    </w:p>
    <w:p w14:paraId="0C834319" w14:textId="77777777" w:rsidR="00DB19F6" w:rsidRPr="00DB19F6" w:rsidRDefault="00DB19F6" w:rsidP="00F47404">
      <w:pPr>
        <w:pStyle w:val="afa"/>
        <w:numPr>
          <w:ilvl w:val="0"/>
          <w:numId w:val="70"/>
        </w:numPr>
        <w:spacing w:after="240" w:line="276" w:lineRule="auto"/>
        <w:rPr>
          <w:rFonts w:ascii="Arial" w:hAnsi="Arial" w:cs="Arial"/>
        </w:rPr>
      </w:pPr>
      <w:r>
        <w:rPr>
          <w:rFonts w:ascii="Arial" w:hAnsi="Arial"/>
          <w:szCs w:val="28"/>
          <w:lang w:eastAsia="ru-RU"/>
        </w:rPr>
        <w:t>Р</w:t>
      </w:r>
      <w:r w:rsidRPr="003B4B79">
        <w:rPr>
          <w:rFonts w:ascii="Arial" w:hAnsi="Arial"/>
          <w:szCs w:val="28"/>
          <w:lang w:eastAsia="ru-RU"/>
        </w:rPr>
        <w:t>аботы, услуги, которые</w:t>
      </w:r>
      <w:r>
        <w:rPr>
          <w:rFonts w:ascii="Arial" w:hAnsi="Arial"/>
          <w:szCs w:val="28"/>
          <w:lang w:eastAsia="ru-RU"/>
        </w:rPr>
        <w:t>:</w:t>
      </w:r>
    </w:p>
    <w:p w14:paraId="22B1BB66" w14:textId="77777777" w:rsidR="003B4B79" w:rsidRPr="00DB19F6" w:rsidRDefault="003B4B79" w:rsidP="00F47404">
      <w:pPr>
        <w:pStyle w:val="afa"/>
        <w:widowControl w:val="0"/>
        <w:numPr>
          <w:ilvl w:val="0"/>
          <w:numId w:val="71"/>
        </w:numPr>
        <w:kinsoku w:val="0"/>
        <w:overflowPunct w:val="0"/>
        <w:autoSpaceDE w:val="0"/>
        <w:autoSpaceDN w:val="0"/>
        <w:adjustRightInd w:val="0"/>
        <w:spacing w:line="276" w:lineRule="auto"/>
        <w:rPr>
          <w:rFonts w:ascii="Arial" w:hAnsi="Arial"/>
          <w:szCs w:val="28"/>
          <w:lang w:eastAsia="ru-RU"/>
        </w:rPr>
      </w:pPr>
      <w:r w:rsidRPr="00DB19F6">
        <w:rPr>
          <w:rFonts w:ascii="Arial" w:hAnsi="Arial"/>
          <w:szCs w:val="28"/>
          <w:lang w:eastAsia="ru-RU"/>
        </w:rPr>
        <w:t>закупаются регулярно (закупочные процедуры проводятся более одного-двух раз в год);</w:t>
      </w:r>
    </w:p>
    <w:p w14:paraId="176EFD11" w14:textId="77777777" w:rsidR="003B4B79" w:rsidRPr="00DB19F6" w:rsidRDefault="003B4B79" w:rsidP="00F47404">
      <w:pPr>
        <w:pStyle w:val="afa"/>
        <w:widowControl w:val="0"/>
        <w:numPr>
          <w:ilvl w:val="0"/>
          <w:numId w:val="71"/>
        </w:numPr>
        <w:kinsoku w:val="0"/>
        <w:overflowPunct w:val="0"/>
        <w:autoSpaceDE w:val="0"/>
        <w:autoSpaceDN w:val="0"/>
        <w:adjustRightInd w:val="0"/>
        <w:spacing w:line="276" w:lineRule="auto"/>
        <w:rPr>
          <w:rFonts w:ascii="Arial" w:hAnsi="Arial"/>
          <w:szCs w:val="28"/>
          <w:lang w:eastAsia="ru-RU"/>
        </w:rPr>
      </w:pPr>
      <w:r w:rsidRPr="00DB19F6">
        <w:rPr>
          <w:rFonts w:ascii="Arial" w:hAnsi="Arial"/>
          <w:szCs w:val="28"/>
          <w:lang w:eastAsia="ru-RU"/>
        </w:rPr>
        <w:t>не имеют значительных колебаний цен (стоимость работы, услуги по разным договорам колеблется не более чем на 20% за аналогичный период);</w:t>
      </w:r>
    </w:p>
    <w:p w14:paraId="17EF33D2" w14:textId="77777777" w:rsidR="00DB19F6" w:rsidRDefault="003B4B79" w:rsidP="00F47404">
      <w:pPr>
        <w:pStyle w:val="afa"/>
        <w:widowControl w:val="0"/>
        <w:numPr>
          <w:ilvl w:val="0"/>
          <w:numId w:val="71"/>
        </w:numPr>
        <w:kinsoku w:val="0"/>
        <w:overflowPunct w:val="0"/>
        <w:autoSpaceDE w:val="0"/>
        <w:autoSpaceDN w:val="0"/>
        <w:adjustRightInd w:val="0"/>
        <w:spacing w:line="276" w:lineRule="auto"/>
        <w:rPr>
          <w:rFonts w:ascii="Arial" w:hAnsi="Arial"/>
          <w:szCs w:val="28"/>
          <w:lang w:eastAsia="ru-RU"/>
        </w:rPr>
      </w:pPr>
      <w:r w:rsidRPr="00DB19F6">
        <w:rPr>
          <w:rFonts w:ascii="Arial" w:hAnsi="Arial"/>
          <w:szCs w:val="28"/>
          <w:lang w:eastAsia="ru-RU"/>
        </w:rPr>
        <w:t>не являются технически сложными, специфичными (возможно использование типового технического задания, либо для разработки технического задания не требуется привлечение третьих лиц)</w:t>
      </w:r>
    </w:p>
    <w:p w14:paraId="4EA3AD12" w14:textId="77777777" w:rsidR="003B4B79" w:rsidRPr="00DB19F6" w:rsidRDefault="00DB19F6" w:rsidP="00F47404">
      <w:pPr>
        <w:pStyle w:val="afa"/>
        <w:widowControl w:val="0"/>
        <w:numPr>
          <w:ilvl w:val="0"/>
          <w:numId w:val="71"/>
        </w:numPr>
        <w:kinsoku w:val="0"/>
        <w:overflowPunct w:val="0"/>
        <w:autoSpaceDE w:val="0"/>
        <w:autoSpaceDN w:val="0"/>
        <w:adjustRightInd w:val="0"/>
        <w:spacing w:line="276" w:lineRule="auto"/>
        <w:rPr>
          <w:rFonts w:ascii="Arial" w:hAnsi="Arial"/>
          <w:szCs w:val="28"/>
          <w:lang w:eastAsia="ru-RU"/>
        </w:rPr>
      </w:pPr>
      <w:r>
        <w:rPr>
          <w:rFonts w:ascii="Arial" w:hAnsi="Arial"/>
          <w:szCs w:val="28"/>
          <w:lang w:eastAsia="ru-RU"/>
        </w:rPr>
        <w:t xml:space="preserve">В SAP S/4HANA тарифицированные услуги создаются с единицей измерения, </w:t>
      </w:r>
      <w:r w:rsidR="00233A35">
        <w:rPr>
          <w:rFonts w:ascii="Arial" w:hAnsi="Arial"/>
          <w:szCs w:val="28"/>
          <w:lang w:eastAsia="ru-RU"/>
        </w:rPr>
        <w:t>характерной для данной услуги.</w:t>
      </w:r>
    </w:p>
    <w:p w14:paraId="783364B3" w14:textId="77777777" w:rsidR="00DB19F6" w:rsidRPr="003B4B79" w:rsidRDefault="00DB19F6" w:rsidP="00DB19F6">
      <w:pPr>
        <w:widowControl w:val="0"/>
        <w:kinsoku w:val="0"/>
        <w:overflowPunct w:val="0"/>
        <w:autoSpaceDE w:val="0"/>
        <w:autoSpaceDN w:val="0"/>
        <w:adjustRightInd w:val="0"/>
        <w:spacing w:line="276" w:lineRule="auto"/>
        <w:ind w:left="720"/>
        <w:rPr>
          <w:rFonts w:ascii="Arial" w:hAnsi="Arial"/>
          <w:szCs w:val="28"/>
          <w:lang w:eastAsia="ru-RU"/>
        </w:rPr>
      </w:pPr>
    </w:p>
    <w:p w14:paraId="66AB2D12" w14:textId="77777777" w:rsidR="003B4B79" w:rsidRDefault="003B4B79" w:rsidP="003B4B79">
      <w:pPr>
        <w:spacing w:after="240" w:line="276" w:lineRule="auto"/>
        <w:ind w:firstLine="567"/>
        <w:rPr>
          <w:rFonts w:ascii="Arial" w:hAnsi="Arial"/>
          <w:szCs w:val="28"/>
        </w:rPr>
      </w:pPr>
      <w:r w:rsidRPr="003B4B79">
        <w:rPr>
          <w:rFonts w:ascii="Arial" w:hAnsi="Arial"/>
          <w:szCs w:val="28"/>
        </w:rPr>
        <w:t xml:space="preserve">Услуги, не соответствующие вышеуказанным критериям, являются </w:t>
      </w:r>
      <w:proofErr w:type="spellStart"/>
      <w:r w:rsidRPr="003B4B79">
        <w:rPr>
          <w:rFonts w:ascii="Arial" w:hAnsi="Arial"/>
          <w:szCs w:val="28"/>
        </w:rPr>
        <w:t>нетарифицированными</w:t>
      </w:r>
      <w:proofErr w:type="spellEnd"/>
      <w:r w:rsidR="00DB19F6">
        <w:rPr>
          <w:rFonts w:ascii="Arial" w:hAnsi="Arial"/>
          <w:szCs w:val="28"/>
        </w:rPr>
        <w:t xml:space="preserve">, в </w:t>
      </w:r>
      <w:r w:rsidR="00DB19F6">
        <w:rPr>
          <w:rFonts w:ascii="Arial" w:hAnsi="Arial"/>
          <w:szCs w:val="28"/>
          <w:lang w:eastAsia="ru-RU"/>
        </w:rPr>
        <w:t xml:space="preserve">SAP S/4HANA </w:t>
      </w:r>
      <w:proofErr w:type="spellStart"/>
      <w:r w:rsidR="00DB19F6">
        <w:rPr>
          <w:rFonts w:ascii="Arial" w:hAnsi="Arial"/>
          <w:szCs w:val="28"/>
        </w:rPr>
        <w:t>нетарифицированные</w:t>
      </w:r>
      <w:proofErr w:type="spellEnd"/>
      <w:r w:rsidR="00DB19F6">
        <w:rPr>
          <w:rFonts w:ascii="Arial" w:hAnsi="Arial"/>
          <w:szCs w:val="28"/>
        </w:rPr>
        <w:t xml:space="preserve"> услуги </w:t>
      </w:r>
      <w:r w:rsidR="00A31C7F">
        <w:rPr>
          <w:rFonts w:ascii="Arial" w:hAnsi="Arial"/>
          <w:szCs w:val="28"/>
        </w:rPr>
        <w:t xml:space="preserve">ведутся </w:t>
      </w:r>
      <w:r w:rsidR="00DB19F6">
        <w:rPr>
          <w:rFonts w:ascii="Arial" w:hAnsi="Arial"/>
          <w:szCs w:val="28"/>
        </w:rPr>
        <w:t>с единицей измерения СТМ (стоимость)</w:t>
      </w:r>
      <w:r w:rsidRPr="003B4B79">
        <w:rPr>
          <w:rFonts w:ascii="Arial" w:hAnsi="Arial"/>
          <w:szCs w:val="28"/>
        </w:rPr>
        <w:t>.</w:t>
      </w:r>
    </w:p>
    <w:p w14:paraId="4FED0A18" w14:textId="77777777" w:rsidR="00C440D9" w:rsidRPr="002037F7" w:rsidRDefault="00C440D9" w:rsidP="00C440D9">
      <w:pPr>
        <w:spacing w:after="240" w:line="276" w:lineRule="auto"/>
        <w:ind w:firstLine="567"/>
        <w:rPr>
          <w:rFonts w:ascii="Arial" w:hAnsi="Arial" w:cs="Arial"/>
        </w:rPr>
      </w:pPr>
      <w:r w:rsidRPr="002037F7">
        <w:rPr>
          <w:rFonts w:ascii="Arial" w:hAnsi="Arial" w:cs="Arial"/>
        </w:rPr>
        <w:t xml:space="preserve">Под плановой понимается цена на позицию МТР, работы/услуги, которая формируется как потенциальная закупочная цена на МТР, работы и услуги. Плановая цена утверждается на следующий календарный год. Максимальный срок действия плановой цены </w:t>
      </w:r>
      <w:r>
        <w:rPr>
          <w:rFonts w:ascii="Arial" w:hAnsi="Arial" w:cs="Arial"/>
        </w:rPr>
        <w:t xml:space="preserve">- </w:t>
      </w:r>
      <w:r w:rsidRPr="002037F7">
        <w:rPr>
          <w:rFonts w:ascii="Arial" w:hAnsi="Arial" w:cs="Arial"/>
        </w:rPr>
        <w:t>один год. Плановая цена устанавливается для кода ЕК МТР\работы\услуги в рублях без учета НДС и ведется в разрезе Балансовых единиц</w:t>
      </w:r>
      <w:r>
        <w:rPr>
          <w:rFonts w:ascii="Arial" w:hAnsi="Arial" w:cs="Arial"/>
        </w:rPr>
        <w:t xml:space="preserve"> </w:t>
      </w:r>
      <w:r w:rsidR="00F22B28">
        <w:rPr>
          <w:rFonts w:ascii="Arial" w:hAnsi="Arial" w:cs="Arial"/>
        </w:rPr>
        <w:t>и</w:t>
      </w:r>
      <w:r>
        <w:rPr>
          <w:rFonts w:ascii="Arial" w:hAnsi="Arial" w:cs="Arial"/>
        </w:rPr>
        <w:t xml:space="preserve"> Заводов</w:t>
      </w:r>
      <w:r w:rsidRPr="002037F7">
        <w:rPr>
          <w:rFonts w:ascii="Arial" w:hAnsi="Arial" w:cs="Arial"/>
        </w:rPr>
        <w:t>.</w:t>
      </w:r>
    </w:p>
    <w:p w14:paraId="53A90C8A" w14:textId="77777777" w:rsidR="00C440D9" w:rsidRPr="002037F7" w:rsidRDefault="00C440D9" w:rsidP="005D3579">
      <w:pPr>
        <w:spacing w:after="120" w:line="276" w:lineRule="auto"/>
        <w:ind w:firstLine="567"/>
        <w:rPr>
          <w:rFonts w:ascii="Arial" w:hAnsi="Arial" w:cs="Arial"/>
        </w:rPr>
      </w:pPr>
      <w:r w:rsidRPr="002037F7">
        <w:rPr>
          <w:rFonts w:ascii="Arial" w:hAnsi="Arial" w:cs="Arial"/>
        </w:rPr>
        <w:t>В рамках процесса ПП-10.03.01-ERP реализуется 2 сценария:</w:t>
      </w:r>
    </w:p>
    <w:p w14:paraId="1752F176" w14:textId="77777777" w:rsidR="00C440D9" w:rsidRPr="002037F7" w:rsidRDefault="00C440D9" w:rsidP="005D3579">
      <w:pPr>
        <w:numPr>
          <w:ilvl w:val="0"/>
          <w:numId w:val="18"/>
        </w:numPr>
        <w:spacing w:after="120" w:line="276" w:lineRule="auto"/>
        <w:rPr>
          <w:rFonts w:ascii="Arial" w:hAnsi="Arial" w:cs="Arial"/>
        </w:rPr>
      </w:pPr>
      <w:r w:rsidRPr="002037F7">
        <w:rPr>
          <w:rFonts w:ascii="Arial" w:hAnsi="Arial" w:cs="Arial"/>
        </w:rPr>
        <w:t>Ведение плановых/прогнозных цен на МТР и тарифицированные работы, услуги;</w:t>
      </w:r>
    </w:p>
    <w:p w14:paraId="640601D9" w14:textId="77777777" w:rsidR="00C440D9" w:rsidRPr="002037F7" w:rsidRDefault="00C440D9" w:rsidP="005D3579">
      <w:pPr>
        <w:numPr>
          <w:ilvl w:val="0"/>
          <w:numId w:val="18"/>
        </w:numPr>
        <w:spacing w:after="120" w:line="276" w:lineRule="auto"/>
        <w:rPr>
          <w:rFonts w:ascii="Arial" w:hAnsi="Arial" w:cs="Arial"/>
        </w:rPr>
      </w:pPr>
      <w:r w:rsidRPr="002037F7">
        <w:rPr>
          <w:rFonts w:ascii="Arial" w:hAnsi="Arial" w:cs="Arial"/>
        </w:rPr>
        <w:t xml:space="preserve">Ведение плановых цен на </w:t>
      </w:r>
      <w:proofErr w:type="spellStart"/>
      <w:r w:rsidRPr="002037F7">
        <w:rPr>
          <w:rFonts w:ascii="Arial" w:hAnsi="Arial" w:cs="Arial"/>
        </w:rPr>
        <w:t>нетарифицированные</w:t>
      </w:r>
      <w:proofErr w:type="spellEnd"/>
      <w:r w:rsidRPr="002037F7">
        <w:rPr>
          <w:rFonts w:ascii="Arial" w:hAnsi="Arial" w:cs="Arial"/>
        </w:rPr>
        <w:t xml:space="preserve"> работы, услуги.</w:t>
      </w:r>
    </w:p>
    <w:p w14:paraId="5581D4B2" w14:textId="77777777" w:rsidR="00C440D9" w:rsidRPr="002037F7" w:rsidRDefault="00C440D9" w:rsidP="005D3579">
      <w:pPr>
        <w:spacing w:after="120" w:line="276" w:lineRule="auto"/>
        <w:rPr>
          <w:rFonts w:ascii="Arial" w:hAnsi="Arial" w:cs="Arial"/>
        </w:rPr>
      </w:pPr>
      <w:r w:rsidRPr="002037F7">
        <w:rPr>
          <w:rFonts w:ascii="Arial" w:hAnsi="Arial" w:cs="Arial"/>
        </w:rPr>
        <w:t>Сценарий 1: Ведение плановых/прогнозных на МТР и тарифицированные работы, услуги.</w:t>
      </w:r>
    </w:p>
    <w:p w14:paraId="70C99BF5" w14:textId="77777777" w:rsidR="00C440D9" w:rsidRPr="002037F7" w:rsidRDefault="00C440D9" w:rsidP="005D3579">
      <w:pPr>
        <w:spacing w:after="120" w:line="276" w:lineRule="auto"/>
        <w:ind w:firstLine="708"/>
        <w:rPr>
          <w:rFonts w:ascii="Arial" w:hAnsi="Arial" w:cs="Arial"/>
        </w:rPr>
      </w:pPr>
      <w:r w:rsidRPr="002037F7">
        <w:rPr>
          <w:rFonts w:ascii="Arial" w:hAnsi="Arial" w:cs="Arial"/>
        </w:rPr>
        <w:t>Потребности в МТР, тарифицированных работах, услугах, регистрируются в следующих смежных процессах:</w:t>
      </w:r>
    </w:p>
    <w:p w14:paraId="01710A68" w14:textId="77777777" w:rsidR="00C440D9" w:rsidRPr="002037F7" w:rsidRDefault="00C440D9" w:rsidP="005D3579">
      <w:pPr>
        <w:spacing w:after="120" w:line="276" w:lineRule="auto"/>
        <w:ind w:left="720"/>
        <w:rPr>
          <w:rFonts w:ascii="Arial" w:hAnsi="Arial" w:cs="Arial"/>
          <w:color w:val="000000" w:themeColor="text1"/>
        </w:rPr>
      </w:pPr>
      <w:r w:rsidRPr="002037F7">
        <w:rPr>
          <w:rFonts w:ascii="Arial" w:hAnsi="Arial" w:cs="Arial"/>
          <w:color w:val="000000" w:themeColor="text1"/>
        </w:rPr>
        <w:lastRenderedPageBreak/>
        <w:t>ОП-03.02.19.04-ERP Управление потребность и стоимостью МТР (кроме ОДЦИ</w:t>
      </w:r>
      <w:r w:rsidR="00E81EB3">
        <w:rPr>
          <w:rFonts w:ascii="Arial" w:hAnsi="Arial" w:cs="Arial"/>
          <w:color w:val="000000" w:themeColor="text1"/>
        </w:rPr>
        <w:t xml:space="preserve"> – Оборудование длительного цикла изготовления</w:t>
      </w:r>
      <w:r w:rsidRPr="002037F7">
        <w:rPr>
          <w:rFonts w:ascii="Arial" w:hAnsi="Arial" w:cs="Arial"/>
          <w:color w:val="000000" w:themeColor="text1"/>
        </w:rPr>
        <w:t>);</w:t>
      </w:r>
    </w:p>
    <w:p w14:paraId="68A8E9C2" w14:textId="77777777" w:rsidR="00C440D9" w:rsidRPr="002037F7" w:rsidRDefault="00C440D9" w:rsidP="005D3579">
      <w:pPr>
        <w:spacing w:after="120" w:line="276" w:lineRule="auto"/>
        <w:ind w:left="720"/>
        <w:rPr>
          <w:rFonts w:ascii="Arial" w:hAnsi="Arial" w:cs="Arial"/>
          <w:color w:val="000000" w:themeColor="text1"/>
        </w:rPr>
      </w:pPr>
      <w:r w:rsidRPr="002037F7">
        <w:rPr>
          <w:rFonts w:ascii="Arial" w:hAnsi="Arial" w:cs="Arial"/>
          <w:color w:val="000000" w:themeColor="text1"/>
        </w:rPr>
        <w:t>ОП-03.02.19.01-ERP Управление потребностью на работы, выполняемые подрядным способом;</w:t>
      </w:r>
    </w:p>
    <w:p w14:paraId="331C973D" w14:textId="77777777" w:rsidR="00C440D9" w:rsidRPr="002037F7" w:rsidRDefault="00C440D9" w:rsidP="005D3579">
      <w:pPr>
        <w:spacing w:after="120" w:line="276" w:lineRule="auto"/>
        <w:ind w:left="720"/>
        <w:rPr>
          <w:rFonts w:ascii="Arial" w:hAnsi="Arial" w:cs="Arial"/>
          <w:color w:val="000000" w:themeColor="text1"/>
        </w:rPr>
      </w:pPr>
      <w:r w:rsidRPr="002037F7">
        <w:rPr>
          <w:rFonts w:ascii="Arial" w:hAnsi="Arial" w:cs="Arial"/>
          <w:color w:val="000000" w:themeColor="text1"/>
        </w:rPr>
        <w:t xml:space="preserve">ПП-10.03.02-ERP Регистрация потребности; </w:t>
      </w:r>
    </w:p>
    <w:p w14:paraId="6AE2C358" w14:textId="77777777" w:rsidR="00C440D9" w:rsidRPr="002037F7" w:rsidRDefault="00C440D9" w:rsidP="005D3579">
      <w:pPr>
        <w:spacing w:after="120" w:line="276" w:lineRule="auto"/>
        <w:rPr>
          <w:rFonts w:ascii="Arial" w:hAnsi="Arial" w:cs="Arial"/>
        </w:rPr>
      </w:pPr>
      <w:r w:rsidRPr="002037F7">
        <w:rPr>
          <w:rFonts w:ascii="Arial" w:hAnsi="Arial" w:cs="Arial"/>
        </w:rPr>
        <w:tab/>
        <w:t>ПП-07.02.03.01-ERP Годовое планирование воздействий на производственные активы.</w:t>
      </w:r>
    </w:p>
    <w:p w14:paraId="186CEC0D" w14:textId="3AE84896" w:rsidR="00C440D9" w:rsidRPr="002037F7" w:rsidRDefault="00C440D9" w:rsidP="005D3579">
      <w:pPr>
        <w:spacing w:after="120" w:line="276" w:lineRule="auto"/>
        <w:ind w:firstLine="708"/>
        <w:rPr>
          <w:rFonts w:ascii="Arial" w:hAnsi="Arial" w:cs="Arial"/>
        </w:rPr>
      </w:pPr>
      <w:r w:rsidRPr="002037F7">
        <w:rPr>
          <w:rFonts w:ascii="Arial" w:hAnsi="Arial" w:cs="Arial"/>
        </w:rPr>
        <w:t>В документе потребности (в заявке на списание МТР, заявке на закупку работ, услуг, операции сетевого графика, заказе ТОРО</w:t>
      </w:r>
      <w:r w:rsidR="00E81EB3">
        <w:rPr>
          <w:rFonts w:ascii="Arial" w:hAnsi="Arial" w:cs="Arial"/>
        </w:rPr>
        <w:t xml:space="preserve"> (технические обслуживание и ремонт оборудования)</w:t>
      </w:r>
      <w:r w:rsidR="00014FB1">
        <w:rPr>
          <w:rFonts w:ascii="Arial" w:hAnsi="Arial" w:cs="Arial"/>
        </w:rPr>
        <w:t>, в запросе н</w:t>
      </w:r>
      <w:r w:rsidR="008938C7">
        <w:rPr>
          <w:rFonts w:ascii="Arial" w:hAnsi="Arial" w:cs="Arial"/>
        </w:rPr>
        <w:t>а</w:t>
      </w:r>
      <w:r w:rsidR="00014FB1">
        <w:rPr>
          <w:rFonts w:ascii="Arial" w:hAnsi="Arial" w:cs="Arial"/>
        </w:rPr>
        <w:t xml:space="preserve"> корректировку</w:t>
      </w:r>
      <w:r w:rsidRPr="002037F7">
        <w:rPr>
          <w:rFonts w:ascii="Arial" w:hAnsi="Arial" w:cs="Arial"/>
        </w:rPr>
        <w:t xml:space="preserve"> для каждой позиции должна быть определена плановая цена.</w:t>
      </w:r>
      <w:r>
        <w:rPr>
          <w:rFonts w:ascii="Arial" w:hAnsi="Arial" w:cs="Arial"/>
        </w:rPr>
        <w:t xml:space="preserve"> Плановая цена определяется в валюте Рубль.</w:t>
      </w:r>
      <w:r w:rsidRPr="002037F7">
        <w:rPr>
          <w:rFonts w:ascii="Arial" w:hAnsi="Arial" w:cs="Arial"/>
        </w:rPr>
        <w:t xml:space="preserve"> </w:t>
      </w:r>
      <w:r w:rsidR="008938C7">
        <w:rPr>
          <w:rFonts w:ascii="Arial" w:hAnsi="Arial" w:cs="Arial"/>
        </w:rPr>
        <w:t xml:space="preserve">Плановая цена определяется автоматически </w:t>
      </w:r>
      <w:r w:rsidR="00AD7E2E">
        <w:rPr>
          <w:rFonts w:ascii="Arial" w:hAnsi="Arial" w:cs="Arial"/>
        </w:rPr>
        <w:t xml:space="preserve">при регистрации потребности. </w:t>
      </w:r>
    </w:p>
    <w:p w14:paraId="1609B64A" w14:textId="284C7A3A" w:rsidR="00AD7E2E" w:rsidRDefault="00AD7E2E" w:rsidP="005D3579">
      <w:pPr>
        <w:numPr>
          <w:ilvl w:val="0"/>
          <w:numId w:val="87"/>
        </w:numPr>
        <w:spacing w:after="120" w:line="276" w:lineRule="auto"/>
        <w:rPr>
          <w:rFonts w:ascii="Arial" w:hAnsi="Arial" w:cs="Arial"/>
        </w:rPr>
      </w:pPr>
      <w:r>
        <w:rPr>
          <w:rFonts w:ascii="Arial" w:hAnsi="Arial" w:cs="Arial"/>
        </w:rPr>
        <w:t>П</w:t>
      </w:r>
      <w:r w:rsidR="00C440D9" w:rsidRPr="002037F7">
        <w:rPr>
          <w:rFonts w:ascii="Arial" w:hAnsi="Arial" w:cs="Arial"/>
        </w:rPr>
        <w:t xml:space="preserve">лановая цена </w:t>
      </w:r>
      <w:r>
        <w:rPr>
          <w:rFonts w:ascii="Arial" w:hAnsi="Arial" w:cs="Arial"/>
        </w:rPr>
        <w:t>в статусе</w:t>
      </w:r>
      <w:r w:rsidR="00C440D9" w:rsidRPr="002037F7">
        <w:rPr>
          <w:rFonts w:ascii="Arial" w:hAnsi="Arial" w:cs="Arial"/>
        </w:rPr>
        <w:t xml:space="preserve"> </w:t>
      </w:r>
      <w:r w:rsidR="00C440D9">
        <w:rPr>
          <w:rFonts w:ascii="Arial" w:hAnsi="Arial" w:cs="Arial"/>
        </w:rPr>
        <w:t>«</w:t>
      </w:r>
      <w:r w:rsidR="00C440D9" w:rsidRPr="002037F7">
        <w:rPr>
          <w:rFonts w:ascii="Arial" w:hAnsi="Arial" w:cs="Arial"/>
        </w:rPr>
        <w:t>Утверждена</w:t>
      </w:r>
      <w:r w:rsidR="00C440D9">
        <w:rPr>
          <w:rFonts w:ascii="Arial" w:hAnsi="Arial" w:cs="Arial"/>
        </w:rPr>
        <w:t>»</w:t>
      </w:r>
      <w:r>
        <w:rPr>
          <w:rFonts w:ascii="Arial" w:hAnsi="Arial" w:cs="Arial"/>
        </w:rPr>
        <w:t xml:space="preserve"> или «Снят с производства»</w:t>
      </w:r>
      <w:r w:rsidR="00C440D9" w:rsidRPr="002037F7">
        <w:rPr>
          <w:rFonts w:ascii="Arial" w:hAnsi="Arial" w:cs="Arial"/>
        </w:rPr>
        <w:t>;</w:t>
      </w:r>
    </w:p>
    <w:p w14:paraId="08675DD5" w14:textId="23808F64" w:rsidR="008938C7" w:rsidRPr="00AD7E2E" w:rsidRDefault="008938C7" w:rsidP="005D3579">
      <w:pPr>
        <w:spacing w:after="120" w:line="276" w:lineRule="auto"/>
        <w:ind w:left="708"/>
        <w:rPr>
          <w:rFonts w:ascii="Arial" w:hAnsi="Arial" w:cs="Arial"/>
        </w:rPr>
      </w:pPr>
      <w:r w:rsidRPr="00AD7E2E">
        <w:rPr>
          <w:rFonts w:ascii="Arial" w:hAnsi="Arial" w:cs="Arial"/>
        </w:rPr>
        <w:t xml:space="preserve">Если на момент регистрации потребности цена </w:t>
      </w:r>
      <w:r w:rsidR="00AD7E2E" w:rsidRPr="00AD7E2E">
        <w:rPr>
          <w:rFonts w:ascii="Arial" w:hAnsi="Arial" w:cs="Arial"/>
        </w:rPr>
        <w:t xml:space="preserve">еще </w:t>
      </w:r>
      <w:r w:rsidRPr="00AD7E2E">
        <w:rPr>
          <w:rFonts w:ascii="Arial" w:hAnsi="Arial" w:cs="Arial"/>
        </w:rPr>
        <w:t>не</w:t>
      </w:r>
      <w:r w:rsidR="00AD7E2E" w:rsidRPr="00AD7E2E">
        <w:rPr>
          <w:rFonts w:ascii="Arial" w:hAnsi="Arial" w:cs="Arial"/>
        </w:rPr>
        <w:t xml:space="preserve"> была</w:t>
      </w:r>
      <w:r w:rsidRPr="00AD7E2E">
        <w:rPr>
          <w:rFonts w:ascii="Arial" w:hAnsi="Arial" w:cs="Arial"/>
        </w:rPr>
        <w:t xml:space="preserve"> утверждена, то автоматически определяется расчетная цена</w:t>
      </w:r>
      <w:r w:rsidR="00AD7E2E" w:rsidRPr="00AD7E2E">
        <w:rPr>
          <w:rFonts w:ascii="Arial" w:hAnsi="Arial" w:cs="Arial"/>
        </w:rPr>
        <w:t xml:space="preserve"> (временная)</w:t>
      </w:r>
      <w:r w:rsidRPr="00AD7E2E">
        <w:rPr>
          <w:rFonts w:ascii="Arial" w:hAnsi="Arial" w:cs="Arial"/>
        </w:rPr>
        <w:t xml:space="preserve"> и устанавливается индикатор «Расчетная» (указано в порядке приоритета</w:t>
      </w:r>
      <w:r w:rsidR="00AD7E2E" w:rsidRPr="00AD7E2E">
        <w:rPr>
          <w:rFonts w:ascii="Arial" w:hAnsi="Arial" w:cs="Arial"/>
        </w:rPr>
        <w:t>)</w:t>
      </w:r>
      <w:r w:rsidRPr="00AD7E2E">
        <w:rPr>
          <w:rFonts w:ascii="Arial" w:hAnsi="Arial" w:cs="Arial"/>
        </w:rPr>
        <w:t>.</w:t>
      </w:r>
    </w:p>
    <w:p w14:paraId="47FFCDDF" w14:textId="7C356B9E" w:rsidR="00C440D9" w:rsidRPr="002037F7" w:rsidRDefault="00C440D9" w:rsidP="005D3579">
      <w:pPr>
        <w:numPr>
          <w:ilvl w:val="0"/>
          <w:numId w:val="87"/>
        </w:numPr>
        <w:spacing w:after="120" w:line="276" w:lineRule="auto"/>
        <w:rPr>
          <w:rFonts w:ascii="Arial" w:hAnsi="Arial" w:cs="Arial"/>
        </w:rPr>
      </w:pPr>
      <w:r w:rsidRPr="002037F7">
        <w:rPr>
          <w:rFonts w:ascii="Arial" w:hAnsi="Arial" w:cs="Arial"/>
        </w:rPr>
        <w:t xml:space="preserve">Цена </w:t>
      </w:r>
      <w:r>
        <w:rPr>
          <w:rFonts w:ascii="Arial" w:hAnsi="Arial" w:cs="Arial"/>
        </w:rPr>
        <w:t>из действующего рамочного</w:t>
      </w:r>
      <w:r w:rsidRPr="002037F7">
        <w:rPr>
          <w:rFonts w:ascii="Arial" w:hAnsi="Arial" w:cs="Arial"/>
        </w:rPr>
        <w:t xml:space="preserve"> контракта</w:t>
      </w:r>
      <w:r>
        <w:rPr>
          <w:rFonts w:ascii="Arial" w:hAnsi="Arial" w:cs="Arial"/>
        </w:rPr>
        <w:t xml:space="preserve">. В случае, если валюта контракта отличается от рубля, то цена конвертируется в рубли </w:t>
      </w:r>
      <w:r w:rsidR="00AD7E2E">
        <w:rPr>
          <w:rFonts w:ascii="Arial" w:hAnsi="Arial" w:cs="Arial"/>
        </w:rPr>
        <w:t>по последнему курсу, заведенному через стандартный инструмент ведения курсов валют</w:t>
      </w:r>
      <w:r>
        <w:rPr>
          <w:rFonts w:ascii="Arial" w:hAnsi="Arial" w:cs="Arial"/>
        </w:rPr>
        <w:t>;</w:t>
      </w:r>
    </w:p>
    <w:p w14:paraId="3B89BFF3" w14:textId="23D431BA" w:rsidR="00C440D9" w:rsidRDefault="00C440D9" w:rsidP="005D3579">
      <w:pPr>
        <w:widowControl w:val="0"/>
        <w:numPr>
          <w:ilvl w:val="0"/>
          <w:numId w:val="87"/>
        </w:numPr>
        <w:spacing w:after="120" w:line="276" w:lineRule="auto"/>
        <w:rPr>
          <w:rFonts w:ascii="Arial" w:hAnsi="Arial"/>
          <w:szCs w:val="24"/>
          <w:lang w:eastAsia="ru-RU"/>
        </w:rPr>
      </w:pPr>
      <w:r>
        <w:rPr>
          <w:rFonts w:ascii="Arial" w:hAnsi="Arial" w:cs="Arial"/>
          <w:szCs w:val="24"/>
          <w:lang w:eastAsia="ru-RU"/>
        </w:rPr>
        <w:t>Цена</w:t>
      </w:r>
      <w:r w:rsidRPr="002037F7">
        <w:rPr>
          <w:rFonts w:ascii="Arial" w:hAnsi="Arial"/>
          <w:szCs w:val="24"/>
          <w:lang w:eastAsia="ru-RU"/>
        </w:rPr>
        <w:t xml:space="preserve"> последн</w:t>
      </w:r>
      <w:r>
        <w:rPr>
          <w:rFonts w:ascii="Arial" w:hAnsi="Arial"/>
          <w:szCs w:val="24"/>
          <w:lang w:eastAsia="ru-RU"/>
        </w:rPr>
        <w:t xml:space="preserve">ей </w:t>
      </w:r>
      <w:r w:rsidRPr="002037F7">
        <w:rPr>
          <w:rFonts w:ascii="Arial" w:hAnsi="Arial"/>
          <w:szCs w:val="24"/>
          <w:lang w:eastAsia="ru-RU"/>
        </w:rPr>
        <w:t>зарегистрированн</w:t>
      </w:r>
      <w:r>
        <w:rPr>
          <w:rFonts w:ascii="Arial" w:hAnsi="Arial"/>
          <w:szCs w:val="24"/>
          <w:lang w:eastAsia="ru-RU"/>
        </w:rPr>
        <w:t>ой</w:t>
      </w:r>
      <w:r w:rsidRPr="002037F7">
        <w:rPr>
          <w:rFonts w:ascii="Arial" w:hAnsi="Arial"/>
          <w:szCs w:val="24"/>
          <w:lang w:eastAsia="ru-RU"/>
        </w:rPr>
        <w:t xml:space="preserve"> </w:t>
      </w:r>
      <w:r w:rsidR="00C1649A" w:rsidRPr="002037F7">
        <w:rPr>
          <w:rFonts w:ascii="Arial" w:hAnsi="Arial"/>
          <w:szCs w:val="24"/>
          <w:lang w:eastAsia="ru-RU"/>
        </w:rPr>
        <w:t>спецификаци</w:t>
      </w:r>
      <w:r w:rsidR="00C1649A">
        <w:rPr>
          <w:rFonts w:ascii="Arial" w:hAnsi="Arial"/>
          <w:szCs w:val="24"/>
          <w:lang w:eastAsia="ru-RU"/>
        </w:rPr>
        <w:t xml:space="preserve">и </w:t>
      </w:r>
      <w:r w:rsidR="00C1649A" w:rsidRPr="002037F7">
        <w:rPr>
          <w:rFonts w:ascii="Arial" w:hAnsi="Arial"/>
          <w:szCs w:val="24"/>
          <w:lang w:eastAsia="ru-RU"/>
        </w:rPr>
        <w:t>в</w:t>
      </w:r>
      <w:r>
        <w:rPr>
          <w:rFonts w:ascii="Arial" w:hAnsi="Arial"/>
          <w:szCs w:val="24"/>
          <w:lang w:eastAsia="ru-RU"/>
        </w:rPr>
        <w:t xml:space="preserve"> течение последних 2-х </w:t>
      </w:r>
      <w:r w:rsidR="00F60208">
        <w:rPr>
          <w:rFonts w:ascii="Arial" w:hAnsi="Arial"/>
          <w:szCs w:val="24"/>
          <w:lang w:eastAsia="ru-RU"/>
        </w:rPr>
        <w:t>лет, предшествующих</w:t>
      </w:r>
      <w:r>
        <w:rPr>
          <w:rFonts w:ascii="Arial" w:hAnsi="Arial"/>
          <w:szCs w:val="24"/>
          <w:lang w:eastAsia="ru-RU"/>
        </w:rPr>
        <w:t xml:space="preserve"> планируемому году. </w:t>
      </w:r>
      <w:r w:rsidR="00930EA3" w:rsidRPr="00930EA3">
        <w:rPr>
          <w:rFonts w:ascii="Arial" w:hAnsi="Arial"/>
          <w:szCs w:val="24"/>
          <w:lang w:eastAsia="ru-RU"/>
        </w:rPr>
        <w:t xml:space="preserve">В случае, если валюта контракта отличается от рубля, то цена конвертируется в рубли по </w:t>
      </w:r>
      <w:r w:rsidR="00AD7E2E">
        <w:rPr>
          <w:rFonts w:ascii="Arial" w:hAnsi="Arial" w:cs="Arial"/>
        </w:rPr>
        <w:t>последнему курсу, заведенному через стандартный инструмент ведения курсов валют</w:t>
      </w:r>
      <w:r w:rsidR="000734CB">
        <w:rPr>
          <w:rFonts w:ascii="Arial" w:hAnsi="Arial" w:cs="Arial"/>
        </w:rPr>
        <w:t>.</w:t>
      </w:r>
    </w:p>
    <w:p w14:paraId="2E95A23F" w14:textId="77777777" w:rsidR="00C440D9" w:rsidRDefault="00C440D9" w:rsidP="005D3579">
      <w:pPr>
        <w:widowControl w:val="0"/>
        <w:spacing w:after="120" w:line="276" w:lineRule="auto"/>
        <w:ind w:left="1068"/>
        <w:rPr>
          <w:rFonts w:ascii="Arial" w:hAnsi="Arial"/>
          <w:szCs w:val="24"/>
          <w:lang w:eastAsia="ru-RU"/>
        </w:rPr>
      </w:pPr>
      <w:r>
        <w:rPr>
          <w:rFonts w:ascii="Arial" w:hAnsi="Arial"/>
          <w:szCs w:val="24"/>
          <w:lang w:eastAsia="ru-RU"/>
        </w:rPr>
        <w:t>Если найдена цена в рамках второго года, предшествующего планируемому, то применяется следующая формула расчета цены:</w:t>
      </w:r>
    </w:p>
    <w:p w14:paraId="3D7E23FA" w14:textId="77777777" w:rsidR="00C440D9" w:rsidRDefault="00C440D9" w:rsidP="005D3579">
      <w:pPr>
        <w:pStyle w:val="10"/>
        <w:keepNext w:val="0"/>
        <w:keepLines w:val="0"/>
        <w:numPr>
          <w:ilvl w:val="0"/>
          <w:numId w:val="0"/>
        </w:numPr>
        <w:spacing w:after="120" w:afterAutospacing="0"/>
        <w:jc w:val="center"/>
      </w:pPr>
      <w:r>
        <w:rPr>
          <w:rFonts w:cs="Arial"/>
        </w:rPr>
        <w:t>PЦ = (ЦД</w:t>
      </w:r>
      <w:r w:rsidR="007E3117" w:rsidRPr="0056499A">
        <w:t>●</w:t>
      </w:r>
      <w:r w:rsidR="007E3117">
        <w:rPr>
          <w:rFonts w:cs="Arial"/>
        </w:rPr>
        <w:t xml:space="preserve"> ПК</w:t>
      </w:r>
      <w:r>
        <w:rPr>
          <w:rFonts w:cs="Arial"/>
        </w:rPr>
        <w:t xml:space="preserve">) </w:t>
      </w:r>
      <w:r w:rsidRPr="0056499A">
        <w:t>●</w:t>
      </w:r>
      <w:r>
        <w:t xml:space="preserve"> (1+ИИ</w:t>
      </w:r>
      <w:r>
        <w:rPr>
          <w:sz w:val="18"/>
          <w:szCs w:val="18"/>
        </w:rPr>
        <w:t xml:space="preserve">1 </w:t>
      </w:r>
      <w:r w:rsidRPr="0056499A">
        <w:t>●</w:t>
      </w:r>
      <w:r>
        <w:t xml:space="preserve"> </w:t>
      </w:r>
      <w:r w:rsidRPr="00212975">
        <w:t>КИ</w:t>
      </w:r>
      <w:r>
        <w:t xml:space="preserve">) </w:t>
      </w:r>
      <w:r w:rsidRPr="0056499A">
        <w:t>●</w:t>
      </w:r>
      <w:r>
        <w:t xml:space="preserve"> (1+ИИ</w:t>
      </w:r>
      <w:r>
        <w:rPr>
          <w:sz w:val="18"/>
          <w:szCs w:val="18"/>
        </w:rPr>
        <w:t>2</w:t>
      </w:r>
      <w:r>
        <w:t>)</w:t>
      </w:r>
      <w:r w:rsidRPr="00717826">
        <w:t xml:space="preserve"> </w:t>
      </w:r>
      <w:r w:rsidRPr="0056499A">
        <w:t>●</w:t>
      </w:r>
      <w:r>
        <w:t xml:space="preserve"> (1+ИИ</w:t>
      </w:r>
      <w:r>
        <w:rPr>
          <w:sz w:val="18"/>
          <w:szCs w:val="18"/>
        </w:rPr>
        <w:t>3</w:t>
      </w:r>
      <w:r>
        <w:t>), где</w:t>
      </w:r>
    </w:p>
    <w:p w14:paraId="2B370689" w14:textId="77777777" w:rsidR="00C440D9" w:rsidRDefault="00C440D9" w:rsidP="005D3579">
      <w:pPr>
        <w:widowControl w:val="0"/>
        <w:spacing w:after="120" w:line="276" w:lineRule="auto"/>
        <w:ind w:left="1068"/>
        <w:rPr>
          <w:rFonts w:ascii="Arial" w:hAnsi="Arial"/>
          <w:szCs w:val="24"/>
          <w:lang w:eastAsia="ru-RU"/>
        </w:rPr>
      </w:pPr>
      <w:r>
        <w:rPr>
          <w:rFonts w:ascii="Arial" w:hAnsi="Arial"/>
          <w:szCs w:val="24"/>
          <w:lang w:eastAsia="ru-RU"/>
        </w:rPr>
        <w:t xml:space="preserve">  ЦД – цена найденного договора в рублях;</w:t>
      </w:r>
    </w:p>
    <w:p w14:paraId="79029201" w14:textId="77777777" w:rsidR="007E3117" w:rsidRDefault="007E3117" w:rsidP="005D3579">
      <w:pPr>
        <w:widowControl w:val="0"/>
        <w:spacing w:after="120" w:line="276" w:lineRule="auto"/>
        <w:ind w:left="1068"/>
        <w:rPr>
          <w:rFonts w:ascii="Arial" w:hAnsi="Arial"/>
          <w:szCs w:val="24"/>
          <w:lang w:eastAsia="ru-RU"/>
        </w:rPr>
      </w:pPr>
      <w:r>
        <w:rPr>
          <w:rFonts w:ascii="Arial" w:hAnsi="Arial"/>
          <w:szCs w:val="24"/>
          <w:lang w:eastAsia="ru-RU"/>
        </w:rPr>
        <w:t xml:space="preserve">  </w:t>
      </w:r>
      <w:r w:rsidRPr="00030BB6">
        <w:rPr>
          <w:rFonts w:ascii="Arial" w:hAnsi="Arial"/>
          <w:szCs w:val="24"/>
          <w:lang w:eastAsia="ru-RU"/>
        </w:rPr>
        <w:t>ПК – плановый курс для пересчета в рубли (применяется если цена договора в валюте отличной от рубля)</w:t>
      </w:r>
      <w:r>
        <w:rPr>
          <w:rFonts w:ascii="Arial" w:hAnsi="Arial"/>
          <w:szCs w:val="24"/>
          <w:lang w:eastAsia="ru-RU"/>
        </w:rPr>
        <w:t>;</w:t>
      </w:r>
    </w:p>
    <w:p w14:paraId="72A82134" w14:textId="1C88CFA9" w:rsidR="00C440D9" w:rsidRDefault="00C440D9" w:rsidP="005D3579">
      <w:pPr>
        <w:widowControl w:val="0"/>
        <w:spacing w:after="120" w:line="276" w:lineRule="auto"/>
        <w:ind w:left="1068"/>
        <w:rPr>
          <w:rFonts w:ascii="Arial" w:hAnsi="Arial"/>
          <w:szCs w:val="24"/>
          <w:lang w:eastAsia="ru-RU"/>
        </w:rPr>
      </w:pPr>
      <w:r>
        <w:rPr>
          <w:rFonts w:ascii="Arial" w:hAnsi="Arial"/>
          <w:szCs w:val="24"/>
          <w:lang w:eastAsia="ru-RU"/>
        </w:rPr>
        <w:t xml:space="preserve">  </w:t>
      </w:r>
      <w:r w:rsidRPr="00212975">
        <w:rPr>
          <w:rFonts w:ascii="Arial" w:hAnsi="Arial"/>
          <w:szCs w:val="24"/>
          <w:lang w:eastAsia="ru-RU"/>
        </w:rPr>
        <w:t>ИИ</w:t>
      </w:r>
      <w:r w:rsidRPr="00212975">
        <w:rPr>
          <w:rFonts w:ascii="Arial" w:hAnsi="Arial"/>
          <w:sz w:val="18"/>
          <w:szCs w:val="18"/>
          <w:lang w:eastAsia="ru-RU"/>
        </w:rPr>
        <w:t>1</w:t>
      </w:r>
      <w:r w:rsidRPr="00212975">
        <w:rPr>
          <w:rFonts w:ascii="Arial" w:hAnsi="Arial"/>
          <w:szCs w:val="24"/>
          <w:lang w:eastAsia="ru-RU"/>
        </w:rPr>
        <w:t xml:space="preserve"> </w:t>
      </w:r>
      <w:r>
        <w:rPr>
          <w:rFonts w:ascii="Arial" w:hAnsi="Arial"/>
          <w:szCs w:val="24"/>
          <w:lang w:eastAsia="ru-RU"/>
        </w:rPr>
        <w:t>– индекс инфляции планируемого года;</w:t>
      </w:r>
    </w:p>
    <w:p w14:paraId="370EB703" w14:textId="23787B85" w:rsidR="00C440D9" w:rsidRDefault="00C440D9" w:rsidP="005D3579">
      <w:pPr>
        <w:widowControl w:val="0"/>
        <w:spacing w:after="120" w:line="276" w:lineRule="auto"/>
        <w:ind w:left="1068"/>
        <w:rPr>
          <w:rFonts w:ascii="Arial" w:hAnsi="Arial"/>
          <w:szCs w:val="24"/>
          <w:lang w:eastAsia="ru-RU"/>
        </w:rPr>
      </w:pPr>
      <w:r>
        <w:rPr>
          <w:rFonts w:ascii="Arial" w:hAnsi="Arial"/>
          <w:szCs w:val="24"/>
          <w:lang w:eastAsia="ru-RU"/>
        </w:rPr>
        <w:t xml:space="preserve">  </w:t>
      </w:r>
      <w:r w:rsidRPr="00FC2AB4">
        <w:rPr>
          <w:rFonts w:ascii="Arial" w:hAnsi="Arial"/>
          <w:szCs w:val="24"/>
          <w:lang w:eastAsia="ru-RU"/>
        </w:rPr>
        <w:t xml:space="preserve">КИ </w:t>
      </w:r>
      <w:r>
        <w:rPr>
          <w:rFonts w:ascii="Arial" w:hAnsi="Arial"/>
          <w:szCs w:val="24"/>
          <w:lang w:eastAsia="ru-RU"/>
        </w:rPr>
        <w:t>– корректировка индекса инфляции планируемого года</w:t>
      </w:r>
      <w:r w:rsidR="004404E8">
        <w:rPr>
          <w:rFonts w:ascii="Arial" w:hAnsi="Arial"/>
          <w:szCs w:val="24"/>
          <w:lang w:eastAsia="ru-RU"/>
        </w:rPr>
        <w:t xml:space="preserve"> </w:t>
      </w:r>
    </w:p>
    <w:p w14:paraId="4A8FAFF4" w14:textId="602754E9" w:rsidR="00C440D9" w:rsidRDefault="00C440D9" w:rsidP="005D3579">
      <w:pPr>
        <w:widowControl w:val="0"/>
        <w:spacing w:after="120" w:line="276" w:lineRule="auto"/>
        <w:ind w:left="1068"/>
        <w:rPr>
          <w:rFonts w:ascii="Arial" w:hAnsi="Arial"/>
          <w:szCs w:val="24"/>
          <w:lang w:eastAsia="ru-RU"/>
        </w:rPr>
      </w:pPr>
      <w:r>
        <w:rPr>
          <w:rFonts w:ascii="Arial" w:hAnsi="Arial"/>
          <w:szCs w:val="24"/>
          <w:lang w:eastAsia="ru-RU"/>
        </w:rPr>
        <w:t xml:space="preserve">  ИИ</w:t>
      </w:r>
      <w:r w:rsidRPr="00212975">
        <w:rPr>
          <w:rFonts w:ascii="Arial" w:hAnsi="Arial"/>
          <w:sz w:val="18"/>
          <w:szCs w:val="18"/>
          <w:lang w:eastAsia="ru-RU"/>
        </w:rPr>
        <w:t>2</w:t>
      </w:r>
      <w:r>
        <w:rPr>
          <w:rFonts w:ascii="Arial" w:hAnsi="Arial"/>
          <w:szCs w:val="24"/>
          <w:lang w:eastAsia="ru-RU"/>
        </w:rPr>
        <w:t>– индекс инфляции года, предшествующего планируемому;</w:t>
      </w:r>
    </w:p>
    <w:p w14:paraId="055DF085" w14:textId="4AEE9B3F" w:rsidR="00C440D9" w:rsidRDefault="00C440D9" w:rsidP="005D3579">
      <w:pPr>
        <w:widowControl w:val="0"/>
        <w:spacing w:after="120" w:line="276" w:lineRule="auto"/>
        <w:ind w:left="1068"/>
        <w:rPr>
          <w:rFonts w:ascii="Arial" w:hAnsi="Arial"/>
          <w:szCs w:val="24"/>
          <w:lang w:eastAsia="ru-RU"/>
        </w:rPr>
      </w:pPr>
      <w:r w:rsidRPr="00212975">
        <w:rPr>
          <w:rFonts w:ascii="Arial" w:hAnsi="Arial"/>
          <w:szCs w:val="24"/>
          <w:lang w:eastAsia="ru-RU"/>
        </w:rPr>
        <w:t xml:space="preserve">  ИИ</w:t>
      </w:r>
      <w:r w:rsidRPr="00212975">
        <w:rPr>
          <w:rFonts w:ascii="Arial" w:hAnsi="Arial"/>
          <w:sz w:val="18"/>
          <w:szCs w:val="18"/>
          <w:lang w:eastAsia="ru-RU"/>
        </w:rPr>
        <w:t>3</w:t>
      </w:r>
      <w:r w:rsidRPr="00212975">
        <w:rPr>
          <w:rFonts w:ascii="Arial" w:hAnsi="Arial"/>
          <w:szCs w:val="24"/>
          <w:lang w:eastAsia="ru-RU"/>
        </w:rPr>
        <w:t xml:space="preserve"> </w:t>
      </w:r>
      <w:r>
        <w:rPr>
          <w:rFonts w:ascii="Arial" w:hAnsi="Arial"/>
          <w:szCs w:val="24"/>
          <w:lang w:eastAsia="ru-RU"/>
        </w:rPr>
        <w:t>– индекс инфляции 2-го года, предшествующего планируемому;</w:t>
      </w:r>
    </w:p>
    <w:p w14:paraId="7FE0DFBA" w14:textId="77777777" w:rsidR="00C440D9" w:rsidRDefault="00C440D9" w:rsidP="005D3579">
      <w:pPr>
        <w:widowControl w:val="0"/>
        <w:spacing w:after="120" w:line="276" w:lineRule="auto"/>
        <w:ind w:firstLine="708"/>
        <w:rPr>
          <w:rFonts w:ascii="Arial" w:hAnsi="Arial"/>
          <w:szCs w:val="24"/>
          <w:lang w:eastAsia="ru-RU"/>
        </w:rPr>
      </w:pPr>
      <w:r>
        <w:rPr>
          <w:rFonts w:ascii="Arial" w:hAnsi="Arial"/>
          <w:szCs w:val="24"/>
          <w:lang w:eastAsia="ru-RU"/>
        </w:rPr>
        <w:t>Если найдена цена в рамках первого года, предшествующего планируемому, то применяется следующая формула расчета цены:</w:t>
      </w:r>
    </w:p>
    <w:p w14:paraId="70F3D25C" w14:textId="77777777" w:rsidR="00C440D9" w:rsidRDefault="00C440D9" w:rsidP="005D3579">
      <w:pPr>
        <w:pStyle w:val="10"/>
        <w:keepNext w:val="0"/>
        <w:keepLines w:val="0"/>
        <w:numPr>
          <w:ilvl w:val="0"/>
          <w:numId w:val="0"/>
        </w:numPr>
        <w:spacing w:after="120" w:afterAutospacing="0"/>
        <w:jc w:val="center"/>
      </w:pPr>
      <w:r>
        <w:rPr>
          <w:rFonts w:cs="Arial"/>
        </w:rPr>
        <w:t xml:space="preserve">PЦ = (ЦД </w:t>
      </w:r>
      <w:r w:rsidRPr="0056499A">
        <w:t>●</w:t>
      </w:r>
      <w:r>
        <w:rPr>
          <w:rFonts w:cs="Arial"/>
        </w:rPr>
        <w:t xml:space="preserve"> ПК) </w:t>
      </w:r>
      <w:r w:rsidRPr="0056499A">
        <w:t>●</w:t>
      </w:r>
      <w:r>
        <w:t xml:space="preserve"> (1+ИИ</w:t>
      </w:r>
      <w:r>
        <w:rPr>
          <w:sz w:val="18"/>
          <w:szCs w:val="18"/>
        </w:rPr>
        <w:t xml:space="preserve">1 </w:t>
      </w:r>
      <w:r w:rsidRPr="0056499A">
        <w:t>●</w:t>
      </w:r>
      <w:r>
        <w:t xml:space="preserve"> </w:t>
      </w:r>
      <w:r w:rsidRPr="00D35244">
        <w:t>КИ</w:t>
      </w:r>
      <w:r>
        <w:t xml:space="preserve">) </w:t>
      </w:r>
      <w:r w:rsidRPr="0056499A">
        <w:t>●</w:t>
      </w:r>
      <w:r>
        <w:t xml:space="preserve"> (1+ИИ</w:t>
      </w:r>
      <w:r>
        <w:rPr>
          <w:sz w:val="18"/>
          <w:szCs w:val="18"/>
        </w:rPr>
        <w:t>2</w:t>
      </w:r>
      <w:r>
        <w:t>), где</w:t>
      </w:r>
    </w:p>
    <w:p w14:paraId="54DA13EC" w14:textId="77777777" w:rsidR="00C440D9" w:rsidRDefault="00C440D9" w:rsidP="005D3579">
      <w:pPr>
        <w:widowControl w:val="0"/>
        <w:spacing w:after="120" w:line="276" w:lineRule="auto"/>
        <w:ind w:left="1068"/>
        <w:rPr>
          <w:rFonts w:ascii="Arial" w:hAnsi="Arial"/>
          <w:szCs w:val="24"/>
          <w:lang w:eastAsia="ru-RU"/>
        </w:rPr>
      </w:pPr>
      <w:r>
        <w:rPr>
          <w:rFonts w:ascii="Arial" w:hAnsi="Arial"/>
          <w:szCs w:val="24"/>
          <w:lang w:eastAsia="ru-RU"/>
        </w:rPr>
        <w:lastRenderedPageBreak/>
        <w:t xml:space="preserve">  ЦД – цена найденного договора в рублях;</w:t>
      </w:r>
    </w:p>
    <w:p w14:paraId="4D3B325B" w14:textId="77777777" w:rsidR="00030BB6" w:rsidRDefault="00030BB6" w:rsidP="005D3579">
      <w:pPr>
        <w:widowControl w:val="0"/>
        <w:spacing w:after="120" w:line="276" w:lineRule="auto"/>
        <w:ind w:left="1068"/>
        <w:rPr>
          <w:rFonts w:ascii="Arial" w:hAnsi="Arial"/>
          <w:szCs w:val="24"/>
          <w:lang w:eastAsia="ru-RU"/>
        </w:rPr>
      </w:pPr>
      <w:r>
        <w:rPr>
          <w:rFonts w:ascii="Arial" w:hAnsi="Arial"/>
          <w:szCs w:val="24"/>
          <w:lang w:eastAsia="ru-RU"/>
        </w:rPr>
        <w:t xml:space="preserve">  </w:t>
      </w:r>
      <w:r w:rsidRPr="00030BB6">
        <w:rPr>
          <w:rFonts w:ascii="Arial" w:hAnsi="Arial"/>
          <w:szCs w:val="24"/>
          <w:lang w:eastAsia="ru-RU"/>
        </w:rPr>
        <w:t>ПК – плановый курс для пересчета в рубли (применяется если цена договора в валюте отличной от рубля)</w:t>
      </w:r>
      <w:r>
        <w:rPr>
          <w:rFonts w:ascii="Arial" w:hAnsi="Arial"/>
          <w:szCs w:val="24"/>
          <w:lang w:eastAsia="ru-RU"/>
        </w:rPr>
        <w:t>;</w:t>
      </w:r>
    </w:p>
    <w:p w14:paraId="73079CEE" w14:textId="3EC6A2B8" w:rsidR="00C440D9" w:rsidRDefault="00C440D9" w:rsidP="005D3579">
      <w:pPr>
        <w:widowControl w:val="0"/>
        <w:spacing w:after="120" w:line="276" w:lineRule="auto"/>
        <w:ind w:left="1068"/>
        <w:rPr>
          <w:rFonts w:ascii="Arial" w:hAnsi="Arial"/>
          <w:szCs w:val="24"/>
          <w:lang w:eastAsia="ru-RU"/>
        </w:rPr>
      </w:pPr>
      <w:r>
        <w:rPr>
          <w:rFonts w:ascii="Arial" w:hAnsi="Arial"/>
          <w:szCs w:val="24"/>
          <w:lang w:eastAsia="ru-RU"/>
        </w:rPr>
        <w:t xml:space="preserve">  </w:t>
      </w:r>
      <w:r w:rsidRPr="00D35244">
        <w:rPr>
          <w:rFonts w:ascii="Arial" w:hAnsi="Arial"/>
          <w:szCs w:val="24"/>
          <w:lang w:eastAsia="ru-RU"/>
        </w:rPr>
        <w:t>ИИ</w:t>
      </w:r>
      <w:r w:rsidRPr="00D35244">
        <w:rPr>
          <w:rFonts w:ascii="Arial" w:hAnsi="Arial"/>
          <w:sz w:val="18"/>
          <w:szCs w:val="18"/>
          <w:lang w:eastAsia="ru-RU"/>
        </w:rPr>
        <w:t>1</w:t>
      </w:r>
      <w:r w:rsidRPr="00D35244">
        <w:rPr>
          <w:rFonts w:ascii="Arial" w:hAnsi="Arial"/>
          <w:szCs w:val="24"/>
          <w:lang w:eastAsia="ru-RU"/>
        </w:rPr>
        <w:t xml:space="preserve"> </w:t>
      </w:r>
      <w:r>
        <w:rPr>
          <w:rFonts w:ascii="Arial" w:hAnsi="Arial"/>
          <w:szCs w:val="24"/>
          <w:lang w:eastAsia="ru-RU"/>
        </w:rPr>
        <w:t>– индекс инфляции планируемого года;</w:t>
      </w:r>
    </w:p>
    <w:p w14:paraId="061C486E" w14:textId="440934CB" w:rsidR="00C440D9" w:rsidRDefault="00C440D9" w:rsidP="005D3579">
      <w:pPr>
        <w:widowControl w:val="0"/>
        <w:spacing w:after="120" w:line="276" w:lineRule="auto"/>
        <w:ind w:left="1068"/>
        <w:rPr>
          <w:rFonts w:ascii="Arial" w:hAnsi="Arial"/>
          <w:szCs w:val="24"/>
          <w:lang w:eastAsia="ru-RU"/>
        </w:rPr>
      </w:pPr>
      <w:r>
        <w:rPr>
          <w:rFonts w:ascii="Arial" w:hAnsi="Arial"/>
          <w:szCs w:val="24"/>
          <w:lang w:eastAsia="ru-RU"/>
        </w:rPr>
        <w:t xml:space="preserve">  </w:t>
      </w:r>
      <w:r w:rsidRPr="00FC2AB4">
        <w:rPr>
          <w:rFonts w:ascii="Arial" w:hAnsi="Arial"/>
          <w:szCs w:val="24"/>
          <w:lang w:eastAsia="ru-RU"/>
        </w:rPr>
        <w:t xml:space="preserve">КИ </w:t>
      </w:r>
      <w:r>
        <w:rPr>
          <w:rFonts w:ascii="Arial" w:hAnsi="Arial"/>
          <w:szCs w:val="24"/>
          <w:lang w:eastAsia="ru-RU"/>
        </w:rPr>
        <w:t>– корректировка индекса инфляции планируемого года</w:t>
      </w:r>
      <w:r w:rsidR="00A924AC" w:rsidRPr="00EC590A">
        <w:rPr>
          <w:rFonts w:ascii="Arial" w:hAnsi="Arial"/>
          <w:szCs w:val="24"/>
          <w:lang w:eastAsia="ru-RU"/>
        </w:rPr>
        <w:t>;</w:t>
      </w:r>
      <w:r w:rsidR="00770CAC">
        <w:rPr>
          <w:rFonts w:ascii="Arial" w:hAnsi="Arial"/>
          <w:szCs w:val="24"/>
          <w:lang w:eastAsia="ru-RU"/>
        </w:rPr>
        <w:t xml:space="preserve"> </w:t>
      </w:r>
    </w:p>
    <w:p w14:paraId="06136215" w14:textId="303B2491" w:rsidR="00C440D9" w:rsidRDefault="00C440D9" w:rsidP="005D3579">
      <w:pPr>
        <w:widowControl w:val="0"/>
        <w:spacing w:after="120" w:line="276" w:lineRule="auto"/>
        <w:ind w:left="1068"/>
        <w:rPr>
          <w:rFonts w:ascii="Arial" w:hAnsi="Arial"/>
          <w:szCs w:val="24"/>
          <w:lang w:eastAsia="ru-RU"/>
        </w:rPr>
      </w:pPr>
      <w:r>
        <w:rPr>
          <w:rFonts w:ascii="Arial" w:hAnsi="Arial"/>
          <w:szCs w:val="24"/>
          <w:lang w:eastAsia="ru-RU"/>
        </w:rPr>
        <w:t xml:space="preserve">  ИИ</w:t>
      </w:r>
      <w:r w:rsidRPr="00D35244">
        <w:rPr>
          <w:rFonts w:ascii="Arial" w:hAnsi="Arial"/>
          <w:sz w:val="18"/>
          <w:szCs w:val="18"/>
          <w:lang w:eastAsia="ru-RU"/>
        </w:rPr>
        <w:t>2</w:t>
      </w:r>
      <w:r>
        <w:rPr>
          <w:rFonts w:ascii="Arial" w:hAnsi="Arial"/>
          <w:szCs w:val="24"/>
          <w:lang w:eastAsia="ru-RU"/>
        </w:rPr>
        <w:t>– индекс инфляции года, предшествующего планируемому;</w:t>
      </w:r>
    </w:p>
    <w:p w14:paraId="338832A4" w14:textId="4B4DE8CA" w:rsidR="00A924AC" w:rsidRDefault="00A924AC" w:rsidP="005D3579">
      <w:pPr>
        <w:widowControl w:val="0"/>
        <w:spacing w:after="120" w:line="276" w:lineRule="auto"/>
        <w:ind w:left="1068"/>
        <w:rPr>
          <w:rFonts w:ascii="Arial" w:hAnsi="Arial"/>
          <w:szCs w:val="24"/>
          <w:lang w:eastAsia="ru-RU"/>
        </w:rPr>
      </w:pPr>
      <w:r>
        <w:rPr>
          <w:rFonts w:ascii="Arial" w:hAnsi="Arial"/>
          <w:szCs w:val="24"/>
          <w:lang w:eastAsia="ru-RU"/>
        </w:rPr>
        <w:t>Все макропараметры вводятся вручную в SAP S/4 HANA Ответственным за ведение макропараметров с отдельной ролью «</w:t>
      </w:r>
      <w:r w:rsidRPr="00AD7E2E">
        <w:rPr>
          <w:rFonts w:ascii="Arial" w:hAnsi="Arial"/>
          <w:szCs w:val="24"/>
          <w:lang w:eastAsia="ru-RU"/>
        </w:rPr>
        <w:t>Ведение макропараметров для плановых цен</w:t>
      </w:r>
      <w:r>
        <w:rPr>
          <w:rFonts w:ascii="Arial" w:hAnsi="Arial"/>
          <w:szCs w:val="24"/>
          <w:lang w:eastAsia="ru-RU"/>
        </w:rPr>
        <w:t>»</w:t>
      </w:r>
      <w:r w:rsidRPr="00AD7E2E">
        <w:rPr>
          <w:rFonts w:ascii="Arial" w:hAnsi="Arial"/>
          <w:szCs w:val="24"/>
          <w:lang w:eastAsia="ru-RU"/>
        </w:rPr>
        <w:t>)</w:t>
      </w:r>
      <w:r>
        <w:rPr>
          <w:rFonts w:ascii="Arial" w:hAnsi="Arial"/>
          <w:szCs w:val="24"/>
          <w:lang w:eastAsia="ru-RU"/>
        </w:rPr>
        <w:t>;</w:t>
      </w:r>
    </w:p>
    <w:p w14:paraId="7A30A048" w14:textId="77197EE0" w:rsidR="00C440D9" w:rsidRPr="00462C23" w:rsidRDefault="00C440D9" w:rsidP="005D3579">
      <w:pPr>
        <w:widowControl w:val="0"/>
        <w:numPr>
          <w:ilvl w:val="0"/>
          <w:numId w:val="87"/>
        </w:numPr>
        <w:spacing w:after="120" w:line="276" w:lineRule="auto"/>
        <w:rPr>
          <w:rFonts w:ascii="Arial" w:hAnsi="Arial"/>
          <w:szCs w:val="24"/>
          <w:lang w:eastAsia="ru-RU"/>
        </w:rPr>
      </w:pPr>
      <w:r w:rsidRPr="002037F7">
        <w:rPr>
          <w:rFonts w:ascii="Arial" w:hAnsi="Arial" w:cs="Arial"/>
          <w:szCs w:val="24"/>
          <w:lang w:eastAsia="ru-RU"/>
        </w:rPr>
        <w:t>Плановая цена предыдущего периода, скорректированная на индекс инфляции</w:t>
      </w:r>
      <w:r>
        <w:rPr>
          <w:rFonts w:ascii="Arial" w:hAnsi="Arial" w:cs="Arial"/>
          <w:szCs w:val="24"/>
          <w:lang w:eastAsia="ru-RU"/>
        </w:rPr>
        <w:t>, с учетом корректировки индекса инфляции</w:t>
      </w:r>
      <w:r w:rsidRPr="002037F7">
        <w:rPr>
          <w:rFonts w:ascii="Arial" w:hAnsi="Arial" w:cs="Arial"/>
          <w:szCs w:val="24"/>
          <w:lang w:eastAsia="ru-RU"/>
        </w:rPr>
        <w:t>.</w:t>
      </w:r>
      <w:r>
        <w:rPr>
          <w:rFonts w:ascii="Arial" w:hAnsi="Arial" w:cs="Arial"/>
          <w:szCs w:val="24"/>
          <w:lang w:eastAsia="ru-RU"/>
        </w:rPr>
        <w:t>;</w:t>
      </w:r>
    </w:p>
    <w:p w14:paraId="3681ED95" w14:textId="4FFADCB9" w:rsidR="00C440D9" w:rsidRPr="002037F7" w:rsidRDefault="00C440D9" w:rsidP="005D3579">
      <w:pPr>
        <w:widowControl w:val="0"/>
        <w:numPr>
          <w:ilvl w:val="0"/>
          <w:numId w:val="87"/>
        </w:numPr>
        <w:spacing w:after="120" w:line="276" w:lineRule="auto"/>
        <w:rPr>
          <w:rFonts w:ascii="Arial" w:hAnsi="Arial"/>
          <w:szCs w:val="24"/>
          <w:lang w:eastAsia="ru-RU"/>
        </w:rPr>
      </w:pPr>
      <w:r>
        <w:rPr>
          <w:rFonts w:ascii="Arial" w:hAnsi="Arial"/>
          <w:szCs w:val="24"/>
          <w:lang w:eastAsia="ru-RU"/>
        </w:rPr>
        <w:t>Стандартная цена из кода ЕК МТР.</w:t>
      </w:r>
      <w:r w:rsidR="0004142E">
        <w:rPr>
          <w:rFonts w:ascii="Arial" w:hAnsi="Arial" w:cs="Arial"/>
          <w:szCs w:val="24"/>
          <w:lang w:eastAsia="ru-RU"/>
        </w:rPr>
        <w:t>.</w:t>
      </w:r>
    </w:p>
    <w:p w14:paraId="318437AF" w14:textId="4D847B42" w:rsidR="00C440D9" w:rsidRPr="002037F7" w:rsidRDefault="00C440D9" w:rsidP="005D3579">
      <w:pPr>
        <w:spacing w:after="120" w:line="276" w:lineRule="auto"/>
        <w:ind w:firstLine="708"/>
        <w:rPr>
          <w:rFonts w:ascii="Arial" w:hAnsi="Arial" w:cs="Arial"/>
        </w:rPr>
      </w:pPr>
      <w:r w:rsidRPr="002037F7">
        <w:rPr>
          <w:rFonts w:ascii="Arial" w:hAnsi="Arial" w:cs="Arial"/>
        </w:rPr>
        <w:t>Документы потребности невозможно деблокировать, если хотя бы по одной позиции присутствует индикатор «Расчётная».</w:t>
      </w:r>
      <w:r w:rsidR="00014FB1">
        <w:rPr>
          <w:rFonts w:ascii="Arial" w:hAnsi="Arial" w:cs="Arial"/>
        </w:rPr>
        <w:t xml:space="preserve"> </w:t>
      </w:r>
    </w:p>
    <w:p w14:paraId="38590426" w14:textId="7BEE6B8F" w:rsidR="00C440D9" w:rsidRPr="00A924AC" w:rsidRDefault="00C440D9" w:rsidP="00C440D9">
      <w:pPr>
        <w:spacing w:after="240" w:line="276" w:lineRule="auto"/>
        <w:ind w:firstLine="708"/>
        <w:rPr>
          <w:rFonts w:ascii="Arial" w:hAnsi="Arial" w:cs="Arial"/>
          <w:color w:val="000000" w:themeColor="text1"/>
        </w:rPr>
      </w:pPr>
      <w:r w:rsidRPr="002037F7">
        <w:rPr>
          <w:rFonts w:ascii="Arial" w:hAnsi="Arial" w:cs="Arial"/>
        </w:rPr>
        <w:t xml:space="preserve">В </w:t>
      </w:r>
      <w:r w:rsidRPr="002037F7">
        <w:rPr>
          <w:rFonts w:ascii="Arial" w:hAnsi="Arial" w:cs="Arial"/>
          <w:color w:val="000000" w:themeColor="text1"/>
          <w:lang w:val="en-US"/>
        </w:rPr>
        <w:t>SAP</w:t>
      </w:r>
      <w:r w:rsidRPr="002037F7">
        <w:rPr>
          <w:rFonts w:ascii="Arial" w:hAnsi="Arial" w:cs="Arial"/>
          <w:color w:val="000000" w:themeColor="text1"/>
        </w:rPr>
        <w:t xml:space="preserve"> </w:t>
      </w:r>
      <w:r w:rsidRPr="002037F7">
        <w:rPr>
          <w:rFonts w:ascii="Arial" w:hAnsi="Arial" w:cs="Arial"/>
          <w:color w:val="000000" w:themeColor="text1"/>
          <w:lang w:val="en-US"/>
        </w:rPr>
        <w:t>S</w:t>
      </w:r>
      <w:r w:rsidRPr="002037F7">
        <w:rPr>
          <w:rFonts w:ascii="Arial" w:hAnsi="Arial" w:cs="Arial"/>
          <w:color w:val="000000" w:themeColor="text1"/>
        </w:rPr>
        <w:t xml:space="preserve">/4 </w:t>
      </w:r>
      <w:r w:rsidRPr="002037F7">
        <w:rPr>
          <w:rFonts w:ascii="Arial" w:hAnsi="Arial" w:cs="Arial"/>
          <w:color w:val="000000" w:themeColor="text1"/>
          <w:lang w:val="en-US"/>
        </w:rPr>
        <w:t>HANA</w:t>
      </w:r>
      <w:r w:rsidRPr="002037F7">
        <w:rPr>
          <w:rFonts w:ascii="Arial" w:hAnsi="Arial" w:cs="Arial"/>
          <w:color w:val="000000" w:themeColor="text1"/>
        </w:rPr>
        <w:t xml:space="preserve"> ежедневно, с помощью фонового задания, формируется перечень для расценки МТР и тарифицированных работ, услуг. Планировщик цен по корпоративной электронной почте получает уведомление о необходимости расценки. </w:t>
      </w:r>
      <w:r w:rsidR="00A924AC">
        <w:rPr>
          <w:rFonts w:ascii="Arial" w:hAnsi="Arial" w:cs="Arial"/>
          <w:color w:val="000000" w:themeColor="text1"/>
        </w:rPr>
        <w:t xml:space="preserve">Также Планировщик цен может </w:t>
      </w:r>
      <w:r w:rsidR="001F3926">
        <w:rPr>
          <w:rFonts w:ascii="Arial" w:hAnsi="Arial" w:cs="Arial"/>
          <w:color w:val="000000" w:themeColor="text1"/>
        </w:rPr>
        <w:t>получить</w:t>
      </w:r>
      <w:r w:rsidR="00A924AC">
        <w:rPr>
          <w:rFonts w:ascii="Arial" w:hAnsi="Arial" w:cs="Arial"/>
          <w:color w:val="000000" w:themeColor="text1"/>
        </w:rPr>
        <w:t xml:space="preserve"> актуальный перечень на расценку, сформировав отчет с соо</w:t>
      </w:r>
      <w:r w:rsidR="001F3926">
        <w:rPr>
          <w:rFonts w:ascii="Arial" w:hAnsi="Arial" w:cs="Arial"/>
          <w:color w:val="000000" w:themeColor="text1"/>
        </w:rPr>
        <w:t>тветствующим вариантом запуска «Позиции на расценку».</w:t>
      </w:r>
    </w:p>
    <w:p w14:paraId="4A00FBE6" w14:textId="77777777" w:rsidR="00C440D9" w:rsidRPr="002037F7" w:rsidRDefault="00C440D9" w:rsidP="00C440D9">
      <w:pPr>
        <w:spacing w:after="240" w:line="276" w:lineRule="auto"/>
        <w:rPr>
          <w:rFonts w:ascii="Arial" w:hAnsi="Arial" w:cs="Arial"/>
          <w:color w:val="000000" w:themeColor="text1"/>
        </w:rPr>
      </w:pPr>
      <w:r w:rsidRPr="002037F7">
        <w:rPr>
          <w:rFonts w:ascii="Arial" w:hAnsi="Arial" w:cs="Arial"/>
          <w:color w:val="000000" w:themeColor="text1"/>
        </w:rPr>
        <w:t>В перечень для расценки попадают:</w:t>
      </w:r>
    </w:p>
    <w:p w14:paraId="22CC7515" w14:textId="19C44073" w:rsidR="00C440D9" w:rsidRDefault="00C440D9" w:rsidP="005F6568">
      <w:pPr>
        <w:numPr>
          <w:ilvl w:val="0"/>
          <w:numId w:val="19"/>
        </w:numPr>
        <w:spacing w:after="240" w:line="276" w:lineRule="auto"/>
        <w:rPr>
          <w:rFonts w:ascii="Arial" w:hAnsi="Arial" w:cs="Arial"/>
          <w:color w:val="000000" w:themeColor="text1"/>
        </w:rPr>
      </w:pPr>
      <w:r w:rsidRPr="002037F7">
        <w:rPr>
          <w:rFonts w:ascii="Arial" w:hAnsi="Arial" w:cs="Arial"/>
          <w:color w:val="000000" w:themeColor="text1"/>
        </w:rPr>
        <w:t>Позиции потребностей, для которых отсутст</w:t>
      </w:r>
      <w:r>
        <w:rPr>
          <w:rFonts w:ascii="Arial" w:hAnsi="Arial" w:cs="Arial"/>
          <w:color w:val="000000" w:themeColor="text1"/>
        </w:rPr>
        <w:t>вует утвержденная плановая цена в рамках соответствующего периода планирования</w:t>
      </w:r>
      <w:r w:rsidR="00A924AC">
        <w:rPr>
          <w:rFonts w:ascii="Arial" w:hAnsi="Arial" w:cs="Arial"/>
          <w:color w:val="000000" w:themeColor="text1"/>
        </w:rPr>
        <w:t xml:space="preserve"> и установлен индикатор «Расчетная»</w:t>
      </w:r>
      <w:r>
        <w:rPr>
          <w:rFonts w:ascii="Arial" w:hAnsi="Arial" w:cs="Arial"/>
          <w:color w:val="000000" w:themeColor="text1"/>
        </w:rPr>
        <w:t>;</w:t>
      </w:r>
    </w:p>
    <w:p w14:paraId="18E94450" w14:textId="7A3DDA7B" w:rsidR="000734CB" w:rsidRDefault="000734CB" w:rsidP="005F6568">
      <w:pPr>
        <w:numPr>
          <w:ilvl w:val="0"/>
          <w:numId w:val="19"/>
        </w:numPr>
        <w:spacing w:after="240" w:line="276" w:lineRule="auto"/>
        <w:rPr>
          <w:rFonts w:ascii="Arial" w:hAnsi="Arial" w:cs="Arial"/>
          <w:color w:val="000000" w:themeColor="text1"/>
        </w:rPr>
      </w:pPr>
      <w:r>
        <w:rPr>
          <w:rFonts w:ascii="Arial" w:hAnsi="Arial" w:cs="Arial"/>
          <w:color w:val="000000" w:themeColor="text1"/>
        </w:rPr>
        <w:t>Позиции заявок на закупку, для которых отсутствует утвержденная плановая цена в рамках соответствующего периода планирования и у</w:t>
      </w:r>
      <w:r w:rsidR="003847C0">
        <w:rPr>
          <w:rFonts w:ascii="Arial" w:hAnsi="Arial" w:cs="Arial"/>
          <w:color w:val="000000" w:themeColor="text1"/>
        </w:rPr>
        <w:t>становлен индикатор «Расчетная» (Кроме заявок, созданных из сетевого графика).</w:t>
      </w:r>
      <w:r>
        <w:rPr>
          <w:rFonts w:ascii="Arial" w:hAnsi="Arial" w:cs="Arial"/>
          <w:color w:val="000000" w:themeColor="text1"/>
        </w:rPr>
        <w:t xml:space="preserve"> </w:t>
      </w:r>
    </w:p>
    <w:p w14:paraId="5C0277AF" w14:textId="77777777" w:rsidR="00C440D9" w:rsidRDefault="00C440D9" w:rsidP="005F6568">
      <w:pPr>
        <w:numPr>
          <w:ilvl w:val="0"/>
          <w:numId w:val="19"/>
        </w:numPr>
        <w:spacing w:after="240" w:line="276" w:lineRule="auto"/>
        <w:rPr>
          <w:rFonts w:ascii="Arial" w:hAnsi="Arial" w:cs="Arial"/>
          <w:color w:val="000000" w:themeColor="text1"/>
        </w:rPr>
      </w:pPr>
      <w:r w:rsidRPr="002037F7">
        <w:rPr>
          <w:rFonts w:ascii="Arial" w:hAnsi="Arial" w:cs="Arial"/>
          <w:color w:val="000000" w:themeColor="text1"/>
        </w:rPr>
        <w:t>Нормируемые МТР</w:t>
      </w:r>
      <w:r w:rsidR="00A75448">
        <w:rPr>
          <w:rFonts w:ascii="Arial" w:hAnsi="Arial" w:cs="Arial"/>
          <w:color w:val="000000" w:themeColor="text1"/>
        </w:rPr>
        <w:t xml:space="preserve">, </w:t>
      </w:r>
      <w:r>
        <w:rPr>
          <w:rFonts w:ascii="Arial" w:hAnsi="Arial" w:cs="Arial"/>
          <w:color w:val="000000" w:themeColor="text1"/>
        </w:rPr>
        <w:t>для которых отсутствует утвержденная плановая или прогнозная цена в рамках соответствующего периода планирования.</w:t>
      </w:r>
    </w:p>
    <w:p w14:paraId="65B656F4" w14:textId="7DB5F7C3" w:rsidR="00C440D9" w:rsidRPr="002037F7" w:rsidRDefault="00C440D9" w:rsidP="00C440D9">
      <w:pPr>
        <w:spacing w:after="240" w:line="276" w:lineRule="auto"/>
        <w:ind w:firstLine="360"/>
        <w:rPr>
          <w:rFonts w:ascii="Arial" w:hAnsi="Arial" w:cs="Arial"/>
          <w:color w:val="000000" w:themeColor="text1"/>
        </w:rPr>
      </w:pPr>
      <w:r w:rsidRPr="002037F7">
        <w:rPr>
          <w:rFonts w:ascii="Arial" w:hAnsi="Arial" w:cs="Arial"/>
          <w:color w:val="000000" w:themeColor="text1"/>
        </w:rPr>
        <w:t xml:space="preserve">Планировщик цен для формирования плановой цены должен определить базовую цену. Базовая цена является основой для расчета плановой цены и может быть установлена в любой валюте. Базовая цена может быть определена автоматически </w:t>
      </w:r>
      <w:r w:rsidR="004C74A8">
        <w:rPr>
          <w:rFonts w:ascii="Arial" w:hAnsi="Arial" w:cs="Arial"/>
          <w:color w:val="000000" w:themeColor="text1"/>
        </w:rPr>
        <w:t xml:space="preserve">при запуске отчета </w:t>
      </w:r>
      <w:r w:rsidRPr="002037F7">
        <w:rPr>
          <w:rFonts w:ascii="Arial" w:hAnsi="Arial" w:cs="Arial"/>
          <w:color w:val="000000" w:themeColor="text1"/>
        </w:rPr>
        <w:t xml:space="preserve">на основании текущих данных в соответствии с регламентом. </w:t>
      </w:r>
      <w:r w:rsidR="000734CB">
        <w:rPr>
          <w:rFonts w:ascii="Arial" w:hAnsi="Arial" w:cs="Arial"/>
          <w:color w:val="000000" w:themeColor="text1"/>
        </w:rPr>
        <w:t>П</w:t>
      </w:r>
      <w:r w:rsidR="0042484C">
        <w:rPr>
          <w:rFonts w:ascii="Arial" w:hAnsi="Arial" w:cs="Arial"/>
          <w:color w:val="000000" w:themeColor="text1"/>
        </w:rPr>
        <w:t>ри этом дата окончания действия по</w:t>
      </w:r>
      <w:r w:rsidR="00BF3971">
        <w:rPr>
          <w:rFonts w:ascii="Arial" w:hAnsi="Arial" w:cs="Arial"/>
          <w:color w:val="000000" w:themeColor="text1"/>
        </w:rPr>
        <w:t xml:space="preserve"> </w:t>
      </w:r>
      <w:r w:rsidR="0042484C">
        <w:rPr>
          <w:rFonts w:ascii="Arial" w:hAnsi="Arial" w:cs="Arial"/>
          <w:color w:val="000000" w:themeColor="text1"/>
        </w:rPr>
        <w:t>умолчанию устанавливается равной последнему дню планируемого календарного года (31.12.ХХ)</w:t>
      </w:r>
      <w:r>
        <w:rPr>
          <w:rFonts w:ascii="Arial" w:hAnsi="Arial" w:cs="Arial"/>
          <w:color w:val="000000" w:themeColor="text1"/>
        </w:rPr>
        <w:t>.</w:t>
      </w:r>
      <w:r w:rsidR="0042484C">
        <w:rPr>
          <w:rFonts w:ascii="Arial" w:hAnsi="Arial" w:cs="Arial"/>
          <w:color w:val="000000" w:themeColor="text1"/>
        </w:rPr>
        <w:t xml:space="preserve"> При необходимости планировщик цен может ее скорректировать.</w:t>
      </w:r>
    </w:p>
    <w:p w14:paraId="1F32BB70" w14:textId="77777777" w:rsidR="00C440D9" w:rsidRPr="002037F7" w:rsidRDefault="00C440D9" w:rsidP="00C440D9">
      <w:pPr>
        <w:spacing w:after="240" w:line="276" w:lineRule="auto"/>
        <w:ind w:firstLine="360"/>
        <w:rPr>
          <w:rFonts w:ascii="Arial" w:hAnsi="Arial" w:cs="Arial"/>
          <w:color w:val="000000" w:themeColor="text1"/>
        </w:rPr>
      </w:pPr>
      <w:r w:rsidRPr="002037F7">
        <w:rPr>
          <w:rFonts w:ascii="Arial" w:hAnsi="Arial" w:cs="Arial"/>
          <w:color w:val="000000" w:themeColor="text1"/>
        </w:rPr>
        <w:lastRenderedPageBreak/>
        <w:t xml:space="preserve">В случае, если базовую цену автоматически определить не удалось, </w:t>
      </w:r>
      <w:r w:rsidR="006339A1">
        <w:rPr>
          <w:rFonts w:ascii="Arial" w:hAnsi="Arial" w:cs="Arial"/>
          <w:color w:val="000000" w:themeColor="text1"/>
        </w:rPr>
        <w:t xml:space="preserve">либо планировщик цен хочет переопределить базовую цену, сформированную автоматически, </w:t>
      </w:r>
      <w:r w:rsidRPr="002037F7">
        <w:rPr>
          <w:rFonts w:ascii="Arial" w:hAnsi="Arial" w:cs="Arial"/>
          <w:color w:val="000000" w:themeColor="text1"/>
        </w:rPr>
        <w:t>то планировщик цен определяет ее одним из следующих способов в порядке приоритета:</w:t>
      </w:r>
    </w:p>
    <w:p w14:paraId="784D87A2" w14:textId="466AF511" w:rsidR="00C440D9" w:rsidRDefault="00C440D9" w:rsidP="005D3579">
      <w:pPr>
        <w:pStyle w:val="a8"/>
        <w:keepNext/>
        <w:numPr>
          <w:ilvl w:val="0"/>
          <w:numId w:val="51"/>
        </w:numPr>
        <w:spacing w:after="120" w:afterAutospacing="0" w:line="276" w:lineRule="auto"/>
        <w:ind w:left="1434" w:hanging="357"/>
        <w:rPr>
          <w:rFonts w:ascii="Arial" w:eastAsia="Times New Roman" w:hAnsi="Arial" w:cs="Arial"/>
          <w:color w:val="000000" w:themeColor="text1"/>
          <w:szCs w:val="22"/>
          <w:lang w:eastAsia="en-US"/>
        </w:rPr>
      </w:pPr>
      <w:proofErr w:type="spellStart"/>
      <w:r w:rsidRPr="002037F7">
        <w:rPr>
          <w:rFonts w:ascii="Arial" w:eastAsia="Times New Roman" w:hAnsi="Arial" w:cs="Arial"/>
          <w:color w:val="000000" w:themeColor="text1"/>
          <w:szCs w:val="22"/>
          <w:lang w:eastAsia="en-US"/>
        </w:rPr>
        <w:t>Категорийная</w:t>
      </w:r>
      <w:proofErr w:type="spellEnd"/>
      <w:r w:rsidRPr="002037F7">
        <w:rPr>
          <w:rFonts w:ascii="Arial" w:eastAsia="Times New Roman" w:hAnsi="Arial" w:cs="Arial"/>
          <w:color w:val="000000" w:themeColor="text1"/>
          <w:szCs w:val="22"/>
          <w:lang w:eastAsia="en-US"/>
        </w:rPr>
        <w:t xml:space="preserve"> стратегия</w:t>
      </w:r>
    </w:p>
    <w:p w14:paraId="104856B0" w14:textId="76B0440D" w:rsidR="00605673" w:rsidRDefault="00605673" w:rsidP="005D3579">
      <w:pPr>
        <w:pStyle w:val="a8"/>
        <w:keepNext/>
        <w:numPr>
          <w:ilvl w:val="0"/>
          <w:numId w:val="51"/>
        </w:numPr>
        <w:spacing w:after="120" w:afterAutospacing="0" w:line="276" w:lineRule="auto"/>
        <w:ind w:left="1434" w:hanging="357"/>
        <w:rPr>
          <w:rFonts w:ascii="Arial" w:eastAsia="Times New Roman" w:hAnsi="Arial" w:cs="Arial"/>
          <w:color w:val="000000" w:themeColor="text1"/>
          <w:szCs w:val="22"/>
          <w:lang w:eastAsia="en-US"/>
        </w:rPr>
      </w:pPr>
      <w:r w:rsidRPr="00605673">
        <w:rPr>
          <w:rFonts w:ascii="Arial" w:eastAsia="Times New Roman" w:hAnsi="Arial" w:cs="Arial"/>
          <w:color w:val="000000" w:themeColor="text1"/>
          <w:szCs w:val="22"/>
          <w:lang w:eastAsia="en-US"/>
        </w:rPr>
        <w:t>Контрактная стратегия</w:t>
      </w:r>
      <w:r>
        <w:rPr>
          <w:rFonts w:ascii="Arial" w:eastAsia="Times New Roman" w:hAnsi="Arial" w:cs="Arial"/>
          <w:color w:val="000000" w:themeColor="text1"/>
          <w:szCs w:val="22"/>
          <w:lang w:eastAsia="en-US"/>
        </w:rPr>
        <w:t>;</w:t>
      </w:r>
    </w:p>
    <w:p w14:paraId="51594AC9" w14:textId="77777777" w:rsidR="00C440D9" w:rsidRPr="002037F7" w:rsidRDefault="00C440D9" w:rsidP="005D3579">
      <w:pPr>
        <w:pStyle w:val="afa"/>
        <w:numPr>
          <w:ilvl w:val="0"/>
          <w:numId w:val="51"/>
        </w:numPr>
        <w:spacing w:after="120" w:line="276" w:lineRule="auto"/>
        <w:ind w:left="1434" w:hanging="357"/>
        <w:rPr>
          <w:rFonts w:ascii="Arial" w:hAnsi="Arial" w:cs="Arial"/>
          <w:color w:val="000000" w:themeColor="text1"/>
        </w:rPr>
      </w:pPr>
      <w:r w:rsidRPr="002037F7">
        <w:rPr>
          <w:rFonts w:ascii="Arial" w:hAnsi="Arial" w:cs="Arial"/>
          <w:color w:val="000000" w:themeColor="text1"/>
        </w:rPr>
        <w:t>Анализ рынка;</w:t>
      </w:r>
    </w:p>
    <w:p w14:paraId="6996E173" w14:textId="77777777" w:rsidR="00C440D9" w:rsidRPr="002037F7" w:rsidRDefault="00C440D9" w:rsidP="005D3579">
      <w:pPr>
        <w:pStyle w:val="afa"/>
        <w:numPr>
          <w:ilvl w:val="0"/>
          <w:numId w:val="51"/>
        </w:numPr>
        <w:spacing w:after="120" w:line="276" w:lineRule="auto"/>
        <w:ind w:left="1434" w:hanging="357"/>
        <w:rPr>
          <w:rFonts w:ascii="Arial" w:hAnsi="Arial" w:cs="Arial"/>
          <w:color w:val="000000" w:themeColor="text1"/>
        </w:rPr>
      </w:pPr>
      <w:r w:rsidRPr="002037F7">
        <w:rPr>
          <w:rFonts w:ascii="Arial" w:hAnsi="Arial" w:cs="Arial"/>
          <w:color w:val="000000" w:themeColor="text1"/>
        </w:rPr>
        <w:t>Открытый источник;</w:t>
      </w:r>
    </w:p>
    <w:p w14:paraId="5C53F036" w14:textId="77777777" w:rsidR="00C440D9" w:rsidRPr="002037F7" w:rsidRDefault="00C440D9" w:rsidP="005D3579">
      <w:pPr>
        <w:pStyle w:val="afa"/>
        <w:numPr>
          <w:ilvl w:val="0"/>
          <w:numId w:val="51"/>
        </w:numPr>
        <w:spacing w:after="120" w:line="276" w:lineRule="auto"/>
        <w:ind w:left="1434" w:hanging="357"/>
        <w:rPr>
          <w:rFonts w:ascii="Arial" w:hAnsi="Arial" w:cs="Arial"/>
          <w:color w:val="000000" w:themeColor="text1"/>
        </w:rPr>
      </w:pPr>
      <w:r w:rsidRPr="002037F7">
        <w:rPr>
          <w:rFonts w:ascii="Arial" w:hAnsi="Arial" w:cs="Arial"/>
          <w:color w:val="000000" w:themeColor="text1"/>
        </w:rPr>
        <w:t>Экспертное мнение.</w:t>
      </w:r>
    </w:p>
    <w:p w14:paraId="1B3335FD" w14:textId="77777777" w:rsidR="00C440D9" w:rsidRPr="002037F7" w:rsidRDefault="00C440D9" w:rsidP="00C440D9">
      <w:pPr>
        <w:spacing w:after="240" w:line="276" w:lineRule="auto"/>
        <w:ind w:firstLine="360"/>
        <w:rPr>
          <w:rFonts w:ascii="Arial" w:hAnsi="Arial" w:cs="Arial"/>
          <w:color w:val="000000" w:themeColor="text1"/>
        </w:rPr>
      </w:pPr>
      <w:r w:rsidRPr="002037F7">
        <w:rPr>
          <w:rFonts w:ascii="Arial" w:hAnsi="Arial" w:cs="Arial"/>
          <w:color w:val="000000" w:themeColor="text1"/>
        </w:rPr>
        <w:t xml:space="preserve">Данную цену планировщик цен вносит в позицию отчета по ведению плановых цен и устанавливает соответствующий способ присвоения базовой цены. </w:t>
      </w:r>
    </w:p>
    <w:p w14:paraId="16AAF3BE" w14:textId="32EBE4C6" w:rsidR="00C440D9" w:rsidRDefault="00C440D9" w:rsidP="00C440D9">
      <w:pPr>
        <w:spacing w:after="240" w:line="276" w:lineRule="auto"/>
        <w:ind w:firstLine="567"/>
        <w:rPr>
          <w:rFonts w:ascii="Arial" w:hAnsi="Arial" w:cs="Arial"/>
          <w:color w:val="000000" w:themeColor="text1"/>
        </w:rPr>
      </w:pPr>
      <w:r w:rsidRPr="002037F7">
        <w:rPr>
          <w:rFonts w:ascii="Arial" w:hAnsi="Arial" w:cs="Arial"/>
          <w:color w:val="000000" w:themeColor="text1"/>
        </w:rPr>
        <w:t xml:space="preserve">После определения базовой цены планировщик цен в отчете «Ведение плановых цен», выделяет позиции, для которых необходимо сформировать плановую цену и нажимает кнопку «Сформировать цену». Плановая цена формируется на основании базовой цены с </w:t>
      </w:r>
      <w:r w:rsidR="000F28D9">
        <w:rPr>
          <w:rFonts w:ascii="Arial" w:hAnsi="Arial" w:cs="Arial"/>
          <w:color w:val="000000" w:themeColor="text1"/>
        </w:rPr>
        <w:t>возможностью выбрать учитывать при расчете</w:t>
      </w:r>
      <w:r w:rsidR="000F28D9" w:rsidRPr="002037F7">
        <w:rPr>
          <w:rFonts w:ascii="Arial" w:hAnsi="Arial" w:cs="Arial"/>
          <w:color w:val="000000" w:themeColor="text1"/>
        </w:rPr>
        <w:t xml:space="preserve"> </w:t>
      </w:r>
      <w:r w:rsidRPr="002037F7">
        <w:rPr>
          <w:rFonts w:ascii="Arial" w:hAnsi="Arial" w:cs="Arial"/>
          <w:color w:val="000000" w:themeColor="text1"/>
        </w:rPr>
        <w:t>макропараметры, (индексы инфляции</w:t>
      </w:r>
      <w:r w:rsidR="00266BD3">
        <w:rPr>
          <w:rFonts w:ascii="Arial" w:hAnsi="Arial" w:cs="Arial"/>
          <w:color w:val="000000" w:themeColor="text1"/>
        </w:rPr>
        <w:t xml:space="preserve"> (</w:t>
      </w:r>
      <w:r w:rsidR="00E16962">
        <w:rPr>
          <w:rFonts w:ascii="Arial" w:hAnsi="Arial" w:cs="Arial"/>
          <w:color w:val="000000" w:themeColor="text1"/>
        </w:rPr>
        <w:t xml:space="preserve">не актуально </w:t>
      </w:r>
      <w:r w:rsidR="00266BD3">
        <w:rPr>
          <w:rFonts w:ascii="Arial" w:hAnsi="Arial" w:cs="Arial"/>
          <w:color w:val="000000" w:themeColor="text1"/>
        </w:rPr>
        <w:t>для способов расценки «Анализ рынка», «</w:t>
      </w:r>
      <w:r w:rsidR="00501B1A">
        <w:rPr>
          <w:rFonts w:ascii="Arial" w:hAnsi="Arial" w:cs="Arial"/>
          <w:color w:val="000000" w:themeColor="text1"/>
        </w:rPr>
        <w:t>Экспертное мнение</w:t>
      </w:r>
      <w:r w:rsidR="00266BD3">
        <w:rPr>
          <w:rFonts w:ascii="Arial" w:hAnsi="Arial" w:cs="Arial"/>
          <w:color w:val="000000" w:themeColor="text1"/>
        </w:rPr>
        <w:t>»)</w:t>
      </w:r>
      <w:r w:rsidRPr="002037F7">
        <w:rPr>
          <w:rFonts w:ascii="Arial" w:hAnsi="Arial" w:cs="Arial"/>
          <w:color w:val="000000" w:themeColor="text1"/>
        </w:rPr>
        <w:t>, прогнозные курсы валют). Плановая цена формируется в валюте «рубль».</w:t>
      </w:r>
    </w:p>
    <w:p w14:paraId="375588C8" w14:textId="12D09D7D" w:rsidR="00C440D9" w:rsidRPr="002037F7" w:rsidRDefault="00C440D9" w:rsidP="00C440D9">
      <w:pPr>
        <w:spacing w:after="240" w:line="276" w:lineRule="auto"/>
        <w:ind w:firstLine="360"/>
        <w:rPr>
          <w:rFonts w:ascii="Arial" w:hAnsi="Arial" w:cs="Arial"/>
          <w:color w:val="000000" w:themeColor="text1"/>
        </w:rPr>
      </w:pPr>
      <w:r>
        <w:rPr>
          <w:rFonts w:ascii="Arial" w:hAnsi="Arial" w:cs="Arial"/>
          <w:color w:val="000000" w:themeColor="text1"/>
        </w:rPr>
        <w:tab/>
        <w:t>Для нормируемых МТР</w:t>
      </w:r>
      <w:r w:rsidR="00A75448" w:rsidRPr="00A75448">
        <w:rPr>
          <w:rFonts w:ascii="Arial" w:hAnsi="Arial" w:cs="Arial"/>
          <w:color w:val="000000" w:themeColor="text1"/>
        </w:rPr>
        <w:t xml:space="preserve"> </w:t>
      </w:r>
      <w:r w:rsidR="00A75448">
        <w:rPr>
          <w:rFonts w:ascii="Arial" w:hAnsi="Arial" w:cs="Arial"/>
          <w:color w:val="000000" w:themeColor="text1"/>
        </w:rPr>
        <w:t>и нормируемых работ, услуг</w:t>
      </w:r>
      <w:r w:rsidRPr="002037F7">
        <w:rPr>
          <w:rFonts w:ascii="Arial" w:hAnsi="Arial" w:cs="Arial"/>
          <w:color w:val="000000" w:themeColor="text1"/>
        </w:rPr>
        <w:t xml:space="preserve"> кроме плановой цены в системе </w:t>
      </w:r>
      <w:r>
        <w:rPr>
          <w:rFonts w:ascii="Arial" w:hAnsi="Arial" w:cs="Arial"/>
          <w:color w:val="000000" w:themeColor="text1"/>
        </w:rPr>
        <w:t xml:space="preserve">необходимо </w:t>
      </w:r>
      <w:r w:rsidRPr="002037F7">
        <w:rPr>
          <w:rFonts w:ascii="Arial" w:hAnsi="Arial" w:cs="Arial"/>
          <w:color w:val="000000" w:themeColor="text1"/>
        </w:rPr>
        <w:t>ве</w:t>
      </w:r>
      <w:r>
        <w:rPr>
          <w:rFonts w:ascii="Arial" w:hAnsi="Arial" w:cs="Arial"/>
          <w:color w:val="000000" w:themeColor="text1"/>
        </w:rPr>
        <w:t>сти</w:t>
      </w:r>
      <w:r w:rsidRPr="002037F7">
        <w:rPr>
          <w:rFonts w:ascii="Arial" w:hAnsi="Arial" w:cs="Arial"/>
          <w:color w:val="000000" w:themeColor="text1"/>
        </w:rPr>
        <w:t xml:space="preserve"> прогнозн</w:t>
      </w:r>
      <w:r>
        <w:rPr>
          <w:rFonts w:ascii="Arial" w:hAnsi="Arial" w:cs="Arial"/>
          <w:color w:val="000000" w:themeColor="text1"/>
        </w:rPr>
        <w:t>ую цену</w:t>
      </w:r>
      <w:r w:rsidRPr="002037F7">
        <w:rPr>
          <w:rFonts w:ascii="Arial" w:hAnsi="Arial" w:cs="Arial"/>
          <w:color w:val="000000" w:themeColor="text1"/>
        </w:rPr>
        <w:t xml:space="preserve">, которая </w:t>
      </w:r>
      <w:r>
        <w:rPr>
          <w:rFonts w:ascii="Arial" w:hAnsi="Arial" w:cs="Arial"/>
          <w:color w:val="000000" w:themeColor="text1"/>
        </w:rPr>
        <w:t xml:space="preserve">должна </w:t>
      </w:r>
      <w:r w:rsidRPr="002037F7">
        <w:rPr>
          <w:rFonts w:ascii="Arial" w:hAnsi="Arial" w:cs="Arial"/>
          <w:color w:val="000000" w:themeColor="text1"/>
        </w:rPr>
        <w:t>актуализир</w:t>
      </w:r>
      <w:r w:rsidR="00DA461E">
        <w:rPr>
          <w:rFonts w:ascii="Arial" w:hAnsi="Arial" w:cs="Arial"/>
          <w:color w:val="000000" w:themeColor="text1"/>
        </w:rPr>
        <w:t>оваться</w:t>
      </w:r>
      <w:r w:rsidRPr="002037F7">
        <w:rPr>
          <w:rFonts w:ascii="Arial" w:hAnsi="Arial" w:cs="Arial"/>
          <w:color w:val="000000" w:themeColor="text1"/>
        </w:rPr>
        <w:t xml:space="preserve"> ежеквартально. </w:t>
      </w:r>
      <w:r w:rsidRPr="002037F7">
        <w:rPr>
          <w:rFonts w:ascii="Arial" w:hAnsi="Arial" w:cs="Arial"/>
        </w:rPr>
        <w:t xml:space="preserve">Для актуализации прогнозной цены (актуализация прогнозной цены возможна при наличии утвержденной плановой цены), планировщик цен </w:t>
      </w:r>
      <w:r w:rsidRPr="002037F7">
        <w:rPr>
          <w:rFonts w:ascii="Arial" w:hAnsi="Arial" w:cs="Arial"/>
          <w:color w:val="000000" w:themeColor="text1"/>
        </w:rPr>
        <w:t xml:space="preserve">открывает отчет «Ведение плановых цен» (разработка </w:t>
      </w:r>
      <w:r w:rsidR="005A0065" w:rsidRPr="005A0065">
        <w:rPr>
          <w:rFonts w:ascii="Arial" w:hAnsi="Arial" w:cs="Arial"/>
          <w:color w:val="000000" w:themeColor="text1"/>
        </w:rPr>
        <w:t xml:space="preserve">MM04 </w:t>
      </w:r>
      <w:r w:rsidRPr="002037F7">
        <w:rPr>
          <w:rFonts w:ascii="Arial" w:hAnsi="Arial" w:cs="Arial"/>
          <w:color w:val="000000" w:themeColor="text1"/>
        </w:rPr>
        <w:t>«Ведение плановых цен»)</w:t>
      </w:r>
      <w:r w:rsidR="00855BBB">
        <w:rPr>
          <w:rFonts w:ascii="Arial" w:hAnsi="Arial" w:cs="Arial"/>
          <w:color w:val="000000" w:themeColor="text1"/>
        </w:rPr>
        <w:t>, указав на селекционном экране вариант работы «Формирование прогнозной цены»</w:t>
      </w:r>
      <w:r w:rsidRPr="002037F7">
        <w:rPr>
          <w:rFonts w:ascii="Arial" w:hAnsi="Arial" w:cs="Arial"/>
          <w:color w:val="000000" w:themeColor="text1"/>
        </w:rPr>
        <w:t>. В отчете отображаются позиции нормируемых МТР,</w:t>
      </w:r>
      <w:r w:rsidR="00A75448">
        <w:rPr>
          <w:rFonts w:ascii="Arial" w:hAnsi="Arial" w:cs="Arial"/>
          <w:color w:val="000000" w:themeColor="text1"/>
        </w:rPr>
        <w:t xml:space="preserve"> работ, услуг,</w:t>
      </w:r>
      <w:r w:rsidRPr="002037F7">
        <w:rPr>
          <w:rFonts w:ascii="Arial" w:hAnsi="Arial" w:cs="Arial"/>
          <w:color w:val="000000" w:themeColor="text1"/>
        </w:rPr>
        <w:t xml:space="preserve"> относящиеся к группе закупок планировщика цен, утвержденные плановые цены по нормируемым позициям, утвержденные прогнозные цены.  Для автоматического расчета прогнозной цены планировщик цен нажимает кнопку «Рассчитать прогнозную цену». </w:t>
      </w:r>
      <w:r w:rsidR="000F28D9">
        <w:rPr>
          <w:rFonts w:ascii="Arial" w:hAnsi="Arial" w:cs="Arial"/>
          <w:color w:val="000000" w:themeColor="text1"/>
        </w:rPr>
        <w:t xml:space="preserve"> Если в системе зарегистрированы договор или спецификация после утверждения плановой цены по данному материалу, то цена берется из этих документов, иначе учитывается утвержденная плановая цена</w:t>
      </w:r>
      <w:r w:rsidRPr="002037F7">
        <w:rPr>
          <w:rFonts w:ascii="Arial" w:hAnsi="Arial" w:cs="Arial"/>
          <w:color w:val="000000" w:themeColor="text1"/>
        </w:rPr>
        <w:t>.</w:t>
      </w:r>
      <w:r w:rsidR="00855BBB">
        <w:rPr>
          <w:rFonts w:ascii="Arial" w:hAnsi="Arial" w:cs="Arial"/>
          <w:color w:val="000000" w:themeColor="text1"/>
        </w:rPr>
        <w:t xml:space="preserve"> В зависимости от того в каком периоде происходит формирование прогнозной цены, система заполняет значения периода прогнозной цены и указывает дату действия с начала периода до конца года, эти значения Планировщик цен</w:t>
      </w:r>
      <w:r w:rsidR="00855BBB" w:rsidRPr="00855BBB">
        <w:rPr>
          <w:rFonts w:ascii="Arial" w:hAnsi="Arial" w:cs="Arial"/>
          <w:color w:val="000000" w:themeColor="text1"/>
        </w:rPr>
        <w:t xml:space="preserve"> </w:t>
      </w:r>
      <w:r w:rsidR="00855BBB">
        <w:rPr>
          <w:rFonts w:ascii="Arial" w:hAnsi="Arial" w:cs="Arial"/>
          <w:color w:val="000000" w:themeColor="text1"/>
        </w:rPr>
        <w:t>может скорректировать при необходимости. Д</w:t>
      </w:r>
      <w:r w:rsidR="00855BBB" w:rsidRPr="00855BBB">
        <w:rPr>
          <w:rFonts w:ascii="Arial" w:hAnsi="Arial" w:cs="Arial"/>
          <w:color w:val="000000" w:themeColor="text1"/>
        </w:rPr>
        <w:t>оступные для планирования могут быть</w:t>
      </w:r>
      <w:r w:rsidR="00855BBB">
        <w:rPr>
          <w:rFonts w:ascii="Arial" w:hAnsi="Arial" w:cs="Arial"/>
          <w:color w:val="000000" w:themeColor="text1"/>
        </w:rPr>
        <w:t xml:space="preserve"> периоды</w:t>
      </w:r>
      <w:r w:rsidR="00855BBB" w:rsidRPr="00855BBB">
        <w:rPr>
          <w:rFonts w:ascii="Arial" w:hAnsi="Arial" w:cs="Arial"/>
          <w:color w:val="000000" w:themeColor="text1"/>
        </w:rPr>
        <w:t xml:space="preserve"> 3+9, 6+6, 8+4, 9+3. </w:t>
      </w:r>
      <w:r w:rsidRPr="002037F7">
        <w:rPr>
          <w:rFonts w:ascii="Arial" w:hAnsi="Arial" w:cs="Arial"/>
          <w:color w:val="000000" w:themeColor="text1"/>
        </w:rPr>
        <w:t xml:space="preserve">Прогнозные цены не изменяют утвержденную плановую цену и не </w:t>
      </w:r>
      <w:r>
        <w:rPr>
          <w:rFonts w:ascii="Arial" w:hAnsi="Arial" w:cs="Arial"/>
          <w:color w:val="000000" w:themeColor="text1"/>
        </w:rPr>
        <w:t>передаются</w:t>
      </w:r>
      <w:r w:rsidRPr="002037F7">
        <w:rPr>
          <w:rFonts w:ascii="Arial" w:hAnsi="Arial" w:cs="Arial"/>
          <w:color w:val="000000" w:themeColor="text1"/>
        </w:rPr>
        <w:t xml:space="preserve"> в документы потребности.</w:t>
      </w:r>
      <w:r w:rsidR="00855BBB">
        <w:rPr>
          <w:rFonts w:ascii="Arial" w:hAnsi="Arial" w:cs="Arial"/>
          <w:color w:val="000000" w:themeColor="text1"/>
        </w:rPr>
        <w:t xml:space="preserve"> </w:t>
      </w:r>
    </w:p>
    <w:p w14:paraId="676D2271" w14:textId="62FF4B4C" w:rsidR="00C440D9" w:rsidRPr="002037F7" w:rsidRDefault="00C440D9" w:rsidP="00C440D9">
      <w:pPr>
        <w:spacing w:after="240" w:line="276" w:lineRule="auto"/>
        <w:ind w:firstLine="567"/>
        <w:rPr>
          <w:rFonts w:ascii="Arial" w:hAnsi="Arial" w:cs="Arial"/>
          <w:color w:val="000000" w:themeColor="text1"/>
        </w:rPr>
      </w:pPr>
      <w:r w:rsidRPr="002037F7">
        <w:rPr>
          <w:rFonts w:ascii="Arial" w:hAnsi="Arial" w:cs="Arial"/>
          <w:color w:val="000000" w:themeColor="text1"/>
        </w:rPr>
        <w:t>После определения базовой прогнозной цены планировщик цен в отчете «Ведение плановых цен», выделяет позиции, для которых необходимо сформировать прогнозную цену, и нажимает кнопку «Сформировать цену». Прогнозная цена формируется на основа</w:t>
      </w:r>
      <w:r w:rsidRPr="002037F7">
        <w:rPr>
          <w:rFonts w:ascii="Arial" w:hAnsi="Arial" w:cs="Arial"/>
          <w:color w:val="000000" w:themeColor="text1"/>
        </w:rPr>
        <w:lastRenderedPageBreak/>
        <w:t xml:space="preserve">нии базовой цены с </w:t>
      </w:r>
      <w:r w:rsidR="00605673">
        <w:rPr>
          <w:rFonts w:ascii="Arial" w:hAnsi="Arial" w:cs="Arial"/>
          <w:color w:val="000000" w:themeColor="text1"/>
        </w:rPr>
        <w:t xml:space="preserve">возможностью выбрать учитывать </w:t>
      </w:r>
      <w:r w:rsidR="00855BBB">
        <w:rPr>
          <w:rFonts w:ascii="Arial" w:hAnsi="Arial" w:cs="Arial"/>
          <w:color w:val="000000" w:themeColor="text1"/>
        </w:rPr>
        <w:t xml:space="preserve">или нет </w:t>
      </w:r>
      <w:r w:rsidR="00605673">
        <w:rPr>
          <w:rFonts w:ascii="Arial" w:hAnsi="Arial" w:cs="Arial"/>
          <w:color w:val="000000" w:themeColor="text1"/>
        </w:rPr>
        <w:t>при расчете</w:t>
      </w:r>
      <w:r w:rsidR="00605673" w:rsidRPr="002037F7">
        <w:rPr>
          <w:rFonts w:ascii="Arial" w:hAnsi="Arial" w:cs="Arial"/>
          <w:color w:val="000000" w:themeColor="text1"/>
        </w:rPr>
        <w:t xml:space="preserve"> </w:t>
      </w:r>
      <w:r w:rsidRPr="002037F7">
        <w:rPr>
          <w:rFonts w:ascii="Arial" w:hAnsi="Arial" w:cs="Arial"/>
          <w:color w:val="000000" w:themeColor="text1"/>
        </w:rPr>
        <w:t>макропараметры (индексы инфляции, прогнозные курсы валют). Прогнозная цена формируется в валюте рубль.</w:t>
      </w:r>
    </w:p>
    <w:p w14:paraId="60CF3552" w14:textId="77777777" w:rsidR="00C440D9" w:rsidRPr="002037F7" w:rsidRDefault="00C440D9" w:rsidP="00C440D9">
      <w:pPr>
        <w:spacing w:after="240" w:line="276" w:lineRule="auto"/>
        <w:ind w:firstLine="360"/>
        <w:rPr>
          <w:rFonts w:ascii="Arial" w:hAnsi="Arial" w:cs="Arial"/>
          <w:color w:val="000000" w:themeColor="text1"/>
        </w:rPr>
      </w:pPr>
      <w:r w:rsidRPr="002037F7">
        <w:rPr>
          <w:rFonts w:ascii="Arial" w:hAnsi="Arial" w:cs="Arial"/>
          <w:color w:val="000000" w:themeColor="text1"/>
        </w:rPr>
        <w:t>Руководитель планировщика цен ежедневно формирует отчет «Анализ закупочных цен, утверждение плановой цены».   В отчет попадают МТР, тарифицированные работы\услуг и с неутвержденной плановой/прогнозной ценой. Руководить либо утверждает плановые, прогнозные цены, либо отклоняет их.</w:t>
      </w:r>
    </w:p>
    <w:p w14:paraId="083D76B1" w14:textId="77777777" w:rsidR="00C440D9" w:rsidRPr="002037F7" w:rsidRDefault="00C440D9" w:rsidP="00C440D9">
      <w:pPr>
        <w:spacing w:after="240" w:line="276" w:lineRule="auto"/>
        <w:ind w:firstLine="708"/>
        <w:rPr>
          <w:rFonts w:ascii="Arial" w:hAnsi="Arial" w:cs="Arial"/>
          <w:color w:val="000000" w:themeColor="text1"/>
        </w:rPr>
      </w:pPr>
      <w:r w:rsidRPr="002037F7">
        <w:rPr>
          <w:rFonts w:ascii="Arial" w:hAnsi="Arial" w:cs="Arial"/>
          <w:color w:val="000000" w:themeColor="text1"/>
        </w:rPr>
        <w:t>В случае отклонения плановой цены, планировщик цен пересматривает базовую цену, с помощью отчета «Ведение плановых цен» формирует новую плановую цену, которая отображается в отчете у руководителя планировщика цен.</w:t>
      </w:r>
    </w:p>
    <w:p w14:paraId="38FF06FE" w14:textId="77777777" w:rsidR="00C440D9" w:rsidRPr="002037F7" w:rsidRDefault="00C440D9" w:rsidP="00C440D9">
      <w:pPr>
        <w:spacing w:after="240" w:line="276" w:lineRule="auto"/>
        <w:ind w:firstLine="708"/>
        <w:rPr>
          <w:rFonts w:ascii="Arial" w:hAnsi="Arial" w:cs="Arial"/>
          <w:color w:val="000000" w:themeColor="text1"/>
        </w:rPr>
      </w:pPr>
      <w:r w:rsidRPr="002037F7">
        <w:rPr>
          <w:rFonts w:ascii="Arial" w:hAnsi="Arial" w:cs="Arial"/>
          <w:color w:val="000000" w:themeColor="text1"/>
        </w:rPr>
        <w:t>Ежедневно в системе автоматически запускается фоновое задание, которое анализирует документы потребностей без плановой цены либо с ценой с индикатором «Расчётная» (</w:t>
      </w:r>
      <w:r w:rsidRPr="002037F7">
        <w:rPr>
          <w:rFonts w:ascii="Arial" w:hAnsi="Arial" w:cs="Arial"/>
        </w:rPr>
        <w:t>заявки на списание МТР, заявки на закупку работ, услуг, операции сетевого графика, заказы ТОРО) и актуализирует плановую цену в данных документах потребности.</w:t>
      </w:r>
    </w:p>
    <w:p w14:paraId="0D887B9D" w14:textId="77777777" w:rsidR="00DD4DFA" w:rsidRPr="0004142E" w:rsidRDefault="00DD4DFA" w:rsidP="00DD4DFA">
      <w:pPr>
        <w:spacing w:after="240" w:line="276" w:lineRule="auto"/>
        <w:ind w:firstLine="708"/>
        <w:rPr>
          <w:rFonts w:ascii="Arial" w:hAnsi="Arial" w:cs="Arial"/>
          <w:color w:val="000000" w:themeColor="text1"/>
        </w:rPr>
      </w:pPr>
      <w:r>
        <w:rPr>
          <w:rFonts w:ascii="Arial" w:hAnsi="Arial" w:cs="Arial"/>
          <w:color w:val="000000" w:themeColor="text1"/>
        </w:rPr>
        <w:t xml:space="preserve">Весь сценарий 1 реализуется в </w:t>
      </w:r>
      <w:r>
        <w:rPr>
          <w:rFonts w:ascii="Arial" w:hAnsi="Arial" w:cs="Arial"/>
          <w:color w:val="000000" w:themeColor="text1"/>
          <w:lang w:val="en-US"/>
        </w:rPr>
        <w:t>SAP</w:t>
      </w:r>
      <w:r w:rsidRPr="0004142E">
        <w:rPr>
          <w:rFonts w:ascii="Arial" w:hAnsi="Arial" w:cs="Arial"/>
          <w:color w:val="000000" w:themeColor="text1"/>
        </w:rPr>
        <w:t xml:space="preserve"> </w:t>
      </w:r>
      <w:r>
        <w:rPr>
          <w:rFonts w:ascii="Arial" w:hAnsi="Arial" w:cs="Arial"/>
          <w:color w:val="000000" w:themeColor="text1"/>
          <w:lang w:val="en-US"/>
        </w:rPr>
        <w:t>S</w:t>
      </w:r>
      <w:r w:rsidRPr="0004142E">
        <w:rPr>
          <w:rFonts w:ascii="Arial" w:hAnsi="Arial" w:cs="Arial"/>
          <w:color w:val="000000" w:themeColor="text1"/>
        </w:rPr>
        <w:t>/4</w:t>
      </w:r>
      <w:r>
        <w:rPr>
          <w:rFonts w:ascii="Arial" w:hAnsi="Arial" w:cs="Arial"/>
          <w:color w:val="000000" w:themeColor="text1"/>
          <w:lang w:val="en-US"/>
        </w:rPr>
        <w:t>HANA</w:t>
      </w:r>
      <w:r>
        <w:rPr>
          <w:rFonts w:ascii="Arial" w:hAnsi="Arial" w:cs="Arial"/>
          <w:color w:val="000000" w:themeColor="text1"/>
        </w:rPr>
        <w:t xml:space="preserve"> с помощью </w:t>
      </w:r>
      <w:r w:rsidRPr="00DC2057">
        <w:rPr>
          <w:rFonts w:ascii="Arial" w:hAnsi="Arial" w:cs="Arial"/>
          <w:color w:val="000000" w:themeColor="text1"/>
        </w:rPr>
        <w:t>разработк</w:t>
      </w:r>
      <w:r>
        <w:rPr>
          <w:rFonts w:ascii="Arial" w:hAnsi="Arial" w:cs="Arial"/>
          <w:color w:val="000000" w:themeColor="text1"/>
        </w:rPr>
        <w:t>и</w:t>
      </w:r>
      <w:r w:rsidRPr="00664DD2">
        <w:rPr>
          <w:rFonts w:ascii="Arial" w:hAnsi="Arial" w:cs="Arial"/>
          <w:color w:val="000000" w:themeColor="text1"/>
        </w:rPr>
        <w:t xml:space="preserve"> </w:t>
      </w:r>
      <w:r w:rsidRPr="005A0065">
        <w:rPr>
          <w:rFonts w:ascii="Arial" w:hAnsi="Arial" w:cs="Arial"/>
          <w:color w:val="000000" w:themeColor="text1"/>
        </w:rPr>
        <w:t>MM04</w:t>
      </w:r>
      <w:r w:rsidRPr="00DC2057">
        <w:rPr>
          <w:rFonts w:ascii="Arial" w:hAnsi="Arial" w:cs="Arial"/>
          <w:color w:val="000000" w:themeColor="text1"/>
        </w:rPr>
        <w:t xml:space="preserve"> «Ведение плановых цен</w:t>
      </w:r>
      <w:r>
        <w:rPr>
          <w:rFonts w:ascii="Arial" w:hAnsi="Arial" w:cs="Arial"/>
          <w:color w:val="000000" w:themeColor="text1"/>
        </w:rPr>
        <w:t>».</w:t>
      </w:r>
    </w:p>
    <w:p w14:paraId="47FAFD11" w14:textId="77777777" w:rsidR="00C440D9" w:rsidRPr="002037F7" w:rsidRDefault="00C440D9" w:rsidP="00C440D9">
      <w:pPr>
        <w:spacing w:after="240" w:line="276" w:lineRule="auto"/>
        <w:ind w:firstLine="708"/>
        <w:rPr>
          <w:rFonts w:ascii="Arial" w:hAnsi="Arial" w:cs="Arial"/>
          <w:color w:val="000000" w:themeColor="text1"/>
        </w:rPr>
      </w:pPr>
      <w:r w:rsidRPr="002037F7">
        <w:rPr>
          <w:rFonts w:ascii="Arial" w:hAnsi="Arial" w:cs="Arial"/>
        </w:rPr>
        <w:t xml:space="preserve">Сценарий 2: Ведение плановых цен на </w:t>
      </w:r>
      <w:proofErr w:type="spellStart"/>
      <w:r w:rsidRPr="002037F7">
        <w:rPr>
          <w:rFonts w:ascii="Arial" w:hAnsi="Arial" w:cs="Arial"/>
        </w:rPr>
        <w:t>нетарифицированные</w:t>
      </w:r>
      <w:proofErr w:type="spellEnd"/>
      <w:r w:rsidRPr="002037F7">
        <w:rPr>
          <w:rFonts w:ascii="Arial" w:hAnsi="Arial" w:cs="Arial"/>
        </w:rPr>
        <w:t xml:space="preserve"> работы, услуги</w:t>
      </w:r>
    </w:p>
    <w:p w14:paraId="02CB5683" w14:textId="77777777" w:rsidR="00C440D9" w:rsidRPr="002037F7" w:rsidRDefault="00C440D9" w:rsidP="00C440D9">
      <w:pPr>
        <w:spacing w:after="240" w:line="276" w:lineRule="auto"/>
        <w:ind w:firstLine="708"/>
        <w:rPr>
          <w:rFonts w:ascii="Arial" w:hAnsi="Arial" w:cs="Arial"/>
          <w:color w:val="000000" w:themeColor="text1"/>
        </w:rPr>
      </w:pPr>
      <w:proofErr w:type="spellStart"/>
      <w:r w:rsidRPr="002037F7">
        <w:rPr>
          <w:rFonts w:ascii="Arial" w:hAnsi="Arial" w:cs="Arial"/>
          <w:color w:val="000000" w:themeColor="text1"/>
        </w:rPr>
        <w:t>Нетарифицированные</w:t>
      </w:r>
      <w:proofErr w:type="spellEnd"/>
      <w:r w:rsidRPr="002037F7">
        <w:rPr>
          <w:rFonts w:ascii="Arial" w:hAnsi="Arial" w:cs="Arial"/>
          <w:color w:val="000000" w:themeColor="text1"/>
        </w:rPr>
        <w:t xml:space="preserve"> работы и услуги – это позиции работ и услуг, которые будут оценены только в суммовом выражении без применения тарифов. </w:t>
      </w:r>
    </w:p>
    <w:p w14:paraId="4DC29131" w14:textId="1C11DF98" w:rsidR="00C440D9" w:rsidRPr="002037F7" w:rsidRDefault="00C440D9" w:rsidP="00C440D9">
      <w:pPr>
        <w:spacing w:after="240" w:line="276" w:lineRule="auto"/>
        <w:ind w:firstLine="567"/>
        <w:rPr>
          <w:rFonts w:ascii="Arial" w:hAnsi="Arial" w:cs="Arial"/>
        </w:rPr>
      </w:pPr>
      <w:r w:rsidRPr="002037F7">
        <w:rPr>
          <w:rFonts w:ascii="Arial" w:hAnsi="Arial" w:cs="Arial"/>
          <w:color w:val="000000" w:themeColor="text1"/>
        </w:rPr>
        <w:t xml:space="preserve">Первичная расценка по </w:t>
      </w:r>
      <w:proofErr w:type="spellStart"/>
      <w:r w:rsidRPr="002037F7">
        <w:rPr>
          <w:rFonts w:ascii="Arial" w:hAnsi="Arial" w:cs="Arial"/>
          <w:color w:val="000000" w:themeColor="text1"/>
        </w:rPr>
        <w:t>нетарифицированным</w:t>
      </w:r>
      <w:proofErr w:type="spellEnd"/>
      <w:r w:rsidRPr="002037F7">
        <w:rPr>
          <w:rFonts w:ascii="Arial" w:hAnsi="Arial" w:cs="Arial"/>
          <w:color w:val="000000" w:themeColor="text1"/>
        </w:rPr>
        <w:t xml:space="preserve"> работам и услугам осуществляется Планировщиком </w:t>
      </w:r>
      <w:proofErr w:type="spellStart"/>
      <w:r w:rsidRPr="002037F7">
        <w:rPr>
          <w:rFonts w:ascii="Arial" w:hAnsi="Arial" w:cs="Arial"/>
          <w:color w:val="000000" w:themeColor="text1"/>
        </w:rPr>
        <w:t>нетарифицируемых</w:t>
      </w:r>
      <w:proofErr w:type="spellEnd"/>
      <w:r w:rsidRPr="002037F7">
        <w:rPr>
          <w:rFonts w:ascii="Arial" w:hAnsi="Arial" w:cs="Arial"/>
          <w:color w:val="000000" w:themeColor="text1"/>
        </w:rPr>
        <w:t xml:space="preserve"> работ и услуг в соответствии с требованиями, </w:t>
      </w:r>
      <w:r w:rsidRPr="000410CC">
        <w:rPr>
          <w:rFonts w:ascii="Arial" w:hAnsi="Arial" w:cs="Arial"/>
          <w:color w:val="000000" w:themeColor="text1"/>
        </w:rPr>
        <w:t xml:space="preserve">зафиксированными </w:t>
      </w:r>
      <w:del w:id="132" w:author="Kislov Vladimir" w:date="2021-03-23T22:49:00Z">
        <w:r w:rsidRPr="000410CC" w:rsidDel="000410CC">
          <w:rPr>
            <w:rFonts w:ascii="Arial" w:hAnsi="Arial" w:cs="Arial"/>
          </w:rPr>
          <w:delText>Временной</w:delText>
        </w:r>
        <w:r w:rsidRPr="002037F7" w:rsidDel="000410CC">
          <w:rPr>
            <w:rFonts w:ascii="Arial" w:hAnsi="Arial" w:cs="Arial"/>
          </w:rPr>
          <w:delText xml:space="preserve"> </w:delText>
        </w:r>
      </w:del>
      <w:r w:rsidRPr="002037F7">
        <w:rPr>
          <w:rFonts w:ascii="Arial" w:hAnsi="Arial" w:cs="Arial"/>
        </w:rPr>
        <w:t>инструкцией по ведению плановых цен по МТР.</w:t>
      </w:r>
    </w:p>
    <w:p w14:paraId="3C48E815" w14:textId="77777777" w:rsidR="00C440D9" w:rsidRPr="002037F7" w:rsidRDefault="00C440D9" w:rsidP="00C440D9">
      <w:pPr>
        <w:spacing w:after="240" w:line="276" w:lineRule="auto"/>
        <w:rPr>
          <w:rFonts w:ascii="Arial" w:hAnsi="Arial" w:cs="Arial"/>
        </w:rPr>
      </w:pPr>
      <w:r w:rsidRPr="002037F7">
        <w:rPr>
          <w:rFonts w:ascii="Arial" w:hAnsi="Arial" w:cs="Arial"/>
          <w:color w:val="000000" w:themeColor="text1"/>
        </w:rPr>
        <w:tab/>
        <w:t>Итоги расценки вносятся вручную в документ потребности (</w:t>
      </w:r>
      <w:r w:rsidRPr="002037F7">
        <w:rPr>
          <w:rFonts w:ascii="Arial" w:hAnsi="Arial" w:cs="Arial"/>
        </w:rPr>
        <w:t>в заявку на закупку работ, услуг, операцию сетевого графика, заказ ТОРО).</w:t>
      </w:r>
    </w:p>
    <w:p w14:paraId="53FC51F5" w14:textId="77777777" w:rsidR="00C440D9" w:rsidRPr="000835FE" w:rsidRDefault="00C440D9" w:rsidP="00C440D9">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5578C5">
        <w:rPr>
          <w:rFonts w:ascii="Arial" w:hAnsi="Arial" w:cs="Arial"/>
          <w:b/>
          <w:noProof/>
          <w:sz w:val="22"/>
        </w:rPr>
        <w:t>6</w:t>
      </w:r>
      <w:r w:rsidRPr="00916FAB">
        <w:rPr>
          <w:rFonts w:ascii="Arial" w:hAnsi="Arial" w:cs="Arial"/>
          <w:b/>
          <w:sz w:val="22"/>
        </w:rPr>
        <w:fldChar w:fldCharType="end"/>
      </w:r>
      <w:r w:rsidRPr="00916FAB">
        <w:rPr>
          <w:rFonts w:ascii="Arial" w:hAnsi="Arial" w:cs="Arial"/>
          <w:b/>
          <w:sz w:val="22"/>
        </w:rPr>
        <w:t>. Описание бизнес-процесса</w:t>
      </w:r>
      <w:r w:rsidRPr="000835FE">
        <w:rPr>
          <w:rFonts w:ascii="Arial" w:hAnsi="Arial" w:cs="Arial"/>
          <w:b/>
          <w:sz w:val="22"/>
        </w:rPr>
        <w:t xml:space="preserve"> </w:t>
      </w:r>
      <w:r>
        <w:rPr>
          <w:rFonts w:ascii="Arial" w:hAnsi="Arial" w:cs="Arial"/>
          <w:b/>
          <w:sz w:val="22"/>
        </w:rPr>
        <w:t>ПП-10.03.01-ERP Ведение плановых цен</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C440D9" w:rsidRPr="00BE014D" w14:paraId="67943D54" w14:textId="77777777" w:rsidTr="001544BC">
        <w:trPr>
          <w:cantSplit/>
          <w:trHeight w:val="50"/>
          <w:tblHeader/>
        </w:trPr>
        <w:tc>
          <w:tcPr>
            <w:tcW w:w="2962" w:type="dxa"/>
            <w:shd w:val="clear" w:color="auto" w:fill="FFC000"/>
          </w:tcPr>
          <w:p w14:paraId="11E1062A" w14:textId="77777777" w:rsidR="00C440D9" w:rsidRPr="00BE014D" w:rsidRDefault="00C440D9" w:rsidP="00AC3B8E">
            <w:pPr>
              <w:rPr>
                <w:rFonts w:ascii="Arial" w:hAnsi="Arial" w:cs="Arial"/>
                <w:sz w:val="20"/>
                <w:szCs w:val="20"/>
              </w:rPr>
            </w:pPr>
            <w:r w:rsidRPr="00BE014D">
              <w:rPr>
                <w:rFonts w:ascii="Arial" w:hAnsi="Arial" w:cs="Arial"/>
                <w:sz w:val="20"/>
                <w:szCs w:val="20"/>
              </w:rPr>
              <w:t>Код бизнес-процесса</w:t>
            </w:r>
          </w:p>
        </w:tc>
        <w:tc>
          <w:tcPr>
            <w:tcW w:w="7229" w:type="dxa"/>
            <w:vAlign w:val="bottom"/>
          </w:tcPr>
          <w:p w14:paraId="00B62ACA" w14:textId="77777777" w:rsidR="00C440D9" w:rsidRPr="00BE014D" w:rsidRDefault="00C440D9" w:rsidP="00AC3B8E">
            <w:pPr>
              <w:jc w:val="left"/>
              <w:rPr>
                <w:rFonts w:ascii="Arial" w:hAnsi="Arial" w:cs="Arial"/>
                <w:color w:val="000000"/>
                <w:sz w:val="20"/>
                <w:szCs w:val="20"/>
                <w:lang w:eastAsia="ru-RU"/>
              </w:rPr>
            </w:pPr>
            <w:r>
              <w:rPr>
                <w:rFonts w:ascii="Arial" w:hAnsi="Arial" w:cs="Arial"/>
                <w:color w:val="000000"/>
                <w:sz w:val="20"/>
                <w:szCs w:val="20"/>
                <w:lang w:eastAsia="ru-RU"/>
              </w:rPr>
              <w:t>ПП-10.03.01-ERP Ведение плановых цен</w:t>
            </w:r>
          </w:p>
        </w:tc>
      </w:tr>
      <w:tr w:rsidR="00C440D9" w:rsidRPr="00BE014D" w14:paraId="6BF064CD" w14:textId="77777777" w:rsidTr="00AC3B8E">
        <w:trPr>
          <w:cantSplit/>
          <w:trHeight w:val="290"/>
        </w:trPr>
        <w:tc>
          <w:tcPr>
            <w:tcW w:w="2962" w:type="dxa"/>
            <w:shd w:val="clear" w:color="auto" w:fill="FFC000"/>
          </w:tcPr>
          <w:p w14:paraId="3D01B754" w14:textId="77777777" w:rsidR="00C440D9" w:rsidRPr="00BE014D" w:rsidRDefault="00C440D9" w:rsidP="00AC3B8E">
            <w:pPr>
              <w:rPr>
                <w:rFonts w:ascii="Arial" w:hAnsi="Arial" w:cs="Arial"/>
                <w:sz w:val="20"/>
                <w:szCs w:val="20"/>
              </w:rPr>
            </w:pPr>
            <w:r w:rsidRPr="00BE014D">
              <w:rPr>
                <w:rFonts w:ascii="Arial" w:hAnsi="Arial" w:cs="Arial"/>
                <w:sz w:val="20"/>
                <w:szCs w:val="20"/>
              </w:rPr>
              <w:t>Цель бизнес-процесса</w:t>
            </w:r>
          </w:p>
        </w:tc>
        <w:tc>
          <w:tcPr>
            <w:tcW w:w="7229" w:type="dxa"/>
            <w:vAlign w:val="bottom"/>
          </w:tcPr>
          <w:p w14:paraId="05E2E178" w14:textId="77777777" w:rsidR="00C440D9" w:rsidRPr="00BE014D" w:rsidRDefault="00C440D9" w:rsidP="00AC3B8E">
            <w:pPr>
              <w:jc w:val="left"/>
              <w:rPr>
                <w:rFonts w:ascii="Arial" w:hAnsi="Arial" w:cs="Arial"/>
                <w:color w:val="000000"/>
                <w:sz w:val="20"/>
                <w:szCs w:val="20"/>
                <w:lang w:eastAsia="ru-RU"/>
              </w:rPr>
            </w:pPr>
            <w:r>
              <w:rPr>
                <w:rFonts w:ascii="Arial" w:hAnsi="Arial" w:cs="Arial"/>
                <w:sz w:val="20"/>
                <w:szCs w:val="20"/>
              </w:rPr>
              <w:t>Формирование и согласование плановый и прогнозных цен на МТР, работы, услуги</w:t>
            </w:r>
          </w:p>
        </w:tc>
      </w:tr>
      <w:tr w:rsidR="00C440D9" w:rsidRPr="00BE014D" w14:paraId="713BE427" w14:textId="77777777" w:rsidTr="00AC3B8E">
        <w:trPr>
          <w:cantSplit/>
          <w:trHeight w:val="290"/>
        </w:trPr>
        <w:tc>
          <w:tcPr>
            <w:tcW w:w="2962" w:type="dxa"/>
            <w:shd w:val="clear" w:color="auto" w:fill="FFC000"/>
          </w:tcPr>
          <w:p w14:paraId="0057ECC2" w14:textId="77777777" w:rsidR="00C440D9" w:rsidRPr="00BE014D" w:rsidRDefault="00C440D9" w:rsidP="00AC3B8E">
            <w:pPr>
              <w:rPr>
                <w:rFonts w:ascii="Arial" w:hAnsi="Arial" w:cs="Arial"/>
                <w:sz w:val="20"/>
                <w:szCs w:val="20"/>
              </w:rPr>
            </w:pPr>
            <w:r w:rsidRPr="00BE014D">
              <w:rPr>
                <w:rFonts w:ascii="Arial" w:hAnsi="Arial" w:cs="Arial"/>
                <w:sz w:val="20"/>
                <w:szCs w:val="20"/>
              </w:rPr>
              <w:t>Периодичность</w:t>
            </w:r>
          </w:p>
        </w:tc>
        <w:tc>
          <w:tcPr>
            <w:tcW w:w="7229" w:type="dxa"/>
            <w:vAlign w:val="bottom"/>
          </w:tcPr>
          <w:p w14:paraId="482291B0" w14:textId="77777777" w:rsidR="00C440D9" w:rsidRPr="00BE014D" w:rsidRDefault="00C440D9" w:rsidP="00AC3B8E">
            <w:pPr>
              <w:jc w:val="left"/>
              <w:rPr>
                <w:rFonts w:ascii="Arial" w:hAnsi="Arial" w:cs="Arial"/>
                <w:color w:val="000000"/>
                <w:sz w:val="20"/>
                <w:szCs w:val="20"/>
                <w:lang w:eastAsia="ru-RU"/>
              </w:rPr>
            </w:pPr>
            <w:r>
              <w:rPr>
                <w:rFonts w:ascii="Arial" w:hAnsi="Arial" w:cs="Arial"/>
                <w:sz w:val="20"/>
                <w:szCs w:val="20"/>
              </w:rPr>
              <w:t>Согласно регламента</w:t>
            </w:r>
          </w:p>
        </w:tc>
      </w:tr>
      <w:tr w:rsidR="00C440D9" w:rsidRPr="00BE014D" w14:paraId="3B9AD576" w14:textId="77777777" w:rsidTr="00AC3B8E">
        <w:trPr>
          <w:cantSplit/>
          <w:trHeight w:val="293"/>
        </w:trPr>
        <w:tc>
          <w:tcPr>
            <w:tcW w:w="2962" w:type="dxa"/>
            <w:shd w:val="clear" w:color="auto" w:fill="FFC000"/>
          </w:tcPr>
          <w:p w14:paraId="21ACA4E1" w14:textId="77777777" w:rsidR="00C440D9" w:rsidRPr="00BE014D" w:rsidRDefault="00C440D9" w:rsidP="00AC3B8E">
            <w:pPr>
              <w:jc w:val="left"/>
              <w:rPr>
                <w:rFonts w:ascii="Arial" w:hAnsi="Arial" w:cs="Arial"/>
                <w:sz w:val="20"/>
                <w:szCs w:val="20"/>
              </w:rPr>
            </w:pPr>
            <w:r w:rsidRPr="00BE014D">
              <w:rPr>
                <w:rFonts w:ascii="Arial" w:hAnsi="Arial" w:cs="Arial"/>
                <w:sz w:val="20"/>
                <w:szCs w:val="20"/>
              </w:rPr>
              <w:t>Предваряющие связанные процессы</w:t>
            </w:r>
          </w:p>
        </w:tc>
        <w:tc>
          <w:tcPr>
            <w:tcW w:w="7229" w:type="dxa"/>
            <w:vAlign w:val="bottom"/>
          </w:tcPr>
          <w:p w14:paraId="773E1730" w14:textId="77777777" w:rsidR="00C440D9" w:rsidRPr="00260031" w:rsidRDefault="00C440D9" w:rsidP="00AC3B8E">
            <w:pPr>
              <w:jc w:val="left"/>
              <w:rPr>
                <w:rFonts w:ascii="Arial" w:hAnsi="Arial" w:cs="Arial"/>
                <w:color w:val="000000"/>
                <w:sz w:val="20"/>
                <w:szCs w:val="20"/>
                <w:lang w:eastAsia="ru-RU"/>
              </w:rPr>
            </w:pPr>
            <w:r w:rsidRPr="00B8634E">
              <w:rPr>
                <w:rFonts w:ascii="Arial" w:hAnsi="Arial" w:cs="Arial"/>
                <w:color w:val="000000"/>
                <w:sz w:val="20"/>
                <w:szCs w:val="20"/>
                <w:lang w:eastAsia="ru-RU"/>
              </w:rPr>
              <w:t>ПП-10.03.02-ERP</w:t>
            </w:r>
            <w:r>
              <w:t xml:space="preserve"> </w:t>
            </w:r>
            <w:r w:rsidRPr="00260031">
              <w:rPr>
                <w:rFonts w:ascii="Arial" w:hAnsi="Arial" w:cs="Arial"/>
                <w:color w:val="000000"/>
                <w:sz w:val="20"/>
                <w:szCs w:val="20"/>
                <w:lang w:eastAsia="ru-RU"/>
              </w:rPr>
              <w:t>Регистрация потребности</w:t>
            </w:r>
          </w:p>
          <w:p w14:paraId="240C8945" w14:textId="77777777" w:rsidR="00C440D9" w:rsidRDefault="00C440D9" w:rsidP="00AC3B8E">
            <w:pPr>
              <w:jc w:val="left"/>
              <w:rPr>
                <w:rFonts w:ascii="Arial" w:hAnsi="Arial" w:cs="Arial"/>
                <w:color w:val="000000"/>
                <w:sz w:val="20"/>
                <w:szCs w:val="20"/>
                <w:lang w:eastAsia="ru-RU"/>
              </w:rPr>
            </w:pPr>
            <w:r w:rsidRPr="00B8634E">
              <w:rPr>
                <w:rFonts w:ascii="Arial" w:hAnsi="Arial" w:cs="Arial"/>
                <w:color w:val="000000"/>
                <w:sz w:val="20"/>
                <w:szCs w:val="20"/>
                <w:lang w:eastAsia="ru-RU"/>
              </w:rPr>
              <w:t>ОП-03.02.19.01-</w:t>
            </w:r>
            <w:r w:rsidRPr="00B8634E">
              <w:rPr>
                <w:rFonts w:ascii="Arial" w:hAnsi="Arial" w:cs="Arial"/>
                <w:color w:val="000000"/>
                <w:sz w:val="20"/>
                <w:szCs w:val="20"/>
                <w:lang w:val="en-US" w:eastAsia="ru-RU"/>
              </w:rPr>
              <w:t>ERP</w:t>
            </w:r>
            <w:r>
              <w:t xml:space="preserve"> </w:t>
            </w:r>
            <w:r w:rsidRPr="00B8634E">
              <w:rPr>
                <w:rFonts w:ascii="Arial" w:hAnsi="Arial" w:cs="Arial"/>
                <w:color w:val="000000"/>
                <w:sz w:val="20"/>
                <w:szCs w:val="20"/>
                <w:lang w:eastAsia="ru-RU"/>
              </w:rPr>
              <w:t>Управление потребностью и стоимостью на работы, выполняемые подрядным способом</w:t>
            </w:r>
          </w:p>
          <w:p w14:paraId="0FFAE739" w14:textId="77777777" w:rsidR="00C440D9" w:rsidRPr="00E158B0" w:rsidRDefault="00C440D9" w:rsidP="00AC3B8E">
            <w:pPr>
              <w:jc w:val="left"/>
              <w:rPr>
                <w:rFonts w:ascii="Arial" w:hAnsi="Arial" w:cs="Arial"/>
                <w:color w:val="000000"/>
                <w:sz w:val="20"/>
                <w:szCs w:val="20"/>
                <w:lang w:eastAsia="ru-RU"/>
              </w:rPr>
            </w:pPr>
            <w:r w:rsidRPr="00B8634E">
              <w:rPr>
                <w:rFonts w:ascii="Arial" w:hAnsi="Arial" w:cs="Arial"/>
                <w:color w:val="000000"/>
                <w:sz w:val="20"/>
                <w:szCs w:val="20"/>
                <w:lang w:eastAsia="ru-RU"/>
              </w:rPr>
              <w:t xml:space="preserve">ОП-03.02.19.04-ERP </w:t>
            </w:r>
            <w:r>
              <w:t xml:space="preserve"> </w:t>
            </w:r>
            <w:r w:rsidRPr="00B8634E">
              <w:rPr>
                <w:rFonts w:ascii="Arial" w:hAnsi="Arial" w:cs="Arial"/>
                <w:color w:val="000000"/>
                <w:sz w:val="20"/>
                <w:szCs w:val="20"/>
                <w:lang w:val="en-US" w:eastAsia="ru-RU"/>
              </w:rPr>
              <w:t> </w:t>
            </w:r>
            <w:r w:rsidRPr="00B8634E">
              <w:rPr>
                <w:rFonts w:ascii="Arial" w:hAnsi="Arial" w:cs="Arial"/>
                <w:color w:val="000000"/>
                <w:sz w:val="20"/>
                <w:szCs w:val="20"/>
                <w:lang w:eastAsia="ru-RU"/>
              </w:rPr>
              <w:t xml:space="preserve">Управление потребностью и стоимостью </w:t>
            </w:r>
            <w:r w:rsidRPr="00E158B0">
              <w:rPr>
                <w:rFonts w:ascii="Arial" w:hAnsi="Arial" w:cs="Arial"/>
                <w:color w:val="000000"/>
                <w:sz w:val="20"/>
                <w:szCs w:val="20"/>
                <w:lang w:eastAsia="ru-RU"/>
              </w:rPr>
              <w:t>МТР (кроме ОДЦИ)</w:t>
            </w:r>
          </w:p>
          <w:p w14:paraId="2785304E" w14:textId="77777777" w:rsidR="00C440D9" w:rsidRPr="00B8634E" w:rsidRDefault="00C440D9" w:rsidP="00AC3B8E">
            <w:pPr>
              <w:jc w:val="left"/>
              <w:rPr>
                <w:rFonts w:ascii="Arial" w:hAnsi="Arial" w:cs="Arial"/>
                <w:color w:val="000000"/>
                <w:sz w:val="20"/>
                <w:szCs w:val="20"/>
                <w:lang w:eastAsia="ru-RU"/>
              </w:rPr>
            </w:pPr>
            <w:r>
              <w:rPr>
                <w:rFonts w:ascii="Arial" w:hAnsi="Arial" w:cs="Arial"/>
                <w:color w:val="000000"/>
                <w:sz w:val="20"/>
                <w:szCs w:val="20"/>
                <w:lang w:eastAsia="ru-RU"/>
              </w:rPr>
              <w:t>УП-04.02.02 Формирование и согласование бюджетов отдельных юридических лиц</w:t>
            </w:r>
          </w:p>
        </w:tc>
      </w:tr>
      <w:tr w:rsidR="00C440D9" w:rsidRPr="00BE014D" w14:paraId="010080CA" w14:textId="77777777" w:rsidTr="00AC3B8E">
        <w:trPr>
          <w:cantSplit/>
          <w:trHeight w:val="293"/>
        </w:trPr>
        <w:tc>
          <w:tcPr>
            <w:tcW w:w="2962" w:type="dxa"/>
            <w:shd w:val="clear" w:color="auto" w:fill="FFC000"/>
          </w:tcPr>
          <w:p w14:paraId="3DFBE164" w14:textId="77777777" w:rsidR="00C440D9" w:rsidRPr="00BE014D" w:rsidRDefault="00C440D9" w:rsidP="00AC3B8E">
            <w:pPr>
              <w:jc w:val="left"/>
              <w:rPr>
                <w:rFonts w:ascii="Arial" w:hAnsi="Arial" w:cs="Arial"/>
                <w:sz w:val="20"/>
                <w:szCs w:val="20"/>
              </w:rPr>
            </w:pPr>
            <w:r w:rsidRPr="00BE014D">
              <w:rPr>
                <w:rFonts w:ascii="Arial" w:hAnsi="Arial" w:cs="Arial"/>
                <w:sz w:val="20"/>
                <w:szCs w:val="20"/>
              </w:rPr>
              <w:t>Последующие связанные процессы</w:t>
            </w:r>
          </w:p>
        </w:tc>
        <w:tc>
          <w:tcPr>
            <w:tcW w:w="7229" w:type="dxa"/>
            <w:vAlign w:val="bottom"/>
          </w:tcPr>
          <w:p w14:paraId="030284C9" w14:textId="77777777" w:rsidR="00C440D9" w:rsidRPr="00B8634E" w:rsidRDefault="00C440D9" w:rsidP="00AC3B8E">
            <w:pPr>
              <w:jc w:val="left"/>
              <w:rPr>
                <w:rFonts w:ascii="Arial" w:hAnsi="Arial" w:cs="Arial"/>
                <w:color w:val="000000"/>
                <w:sz w:val="20"/>
                <w:szCs w:val="20"/>
                <w:lang w:eastAsia="ru-RU"/>
              </w:rPr>
            </w:pPr>
            <w:r w:rsidRPr="00B8634E">
              <w:rPr>
                <w:rFonts w:ascii="Arial" w:hAnsi="Arial" w:cs="Arial"/>
                <w:color w:val="000000"/>
                <w:sz w:val="20"/>
                <w:szCs w:val="20"/>
                <w:lang w:eastAsia="ru-RU"/>
              </w:rPr>
              <w:t>ПП-12.07.01-ERP</w:t>
            </w:r>
            <w:r>
              <w:t xml:space="preserve"> </w:t>
            </w:r>
            <w:r w:rsidRPr="00B8634E">
              <w:rPr>
                <w:rFonts w:ascii="Arial" w:hAnsi="Arial" w:cs="Arial"/>
                <w:color w:val="000000"/>
                <w:sz w:val="20"/>
                <w:szCs w:val="20"/>
                <w:lang w:eastAsia="ru-RU"/>
              </w:rPr>
              <w:t>Управление</w:t>
            </w:r>
          </w:p>
          <w:p w14:paraId="12ACC320" w14:textId="77777777" w:rsidR="00C440D9" w:rsidRDefault="00C440D9" w:rsidP="00AC3B8E">
            <w:pPr>
              <w:jc w:val="left"/>
              <w:rPr>
                <w:rFonts w:ascii="Arial" w:hAnsi="Arial" w:cs="Arial"/>
                <w:color w:val="000000"/>
                <w:sz w:val="20"/>
                <w:szCs w:val="20"/>
                <w:lang w:eastAsia="ru-RU"/>
              </w:rPr>
            </w:pPr>
            <w:r w:rsidRPr="00B8634E">
              <w:rPr>
                <w:rFonts w:ascii="Arial" w:hAnsi="Arial" w:cs="Arial"/>
                <w:color w:val="000000"/>
                <w:sz w:val="20"/>
                <w:szCs w:val="20"/>
                <w:lang w:eastAsia="ru-RU"/>
              </w:rPr>
              <w:t>данными НСИ</w:t>
            </w:r>
          </w:p>
          <w:p w14:paraId="08C66DA2" w14:textId="77777777" w:rsidR="00C440D9" w:rsidRDefault="00C440D9" w:rsidP="00AC3B8E">
            <w:pPr>
              <w:jc w:val="left"/>
              <w:rPr>
                <w:rFonts w:ascii="Arial" w:hAnsi="Arial" w:cs="Arial"/>
                <w:color w:val="000000"/>
                <w:sz w:val="20"/>
                <w:szCs w:val="20"/>
                <w:lang w:eastAsia="ru-RU"/>
              </w:rPr>
            </w:pPr>
            <w:r w:rsidRPr="00B8634E">
              <w:rPr>
                <w:rFonts w:ascii="Arial" w:hAnsi="Arial" w:cs="Arial"/>
                <w:color w:val="000000"/>
                <w:sz w:val="20"/>
                <w:szCs w:val="20"/>
                <w:lang w:eastAsia="ru-RU"/>
              </w:rPr>
              <w:lastRenderedPageBreak/>
              <w:t>УП-03.03.01</w:t>
            </w:r>
            <w:r>
              <w:t xml:space="preserve"> </w:t>
            </w:r>
            <w:r w:rsidRPr="00B8634E">
              <w:rPr>
                <w:rFonts w:ascii="Arial" w:hAnsi="Arial" w:cs="Arial"/>
                <w:color w:val="000000"/>
                <w:sz w:val="20"/>
                <w:szCs w:val="20"/>
                <w:lang w:eastAsia="ru-RU"/>
              </w:rPr>
              <w:t>Среднесрочное производственное планирование горных работ</w:t>
            </w:r>
          </w:p>
          <w:p w14:paraId="3F68A383" w14:textId="77777777" w:rsidR="00C440D9" w:rsidRDefault="00C440D9" w:rsidP="00AC3B8E">
            <w:pPr>
              <w:jc w:val="left"/>
              <w:rPr>
                <w:rFonts w:ascii="Arial" w:hAnsi="Arial" w:cs="Arial"/>
                <w:color w:val="000000"/>
                <w:sz w:val="20"/>
                <w:szCs w:val="20"/>
                <w:lang w:eastAsia="ru-RU"/>
              </w:rPr>
            </w:pPr>
            <w:r w:rsidRPr="00DB435C">
              <w:rPr>
                <w:rFonts w:ascii="Arial" w:hAnsi="Arial" w:cs="Arial"/>
                <w:color w:val="000000"/>
                <w:sz w:val="20"/>
                <w:szCs w:val="20"/>
                <w:lang w:eastAsia="ru-RU"/>
              </w:rPr>
              <w:t>УП-03.03.02</w:t>
            </w:r>
            <w:r>
              <w:t xml:space="preserve"> </w:t>
            </w:r>
            <w:r w:rsidRPr="00DB435C">
              <w:rPr>
                <w:rFonts w:ascii="Arial" w:hAnsi="Arial" w:cs="Arial"/>
                <w:color w:val="000000"/>
                <w:sz w:val="20"/>
                <w:szCs w:val="20"/>
                <w:lang w:eastAsia="ru-RU"/>
              </w:rPr>
              <w:t>Среднесрочное производственное планирование первичной переработки золотосодержащего сырья</w:t>
            </w:r>
          </w:p>
          <w:p w14:paraId="2C55B341" w14:textId="77777777" w:rsidR="00C440D9" w:rsidRDefault="00C440D9" w:rsidP="00AC3B8E">
            <w:pPr>
              <w:jc w:val="left"/>
              <w:rPr>
                <w:rFonts w:ascii="Arial" w:hAnsi="Arial" w:cs="Arial"/>
                <w:color w:val="000000"/>
                <w:sz w:val="20"/>
                <w:szCs w:val="20"/>
                <w:lang w:eastAsia="ru-RU"/>
              </w:rPr>
            </w:pPr>
            <w:r w:rsidRPr="00DB435C">
              <w:rPr>
                <w:rFonts w:ascii="Arial" w:hAnsi="Arial" w:cs="Arial"/>
                <w:color w:val="000000"/>
                <w:sz w:val="20"/>
                <w:szCs w:val="20"/>
                <w:lang w:eastAsia="ru-RU"/>
              </w:rPr>
              <w:t>УП-03.03.03</w:t>
            </w:r>
            <w:r>
              <w:t xml:space="preserve"> </w:t>
            </w:r>
            <w:r w:rsidRPr="00DB435C">
              <w:rPr>
                <w:rFonts w:ascii="Arial" w:hAnsi="Arial" w:cs="Arial"/>
                <w:color w:val="000000"/>
                <w:sz w:val="20"/>
                <w:szCs w:val="20"/>
                <w:lang w:eastAsia="ru-RU"/>
              </w:rPr>
              <w:t>Среднесрочное производственное планирование вспомогательного добычного производства (</w:t>
            </w:r>
            <w:proofErr w:type="spellStart"/>
            <w:r w:rsidRPr="00DB435C">
              <w:rPr>
                <w:rFonts w:ascii="Arial" w:hAnsi="Arial" w:cs="Arial"/>
                <w:color w:val="000000"/>
                <w:sz w:val="20"/>
                <w:szCs w:val="20"/>
                <w:lang w:eastAsia="ru-RU"/>
              </w:rPr>
              <w:t>ВсДП</w:t>
            </w:r>
            <w:proofErr w:type="spellEnd"/>
            <w:r w:rsidRPr="00DB435C">
              <w:rPr>
                <w:rFonts w:ascii="Arial" w:hAnsi="Arial" w:cs="Arial"/>
                <w:color w:val="000000"/>
                <w:sz w:val="20"/>
                <w:szCs w:val="20"/>
                <w:lang w:eastAsia="ru-RU"/>
              </w:rPr>
              <w:t>)</w:t>
            </w:r>
          </w:p>
          <w:p w14:paraId="6ECA9635" w14:textId="77777777" w:rsidR="00C440D9" w:rsidRDefault="00C440D9" w:rsidP="00AC3B8E">
            <w:pPr>
              <w:jc w:val="left"/>
              <w:rPr>
                <w:rFonts w:ascii="Arial" w:hAnsi="Arial" w:cs="Arial"/>
                <w:color w:val="000000"/>
                <w:sz w:val="20"/>
                <w:szCs w:val="20"/>
                <w:lang w:eastAsia="ru-RU"/>
              </w:rPr>
            </w:pPr>
            <w:r w:rsidRPr="00DB435C">
              <w:rPr>
                <w:rFonts w:ascii="Arial" w:hAnsi="Arial" w:cs="Arial"/>
                <w:color w:val="000000"/>
                <w:sz w:val="20"/>
                <w:szCs w:val="20"/>
                <w:lang w:eastAsia="ru-RU"/>
              </w:rPr>
              <w:t>ОП-03.02.19.04-ERP</w:t>
            </w:r>
            <w:r>
              <w:t xml:space="preserve"> </w:t>
            </w:r>
            <w:r w:rsidRPr="00DB435C">
              <w:rPr>
                <w:rFonts w:ascii="Arial" w:hAnsi="Arial" w:cs="Arial"/>
                <w:color w:val="000000"/>
                <w:sz w:val="20"/>
                <w:szCs w:val="20"/>
                <w:lang w:eastAsia="ru-RU"/>
              </w:rPr>
              <w:t>Управление потребностью и стоимостью МТР (кроме ОДЦИ)</w:t>
            </w:r>
          </w:p>
          <w:p w14:paraId="6CF16809" w14:textId="77777777" w:rsidR="00C440D9" w:rsidRDefault="00C440D9" w:rsidP="00AC3B8E">
            <w:pPr>
              <w:jc w:val="left"/>
              <w:rPr>
                <w:rFonts w:ascii="Arial" w:hAnsi="Arial" w:cs="Arial"/>
                <w:color w:val="000000"/>
                <w:sz w:val="20"/>
                <w:szCs w:val="20"/>
                <w:lang w:eastAsia="ru-RU"/>
              </w:rPr>
            </w:pPr>
            <w:r w:rsidRPr="00DB435C">
              <w:rPr>
                <w:rFonts w:ascii="Arial" w:hAnsi="Arial" w:cs="Arial"/>
                <w:color w:val="000000"/>
                <w:sz w:val="20"/>
                <w:szCs w:val="20"/>
                <w:lang w:eastAsia="ru-RU"/>
              </w:rPr>
              <w:t>ПП-10.03.02-ERP</w:t>
            </w:r>
            <w:r>
              <w:rPr>
                <w:rFonts w:ascii="Arial" w:hAnsi="Arial" w:cs="Arial"/>
                <w:color w:val="000000"/>
                <w:sz w:val="20"/>
                <w:szCs w:val="20"/>
                <w:lang w:eastAsia="ru-RU"/>
              </w:rPr>
              <w:t xml:space="preserve"> </w:t>
            </w:r>
            <w:r w:rsidRPr="00DB435C">
              <w:rPr>
                <w:rFonts w:ascii="Arial" w:hAnsi="Arial" w:cs="Arial"/>
                <w:color w:val="000000"/>
                <w:sz w:val="20"/>
                <w:szCs w:val="20"/>
                <w:lang w:eastAsia="ru-RU"/>
              </w:rPr>
              <w:t>Регистрация потребности</w:t>
            </w:r>
          </w:p>
          <w:p w14:paraId="043119FC" w14:textId="77777777" w:rsidR="00C440D9" w:rsidRDefault="00C440D9" w:rsidP="00AC3B8E">
            <w:pPr>
              <w:jc w:val="left"/>
              <w:rPr>
                <w:rFonts w:ascii="Arial" w:hAnsi="Arial" w:cs="Arial"/>
                <w:color w:val="000000"/>
                <w:sz w:val="20"/>
                <w:szCs w:val="20"/>
                <w:lang w:eastAsia="ru-RU"/>
              </w:rPr>
            </w:pPr>
            <w:r w:rsidRPr="00DB435C">
              <w:rPr>
                <w:rFonts w:ascii="Arial" w:hAnsi="Arial" w:cs="Arial"/>
                <w:color w:val="000000"/>
                <w:sz w:val="20"/>
                <w:szCs w:val="20"/>
                <w:lang w:eastAsia="ru-RU"/>
              </w:rPr>
              <w:t>ПП-10.03.03-ERP</w:t>
            </w:r>
            <w:r>
              <w:rPr>
                <w:rFonts w:ascii="Arial" w:hAnsi="Arial" w:cs="Arial"/>
                <w:color w:val="000000"/>
                <w:sz w:val="20"/>
                <w:szCs w:val="20"/>
                <w:lang w:eastAsia="ru-RU"/>
              </w:rPr>
              <w:t xml:space="preserve"> </w:t>
            </w:r>
            <w:r w:rsidRPr="00DB435C">
              <w:rPr>
                <w:rFonts w:ascii="Arial" w:hAnsi="Arial" w:cs="Arial"/>
                <w:color w:val="000000"/>
                <w:sz w:val="20"/>
                <w:szCs w:val="20"/>
                <w:lang w:eastAsia="ru-RU"/>
              </w:rPr>
              <w:t>Долгосрочное планирование обеспечения</w:t>
            </w:r>
            <w:r>
              <w:rPr>
                <w:rFonts w:ascii="Arial" w:hAnsi="Arial" w:cs="Arial"/>
                <w:color w:val="000000"/>
                <w:sz w:val="20"/>
                <w:szCs w:val="20"/>
                <w:lang w:eastAsia="ru-RU"/>
              </w:rPr>
              <w:t xml:space="preserve"> </w:t>
            </w:r>
          </w:p>
          <w:p w14:paraId="6ABE7DA2" w14:textId="77777777" w:rsidR="00C440D9" w:rsidRDefault="00C440D9" w:rsidP="00AC3B8E">
            <w:pPr>
              <w:jc w:val="left"/>
              <w:rPr>
                <w:rFonts w:ascii="Arial" w:hAnsi="Arial" w:cs="Arial"/>
                <w:color w:val="000000"/>
                <w:sz w:val="20"/>
                <w:szCs w:val="20"/>
                <w:lang w:eastAsia="ru-RU"/>
              </w:rPr>
            </w:pPr>
            <w:r w:rsidRPr="00DB435C">
              <w:rPr>
                <w:rFonts w:ascii="Arial" w:hAnsi="Arial" w:cs="Arial"/>
                <w:color w:val="000000"/>
                <w:sz w:val="20"/>
                <w:szCs w:val="20"/>
                <w:lang w:eastAsia="ru-RU"/>
              </w:rPr>
              <w:t>ПП-07.02.03.01-ERP</w:t>
            </w:r>
            <w:r>
              <w:rPr>
                <w:rFonts w:ascii="Arial" w:hAnsi="Arial" w:cs="Arial"/>
                <w:color w:val="000000"/>
                <w:sz w:val="20"/>
                <w:szCs w:val="20"/>
                <w:lang w:eastAsia="ru-RU"/>
              </w:rPr>
              <w:t xml:space="preserve"> </w:t>
            </w:r>
            <w:r w:rsidRPr="00DB435C">
              <w:rPr>
                <w:rFonts w:ascii="Arial" w:hAnsi="Arial" w:cs="Arial"/>
                <w:color w:val="000000"/>
                <w:sz w:val="20"/>
                <w:szCs w:val="20"/>
                <w:lang w:eastAsia="ru-RU"/>
              </w:rPr>
              <w:t>Годовое планирование воздействий на производственные активы</w:t>
            </w:r>
          </w:p>
          <w:p w14:paraId="28E6ACAF" w14:textId="77777777" w:rsidR="00C440D9" w:rsidRDefault="00C440D9" w:rsidP="00AC3B8E">
            <w:pPr>
              <w:jc w:val="left"/>
              <w:rPr>
                <w:rFonts w:ascii="Arial" w:hAnsi="Arial" w:cs="Arial"/>
                <w:color w:val="000000"/>
                <w:sz w:val="20"/>
                <w:szCs w:val="20"/>
                <w:lang w:eastAsia="ru-RU"/>
              </w:rPr>
            </w:pPr>
            <w:r w:rsidRPr="00DB435C">
              <w:rPr>
                <w:rFonts w:ascii="Arial" w:hAnsi="Arial" w:cs="Arial"/>
                <w:color w:val="000000"/>
                <w:sz w:val="20"/>
                <w:szCs w:val="20"/>
                <w:lang w:eastAsia="ru-RU"/>
              </w:rPr>
              <w:t>ОП-03.02.19.01-ERP</w:t>
            </w:r>
            <w:r>
              <w:t xml:space="preserve"> </w:t>
            </w:r>
            <w:r w:rsidRPr="00DB435C">
              <w:rPr>
                <w:rFonts w:ascii="Arial" w:hAnsi="Arial" w:cs="Arial"/>
                <w:color w:val="000000"/>
                <w:sz w:val="20"/>
                <w:szCs w:val="20"/>
                <w:lang w:eastAsia="ru-RU"/>
              </w:rPr>
              <w:t>Управление потребностью и стоимостью на работы, выполняемые подрядным способом</w:t>
            </w:r>
          </w:p>
          <w:p w14:paraId="347B8094" w14:textId="77777777" w:rsidR="00C440D9" w:rsidRPr="00BE014D" w:rsidRDefault="00C440D9" w:rsidP="00C018EC">
            <w:pPr>
              <w:jc w:val="left"/>
              <w:rPr>
                <w:rFonts w:ascii="Arial" w:hAnsi="Arial" w:cs="Arial"/>
                <w:color w:val="000000"/>
                <w:sz w:val="20"/>
                <w:szCs w:val="20"/>
                <w:lang w:eastAsia="ru-RU"/>
              </w:rPr>
            </w:pPr>
            <w:r w:rsidRPr="00DB435C">
              <w:rPr>
                <w:rFonts w:ascii="Arial" w:hAnsi="Arial" w:cs="Arial"/>
                <w:color w:val="000000"/>
                <w:sz w:val="20"/>
                <w:szCs w:val="20"/>
                <w:lang w:eastAsia="ru-RU"/>
              </w:rPr>
              <w:t>УП-04.02.04-ERP</w:t>
            </w:r>
            <w:r>
              <w:rPr>
                <w:rFonts w:ascii="Arial" w:hAnsi="Arial" w:cs="Arial"/>
                <w:color w:val="000000"/>
                <w:sz w:val="20"/>
                <w:szCs w:val="20"/>
                <w:lang w:eastAsia="ru-RU"/>
              </w:rPr>
              <w:t xml:space="preserve"> </w:t>
            </w:r>
            <w:r w:rsidR="00C018EC">
              <w:rPr>
                <w:rFonts w:ascii="Arial" w:hAnsi="Arial" w:cs="Arial"/>
                <w:color w:val="000000"/>
                <w:sz w:val="20"/>
                <w:szCs w:val="20"/>
                <w:lang w:eastAsia="ru-RU"/>
              </w:rPr>
              <w:t>З</w:t>
            </w:r>
            <w:r w:rsidRPr="00DB435C">
              <w:rPr>
                <w:rFonts w:ascii="Arial" w:hAnsi="Arial" w:cs="Arial"/>
                <w:color w:val="000000"/>
                <w:sz w:val="20"/>
                <w:szCs w:val="20"/>
                <w:lang w:eastAsia="ru-RU"/>
              </w:rPr>
              <w:t xml:space="preserve">агрузка плановых данных </w:t>
            </w:r>
            <w:proofErr w:type="spellStart"/>
            <w:r w:rsidRPr="00DB435C">
              <w:rPr>
                <w:rFonts w:ascii="Arial" w:hAnsi="Arial" w:cs="Arial"/>
                <w:color w:val="000000"/>
                <w:sz w:val="20"/>
                <w:szCs w:val="20"/>
                <w:lang w:eastAsia="ru-RU"/>
              </w:rPr>
              <w:t>контроллинга</w:t>
            </w:r>
            <w:proofErr w:type="spellEnd"/>
          </w:p>
        </w:tc>
      </w:tr>
      <w:tr w:rsidR="00C440D9" w:rsidRPr="00BE014D" w14:paraId="17BF0ED0" w14:textId="77777777" w:rsidTr="00AC3B8E">
        <w:trPr>
          <w:cantSplit/>
          <w:trHeight w:val="293"/>
        </w:trPr>
        <w:tc>
          <w:tcPr>
            <w:tcW w:w="2962" w:type="dxa"/>
            <w:shd w:val="clear" w:color="auto" w:fill="FFC000"/>
          </w:tcPr>
          <w:p w14:paraId="0B5982C1" w14:textId="77777777" w:rsidR="00C440D9" w:rsidRPr="00BE014D" w:rsidRDefault="00C440D9" w:rsidP="00AC3B8E">
            <w:pPr>
              <w:rPr>
                <w:rFonts w:ascii="Arial" w:hAnsi="Arial" w:cs="Arial"/>
                <w:sz w:val="20"/>
                <w:szCs w:val="20"/>
              </w:rPr>
            </w:pPr>
            <w:r w:rsidRPr="00BE014D">
              <w:rPr>
                <w:rFonts w:ascii="Arial" w:hAnsi="Arial" w:cs="Arial"/>
                <w:sz w:val="20"/>
                <w:szCs w:val="20"/>
              </w:rPr>
              <w:lastRenderedPageBreak/>
              <w:t>Входящие данные</w:t>
            </w:r>
          </w:p>
        </w:tc>
        <w:tc>
          <w:tcPr>
            <w:tcW w:w="7229" w:type="dxa"/>
            <w:vAlign w:val="bottom"/>
          </w:tcPr>
          <w:p w14:paraId="03F9D087" w14:textId="77777777" w:rsidR="00C440D9" w:rsidRDefault="00C440D9" w:rsidP="00AC3B8E">
            <w:pPr>
              <w:jc w:val="left"/>
              <w:rPr>
                <w:rFonts w:ascii="Arial" w:hAnsi="Arial" w:cs="Arial"/>
                <w:color w:val="000000"/>
                <w:sz w:val="20"/>
                <w:szCs w:val="20"/>
                <w:lang w:eastAsia="ru-RU"/>
              </w:rPr>
            </w:pPr>
            <w:r>
              <w:rPr>
                <w:rFonts w:ascii="Arial" w:hAnsi="Arial" w:cs="Arial"/>
                <w:color w:val="000000"/>
                <w:sz w:val="20"/>
                <w:szCs w:val="20"/>
                <w:lang w:eastAsia="ru-RU"/>
              </w:rPr>
              <w:t>Документы потребности</w:t>
            </w:r>
          </w:p>
          <w:p w14:paraId="21C182AE" w14:textId="77777777" w:rsidR="00C440D9" w:rsidRPr="00BE014D" w:rsidRDefault="00C440D9" w:rsidP="00AC3B8E">
            <w:pPr>
              <w:jc w:val="left"/>
              <w:rPr>
                <w:rFonts w:ascii="Arial" w:hAnsi="Arial" w:cs="Arial"/>
                <w:color w:val="000000"/>
                <w:sz w:val="20"/>
                <w:szCs w:val="20"/>
                <w:lang w:eastAsia="ru-RU"/>
              </w:rPr>
            </w:pPr>
            <w:r>
              <w:rPr>
                <w:rFonts w:ascii="Arial" w:hAnsi="Arial" w:cs="Arial"/>
                <w:color w:val="000000"/>
                <w:sz w:val="20"/>
                <w:szCs w:val="20"/>
                <w:lang w:eastAsia="ru-RU"/>
              </w:rPr>
              <w:t>Макропараметры</w:t>
            </w:r>
          </w:p>
        </w:tc>
      </w:tr>
      <w:tr w:rsidR="00C440D9" w:rsidRPr="00BE014D" w14:paraId="2BF94371" w14:textId="77777777" w:rsidTr="00AC3B8E">
        <w:trPr>
          <w:cantSplit/>
          <w:trHeight w:val="293"/>
        </w:trPr>
        <w:tc>
          <w:tcPr>
            <w:tcW w:w="2962" w:type="dxa"/>
            <w:shd w:val="clear" w:color="auto" w:fill="FFC000"/>
          </w:tcPr>
          <w:p w14:paraId="17A8093C" w14:textId="77777777" w:rsidR="00C440D9" w:rsidRPr="00BE014D" w:rsidRDefault="00C440D9" w:rsidP="00AC3B8E">
            <w:pPr>
              <w:rPr>
                <w:rFonts w:ascii="Arial" w:hAnsi="Arial" w:cs="Arial"/>
                <w:sz w:val="20"/>
                <w:szCs w:val="20"/>
              </w:rPr>
            </w:pPr>
            <w:r w:rsidRPr="00BE014D">
              <w:rPr>
                <w:rFonts w:ascii="Arial" w:hAnsi="Arial" w:cs="Arial"/>
                <w:sz w:val="20"/>
                <w:szCs w:val="20"/>
              </w:rPr>
              <w:t>Исходящие данные</w:t>
            </w:r>
          </w:p>
        </w:tc>
        <w:tc>
          <w:tcPr>
            <w:tcW w:w="7229" w:type="dxa"/>
            <w:vAlign w:val="bottom"/>
          </w:tcPr>
          <w:p w14:paraId="2476FF74" w14:textId="77777777" w:rsidR="00C440D9" w:rsidRDefault="00C440D9" w:rsidP="00AC3B8E">
            <w:pPr>
              <w:jc w:val="left"/>
              <w:rPr>
                <w:rFonts w:ascii="Arial" w:hAnsi="Arial" w:cs="Arial"/>
                <w:color w:val="000000"/>
                <w:sz w:val="20"/>
                <w:szCs w:val="20"/>
                <w:lang w:eastAsia="ru-RU"/>
              </w:rPr>
            </w:pPr>
            <w:r>
              <w:rPr>
                <w:rFonts w:ascii="Arial" w:hAnsi="Arial" w:cs="Arial"/>
                <w:color w:val="000000"/>
                <w:sz w:val="20"/>
                <w:szCs w:val="20"/>
                <w:lang w:eastAsia="ru-RU"/>
              </w:rPr>
              <w:t>Плановая цена</w:t>
            </w:r>
          </w:p>
          <w:p w14:paraId="0432CD43" w14:textId="77777777" w:rsidR="00C440D9" w:rsidRPr="00BE014D" w:rsidRDefault="00C440D9" w:rsidP="00AC3B8E">
            <w:pPr>
              <w:jc w:val="left"/>
              <w:rPr>
                <w:rFonts w:ascii="Arial" w:hAnsi="Arial" w:cs="Arial"/>
                <w:color w:val="000000"/>
                <w:sz w:val="20"/>
                <w:szCs w:val="20"/>
                <w:lang w:eastAsia="ru-RU"/>
              </w:rPr>
            </w:pPr>
            <w:r>
              <w:rPr>
                <w:rFonts w:ascii="Arial" w:hAnsi="Arial" w:cs="Arial"/>
                <w:color w:val="000000"/>
                <w:sz w:val="20"/>
                <w:szCs w:val="20"/>
                <w:lang w:eastAsia="ru-RU"/>
              </w:rPr>
              <w:t>Прогнозная цена</w:t>
            </w:r>
          </w:p>
        </w:tc>
      </w:tr>
    </w:tbl>
    <w:p w14:paraId="149D1BCF" w14:textId="77777777" w:rsidR="00C440D9" w:rsidRPr="00F94454" w:rsidRDefault="00C440D9" w:rsidP="00C440D9">
      <w:pPr>
        <w:pStyle w:val="a8"/>
        <w:keepNext/>
        <w:spacing w:after="0" w:afterAutospacing="0"/>
        <w:jc w:val="right"/>
        <w:rPr>
          <w:rFonts w:ascii="Arial" w:hAnsi="Arial" w:cs="Arial"/>
          <w:sz w:val="22"/>
        </w:rPr>
      </w:pPr>
    </w:p>
    <w:p w14:paraId="4ADC5FD9" w14:textId="77777777" w:rsidR="00C440D9" w:rsidRDefault="00C440D9" w:rsidP="00C440D9">
      <w:pPr>
        <w:spacing w:after="240" w:line="276" w:lineRule="auto"/>
        <w:ind w:firstLine="567"/>
        <w:rPr>
          <w:rFonts w:ascii="Arial" w:hAnsi="Arial" w:cs="Arial"/>
        </w:rPr>
      </w:pPr>
    </w:p>
    <w:p w14:paraId="0355E80B" w14:textId="77777777" w:rsidR="00590100" w:rsidRDefault="00590100">
      <w:pPr>
        <w:spacing w:after="200" w:line="276" w:lineRule="auto"/>
        <w:jc w:val="left"/>
        <w:rPr>
          <w:rFonts w:ascii="Arial" w:eastAsia="Calibri" w:hAnsi="Arial"/>
          <w:b/>
          <w:caps/>
          <w:sz w:val="20"/>
          <w:szCs w:val="20"/>
        </w:rPr>
      </w:pPr>
      <w:r>
        <w:br w:type="page"/>
      </w:r>
    </w:p>
    <w:p w14:paraId="11B3AA2B" w14:textId="77777777" w:rsidR="0065176C" w:rsidRPr="000835FE" w:rsidRDefault="0065176C" w:rsidP="00590100">
      <w:pPr>
        <w:pStyle w:val="3"/>
      </w:pPr>
      <w:bookmarkStart w:id="133" w:name="_Toc527633246"/>
      <w:r w:rsidRPr="000835FE">
        <w:lastRenderedPageBreak/>
        <w:t xml:space="preserve">Описание бизнес-процесса </w:t>
      </w:r>
      <w:bookmarkStart w:id="134" w:name="_Hlk515533495"/>
      <w:bookmarkEnd w:id="129"/>
      <w:r>
        <w:t xml:space="preserve">ПП-10.03.02-ERP </w:t>
      </w:r>
      <w:r w:rsidRPr="00FA5A1E">
        <w:t>Регистрация потребности</w:t>
      </w:r>
      <w:bookmarkEnd w:id="133"/>
      <w:bookmarkEnd w:id="134"/>
    </w:p>
    <w:p w14:paraId="3493E1A1" w14:textId="3769EACC" w:rsidR="002037F7" w:rsidRPr="002037F7" w:rsidRDefault="002037F7" w:rsidP="002037F7">
      <w:pPr>
        <w:spacing w:after="240" w:line="276" w:lineRule="auto"/>
        <w:ind w:firstLine="567"/>
        <w:rPr>
          <w:rFonts w:ascii="Arial" w:hAnsi="Arial" w:cs="Arial"/>
        </w:rPr>
      </w:pPr>
      <w:r w:rsidRPr="002037F7">
        <w:rPr>
          <w:rFonts w:ascii="Arial" w:hAnsi="Arial" w:cs="Arial"/>
        </w:rPr>
        <w:t xml:space="preserve">Процесс ПП-10.03.02-ERP Регистрация потребности выполняется в соответствии с </w:t>
      </w:r>
      <w:del w:id="135" w:author="Kislov Vladimir" w:date="2021-03-23T22:49:00Z">
        <w:r w:rsidRPr="000410CC" w:rsidDel="000410CC">
          <w:rPr>
            <w:rFonts w:ascii="Arial" w:hAnsi="Arial" w:cs="Arial"/>
          </w:rPr>
          <w:delText xml:space="preserve">Временной </w:delText>
        </w:r>
      </w:del>
      <w:r w:rsidRPr="000410CC">
        <w:rPr>
          <w:rFonts w:ascii="Arial" w:hAnsi="Arial" w:cs="Arial"/>
        </w:rPr>
        <w:t>инструкцией по регистрации потребности в МТР работах и услугах.</w:t>
      </w:r>
    </w:p>
    <w:p w14:paraId="2843A532" w14:textId="63993FA8" w:rsidR="002037F7" w:rsidRPr="002037F7" w:rsidRDefault="002037F7" w:rsidP="002037F7">
      <w:pPr>
        <w:spacing w:after="240" w:line="276" w:lineRule="auto"/>
        <w:ind w:firstLine="567"/>
        <w:rPr>
          <w:rFonts w:ascii="Arial" w:hAnsi="Arial" w:cs="Arial"/>
        </w:rPr>
      </w:pPr>
      <w:r w:rsidRPr="002037F7">
        <w:rPr>
          <w:rFonts w:ascii="Arial" w:hAnsi="Arial" w:cs="Arial"/>
        </w:rPr>
        <w:t xml:space="preserve">Процесс описывает создание, согласование и изменение </w:t>
      </w:r>
      <w:bookmarkStart w:id="136" w:name="_Hlk522617789"/>
      <w:r w:rsidRPr="002037F7">
        <w:rPr>
          <w:rFonts w:ascii="Arial" w:hAnsi="Arial" w:cs="Arial"/>
        </w:rPr>
        <w:t>заявок на списание МТР, заявок на закупку работ, услуг, относящихся к прочей потребности</w:t>
      </w:r>
      <w:bookmarkEnd w:id="136"/>
      <w:r w:rsidRPr="002037F7">
        <w:rPr>
          <w:rFonts w:ascii="Arial" w:hAnsi="Arial" w:cs="Arial"/>
        </w:rPr>
        <w:t>. Принципы отнесения МТР, работ, услуг к прочей потребности описаны в</w:t>
      </w:r>
      <w:del w:id="137" w:author="Kislov Vladimir" w:date="2021-03-23T22:49:00Z">
        <w:r w:rsidRPr="002037F7" w:rsidDel="000410CC">
          <w:rPr>
            <w:rFonts w:ascii="Arial" w:hAnsi="Arial" w:cs="Arial"/>
          </w:rPr>
          <w:delText>о</w:delText>
        </w:r>
      </w:del>
      <w:r w:rsidRPr="002037F7">
        <w:rPr>
          <w:rFonts w:ascii="Arial" w:hAnsi="Arial" w:cs="Arial"/>
        </w:rPr>
        <w:t xml:space="preserve"> </w:t>
      </w:r>
      <w:del w:id="138" w:author="Kislov Vladimir" w:date="2021-03-23T22:49:00Z">
        <w:r w:rsidRPr="000410CC" w:rsidDel="000410CC">
          <w:rPr>
            <w:rFonts w:ascii="Arial" w:hAnsi="Arial" w:cs="Arial"/>
          </w:rPr>
          <w:delText xml:space="preserve">Временной </w:delText>
        </w:r>
      </w:del>
      <w:r w:rsidRPr="000410CC">
        <w:rPr>
          <w:rFonts w:ascii="Arial" w:hAnsi="Arial" w:cs="Arial"/>
        </w:rPr>
        <w:t>инструкции по регистрации потребности в МТР работах и услугах.</w:t>
      </w:r>
    </w:p>
    <w:p w14:paraId="4625427C" w14:textId="77777777" w:rsidR="002037F7" w:rsidRPr="002037F7" w:rsidRDefault="002037F7" w:rsidP="002037F7">
      <w:pPr>
        <w:spacing w:after="240" w:line="276" w:lineRule="auto"/>
        <w:ind w:firstLine="567"/>
        <w:rPr>
          <w:rFonts w:ascii="Arial" w:hAnsi="Arial" w:cs="Arial"/>
        </w:rPr>
      </w:pPr>
      <w:r w:rsidRPr="002037F7">
        <w:rPr>
          <w:rFonts w:ascii="Arial" w:hAnsi="Arial" w:cs="Arial"/>
        </w:rPr>
        <w:t xml:space="preserve">Планировщик потребности регистрирует потребность в МТР, работах услугах в </w:t>
      </w:r>
      <w:r w:rsidRPr="002037F7">
        <w:rPr>
          <w:rFonts w:ascii="Arial" w:hAnsi="Arial" w:cs="Arial"/>
          <w:lang w:val="en-US"/>
        </w:rPr>
        <w:t>SAP</w:t>
      </w:r>
      <w:r w:rsidRPr="002037F7">
        <w:rPr>
          <w:rFonts w:ascii="Arial" w:hAnsi="Arial" w:cs="Arial"/>
        </w:rPr>
        <w:t xml:space="preserve"> </w:t>
      </w:r>
      <w:r w:rsidRPr="002037F7">
        <w:rPr>
          <w:rFonts w:ascii="Arial" w:hAnsi="Arial" w:cs="Arial"/>
          <w:lang w:val="en-US"/>
        </w:rPr>
        <w:t>S</w:t>
      </w:r>
      <w:r w:rsidRPr="002037F7">
        <w:rPr>
          <w:rFonts w:ascii="Arial" w:hAnsi="Arial" w:cs="Arial"/>
        </w:rPr>
        <w:t xml:space="preserve">/4 </w:t>
      </w:r>
      <w:r w:rsidRPr="002037F7">
        <w:rPr>
          <w:rFonts w:ascii="Arial" w:hAnsi="Arial" w:cs="Arial"/>
          <w:lang w:val="en-US"/>
        </w:rPr>
        <w:t>HANA</w:t>
      </w:r>
      <w:r w:rsidRPr="002037F7">
        <w:rPr>
          <w:rFonts w:ascii="Arial" w:hAnsi="Arial" w:cs="Arial"/>
        </w:rPr>
        <w:t xml:space="preserve"> в транзакции Создание заявки. Возможно создание заявок следующих видов:</w:t>
      </w:r>
    </w:p>
    <w:p w14:paraId="1E74684A" w14:textId="77777777" w:rsidR="002037F7" w:rsidRPr="002037F7" w:rsidRDefault="002037F7" w:rsidP="005F6568">
      <w:pPr>
        <w:pStyle w:val="afa"/>
        <w:numPr>
          <w:ilvl w:val="0"/>
          <w:numId w:val="52"/>
        </w:numPr>
        <w:spacing w:after="240" w:line="276" w:lineRule="auto"/>
        <w:rPr>
          <w:rFonts w:ascii="Arial" w:hAnsi="Arial" w:cs="Arial"/>
        </w:rPr>
      </w:pPr>
      <w:r w:rsidRPr="002037F7">
        <w:rPr>
          <w:rFonts w:ascii="Arial" w:hAnsi="Arial" w:cs="Arial"/>
        </w:rPr>
        <w:t>Заявка на списание МТР – регистрирует потребность в МТР;</w:t>
      </w:r>
    </w:p>
    <w:p w14:paraId="72D19F2B" w14:textId="77777777" w:rsidR="002037F7" w:rsidRPr="002037F7" w:rsidRDefault="002037F7" w:rsidP="005F6568">
      <w:pPr>
        <w:pStyle w:val="afa"/>
        <w:numPr>
          <w:ilvl w:val="0"/>
          <w:numId w:val="52"/>
        </w:numPr>
        <w:spacing w:after="240" w:line="276" w:lineRule="auto"/>
        <w:rPr>
          <w:rFonts w:ascii="Arial" w:hAnsi="Arial" w:cs="Arial"/>
        </w:rPr>
      </w:pPr>
      <w:r w:rsidRPr="002037F7">
        <w:rPr>
          <w:rFonts w:ascii="Arial" w:hAnsi="Arial" w:cs="Arial"/>
        </w:rPr>
        <w:t>Заявка на закупку работ, услуг – регистрирует потребность в работах, услугах</w:t>
      </w:r>
      <w:r w:rsidR="000774A4">
        <w:rPr>
          <w:rFonts w:ascii="Arial" w:hAnsi="Arial" w:cs="Arial"/>
        </w:rPr>
        <w:t>.</w:t>
      </w:r>
    </w:p>
    <w:p w14:paraId="5E216EAE" w14:textId="05CDDF71" w:rsidR="006F2291" w:rsidRDefault="006F2291" w:rsidP="006F2291">
      <w:pPr>
        <w:spacing w:after="240" w:line="276" w:lineRule="auto"/>
        <w:ind w:firstLine="567"/>
        <w:rPr>
          <w:rFonts w:ascii="Arial" w:hAnsi="Arial" w:cs="Arial"/>
        </w:rPr>
      </w:pPr>
      <w:r w:rsidRPr="006F2291">
        <w:rPr>
          <w:rFonts w:ascii="Arial" w:hAnsi="Arial" w:cs="Arial"/>
        </w:rPr>
        <w:t xml:space="preserve">В момент </w:t>
      </w:r>
      <w:r>
        <w:rPr>
          <w:rFonts w:ascii="Arial" w:hAnsi="Arial" w:cs="Arial"/>
        </w:rPr>
        <w:t>сохранения документа</w:t>
      </w:r>
      <w:r w:rsidRPr="006F2291">
        <w:rPr>
          <w:rFonts w:ascii="Arial" w:hAnsi="Arial" w:cs="Arial"/>
        </w:rPr>
        <w:t xml:space="preserve">, проводится </w:t>
      </w:r>
      <w:r>
        <w:rPr>
          <w:rFonts w:ascii="Arial" w:hAnsi="Arial" w:cs="Arial"/>
        </w:rPr>
        <w:t>активный контроль лимитов. Система кон</w:t>
      </w:r>
      <w:r w:rsidRPr="006F2291">
        <w:rPr>
          <w:rFonts w:ascii="Arial" w:hAnsi="Arial" w:cs="Arial"/>
        </w:rPr>
        <w:t>тролирует на</w:t>
      </w:r>
      <w:r>
        <w:rPr>
          <w:rFonts w:ascii="Arial" w:hAnsi="Arial" w:cs="Arial"/>
        </w:rPr>
        <w:t>личие доступных лимитов и в</w:t>
      </w:r>
      <w:r w:rsidRPr="006F2291">
        <w:rPr>
          <w:rFonts w:ascii="Arial" w:hAnsi="Arial" w:cs="Arial"/>
        </w:rPr>
        <w:t xml:space="preserve"> случае отсутствия доступного лимита</w:t>
      </w:r>
      <w:r>
        <w:rPr>
          <w:rFonts w:ascii="Arial" w:hAnsi="Arial" w:cs="Arial"/>
        </w:rPr>
        <w:t xml:space="preserve"> не дает сохранить документ </w:t>
      </w:r>
      <w:r w:rsidRPr="006F2291">
        <w:rPr>
          <w:rFonts w:ascii="Arial" w:hAnsi="Arial" w:cs="Arial"/>
        </w:rPr>
        <w:t>(подробнее см. КД ERP.</w:t>
      </w:r>
      <w:ins w:id="139" w:author="SintsovaMA" w:date="2021-03-23T11:42:00Z">
        <w:r w:rsidR="005204A6">
          <w:rPr>
            <w:rFonts w:ascii="Arial" w:hAnsi="Arial" w:cs="Arial"/>
          </w:rPr>
          <w:t>13.9_</w:t>
        </w:r>
      </w:ins>
      <w:del w:id="140" w:author="SintsovaMA" w:date="2021-03-23T11:42:00Z">
        <w:r w:rsidRPr="006F2291" w:rsidDel="005204A6">
          <w:rPr>
            <w:rFonts w:ascii="Arial" w:hAnsi="Arial" w:cs="Arial"/>
          </w:rPr>
          <w:delText>5.</w:delText>
        </w:r>
      </w:del>
      <w:ins w:id="141" w:author="SintsovaMA" w:date="2021-03-23T11:42:00Z">
        <w:r w:rsidR="005204A6">
          <w:rPr>
            <w:rFonts w:ascii="Arial" w:hAnsi="Arial" w:cs="Arial"/>
          </w:rPr>
          <w:t>2_</w:t>
        </w:r>
      </w:ins>
      <w:del w:id="142" w:author="SintsovaMA" w:date="2021-03-23T11:42:00Z">
        <w:r w:rsidRPr="006F2291" w:rsidDel="005204A6">
          <w:rPr>
            <w:rFonts w:ascii="Arial" w:hAnsi="Arial" w:cs="Arial"/>
          </w:rPr>
          <w:delText>1</w:delText>
        </w:r>
        <w:r w:rsidRPr="006F2291" w:rsidDel="00783CCB">
          <w:rPr>
            <w:rFonts w:ascii="Arial" w:hAnsi="Arial" w:cs="Arial"/>
          </w:rPr>
          <w:delText>.</w:delText>
        </w:r>
      </w:del>
      <w:r w:rsidRPr="006F2291">
        <w:rPr>
          <w:rFonts w:ascii="Arial" w:hAnsi="Arial" w:cs="Arial"/>
        </w:rPr>
        <w:t>40 Оперативный контроль и управление бюджетными лимитами)</w:t>
      </w:r>
      <w:r>
        <w:rPr>
          <w:rFonts w:ascii="Arial" w:hAnsi="Arial" w:cs="Arial"/>
        </w:rPr>
        <w:t xml:space="preserve">. </w:t>
      </w:r>
    </w:p>
    <w:p w14:paraId="6ED42EFA" w14:textId="770035EB" w:rsidR="002037F7" w:rsidRPr="002037F7" w:rsidRDefault="002037F7" w:rsidP="002037F7">
      <w:pPr>
        <w:spacing w:after="240" w:line="276" w:lineRule="auto"/>
        <w:ind w:firstLine="567"/>
        <w:rPr>
          <w:rFonts w:ascii="Arial" w:hAnsi="Arial" w:cs="Arial"/>
        </w:rPr>
      </w:pPr>
      <w:r w:rsidRPr="002037F7">
        <w:rPr>
          <w:rFonts w:ascii="Arial" w:hAnsi="Arial" w:cs="Arial"/>
        </w:rPr>
        <w:t xml:space="preserve">Для передачи заявки руководителю подразделения, планировщик потребности деблокирует (согласовывает) заявку. </w:t>
      </w:r>
    </w:p>
    <w:p w14:paraId="5D1B1E7C" w14:textId="5323075E" w:rsidR="002037F7" w:rsidRPr="002037F7" w:rsidRDefault="002037F7" w:rsidP="002037F7">
      <w:pPr>
        <w:spacing w:after="240" w:line="276" w:lineRule="auto"/>
        <w:ind w:firstLine="567"/>
        <w:rPr>
          <w:rFonts w:ascii="Arial" w:hAnsi="Arial" w:cs="Arial"/>
        </w:rPr>
      </w:pPr>
      <w:r w:rsidRPr="002037F7">
        <w:rPr>
          <w:rFonts w:ascii="Arial" w:hAnsi="Arial" w:cs="Arial"/>
        </w:rPr>
        <w:t xml:space="preserve">Руководитель подразделения формирует отчет Массовое деблокирование заявок. В </w:t>
      </w:r>
      <w:r w:rsidR="007E1D64">
        <w:rPr>
          <w:rFonts w:ascii="Arial" w:hAnsi="Arial" w:cs="Arial"/>
        </w:rPr>
        <w:t xml:space="preserve">данном </w:t>
      </w:r>
      <w:r w:rsidRPr="002037F7">
        <w:rPr>
          <w:rFonts w:ascii="Arial" w:hAnsi="Arial" w:cs="Arial"/>
        </w:rPr>
        <w:t xml:space="preserve">отчете возможно деблокирование заявок как по </w:t>
      </w:r>
      <w:r w:rsidR="007E1D64">
        <w:rPr>
          <w:rFonts w:ascii="Arial" w:hAnsi="Arial" w:cs="Arial"/>
        </w:rPr>
        <w:t xml:space="preserve">отдельным </w:t>
      </w:r>
      <w:r w:rsidRPr="002037F7">
        <w:rPr>
          <w:rFonts w:ascii="Arial" w:hAnsi="Arial" w:cs="Arial"/>
        </w:rPr>
        <w:t>позици</w:t>
      </w:r>
      <w:r w:rsidR="007E1D64">
        <w:rPr>
          <w:rFonts w:ascii="Arial" w:hAnsi="Arial" w:cs="Arial"/>
        </w:rPr>
        <w:t>ям</w:t>
      </w:r>
      <w:r w:rsidRPr="002037F7">
        <w:rPr>
          <w:rFonts w:ascii="Arial" w:hAnsi="Arial" w:cs="Arial"/>
        </w:rPr>
        <w:t>, так и м</w:t>
      </w:r>
      <w:r w:rsidR="007E1D64">
        <w:rPr>
          <w:rFonts w:ascii="Arial" w:hAnsi="Arial" w:cs="Arial"/>
        </w:rPr>
        <w:t>ассово.</w:t>
      </w:r>
    </w:p>
    <w:p w14:paraId="746D6A03" w14:textId="77777777" w:rsidR="002037F7" w:rsidRPr="002037F7" w:rsidRDefault="002037F7" w:rsidP="002037F7">
      <w:pPr>
        <w:spacing w:after="240" w:line="276" w:lineRule="auto"/>
        <w:ind w:firstLine="567"/>
        <w:rPr>
          <w:rFonts w:ascii="Arial" w:hAnsi="Arial" w:cs="Arial"/>
        </w:rPr>
      </w:pPr>
      <w:r w:rsidRPr="002037F7">
        <w:rPr>
          <w:rFonts w:ascii="Arial" w:hAnsi="Arial" w:cs="Arial"/>
        </w:rPr>
        <w:t>После согласования руководителем подразделения планировщик потребности может изменить заявки в следующих случаях:</w:t>
      </w:r>
    </w:p>
    <w:p w14:paraId="2488F5AB" w14:textId="77777777" w:rsidR="002037F7" w:rsidRPr="002037F7" w:rsidRDefault="002037F7" w:rsidP="005F6568">
      <w:pPr>
        <w:numPr>
          <w:ilvl w:val="0"/>
          <w:numId w:val="38"/>
        </w:numPr>
        <w:spacing w:after="240" w:line="276" w:lineRule="auto"/>
        <w:rPr>
          <w:rFonts w:ascii="Arial" w:hAnsi="Arial" w:cs="Arial"/>
        </w:rPr>
      </w:pPr>
      <w:r w:rsidRPr="002037F7">
        <w:rPr>
          <w:rFonts w:ascii="Arial" w:hAnsi="Arial" w:cs="Arial"/>
        </w:rPr>
        <w:t>Заявка на списание МТР, заявка на закупку раб</w:t>
      </w:r>
      <w:r w:rsidR="007E1D64">
        <w:rPr>
          <w:rFonts w:ascii="Arial" w:hAnsi="Arial" w:cs="Arial"/>
        </w:rPr>
        <w:t xml:space="preserve">от, услуг </w:t>
      </w:r>
      <w:r w:rsidRPr="002037F7">
        <w:rPr>
          <w:rFonts w:ascii="Arial" w:hAnsi="Arial" w:cs="Arial"/>
        </w:rPr>
        <w:t>отклонена руководителем структурного подразделения;</w:t>
      </w:r>
    </w:p>
    <w:p w14:paraId="35456F46" w14:textId="77777777" w:rsidR="002037F7" w:rsidRPr="002037F7" w:rsidRDefault="002037F7" w:rsidP="005F6568">
      <w:pPr>
        <w:numPr>
          <w:ilvl w:val="0"/>
          <w:numId w:val="38"/>
        </w:numPr>
        <w:spacing w:after="240" w:line="276" w:lineRule="auto"/>
        <w:rPr>
          <w:rFonts w:ascii="Arial" w:hAnsi="Arial" w:cs="Arial"/>
        </w:rPr>
      </w:pPr>
      <w:r w:rsidRPr="002037F7">
        <w:rPr>
          <w:rFonts w:ascii="Arial" w:hAnsi="Arial" w:cs="Arial"/>
        </w:rPr>
        <w:t>Заявка на закупку работ, услуг отклонена закупщиком;</w:t>
      </w:r>
    </w:p>
    <w:p w14:paraId="43CA9537" w14:textId="77777777" w:rsidR="002037F7" w:rsidRPr="002037F7" w:rsidRDefault="002037F7" w:rsidP="005F6568">
      <w:pPr>
        <w:numPr>
          <w:ilvl w:val="0"/>
          <w:numId w:val="38"/>
        </w:numPr>
        <w:spacing w:after="240" w:line="276" w:lineRule="auto"/>
        <w:rPr>
          <w:rFonts w:ascii="Arial" w:hAnsi="Arial" w:cs="Arial"/>
        </w:rPr>
      </w:pPr>
      <w:r w:rsidRPr="002037F7">
        <w:rPr>
          <w:rFonts w:ascii="Arial" w:hAnsi="Arial" w:cs="Arial"/>
        </w:rPr>
        <w:t>По инициативе планировщика требуется внесение изменений в заявку на списание МТР.</w:t>
      </w:r>
    </w:p>
    <w:p w14:paraId="56584DB2" w14:textId="0EA877D1" w:rsidR="002A5C19" w:rsidRDefault="002A5C19">
      <w:pPr>
        <w:spacing w:after="240" w:line="276" w:lineRule="auto"/>
        <w:rPr>
          <w:ins w:id="143" w:author="Kislov Vladimir" w:date="2021-03-23T19:35:00Z"/>
          <w:rFonts w:ascii="Arial" w:hAnsi="Arial" w:cs="Arial"/>
        </w:rPr>
        <w:pPrChange w:id="144" w:author="KislovVO" w:date="2021-03-23T14:01:00Z">
          <w:pPr>
            <w:spacing w:after="240" w:line="276" w:lineRule="auto"/>
            <w:ind w:firstLine="567"/>
          </w:pPr>
        </w:pPrChange>
      </w:pPr>
      <w:ins w:id="145" w:author="KislovVO" w:date="2021-03-23T14:02:00Z">
        <w:r w:rsidRPr="002A5C19">
          <w:rPr>
            <w:rFonts w:ascii="Arial" w:hAnsi="Arial" w:cs="Arial"/>
            <w:rPrChange w:id="146" w:author="KislovVO" w:date="2021-03-23T14:02:00Z">
              <w:rPr>
                <w:rFonts w:ascii="Arial" w:hAnsi="Arial" w:cs="Arial"/>
                <w:lang w:val="en-US"/>
              </w:rPr>
            </w:rPrChange>
          </w:rPr>
          <w:t xml:space="preserve">          </w:t>
        </w:r>
        <w:r>
          <w:rPr>
            <w:rFonts w:ascii="Arial" w:hAnsi="Arial" w:cs="Arial"/>
          </w:rPr>
          <w:t xml:space="preserve">Для БЕ </w:t>
        </w:r>
      </w:ins>
      <w:ins w:id="147" w:author="KislovVO" w:date="2021-03-23T14:03:00Z">
        <w:r>
          <w:rPr>
            <w:rFonts w:ascii="Arial" w:hAnsi="Arial" w:cs="Arial"/>
          </w:rPr>
          <w:t>КБЕ и ПЛ (только для топлива) п</w:t>
        </w:r>
      </w:ins>
      <w:ins w:id="148" w:author="KislovVO" w:date="2021-03-23T14:02:00Z">
        <w:r w:rsidRPr="002037F7">
          <w:rPr>
            <w:rFonts w:ascii="Arial" w:hAnsi="Arial" w:cs="Arial"/>
          </w:rPr>
          <w:t xml:space="preserve">осле согласования руководителем подразделения </w:t>
        </w:r>
      </w:ins>
      <w:ins w:id="149" w:author="KislovVO" w:date="2021-03-23T14:03:00Z">
        <w:r>
          <w:rPr>
            <w:rFonts w:ascii="Arial" w:hAnsi="Arial" w:cs="Arial"/>
          </w:rPr>
          <w:t xml:space="preserve">согласование </w:t>
        </w:r>
      </w:ins>
      <w:ins w:id="150" w:author="KislovVO" w:date="2021-03-23T14:04:00Z">
        <w:r>
          <w:rPr>
            <w:rFonts w:ascii="Arial" w:hAnsi="Arial" w:cs="Arial"/>
          </w:rPr>
          <w:t>заявки на списание производит Экономист (ПЭО).</w:t>
        </w:r>
      </w:ins>
      <w:ins w:id="151" w:author="Kislov Vladimir" w:date="2021-03-23T19:35:00Z">
        <w:r w:rsidR="00A56B69">
          <w:rPr>
            <w:rFonts w:ascii="Arial" w:hAnsi="Arial" w:cs="Arial"/>
          </w:rPr>
          <w:t xml:space="preserve"> </w:t>
        </w:r>
      </w:ins>
    </w:p>
    <w:p w14:paraId="70093396" w14:textId="033298F1" w:rsidR="00A56B69" w:rsidRDefault="00A56B69">
      <w:pPr>
        <w:spacing w:after="240" w:line="276" w:lineRule="auto"/>
        <w:rPr>
          <w:ins w:id="152" w:author="KislovVO" w:date="2021-03-23T14:01:00Z"/>
          <w:rFonts w:ascii="Arial" w:hAnsi="Arial" w:cs="Arial"/>
        </w:rPr>
        <w:pPrChange w:id="153" w:author="KislovVO" w:date="2021-03-23T14:01:00Z">
          <w:pPr>
            <w:spacing w:after="240" w:line="276" w:lineRule="auto"/>
            <w:ind w:firstLine="567"/>
          </w:pPr>
        </w:pPrChange>
      </w:pPr>
      <w:ins w:id="154" w:author="Kislov Vladimir" w:date="2021-03-23T19:35:00Z">
        <w:r>
          <w:rPr>
            <w:rFonts w:ascii="Arial" w:hAnsi="Arial" w:cs="Arial"/>
          </w:rPr>
          <w:t xml:space="preserve">Примечание: На БЕ КБЕ заявки на списание </w:t>
        </w:r>
      </w:ins>
      <w:ins w:id="155" w:author="Kislov Vladimir" w:date="2021-03-23T19:36:00Z">
        <w:r>
          <w:rPr>
            <w:rFonts w:ascii="Arial" w:hAnsi="Arial" w:cs="Arial"/>
          </w:rPr>
          <w:t xml:space="preserve">для АХО и </w:t>
        </w:r>
        <w:proofErr w:type="spellStart"/>
        <w:r w:rsidRPr="00A56B69">
          <w:rPr>
            <w:rFonts w:ascii="Arial" w:hAnsi="Arial" w:cs="Arial"/>
            <w:rPrChange w:id="156" w:author="Kislov Vladimir" w:date="2021-03-23T19:38:00Z">
              <w:rPr>
                <w:rFonts w:ascii="Arial" w:eastAsia="Calibri" w:hAnsi="Arial" w:cs="Arial"/>
                <w:b/>
                <w:sz w:val="22"/>
                <w:lang w:eastAsia="ru-RU"/>
              </w:rPr>
            </w:rPrChange>
          </w:rPr>
          <w:t>ОТиПБ</w:t>
        </w:r>
        <w:proofErr w:type="spellEnd"/>
        <w:r w:rsidRPr="00A56B69">
          <w:rPr>
            <w:rFonts w:ascii="Arial" w:hAnsi="Arial" w:cs="Arial"/>
            <w:rPrChange w:id="157" w:author="Kislov Vladimir" w:date="2021-03-23T19:38:00Z">
              <w:rPr>
                <w:rFonts w:ascii="Arial" w:eastAsia="Calibri" w:hAnsi="Arial" w:cs="Arial"/>
                <w:b/>
                <w:sz w:val="22"/>
                <w:lang w:eastAsia="ru-RU"/>
              </w:rPr>
            </w:rPrChange>
          </w:rPr>
          <w:t xml:space="preserve"> </w:t>
        </w:r>
      </w:ins>
      <w:ins w:id="158" w:author="Kislov Vladimir" w:date="2021-03-23T19:37:00Z">
        <w:r w:rsidRPr="00A56B69">
          <w:rPr>
            <w:rFonts w:ascii="Arial" w:hAnsi="Arial" w:cs="Arial"/>
            <w:rPrChange w:id="159" w:author="Kislov Vladimir" w:date="2021-03-23T19:38:00Z">
              <w:rPr>
                <w:rFonts w:ascii="Arial" w:eastAsia="Calibri" w:hAnsi="Arial" w:cs="Arial"/>
                <w:b/>
                <w:sz w:val="22"/>
                <w:lang w:eastAsia="ru-RU"/>
              </w:rPr>
            </w:rPrChange>
          </w:rPr>
          <w:t>стратегия деблокирования отличается и описана в Таблица 59.</w:t>
        </w:r>
      </w:ins>
    </w:p>
    <w:p w14:paraId="4DCB2F14" w14:textId="1640FDE1" w:rsidR="002037F7" w:rsidRDefault="002037F7" w:rsidP="002037F7">
      <w:pPr>
        <w:spacing w:after="240" w:line="276" w:lineRule="auto"/>
        <w:ind w:firstLine="567"/>
        <w:rPr>
          <w:rFonts w:ascii="Arial" w:hAnsi="Arial" w:cs="Arial"/>
        </w:rPr>
      </w:pPr>
      <w:r w:rsidRPr="002037F7">
        <w:rPr>
          <w:rFonts w:ascii="Arial" w:hAnsi="Arial" w:cs="Arial"/>
        </w:rPr>
        <w:lastRenderedPageBreak/>
        <w:t>Для внесения изменений в</w:t>
      </w:r>
      <w:r w:rsidR="007046A0">
        <w:rPr>
          <w:rFonts w:ascii="Arial" w:hAnsi="Arial" w:cs="Arial"/>
        </w:rPr>
        <w:t xml:space="preserve"> согласованную закупщиком</w:t>
      </w:r>
      <w:r w:rsidRPr="002037F7">
        <w:rPr>
          <w:rFonts w:ascii="Arial" w:hAnsi="Arial" w:cs="Arial"/>
        </w:rPr>
        <w:t xml:space="preserve"> заявку на закупку работ, услуг, </w:t>
      </w:r>
      <w:r w:rsidR="00D30A9A" w:rsidRPr="002037F7">
        <w:rPr>
          <w:rFonts w:ascii="Arial" w:hAnsi="Arial" w:cs="Arial"/>
        </w:rPr>
        <w:t>планировщик потребности</w:t>
      </w:r>
      <w:r w:rsidRPr="002037F7">
        <w:rPr>
          <w:rFonts w:ascii="Arial" w:hAnsi="Arial" w:cs="Arial"/>
        </w:rPr>
        <w:t xml:space="preserve"> должен уведомить закупщика о планируемых изменениях, написав письмо по электронной почте. Закупщик, в случае согласия с изменениями, отклоняет </w:t>
      </w:r>
      <w:r w:rsidR="00F35907">
        <w:rPr>
          <w:rFonts w:ascii="Arial" w:hAnsi="Arial" w:cs="Arial"/>
        </w:rPr>
        <w:t>заявку на закупку работ, услуг.</w:t>
      </w:r>
    </w:p>
    <w:p w14:paraId="06D9F2C7" w14:textId="77777777" w:rsidR="00E400ED" w:rsidRPr="002037F7" w:rsidRDefault="006E6C04" w:rsidP="002037F7">
      <w:pPr>
        <w:spacing w:after="240" w:line="276" w:lineRule="auto"/>
        <w:ind w:firstLine="567"/>
        <w:rPr>
          <w:rFonts w:ascii="Arial" w:hAnsi="Arial" w:cs="Arial"/>
        </w:rPr>
      </w:pPr>
      <w:r>
        <w:rPr>
          <w:rFonts w:ascii="Arial" w:hAnsi="Arial" w:cs="Arial"/>
        </w:rPr>
        <w:t>Заявка на списание МТР доступна для редактирования планировщику потребности, но пр</w:t>
      </w:r>
      <w:r w:rsidR="003B7B24" w:rsidRPr="003B7B24">
        <w:rPr>
          <w:rFonts w:ascii="Arial" w:hAnsi="Arial" w:cs="Arial"/>
        </w:rPr>
        <w:t xml:space="preserve">и внесении изменений автоматически сбрасывается согласование заявки руководителем </w:t>
      </w:r>
      <w:r>
        <w:rPr>
          <w:rFonts w:ascii="Arial" w:hAnsi="Arial" w:cs="Arial"/>
        </w:rPr>
        <w:t>и процедуру согласования необходимо выполнить повторно.</w:t>
      </w:r>
    </w:p>
    <w:p w14:paraId="72436DF8" w14:textId="1C557F3A" w:rsidR="002037F7" w:rsidRDefault="002037F7" w:rsidP="002037F7">
      <w:pPr>
        <w:spacing w:after="240" w:line="276" w:lineRule="auto"/>
        <w:ind w:firstLine="567"/>
        <w:rPr>
          <w:rFonts w:ascii="Arial" w:hAnsi="Arial" w:cs="Arial"/>
        </w:rPr>
      </w:pPr>
      <w:r w:rsidRPr="002037F7">
        <w:rPr>
          <w:rFonts w:ascii="Arial" w:hAnsi="Arial" w:cs="Arial"/>
        </w:rPr>
        <w:t>В процессе обработки заявк</w:t>
      </w:r>
      <w:r w:rsidR="00F35907">
        <w:rPr>
          <w:rFonts w:ascii="Arial" w:hAnsi="Arial" w:cs="Arial"/>
        </w:rPr>
        <w:t>и</w:t>
      </w:r>
      <w:r w:rsidRPr="002037F7">
        <w:rPr>
          <w:rFonts w:ascii="Arial" w:hAnsi="Arial" w:cs="Arial"/>
        </w:rPr>
        <w:t xml:space="preserve"> на списание МТР сток-контролером, он может сформировать запрос на корректировку потребности. Планировщик потребности может принять либо отклонить запрос </w:t>
      </w:r>
      <w:r w:rsidR="005D6CA2">
        <w:rPr>
          <w:rFonts w:ascii="Arial" w:hAnsi="Arial" w:cs="Arial"/>
        </w:rPr>
        <w:t xml:space="preserve">на </w:t>
      </w:r>
      <w:r w:rsidRPr="002037F7">
        <w:rPr>
          <w:rFonts w:ascii="Arial" w:hAnsi="Arial" w:cs="Arial"/>
        </w:rPr>
        <w:t>корректировку. В случае принятия запроса, заявка на списание МТР корректируется автоматически и не требует последующего согласован</w:t>
      </w:r>
      <w:r w:rsidR="00F35907">
        <w:rPr>
          <w:rFonts w:ascii="Arial" w:hAnsi="Arial" w:cs="Arial"/>
        </w:rPr>
        <w:t>ия руководителем подразделения</w:t>
      </w:r>
      <w:r w:rsidR="00AB77C7">
        <w:rPr>
          <w:rFonts w:ascii="Arial" w:hAnsi="Arial" w:cs="Arial"/>
        </w:rPr>
        <w:t>, за исключением ситуации, когда в результате корректировки, срок поставки переходит на другой год</w:t>
      </w:r>
      <w:r w:rsidR="00F35907">
        <w:rPr>
          <w:rFonts w:ascii="Arial" w:hAnsi="Arial" w:cs="Arial"/>
        </w:rPr>
        <w:t>.</w:t>
      </w:r>
    </w:p>
    <w:p w14:paraId="1AD8DAE3" w14:textId="7B3CEB89" w:rsidR="003847C0" w:rsidRDefault="003847C0" w:rsidP="003847C0">
      <w:pPr>
        <w:spacing w:after="240" w:line="276" w:lineRule="auto"/>
        <w:ind w:firstLine="360"/>
        <w:rPr>
          <w:rFonts w:ascii="Arial" w:hAnsi="Arial" w:cs="Arial"/>
          <w:color w:val="000000" w:themeColor="text1"/>
        </w:rPr>
      </w:pPr>
      <w:r>
        <w:rPr>
          <w:rFonts w:ascii="Arial" w:hAnsi="Arial" w:cs="Arial"/>
          <w:color w:val="000000" w:themeColor="text1"/>
        </w:rPr>
        <w:t xml:space="preserve">Если при регистрации запросов на корректировку на указанный период отсутствует утвержденная плановая цена, то такой запрос сохранить невозможно. Инициатор запроса на корректировку необходимо по электронной почте обратиться к ответственному за расценку материала. Планировщик цен, получив письмо, заполняет шаблон загрузки </w:t>
      </w:r>
      <w:r>
        <w:rPr>
          <w:rFonts w:ascii="Arial" w:hAnsi="Arial" w:cs="Arial"/>
          <w:color w:val="000000" w:themeColor="text1"/>
          <w:lang w:val="en-US"/>
        </w:rPr>
        <w:t>EXCEL</w:t>
      </w:r>
      <w:r>
        <w:rPr>
          <w:rFonts w:ascii="Arial" w:hAnsi="Arial" w:cs="Arial"/>
          <w:color w:val="000000" w:themeColor="text1"/>
        </w:rPr>
        <w:t xml:space="preserve"> и выполняет загрузку цены в систему. После утверждения цены Планировщик цен п</w:t>
      </w:r>
      <w:r w:rsidR="00BB6D2A">
        <w:rPr>
          <w:rFonts w:ascii="Arial" w:hAnsi="Arial" w:cs="Arial"/>
          <w:color w:val="000000" w:themeColor="text1"/>
        </w:rPr>
        <w:t>о электронной почте направляет уведомление</w:t>
      </w:r>
      <w:r>
        <w:rPr>
          <w:rFonts w:ascii="Arial" w:hAnsi="Arial" w:cs="Arial"/>
          <w:color w:val="000000" w:themeColor="text1"/>
        </w:rPr>
        <w:t xml:space="preserve"> инициатору запроса на корректировку о завершении расценки. </w:t>
      </w:r>
    </w:p>
    <w:p w14:paraId="16FE91D0" w14:textId="77777777" w:rsidR="003847C0" w:rsidRPr="002037F7" w:rsidRDefault="003847C0" w:rsidP="002037F7">
      <w:pPr>
        <w:spacing w:after="240" w:line="276" w:lineRule="auto"/>
        <w:ind w:firstLine="567"/>
        <w:rPr>
          <w:rFonts w:ascii="Arial" w:hAnsi="Arial" w:cs="Arial"/>
        </w:rPr>
      </w:pPr>
    </w:p>
    <w:p w14:paraId="1FDEAD58" w14:textId="77777777" w:rsidR="002450BD" w:rsidRPr="000835FE" w:rsidRDefault="002450BD" w:rsidP="002450BD">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5578C5">
        <w:rPr>
          <w:rFonts w:ascii="Arial" w:hAnsi="Arial" w:cs="Arial"/>
          <w:b/>
          <w:noProof/>
          <w:sz w:val="22"/>
        </w:rPr>
        <w:t>7</w:t>
      </w:r>
      <w:r w:rsidRPr="00916FAB">
        <w:rPr>
          <w:rFonts w:ascii="Arial" w:hAnsi="Arial" w:cs="Arial"/>
          <w:b/>
          <w:sz w:val="22"/>
        </w:rPr>
        <w:fldChar w:fldCharType="end"/>
      </w:r>
      <w:r w:rsidRPr="00916FAB">
        <w:rPr>
          <w:rFonts w:ascii="Arial" w:hAnsi="Arial" w:cs="Arial"/>
          <w:b/>
          <w:sz w:val="22"/>
        </w:rPr>
        <w:t>. Описание бизнес-процесса</w:t>
      </w:r>
      <w:r w:rsidRPr="000835FE">
        <w:rPr>
          <w:rFonts w:ascii="Arial" w:hAnsi="Arial" w:cs="Arial"/>
          <w:b/>
          <w:sz w:val="22"/>
        </w:rPr>
        <w:t xml:space="preserve"> </w:t>
      </w:r>
      <w:r>
        <w:rPr>
          <w:rFonts w:ascii="Arial" w:hAnsi="Arial" w:cs="Arial"/>
          <w:b/>
          <w:sz w:val="22"/>
        </w:rPr>
        <w:t>ПП-10.03.02-ERP Регистрация потребности</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2450BD" w:rsidRPr="00BE014D" w14:paraId="1BF37475" w14:textId="77777777" w:rsidTr="00260031">
        <w:trPr>
          <w:cantSplit/>
          <w:trHeight w:val="396"/>
          <w:tblHeader/>
        </w:trPr>
        <w:tc>
          <w:tcPr>
            <w:tcW w:w="2962" w:type="dxa"/>
            <w:shd w:val="clear" w:color="auto" w:fill="FFC000"/>
          </w:tcPr>
          <w:p w14:paraId="3CACD253" w14:textId="77777777" w:rsidR="002450BD" w:rsidRPr="00BE014D" w:rsidRDefault="002450BD" w:rsidP="00260031">
            <w:pPr>
              <w:rPr>
                <w:rFonts w:ascii="Arial" w:hAnsi="Arial" w:cs="Arial"/>
                <w:sz w:val="20"/>
                <w:szCs w:val="20"/>
              </w:rPr>
            </w:pPr>
            <w:r w:rsidRPr="00BE014D">
              <w:rPr>
                <w:rFonts w:ascii="Arial" w:hAnsi="Arial" w:cs="Arial"/>
                <w:sz w:val="20"/>
                <w:szCs w:val="20"/>
              </w:rPr>
              <w:t>Код бизнес-процесса</w:t>
            </w:r>
          </w:p>
        </w:tc>
        <w:tc>
          <w:tcPr>
            <w:tcW w:w="7229" w:type="dxa"/>
            <w:vAlign w:val="bottom"/>
          </w:tcPr>
          <w:p w14:paraId="4D0D8D53" w14:textId="77777777" w:rsidR="002450BD" w:rsidRPr="00BE014D" w:rsidRDefault="002450BD" w:rsidP="00260031">
            <w:pPr>
              <w:jc w:val="left"/>
              <w:rPr>
                <w:rFonts w:ascii="Arial" w:hAnsi="Arial" w:cs="Arial"/>
                <w:color w:val="000000"/>
                <w:sz w:val="20"/>
                <w:szCs w:val="20"/>
                <w:lang w:eastAsia="ru-RU"/>
              </w:rPr>
            </w:pPr>
            <w:r>
              <w:rPr>
                <w:rFonts w:ascii="Arial" w:hAnsi="Arial" w:cs="Arial"/>
                <w:color w:val="000000"/>
                <w:sz w:val="20"/>
                <w:szCs w:val="20"/>
                <w:lang w:eastAsia="ru-RU"/>
              </w:rPr>
              <w:t>ПП-10.03.02-ERP Регистрация потребности</w:t>
            </w:r>
          </w:p>
        </w:tc>
      </w:tr>
      <w:tr w:rsidR="002450BD" w:rsidRPr="00BE014D" w14:paraId="7FCA7339" w14:textId="77777777" w:rsidTr="00260031">
        <w:trPr>
          <w:cantSplit/>
          <w:trHeight w:val="290"/>
        </w:trPr>
        <w:tc>
          <w:tcPr>
            <w:tcW w:w="2962" w:type="dxa"/>
            <w:shd w:val="clear" w:color="auto" w:fill="FFC000"/>
          </w:tcPr>
          <w:p w14:paraId="65C77508" w14:textId="77777777" w:rsidR="002450BD" w:rsidRPr="00BE014D" w:rsidRDefault="002450BD" w:rsidP="00260031">
            <w:pPr>
              <w:rPr>
                <w:rFonts w:ascii="Arial" w:hAnsi="Arial" w:cs="Arial"/>
                <w:sz w:val="20"/>
                <w:szCs w:val="20"/>
              </w:rPr>
            </w:pPr>
            <w:r w:rsidRPr="00BE014D">
              <w:rPr>
                <w:rFonts w:ascii="Arial" w:hAnsi="Arial" w:cs="Arial"/>
                <w:sz w:val="20"/>
                <w:szCs w:val="20"/>
              </w:rPr>
              <w:t>Цель бизнес-процесса</w:t>
            </w:r>
          </w:p>
        </w:tc>
        <w:tc>
          <w:tcPr>
            <w:tcW w:w="7229" w:type="dxa"/>
            <w:vAlign w:val="bottom"/>
          </w:tcPr>
          <w:p w14:paraId="2FE1AD84" w14:textId="77777777" w:rsidR="002450BD" w:rsidRPr="00BE014D" w:rsidRDefault="002450BD" w:rsidP="00260031">
            <w:pPr>
              <w:jc w:val="left"/>
              <w:rPr>
                <w:rFonts w:ascii="Arial" w:hAnsi="Arial" w:cs="Arial"/>
                <w:color w:val="000000"/>
                <w:sz w:val="20"/>
                <w:szCs w:val="20"/>
                <w:lang w:eastAsia="ru-RU"/>
              </w:rPr>
            </w:pPr>
            <w:r>
              <w:rPr>
                <w:rFonts w:ascii="Arial" w:hAnsi="Arial" w:cs="Arial"/>
                <w:sz w:val="20"/>
                <w:szCs w:val="20"/>
              </w:rPr>
              <w:t>Формирование и согласование заявок на списание МТР и заявок на закупку работ, услуг</w:t>
            </w:r>
          </w:p>
        </w:tc>
      </w:tr>
      <w:tr w:rsidR="002450BD" w:rsidRPr="00BE014D" w14:paraId="714874F4" w14:textId="77777777" w:rsidTr="00260031">
        <w:trPr>
          <w:cantSplit/>
          <w:trHeight w:val="290"/>
        </w:trPr>
        <w:tc>
          <w:tcPr>
            <w:tcW w:w="2962" w:type="dxa"/>
            <w:shd w:val="clear" w:color="auto" w:fill="FFC000"/>
          </w:tcPr>
          <w:p w14:paraId="14B33C7C" w14:textId="77777777" w:rsidR="002450BD" w:rsidRPr="00BE014D" w:rsidRDefault="002450BD" w:rsidP="00260031">
            <w:pPr>
              <w:rPr>
                <w:rFonts w:ascii="Arial" w:hAnsi="Arial" w:cs="Arial"/>
                <w:sz w:val="20"/>
                <w:szCs w:val="20"/>
              </w:rPr>
            </w:pPr>
            <w:r w:rsidRPr="00BE014D">
              <w:rPr>
                <w:rFonts w:ascii="Arial" w:hAnsi="Arial" w:cs="Arial"/>
                <w:sz w:val="20"/>
                <w:szCs w:val="20"/>
              </w:rPr>
              <w:t>Периодичность</w:t>
            </w:r>
          </w:p>
        </w:tc>
        <w:tc>
          <w:tcPr>
            <w:tcW w:w="7229" w:type="dxa"/>
            <w:vAlign w:val="bottom"/>
          </w:tcPr>
          <w:p w14:paraId="3B240E61" w14:textId="77777777" w:rsidR="002450BD" w:rsidRPr="00BE014D" w:rsidRDefault="002450BD" w:rsidP="00260031">
            <w:pPr>
              <w:jc w:val="left"/>
              <w:rPr>
                <w:rFonts w:ascii="Arial" w:hAnsi="Arial" w:cs="Arial"/>
                <w:color w:val="000000"/>
                <w:sz w:val="20"/>
                <w:szCs w:val="20"/>
                <w:lang w:eastAsia="ru-RU"/>
              </w:rPr>
            </w:pPr>
            <w:r>
              <w:rPr>
                <w:rFonts w:ascii="Arial" w:hAnsi="Arial" w:cs="Arial"/>
                <w:sz w:val="20"/>
                <w:szCs w:val="20"/>
              </w:rPr>
              <w:t>Согласно регламента</w:t>
            </w:r>
          </w:p>
        </w:tc>
      </w:tr>
      <w:tr w:rsidR="002450BD" w:rsidRPr="00BE014D" w14:paraId="14181238" w14:textId="77777777" w:rsidTr="005432FC">
        <w:trPr>
          <w:cantSplit/>
          <w:trHeight w:val="776"/>
        </w:trPr>
        <w:tc>
          <w:tcPr>
            <w:tcW w:w="2962" w:type="dxa"/>
            <w:shd w:val="clear" w:color="auto" w:fill="FFC000"/>
          </w:tcPr>
          <w:p w14:paraId="03BBAD0E" w14:textId="77777777" w:rsidR="002450BD" w:rsidRPr="00BE014D" w:rsidRDefault="002450BD" w:rsidP="00260031">
            <w:pPr>
              <w:jc w:val="left"/>
              <w:rPr>
                <w:rFonts w:ascii="Arial" w:hAnsi="Arial" w:cs="Arial"/>
                <w:sz w:val="20"/>
                <w:szCs w:val="20"/>
              </w:rPr>
            </w:pPr>
            <w:r w:rsidRPr="00BE014D">
              <w:rPr>
                <w:rFonts w:ascii="Arial" w:hAnsi="Arial" w:cs="Arial"/>
                <w:sz w:val="20"/>
                <w:szCs w:val="20"/>
              </w:rPr>
              <w:t>Предваряющие связанные процессы</w:t>
            </w:r>
          </w:p>
        </w:tc>
        <w:tc>
          <w:tcPr>
            <w:tcW w:w="7229" w:type="dxa"/>
            <w:vAlign w:val="bottom"/>
          </w:tcPr>
          <w:p w14:paraId="51EAA1AA" w14:textId="77777777" w:rsidR="002450BD" w:rsidRDefault="002450BD" w:rsidP="002450BD">
            <w:pPr>
              <w:jc w:val="left"/>
              <w:rPr>
                <w:rFonts w:ascii="Arial" w:hAnsi="Arial" w:cs="Arial"/>
                <w:color w:val="000000"/>
                <w:sz w:val="20"/>
                <w:szCs w:val="20"/>
                <w:lang w:eastAsia="ru-RU"/>
              </w:rPr>
            </w:pPr>
            <w:r w:rsidRPr="00B8634E">
              <w:rPr>
                <w:rFonts w:ascii="Arial" w:hAnsi="Arial" w:cs="Arial"/>
                <w:color w:val="000000"/>
                <w:sz w:val="20"/>
                <w:szCs w:val="20"/>
                <w:lang w:eastAsia="ru-RU"/>
              </w:rPr>
              <w:t>ПП-10.0</w:t>
            </w:r>
            <w:r>
              <w:rPr>
                <w:rFonts w:ascii="Arial" w:hAnsi="Arial" w:cs="Arial"/>
                <w:color w:val="000000"/>
                <w:sz w:val="20"/>
                <w:szCs w:val="20"/>
                <w:lang w:eastAsia="ru-RU"/>
              </w:rPr>
              <w:t>5.02 Выявление НВИ/НЛИ</w:t>
            </w:r>
          </w:p>
          <w:p w14:paraId="3148DDB6" w14:textId="77777777" w:rsidR="002450BD" w:rsidRDefault="002450BD" w:rsidP="002450BD">
            <w:pPr>
              <w:jc w:val="left"/>
              <w:rPr>
                <w:rFonts w:ascii="Arial" w:hAnsi="Arial" w:cs="Arial"/>
                <w:color w:val="000000"/>
                <w:sz w:val="20"/>
                <w:szCs w:val="20"/>
                <w:lang w:eastAsia="ru-RU"/>
              </w:rPr>
            </w:pPr>
            <w:r>
              <w:rPr>
                <w:rFonts w:ascii="Arial" w:hAnsi="Arial" w:cs="Arial"/>
                <w:color w:val="000000"/>
                <w:sz w:val="20"/>
                <w:szCs w:val="20"/>
                <w:lang w:eastAsia="ru-RU"/>
              </w:rPr>
              <w:t>ПП-10.08.03-ERP Управление обязательствами по реализации услуг</w:t>
            </w:r>
          </w:p>
          <w:p w14:paraId="536E589F" w14:textId="77777777" w:rsidR="002450BD" w:rsidRDefault="00446814" w:rsidP="002450BD">
            <w:pPr>
              <w:jc w:val="left"/>
              <w:rPr>
                <w:rFonts w:ascii="Arial" w:hAnsi="Arial" w:cs="Arial"/>
                <w:color w:val="000000"/>
                <w:sz w:val="20"/>
                <w:szCs w:val="20"/>
                <w:lang w:eastAsia="ru-RU"/>
              </w:rPr>
            </w:pPr>
            <w:r w:rsidRPr="00446814">
              <w:rPr>
                <w:rFonts w:ascii="Arial" w:hAnsi="Arial" w:cs="Arial"/>
                <w:color w:val="000000"/>
                <w:sz w:val="20"/>
                <w:szCs w:val="20"/>
                <w:lang w:eastAsia="ru-RU"/>
              </w:rPr>
              <w:t>ПП-07.05.01-ERP</w:t>
            </w:r>
            <w:r w:rsidR="002450BD">
              <w:rPr>
                <w:rFonts w:ascii="Arial" w:hAnsi="Arial" w:cs="Arial"/>
                <w:color w:val="000000"/>
                <w:sz w:val="20"/>
                <w:szCs w:val="20"/>
                <w:lang w:eastAsia="ru-RU"/>
              </w:rPr>
              <w:t xml:space="preserve"> Производство деталей и изделий собственными силами</w:t>
            </w:r>
          </w:p>
          <w:p w14:paraId="4B4AACDE" w14:textId="77777777" w:rsidR="002450BD" w:rsidRDefault="00825F97" w:rsidP="002450BD">
            <w:pPr>
              <w:jc w:val="left"/>
              <w:rPr>
                <w:rFonts w:ascii="Arial" w:hAnsi="Arial" w:cs="Arial"/>
                <w:color w:val="000000"/>
                <w:sz w:val="20"/>
                <w:szCs w:val="20"/>
                <w:lang w:eastAsia="ru-RU"/>
              </w:rPr>
            </w:pPr>
            <w:r>
              <w:rPr>
                <w:rFonts w:ascii="Arial" w:hAnsi="Arial" w:cs="Arial"/>
                <w:color w:val="000000"/>
                <w:sz w:val="20"/>
                <w:szCs w:val="20"/>
                <w:lang w:eastAsia="ru-RU"/>
              </w:rPr>
              <w:t>ПП-10.04.03.01-ERP Выполнение закупки</w:t>
            </w:r>
          </w:p>
          <w:p w14:paraId="0AD6AA13" w14:textId="77777777" w:rsidR="00825F97" w:rsidRDefault="00825F97" w:rsidP="002450BD">
            <w:pPr>
              <w:jc w:val="left"/>
              <w:rPr>
                <w:rFonts w:ascii="Arial" w:hAnsi="Arial" w:cs="Arial"/>
                <w:color w:val="000000"/>
                <w:sz w:val="20"/>
                <w:szCs w:val="20"/>
                <w:lang w:eastAsia="ru-RU"/>
              </w:rPr>
            </w:pPr>
            <w:r>
              <w:rPr>
                <w:rFonts w:ascii="Arial" w:hAnsi="Arial" w:cs="Arial"/>
                <w:color w:val="000000"/>
                <w:sz w:val="20"/>
                <w:szCs w:val="20"/>
                <w:lang w:eastAsia="ru-RU"/>
              </w:rPr>
              <w:t>ПП-10.03.04-ERP Оперативное планирование обеспечения</w:t>
            </w:r>
          </w:p>
          <w:p w14:paraId="6847642E" w14:textId="77777777" w:rsidR="00825F97" w:rsidRDefault="00825F97" w:rsidP="002450BD">
            <w:pPr>
              <w:jc w:val="left"/>
              <w:rPr>
                <w:rFonts w:ascii="Arial" w:hAnsi="Arial" w:cs="Arial"/>
                <w:color w:val="000000"/>
                <w:sz w:val="20"/>
                <w:szCs w:val="20"/>
                <w:lang w:eastAsia="ru-RU"/>
              </w:rPr>
            </w:pPr>
            <w:r>
              <w:rPr>
                <w:rFonts w:ascii="Arial" w:hAnsi="Arial" w:cs="Arial"/>
                <w:color w:val="000000"/>
                <w:sz w:val="20"/>
                <w:szCs w:val="20"/>
                <w:lang w:eastAsia="ru-RU"/>
              </w:rPr>
              <w:t>ПП-10.03.01- ERP Ведение плановых цен</w:t>
            </w:r>
          </w:p>
          <w:p w14:paraId="15DB2B47" w14:textId="77777777" w:rsidR="00825F97" w:rsidRPr="00B8634E" w:rsidRDefault="00825F97" w:rsidP="007A3D94">
            <w:pPr>
              <w:jc w:val="left"/>
              <w:rPr>
                <w:rFonts w:ascii="Arial" w:hAnsi="Arial" w:cs="Arial"/>
                <w:color w:val="000000"/>
                <w:sz w:val="20"/>
                <w:szCs w:val="20"/>
                <w:lang w:eastAsia="ru-RU"/>
              </w:rPr>
            </w:pPr>
            <w:r>
              <w:rPr>
                <w:rFonts w:ascii="Arial" w:hAnsi="Arial" w:cs="Arial"/>
                <w:color w:val="000000"/>
                <w:sz w:val="20"/>
                <w:szCs w:val="20"/>
                <w:lang w:eastAsia="ru-RU"/>
              </w:rPr>
              <w:t>УП-04.07.01-ERP Оперативный контроль и управление бюджетными лимитами</w:t>
            </w:r>
          </w:p>
        </w:tc>
      </w:tr>
      <w:tr w:rsidR="002450BD" w:rsidRPr="00BE014D" w14:paraId="58A3D6A0" w14:textId="77777777" w:rsidTr="00260031">
        <w:trPr>
          <w:cantSplit/>
          <w:trHeight w:val="293"/>
        </w:trPr>
        <w:tc>
          <w:tcPr>
            <w:tcW w:w="2962" w:type="dxa"/>
            <w:shd w:val="clear" w:color="auto" w:fill="FFC000"/>
          </w:tcPr>
          <w:p w14:paraId="7A7FB67F" w14:textId="77777777" w:rsidR="002450BD" w:rsidRPr="00BE014D" w:rsidRDefault="002450BD" w:rsidP="00260031">
            <w:pPr>
              <w:jc w:val="left"/>
              <w:rPr>
                <w:rFonts w:ascii="Arial" w:hAnsi="Arial" w:cs="Arial"/>
                <w:sz w:val="20"/>
                <w:szCs w:val="20"/>
              </w:rPr>
            </w:pPr>
            <w:r w:rsidRPr="00BE014D">
              <w:rPr>
                <w:rFonts w:ascii="Arial" w:hAnsi="Arial" w:cs="Arial"/>
                <w:sz w:val="20"/>
                <w:szCs w:val="20"/>
              </w:rPr>
              <w:t>Последующие связанные процессы</w:t>
            </w:r>
          </w:p>
        </w:tc>
        <w:tc>
          <w:tcPr>
            <w:tcW w:w="7229" w:type="dxa"/>
            <w:vAlign w:val="bottom"/>
          </w:tcPr>
          <w:p w14:paraId="10892345" w14:textId="77777777" w:rsidR="00825F97" w:rsidRDefault="00825F97" w:rsidP="00825F97">
            <w:pPr>
              <w:jc w:val="left"/>
              <w:rPr>
                <w:rFonts w:ascii="Arial" w:hAnsi="Arial" w:cs="Arial"/>
                <w:color w:val="000000"/>
                <w:sz w:val="20"/>
                <w:szCs w:val="20"/>
                <w:lang w:eastAsia="ru-RU"/>
              </w:rPr>
            </w:pPr>
            <w:r>
              <w:rPr>
                <w:rFonts w:ascii="Arial" w:hAnsi="Arial" w:cs="Arial"/>
                <w:color w:val="000000"/>
                <w:sz w:val="20"/>
                <w:szCs w:val="20"/>
                <w:lang w:eastAsia="ru-RU"/>
              </w:rPr>
              <w:t>ПП-10.04.03.01-ERP Выполнение закупки</w:t>
            </w:r>
          </w:p>
          <w:p w14:paraId="781ACEBA" w14:textId="77777777" w:rsidR="002450BD" w:rsidRDefault="00825F97" w:rsidP="00825F97">
            <w:pPr>
              <w:jc w:val="left"/>
              <w:rPr>
                <w:rFonts w:ascii="Arial" w:hAnsi="Arial" w:cs="Arial"/>
                <w:color w:val="000000"/>
                <w:sz w:val="20"/>
                <w:szCs w:val="20"/>
                <w:lang w:eastAsia="ru-RU"/>
              </w:rPr>
            </w:pPr>
            <w:r>
              <w:rPr>
                <w:rFonts w:ascii="Arial" w:hAnsi="Arial" w:cs="Arial"/>
                <w:color w:val="000000"/>
                <w:sz w:val="20"/>
                <w:szCs w:val="20"/>
                <w:lang w:eastAsia="ru-RU"/>
              </w:rPr>
              <w:t>ПП-10.03.04-ERP Оперативное планирование обеспечения</w:t>
            </w:r>
          </w:p>
          <w:p w14:paraId="3779AC68" w14:textId="77777777" w:rsidR="00825F97" w:rsidRDefault="00825F97" w:rsidP="00825F97">
            <w:pPr>
              <w:jc w:val="left"/>
              <w:rPr>
                <w:rFonts w:ascii="Arial" w:hAnsi="Arial" w:cs="Arial"/>
                <w:color w:val="000000"/>
                <w:sz w:val="20"/>
                <w:szCs w:val="20"/>
                <w:lang w:eastAsia="ru-RU"/>
              </w:rPr>
            </w:pPr>
            <w:r>
              <w:rPr>
                <w:rFonts w:ascii="Arial" w:hAnsi="Arial" w:cs="Arial"/>
                <w:color w:val="000000"/>
                <w:sz w:val="20"/>
                <w:szCs w:val="20"/>
                <w:lang w:eastAsia="ru-RU"/>
              </w:rPr>
              <w:t>ПП-10.03.01-ERP Ведение плановых цен</w:t>
            </w:r>
          </w:p>
          <w:p w14:paraId="51D7EEEB" w14:textId="77777777" w:rsidR="00825F97" w:rsidRDefault="00825F97" w:rsidP="00825F97">
            <w:pPr>
              <w:jc w:val="left"/>
              <w:rPr>
                <w:rFonts w:ascii="Arial" w:hAnsi="Arial" w:cs="Arial"/>
                <w:color w:val="000000"/>
                <w:sz w:val="20"/>
                <w:szCs w:val="20"/>
                <w:lang w:eastAsia="ru-RU"/>
              </w:rPr>
            </w:pPr>
            <w:r>
              <w:rPr>
                <w:rFonts w:ascii="Arial" w:hAnsi="Arial" w:cs="Arial"/>
                <w:color w:val="000000"/>
                <w:sz w:val="20"/>
                <w:szCs w:val="20"/>
                <w:lang w:eastAsia="ru-RU"/>
              </w:rPr>
              <w:t>ПП-12.07.01-ERP Управление данными НСИ</w:t>
            </w:r>
          </w:p>
          <w:p w14:paraId="63F57EBE" w14:textId="77777777" w:rsidR="00825F97" w:rsidRDefault="00825F97" w:rsidP="00825F97">
            <w:pPr>
              <w:jc w:val="left"/>
              <w:rPr>
                <w:rFonts w:ascii="Arial" w:hAnsi="Arial" w:cs="Arial"/>
                <w:color w:val="000000"/>
                <w:sz w:val="20"/>
                <w:szCs w:val="20"/>
                <w:lang w:eastAsia="ru-RU"/>
              </w:rPr>
            </w:pPr>
            <w:r>
              <w:rPr>
                <w:rFonts w:ascii="Arial" w:hAnsi="Arial" w:cs="Arial"/>
                <w:color w:val="000000"/>
                <w:sz w:val="20"/>
                <w:szCs w:val="20"/>
                <w:lang w:eastAsia="ru-RU"/>
              </w:rPr>
              <w:t>УП-04.07.01-ERP Оперативный контроль и управление бюджетными лимитами</w:t>
            </w:r>
          </w:p>
          <w:p w14:paraId="5C0C22E7" w14:textId="77777777" w:rsidR="00825F97" w:rsidRPr="00BE014D" w:rsidRDefault="00825F97" w:rsidP="00825F97">
            <w:pPr>
              <w:jc w:val="left"/>
              <w:rPr>
                <w:rFonts w:ascii="Arial" w:hAnsi="Arial" w:cs="Arial"/>
                <w:color w:val="000000"/>
                <w:sz w:val="20"/>
                <w:szCs w:val="20"/>
                <w:lang w:eastAsia="ru-RU"/>
              </w:rPr>
            </w:pPr>
            <w:r>
              <w:rPr>
                <w:rFonts w:ascii="Arial" w:hAnsi="Arial" w:cs="Arial"/>
                <w:color w:val="000000"/>
                <w:sz w:val="20"/>
                <w:szCs w:val="20"/>
                <w:lang w:eastAsia="ru-RU"/>
              </w:rPr>
              <w:t xml:space="preserve">ПП-10.03.03-ERP Долгосрочное планирование обеспечения  </w:t>
            </w:r>
          </w:p>
        </w:tc>
      </w:tr>
      <w:tr w:rsidR="002450BD" w:rsidRPr="00BE014D" w14:paraId="2F162879" w14:textId="77777777" w:rsidTr="00260031">
        <w:trPr>
          <w:cantSplit/>
          <w:trHeight w:val="293"/>
        </w:trPr>
        <w:tc>
          <w:tcPr>
            <w:tcW w:w="2962" w:type="dxa"/>
            <w:shd w:val="clear" w:color="auto" w:fill="FFC000"/>
          </w:tcPr>
          <w:p w14:paraId="206DA8BF" w14:textId="77777777" w:rsidR="002450BD" w:rsidRPr="00BE014D" w:rsidRDefault="002450BD" w:rsidP="00260031">
            <w:pPr>
              <w:rPr>
                <w:rFonts w:ascii="Arial" w:hAnsi="Arial" w:cs="Arial"/>
                <w:sz w:val="20"/>
                <w:szCs w:val="20"/>
              </w:rPr>
            </w:pPr>
            <w:r w:rsidRPr="00BE014D">
              <w:rPr>
                <w:rFonts w:ascii="Arial" w:hAnsi="Arial" w:cs="Arial"/>
                <w:sz w:val="20"/>
                <w:szCs w:val="20"/>
              </w:rPr>
              <w:t>Входящие данные</w:t>
            </w:r>
          </w:p>
        </w:tc>
        <w:tc>
          <w:tcPr>
            <w:tcW w:w="7229" w:type="dxa"/>
            <w:vAlign w:val="bottom"/>
          </w:tcPr>
          <w:p w14:paraId="29EF5B17" w14:textId="77777777" w:rsidR="002450BD" w:rsidRDefault="00825F97" w:rsidP="00260031">
            <w:pPr>
              <w:jc w:val="left"/>
              <w:rPr>
                <w:rFonts w:ascii="Arial" w:hAnsi="Arial" w:cs="Arial"/>
                <w:color w:val="000000"/>
                <w:sz w:val="20"/>
                <w:szCs w:val="20"/>
                <w:lang w:eastAsia="ru-RU"/>
              </w:rPr>
            </w:pPr>
            <w:r>
              <w:rPr>
                <w:rFonts w:ascii="Arial" w:hAnsi="Arial" w:cs="Arial"/>
                <w:color w:val="000000"/>
                <w:sz w:val="20"/>
                <w:szCs w:val="20"/>
                <w:lang w:eastAsia="ru-RU"/>
              </w:rPr>
              <w:t>Заявки на оказание услуг</w:t>
            </w:r>
          </w:p>
          <w:p w14:paraId="5E864191" w14:textId="77777777" w:rsidR="00825F97" w:rsidRDefault="00825F97" w:rsidP="00260031">
            <w:pPr>
              <w:jc w:val="left"/>
              <w:rPr>
                <w:rFonts w:ascii="Arial" w:hAnsi="Arial" w:cs="Arial"/>
                <w:color w:val="000000"/>
                <w:sz w:val="20"/>
                <w:szCs w:val="20"/>
                <w:lang w:eastAsia="ru-RU"/>
              </w:rPr>
            </w:pPr>
            <w:r>
              <w:rPr>
                <w:rFonts w:ascii="Arial" w:hAnsi="Arial" w:cs="Arial"/>
                <w:color w:val="000000"/>
                <w:sz w:val="20"/>
                <w:szCs w:val="20"/>
                <w:lang w:eastAsia="ru-RU"/>
              </w:rPr>
              <w:t>Потребность в МТР</w:t>
            </w:r>
          </w:p>
          <w:p w14:paraId="5F8E4B10" w14:textId="77777777" w:rsidR="00825F97" w:rsidRDefault="00825F97" w:rsidP="00260031">
            <w:pPr>
              <w:jc w:val="left"/>
              <w:rPr>
                <w:rFonts w:ascii="Arial" w:hAnsi="Arial" w:cs="Arial"/>
                <w:color w:val="000000"/>
                <w:sz w:val="20"/>
                <w:szCs w:val="20"/>
                <w:lang w:eastAsia="ru-RU"/>
              </w:rPr>
            </w:pPr>
            <w:r>
              <w:rPr>
                <w:rFonts w:ascii="Arial" w:hAnsi="Arial" w:cs="Arial"/>
                <w:color w:val="000000"/>
                <w:sz w:val="20"/>
                <w:szCs w:val="20"/>
                <w:lang w:eastAsia="ru-RU"/>
              </w:rPr>
              <w:lastRenderedPageBreak/>
              <w:t>Плановая цена</w:t>
            </w:r>
          </w:p>
          <w:p w14:paraId="70E29A86" w14:textId="77777777" w:rsidR="00825F97" w:rsidRDefault="00825F97" w:rsidP="00260031">
            <w:pPr>
              <w:jc w:val="left"/>
              <w:rPr>
                <w:rFonts w:ascii="Arial" w:hAnsi="Arial" w:cs="Arial"/>
                <w:color w:val="000000"/>
                <w:sz w:val="20"/>
                <w:szCs w:val="20"/>
                <w:lang w:eastAsia="ru-RU"/>
              </w:rPr>
            </w:pPr>
            <w:r>
              <w:rPr>
                <w:rFonts w:ascii="Arial" w:hAnsi="Arial" w:cs="Arial"/>
                <w:color w:val="000000"/>
                <w:sz w:val="20"/>
                <w:szCs w:val="20"/>
                <w:lang w:eastAsia="ru-RU"/>
              </w:rPr>
              <w:t>Запрос на корректировку от сток-контролера</w:t>
            </w:r>
          </w:p>
          <w:p w14:paraId="404EEE3B" w14:textId="77777777" w:rsidR="002450BD" w:rsidRPr="00BE014D" w:rsidRDefault="00825F97" w:rsidP="00825F97">
            <w:pPr>
              <w:jc w:val="left"/>
              <w:rPr>
                <w:rFonts w:ascii="Arial" w:hAnsi="Arial" w:cs="Arial"/>
                <w:color w:val="000000"/>
                <w:sz w:val="20"/>
                <w:szCs w:val="20"/>
                <w:lang w:eastAsia="ru-RU"/>
              </w:rPr>
            </w:pPr>
            <w:r>
              <w:rPr>
                <w:rFonts w:ascii="Arial" w:hAnsi="Arial" w:cs="Arial"/>
                <w:color w:val="000000"/>
                <w:sz w:val="20"/>
                <w:szCs w:val="20"/>
                <w:lang w:eastAsia="ru-RU"/>
              </w:rPr>
              <w:t>Бюджетный лимит</w:t>
            </w:r>
          </w:p>
        </w:tc>
      </w:tr>
      <w:tr w:rsidR="002450BD" w:rsidRPr="00BE014D" w14:paraId="5A620B6E" w14:textId="77777777" w:rsidTr="00260031">
        <w:trPr>
          <w:cantSplit/>
          <w:trHeight w:val="293"/>
        </w:trPr>
        <w:tc>
          <w:tcPr>
            <w:tcW w:w="2962" w:type="dxa"/>
            <w:shd w:val="clear" w:color="auto" w:fill="FFC000"/>
          </w:tcPr>
          <w:p w14:paraId="001B7809" w14:textId="77777777" w:rsidR="002450BD" w:rsidRPr="00BE014D" w:rsidRDefault="002450BD" w:rsidP="00260031">
            <w:pPr>
              <w:rPr>
                <w:rFonts w:ascii="Arial" w:hAnsi="Arial" w:cs="Arial"/>
                <w:sz w:val="20"/>
                <w:szCs w:val="20"/>
              </w:rPr>
            </w:pPr>
            <w:r w:rsidRPr="00BE014D">
              <w:rPr>
                <w:rFonts w:ascii="Arial" w:hAnsi="Arial" w:cs="Arial"/>
                <w:sz w:val="20"/>
                <w:szCs w:val="20"/>
              </w:rPr>
              <w:lastRenderedPageBreak/>
              <w:t>Исходящие данные</w:t>
            </w:r>
          </w:p>
        </w:tc>
        <w:tc>
          <w:tcPr>
            <w:tcW w:w="7229" w:type="dxa"/>
            <w:vAlign w:val="bottom"/>
          </w:tcPr>
          <w:p w14:paraId="38D8AF16" w14:textId="77777777" w:rsidR="002450BD" w:rsidRDefault="00825F97" w:rsidP="00260031">
            <w:pPr>
              <w:jc w:val="left"/>
              <w:rPr>
                <w:rFonts w:ascii="Arial" w:hAnsi="Arial" w:cs="Arial"/>
                <w:color w:val="000000"/>
                <w:sz w:val="20"/>
                <w:szCs w:val="20"/>
                <w:lang w:eastAsia="ru-RU"/>
              </w:rPr>
            </w:pPr>
            <w:r>
              <w:rPr>
                <w:rFonts w:ascii="Arial" w:hAnsi="Arial" w:cs="Arial"/>
                <w:color w:val="000000"/>
                <w:sz w:val="20"/>
                <w:szCs w:val="20"/>
                <w:lang w:eastAsia="ru-RU"/>
              </w:rPr>
              <w:t>Заявка на списание МТР</w:t>
            </w:r>
          </w:p>
          <w:p w14:paraId="6BC1B336" w14:textId="77777777" w:rsidR="00825F97" w:rsidRDefault="00825F97" w:rsidP="00260031">
            <w:pPr>
              <w:jc w:val="left"/>
              <w:rPr>
                <w:rFonts w:ascii="Arial" w:hAnsi="Arial" w:cs="Arial"/>
                <w:color w:val="000000"/>
                <w:sz w:val="20"/>
                <w:szCs w:val="20"/>
                <w:lang w:eastAsia="ru-RU"/>
              </w:rPr>
            </w:pPr>
            <w:r>
              <w:rPr>
                <w:rFonts w:ascii="Arial" w:hAnsi="Arial" w:cs="Arial"/>
                <w:color w:val="000000"/>
                <w:sz w:val="20"/>
                <w:szCs w:val="20"/>
                <w:lang w:eastAsia="ru-RU"/>
              </w:rPr>
              <w:t>Заявка на закупку работ, услуг</w:t>
            </w:r>
          </w:p>
          <w:p w14:paraId="01050D24" w14:textId="77777777" w:rsidR="00825F97" w:rsidRDefault="00825F97" w:rsidP="00260031">
            <w:pPr>
              <w:jc w:val="left"/>
              <w:rPr>
                <w:rFonts w:ascii="Arial" w:hAnsi="Arial" w:cs="Arial"/>
                <w:color w:val="000000"/>
                <w:sz w:val="20"/>
                <w:szCs w:val="20"/>
                <w:lang w:eastAsia="ru-RU"/>
              </w:rPr>
            </w:pPr>
            <w:r>
              <w:rPr>
                <w:rFonts w:ascii="Arial" w:hAnsi="Arial" w:cs="Arial"/>
                <w:color w:val="000000"/>
                <w:sz w:val="20"/>
                <w:szCs w:val="20"/>
                <w:lang w:eastAsia="ru-RU"/>
              </w:rPr>
              <w:t>Бюджетный адрес</w:t>
            </w:r>
          </w:p>
          <w:p w14:paraId="39D5CE8F" w14:textId="77777777" w:rsidR="00825F97" w:rsidRPr="00BE014D" w:rsidRDefault="00825F97" w:rsidP="00260031">
            <w:pPr>
              <w:jc w:val="left"/>
              <w:rPr>
                <w:rFonts w:ascii="Arial" w:hAnsi="Arial" w:cs="Arial"/>
                <w:color w:val="000000"/>
                <w:sz w:val="20"/>
                <w:szCs w:val="20"/>
                <w:lang w:eastAsia="ru-RU"/>
              </w:rPr>
            </w:pPr>
            <w:r>
              <w:rPr>
                <w:rFonts w:ascii="Arial" w:hAnsi="Arial" w:cs="Arial"/>
                <w:color w:val="000000"/>
                <w:sz w:val="20"/>
                <w:szCs w:val="20"/>
                <w:lang w:eastAsia="ru-RU"/>
              </w:rPr>
              <w:t>Документ-основание для создания, изменения объекта НСИ</w:t>
            </w:r>
          </w:p>
        </w:tc>
      </w:tr>
    </w:tbl>
    <w:p w14:paraId="7E5D6B33" w14:textId="77777777" w:rsidR="0065176C" w:rsidRDefault="0065176C" w:rsidP="0065176C">
      <w:pPr>
        <w:spacing w:after="240" w:line="276" w:lineRule="auto"/>
        <w:ind w:firstLine="567"/>
        <w:rPr>
          <w:rFonts w:ascii="Arial" w:hAnsi="Arial" w:cs="Arial"/>
        </w:rPr>
      </w:pPr>
    </w:p>
    <w:p w14:paraId="135B981B" w14:textId="77777777" w:rsidR="0065176C" w:rsidRPr="000835FE" w:rsidRDefault="0065176C" w:rsidP="00590100">
      <w:pPr>
        <w:pStyle w:val="3"/>
      </w:pPr>
      <w:bookmarkStart w:id="160" w:name="_Toc527633247"/>
      <w:r w:rsidRPr="000835FE">
        <w:t xml:space="preserve">Описание бизнес-процесса </w:t>
      </w:r>
      <w:r>
        <w:t xml:space="preserve">ПП-10.03.03-ERP </w:t>
      </w:r>
      <w:r w:rsidRPr="00DC47A9">
        <w:t>Долгосрочное планирование обеспечения</w:t>
      </w:r>
      <w:bookmarkEnd w:id="160"/>
    </w:p>
    <w:p w14:paraId="3BE6FA48" w14:textId="6AAD691E" w:rsidR="009E3C9E" w:rsidRPr="002037F7" w:rsidRDefault="009E3C9E" w:rsidP="009E3C9E">
      <w:pPr>
        <w:spacing w:after="240" w:line="276" w:lineRule="auto"/>
        <w:ind w:firstLine="567"/>
        <w:rPr>
          <w:rFonts w:ascii="Arial" w:hAnsi="Arial" w:cs="Arial"/>
        </w:rPr>
      </w:pPr>
      <w:r w:rsidRPr="002037F7">
        <w:rPr>
          <w:rFonts w:ascii="Arial" w:hAnsi="Arial" w:cs="Arial"/>
        </w:rPr>
        <w:t>Процесс ПП-10.03.0</w:t>
      </w:r>
      <w:r w:rsidRPr="009E3C9E">
        <w:rPr>
          <w:rFonts w:ascii="Arial" w:hAnsi="Arial" w:cs="Arial"/>
        </w:rPr>
        <w:t>3</w:t>
      </w:r>
      <w:r w:rsidRPr="002037F7">
        <w:rPr>
          <w:rFonts w:ascii="Arial" w:hAnsi="Arial" w:cs="Arial"/>
        </w:rPr>
        <w:t xml:space="preserve">-ERP </w:t>
      </w:r>
      <w:r>
        <w:rPr>
          <w:rFonts w:ascii="Arial" w:hAnsi="Arial" w:cs="Arial"/>
        </w:rPr>
        <w:t>Д</w:t>
      </w:r>
      <w:r w:rsidRPr="009E3C9E">
        <w:rPr>
          <w:rFonts w:ascii="Arial" w:hAnsi="Arial" w:cs="Arial"/>
        </w:rPr>
        <w:t>олгосрочное планирование обеспечения</w:t>
      </w:r>
      <w:r w:rsidRPr="002037F7">
        <w:rPr>
          <w:rFonts w:ascii="Arial" w:hAnsi="Arial" w:cs="Arial"/>
        </w:rPr>
        <w:t xml:space="preserve"> выполняется в соответствии </w:t>
      </w:r>
      <w:r w:rsidRPr="000410CC">
        <w:rPr>
          <w:rFonts w:ascii="Arial" w:hAnsi="Arial" w:cs="Arial"/>
        </w:rPr>
        <w:t xml:space="preserve">с </w:t>
      </w:r>
      <w:del w:id="161" w:author="Kislov Vladimir" w:date="2021-03-23T22:50:00Z">
        <w:r w:rsidRPr="000410CC" w:rsidDel="000410CC">
          <w:rPr>
            <w:rFonts w:ascii="Arial" w:hAnsi="Arial" w:cs="Arial"/>
          </w:rPr>
          <w:delText xml:space="preserve">Временным </w:delText>
        </w:r>
      </w:del>
      <w:r w:rsidRPr="000410CC">
        <w:rPr>
          <w:rFonts w:ascii="Arial" w:hAnsi="Arial" w:cs="Arial"/>
        </w:rPr>
        <w:t>положением по планированию обеспечения МТР работ и услуг.</w:t>
      </w:r>
    </w:p>
    <w:p w14:paraId="271C7805" w14:textId="77777777" w:rsidR="002037F7" w:rsidRDefault="002037F7" w:rsidP="002037F7">
      <w:pPr>
        <w:pStyle w:val="a8"/>
        <w:keepNext/>
        <w:spacing w:after="240" w:afterAutospacing="0" w:line="276" w:lineRule="auto"/>
        <w:ind w:firstLine="708"/>
        <w:jc w:val="left"/>
        <w:rPr>
          <w:rFonts w:ascii="Arial" w:hAnsi="Arial" w:cs="Arial"/>
        </w:rPr>
      </w:pPr>
      <w:r w:rsidRPr="00403748">
        <w:rPr>
          <w:rFonts w:ascii="Arial" w:hAnsi="Arial" w:cs="Arial"/>
        </w:rPr>
        <w:t xml:space="preserve">Процесс </w:t>
      </w:r>
      <w:r>
        <w:rPr>
          <w:rFonts w:ascii="Arial" w:hAnsi="Arial" w:cs="Arial"/>
        </w:rPr>
        <w:t>описывает принципы долгосрочного планирования обеспечения в части формирования плана долгосрочных закупочных процедур, передачи в процессы бюджетирования плановых цен, прочих потребностей и плана закупок МТР, работ\услуг с длительным горизонтом планирования.</w:t>
      </w:r>
    </w:p>
    <w:p w14:paraId="0A3525D2" w14:textId="77777777" w:rsidR="00D35E78" w:rsidRPr="006D1C6D" w:rsidRDefault="00D35E78" w:rsidP="00D35E78">
      <w:pPr>
        <w:spacing w:after="240" w:line="276" w:lineRule="auto"/>
        <w:ind w:firstLine="567"/>
        <w:rPr>
          <w:rFonts w:ascii="Arial" w:hAnsi="Arial" w:cs="Arial"/>
        </w:rPr>
      </w:pPr>
      <w:r w:rsidRPr="006D1C6D">
        <w:rPr>
          <w:rFonts w:ascii="Arial" w:hAnsi="Arial" w:cs="Arial"/>
        </w:rPr>
        <w:t xml:space="preserve">В SAP BW данные </w:t>
      </w:r>
      <w:r>
        <w:rPr>
          <w:rFonts w:ascii="Arial" w:hAnsi="Arial" w:cs="Arial"/>
        </w:rPr>
        <w:t xml:space="preserve">по плановым ценам, прочих потребностей и плана закупок МТР, работ\услуг с длительным горизонтом планирования </w:t>
      </w:r>
      <w:proofErr w:type="spellStart"/>
      <w:r w:rsidRPr="006D1C6D">
        <w:rPr>
          <w:rFonts w:ascii="Arial" w:hAnsi="Arial" w:cs="Arial"/>
        </w:rPr>
        <w:t>агрегирируются</w:t>
      </w:r>
      <w:proofErr w:type="spellEnd"/>
      <w:r w:rsidRPr="006D1C6D">
        <w:rPr>
          <w:rFonts w:ascii="Arial" w:hAnsi="Arial" w:cs="Arial"/>
        </w:rPr>
        <w:t xml:space="preserve"> по статьям ЕПС и выгружаются в АСКБ по номенклатуре МТР.</w:t>
      </w:r>
    </w:p>
    <w:p w14:paraId="33F8A023" w14:textId="77777777" w:rsidR="00D35E78" w:rsidRDefault="00D35E78" w:rsidP="00D35E78">
      <w:pPr>
        <w:pStyle w:val="a8"/>
        <w:keepNext/>
        <w:spacing w:after="240" w:afterAutospacing="0" w:line="276" w:lineRule="auto"/>
        <w:ind w:firstLine="708"/>
        <w:jc w:val="left"/>
        <w:rPr>
          <w:rFonts w:ascii="Arial" w:hAnsi="Arial" w:cs="Arial"/>
        </w:rPr>
      </w:pPr>
      <w:r w:rsidRPr="006D1C6D">
        <w:rPr>
          <w:rFonts w:ascii="Arial" w:hAnsi="Arial" w:cs="Arial"/>
        </w:rPr>
        <w:t xml:space="preserve">Подробнее принципы выгрузки описаны в СОИ с АСКБ. Хранение версий обеспечивается средствами SAP BW, подробнее </w:t>
      </w:r>
      <w:proofErr w:type="spellStart"/>
      <w:r w:rsidRPr="006D1C6D">
        <w:rPr>
          <w:rFonts w:ascii="Arial" w:hAnsi="Arial" w:cs="Arial"/>
        </w:rPr>
        <w:t>см.СОИ</w:t>
      </w:r>
      <w:proofErr w:type="spellEnd"/>
      <w:r w:rsidRPr="006D1C6D">
        <w:rPr>
          <w:rFonts w:ascii="Arial" w:hAnsi="Arial" w:cs="Arial"/>
        </w:rPr>
        <w:t xml:space="preserve"> с АСКБ.</w:t>
      </w:r>
    </w:p>
    <w:p w14:paraId="6424370E" w14:textId="77777777" w:rsidR="00695924" w:rsidRPr="000835FE" w:rsidRDefault="00695924" w:rsidP="00695924">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5578C5">
        <w:rPr>
          <w:rFonts w:ascii="Arial" w:hAnsi="Arial" w:cs="Arial"/>
          <w:b/>
          <w:noProof/>
          <w:sz w:val="22"/>
        </w:rPr>
        <w:t>8</w:t>
      </w:r>
      <w:r w:rsidRPr="00916FAB">
        <w:rPr>
          <w:rFonts w:ascii="Arial" w:hAnsi="Arial" w:cs="Arial"/>
          <w:b/>
          <w:sz w:val="22"/>
        </w:rPr>
        <w:fldChar w:fldCharType="end"/>
      </w:r>
      <w:r w:rsidRPr="00916FAB">
        <w:rPr>
          <w:rFonts w:ascii="Arial" w:hAnsi="Arial" w:cs="Arial"/>
          <w:b/>
          <w:sz w:val="22"/>
        </w:rPr>
        <w:t>. Описание бизнес-процесса</w:t>
      </w:r>
      <w:r w:rsidRPr="000835FE">
        <w:rPr>
          <w:rFonts w:ascii="Arial" w:hAnsi="Arial" w:cs="Arial"/>
          <w:b/>
          <w:sz w:val="22"/>
        </w:rPr>
        <w:t xml:space="preserve"> </w:t>
      </w:r>
      <w:r>
        <w:rPr>
          <w:rFonts w:ascii="Arial" w:hAnsi="Arial" w:cs="Arial"/>
          <w:b/>
          <w:sz w:val="22"/>
        </w:rPr>
        <w:t>ПП-10.03.03-ERP Долгосрочное планирование</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695924" w:rsidRPr="00BE014D" w14:paraId="1A250252" w14:textId="77777777" w:rsidTr="001544BC">
        <w:trPr>
          <w:cantSplit/>
          <w:trHeight w:val="119"/>
          <w:tblHeader/>
        </w:trPr>
        <w:tc>
          <w:tcPr>
            <w:tcW w:w="2962" w:type="dxa"/>
            <w:shd w:val="clear" w:color="auto" w:fill="FFC000"/>
          </w:tcPr>
          <w:p w14:paraId="5C60F3D8" w14:textId="77777777" w:rsidR="00695924" w:rsidRPr="00BE014D" w:rsidRDefault="00695924" w:rsidP="00CC1FA0">
            <w:pPr>
              <w:rPr>
                <w:rFonts w:ascii="Arial" w:hAnsi="Arial" w:cs="Arial"/>
                <w:sz w:val="20"/>
                <w:szCs w:val="20"/>
              </w:rPr>
            </w:pPr>
            <w:r w:rsidRPr="00BE014D">
              <w:rPr>
                <w:rFonts w:ascii="Arial" w:hAnsi="Arial" w:cs="Arial"/>
                <w:sz w:val="20"/>
                <w:szCs w:val="20"/>
              </w:rPr>
              <w:t>Код бизнес-процесса</w:t>
            </w:r>
          </w:p>
        </w:tc>
        <w:tc>
          <w:tcPr>
            <w:tcW w:w="7229" w:type="dxa"/>
            <w:vAlign w:val="bottom"/>
          </w:tcPr>
          <w:p w14:paraId="0E77848E" w14:textId="77777777" w:rsidR="00695924" w:rsidRPr="00BE014D" w:rsidRDefault="00695924" w:rsidP="00CC1FA0">
            <w:pPr>
              <w:jc w:val="left"/>
              <w:rPr>
                <w:rFonts w:ascii="Arial" w:hAnsi="Arial" w:cs="Arial"/>
                <w:color w:val="000000"/>
                <w:sz w:val="20"/>
                <w:szCs w:val="20"/>
                <w:lang w:eastAsia="ru-RU"/>
              </w:rPr>
            </w:pPr>
            <w:r>
              <w:rPr>
                <w:rFonts w:ascii="Arial" w:hAnsi="Arial" w:cs="Arial"/>
                <w:color w:val="000000"/>
                <w:sz w:val="20"/>
                <w:szCs w:val="20"/>
                <w:lang w:eastAsia="ru-RU"/>
              </w:rPr>
              <w:t>ПП-10.03.03-ERP Долгосрочное планирование</w:t>
            </w:r>
          </w:p>
        </w:tc>
      </w:tr>
      <w:tr w:rsidR="00695924" w:rsidRPr="00BE014D" w14:paraId="4D76EB06" w14:textId="77777777" w:rsidTr="00CC1FA0">
        <w:trPr>
          <w:cantSplit/>
          <w:trHeight w:val="290"/>
        </w:trPr>
        <w:tc>
          <w:tcPr>
            <w:tcW w:w="2962" w:type="dxa"/>
            <w:shd w:val="clear" w:color="auto" w:fill="FFC000"/>
          </w:tcPr>
          <w:p w14:paraId="18D6C940" w14:textId="77777777" w:rsidR="00695924" w:rsidRPr="00BE014D" w:rsidRDefault="00695924" w:rsidP="00CC1FA0">
            <w:pPr>
              <w:rPr>
                <w:rFonts w:ascii="Arial" w:hAnsi="Arial" w:cs="Arial"/>
                <w:sz w:val="20"/>
                <w:szCs w:val="20"/>
              </w:rPr>
            </w:pPr>
            <w:r w:rsidRPr="00BE014D">
              <w:rPr>
                <w:rFonts w:ascii="Arial" w:hAnsi="Arial" w:cs="Arial"/>
                <w:sz w:val="20"/>
                <w:szCs w:val="20"/>
              </w:rPr>
              <w:t>Цель бизнес-процесса</w:t>
            </w:r>
          </w:p>
        </w:tc>
        <w:tc>
          <w:tcPr>
            <w:tcW w:w="7229" w:type="dxa"/>
            <w:vAlign w:val="bottom"/>
          </w:tcPr>
          <w:p w14:paraId="02F35E57" w14:textId="77777777" w:rsidR="00695924" w:rsidRPr="00BE014D" w:rsidRDefault="00695924" w:rsidP="00AF3B5B">
            <w:pPr>
              <w:jc w:val="left"/>
              <w:rPr>
                <w:rFonts w:ascii="Arial" w:hAnsi="Arial" w:cs="Arial"/>
                <w:color w:val="000000"/>
                <w:sz w:val="20"/>
                <w:szCs w:val="20"/>
                <w:lang w:eastAsia="ru-RU"/>
              </w:rPr>
            </w:pPr>
            <w:r>
              <w:rPr>
                <w:rFonts w:ascii="Arial" w:hAnsi="Arial" w:cs="Arial"/>
                <w:sz w:val="20"/>
                <w:szCs w:val="20"/>
              </w:rPr>
              <w:t xml:space="preserve">Выгрузка в </w:t>
            </w:r>
            <w:r w:rsidR="00B864F2">
              <w:rPr>
                <w:rFonts w:ascii="Arial" w:hAnsi="Arial" w:cs="Arial"/>
                <w:sz w:val="20"/>
                <w:szCs w:val="20"/>
              </w:rPr>
              <w:t>АСКБ</w:t>
            </w:r>
            <w:r>
              <w:rPr>
                <w:rFonts w:ascii="Arial" w:hAnsi="Arial" w:cs="Arial"/>
                <w:sz w:val="20"/>
                <w:szCs w:val="20"/>
              </w:rPr>
              <w:t xml:space="preserve"> плановы</w:t>
            </w:r>
            <w:r w:rsidR="00AF3B5B">
              <w:rPr>
                <w:rFonts w:ascii="Arial" w:hAnsi="Arial" w:cs="Arial"/>
                <w:sz w:val="20"/>
                <w:szCs w:val="20"/>
              </w:rPr>
              <w:t>х</w:t>
            </w:r>
            <w:r>
              <w:rPr>
                <w:rFonts w:ascii="Arial" w:hAnsi="Arial" w:cs="Arial"/>
                <w:sz w:val="20"/>
                <w:szCs w:val="20"/>
              </w:rPr>
              <w:t xml:space="preserve"> цен, заявок на закупку для материалов и услуг с длительным горизонтом планирования</w:t>
            </w:r>
          </w:p>
        </w:tc>
      </w:tr>
      <w:tr w:rsidR="00695924" w:rsidRPr="00BE014D" w14:paraId="4242C0CD" w14:textId="77777777" w:rsidTr="00CC1FA0">
        <w:trPr>
          <w:cantSplit/>
          <w:trHeight w:val="290"/>
        </w:trPr>
        <w:tc>
          <w:tcPr>
            <w:tcW w:w="2962" w:type="dxa"/>
            <w:shd w:val="clear" w:color="auto" w:fill="FFC000"/>
          </w:tcPr>
          <w:p w14:paraId="66232098" w14:textId="77777777" w:rsidR="00695924" w:rsidRPr="00BE014D" w:rsidRDefault="00695924" w:rsidP="00CC1FA0">
            <w:pPr>
              <w:rPr>
                <w:rFonts w:ascii="Arial" w:hAnsi="Arial" w:cs="Arial"/>
                <w:sz w:val="20"/>
                <w:szCs w:val="20"/>
              </w:rPr>
            </w:pPr>
            <w:r w:rsidRPr="00BE014D">
              <w:rPr>
                <w:rFonts w:ascii="Arial" w:hAnsi="Arial" w:cs="Arial"/>
                <w:sz w:val="20"/>
                <w:szCs w:val="20"/>
              </w:rPr>
              <w:t>Периодичность</w:t>
            </w:r>
          </w:p>
        </w:tc>
        <w:tc>
          <w:tcPr>
            <w:tcW w:w="7229" w:type="dxa"/>
            <w:vAlign w:val="bottom"/>
          </w:tcPr>
          <w:p w14:paraId="6CA648C6" w14:textId="77777777" w:rsidR="00695924" w:rsidRPr="00BE014D" w:rsidRDefault="00695924" w:rsidP="00CC1FA0">
            <w:pPr>
              <w:jc w:val="left"/>
              <w:rPr>
                <w:rFonts w:ascii="Arial" w:hAnsi="Arial" w:cs="Arial"/>
                <w:color w:val="000000"/>
                <w:sz w:val="20"/>
                <w:szCs w:val="20"/>
                <w:lang w:eastAsia="ru-RU"/>
              </w:rPr>
            </w:pPr>
            <w:r>
              <w:rPr>
                <w:rFonts w:ascii="Arial" w:hAnsi="Arial" w:cs="Arial"/>
                <w:sz w:val="20"/>
                <w:szCs w:val="20"/>
              </w:rPr>
              <w:t>Согласно регламента</w:t>
            </w:r>
          </w:p>
        </w:tc>
      </w:tr>
      <w:tr w:rsidR="00695924" w:rsidRPr="00BE014D" w14:paraId="29B399DC" w14:textId="77777777" w:rsidTr="00695924">
        <w:trPr>
          <w:cantSplit/>
          <w:trHeight w:val="783"/>
        </w:trPr>
        <w:tc>
          <w:tcPr>
            <w:tcW w:w="2962" w:type="dxa"/>
            <w:shd w:val="clear" w:color="auto" w:fill="FFC000"/>
          </w:tcPr>
          <w:p w14:paraId="15EB4F78" w14:textId="77777777" w:rsidR="00695924" w:rsidRPr="00BE014D" w:rsidRDefault="00695924" w:rsidP="00CC1FA0">
            <w:pPr>
              <w:jc w:val="left"/>
              <w:rPr>
                <w:rFonts w:ascii="Arial" w:hAnsi="Arial" w:cs="Arial"/>
                <w:sz w:val="20"/>
                <w:szCs w:val="20"/>
              </w:rPr>
            </w:pPr>
            <w:r w:rsidRPr="00BE014D">
              <w:rPr>
                <w:rFonts w:ascii="Arial" w:hAnsi="Arial" w:cs="Arial"/>
                <w:sz w:val="20"/>
                <w:szCs w:val="20"/>
              </w:rPr>
              <w:t>Предваряющие связанные процессы</w:t>
            </w:r>
          </w:p>
        </w:tc>
        <w:tc>
          <w:tcPr>
            <w:tcW w:w="7229" w:type="dxa"/>
            <w:vAlign w:val="bottom"/>
          </w:tcPr>
          <w:p w14:paraId="7F545DA5" w14:textId="77777777" w:rsidR="00695924" w:rsidRDefault="00695924" w:rsidP="00695924">
            <w:pPr>
              <w:jc w:val="left"/>
              <w:rPr>
                <w:rFonts w:ascii="Arial" w:hAnsi="Arial" w:cs="Arial"/>
                <w:color w:val="000000"/>
                <w:sz w:val="20"/>
                <w:szCs w:val="20"/>
                <w:lang w:eastAsia="ru-RU"/>
              </w:rPr>
            </w:pPr>
            <w:r>
              <w:rPr>
                <w:rFonts w:ascii="Arial" w:hAnsi="Arial" w:cs="Arial"/>
                <w:color w:val="000000"/>
                <w:sz w:val="20"/>
                <w:szCs w:val="20"/>
                <w:lang w:eastAsia="ru-RU"/>
              </w:rPr>
              <w:t>ПП-10.03.04-ERP Оперативное планирование обеспечения</w:t>
            </w:r>
          </w:p>
          <w:p w14:paraId="629985D7" w14:textId="77777777" w:rsidR="00695924" w:rsidRDefault="00695924" w:rsidP="00695924">
            <w:pPr>
              <w:jc w:val="left"/>
              <w:rPr>
                <w:rFonts w:ascii="Arial" w:hAnsi="Arial" w:cs="Arial"/>
                <w:color w:val="000000"/>
                <w:sz w:val="20"/>
                <w:szCs w:val="20"/>
                <w:lang w:eastAsia="ru-RU"/>
              </w:rPr>
            </w:pPr>
            <w:r>
              <w:rPr>
                <w:rFonts w:ascii="Arial" w:hAnsi="Arial" w:cs="Arial"/>
                <w:color w:val="000000"/>
                <w:sz w:val="20"/>
                <w:szCs w:val="20"/>
                <w:lang w:eastAsia="ru-RU"/>
              </w:rPr>
              <w:t>ПП-10.03.01- ERP Ведение плановых цен</w:t>
            </w:r>
          </w:p>
          <w:p w14:paraId="36B06F89" w14:textId="77777777" w:rsidR="00695924" w:rsidRPr="00B8634E" w:rsidRDefault="00695924" w:rsidP="00695924">
            <w:pPr>
              <w:jc w:val="left"/>
              <w:rPr>
                <w:rFonts w:ascii="Arial" w:hAnsi="Arial" w:cs="Arial"/>
                <w:color w:val="000000"/>
                <w:sz w:val="20"/>
                <w:szCs w:val="20"/>
                <w:lang w:eastAsia="ru-RU"/>
              </w:rPr>
            </w:pPr>
            <w:r w:rsidRPr="00B8634E">
              <w:rPr>
                <w:rFonts w:ascii="Arial" w:hAnsi="Arial" w:cs="Arial"/>
                <w:color w:val="000000"/>
                <w:sz w:val="20"/>
                <w:szCs w:val="20"/>
                <w:lang w:eastAsia="ru-RU"/>
              </w:rPr>
              <w:t>ПП-10.03.02-ERP</w:t>
            </w:r>
            <w:r>
              <w:t xml:space="preserve"> </w:t>
            </w:r>
            <w:r w:rsidRPr="00260031">
              <w:rPr>
                <w:rFonts w:ascii="Arial" w:hAnsi="Arial" w:cs="Arial"/>
                <w:color w:val="000000"/>
                <w:sz w:val="20"/>
                <w:szCs w:val="20"/>
                <w:lang w:eastAsia="ru-RU"/>
              </w:rPr>
              <w:t>Регистрация потребности</w:t>
            </w:r>
          </w:p>
        </w:tc>
      </w:tr>
      <w:tr w:rsidR="00695924" w:rsidRPr="00BE014D" w14:paraId="3CE92F54" w14:textId="77777777" w:rsidTr="001544BC">
        <w:trPr>
          <w:cantSplit/>
          <w:trHeight w:val="70"/>
        </w:trPr>
        <w:tc>
          <w:tcPr>
            <w:tcW w:w="2962" w:type="dxa"/>
            <w:shd w:val="clear" w:color="auto" w:fill="FFC000"/>
          </w:tcPr>
          <w:p w14:paraId="6A226483" w14:textId="77777777" w:rsidR="00695924" w:rsidRPr="00BE014D" w:rsidRDefault="00695924" w:rsidP="00CC1FA0">
            <w:pPr>
              <w:jc w:val="left"/>
              <w:rPr>
                <w:rFonts w:ascii="Arial" w:hAnsi="Arial" w:cs="Arial"/>
                <w:sz w:val="20"/>
                <w:szCs w:val="20"/>
              </w:rPr>
            </w:pPr>
            <w:r w:rsidRPr="00BE014D">
              <w:rPr>
                <w:rFonts w:ascii="Arial" w:hAnsi="Arial" w:cs="Arial"/>
                <w:sz w:val="20"/>
                <w:szCs w:val="20"/>
              </w:rPr>
              <w:t>Последующие связанные процессы</w:t>
            </w:r>
          </w:p>
        </w:tc>
        <w:tc>
          <w:tcPr>
            <w:tcW w:w="7229" w:type="dxa"/>
            <w:vAlign w:val="bottom"/>
          </w:tcPr>
          <w:p w14:paraId="4476DC64" w14:textId="77777777" w:rsidR="00695924" w:rsidRPr="00BE014D" w:rsidRDefault="00695924" w:rsidP="00695924">
            <w:pPr>
              <w:jc w:val="left"/>
              <w:rPr>
                <w:rFonts w:ascii="Arial" w:hAnsi="Arial" w:cs="Arial"/>
                <w:color w:val="000000"/>
                <w:sz w:val="20"/>
                <w:szCs w:val="20"/>
                <w:lang w:eastAsia="ru-RU"/>
              </w:rPr>
            </w:pPr>
            <w:r>
              <w:rPr>
                <w:rFonts w:ascii="Arial" w:hAnsi="Arial" w:cs="Arial"/>
                <w:color w:val="000000"/>
                <w:sz w:val="20"/>
                <w:szCs w:val="20"/>
                <w:lang w:eastAsia="ru-RU"/>
              </w:rPr>
              <w:t xml:space="preserve">УП-04.02.02 Формирование и согласование бюджетов отдельных юридических лиц </w:t>
            </w:r>
          </w:p>
          <w:p w14:paraId="1EF1CA43" w14:textId="77777777" w:rsidR="00695924" w:rsidRPr="00BE014D" w:rsidRDefault="006D1C6D" w:rsidP="00CC1FA0">
            <w:pPr>
              <w:jc w:val="left"/>
              <w:rPr>
                <w:rFonts w:ascii="Arial" w:hAnsi="Arial" w:cs="Arial"/>
                <w:color w:val="000000"/>
                <w:sz w:val="20"/>
                <w:szCs w:val="20"/>
                <w:lang w:eastAsia="ru-RU"/>
              </w:rPr>
            </w:pPr>
            <w:r w:rsidRPr="006D1C6D">
              <w:rPr>
                <w:rFonts w:ascii="Arial" w:hAnsi="Arial" w:cs="Arial"/>
                <w:color w:val="000000"/>
                <w:sz w:val="20"/>
                <w:szCs w:val="20"/>
                <w:lang w:eastAsia="ru-RU"/>
              </w:rPr>
              <w:t xml:space="preserve">УП 04.05.02 Формирование прогнозов ожидаемого исполнения бюджетов </w:t>
            </w:r>
            <w:r w:rsidR="00E56E5C" w:rsidRPr="006D1C6D">
              <w:rPr>
                <w:rFonts w:ascii="Arial" w:hAnsi="Arial" w:cs="Arial"/>
                <w:color w:val="000000"/>
                <w:sz w:val="20"/>
                <w:szCs w:val="20"/>
                <w:lang w:eastAsia="ru-RU"/>
              </w:rPr>
              <w:t>отдельных юридических</w:t>
            </w:r>
            <w:r w:rsidR="001544BC">
              <w:rPr>
                <w:rFonts w:ascii="Arial" w:hAnsi="Arial" w:cs="Arial"/>
                <w:color w:val="000000"/>
                <w:sz w:val="20"/>
                <w:szCs w:val="20"/>
                <w:lang w:eastAsia="ru-RU"/>
              </w:rPr>
              <w:t xml:space="preserve"> лиц</w:t>
            </w:r>
          </w:p>
        </w:tc>
      </w:tr>
      <w:tr w:rsidR="00695924" w:rsidRPr="00BE014D" w14:paraId="21CD53B5" w14:textId="77777777" w:rsidTr="00CC1FA0">
        <w:trPr>
          <w:cantSplit/>
          <w:trHeight w:val="293"/>
        </w:trPr>
        <w:tc>
          <w:tcPr>
            <w:tcW w:w="2962" w:type="dxa"/>
            <w:shd w:val="clear" w:color="auto" w:fill="FFC000"/>
          </w:tcPr>
          <w:p w14:paraId="58C96BD3" w14:textId="77777777" w:rsidR="00695924" w:rsidRPr="00BE014D" w:rsidRDefault="00695924" w:rsidP="00CC1FA0">
            <w:pPr>
              <w:rPr>
                <w:rFonts w:ascii="Arial" w:hAnsi="Arial" w:cs="Arial"/>
                <w:sz w:val="20"/>
                <w:szCs w:val="20"/>
              </w:rPr>
            </w:pPr>
            <w:r w:rsidRPr="00BE014D">
              <w:rPr>
                <w:rFonts w:ascii="Arial" w:hAnsi="Arial" w:cs="Arial"/>
                <w:sz w:val="20"/>
                <w:szCs w:val="20"/>
              </w:rPr>
              <w:t>Входящие данные</w:t>
            </w:r>
          </w:p>
        </w:tc>
        <w:tc>
          <w:tcPr>
            <w:tcW w:w="7229" w:type="dxa"/>
            <w:vAlign w:val="bottom"/>
          </w:tcPr>
          <w:p w14:paraId="423A7457" w14:textId="77777777" w:rsidR="00695924" w:rsidRDefault="00695924" w:rsidP="00CC1FA0">
            <w:pPr>
              <w:jc w:val="left"/>
              <w:rPr>
                <w:rFonts w:ascii="Arial" w:hAnsi="Arial" w:cs="Arial"/>
                <w:color w:val="000000"/>
                <w:sz w:val="20"/>
                <w:szCs w:val="20"/>
                <w:lang w:eastAsia="ru-RU"/>
              </w:rPr>
            </w:pPr>
            <w:r>
              <w:rPr>
                <w:rFonts w:ascii="Arial" w:hAnsi="Arial" w:cs="Arial"/>
                <w:color w:val="000000"/>
                <w:sz w:val="20"/>
                <w:szCs w:val="20"/>
                <w:lang w:eastAsia="ru-RU"/>
              </w:rPr>
              <w:t>Плановые цены</w:t>
            </w:r>
          </w:p>
          <w:p w14:paraId="578DFCA7" w14:textId="77777777" w:rsidR="00695924" w:rsidRDefault="00695924" w:rsidP="00CC1FA0">
            <w:pPr>
              <w:jc w:val="left"/>
              <w:rPr>
                <w:rFonts w:ascii="Arial" w:hAnsi="Arial" w:cs="Arial"/>
                <w:color w:val="000000"/>
                <w:sz w:val="20"/>
                <w:szCs w:val="20"/>
                <w:lang w:eastAsia="ru-RU"/>
              </w:rPr>
            </w:pPr>
            <w:r>
              <w:rPr>
                <w:rFonts w:ascii="Arial" w:hAnsi="Arial" w:cs="Arial"/>
                <w:color w:val="000000"/>
                <w:sz w:val="20"/>
                <w:szCs w:val="20"/>
                <w:lang w:eastAsia="ru-RU"/>
              </w:rPr>
              <w:t>Заявки на с</w:t>
            </w:r>
            <w:r w:rsidR="00941CDA">
              <w:rPr>
                <w:rFonts w:ascii="Arial" w:hAnsi="Arial" w:cs="Arial"/>
                <w:color w:val="000000"/>
                <w:sz w:val="20"/>
                <w:szCs w:val="20"/>
                <w:lang w:eastAsia="ru-RU"/>
              </w:rPr>
              <w:t>писание МТР</w:t>
            </w:r>
          </w:p>
          <w:p w14:paraId="7D2284B5" w14:textId="77777777" w:rsidR="00941CDA" w:rsidRDefault="00941CDA" w:rsidP="00CC1FA0">
            <w:pPr>
              <w:jc w:val="left"/>
              <w:rPr>
                <w:rFonts w:ascii="Arial" w:hAnsi="Arial" w:cs="Arial"/>
                <w:color w:val="000000"/>
                <w:sz w:val="20"/>
                <w:szCs w:val="20"/>
                <w:lang w:eastAsia="ru-RU"/>
              </w:rPr>
            </w:pPr>
            <w:r>
              <w:rPr>
                <w:rFonts w:ascii="Arial" w:hAnsi="Arial" w:cs="Arial"/>
                <w:color w:val="000000"/>
                <w:sz w:val="20"/>
                <w:szCs w:val="20"/>
                <w:lang w:eastAsia="ru-RU"/>
              </w:rPr>
              <w:t>Заявки на закупку МТР</w:t>
            </w:r>
          </w:p>
          <w:p w14:paraId="3049FF21" w14:textId="77777777" w:rsidR="00941CDA" w:rsidRPr="00BE014D" w:rsidRDefault="00941CDA" w:rsidP="00941CDA">
            <w:pPr>
              <w:jc w:val="left"/>
              <w:rPr>
                <w:rFonts w:ascii="Arial" w:hAnsi="Arial" w:cs="Arial"/>
                <w:color w:val="000000"/>
                <w:sz w:val="20"/>
                <w:szCs w:val="20"/>
                <w:lang w:eastAsia="ru-RU"/>
              </w:rPr>
            </w:pPr>
            <w:r>
              <w:rPr>
                <w:rFonts w:ascii="Arial" w:hAnsi="Arial" w:cs="Arial"/>
                <w:color w:val="000000"/>
                <w:sz w:val="20"/>
                <w:szCs w:val="20"/>
                <w:lang w:eastAsia="ru-RU"/>
              </w:rPr>
              <w:t>Заявки на закупку работ, услуг</w:t>
            </w:r>
          </w:p>
        </w:tc>
      </w:tr>
      <w:tr w:rsidR="00695924" w:rsidRPr="00BE014D" w14:paraId="384836D1" w14:textId="77777777" w:rsidTr="00CC1FA0">
        <w:trPr>
          <w:cantSplit/>
          <w:trHeight w:val="293"/>
        </w:trPr>
        <w:tc>
          <w:tcPr>
            <w:tcW w:w="2962" w:type="dxa"/>
            <w:shd w:val="clear" w:color="auto" w:fill="FFC000"/>
          </w:tcPr>
          <w:p w14:paraId="5D10FB81" w14:textId="77777777" w:rsidR="00695924" w:rsidRPr="00BE014D" w:rsidRDefault="00695924" w:rsidP="00CC1FA0">
            <w:pPr>
              <w:rPr>
                <w:rFonts w:ascii="Arial" w:hAnsi="Arial" w:cs="Arial"/>
                <w:sz w:val="20"/>
                <w:szCs w:val="20"/>
              </w:rPr>
            </w:pPr>
            <w:r w:rsidRPr="00BE014D">
              <w:rPr>
                <w:rFonts w:ascii="Arial" w:hAnsi="Arial" w:cs="Arial"/>
                <w:sz w:val="20"/>
                <w:szCs w:val="20"/>
              </w:rPr>
              <w:t>Исходящие данные</w:t>
            </w:r>
          </w:p>
        </w:tc>
        <w:tc>
          <w:tcPr>
            <w:tcW w:w="7229" w:type="dxa"/>
            <w:vAlign w:val="bottom"/>
          </w:tcPr>
          <w:p w14:paraId="6F8D58E8" w14:textId="77777777" w:rsidR="00695924" w:rsidRDefault="00941CDA" w:rsidP="00CC1FA0">
            <w:pPr>
              <w:jc w:val="left"/>
              <w:rPr>
                <w:rFonts w:ascii="Arial" w:hAnsi="Arial" w:cs="Arial"/>
                <w:color w:val="000000"/>
                <w:sz w:val="20"/>
                <w:szCs w:val="20"/>
                <w:lang w:eastAsia="ru-RU"/>
              </w:rPr>
            </w:pPr>
            <w:r>
              <w:rPr>
                <w:rFonts w:ascii="Arial" w:hAnsi="Arial" w:cs="Arial"/>
                <w:color w:val="000000"/>
                <w:sz w:val="20"/>
                <w:szCs w:val="20"/>
                <w:lang w:eastAsia="ru-RU"/>
              </w:rPr>
              <w:t>Плановые цены для МТР с длительным горизонтом планирования</w:t>
            </w:r>
          </w:p>
          <w:p w14:paraId="1C989C58" w14:textId="77777777" w:rsidR="00941CDA" w:rsidRDefault="00941CDA" w:rsidP="00941CDA">
            <w:pPr>
              <w:jc w:val="left"/>
              <w:rPr>
                <w:rFonts w:ascii="Arial" w:hAnsi="Arial" w:cs="Arial"/>
                <w:color w:val="000000"/>
                <w:sz w:val="20"/>
                <w:szCs w:val="20"/>
                <w:lang w:eastAsia="ru-RU"/>
              </w:rPr>
            </w:pPr>
            <w:r>
              <w:rPr>
                <w:rFonts w:ascii="Arial" w:hAnsi="Arial" w:cs="Arial"/>
                <w:color w:val="000000"/>
                <w:sz w:val="20"/>
                <w:szCs w:val="20"/>
                <w:lang w:eastAsia="ru-RU"/>
              </w:rPr>
              <w:t>Заявки на списание МТР с длительным горизонтом планирования</w:t>
            </w:r>
          </w:p>
          <w:p w14:paraId="25B28A5A" w14:textId="77777777" w:rsidR="00941CDA" w:rsidRDefault="00941CDA" w:rsidP="00941CDA">
            <w:pPr>
              <w:jc w:val="left"/>
              <w:rPr>
                <w:rFonts w:ascii="Arial" w:hAnsi="Arial" w:cs="Arial"/>
                <w:color w:val="000000"/>
                <w:sz w:val="20"/>
                <w:szCs w:val="20"/>
                <w:lang w:eastAsia="ru-RU"/>
              </w:rPr>
            </w:pPr>
            <w:r>
              <w:rPr>
                <w:rFonts w:ascii="Arial" w:hAnsi="Arial" w:cs="Arial"/>
                <w:color w:val="000000"/>
                <w:sz w:val="20"/>
                <w:szCs w:val="20"/>
                <w:lang w:eastAsia="ru-RU"/>
              </w:rPr>
              <w:t>Заявки на закупку МТР с длительным горизонтом планирования</w:t>
            </w:r>
          </w:p>
          <w:p w14:paraId="4D7262E1" w14:textId="77777777" w:rsidR="00941CDA" w:rsidRPr="00BE014D" w:rsidRDefault="00941CDA" w:rsidP="00941CDA">
            <w:pPr>
              <w:jc w:val="left"/>
              <w:rPr>
                <w:rFonts w:ascii="Arial" w:hAnsi="Arial" w:cs="Arial"/>
                <w:color w:val="000000"/>
                <w:sz w:val="20"/>
                <w:szCs w:val="20"/>
                <w:lang w:eastAsia="ru-RU"/>
              </w:rPr>
            </w:pPr>
            <w:r>
              <w:rPr>
                <w:rFonts w:ascii="Arial" w:hAnsi="Arial" w:cs="Arial"/>
                <w:color w:val="000000"/>
                <w:sz w:val="20"/>
                <w:szCs w:val="20"/>
                <w:lang w:eastAsia="ru-RU"/>
              </w:rPr>
              <w:t xml:space="preserve">Заявки на закупку работ, </w:t>
            </w:r>
            <w:r w:rsidR="00E56E5C">
              <w:rPr>
                <w:rFonts w:ascii="Arial" w:hAnsi="Arial" w:cs="Arial"/>
                <w:color w:val="000000"/>
                <w:sz w:val="20"/>
                <w:szCs w:val="20"/>
                <w:lang w:eastAsia="ru-RU"/>
              </w:rPr>
              <w:t>услуг с</w:t>
            </w:r>
            <w:r>
              <w:rPr>
                <w:rFonts w:ascii="Arial" w:hAnsi="Arial" w:cs="Arial"/>
                <w:color w:val="000000"/>
                <w:sz w:val="20"/>
                <w:szCs w:val="20"/>
                <w:lang w:eastAsia="ru-RU"/>
              </w:rPr>
              <w:t xml:space="preserve"> длительным горизонтом планирования</w:t>
            </w:r>
          </w:p>
        </w:tc>
      </w:tr>
    </w:tbl>
    <w:p w14:paraId="456BCB0A" w14:textId="77777777" w:rsidR="00695924" w:rsidRDefault="00695924" w:rsidP="00695924">
      <w:pPr>
        <w:spacing w:after="240" w:line="276" w:lineRule="auto"/>
        <w:ind w:firstLine="567"/>
        <w:rPr>
          <w:rFonts w:ascii="Arial" w:hAnsi="Arial" w:cs="Arial"/>
        </w:rPr>
      </w:pPr>
    </w:p>
    <w:p w14:paraId="16B030FD" w14:textId="77777777" w:rsidR="0065176C" w:rsidRPr="000835FE" w:rsidRDefault="0065176C" w:rsidP="00590100">
      <w:pPr>
        <w:pStyle w:val="3"/>
      </w:pPr>
      <w:bookmarkStart w:id="162" w:name="_Toc527633248"/>
      <w:r w:rsidRPr="000835FE">
        <w:lastRenderedPageBreak/>
        <w:t xml:space="preserve">Описание бизнес-процесса </w:t>
      </w:r>
      <w:r>
        <w:t xml:space="preserve">ПП-10.03.04-ERP </w:t>
      </w:r>
      <w:r w:rsidRPr="00DC47A9">
        <w:t>Оперативное планирование обеспечения</w:t>
      </w:r>
      <w:bookmarkEnd w:id="162"/>
    </w:p>
    <w:p w14:paraId="005420DF" w14:textId="0D12E99C" w:rsidR="009E3C9E" w:rsidRPr="002037F7" w:rsidRDefault="009E3C9E" w:rsidP="009E3C9E">
      <w:pPr>
        <w:spacing w:after="240" w:line="276" w:lineRule="auto"/>
        <w:ind w:firstLine="567"/>
        <w:rPr>
          <w:rFonts w:ascii="Arial" w:hAnsi="Arial" w:cs="Arial"/>
        </w:rPr>
      </w:pPr>
      <w:r w:rsidRPr="002037F7">
        <w:rPr>
          <w:rFonts w:ascii="Arial" w:hAnsi="Arial" w:cs="Arial"/>
        </w:rPr>
        <w:t>Процесс ПП-10.03.0</w:t>
      </w:r>
      <w:r>
        <w:rPr>
          <w:rFonts w:ascii="Arial" w:hAnsi="Arial" w:cs="Arial"/>
        </w:rPr>
        <w:t>4</w:t>
      </w:r>
      <w:r w:rsidRPr="002037F7">
        <w:rPr>
          <w:rFonts w:ascii="Arial" w:hAnsi="Arial" w:cs="Arial"/>
        </w:rPr>
        <w:t xml:space="preserve">-ERP </w:t>
      </w:r>
      <w:r>
        <w:rPr>
          <w:rFonts w:ascii="Arial" w:hAnsi="Arial" w:cs="Arial"/>
        </w:rPr>
        <w:t>О</w:t>
      </w:r>
      <w:r w:rsidRPr="009E3C9E">
        <w:rPr>
          <w:rFonts w:ascii="Arial" w:hAnsi="Arial" w:cs="Arial"/>
        </w:rPr>
        <w:t>перативное планирование обеспечения</w:t>
      </w:r>
      <w:r w:rsidRPr="002037F7">
        <w:rPr>
          <w:rFonts w:ascii="Arial" w:hAnsi="Arial" w:cs="Arial"/>
        </w:rPr>
        <w:t xml:space="preserve"> выполняется в соответствии </w:t>
      </w:r>
      <w:r w:rsidRPr="000410CC">
        <w:rPr>
          <w:rFonts w:ascii="Arial" w:hAnsi="Arial" w:cs="Arial"/>
        </w:rPr>
        <w:t xml:space="preserve">с </w:t>
      </w:r>
      <w:del w:id="163" w:author="Kislov Vladimir" w:date="2021-03-23T22:50:00Z">
        <w:r w:rsidRPr="000410CC" w:rsidDel="000410CC">
          <w:rPr>
            <w:rFonts w:ascii="Arial" w:hAnsi="Arial" w:cs="Arial"/>
          </w:rPr>
          <w:delText xml:space="preserve">Временной </w:delText>
        </w:r>
      </w:del>
      <w:r w:rsidRPr="000410CC">
        <w:rPr>
          <w:rFonts w:ascii="Arial" w:hAnsi="Arial" w:cs="Arial"/>
        </w:rPr>
        <w:t>инструкцией по оперативному планированию обеспечения.</w:t>
      </w:r>
    </w:p>
    <w:p w14:paraId="367DBF03" w14:textId="77777777" w:rsidR="009D3D64" w:rsidRDefault="009E3C9E" w:rsidP="009E3C9E">
      <w:pPr>
        <w:spacing w:after="240" w:line="276" w:lineRule="auto"/>
        <w:ind w:firstLine="567"/>
        <w:rPr>
          <w:rFonts w:ascii="Arial" w:hAnsi="Arial" w:cs="Arial"/>
        </w:rPr>
      </w:pPr>
      <w:r>
        <w:rPr>
          <w:rFonts w:ascii="Arial" w:hAnsi="Arial" w:cs="Arial"/>
        </w:rPr>
        <w:t xml:space="preserve"> </w:t>
      </w:r>
      <w:r w:rsidR="0065176C">
        <w:rPr>
          <w:rFonts w:ascii="Arial" w:hAnsi="Arial" w:cs="Arial"/>
        </w:rPr>
        <w:t>Главной задачей процесса является</w:t>
      </w:r>
      <w:r w:rsidR="0065176C" w:rsidRPr="00804160">
        <w:rPr>
          <w:rFonts w:ascii="Arial" w:hAnsi="Arial" w:cs="Arial"/>
        </w:rPr>
        <w:t xml:space="preserve"> обеспечение доступности</w:t>
      </w:r>
      <w:r w:rsidR="009D3D64" w:rsidRPr="009D3D64">
        <w:rPr>
          <w:rFonts w:ascii="Arial" w:hAnsi="Arial" w:cs="Arial"/>
        </w:rPr>
        <w:t xml:space="preserve"> </w:t>
      </w:r>
      <w:r w:rsidR="009D3D64">
        <w:rPr>
          <w:rFonts w:ascii="Arial" w:hAnsi="Arial" w:cs="Arial"/>
        </w:rPr>
        <w:t>МТР</w:t>
      </w:r>
      <w:r w:rsidR="0065176C" w:rsidRPr="00804160">
        <w:rPr>
          <w:rFonts w:ascii="Arial" w:hAnsi="Arial" w:cs="Arial"/>
        </w:rPr>
        <w:t>, т.е. выполнение своевременной заготовки объемов</w:t>
      </w:r>
      <w:r w:rsidR="009D3D64">
        <w:rPr>
          <w:rFonts w:ascii="Arial" w:hAnsi="Arial" w:cs="Arial"/>
        </w:rPr>
        <w:t xml:space="preserve"> МТР</w:t>
      </w:r>
      <w:r w:rsidR="0065176C" w:rsidRPr="00804160">
        <w:rPr>
          <w:rFonts w:ascii="Arial" w:hAnsi="Arial" w:cs="Arial"/>
        </w:rPr>
        <w:t>, необходимых для производства, проведения ремонтов, обеспечения потребностей по объектам капитального строительства</w:t>
      </w:r>
      <w:r w:rsidR="0065176C">
        <w:rPr>
          <w:rFonts w:ascii="Arial" w:hAnsi="Arial" w:cs="Arial"/>
        </w:rPr>
        <w:t>, прочих потребностей подразделений в</w:t>
      </w:r>
      <w:r w:rsidR="0065176C" w:rsidRPr="00804160">
        <w:rPr>
          <w:rFonts w:ascii="Arial" w:hAnsi="Arial" w:cs="Arial"/>
        </w:rPr>
        <w:t xml:space="preserve"> </w:t>
      </w:r>
      <w:r w:rsidR="0065176C">
        <w:rPr>
          <w:rFonts w:ascii="Arial" w:hAnsi="Arial" w:cs="Arial"/>
        </w:rPr>
        <w:t>МТР</w:t>
      </w:r>
      <w:r w:rsidR="0065176C" w:rsidRPr="00804160">
        <w:rPr>
          <w:rFonts w:ascii="Arial" w:hAnsi="Arial" w:cs="Arial"/>
        </w:rPr>
        <w:t xml:space="preserve"> и оборудовани</w:t>
      </w:r>
      <w:r w:rsidR="0065176C">
        <w:rPr>
          <w:rFonts w:ascii="Arial" w:hAnsi="Arial" w:cs="Arial"/>
        </w:rPr>
        <w:t>и</w:t>
      </w:r>
      <w:r w:rsidR="0065176C" w:rsidRPr="00804160">
        <w:rPr>
          <w:rFonts w:ascii="Arial" w:hAnsi="Arial" w:cs="Arial"/>
        </w:rPr>
        <w:t xml:space="preserve"> в требуемом количестве</w:t>
      </w:r>
      <w:r w:rsidR="0065176C">
        <w:rPr>
          <w:rFonts w:ascii="Arial" w:hAnsi="Arial" w:cs="Arial"/>
        </w:rPr>
        <w:t xml:space="preserve"> в требуемые сроки</w:t>
      </w:r>
      <w:r w:rsidR="009D3D64">
        <w:rPr>
          <w:rFonts w:ascii="Arial" w:hAnsi="Arial" w:cs="Arial"/>
        </w:rPr>
        <w:t>.</w:t>
      </w:r>
    </w:p>
    <w:p w14:paraId="1115B22E" w14:textId="77777777" w:rsidR="00424705" w:rsidRDefault="009D3D64" w:rsidP="00424705">
      <w:pPr>
        <w:spacing w:after="240" w:line="276" w:lineRule="auto"/>
        <w:ind w:firstLine="567"/>
        <w:rPr>
          <w:rFonts w:ascii="Arial" w:hAnsi="Arial" w:cs="Arial"/>
        </w:rPr>
      </w:pPr>
      <w:r>
        <w:rPr>
          <w:rFonts w:ascii="Arial" w:hAnsi="Arial" w:cs="Arial"/>
        </w:rPr>
        <w:t>В основе процесса лежит автоматизированный алгоритм Планирования Потребности в Материалах (ППМ). Данный алгоритм консолидирует потребность в МТР, сформированную в рамках планирования основного производства, ремонтов, капитального строительства, а также прочую потребность в МТР</w:t>
      </w:r>
      <w:r w:rsidR="00157681">
        <w:rPr>
          <w:rFonts w:ascii="Arial" w:hAnsi="Arial" w:cs="Arial"/>
        </w:rPr>
        <w:t>,</w:t>
      </w:r>
      <w:r>
        <w:rPr>
          <w:rFonts w:ascii="Arial" w:hAnsi="Arial" w:cs="Arial"/>
        </w:rPr>
        <w:t xml:space="preserve"> внесенную в систему вручную. </w:t>
      </w:r>
      <w:r w:rsidR="00EA09A7">
        <w:rPr>
          <w:rFonts w:ascii="Arial" w:hAnsi="Arial" w:cs="Arial"/>
        </w:rPr>
        <w:t xml:space="preserve">Далее производится проверка доступных запасов МТР на складах и в случае дефицита запаса формируются заявки на его пополнения. </w:t>
      </w:r>
      <w:r w:rsidR="00157681">
        <w:rPr>
          <w:rFonts w:ascii="Arial" w:hAnsi="Arial" w:cs="Arial"/>
        </w:rPr>
        <w:t>Параметры, заданные в о</w:t>
      </w:r>
      <w:r w:rsidR="00EA09A7">
        <w:rPr>
          <w:rFonts w:ascii="Arial" w:hAnsi="Arial" w:cs="Arial"/>
        </w:rPr>
        <w:t>сновны</w:t>
      </w:r>
      <w:r w:rsidR="00157681">
        <w:rPr>
          <w:rFonts w:ascii="Arial" w:hAnsi="Arial" w:cs="Arial"/>
        </w:rPr>
        <w:t>х</w:t>
      </w:r>
      <w:r w:rsidR="00EA09A7">
        <w:rPr>
          <w:rFonts w:ascii="Arial" w:hAnsi="Arial" w:cs="Arial"/>
        </w:rPr>
        <w:t xml:space="preserve"> данны</w:t>
      </w:r>
      <w:r w:rsidR="00157681">
        <w:rPr>
          <w:rFonts w:ascii="Arial" w:hAnsi="Arial" w:cs="Arial"/>
        </w:rPr>
        <w:t>х материала</w:t>
      </w:r>
      <w:r w:rsidR="00EA09A7">
        <w:rPr>
          <w:rFonts w:ascii="Arial" w:hAnsi="Arial" w:cs="Arial"/>
        </w:rPr>
        <w:t xml:space="preserve"> </w:t>
      </w:r>
      <w:r w:rsidR="009C758B">
        <w:rPr>
          <w:rFonts w:ascii="Arial" w:hAnsi="Arial" w:cs="Arial"/>
        </w:rPr>
        <w:t>в системе,</w:t>
      </w:r>
      <w:r w:rsidR="00EA09A7">
        <w:rPr>
          <w:rFonts w:ascii="Arial" w:hAnsi="Arial" w:cs="Arial"/>
        </w:rPr>
        <w:t xml:space="preserve"> определяют источник пополнения запаса по каждому МТР: закупка у поставщика или поставка с другого склада предприятия (перевалочной базы).</w:t>
      </w:r>
    </w:p>
    <w:p w14:paraId="086159A5" w14:textId="77777777" w:rsidR="00EA09A7" w:rsidRDefault="00EA09A7" w:rsidP="0065176C">
      <w:pPr>
        <w:spacing w:after="240" w:line="276" w:lineRule="auto"/>
        <w:ind w:firstLine="567"/>
        <w:rPr>
          <w:rFonts w:ascii="Arial" w:hAnsi="Arial" w:cs="Arial"/>
        </w:rPr>
      </w:pPr>
      <w:r>
        <w:rPr>
          <w:rFonts w:ascii="Arial" w:hAnsi="Arial" w:cs="Arial"/>
        </w:rPr>
        <w:t xml:space="preserve">Заявки на пополнение склада с перевалочной базы, в свою очередь, являются потребностью для перевалочной базы. Данные заявки обрабатываются алгоритмом ППМ наравне с прочими видами </w:t>
      </w:r>
      <w:r w:rsidR="00065A2D">
        <w:rPr>
          <w:rFonts w:ascii="Arial" w:hAnsi="Arial" w:cs="Arial"/>
        </w:rPr>
        <w:t xml:space="preserve">потребности. </w:t>
      </w:r>
      <w:r w:rsidR="00D25B80">
        <w:rPr>
          <w:rFonts w:ascii="Arial" w:hAnsi="Arial" w:cs="Arial"/>
        </w:rPr>
        <w:t>Т.е. планирование пополнения перевалочной базы выполняется с учетом последующих перемещений на центральные склады предприятия.</w:t>
      </w:r>
    </w:p>
    <w:p w14:paraId="19B8B4A2" w14:textId="77777777" w:rsidR="00424705" w:rsidRDefault="00BA7B8C" w:rsidP="00424705">
      <w:pPr>
        <w:spacing w:after="240" w:line="276" w:lineRule="auto"/>
        <w:ind w:firstLine="567"/>
        <w:rPr>
          <w:rFonts w:ascii="Arial" w:hAnsi="Arial" w:cs="Arial"/>
        </w:rPr>
      </w:pPr>
      <w:r>
        <w:rPr>
          <w:rFonts w:ascii="Arial" w:hAnsi="Arial" w:cs="Arial"/>
        </w:rPr>
        <w:t>Алгоритм ППМ использует плановые сроки поставки на различных плечах обеспечения, внесенные в систему. В результате достигается сбалансированное календарное планирование обеспечения по цепочке: Поставщик – Перевалочная база – Центральный завод – Получатель МТР.</w:t>
      </w:r>
    </w:p>
    <w:p w14:paraId="5DF66C56" w14:textId="77777777" w:rsidR="00424705" w:rsidRDefault="00424705" w:rsidP="00424705">
      <w:pPr>
        <w:spacing w:after="240" w:line="276" w:lineRule="auto"/>
        <w:ind w:firstLine="567"/>
        <w:rPr>
          <w:rFonts w:ascii="Arial" w:hAnsi="Arial" w:cs="Arial"/>
        </w:rPr>
      </w:pPr>
      <w:r>
        <w:rPr>
          <w:rFonts w:ascii="Arial" w:hAnsi="Arial" w:cs="Arial"/>
        </w:rPr>
        <w:t>Типовая схема поставки МТР от поставщика до заявителя потребности в МТР приведена на рисунке ниже:</w:t>
      </w:r>
    </w:p>
    <w:p w14:paraId="51A71601" w14:textId="77777777" w:rsidR="00424705" w:rsidRDefault="009854CD" w:rsidP="00424705">
      <w:pPr>
        <w:spacing w:after="240" w:line="276" w:lineRule="auto"/>
        <w:ind w:firstLine="567"/>
        <w:rPr>
          <w:rFonts w:ascii="Arial" w:hAnsi="Arial" w:cs="Arial"/>
        </w:rPr>
      </w:pPr>
      <w:r w:rsidRPr="009854CD">
        <w:rPr>
          <w:noProof/>
          <w:lang w:eastAsia="ru-RU"/>
        </w:rPr>
        <w:lastRenderedPageBreak/>
        <w:drawing>
          <wp:inline distT="0" distB="0" distL="0" distR="0" wp14:anchorId="6A9E06E8" wp14:editId="2D6080A1">
            <wp:extent cx="5681271" cy="24066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1852" b="11667"/>
                    <a:stretch/>
                  </pic:blipFill>
                  <pic:spPr bwMode="auto">
                    <a:xfrm>
                      <a:off x="0" y="0"/>
                      <a:ext cx="5681271" cy="2406650"/>
                    </a:xfrm>
                    <a:prstGeom prst="rect">
                      <a:avLst/>
                    </a:prstGeom>
                    <a:noFill/>
                    <a:ln>
                      <a:noFill/>
                    </a:ln>
                    <a:extLst>
                      <a:ext uri="{53640926-AAD7-44D8-BBD7-CCE9431645EC}">
                        <a14:shadowObscured xmlns:a14="http://schemas.microsoft.com/office/drawing/2010/main"/>
                      </a:ext>
                    </a:extLst>
                  </pic:spPr>
                </pic:pic>
              </a:graphicData>
            </a:graphic>
          </wp:inline>
        </w:drawing>
      </w:r>
    </w:p>
    <w:p w14:paraId="1203FA62" w14:textId="3B119072" w:rsidR="00BA7B8C" w:rsidRDefault="00BA7B8C" w:rsidP="0065176C">
      <w:pPr>
        <w:spacing w:after="240" w:line="276" w:lineRule="auto"/>
        <w:ind w:firstLine="567"/>
        <w:rPr>
          <w:rFonts w:ascii="Arial" w:hAnsi="Arial" w:cs="Arial"/>
        </w:rPr>
      </w:pPr>
      <w:r>
        <w:rPr>
          <w:rFonts w:ascii="Arial" w:hAnsi="Arial" w:cs="Arial"/>
        </w:rPr>
        <w:t>Алгоритм ППМ запускается</w:t>
      </w:r>
      <w:ins w:id="164" w:author="KislovVO" w:date="2021-03-23T14:20:00Z">
        <w:r w:rsidR="006D0818">
          <w:rPr>
            <w:rFonts w:ascii="Arial" w:hAnsi="Arial" w:cs="Arial"/>
          </w:rPr>
          <w:t xml:space="preserve"> автоматически</w:t>
        </w:r>
      </w:ins>
      <w:r>
        <w:rPr>
          <w:rFonts w:ascii="Arial" w:hAnsi="Arial" w:cs="Arial"/>
        </w:rPr>
        <w:t xml:space="preserve"> как фоновое задание каждую ночь.</w:t>
      </w:r>
      <w:ins w:id="165" w:author="KislovVO" w:date="2021-03-23T14:20:00Z">
        <w:r w:rsidR="006D0818">
          <w:rPr>
            <w:rFonts w:ascii="Arial" w:hAnsi="Arial" w:cs="Arial"/>
          </w:rPr>
          <w:t xml:space="preserve"> П</w:t>
        </w:r>
      </w:ins>
      <w:ins w:id="166" w:author="KislovVO" w:date="2021-03-23T14:21:00Z">
        <w:r w:rsidR="006D0818">
          <w:rPr>
            <w:rFonts w:ascii="Arial" w:hAnsi="Arial" w:cs="Arial"/>
          </w:rPr>
          <w:t xml:space="preserve">ри необходимости существует возможность запуска ППМ вручную, в </w:t>
        </w:r>
        <w:proofErr w:type="spellStart"/>
        <w:r w:rsidR="006D0818">
          <w:rPr>
            <w:rFonts w:ascii="Arial" w:hAnsi="Arial" w:cs="Arial"/>
          </w:rPr>
          <w:t>течен</w:t>
        </w:r>
        <w:del w:id="167" w:author="SintsovaMA" w:date="2021-04-06T12:49:00Z">
          <w:r w:rsidR="006D0818" w:rsidDel="0074323E">
            <w:rPr>
              <w:rFonts w:ascii="Arial" w:hAnsi="Arial" w:cs="Arial"/>
            </w:rPr>
            <w:delText>и</w:delText>
          </w:r>
        </w:del>
      </w:ins>
      <w:ins w:id="168" w:author="SintsovaMA" w:date="2021-04-06T12:49:00Z">
        <w:r w:rsidR="0074323E">
          <w:rPr>
            <w:rFonts w:ascii="Arial" w:hAnsi="Arial" w:cs="Arial"/>
          </w:rPr>
          <w:t>е</w:t>
        </w:r>
      </w:ins>
      <w:proofErr w:type="spellEnd"/>
      <w:ins w:id="169" w:author="KislovVO" w:date="2021-03-23T14:21:00Z">
        <w:r w:rsidR="006D0818">
          <w:rPr>
            <w:rFonts w:ascii="Arial" w:hAnsi="Arial" w:cs="Arial"/>
          </w:rPr>
          <w:t xml:space="preserve"> дня.</w:t>
        </w:r>
      </w:ins>
    </w:p>
    <w:p w14:paraId="3DA94929" w14:textId="77777777" w:rsidR="00BA7B8C" w:rsidRDefault="00BA7B8C" w:rsidP="0065176C">
      <w:pPr>
        <w:spacing w:after="240" w:line="276" w:lineRule="auto"/>
        <w:ind w:firstLine="567"/>
        <w:rPr>
          <w:rFonts w:ascii="Arial" w:hAnsi="Arial" w:cs="Arial"/>
        </w:rPr>
      </w:pPr>
      <w:r>
        <w:rPr>
          <w:rFonts w:ascii="Arial" w:hAnsi="Arial" w:cs="Arial"/>
        </w:rPr>
        <w:t xml:space="preserve">Ключевыми участниками </w:t>
      </w:r>
      <w:r w:rsidR="00157681">
        <w:rPr>
          <w:rFonts w:ascii="Arial" w:hAnsi="Arial" w:cs="Arial"/>
        </w:rPr>
        <w:t xml:space="preserve">данного </w:t>
      </w:r>
      <w:r>
        <w:rPr>
          <w:rFonts w:ascii="Arial" w:hAnsi="Arial" w:cs="Arial"/>
        </w:rPr>
        <w:t>процесса являются сток-контролеры. Задачей сток-контролеров является ежедневный анализ особых ситуаций, возникших при выполнении алгоритма ППМ, и проработка мероприятий по их устранению.</w:t>
      </w:r>
    </w:p>
    <w:p w14:paraId="22686F48" w14:textId="77777777" w:rsidR="00424705" w:rsidRDefault="00BA7B8C" w:rsidP="00424705">
      <w:pPr>
        <w:spacing w:after="240" w:line="276" w:lineRule="auto"/>
        <w:ind w:firstLine="567"/>
        <w:rPr>
          <w:rFonts w:ascii="Arial" w:hAnsi="Arial" w:cs="Arial"/>
        </w:rPr>
      </w:pPr>
      <w:r>
        <w:rPr>
          <w:rFonts w:ascii="Arial" w:hAnsi="Arial" w:cs="Arial"/>
        </w:rPr>
        <w:t>Например, одной из наиболее острых особых ситуаций является рассогласованность по срокам заявленной потребности в МТР и сроков поставки данных МТР на склад. Данная рассогласованность возникает в результате несвоевременного планирования потребности в МТР (в срок, меньший чем плановый срок поставки МТР) или при задержке планового срока поставки МТР поставщиком. Обязанностью сток-контролера являет</w:t>
      </w:r>
      <w:r w:rsidR="00424705">
        <w:rPr>
          <w:rFonts w:ascii="Arial" w:hAnsi="Arial" w:cs="Arial"/>
        </w:rPr>
        <w:t>ся выявлять подобные ситуации и прорабатывать с заявителем и закупщиком возможности смещения сроков.</w:t>
      </w:r>
    </w:p>
    <w:p w14:paraId="1B81D847" w14:textId="77777777" w:rsidR="00424705" w:rsidRDefault="00424705" w:rsidP="00424705">
      <w:pPr>
        <w:spacing w:after="240" w:line="276" w:lineRule="auto"/>
        <w:ind w:firstLine="567"/>
        <w:rPr>
          <w:rFonts w:ascii="Arial" w:hAnsi="Arial" w:cs="Arial"/>
        </w:rPr>
      </w:pPr>
      <w:r>
        <w:rPr>
          <w:rFonts w:ascii="Arial" w:hAnsi="Arial" w:cs="Arial"/>
        </w:rPr>
        <w:t>Полный список особых ситуаций приводится в документе ниже.</w:t>
      </w:r>
    </w:p>
    <w:p w14:paraId="5F52DB55" w14:textId="77777777" w:rsidR="001663D2" w:rsidRDefault="001663D2" w:rsidP="001663D2">
      <w:pPr>
        <w:spacing w:after="240" w:line="276" w:lineRule="auto"/>
        <w:ind w:firstLine="567"/>
        <w:rPr>
          <w:rFonts w:ascii="Arial" w:hAnsi="Arial" w:cs="Arial"/>
        </w:rPr>
      </w:pPr>
      <w:r>
        <w:rPr>
          <w:rFonts w:ascii="Arial" w:hAnsi="Arial" w:cs="Arial"/>
        </w:rPr>
        <w:t xml:space="preserve">В результате </w:t>
      </w:r>
      <w:r w:rsidR="00C25356">
        <w:rPr>
          <w:rFonts w:ascii="Arial" w:hAnsi="Arial" w:cs="Arial"/>
        </w:rPr>
        <w:t xml:space="preserve">процедуры </w:t>
      </w:r>
      <w:r>
        <w:rPr>
          <w:rFonts w:ascii="Arial" w:hAnsi="Arial" w:cs="Arial"/>
        </w:rPr>
        <w:t xml:space="preserve">планирования сбалансированность потребности, внутренних перемещений и поставок от поставщика будет достигаться по месячным объемам. Данной подход выбран как оптимальный с точки зрения достижения требуемых показателей по обеспечению МТР и нагрузкой на сток-контролеров по обработке особых ситуаций, возникающих в результате планирования. Это означает, что сформированная потребность будет </w:t>
      </w:r>
      <w:proofErr w:type="spellStart"/>
      <w:r>
        <w:rPr>
          <w:rFonts w:ascii="Arial" w:hAnsi="Arial" w:cs="Arial"/>
        </w:rPr>
        <w:t>агрегироваться</w:t>
      </w:r>
      <w:proofErr w:type="spellEnd"/>
      <w:r>
        <w:rPr>
          <w:rFonts w:ascii="Arial" w:hAnsi="Arial" w:cs="Arial"/>
        </w:rPr>
        <w:t xml:space="preserve"> </w:t>
      </w:r>
      <w:r w:rsidR="00977742">
        <w:rPr>
          <w:rFonts w:ascii="Arial" w:hAnsi="Arial" w:cs="Arial"/>
        </w:rPr>
        <w:t>до месячного объема,</w:t>
      </w:r>
      <w:r>
        <w:rPr>
          <w:rFonts w:ascii="Arial" w:hAnsi="Arial" w:cs="Arial"/>
        </w:rPr>
        <w:t xml:space="preserve"> и поставка МТР под данную месячную потребность будет планироваться к первому числ</w:t>
      </w:r>
      <w:r w:rsidR="002E1A18">
        <w:rPr>
          <w:rFonts w:ascii="Arial" w:hAnsi="Arial" w:cs="Arial"/>
        </w:rPr>
        <w:t>у</w:t>
      </w:r>
      <w:r>
        <w:rPr>
          <w:rFonts w:ascii="Arial" w:hAnsi="Arial" w:cs="Arial"/>
        </w:rPr>
        <w:t xml:space="preserve"> данного месяца. Данный подход будет применяться как для </w:t>
      </w:r>
      <w:r w:rsidR="002E1A18">
        <w:rPr>
          <w:rFonts w:ascii="Arial" w:hAnsi="Arial" w:cs="Arial"/>
        </w:rPr>
        <w:t>областей планирования производственных площадок</w:t>
      </w:r>
      <w:r>
        <w:rPr>
          <w:rFonts w:ascii="Arial" w:hAnsi="Arial" w:cs="Arial"/>
        </w:rPr>
        <w:t>, так и для перевалочной базы.</w:t>
      </w:r>
    </w:p>
    <w:p w14:paraId="08B526EC" w14:textId="08175B7A" w:rsidR="0065176C" w:rsidRDefault="00534E7B" w:rsidP="0065176C">
      <w:pPr>
        <w:spacing w:after="240" w:line="276" w:lineRule="auto"/>
        <w:ind w:firstLine="567"/>
        <w:rPr>
          <w:rFonts w:ascii="Arial" w:hAnsi="Arial" w:cs="Arial"/>
        </w:rPr>
      </w:pPr>
      <w:bookmarkStart w:id="170" w:name="_Hlk522694596"/>
      <w:r>
        <w:rPr>
          <w:rFonts w:ascii="Arial" w:hAnsi="Arial" w:cs="Arial"/>
        </w:rPr>
        <w:t>Для высвобождения резервов по неактуальным потребностям, в рамках процедуры закрытия года, предусмотрен этап закрытия прошлогодних потребностей. В заявках на списание МТР</w:t>
      </w:r>
      <w:ins w:id="171" w:author="ParamonovaEA" w:date="2021-06-03T11:12:00Z">
        <w:r w:rsidR="00A07056">
          <w:rPr>
            <w:rFonts w:ascii="Arial" w:hAnsi="Arial" w:cs="Arial"/>
          </w:rPr>
          <w:t>, а также заявках на закупку услуг прошлого периода</w:t>
        </w:r>
      </w:ins>
      <w:r>
        <w:rPr>
          <w:rFonts w:ascii="Arial" w:hAnsi="Arial" w:cs="Arial"/>
        </w:rPr>
        <w:t xml:space="preserve"> устанавливается индикатор </w:t>
      </w:r>
      <w:r>
        <w:rPr>
          <w:rFonts w:ascii="Arial" w:hAnsi="Arial" w:cs="Arial"/>
        </w:rPr>
        <w:lastRenderedPageBreak/>
        <w:t>«Заявка выполнена»</w:t>
      </w:r>
      <w:bookmarkEnd w:id="170"/>
      <w:r w:rsidR="00273E98">
        <w:rPr>
          <w:rFonts w:ascii="Arial" w:hAnsi="Arial" w:cs="Arial"/>
        </w:rPr>
        <w:t xml:space="preserve"> (разработка MM</w:t>
      </w:r>
      <w:r w:rsidR="004E4D7C">
        <w:rPr>
          <w:rFonts w:ascii="Arial" w:hAnsi="Arial" w:cs="Arial"/>
        </w:rPr>
        <w:t>77</w:t>
      </w:r>
      <w:r w:rsidR="00273E98">
        <w:rPr>
          <w:rFonts w:ascii="Arial" w:hAnsi="Arial" w:cs="Arial"/>
        </w:rPr>
        <w:t xml:space="preserve"> «</w:t>
      </w:r>
      <w:r w:rsidR="00273E98" w:rsidRPr="00273E98">
        <w:rPr>
          <w:rFonts w:ascii="Arial" w:hAnsi="Arial" w:cs="Arial"/>
        </w:rPr>
        <w:t>Закрытие прошлогодних заявок на списание</w:t>
      </w:r>
      <w:r w:rsidR="00273E98">
        <w:rPr>
          <w:rFonts w:ascii="Arial" w:hAnsi="Arial" w:cs="Arial"/>
        </w:rPr>
        <w:t>»)</w:t>
      </w:r>
      <w:r>
        <w:rPr>
          <w:rFonts w:ascii="Arial" w:hAnsi="Arial" w:cs="Arial"/>
        </w:rPr>
        <w:t>.</w:t>
      </w:r>
      <w:r w:rsidR="00274DD0">
        <w:rPr>
          <w:rFonts w:ascii="Arial" w:hAnsi="Arial" w:cs="Arial"/>
        </w:rPr>
        <w:t xml:space="preserve"> Процедура закрытия заказов</w:t>
      </w:r>
      <w:r w:rsidR="00274DD0" w:rsidRPr="00274DD0">
        <w:rPr>
          <w:rFonts w:ascii="Arial" w:hAnsi="Arial" w:cs="Arial"/>
        </w:rPr>
        <w:t xml:space="preserve"> </w:t>
      </w:r>
      <w:r w:rsidR="00274DD0">
        <w:rPr>
          <w:rFonts w:ascii="Arial" w:hAnsi="Arial" w:cs="Arial"/>
        </w:rPr>
        <w:t>ТОРО описана в КД «В</w:t>
      </w:r>
      <w:r w:rsidR="00274DD0" w:rsidRPr="00274DD0">
        <w:rPr>
          <w:rFonts w:ascii="Arial" w:hAnsi="Arial" w:cs="Arial"/>
        </w:rPr>
        <w:t>ыполнение и фактический учет работ</w:t>
      </w:r>
      <w:r w:rsidR="00274DD0">
        <w:rPr>
          <w:rFonts w:ascii="Arial" w:hAnsi="Arial" w:cs="Arial"/>
        </w:rPr>
        <w:t>».</w:t>
      </w:r>
    </w:p>
    <w:p w14:paraId="28A2D373" w14:textId="77777777" w:rsidR="0065176C" w:rsidRPr="000835FE" w:rsidRDefault="0065176C" w:rsidP="0065176C">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5578C5">
        <w:rPr>
          <w:rFonts w:ascii="Arial" w:hAnsi="Arial" w:cs="Arial"/>
          <w:b/>
          <w:noProof/>
          <w:sz w:val="22"/>
        </w:rPr>
        <w:t>9</w:t>
      </w:r>
      <w:r w:rsidRPr="00916FAB">
        <w:rPr>
          <w:rFonts w:ascii="Arial" w:hAnsi="Arial" w:cs="Arial"/>
          <w:b/>
          <w:sz w:val="22"/>
        </w:rPr>
        <w:fldChar w:fldCharType="end"/>
      </w:r>
      <w:r w:rsidRPr="00916FAB">
        <w:rPr>
          <w:rFonts w:ascii="Arial" w:hAnsi="Arial" w:cs="Arial"/>
          <w:b/>
          <w:sz w:val="22"/>
        </w:rPr>
        <w:t>. Описание бизнес-процесса</w:t>
      </w:r>
      <w:r w:rsidRPr="000835FE">
        <w:rPr>
          <w:rFonts w:ascii="Arial" w:hAnsi="Arial" w:cs="Arial"/>
          <w:b/>
          <w:sz w:val="22"/>
        </w:rPr>
        <w:t xml:space="preserve"> </w:t>
      </w:r>
      <w:r w:rsidRPr="00125402">
        <w:rPr>
          <w:rFonts w:ascii="Arial" w:hAnsi="Arial" w:cs="Arial"/>
          <w:b/>
          <w:sz w:val="22"/>
        </w:rPr>
        <w:t>ПП-10.03.0</w:t>
      </w:r>
      <w:r>
        <w:rPr>
          <w:rFonts w:ascii="Arial" w:hAnsi="Arial" w:cs="Arial"/>
          <w:b/>
          <w:sz w:val="22"/>
        </w:rPr>
        <w:t>4</w:t>
      </w:r>
      <w:r w:rsidRPr="00125402">
        <w:rPr>
          <w:rFonts w:ascii="Arial" w:hAnsi="Arial" w:cs="Arial"/>
          <w:b/>
          <w:sz w:val="22"/>
        </w:rPr>
        <w:t xml:space="preserve">-ERP </w:t>
      </w:r>
      <w:r w:rsidRPr="00F2655B">
        <w:rPr>
          <w:rFonts w:ascii="Arial" w:hAnsi="Arial" w:cs="Arial"/>
          <w:b/>
          <w:sz w:val="22"/>
        </w:rPr>
        <w:t>Оперативное планирование обеспечения</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537"/>
        <w:gridCol w:w="7654"/>
      </w:tblGrid>
      <w:tr w:rsidR="0065176C" w:rsidRPr="00BE014D" w14:paraId="5B7297D2" w14:textId="77777777" w:rsidTr="00E56E5C">
        <w:trPr>
          <w:cantSplit/>
          <w:trHeight w:val="50"/>
          <w:tblHeader/>
        </w:trPr>
        <w:tc>
          <w:tcPr>
            <w:tcW w:w="2537" w:type="dxa"/>
            <w:shd w:val="clear" w:color="auto" w:fill="FFC000"/>
          </w:tcPr>
          <w:p w14:paraId="0996A099" w14:textId="77777777" w:rsidR="0065176C" w:rsidRPr="00BE014D" w:rsidRDefault="0065176C" w:rsidP="0065176C">
            <w:pPr>
              <w:rPr>
                <w:rFonts w:ascii="Arial" w:hAnsi="Arial" w:cs="Arial"/>
                <w:sz w:val="20"/>
                <w:szCs w:val="20"/>
              </w:rPr>
            </w:pPr>
            <w:r w:rsidRPr="00BE014D">
              <w:rPr>
                <w:rFonts w:ascii="Arial" w:hAnsi="Arial" w:cs="Arial"/>
                <w:sz w:val="20"/>
                <w:szCs w:val="20"/>
              </w:rPr>
              <w:t>Код бизнес-процесса</w:t>
            </w:r>
          </w:p>
        </w:tc>
        <w:tc>
          <w:tcPr>
            <w:tcW w:w="7654" w:type="dxa"/>
            <w:vAlign w:val="bottom"/>
          </w:tcPr>
          <w:p w14:paraId="729BBB6F" w14:textId="77777777" w:rsidR="0065176C" w:rsidRPr="00BE014D" w:rsidRDefault="0065176C" w:rsidP="0065176C">
            <w:pPr>
              <w:jc w:val="left"/>
              <w:rPr>
                <w:rFonts w:ascii="Arial" w:hAnsi="Arial" w:cs="Arial"/>
                <w:color w:val="000000"/>
                <w:sz w:val="20"/>
                <w:szCs w:val="20"/>
                <w:lang w:eastAsia="ru-RU"/>
              </w:rPr>
            </w:pPr>
            <w:r w:rsidRPr="00403748">
              <w:rPr>
                <w:rFonts w:ascii="Arial" w:hAnsi="Arial" w:cs="Arial"/>
                <w:color w:val="000000"/>
                <w:sz w:val="20"/>
                <w:szCs w:val="20"/>
                <w:lang w:eastAsia="ru-RU"/>
              </w:rPr>
              <w:t>ПП-10.03.04-ERP Оперативное планирование обеспечения</w:t>
            </w:r>
          </w:p>
        </w:tc>
      </w:tr>
      <w:tr w:rsidR="0065176C" w:rsidRPr="00BE014D" w14:paraId="6AB14628" w14:textId="77777777" w:rsidTr="00E56E5C">
        <w:trPr>
          <w:cantSplit/>
          <w:trHeight w:val="290"/>
        </w:trPr>
        <w:tc>
          <w:tcPr>
            <w:tcW w:w="2537" w:type="dxa"/>
            <w:shd w:val="clear" w:color="auto" w:fill="FFC000"/>
          </w:tcPr>
          <w:p w14:paraId="56372EED" w14:textId="77777777" w:rsidR="0065176C" w:rsidRPr="00BE014D" w:rsidRDefault="0065176C" w:rsidP="0065176C">
            <w:pPr>
              <w:rPr>
                <w:rFonts w:ascii="Arial" w:hAnsi="Arial" w:cs="Arial"/>
                <w:sz w:val="20"/>
                <w:szCs w:val="20"/>
              </w:rPr>
            </w:pPr>
            <w:r w:rsidRPr="00BE014D">
              <w:rPr>
                <w:rFonts w:ascii="Arial" w:hAnsi="Arial" w:cs="Arial"/>
                <w:sz w:val="20"/>
                <w:szCs w:val="20"/>
              </w:rPr>
              <w:t>Цель бизнес-процесса</w:t>
            </w:r>
          </w:p>
        </w:tc>
        <w:tc>
          <w:tcPr>
            <w:tcW w:w="7654" w:type="dxa"/>
            <w:vAlign w:val="bottom"/>
          </w:tcPr>
          <w:p w14:paraId="1E10198F" w14:textId="77777777" w:rsidR="0065176C" w:rsidRPr="00BE014D" w:rsidRDefault="0065176C" w:rsidP="0065176C">
            <w:pPr>
              <w:jc w:val="left"/>
              <w:rPr>
                <w:rFonts w:ascii="Arial" w:hAnsi="Arial" w:cs="Arial"/>
                <w:color w:val="000000"/>
                <w:sz w:val="20"/>
                <w:szCs w:val="20"/>
                <w:lang w:eastAsia="ru-RU"/>
              </w:rPr>
            </w:pPr>
            <w:r>
              <w:rPr>
                <w:rFonts w:ascii="Arial" w:hAnsi="Arial" w:cs="Arial"/>
                <w:sz w:val="20"/>
                <w:szCs w:val="20"/>
              </w:rPr>
              <w:t>Проведение процедуры ППМ</w:t>
            </w:r>
            <w:r w:rsidRPr="00BE014D">
              <w:rPr>
                <w:rFonts w:ascii="Arial" w:hAnsi="Arial" w:cs="Arial"/>
                <w:sz w:val="20"/>
                <w:szCs w:val="20"/>
              </w:rPr>
              <w:t xml:space="preserve">, </w:t>
            </w:r>
            <w:r>
              <w:rPr>
                <w:rFonts w:ascii="Arial" w:hAnsi="Arial" w:cs="Arial"/>
                <w:sz w:val="20"/>
                <w:szCs w:val="20"/>
              </w:rPr>
              <w:t>создание заявок на закупку</w:t>
            </w:r>
            <w:r w:rsidR="00887006">
              <w:rPr>
                <w:rFonts w:ascii="Arial" w:hAnsi="Arial" w:cs="Arial"/>
                <w:sz w:val="20"/>
                <w:szCs w:val="20"/>
              </w:rPr>
              <w:t xml:space="preserve"> и на перемещение</w:t>
            </w:r>
            <w:r>
              <w:rPr>
                <w:rFonts w:ascii="Arial" w:hAnsi="Arial" w:cs="Arial"/>
                <w:sz w:val="20"/>
                <w:szCs w:val="20"/>
              </w:rPr>
              <w:t>, обработка особых ситуаций планирования</w:t>
            </w:r>
          </w:p>
        </w:tc>
      </w:tr>
      <w:tr w:rsidR="0065176C" w:rsidRPr="00BE014D" w14:paraId="0A993E50" w14:textId="77777777" w:rsidTr="00E56E5C">
        <w:trPr>
          <w:cantSplit/>
          <w:trHeight w:val="70"/>
        </w:trPr>
        <w:tc>
          <w:tcPr>
            <w:tcW w:w="2537" w:type="dxa"/>
            <w:shd w:val="clear" w:color="auto" w:fill="FFC000"/>
          </w:tcPr>
          <w:p w14:paraId="2DDD6A1D" w14:textId="77777777" w:rsidR="0065176C" w:rsidRPr="00BE014D" w:rsidRDefault="0065176C" w:rsidP="0065176C">
            <w:pPr>
              <w:rPr>
                <w:rFonts w:ascii="Arial" w:hAnsi="Arial" w:cs="Arial"/>
                <w:sz w:val="20"/>
                <w:szCs w:val="20"/>
              </w:rPr>
            </w:pPr>
            <w:r w:rsidRPr="00BE014D">
              <w:rPr>
                <w:rFonts w:ascii="Arial" w:hAnsi="Arial" w:cs="Arial"/>
                <w:sz w:val="20"/>
                <w:szCs w:val="20"/>
              </w:rPr>
              <w:t>Периодичность</w:t>
            </w:r>
          </w:p>
        </w:tc>
        <w:tc>
          <w:tcPr>
            <w:tcW w:w="7654" w:type="dxa"/>
            <w:vAlign w:val="bottom"/>
          </w:tcPr>
          <w:p w14:paraId="223C9E7F" w14:textId="77777777" w:rsidR="0065176C" w:rsidRPr="00BE014D" w:rsidRDefault="0065176C" w:rsidP="0065176C">
            <w:pPr>
              <w:jc w:val="left"/>
              <w:rPr>
                <w:rFonts w:ascii="Arial" w:hAnsi="Arial" w:cs="Arial"/>
                <w:color w:val="000000"/>
                <w:sz w:val="20"/>
                <w:szCs w:val="20"/>
                <w:lang w:eastAsia="ru-RU"/>
              </w:rPr>
            </w:pPr>
            <w:r w:rsidRPr="00BE014D">
              <w:rPr>
                <w:rFonts w:ascii="Arial" w:hAnsi="Arial" w:cs="Arial"/>
                <w:sz w:val="20"/>
                <w:szCs w:val="20"/>
              </w:rPr>
              <w:t>Еже</w:t>
            </w:r>
            <w:r>
              <w:rPr>
                <w:rFonts w:ascii="Arial" w:hAnsi="Arial" w:cs="Arial"/>
                <w:sz w:val="20"/>
                <w:szCs w:val="20"/>
              </w:rPr>
              <w:t>дневно</w:t>
            </w:r>
          </w:p>
        </w:tc>
      </w:tr>
      <w:tr w:rsidR="0065176C" w:rsidRPr="00BE014D" w14:paraId="51576056" w14:textId="77777777" w:rsidTr="00E56E5C">
        <w:trPr>
          <w:cantSplit/>
          <w:trHeight w:val="293"/>
        </w:trPr>
        <w:tc>
          <w:tcPr>
            <w:tcW w:w="2537" w:type="dxa"/>
            <w:shd w:val="clear" w:color="auto" w:fill="FFC000"/>
          </w:tcPr>
          <w:p w14:paraId="33F8442D" w14:textId="77777777" w:rsidR="0065176C" w:rsidRPr="00BE014D" w:rsidRDefault="0065176C" w:rsidP="0065176C">
            <w:pPr>
              <w:jc w:val="left"/>
              <w:rPr>
                <w:rFonts w:ascii="Arial" w:hAnsi="Arial" w:cs="Arial"/>
                <w:sz w:val="20"/>
                <w:szCs w:val="20"/>
              </w:rPr>
            </w:pPr>
            <w:r w:rsidRPr="00BE014D">
              <w:rPr>
                <w:rFonts w:ascii="Arial" w:hAnsi="Arial" w:cs="Arial"/>
                <w:sz w:val="20"/>
                <w:szCs w:val="20"/>
              </w:rPr>
              <w:t>Предваряющие связанные процессы</w:t>
            </w:r>
          </w:p>
        </w:tc>
        <w:tc>
          <w:tcPr>
            <w:tcW w:w="7654" w:type="dxa"/>
            <w:vAlign w:val="bottom"/>
          </w:tcPr>
          <w:p w14:paraId="565C4644" w14:textId="77777777" w:rsidR="0065176C" w:rsidRPr="00396AE4" w:rsidRDefault="0065176C" w:rsidP="0065176C">
            <w:pPr>
              <w:jc w:val="left"/>
              <w:rPr>
                <w:rFonts w:ascii="Arial" w:hAnsi="Arial" w:cs="Arial"/>
                <w:color w:val="000000"/>
                <w:sz w:val="20"/>
                <w:szCs w:val="20"/>
                <w:lang w:eastAsia="ru-RU"/>
              </w:rPr>
            </w:pPr>
            <w:r w:rsidRPr="00396AE4">
              <w:rPr>
                <w:rFonts w:ascii="Arial" w:hAnsi="Arial" w:cs="Arial"/>
                <w:color w:val="000000"/>
                <w:sz w:val="20"/>
                <w:szCs w:val="20"/>
                <w:lang w:eastAsia="ru-RU"/>
              </w:rPr>
              <w:t>ОП-03.02.19.03-ERP Управление потребностью и стоимостью ОДЦИ</w:t>
            </w:r>
          </w:p>
          <w:p w14:paraId="2D008954" w14:textId="77777777" w:rsidR="0065176C" w:rsidRPr="00396AE4" w:rsidRDefault="0065176C" w:rsidP="0065176C">
            <w:pPr>
              <w:jc w:val="left"/>
              <w:rPr>
                <w:rFonts w:ascii="Arial" w:hAnsi="Arial" w:cs="Arial"/>
                <w:color w:val="000000"/>
                <w:sz w:val="20"/>
                <w:szCs w:val="20"/>
                <w:lang w:eastAsia="ru-RU"/>
              </w:rPr>
            </w:pPr>
            <w:r w:rsidRPr="00396AE4">
              <w:rPr>
                <w:rFonts w:ascii="Arial" w:hAnsi="Arial" w:cs="Arial"/>
                <w:color w:val="000000"/>
                <w:sz w:val="20"/>
                <w:szCs w:val="20"/>
                <w:lang w:eastAsia="ru-RU"/>
              </w:rPr>
              <w:t>ОП-03.02.19.04-ERP Управление потребностью и стоимостью МТР (кроме ОДЦИ)</w:t>
            </w:r>
          </w:p>
          <w:p w14:paraId="08A12134" w14:textId="77777777" w:rsidR="0065176C" w:rsidRPr="00396AE4" w:rsidRDefault="0065176C" w:rsidP="0065176C">
            <w:pPr>
              <w:jc w:val="left"/>
              <w:rPr>
                <w:rFonts w:ascii="Arial" w:hAnsi="Arial" w:cs="Arial"/>
                <w:color w:val="000000"/>
                <w:sz w:val="20"/>
                <w:szCs w:val="20"/>
                <w:lang w:eastAsia="ru-RU"/>
              </w:rPr>
            </w:pPr>
            <w:r w:rsidRPr="00396AE4">
              <w:rPr>
                <w:rFonts w:ascii="Arial" w:hAnsi="Arial" w:cs="Arial"/>
                <w:color w:val="000000"/>
                <w:sz w:val="20"/>
                <w:szCs w:val="20"/>
                <w:lang w:eastAsia="ru-RU"/>
              </w:rPr>
              <w:t>ОП-03.02.40.03-ERP Закрытие проекта КС</w:t>
            </w:r>
          </w:p>
          <w:p w14:paraId="28837885" w14:textId="77777777" w:rsidR="0065176C" w:rsidRPr="00396AE4" w:rsidRDefault="0065176C" w:rsidP="0065176C">
            <w:pPr>
              <w:jc w:val="left"/>
              <w:rPr>
                <w:rFonts w:ascii="Arial" w:hAnsi="Arial" w:cs="Arial"/>
                <w:color w:val="000000"/>
                <w:sz w:val="20"/>
                <w:szCs w:val="20"/>
                <w:lang w:eastAsia="ru-RU"/>
              </w:rPr>
            </w:pPr>
            <w:r w:rsidRPr="00396AE4">
              <w:rPr>
                <w:rFonts w:ascii="Arial" w:hAnsi="Arial" w:cs="Arial"/>
                <w:color w:val="000000"/>
                <w:sz w:val="20"/>
                <w:szCs w:val="20"/>
                <w:lang w:eastAsia="ru-RU"/>
              </w:rPr>
              <w:t>ПП-07.02.03.01-ERP Годовое планирование воздействий на производственные активы</w:t>
            </w:r>
          </w:p>
          <w:p w14:paraId="56B35BBC" w14:textId="77777777" w:rsidR="0065176C" w:rsidRPr="00396AE4" w:rsidRDefault="0065176C" w:rsidP="0065176C">
            <w:pPr>
              <w:jc w:val="left"/>
              <w:rPr>
                <w:rFonts w:ascii="Arial" w:hAnsi="Arial" w:cs="Arial"/>
                <w:color w:val="000000"/>
                <w:sz w:val="20"/>
                <w:szCs w:val="20"/>
                <w:lang w:eastAsia="ru-RU"/>
              </w:rPr>
            </w:pPr>
            <w:r w:rsidRPr="00396AE4">
              <w:rPr>
                <w:rFonts w:ascii="Arial" w:hAnsi="Arial" w:cs="Arial"/>
                <w:color w:val="000000"/>
                <w:sz w:val="20"/>
                <w:szCs w:val="20"/>
                <w:lang w:eastAsia="ru-RU"/>
              </w:rPr>
              <w:t>ПП-07.03.01-ERP Оперативное (месячное) планирование воздействий на производственные активы</w:t>
            </w:r>
          </w:p>
          <w:p w14:paraId="39D317D6" w14:textId="77777777" w:rsidR="0065176C" w:rsidRPr="00396AE4" w:rsidRDefault="0065176C" w:rsidP="0065176C">
            <w:pPr>
              <w:jc w:val="left"/>
              <w:rPr>
                <w:rFonts w:ascii="Arial" w:hAnsi="Arial" w:cs="Arial"/>
                <w:color w:val="000000"/>
                <w:sz w:val="20"/>
                <w:szCs w:val="20"/>
                <w:lang w:eastAsia="ru-RU"/>
              </w:rPr>
            </w:pPr>
            <w:r w:rsidRPr="00396AE4">
              <w:rPr>
                <w:rFonts w:ascii="Arial" w:hAnsi="Arial" w:cs="Arial"/>
                <w:color w:val="000000"/>
                <w:sz w:val="20"/>
                <w:szCs w:val="20"/>
                <w:lang w:eastAsia="ru-RU"/>
              </w:rPr>
              <w:t>ПП-07.03.02-ERP Недельно-суточное планирование воздействий на производственные активы</w:t>
            </w:r>
          </w:p>
          <w:p w14:paraId="72462CBA" w14:textId="77777777" w:rsidR="0065176C" w:rsidRPr="00396AE4" w:rsidRDefault="0065176C" w:rsidP="0065176C">
            <w:pPr>
              <w:jc w:val="left"/>
              <w:rPr>
                <w:rFonts w:ascii="Arial" w:hAnsi="Arial" w:cs="Arial"/>
                <w:color w:val="000000"/>
                <w:sz w:val="20"/>
                <w:szCs w:val="20"/>
                <w:lang w:eastAsia="ru-RU"/>
              </w:rPr>
            </w:pPr>
            <w:r w:rsidRPr="00396AE4">
              <w:rPr>
                <w:rFonts w:ascii="Arial" w:hAnsi="Arial" w:cs="Arial"/>
                <w:color w:val="000000"/>
                <w:sz w:val="20"/>
                <w:szCs w:val="20"/>
                <w:lang w:eastAsia="ru-RU"/>
              </w:rPr>
              <w:t>ПП-10.03.02-ERP Регистрация потребности</w:t>
            </w:r>
          </w:p>
          <w:p w14:paraId="092EE06C" w14:textId="77777777" w:rsidR="0065176C" w:rsidRPr="00396AE4" w:rsidRDefault="0065176C" w:rsidP="0065176C">
            <w:pPr>
              <w:jc w:val="left"/>
              <w:rPr>
                <w:rFonts w:ascii="Arial" w:hAnsi="Arial" w:cs="Arial"/>
                <w:color w:val="000000"/>
                <w:sz w:val="20"/>
                <w:szCs w:val="20"/>
                <w:lang w:eastAsia="ru-RU"/>
              </w:rPr>
            </w:pPr>
            <w:r w:rsidRPr="00396AE4">
              <w:rPr>
                <w:rFonts w:ascii="Arial" w:hAnsi="Arial" w:cs="Arial"/>
                <w:color w:val="000000"/>
                <w:sz w:val="20"/>
                <w:szCs w:val="20"/>
                <w:lang w:eastAsia="ru-RU"/>
              </w:rPr>
              <w:t>ПП-10.04.03.01-ERP Выполнение закупки</w:t>
            </w:r>
          </w:p>
          <w:p w14:paraId="666444A8" w14:textId="77777777" w:rsidR="0065176C" w:rsidRPr="00396AE4" w:rsidRDefault="0065176C" w:rsidP="0065176C">
            <w:pPr>
              <w:jc w:val="left"/>
              <w:rPr>
                <w:rFonts w:ascii="Arial" w:hAnsi="Arial" w:cs="Arial"/>
                <w:color w:val="000000"/>
                <w:sz w:val="20"/>
                <w:szCs w:val="20"/>
                <w:lang w:eastAsia="ru-RU"/>
              </w:rPr>
            </w:pPr>
            <w:r w:rsidRPr="00396AE4">
              <w:rPr>
                <w:rFonts w:ascii="Arial" w:hAnsi="Arial" w:cs="Arial"/>
                <w:color w:val="000000"/>
                <w:sz w:val="20"/>
                <w:szCs w:val="20"/>
                <w:lang w:eastAsia="ru-RU"/>
              </w:rPr>
              <w:t>ПП-10.05.01-ERP Планирование использования запасов</w:t>
            </w:r>
          </w:p>
          <w:p w14:paraId="2FAACE6E" w14:textId="77777777" w:rsidR="0065176C" w:rsidRPr="00396AE4" w:rsidRDefault="0065176C" w:rsidP="0065176C">
            <w:pPr>
              <w:jc w:val="left"/>
              <w:rPr>
                <w:rFonts w:ascii="Arial" w:hAnsi="Arial" w:cs="Arial"/>
                <w:color w:val="000000"/>
                <w:sz w:val="20"/>
                <w:szCs w:val="20"/>
                <w:lang w:eastAsia="ru-RU"/>
              </w:rPr>
            </w:pPr>
            <w:r w:rsidRPr="00396AE4">
              <w:rPr>
                <w:rFonts w:ascii="Arial" w:hAnsi="Arial" w:cs="Arial"/>
                <w:color w:val="000000"/>
                <w:sz w:val="20"/>
                <w:szCs w:val="20"/>
                <w:lang w:eastAsia="ru-RU"/>
              </w:rPr>
              <w:t>ПП-10.07.02-ERP Планирование работы складской логистики</w:t>
            </w:r>
          </w:p>
          <w:p w14:paraId="46BE0CEE" w14:textId="77777777" w:rsidR="0065176C" w:rsidRPr="00396AE4" w:rsidRDefault="0065176C" w:rsidP="0065176C">
            <w:pPr>
              <w:jc w:val="left"/>
              <w:rPr>
                <w:rFonts w:ascii="Arial" w:hAnsi="Arial" w:cs="Arial"/>
                <w:color w:val="000000"/>
                <w:sz w:val="20"/>
                <w:szCs w:val="20"/>
                <w:lang w:eastAsia="ru-RU"/>
              </w:rPr>
            </w:pPr>
            <w:r w:rsidRPr="00396AE4">
              <w:rPr>
                <w:rFonts w:ascii="Arial" w:hAnsi="Arial" w:cs="Arial"/>
                <w:color w:val="000000"/>
                <w:sz w:val="20"/>
                <w:szCs w:val="20"/>
                <w:lang w:eastAsia="ru-RU"/>
              </w:rPr>
              <w:t xml:space="preserve">УП-03.03.04.02-ERP Регистрация согласованных плановых показателей производственной программы и формирование потребности в </w:t>
            </w:r>
            <w:r>
              <w:rPr>
                <w:rFonts w:ascii="Arial" w:hAnsi="Arial" w:cs="Arial"/>
                <w:color w:val="000000"/>
                <w:sz w:val="20"/>
                <w:szCs w:val="20"/>
                <w:lang w:eastAsia="ru-RU"/>
              </w:rPr>
              <w:t>основных нормируемых материалах</w:t>
            </w:r>
          </w:p>
          <w:p w14:paraId="0402DE6E" w14:textId="77777777" w:rsidR="0065176C" w:rsidRPr="00396AE4" w:rsidRDefault="0065176C" w:rsidP="0065176C">
            <w:pPr>
              <w:jc w:val="left"/>
              <w:rPr>
                <w:rFonts w:ascii="Arial" w:hAnsi="Arial" w:cs="Arial"/>
                <w:color w:val="000000"/>
                <w:sz w:val="20"/>
                <w:szCs w:val="20"/>
                <w:lang w:eastAsia="ru-RU"/>
              </w:rPr>
            </w:pPr>
            <w:r w:rsidRPr="00396AE4">
              <w:rPr>
                <w:rFonts w:ascii="Arial" w:hAnsi="Arial" w:cs="Arial"/>
                <w:color w:val="000000"/>
                <w:sz w:val="20"/>
                <w:szCs w:val="20"/>
                <w:lang w:eastAsia="ru-RU"/>
              </w:rPr>
              <w:t>УП-03.03.05.02-ERP Ведение норм и нормативов для основного и вспомогательного производства</w:t>
            </w:r>
          </w:p>
          <w:p w14:paraId="7D1BDEE0" w14:textId="77777777" w:rsidR="0065176C" w:rsidRPr="00396AE4" w:rsidRDefault="0065176C" w:rsidP="0065176C">
            <w:pPr>
              <w:jc w:val="left"/>
              <w:rPr>
                <w:rFonts w:ascii="Arial" w:hAnsi="Arial" w:cs="Arial"/>
                <w:color w:val="000000"/>
                <w:sz w:val="20"/>
                <w:szCs w:val="20"/>
                <w:lang w:eastAsia="ru-RU"/>
              </w:rPr>
            </w:pPr>
            <w:r w:rsidRPr="00396AE4">
              <w:rPr>
                <w:rFonts w:ascii="Arial" w:hAnsi="Arial" w:cs="Arial"/>
                <w:color w:val="000000"/>
                <w:sz w:val="20"/>
                <w:szCs w:val="20"/>
                <w:lang w:eastAsia="ru-RU"/>
              </w:rPr>
              <w:t>УП-03.04.01.02-ERP Регистрация согласованных плановых показателей ПЗТГ и актуализация потребности в основных нормируемых материалах</w:t>
            </w:r>
          </w:p>
          <w:p w14:paraId="31422B11" w14:textId="77777777" w:rsidR="0065176C" w:rsidRPr="00396AE4" w:rsidRDefault="0065176C" w:rsidP="0065176C">
            <w:pPr>
              <w:jc w:val="left"/>
              <w:rPr>
                <w:rFonts w:ascii="Arial" w:hAnsi="Arial" w:cs="Arial"/>
                <w:color w:val="000000"/>
                <w:sz w:val="20"/>
                <w:szCs w:val="20"/>
                <w:lang w:eastAsia="ru-RU"/>
              </w:rPr>
            </w:pPr>
            <w:r w:rsidRPr="00396AE4">
              <w:rPr>
                <w:rFonts w:ascii="Arial" w:hAnsi="Arial" w:cs="Arial"/>
                <w:color w:val="000000"/>
                <w:sz w:val="20"/>
                <w:szCs w:val="20"/>
                <w:lang w:eastAsia="ru-RU"/>
              </w:rPr>
              <w:t>УП-03.04.02.02-ERP Регистрация согласованных плановых показателей месячного плана производства и оперативное формирование потребности в основных нормируем</w:t>
            </w:r>
            <w:r>
              <w:rPr>
                <w:rFonts w:ascii="Arial" w:hAnsi="Arial" w:cs="Arial"/>
                <w:color w:val="000000"/>
                <w:sz w:val="20"/>
                <w:szCs w:val="20"/>
                <w:lang w:eastAsia="ru-RU"/>
              </w:rPr>
              <w:t>ых материалах (срочные заявки)</w:t>
            </w:r>
          </w:p>
          <w:p w14:paraId="527AF009" w14:textId="77777777" w:rsidR="0065176C" w:rsidRPr="00BE014D" w:rsidRDefault="0065176C" w:rsidP="0065176C">
            <w:pPr>
              <w:jc w:val="left"/>
              <w:rPr>
                <w:rFonts w:ascii="Arial" w:hAnsi="Arial" w:cs="Arial"/>
                <w:color w:val="000000"/>
                <w:sz w:val="20"/>
                <w:szCs w:val="20"/>
                <w:lang w:eastAsia="ru-RU"/>
              </w:rPr>
            </w:pPr>
            <w:r w:rsidRPr="00396AE4">
              <w:rPr>
                <w:rFonts w:ascii="Arial" w:hAnsi="Arial" w:cs="Arial"/>
                <w:color w:val="000000"/>
                <w:sz w:val="20"/>
                <w:szCs w:val="20"/>
                <w:lang w:eastAsia="ru-RU"/>
              </w:rPr>
              <w:t>УП-03.04.03.02-ERP Регистрация плановых показателей недельно-суточного плана производства</w:t>
            </w:r>
          </w:p>
        </w:tc>
      </w:tr>
      <w:tr w:rsidR="0065176C" w:rsidRPr="00BE014D" w14:paraId="6CB779A8" w14:textId="77777777" w:rsidTr="00E56E5C">
        <w:trPr>
          <w:cantSplit/>
          <w:trHeight w:val="293"/>
        </w:trPr>
        <w:tc>
          <w:tcPr>
            <w:tcW w:w="2537" w:type="dxa"/>
            <w:shd w:val="clear" w:color="auto" w:fill="FFC000"/>
          </w:tcPr>
          <w:p w14:paraId="20179FA2" w14:textId="77777777" w:rsidR="0065176C" w:rsidRPr="00BE014D" w:rsidRDefault="0065176C" w:rsidP="0065176C">
            <w:pPr>
              <w:jc w:val="left"/>
              <w:rPr>
                <w:rFonts w:ascii="Arial" w:hAnsi="Arial" w:cs="Arial"/>
                <w:sz w:val="20"/>
                <w:szCs w:val="20"/>
              </w:rPr>
            </w:pPr>
            <w:r w:rsidRPr="00BE014D">
              <w:rPr>
                <w:rFonts w:ascii="Arial" w:hAnsi="Arial" w:cs="Arial"/>
                <w:sz w:val="20"/>
                <w:szCs w:val="20"/>
              </w:rPr>
              <w:t>Последующие связанные процессы</w:t>
            </w:r>
          </w:p>
        </w:tc>
        <w:tc>
          <w:tcPr>
            <w:tcW w:w="7654" w:type="dxa"/>
            <w:vAlign w:val="bottom"/>
          </w:tcPr>
          <w:p w14:paraId="4553BBE7" w14:textId="77777777" w:rsidR="0065176C" w:rsidRPr="00396AE4" w:rsidRDefault="0065176C" w:rsidP="0065176C">
            <w:pPr>
              <w:jc w:val="left"/>
              <w:rPr>
                <w:rFonts w:ascii="Arial" w:hAnsi="Arial" w:cs="Arial"/>
                <w:sz w:val="20"/>
                <w:szCs w:val="20"/>
                <w:lang w:eastAsia="ru-RU"/>
              </w:rPr>
            </w:pPr>
            <w:r w:rsidRPr="00396AE4">
              <w:rPr>
                <w:rFonts w:ascii="Arial" w:hAnsi="Arial" w:cs="Arial"/>
                <w:sz w:val="20"/>
                <w:szCs w:val="20"/>
                <w:lang w:eastAsia="ru-RU"/>
              </w:rPr>
              <w:t>ОП-03.02.19.04-ERP Управление потребностью и стоимостью МТР (кроме ОДЦИ)</w:t>
            </w:r>
          </w:p>
          <w:p w14:paraId="385C73A5" w14:textId="77777777" w:rsidR="0065176C" w:rsidRPr="00396AE4" w:rsidRDefault="0065176C" w:rsidP="0065176C">
            <w:pPr>
              <w:jc w:val="left"/>
              <w:rPr>
                <w:rFonts w:ascii="Arial" w:hAnsi="Arial" w:cs="Arial"/>
                <w:sz w:val="20"/>
                <w:szCs w:val="20"/>
                <w:lang w:eastAsia="ru-RU"/>
              </w:rPr>
            </w:pPr>
            <w:r w:rsidRPr="00396AE4">
              <w:rPr>
                <w:rFonts w:ascii="Arial" w:hAnsi="Arial" w:cs="Arial"/>
                <w:sz w:val="20"/>
                <w:szCs w:val="20"/>
                <w:lang w:eastAsia="ru-RU"/>
              </w:rPr>
              <w:t>ПП-07.03.01-ERP Оперативное (месячное) планирование воздействий на производственные активы</w:t>
            </w:r>
          </w:p>
          <w:p w14:paraId="4DCD5BE7" w14:textId="77777777" w:rsidR="0065176C" w:rsidRPr="00396AE4" w:rsidRDefault="0065176C" w:rsidP="0065176C">
            <w:pPr>
              <w:jc w:val="left"/>
              <w:rPr>
                <w:rFonts w:ascii="Arial" w:hAnsi="Arial" w:cs="Arial"/>
                <w:sz w:val="20"/>
                <w:szCs w:val="20"/>
                <w:lang w:eastAsia="ru-RU"/>
              </w:rPr>
            </w:pPr>
            <w:r w:rsidRPr="00396AE4">
              <w:rPr>
                <w:rFonts w:ascii="Arial" w:hAnsi="Arial" w:cs="Arial"/>
                <w:sz w:val="20"/>
                <w:szCs w:val="20"/>
                <w:lang w:eastAsia="ru-RU"/>
              </w:rPr>
              <w:t>ПП-10.03.02-ERP Регистрация потребности</w:t>
            </w:r>
          </w:p>
          <w:p w14:paraId="5A4B9A63" w14:textId="77777777" w:rsidR="0065176C" w:rsidRPr="00396AE4" w:rsidRDefault="0065176C" w:rsidP="0065176C">
            <w:pPr>
              <w:jc w:val="left"/>
              <w:rPr>
                <w:rFonts w:ascii="Arial" w:hAnsi="Arial" w:cs="Arial"/>
                <w:sz w:val="20"/>
                <w:szCs w:val="20"/>
                <w:lang w:eastAsia="ru-RU"/>
              </w:rPr>
            </w:pPr>
            <w:r w:rsidRPr="00396AE4">
              <w:rPr>
                <w:rFonts w:ascii="Arial" w:hAnsi="Arial" w:cs="Arial"/>
                <w:sz w:val="20"/>
                <w:szCs w:val="20"/>
                <w:lang w:eastAsia="ru-RU"/>
              </w:rPr>
              <w:t>ПП-10.03.03-ERP Долгосрочное планирование обеспечения</w:t>
            </w:r>
          </w:p>
          <w:p w14:paraId="216EB044" w14:textId="77777777" w:rsidR="0065176C" w:rsidRPr="00396AE4" w:rsidRDefault="0065176C" w:rsidP="0065176C">
            <w:pPr>
              <w:jc w:val="left"/>
              <w:rPr>
                <w:rFonts w:ascii="Arial" w:hAnsi="Arial" w:cs="Arial"/>
                <w:sz w:val="20"/>
                <w:szCs w:val="20"/>
                <w:lang w:eastAsia="ru-RU"/>
              </w:rPr>
            </w:pPr>
            <w:r w:rsidRPr="00396AE4">
              <w:rPr>
                <w:rFonts w:ascii="Arial" w:hAnsi="Arial" w:cs="Arial"/>
                <w:sz w:val="20"/>
                <w:szCs w:val="20"/>
                <w:lang w:eastAsia="ru-RU"/>
              </w:rPr>
              <w:t>ПП-10.04.03.01-ERP Выполнение закупки</w:t>
            </w:r>
          </w:p>
          <w:p w14:paraId="2E6CF48D" w14:textId="77777777" w:rsidR="0065176C" w:rsidRPr="00396AE4" w:rsidRDefault="0065176C" w:rsidP="0065176C">
            <w:pPr>
              <w:jc w:val="left"/>
              <w:rPr>
                <w:rFonts w:ascii="Arial" w:hAnsi="Arial" w:cs="Arial"/>
                <w:sz w:val="20"/>
                <w:szCs w:val="20"/>
                <w:lang w:eastAsia="ru-RU"/>
              </w:rPr>
            </w:pPr>
            <w:r w:rsidRPr="00396AE4">
              <w:rPr>
                <w:rFonts w:ascii="Arial" w:hAnsi="Arial" w:cs="Arial"/>
                <w:sz w:val="20"/>
                <w:szCs w:val="20"/>
                <w:lang w:eastAsia="ru-RU"/>
              </w:rPr>
              <w:t>ПП-10.04.04.01-ERP Управление обязательствами по закупке МТР</w:t>
            </w:r>
          </w:p>
          <w:p w14:paraId="24EE8284" w14:textId="77777777" w:rsidR="0065176C" w:rsidRPr="00396AE4" w:rsidRDefault="0065176C" w:rsidP="0065176C">
            <w:pPr>
              <w:jc w:val="left"/>
              <w:rPr>
                <w:rFonts w:ascii="Arial" w:hAnsi="Arial" w:cs="Arial"/>
                <w:sz w:val="20"/>
                <w:szCs w:val="20"/>
                <w:lang w:eastAsia="ru-RU"/>
              </w:rPr>
            </w:pPr>
            <w:r w:rsidRPr="00396AE4">
              <w:rPr>
                <w:rFonts w:ascii="Arial" w:hAnsi="Arial" w:cs="Arial"/>
                <w:sz w:val="20"/>
                <w:szCs w:val="20"/>
                <w:lang w:eastAsia="ru-RU"/>
              </w:rPr>
              <w:t>ПП-10.07.02-ERP Планирование работы складской логистики</w:t>
            </w:r>
          </w:p>
          <w:p w14:paraId="6D11CBC1" w14:textId="77777777" w:rsidR="0065176C" w:rsidRPr="00396AE4" w:rsidRDefault="0065176C" w:rsidP="0065176C">
            <w:pPr>
              <w:jc w:val="left"/>
              <w:rPr>
                <w:rFonts w:ascii="Arial" w:hAnsi="Arial" w:cs="Arial"/>
                <w:sz w:val="20"/>
                <w:szCs w:val="20"/>
                <w:lang w:eastAsia="ru-RU"/>
              </w:rPr>
            </w:pPr>
            <w:r w:rsidRPr="00396AE4">
              <w:rPr>
                <w:rFonts w:ascii="Arial" w:hAnsi="Arial" w:cs="Arial"/>
                <w:sz w:val="20"/>
                <w:szCs w:val="20"/>
                <w:lang w:eastAsia="ru-RU"/>
              </w:rPr>
              <w:t>УП-03.03.05.02-ERP Ведение норм и нормативов для основного и вспомогательного производства</w:t>
            </w:r>
          </w:p>
          <w:p w14:paraId="5EC2A818" w14:textId="77777777" w:rsidR="0065176C" w:rsidRPr="00BE014D" w:rsidRDefault="0065176C" w:rsidP="0065176C">
            <w:pPr>
              <w:jc w:val="left"/>
              <w:rPr>
                <w:rFonts w:ascii="Arial" w:hAnsi="Arial" w:cs="Arial"/>
                <w:color w:val="000000"/>
                <w:sz w:val="20"/>
                <w:szCs w:val="20"/>
                <w:lang w:eastAsia="ru-RU"/>
              </w:rPr>
            </w:pPr>
            <w:r w:rsidRPr="00396AE4">
              <w:rPr>
                <w:rFonts w:ascii="Arial" w:hAnsi="Arial" w:cs="Arial"/>
                <w:sz w:val="20"/>
                <w:szCs w:val="20"/>
                <w:lang w:eastAsia="ru-RU"/>
              </w:rPr>
              <w:t>УП-04.07.01-ERP Оперативный контроль и управление бюджетными лимитами</w:t>
            </w:r>
          </w:p>
        </w:tc>
      </w:tr>
      <w:tr w:rsidR="0065176C" w:rsidRPr="00BE014D" w14:paraId="5DD155B3" w14:textId="77777777" w:rsidTr="00E56E5C">
        <w:trPr>
          <w:cantSplit/>
          <w:trHeight w:val="70"/>
        </w:trPr>
        <w:tc>
          <w:tcPr>
            <w:tcW w:w="2537" w:type="dxa"/>
            <w:shd w:val="clear" w:color="auto" w:fill="FFC000"/>
          </w:tcPr>
          <w:p w14:paraId="55C3132C" w14:textId="77777777" w:rsidR="0065176C" w:rsidRPr="00BE014D" w:rsidRDefault="0065176C" w:rsidP="0065176C">
            <w:pPr>
              <w:rPr>
                <w:rFonts w:ascii="Arial" w:hAnsi="Arial" w:cs="Arial"/>
                <w:sz w:val="20"/>
                <w:szCs w:val="20"/>
              </w:rPr>
            </w:pPr>
            <w:r w:rsidRPr="00BE014D">
              <w:rPr>
                <w:rFonts w:ascii="Arial" w:hAnsi="Arial" w:cs="Arial"/>
                <w:sz w:val="20"/>
                <w:szCs w:val="20"/>
              </w:rPr>
              <w:t>Входящие данные</w:t>
            </w:r>
          </w:p>
        </w:tc>
        <w:tc>
          <w:tcPr>
            <w:tcW w:w="7654" w:type="dxa"/>
            <w:vAlign w:val="bottom"/>
          </w:tcPr>
          <w:p w14:paraId="37C3639D" w14:textId="77777777" w:rsidR="0065176C" w:rsidRPr="00BE014D" w:rsidRDefault="0065176C" w:rsidP="0065176C">
            <w:pPr>
              <w:jc w:val="left"/>
              <w:rPr>
                <w:rFonts w:ascii="Arial" w:hAnsi="Arial" w:cs="Arial"/>
                <w:color w:val="000000"/>
                <w:sz w:val="20"/>
                <w:szCs w:val="20"/>
                <w:lang w:eastAsia="ru-RU"/>
              </w:rPr>
            </w:pPr>
            <w:r>
              <w:rPr>
                <w:rFonts w:ascii="Arial" w:hAnsi="Arial" w:cs="Arial"/>
                <w:color w:val="000000"/>
                <w:sz w:val="20"/>
                <w:szCs w:val="20"/>
                <w:lang w:eastAsia="ru-RU"/>
              </w:rPr>
              <w:t>Потребность в МТР</w:t>
            </w:r>
          </w:p>
        </w:tc>
      </w:tr>
      <w:tr w:rsidR="0065176C" w:rsidRPr="00BE014D" w14:paraId="45E5DD18" w14:textId="77777777" w:rsidTr="00E56E5C">
        <w:trPr>
          <w:cantSplit/>
          <w:trHeight w:val="293"/>
        </w:trPr>
        <w:tc>
          <w:tcPr>
            <w:tcW w:w="2537" w:type="dxa"/>
            <w:shd w:val="clear" w:color="auto" w:fill="FFC000"/>
          </w:tcPr>
          <w:p w14:paraId="42D1A1CC" w14:textId="77777777" w:rsidR="0065176C" w:rsidRPr="00BE014D" w:rsidRDefault="0065176C" w:rsidP="0065176C">
            <w:pPr>
              <w:rPr>
                <w:rFonts w:ascii="Arial" w:hAnsi="Arial" w:cs="Arial"/>
                <w:sz w:val="20"/>
                <w:szCs w:val="20"/>
              </w:rPr>
            </w:pPr>
            <w:r w:rsidRPr="00BE014D">
              <w:rPr>
                <w:rFonts w:ascii="Arial" w:hAnsi="Arial" w:cs="Arial"/>
                <w:sz w:val="20"/>
                <w:szCs w:val="20"/>
              </w:rPr>
              <w:t>Исходящие данные</w:t>
            </w:r>
          </w:p>
        </w:tc>
        <w:tc>
          <w:tcPr>
            <w:tcW w:w="7654" w:type="dxa"/>
            <w:vAlign w:val="bottom"/>
          </w:tcPr>
          <w:p w14:paraId="7F38ECEB" w14:textId="77777777" w:rsidR="0065176C" w:rsidRPr="000B6A55" w:rsidRDefault="0065176C" w:rsidP="0065176C">
            <w:pPr>
              <w:jc w:val="left"/>
              <w:rPr>
                <w:rFonts w:ascii="Arial" w:hAnsi="Arial" w:cs="Arial"/>
                <w:color w:val="000000"/>
                <w:sz w:val="20"/>
                <w:szCs w:val="20"/>
                <w:lang w:eastAsia="ru-RU"/>
              </w:rPr>
            </w:pPr>
            <w:r>
              <w:rPr>
                <w:rFonts w:ascii="Arial" w:hAnsi="Arial" w:cs="Arial"/>
                <w:color w:val="000000"/>
                <w:sz w:val="20"/>
                <w:szCs w:val="20"/>
                <w:lang w:eastAsia="ru-RU"/>
              </w:rPr>
              <w:t>Заявка на закупку МТР, Заявка на перемещение, Запрос на корректировку потребности и спецификации, Информация о нехватке бюджета</w:t>
            </w:r>
          </w:p>
        </w:tc>
      </w:tr>
    </w:tbl>
    <w:p w14:paraId="1E5FC6F3" w14:textId="77777777" w:rsidR="0065176C" w:rsidRPr="00F94454" w:rsidRDefault="0065176C" w:rsidP="0065176C">
      <w:pPr>
        <w:pStyle w:val="a8"/>
        <w:keepNext/>
        <w:spacing w:after="0" w:afterAutospacing="0"/>
        <w:jc w:val="right"/>
        <w:rPr>
          <w:rFonts w:ascii="Arial" w:hAnsi="Arial" w:cs="Arial"/>
          <w:sz w:val="22"/>
        </w:rPr>
      </w:pPr>
    </w:p>
    <w:p w14:paraId="10F74289" w14:textId="77777777" w:rsidR="0043622A" w:rsidRDefault="0043622A" w:rsidP="0043622A">
      <w:pPr>
        <w:pStyle w:val="22"/>
        <w:keepNext/>
        <w:keepLines/>
        <w:numPr>
          <w:ilvl w:val="1"/>
          <w:numId w:val="8"/>
        </w:numPr>
        <w:spacing w:before="160" w:after="120" w:line="276" w:lineRule="auto"/>
        <w:rPr>
          <w:rFonts w:eastAsiaTheme="majorEastAsia" w:cstheme="majorBidi"/>
          <w:bCs w:val="0"/>
          <w:iCs w:val="0"/>
          <w:szCs w:val="26"/>
        </w:rPr>
      </w:pPr>
      <w:bookmarkStart w:id="172" w:name="_Toc527633249"/>
      <w:r w:rsidRPr="00BE014D">
        <w:rPr>
          <w:rFonts w:eastAsiaTheme="majorEastAsia" w:cstheme="majorBidi"/>
          <w:bCs w:val="0"/>
          <w:iCs w:val="0"/>
          <w:szCs w:val="26"/>
        </w:rPr>
        <w:t>Описание шагов бизнес-процесс</w:t>
      </w:r>
      <w:r w:rsidR="00F60208">
        <w:rPr>
          <w:rFonts w:eastAsiaTheme="majorEastAsia" w:cstheme="majorBidi"/>
          <w:bCs w:val="0"/>
          <w:iCs w:val="0"/>
          <w:szCs w:val="26"/>
        </w:rPr>
        <w:t>ов</w:t>
      </w:r>
      <w:bookmarkEnd w:id="172"/>
    </w:p>
    <w:p w14:paraId="78C03C36" w14:textId="77777777" w:rsidR="00AC3B8E" w:rsidRPr="00590100" w:rsidRDefault="00AC3B8E" w:rsidP="00590100">
      <w:pPr>
        <w:pStyle w:val="3"/>
      </w:pPr>
      <w:bookmarkStart w:id="173" w:name="_Toc514340553"/>
      <w:bookmarkStart w:id="174" w:name="_Toc515458227"/>
      <w:bookmarkStart w:id="175" w:name="_Toc527633250"/>
      <w:r w:rsidRPr="00590100">
        <w:t xml:space="preserve">Описание шагов бизнес-процесса </w:t>
      </w:r>
      <w:bookmarkEnd w:id="173"/>
      <w:bookmarkEnd w:id="174"/>
      <w:r w:rsidRPr="00590100">
        <w:t>ПП-10.03.01-ERP Ведение плановых цен</w:t>
      </w:r>
      <w:bookmarkEnd w:id="175"/>
    </w:p>
    <w:p w14:paraId="01D2D789" w14:textId="77777777" w:rsidR="00AC3B8E" w:rsidRPr="00A46114" w:rsidRDefault="00AC3B8E" w:rsidP="00AC3B8E">
      <w:pPr>
        <w:pStyle w:val="4"/>
        <w:rPr>
          <w:rFonts w:eastAsiaTheme="majorEastAsia" w:cstheme="majorBidi"/>
          <w:b/>
          <w:i w:val="0"/>
          <w:caps w:val="0"/>
          <w:sz w:val="24"/>
          <w:szCs w:val="24"/>
        </w:rPr>
      </w:pPr>
      <w:bookmarkStart w:id="176" w:name="_Hlk517715700"/>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 xml:space="preserve">ПП-10.03.01.010 </w:t>
      </w:r>
      <w:r w:rsidRPr="0012135C">
        <w:rPr>
          <w:rFonts w:eastAsiaTheme="majorEastAsia" w:cstheme="majorBidi"/>
          <w:b/>
          <w:i w:val="0"/>
          <w:caps w:val="0"/>
          <w:sz w:val="24"/>
          <w:szCs w:val="24"/>
        </w:rPr>
        <w:t xml:space="preserve">– </w:t>
      </w:r>
      <w:bookmarkEnd w:id="176"/>
      <w:r>
        <w:rPr>
          <w:rFonts w:eastAsiaTheme="majorEastAsia" w:cstheme="majorBidi"/>
          <w:b/>
          <w:i w:val="0"/>
          <w:caps w:val="0"/>
          <w:sz w:val="24"/>
          <w:szCs w:val="24"/>
        </w:rPr>
        <w:t>Запуск фонового задания для автоматического фо</w:t>
      </w:r>
      <w:r w:rsidR="00AB3D39">
        <w:rPr>
          <w:rFonts w:eastAsiaTheme="majorEastAsia" w:cstheme="majorBidi"/>
          <w:b/>
          <w:i w:val="0"/>
          <w:caps w:val="0"/>
          <w:sz w:val="24"/>
          <w:szCs w:val="24"/>
        </w:rPr>
        <w:t>рмирования перечня для расценки</w:t>
      </w:r>
    </w:p>
    <w:p w14:paraId="10A35640" w14:textId="77777777" w:rsidR="00AC3B8E" w:rsidRDefault="00AC3B8E" w:rsidP="00AC3B8E"/>
    <w:p w14:paraId="6530808F" w14:textId="77777777" w:rsidR="00AC3B8E" w:rsidRDefault="00AC3B8E" w:rsidP="00AC3B8E">
      <w:pPr>
        <w:spacing w:after="240" w:line="276" w:lineRule="auto"/>
        <w:ind w:firstLine="708"/>
        <w:rPr>
          <w:rFonts w:ascii="Arial" w:hAnsi="Arial" w:cs="Arial"/>
        </w:rPr>
      </w:pPr>
      <w:r>
        <w:rPr>
          <w:rFonts w:ascii="Arial" w:hAnsi="Arial" w:cs="Arial"/>
        </w:rPr>
        <w:t>Шаг актуален для сценария 1. Ведение плановых/прогнозных цен на МТР и тарифицированные работы, услуги.</w:t>
      </w:r>
    </w:p>
    <w:p w14:paraId="10C0DE58" w14:textId="77777777" w:rsidR="00AC3B8E" w:rsidRDefault="00AC3B8E" w:rsidP="00AC3B8E">
      <w:pPr>
        <w:spacing w:after="240" w:line="276" w:lineRule="auto"/>
        <w:ind w:firstLine="708"/>
        <w:rPr>
          <w:rFonts w:ascii="Arial" w:hAnsi="Arial" w:cs="Arial"/>
          <w:color w:val="000000" w:themeColor="text1"/>
        </w:rPr>
      </w:pPr>
      <w:r>
        <w:rPr>
          <w:rFonts w:ascii="Arial" w:hAnsi="Arial" w:cs="Arial"/>
        </w:rPr>
        <w:t>В</w:t>
      </w:r>
      <w:r w:rsidRPr="00026199">
        <w:rPr>
          <w:rFonts w:ascii="Arial" w:hAnsi="Arial" w:cs="Arial"/>
        </w:rPr>
        <w:t xml:space="preserve"> </w:t>
      </w:r>
      <w:r w:rsidRPr="00026199">
        <w:rPr>
          <w:rFonts w:ascii="Arial" w:hAnsi="Arial" w:cs="Arial"/>
          <w:color w:val="000000" w:themeColor="text1"/>
          <w:lang w:val="en-US"/>
        </w:rPr>
        <w:t>SAP</w:t>
      </w:r>
      <w:r w:rsidRPr="00026199">
        <w:rPr>
          <w:rFonts w:ascii="Arial" w:hAnsi="Arial" w:cs="Arial"/>
          <w:color w:val="000000" w:themeColor="text1"/>
        </w:rPr>
        <w:t xml:space="preserve"> </w:t>
      </w:r>
      <w:r w:rsidRPr="00026199">
        <w:rPr>
          <w:rFonts w:ascii="Arial" w:hAnsi="Arial" w:cs="Arial"/>
          <w:color w:val="000000" w:themeColor="text1"/>
          <w:lang w:val="en-US"/>
        </w:rPr>
        <w:t>S</w:t>
      </w:r>
      <w:r w:rsidRPr="00026199">
        <w:rPr>
          <w:rFonts w:ascii="Arial" w:hAnsi="Arial" w:cs="Arial"/>
          <w:color w:val="000000" w:themeColor="text1"/>
        </w:rPr>
        <w:t xml:space="preserve">/4 </w:t>
      </w:r>
      <w:r w:rsidRPr="00026199">
        <w:rPr>
          <w:rFonts w:ascii="Arial" w:hAnsi="Arial" w:cs="Arial"/>
          <w:color w:val="000000" w:themeColor="text1"/>
          <w:lang w:val="en-US"/>
        </w:rPr>
        <w:t>HANA</w:t>
      </w:r>
      <w:r w:rsidRPr="00026199">
        <w:rPr>
          <w:rFonts w:ascii="Arial" w:hAnsi="Arial" w:cs="Arial"/>
          <w:color w:val="000000" w:themeColor="text1"/>
        </w:rPr>
        <w:t xml:space="preserve"> </w:t>
      </w:r>
      <w:r>
        <w:rPr>
          <w:rFonts w:ascii="Arial" w:hAnsi="Arial" w:cs="Arial"/>
          <w:color w:val="000000" w:themeColor="text1"/>
        </w:rPr>
        <w:t xml:space="preserve">ежедневно, с помощью фонового задания, формируется перечень для расценки по МТР и тарифицированным работам, услугам (разработка </w:t>
      </w:r>
      <w:r w:rsidR="005A0065" w:rsidRPr="005A0065">
        <w:rPr>
          <w:rFonts w:ascii="Arial" w:hAnsi="Arial" w:cs="Arial"/>
          <w:color w:val="000000" w:themeColor="text1"/>
        </w:rPr>
        <w:t>MM04</w:t>
      </w:r>
      <w:r w:rsidR="005A0065">
        <w:rPr>
          <w:rFonts w:ascii="Arial" w:hAnsi="Arial" w:cs="Arial"/>
          <w:color w:val="000000" w:themeColor="text1"/>
        </w:rPr>
        <w:t xml:space="preserve"> </w:t>
      </w:r>
      <w:r>
        <w:rPr>
          <w:rFonts w:ascii="Arial" w:hAnsi="Arial" w:cs="Arial"/>
          <w:color w:val="000000" w:themeColor="text1"/>
        </w:rPr>
        <w:t xml:space="preserve">«Ведение плановых цен»). </w:t>
      </w:r>
    </w:p>
    <w:p w14:paraId="521E9B20" w14:textId="77777777" w:rsidR="00AC3B8E" w:rsidRDefault="00AC3B8E" w:rsidP="00AC3B8E">
      <w:pPr>
        <w:spacing w:after="240" w:line="276" w:lineRule="auto"/>
        <w:rPr>
          <w:rFonts w:ascii="Arial" w:hAnsi="Arial" w:cs="Arial"/>
          <w:color w:val="000000" w:themeColor="text1"/>
        </w:rPr>
      </w:pPr>
      <w:r>
        <w:rPr>
          <w:rFonts w:ascii="Arial" w:hAnsi="Arial" w:cs="Arial"/>
          <w:color w:val="000000" w:themeColor="text1"/>
        </w:rPr>
        <w:t>В перечень для расценки попадают:</w:t>
      </w:r>
    </w:p>
    <w:p w14:paraId="7B320D90" w14:textId="77777777" w:rsidR="008E519D" w:rsidRDefault="00AC3B8E" w:rsidP="008E519D">
      <w:pPr>
        <w:pStyle w:val="afa"/>
        <w:numPr>
          <w:ilvl w:val="0"/>
          <w:numId w:val="35"/>
        </w:numPr>
        <w:spacing w:after="240" w:line="276" w:lineRule="auto"/>
        <w:rPr>
          <w:rFonts w:ascii="Arial" w:hAnsi="Arial" w:cs="Arial"/>
          <w:color w:val="000000" w:themeColor="text1"/>
        </w:rPr>
      </w:pPr>
      <w:r w:rsidRPr="00B04DAC">
        <w:rPr>
          <w:rFonts w:ascii="Arial" w:hAnsi="Arial" w:cs="Arial"/>
          <w:color w:val="000000" w:themeColor="text1"/>
        </w:rPr>
        <w:t xml:space="preserve">Позиции потребностей, для которых отсутствует утвержденная плановая цена (Позиции Заявок на списание МТР; Позиции </w:t>
      </w:r>
      <w:r>
        <w:rPr>
          <w:rFonts w:ascii="Arial" w:hAnsi="Arial" w:cs="Arial"/>
          <w:color w:val="000000" w:themeColor="text1"/>
        </w:rPr>
        <w:t>заявок на закупку работ, услуг</w:t>
      </w:r>
      <w:r w:rsidRPr="00B04DAC">
        <w:rPr>
          <w:rFonts w:ascii="Arial" w:hAnsi="Arial" w:cs="Arial"/>
          <w:color w:val="000000" w:themeColor="text1"/>
        </w:rPr>
        <w:t>, позиции заказов ТОРО, позиции потребности КС)</w:t>
      </w:r>
      <w:r w:rsidR="00F93EDA">
        <w:rPr>
          <w:rFonts w:ascii="Arial" w:hAnsi="Arial" w:cs="Arial"/>
          <w:color w:val="000000" w:themeColor="text1"/>
        </w:rPr>
        <w:t>, компоненты заявок на закупку услуг по</w:t>
      </w:r>
      <w:r w:rsidR="00F93EDA" w:rsidRPr="00F93EDA">
        <w:rPr>
          <w:rFonts w:ascii="Arial" w:hAnsi="Arial" w:cs="Arial"/>
          <w:color w:val="000000" w:themeColor="text1"/>
        </w:rPr>
        <w:t xml:space="preserve"> </w:t>
      </w:r>
      <w:r w:rsidR="00F93EDA">
        <w:rPr>
          <w:rFonts w:ascii="Arial" w:hAnsi="Arial" w:cs="Arial"/>
          <w:color w:val="000000" w:themeColor="text1"/>
        </w:rPr>
        <w:t>давальческой схеме</w:t>
      </w:r>
      <w:r w:rsidRPr="00B04DAC">
        <w:rPr>
          <w:rFonts w:ascii="Arial" w:hAnsi="Arial" w:cs="Arial"/>
          <w:color w:val="000000" w:themeColor="text1"/>
        </w:rPr>
        <w:t xml:space="preserve">. </w:t>
      </w:r>
      <w:r>
        <w:rPr>
          <w:rFonts w:ascii="Arial" w:hAnsi="Arial" w:cs="Arial"/>
          <w:color w:val="000000" w:themeColor="text1"/>
        </w:rPr>
        <w:t>В том числе позиции с плановой ценой с индикатором «</w:t>
      </w:r>
      <w:r w:rsidRPr="002037F7">
        <w:rPr>
          <w:rFonts w:ascii="Arial" w:hAnsi="Arial" w:cs="Arial"/>
          <w:szCs w:val="24"/>
          <w:lang w:eastAsia="ru-RU"/>
        </w:rPr>
        <w:t>Расчётная</w:t>
      </w:r>
      <w:r>
        <w:rPr>
          <w:rFonts w:ascii="Arial" w:hAnsi="Arial" w:cs="Arial"/>
          <w:color w:val="000000" w:themeColor="text1"/>
        </w:rPr>
        <w:t xml:space="preserve">». </w:t>
      </w:r>
      <w:r w:rsidRPr="00B04DAC">
        <w:rPr>
          <w:rFonts w:ascii="Arial" w:hAnsi="Arial" w:cs="Arial"/>
          <w:color w:val="000000" w:themeColor="text1"/>
        </w:rPr>
        <w:t>Документы потребности регистрируются в следующих процессах:</w:t>
      </w:r>
    </w:p>
    <w:p w14:paraId="4A3F3F94" w14:textId="77777777" w:rsidR="00AC3B8E" w:rsidRPr="008E519D" w:rsidRDefault="00AC3B8E" w:rsidP="00E740CF">
      <w:pPr>
        <w:pStyle w:val="afa"/>
        <w:numPr>
          <w:ilvl w:val="0"/>
          <w:numId w:val="80"/>
        </w:numPr>
        <w:spacing w:after="240" w:line="276" w:lineRule="auto"/>
        <w:rPr>
          <w:rFonts w:ascii="Arial" w:hAnsi="Arial" w:cs="Arial"/>
          <w:color w:val="000000" w:themeColor="text1"/>
        </w:rPr>
      </w:pPr>
      <w:r w:rsidRPr="008E519D">
        <w:rPr>
          <w:rFonts w:ascii="Arial" w:hAnsi="Arial" w:cs="Arial"/>
          <w:color w:val="000000" w:themeColor="text1"/>
        </w:rPr>
        <w:t>ОП-03.02.19.04-ERP Управление потребность и стоимостью МТР (кроме ОДЦИ);</w:t>
      </w:r>
    </w:p>
    <w:p w14:paraId="7776EAC0" w14:textId="77777777" w:rsidR="00AC3B8E" w:rsidRDefault="00AC3B8E" w:rsidP="00E740CF">
      <w:pPr>
        <w:pStyle w:val="afa"/>
        <w:numPr>
          <w:ilvl w:val="0"/>
          <w:numId w:val="80"/>
        </w:numPr>
        <w:spacing w:after="240" w:line="276" w:lineRule="auto"/>
        <w:rPr>
          <w:rFonts w:ascii="Arial" w:hAnsi="Arial" w:cs="Arial"/>
          <w:color w:val="000000" w:themeColor="text1"/>
        </w:rPr>
      </w:pPr>
      <w:r>
        <w:rPr>
          <w:rFonts w:ascii="Arial" w:hAnsi="Arial" w:cs="Arial"/>
          <w:color w:val="000000" w:themeColor="text1"/>
        </w:rPr>
        <w:t>ОП-03.02.19.01-ERP Управление потребностью на работы, выполняемые подрядным способом;</w:t>
      </w:r>
    </w:p>
    <w:p w14:paraId="2818CDB9" w14:textId="77777777" w:rsidR="00AC3B8E" w:rsidRDefault="00AC3B8E" w:rsidP="00E740CF">
      <w:pPr>
        <w:pStyle w:val="afa"/>
        <w:numPr>
          <w:ilvl w:val="0"/>
          <w:numId w:val="80"/>
        </w:numPr>
        <w:spacing w:after="240" w:line="276" w:lineRule="auto"/>
        <w:rPr>
          <w:rFonts w:ascii="Arial" w:hAnsi="Arial" w:cs="Arial"/>
          <w:color w:val="000000" w:themeColor="text1"/>
        </w:rPr>
      </w:pPr>
      <w:r>
        <w:rPr>
          <w:rFonts w:ascii="Arial" w:hAnsi="Arial" w:cs="Arial"/>
          <w:color w:val="000000" w:themeColor="text1"/>
        </w:rPr>
        <w:t xml:space="preserve">ПП-10.03.02-ERP Регистрация потребности; </w:t>
      </w:r>
    </w:p>
    <w:p w14:paraId="5A99035A" w14:textId="77777777" w:rsidR="00F93EDA" w:rsidRPr="008E519D" w:rsidRDefault="00AC3B8E" w:rsidP="00E740CF">
      <w:pPr>
        <w:pStyle w:val="afa"/>
        <w:numPr>
          <w:ilvl w:val="0"/>
          <w:numId w:val="80"/>
        </w:numPr>
        <w:spacing w:after="240" w:line="276" w:lineRule="auto"/>
        <w:rPr>
          <w:rFonts w:ascii="Arial" w:hAnsi="Arial" w:cs="Arial"/>
          <w:color w:val="000000" w:themeColor="text1"/>
        </w:rPr>
      </w:pPr>
      <w:r w:rsidRPr="008E519D">
        <w:rPr>
          <w:rFonts w:ascii="Arial" w:hAnsi="Arial" w:cs="Arial"/>
          <w:color w:val="000000" w:themeColor="text1"/>
        </w:rPr>
        <w:t>ПП-07.02.03.01-ERP Годовое планирование воздействий на производственные активы.</w:t>
      </w:r>
    </w:p>
    <w:p w14:paraId="3B228909" w14:textId="77777777" w:rsidR="00263F7B" w:rsidRPr="004044C2" w:rsidRDefault="00263F7B" w:rsidP="00F93EDA">
      <w:pPr>
        <w:spacing w:after="240" w:line="276" w:lineRule="auto"/>
        <w:ind w:firstLine="567"/>
        <w:rPr>
          <w:rFonts w:ascii="Arial" w:hAnsi="Arial" w:cs="Arial"/>
        </w:rPr>
      </w:pPr>
      <w:r>
        <w:rPr>
          <w:rFonts w:ascii="Arial" w:hAnsi="Arial" w:cs="Arial"/>
        </w:rPr>
        <w:t xml:space="preserve">При этом, если потребность была зарегистрирована с </w:t>
      </w:r>
      <w:r>
        <w:rPr>
          <w:rFonts w:ascii="Arial" w:hAnsi="Arial" w:cs="Arial"/>
          <w:color w:val="000000" w:themeColor="text1"/>
          <w:szCs w:val="24"/>
        </w:rPr>
        <w:t>ОЛ/ТЗ</w:t>
      </w:r>
      <w:r>
        <w:rPr>
          <w:rFonts w:ascii="Arial" w:hAnsi="Arial" w:cs="Arial"/>
        </w:rPr>
        <w:t xml:space="preserve">, то позиции потребности в перечне расценки не суммируются, каждая позиция показывается отдельной строкой, позиция помечается индикаторами либо «ОДЦИ» (в случае, если заявка на закупку содержит позицию ОДЦИ) либо «с </w:t>
      </w:r>
      <w:r w:rsidR="00833A58">
        <w:rPr>
          <w:rFonts w:ascii="Arial" w:hAnsi="Arial" w:cs="Arial"/>
        </w:rPr>
        <w:t>ОЛ/ТЗ</w:t>
      </w:r>
      <w:r>
        <w:rPr>
          <w:rFonts w:ascii="Arial" w:hAnsi="Arial" w:cs="Arial"/>
        </w:rPr>
        <w:t xml:space="preserve">». Для каждой строки с индикаторами «ОДЦИ» либо «с </w:t>
      </w:r>
      <w:r w:rsidR="00833A58">
        <w:rPr>
          <w:rFonts w:ascii="Arial" w:hAnsi="Arial" w:cs="Arial"/>
        </w:rPr>
        <w:t>ОЛ/ТЗ</w:t>
      </w:r>
      <w:r>
        <w:rPr>
          <w:rFonts w:ascii="Arial" w:hAnsi="Arial" w:cs="Arial"/>
        </w:rPr>
        <w:t xml:space="preserve">» возможно просмотреть документ потребности. </w:t>
      </w:r>
      <w:r w:rsidR="004044C2">
        <w:rPr>
          <w:rFonts w:ascii="Arial" w:hAnsi="Arial" w:cs="Arial"/>
        </w:rPr>
        <w:t xml:space="preserve">Для строки с индикатором «ОДЦИ» возможно из документа потребности открыть заявку на закупку на обобщенную позицию (заявку </w:t>
      </w:r>
      <w:r w:rsidR="0039387B">
        <w:rPr>
          <w:rFonts w:ascii="Arial" w:hAnsi="Arial" w:cs="Arial"/>
        </w:rPr>
        <w:t xml:space="preserve">с </w:t>
      </w:r>
      <w:r w:rsidR="004044C2">
        <w:rPr>
          <w:rFonts w:ascii="Arial" w:hAnsi="Arial" w:cs="Arial"/>
        </w:rPr>
        <w:t>вид</w:t>
      </w:r>
      <w:r w:rsidR="0039387B">
        <w:rPr>
          <w:rFonts w:ascii="Arial" w:hAnsi="Arial" w:cs="Arial"/>
        </w:rPr>
        <w:t>ом</w:t>
      </w:r>
      <w:r w:rsidR="004044C2">
        <w:rPr>
          <w:rFonts w:ascii="Arial" w:hAnsi="Arial" w:cs="Arial"/>
        </w:rPr>
        <w:t xml:space="preserve"> </w:t>
      </w:r>
      <w:r w:rsidR="004044C2">
        <w:rPr>
          <w:rFonts w:ascii="Arial" w:hAnsi="Arial" w:cs="Arial"/>
          <w:lang w:val="en-US"/>
        </w:rPr>
        <w:t>ODCI</w:t>
      </w:r>
      <w:r w:rsidR="004044C2">
        <w:rPr>
          <w:rFonts w:ascii="Arial" w:hAnsi="Arial" w:cs="Arial"/>
        </w:rPr>
        <w:t xml:space="preserve">) и из ракурса «Вложения» заявки на закупку, открыть </w:t>
      </w:r>
      <w:r w:rsidR="00932B5A">
        <w:rPr>
          <w:rFonts w:ascii="Arial" w:hAnsi="Arial" w:cs="Arial"/>
        </w:rPr>
        <w:t>в режиме просмотра</w:t>
      </w:r>
      <w:r w:rsidR="004044C2">
        <w:rPr>
          <w:rFonts w:ascii="Arial" w:hAnsi="Arial" w:cs="Arial"/>
        </w:rPr>
        <w:t xml:space="preserve"> «Матрицу оценки» по проведенной закупочной процедуре.</w:t>
      </w:r>
    </w:p>
    <w:p w14:paraId="36EFE2FB" w14:textId="708C470F" w:rsidR="00014FB1" w:rsidRDefault="003847C0" w:rsidP="005F6568">
      <w:pPr>
        <w:pStyle w:val="afa"/>
        <w:numPr>
          <w:ilvl w:val="0"/>
          <w:numId w:val="35"/>
        </w:numPr>
        <w:spacing w:after="240" w:line="276" w:lineRule="auto"/>
        <w:rPr>
          <w:rFonts w:ascii="Arial" w:hAnsi="Arial" w:cs="Arial"/>
          <w:color w:val="000000" w:themeColor="text1"/>
        </w:rPr>
      </w:pPr>
      <w:r>
        <w:rPr>
          <w:rFonts w:ascii="Arial" w:hAnsi="Arial" w:cs="Arial"/>
          <w:color w:val="000000" w:themeColor="text1"/>
        </w:rPr>
        <w:t>Позиции заявок на закупку, для которых отсутствует утвержденная плановая цена (кроме заявок, созданных из сетевого графика).</w:t>
      </w:r>
    </w:p>
    <w:p w14:paraId="2BE38051" w14:textId="77777777" w:rsidR="00AC3B8E" w:rsidRPr="00212975" w:rsidRDefault="00AC3B8E" w:rsidP="005F6568">
      <w:pPr>
        <w:pStyle w:val="afa"/>
        <w:numPr>
          <w:ilvl w:val="0"/>
          <w:numId w:val="35"/>
        </w:numPr>
        <w:spacing w:after="240" w:line="276" w:lineRule="auto"/>
        <w:rPr>
          <w:rFonts w:ascii="Arial" w:hAnsi="Arial" w:cs="Arial"/>
          <w:color w:val="000000" w:themeColor="text1"/>
        </w:rPr>
      </w:pPr>
      <w:r w:rsidRPr="00212975">
        <w:rPr>
          <w:rFonts w:ascii="Arial" w:hAnsi="Arial" w:cs="Arial"/>
          <w:color w:val="000000" w:themeColor="text1"/>
        </w:rPr>
        <w:lastRenderedPageBreak/>
        <w:t>Нормируемые МТР</w:t>
      </w:r>
      <w:r w:rsidR="00A75448">
        <w:rPr>
          <w:rFonts w:ascii="Arial" w:hAnsi="Arial" w:cs="Arial"/>
          <w:color w:val="000000" w:themeColor="text1"/>
        </w:rPr>
        <w:t xml:space="preserve">, </w:t>
      </w:r>
      <w:r w:rsidRPr="00212975">
        <w:rPr>
          <w:rFonts w:ascii="Arial" w:hAnsi="Arial" w:cs="Arial"/>
          <w:color w:val="000000" w:themeColor="text1"/>
        </w:rPr>
        <w:t>для которых отсутствует утвержденная плановая или прогнозная цена в рамках соответствующего периода планирования.</w:t>
      </w:r>
    </w:p>
    <w:p w14:paraId="51BE61B1" w14:textId="2FD79885" w:rsidR="00AC3B8E" w:rsidRDefault="00AC3B8E" w:rsidP="00AC3B8E">
      <w:pPr>
        <w:spacing w:after="240" w:line="276" w:lineRule="auto"/>
        <w:ind w:firstLine="567"/>
        <w:rPr>
          <w:rFonts w:ascii="Arial" w:hAnsi="Arial" w:cs="Arial"/>
          <w:color w:val="000000" w:themeColor="text1"/>
        </w:rPr>
      </w:pPr>
      <w:r>
        <w:rPr>
          <w:rFonts w:ascii="Arial" w:hAnsi="Arial" w:cs="Arial"/>
          <w:color w:val="000000" w:themeColor="text1"/>
        </w:rPr>
        <w:t xml:space="preserve">Планировщик цен по корпоративной электронной почте получает </w:t>
      </w:r>
      <w:r w:rsidR="003847C0">
        <w:rPr>
          <w:rFonts w:ascii="Arial" w:hAnsi="Arial" w:cs="Arial"/>
          <w:color w:val="000000" w:themeColor="text1"/>
        </w:rPr>
        <w:t xml:space="preserve">автоматическое </w:t>
      </w:r>
      <w:r>
        <w:rPr>
          <w:rFonts w:ascii="Arial" w:hAnsi="Arial" w:cs="Arial"/>
          <w:color w:val="000000" w:themeColor="text1"/>
        </w:rPr>
        <w:t>уведомление о необходимости расценки</w:t>
      </w:r>
      <w:r w:rsidR="00467110" w:rsidRPr="00590100">
        <w:rPr>
          <w:rFonts w:ascii="Arial" w:hAnsi="Arial" w:cs="Arial"/>
          <w:color w:val="000000" w:themeColor="text1"/>
        </w:rPr>
        <w:t xml:space="preserve"> (</w:t>
      </w:r>
      <w:r w:rsidR="00467110">
        <w:rPr>
          <w:rFonts w:ascii="Arial" w:hAnsi="Arial" w:cs="Arial"/>
          <w:color w:val="000000" w:themeColor="text1"/>
        </w:rPr>
        <w:t xml:space="preserve">разработка </w:t>
      </w:r>
      <w:r w:rsidR="00467110" w:rsidRPr="005A0065">
        <w:rPr>
          <w:rFonts w:ascii="Arial" w:hAnsi="Arial" w:cs="Arial"/>
          <w:color w:val="000000" w:themeColor="text1"/>
        </w:rPr>
        <w:t>MM04</w:t>
      </w:r>
      <w:r w:rsidR="00467110">
        <w:rPr>
          <w:rFonts w:ascii="Arial" w:hAnsi="Arial" w:cs="Arial"/>
          <w:color w:val="000000" w:themeColor="text1"/>
        </w:rPr>
        <w:t xml:space="preserve"> «Ведение плановых цен»</w:t>
      </w:r>
      <w:r w:rsidR="00467110" w:rsidRPr="00590100">
        <w:rPr>
          <w:rFonts w:ascii="Arial" w:hAnsi="Arial" w:cs="Arial"/>
          <w:color w:val="000000" w:themeColor="text1"/>
        </w:rPr>
        <w:t>)</w:t>
      </w:r>
      <w:r>
        <w:rPr>
          <w:rFonts w:ascii="Arial" w:hAnsi="Arial" w:cs="Arial"/>
          <w:color w:val="000000" w:themeColor="text1"/>
        </w:rPr>
        <w:t>. Адресат для рассылки определяется на основании группы закупок, указанной в карточке материала.</w:t>
      </w:r>
    </w:p>
    <w:p w14:paraId="0FB69AF8" w14:textId="77777777" w:rsidR="00AC3B8E" w:rsidRDefault="00AC3B8E" w:rsidP="00AC3B8E">
      <w:pPr>
        <w:spacing w:after="240" w:line="276" w:lineRule="auto"/>
        <w:ind w:firstLine="567"/>
        <w:rPr>
          <w:rFonts w:ascii="Arial" w:hAnsi="Arial" w:cs="Arial"/>
          <w:color w:val="000000" w:themeColor="text1"/>
        </w:rPr>
      </w:pPr>
      <w:r>
        <w:rPr>
          <w:rFonts w:ascii="Arial" w:hAnsi="Arial" w:cs="Arial"/>
          <w:color w:val="000000" w:themeColor="text1"/>
        </w:rPr>
        <w:t>Руководитель в целях контроля регламентных сроков расценки может сформировать гибкую матрицу Плановые цены, с помощью которой можно будет провести анализ позиций, находящихся в работе у сотрудников.</w:t>
      </w:r>
    </w:p>
    <w:p w14:paraId="6B63E380" w14:textId="77777777" w:rsidR="00AC3B8E" w:rsidRPr="00247522" w:rsidRDefault="00AC3B8E" w:rsidP="00AC3B8E">
      <w:pPr>
        <w:spacing w:after="240" w:line="276" w:lineRule="auto"/>
        <w:ind w:left="567"/>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10</w:t>
      </w:r>
      <w:r w:rsidRPr="00247522">
        <w:rPr>
          <w:rFonts w:ascii="Arial" w:hAnsi="Arial" w:cs="Arial"/>
          <w:b/>
          <w:sz w:val="22"/>
        </w:rPr>
        <w:fldChar w:fldCharType="end"/>
      </w:r>
      <w:r>
        <w:rPr>
          <w:rFonts w:ascii="Arial" w:hAnsi="Arial" w:cs="Arial"/>
          <w:b/>
          <w:sz w:val="22"/>
        </w:rPr>
        <w:t>. Описание шага «</w:t>
      </w:r>
      <w:r w:rsidRPr="00821DF7">
        <w:rPr>
          <w:rFonts w:ascii="Arial" w:hAnsi="Arial" w:cs="Arial"/>
          <w:b/>
          <w:sz w:val="22"/>
        </w:rPr>
        <w:t>Запуск фонового задания для автоматического формирования перечня для расценки</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0"/>
        <w:gridCol w:w="2125"/>
        <w:gridCol w:w="993"/>
        <w:gridCol w:w="1701"/>
        <w:gridCol w:w="2550"/>
        <w:gridCol w:w="977"/>
      </w:tblGrid>
      <w:tr w:rsidR="00AC3B8E" w:rsidRPr="00F94454" w14:paraId="2618C74C" w14:textId="77777777" w:rsidTr="00AC3B8E">
        <w:trPr>
          <w:cantSplit/>
          <w:trHeight w:val="397"/>
          <w:tblHeader/>
        </w:trPr>
        <w:tc>
          <w:tcPr>
            <w:tcW w:w="899" w:type="pct"/>
            <w:shd w:val="clear" w:color="auto" w:fill="FFC000"/>
            <w:vAlign w:val="center"/>
          </w:tcPr>
          <w:p w14:paraId="721B834F" w14:textId="77777777" w:rsidR="00AC3B8E" w:rsidRPr="00D36A72" w:rsidRDefault="00AC3B8E" w:rsidP="00AC3B8E">
            <w:pPr>
              <w:jc w:val="center"/>
              <w:rPr>
                <w:rFonts w:ascii="Arial" w:hAnsi="Arial" w:cs="Arial"/>
                <w:b/>
                <w:sz w:val="20"/>
              </w:rPr>
            </w:pPr>
            <w:r>
              <w:rPr>
                <w:rFonts w:ascii="Arial" w:hAnsi="Arial" w:cs="Arial"/>
                <w:b/>
                <w:sz w:val="20"/>
                <w:szCs w:val="20"/>
                <w:lang w:eastAsia="ru-RU"/>
              </w:rPr>
              <w:t>Номер шага</w:t>
            </w:r>
          </w:p>
        </w:tc>
        <w:tc>
          <w:tcPr>
            <w:tcW w:w="1044" w:type="pct"/>
            <w:shd w:val="clear" w:color="auto" w:fill="FFC000"/>
            <w:vAlign w:val="center"/>
          </w:tcPr>
          <w:p w14:paraId="2489576D" w14:textId="77777777" w:rsidR="00AC3B8E" w:rsidRDefault="00AC3B8E" w:rsidP="00AC3B8E">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43EBAF76" w14:textId="77777777" w:rsidR="00AC3B8E" w:rsidRPr="00F94454" w:rsidRDefault="00AC3B8E" w:rsidP="00AC3B8E">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43B72AEB" w14:textId="77777777" w:rsidR="00AC3B8E" w:rsidRDefault="00AC3B8E" w:rsidP="00AC3B8E">
            <w:pPr>
              <w:jc w:val="center"/>
              <w:rPr>
                <w:rFonts w:ascii="Arial" w:hAnsi="Arial" w:cs="Arial"/>
                <w:b/>
                <w:sz w:val="20"/>
              </w:rPr>
            </w:pPr>
            <w:r>
              <w:rPr>
                <w:rFonts w:ascii="Arial" w:hAnsi="Arial" w:cs="Arial"/>
                <w:b/>
                <w:sz w:val="20"/>
              </w:rPr>
              <w:t>Вход</w:t>
            </w:r>
          </w:p>
        </w:tc>
        <w:tc>
          <w:tcPr>
            <w:tcW w:w="1253" w:type="pct"/>
            <w:shd w:val="clear" w:color="auto" w:fill="FFC000"/>
          </w:tcPr>
          <w:p w14:paraId="64F6462C" w14:textId="77777777" w:rsidR="00AC3B8E" w:rsidRDefault="00AC3B8E" w:rsidP="00AC3B8E">
            <w:pPr>
              <w:jc w:val="center"/>
              <w:rPr>
                <w:rFonts w:ascii="Arial" w:hAnsi="Arial" w:cs="Arial"/>
                <w:b/>
                <w:sz w:val="20"/>
              </w:rPr>
            </w:pPr>
            <w:r>
              <w:rPr>
                <w:rFonts w:ascii="Arial" w:hAnsi="Arial" w:cs="Arial"/>
                <w:b/>
                <w:sz w:val="20"/>
              </w:rPr>
              <w:t>Результат</w:t>
            </w:r>
          </w:p>
        </w:tc>
        <w:tc>
          <w:tcPr>
            <w:tcW w:w="480" w:type="pct"/>
            <w:shd w:val="clear" w:color="auto" w:fill="FFC000"/>
          </w:tcPr>
          <w:p w14:paraId="56EEE6CA" w14:textId="77777777" w:rsidR="00AC3B8E" w:rsidRDefault="00AC3B8E" w:rsidP="00AC3B8E">
            <w:pPr>
              <w:jc w:val="center"/>
              <w:rPr>
                <w:rFonts w:ascii="Arial" w:hAnsi="Arial" w:cs="Arial"/>
                <w:b/>
                <w:sz w:val="20"/>
              </w:rPr>
            </w:pPr>
            <w:r>
              <w:rPr>
                <w:rFonts w:ascii="Arial" w:hAnsi="Arial" w:cs="Arial"/>
                <w:b/>
                <w:sz w:val="20"/>
              </w:rPr>
              <w:t>Бизнес-роль</w:t>
            </w:r>
          </w:p>
        </w:tc>
      </w:tr>
      <w:tr w:rsidR="00AC3B8E" w14:paraId="4BD47081" w14:textId="77777777" w:rsidTr="00C1649A">
        <w:trPr>
          <w:cantSplit/>
          <w:trHeight w:val="1251"/>
        </w:trPr>
        <w:tc>
          <w:tcPr>
            <w:tcW w:w="899" w:type="pct"/>
          </w:tcPr>
          <w:p w14:paraId="1FA28860" w14:textId="77777777" w:rsidR="00AC3B8E" w:rsidRDefault="00AC3B8E" w:rsidP="00AC3B8E">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1</w:t>
            </w:r>
            <w:r w:rsidRPr="00B613A3">
              <w:rPr>
                <w:rFonts w:ascii="Arial" w:hAnsi="Arial" w:cs="Arial"/>
                <w:sz w:val="20"/>
                <w:szCs w:val="20"/>
              </w:rPr>
              <w:t>.0</w:t>
            </w:r>
            <w:r>
              <w:rPr>
                <w:rFonts w:ascii="Arial" w:hAnsi="Arial" w:cs="Arial"/>
                <w:sz w:val="20"/>
                <w:szCs w:val="20"/>
              </w:rPr>
              <w:t>10</w:t>
            </w:r>
          </w:p>
        </w:tc>
        <w:tc>
          <w:tcPr>
            <w:tcW w:w="1044" w:type="pct"/>
          </w:tcPr>
          <w:p w14:paraId="39569594" w14:textId="77777777" w:rsidR="00AC3B8E" w:rsidRDefault="00AC3B8E" w:rsidP="00AC3B8E">
            <w:pPr>
              <w:jc w:val="left"/>
              <w:rPr>
                <w:rFonts w:ascii="Arial" w:hAnsi="Arial" w:cs="Arial"/>
                <w:sz w:val="20"/>
              </w:rPr>
            </w:pPr>
            <w:r>
              <w:rPr>
                <w:rFonts w:ascii="Arial" w:hAnsi="Arial" w:cs="Arial"/>
                <w:sz w:val="20"/>
              </w:rPr>
              <w:t>Ежедневно</w:t>
            </w:r>
          </w:p>
        </w:tc>
        <w:tc>
          <w:tcPr>
            <w:tcW w:w="488" w:type="pct"/>
            <w:shd w:val="clear" w:color="auto" w:fill="auto"/>
          </w:tcPr>
          <w:p w14:paraId="49B52C47" w14:textId="77777777" w:rsidR="00AC3B8E" w:rsidRPr="00501E1E" w:rsidRDefault="00AC3B8E" w:rsidP="00AC3B8E">
            <w:pPr>
              <w:jc w:val="left"/>
              <w:rPr>
                <w:rFonts w:ascii="Arial" w:hAnsi="Arial" w:cs="Arial"/>
                <w:sz w:val="20"/>
                <w:szCs w:val="20"/>
              </w:rPr>
            </w:pPr>
            <w:r>
              <w:rPr>
                <w:rFonts w:ascii="Arial" w:hAnsi="Arial" w:cs="Arial"/>
                <w:sz w:val="20"/>
              </w:rPr>
              <w:t>Разработка</w:t>
            </w:r>
          </w:p>
        </w:tc>
        <w:tc>
          <w:tcPr>
            <w:tcW w:w="836" w:type="pct"/>
          </w:tcPr>
          <w:p w14:paraId="46706DA5" w14:textId="77777777" w:rsidR="00AC3B8E" w:rsidRDefault="00AC3B8E" w:rsidP="00AC3B8E">
            <w:pPr>
              <w:jc w:val="left"/>
              <w:rPr>
                <w:rFonts w:ascii="Arial" w:hAnsi="Arial" w:cs="Arial"/>
                <w:sz w:val="20"/>
              </w:rPr>
            </w:pPr>
            <w:r>
              <w:rPr>
                <w:rFonts w:ascii="Arial" w:hAnsi="Arial" w:cs="Arial"/>
                <w:sz w:val="20"/>
              </w:rPr>
              <w:t>Потребности без плановой цены</w:t>
            </w:r>
          </w:p>
          <w:p w14:paraId="622B2237" w14:textId="77777777" w:rsidR="00AC3B8E" w:rsidRPr="00CB3587" w:rsidRDefault="00C1649A" w:rsidP="00AC3B8E">
            <w:pPr>
              <w:jc w:val="left"/>
              <w:rPr>
                <w:rFonts w:ascii="Arial" w:hAnsi="Arial" w:cs="Arial"/>
                <w:sz w:val="20"/>
              </w:rPr>
            </w:pPr>
            <w:r>
              <w:rPr>
                <w:rFonts w:ascii="Arial" w:hAnsi="Arial" w:cs="Arial"/>
                <w:sz w:val="20"/>
              </w:rPr>
              <w:t>Список нормируемых МТР</w:t>
            </w:r>
            <w:r w:rsidR="00A75448">
              <w:rPr>
                <w:rFonts w:ascii="Arial" w:hAnsi="Arial" w:cs="Arial"/>
                <w:sz w:val="20"/>
              </w:rPr>
              <w:t>, нормируемых работ, услуг</w:t>
            </w:r>
          </w:p>
        </w:tc>
        <w:tc>
          <w:tcPr>
            <w:tcW w:w="1253" w:type="pct"/>
          </w:tcPr>
          <w:p w14:paraId="2BCC7891" w14:textId="77777777" w:rsidR="00AC3B8E" w:rsidRDefault="00AC3B8E" w:rsidP="00AC3B8E">
            <w:pPr>
              <w:jc w:val="left"/>
              <w:rPr>
                <w:rFonts w:ascii="Arial" w:hAnsi="Arial" w:cs="Arial"/>
                <w:sz w:val="20"/>
              </w:rPr>
            </w:pPr>
            <w:r>
              <w:rPr>
                <w:rFonts w:ascii="Arial" w:hAnsi="Arial" w:cs="Arial"/>
                <w:sz w:val="20"/>
              </w:rPr>
              <w:t>Перечень для расценки в разрезе планировщиков цен</w:t>
            </w:r>
          </w:p>
          <w:p w14:paraId="5E3A0B52" w14:textId="77777777" w:rsidR="00AC3B8E" w:rsidRDefault="00AC3B8E" w:rsidP="00AC3B8E">
            <w:pPr>
              <w:jc w:val="left"/>
              <w:rPr>
                <w:rFonts w:ascii="Arial" w:hAnsi="Arial" w:cs="Arial"/>
                <w:sz w:val="20"/>
              </w:rPr>
            </w:pPr>
          </w:p>
          <w:p w14:paraId="73D12EEA" w14:textId="77777777" w:rsidR="00AC3B8E" w:rsidRPr="00B613A3" w:rsidRDefault="00AC3B8E" w:rsidP="00AC3B8E">
            <w:pPr>
              <w:jc w:val="left"/>
              <w:rPr>
                <w:rFonts w:ascii="Arial" w:hAnsi="Arial" w:cs="Arial"/>
                <w:sz w:val="20"/>
              </w:rPr>
            </w:pPr>
            <w:r>
              <w:rPr>
                <w:rFonts w:ascii="Arial" w:hAnsi="Arial" w:cs="Arial"/>
                <w:sz w:val="20"/>
              </w:rPr>
              <w:t>Уведомление планировщи</w:t>
            </w:r>
            <w:r w:rsidR="00C1649A">
              <w:rPr>
                <w:rFonts w:ascii="Arial" w:hAnsi="Arial" w:cs="Arial"/>
                <w:sz w:val="20"/>
              </w:rPr>
              <w:t>ка цен о необходимости расценки</w:t>
            </w:r>
          </w:p>
        </w:tc>
        <w:tc>
          <w:tcPr>
            <w:tcW w:w="480" w:type="pct"/>
          </w:tcPr>
          <w:p w14:paraId="3B01B6F4" w14:textId="77777777" w:rsidR="00AC3B8E" w:rsidRPr="00B613A3" w:rsidRDefault="00C1649A" w:rsidP="00AC3B8E">
            <w:pPr>
              <w:jc w:val="left"/>
              <w:rPr>
                <w:rFonts w:ascii="Arial" w:hAnsi="Arial" w:cs="Arial"/>
                <w:sz w:val="20"/>
              </w:rPr>
            </w:pPr>
            <w:r>
              <w:rPr>
                <w:rFonts w:ascii="Arial" w:hAnsi="Arial" w:cs="Arial"/>
                <w:sz w:val="20"/>
              </w:rPr>
              <w:t>-Автоматически</w:t>
            </w:r>
          </w:p>
        </w:tc>
      </w:tr>
    </w:tbl>
    <w:p w14:paraId="2FECD1BE" w14:textId="77777777" w:rsidR="00AC3B8E" w:rsidRDefault="00AC3B8E" w:rsidP="00AC3B8E">
      <w:pPr>
        <w:spacing w:after="240" w:line="276" w:lineRule="auto"/>
        <w:rPr>
          <w:rFonts w:ascii="Arial" w:hAnsi="Arial" w:cs="Arial"/>
        </w:rPr>
      </w:pPr>
    </w:p>
    <w:p w14:paraId="2B372770" w14:textId="77777777" w:rsidR="00AC3B8E" w:rsidRDefault="00AC3B8E" w:rsidP="00AC3B8E">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 xml:space="preserve">ПП-10.03.01.020 </w:t>
      </w:r>
      <w:r w:rsidRPr="0012135C">
        <w:rPr>
          <w:rFonts w:eastAsiaTheme="majorEastAsia" w:cstheme="majorBidi"/>
          <w:b/>
          <w:i w:val="0"/>
          <w:caps w:val="0"/>
          <w:sz w:val="24"/>
          <w:szCs w:val="24"/>
        </w:rPr>
        <w:t xml:space="preserve">– </w:t>
      </w:r>
      <w:r>
        <w:rPr>
          <w:rFonts w:eastAsiaTheme="majorEastAsia" w:cstheme="majorBidi"/>
          <w:b/>
          <w:i w:val="0"/>
          <w:caps w:val="0"/>
          <w:sz w:val="24"/>
          <w:szCs w:val="24"/>
        </w:rPr>
        <w:t>Определение базовой ц</w:t>
      </w:r>
      <w:r w:rsidR="00AB3D39">
        <w:rPr>
          <w:rFonts w:eastAsiaTheme="majorEastAsia" w:cstheme="majorBidi"/>
          <w:b/>
          <w:i w:val="0"/>
          <w:caps w:val="0"/>
          <w:sz w:val="24"/>
          <w:szCs w:val="24"/>
        </w:rPr>
        <w:t>ены на основании текущих данных</w:t>
      </w:r>
    </w:p>
    <w:p w14:paraId="7DF0BD1D" w14:textId="77777777" w:rsidR="00AB3D39" w:rsidRPr="00AB3D39" w:rsidRDefault="00AB3D39" w:rsidP="00AB3D39">
      <w:pPr>
        <w:rPr>
          <w:rFonts w:eastAsiaTheme="majorEastAsia"/>
        </w:rPr>
      </w:pPr>
    </w:p>
    <w:p w14:paraId="1794020A" w14:textId="77777777" w:rsidR="00AC3B8E" w:rsidRDefault="00AC3B8E" w:rsidP="00AC3B8E">
      <w:pPr>
        <w:spacing w:after="240" w:line="276" w:lineRule="auto"/>
        <w:ind w:firstLine="708"/>
        <w:rPr>
          <w:rFonts w:ascii="Arial" w:hAnsi="Arial" w:cs="Arial"/>
        </w:rPr>
      </w:pPr>
      <w:r>
        <w:rPr>
          <w:rFonts w:ascii="Arial" w:hAnsi="Arial" w:cs="Arial"/>
        </w:rPr>
        <w:t>Шаг актуален для сценария 1. Ведение плановых/прогнозных цен на МТР и тарифицированные работы, услуги.</w:t>
      </w:r>
    </w:p>
    <w:p w14:paraId="241F00E4" w14:textId="77777777" w:rsidR="00AC3B8E" w:rsidRDefault="00AC3B8E" w:rsidP="00AC3B8E">
      <w:pPr>
        <w:spacing w:after="240" w:line="276" w:lineRule="auto"/>
        <w:ind w:firstLine="567"/>
        <w:rPr>
          <w:rFonts w:ascii="Arial" w:hAnsi="Arial" w:cs="Arial"/>
          <w:color w:val="000000" w:themeColor="text1"/>
        </w:rPr>
      </w:pPr>
      <w:r>
        <w:rPr>
          <w:rFonts w:ascii="Arial" w:hAnsi="Arial" w:cs="Arial"/>
          <w:color w:val="000000" w:themeColor="text1"/>
        </w:rPr>
        <w:t xml:space="preserve">Планировщик цен, после получения уведомления по корпоративной электронной почте, открывает отчет «Ведение плановых цен» (разработка </w:t>
      </w:r>
      <w:r w:rsidR="00664DD2" w:rsidRPr="005A0065">
        <w:rPr>
          <w:rFonts w:ascii="Arial" w:hAnsi="Arial" w:cs="Arial"/>
          <w:color w:val="000000" w:themeColor="text1"/>
        </w:rPr>
        <w:t>MM04</w:t>
      </w:r>
      <w:r w:rsidR="00664DD2">
        <w:rPr>
          <w:rFonts w:ascii="Arial" w:hAnsi="Arial" w:cs="Arial"/>
          <w:color w:val="000000" w:themeColor="text1"/>
        </w:rPr>
        <w:t xml:space="preserve"> </w:t>
      </w:r>
      <w:r>
        <w:rPr>
          <w:rFonts w:ascii="Arial" w:hAnsi="Arial" w:cs="Arial"/>
          <w:color w:val="000000" w:themeColor="text1"/>
        </w:rPr>
        <w:t xml:space="preserve">«Ведение плановых цен»), указывает на селекционном экране свою группу закупок и выбирает вариант отчета «Позиции на расценку». В отчете отображаются все позиции МТР и тарифицированных работ, услуг, которые поступили ему на расценку. </w:t>
      </w:r>
    </w:p>
    <w:p w14:paraId="5471FAB3" w14:textId="7080A61A" w:rsidR="00850E16" w:rsidRDefault="00850E16" w:rsidP="00AC3B8E">
      <w:pPr>
        <w:spacing w:after="240" w:line="276" w:lineRule="auto"/>
        <w:ind w:firstLine="567"/>
        <w:rPr>
          <w:rFonts w:ascii="Arial" w:hAnsi="Arial" w:cs="Arial"/>
          <w:color w:val="000000" w:themeColor="text1"/>
        </w:rPr>
      </w:pPr>
      <w:r>
        <w:rPr>
          <w:rFonts w:ascii="Arial" w:hAnsi="Arial" w:cs="Arial"/>
          <w:color w:val="000000" w:themeColor="text1"/>
        </w:rPr>
        <w:t>Плановая</w:t>
      </w:r>
      <w:r w:rsidR="00E97BF5">
        <w:rPr>
          <w:rFonts w:ascii="Arial" w:hAnsi="Arial" w:cs="Arial"/>
          <w:color w:val="000000" w:themeColor="text1"/>
        </w:rPr>
        <w:t>\прогнозная</w:t>
      </w:r>
      <w:r>
        <w:rPr>
          <w:rFonts w:ascii="Arial" w:hAnsi="Arial" w:cs="Arial"/>
          <w:color w:val="000000" w:themeColor="text1"/>
        </w:rPr>
        <w:t xml:space="preserve"> цена для бизнес-единиц определяется в разрезе БЕ (Балансовой единицы)</w:t>
      </w:r>
      <w:r w:rsidR="00D2777A">
        <w:rPr>
          <w:rFonts w:ascii="Arial" w:hAnsi="Arial" w:cs="Arial"/>
          <w:color w:val="000000" w:themeColor="text1"/>
        </w:rPr>
        <w:t xml:space="preserve"> или </w:t>
      </w:r>
      <w:r>
        <w:rPr>
          <w:rFonts w:ascii="Arial" w:hAnsi="Arial" w:cs="Arial"/>
          <w:color w:val="000000" w:themeColor="text1"/>
        </w:rPr>
        <w:t>в разрезе БЕ\Завод.</w:t>
      </w:r>
    </w:p>
    <w:p w14:paraId="33AB96FF" w14:textId="77777777" w:rsidR="00AC3B8E" w:rsidRDefault="00AC3B8E" w:rsidP="005D3579">
      <w:pPr>
        <w:spacing w:after="120" w:line="276" w:lineRule="auto"/>
        <w:ind w:firstLine="567"/>
        <w:rPr>
          <w:rFonts w:ascii="Arial" w:hAnsi="Arial" w:cs="Arial"/>
          <w:color w:val="000000" w:themeColor="text1"/>
        </w:rPr>
      </w:pPr>
      <w:r>
        <w:rPr>
          <w:rFonts w:ascii="Arial" w:hAnsi="Arial" w:cs="Arial"/>
          <w:color w:val="000000" w:themeColor="text1"/>
        </w:rPr>
        <w:t>Отчет формируется в следующей аналитике:</w:t>
      </w:r>
    </w:p>
    <w:p w14:paraId="58CC72AD" w14:textId="14F971A6"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Дата включения ОЗМ в перечень</w:t>
      </w:r>
    </w:p>
    <w:p w14:paraId="4089B709" w14:textId="549F6404" w:rsidR="00280D9E" w:rsidRDefault="00280D9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Вид цены</w:t>
      </w:r>
    </w:p>
    <w:p w14:paraId="01CCC8F2" w14:textId="16368417" w:rsidR="00280D9E" w:rsidRDefault="00280D9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Статус цены</w:t>
      </w:r>
    </w:p>
    <w:p w14:paraId="36583FF9"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lastRenderedPageBreak/>
        <w:t>Плановая дата расценки</w:t>
      </w:r>
    </w:p>
    <w:p w14:paraId="729B0739" w14:textId="77777777" w:rsidR="00EB076C" w:rsidRDefault="00EB076C"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Индикатор ОДЦИ</w:t>
      </w:r>
    </w:p>
    <w:p w14:paraId="407118C2" w14:textId="77777777" w:rsidR="00EB076C" w:rsidRDefault="00EB076C"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 xml:space="preserve">Индикатор </w:t>
      </w:r>
      <w:r w:rsidR="00833A58">
        <w:rPr>
          <w:rFonts w:ascii="Arial" w:hAnsi="Arial" w:cs="Arial"/>
          <w:color w:val="000000" w:themeColor="text1"/>
        </w:rPr>
        <w:t>ОЛ/ТЗ</w:t>
      </w:r>
    </w:p>
    <w:p w14:paraId="4DCF987A" w14:textId="77777777" w:rsidR="00AC3B8E" w:rsidRPr="00A224A1" w:rsidRDefault="00AC3B8E" w:rsidP="005D3579">
      <w:pPr>
        <w:pStyle w:val="afa"/>
        <w:numPr>
          <w:ilvl w:val="0"/>
          <w:numId w:val="22"/>
        </w:numPr>
        <w:spacing w:after="120" w:line="276" w:lineRule="auto"/>
        <w:rPr>
          <w:rFonts w:ascii="Arial" w:hAnsi="Arial" w:cs="Arial"/>
          <w:color w:val="000000" w:themeColor="text1"/>
        </w:rPr>
      </w:pPr>
      <w:r w:rsidRPr="00A224A1">
        <w:rPr>
          <w:rFonts w:ascii="Arial" w:hAnsi="Arial" w:cs="Arial"/>
          <w:color w:val="000000" w:themeColor="text1"/>
        </w:rPr>
        <w:t>Код ОЗМ</w:t>
      </w:r>
    </w:p>
    <w:p w14:paraId="30195D88" w14:textId="77777777" w:rsidR="00AC3B8E" w:rsidRDefault="00AC3B8E" w:rsidP="005D3579">
      <w:pPr>
        <w:pStyle w:val="afa"/>
        <w:numPr>
          <w:ilvl w:val="0"/>
          <w:numId w:val="22"/>
        </w:numPr>
        <w:spacing w:after="120" w:line="276" w:lineRule="auto"/>
        <w:rPr>
          <w:rFonts w:ascii="Arial" w:hAnsi="Arial" w:cs="Arial"/>
          <w:color w:val="000000" w:themeColor="text1"/>
        </w:rPr>
      </w:pPr>
      <w:r w:rsidRPr="00A224A1">
        <w:rPr>
          <w:rFonts w:ascii="Arial" w:hAnsi="Arial" w:cs="Arial"/>
          <w:color w:val="000000" w:themeColor="text1"/>
        </w:rPr>
        <w:t>Наименование ОЗМ</w:t>
      </w:r>
    </w:p>
    <w:p w14:paraId="582602BF" w14:textId="77777777" w:rsidR="00202A30" w:rsidRDefault="00202A30"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 xml:space="preserve">Документ потребности с ОДЦИ, </w:t>
      </w:r>
      <w:r w:rsidR="00833A58">
        <w:rPr>
          <w:rFonts w:ascii="Arial" w:hAnsi="Arial" w:cs="Arial"/>
          <w:color w:val="000000" w:themeColor="text1"/>
        </w:rPr>
        <w:t>ОЛ/ТЗ</w:t>
      </w:r>
    </w:p>
    <w:p w14:paraId="45443925"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Группа материалов (ППЗ)</w:t>
      </w:r>
    </w:p>
    <w:p w14:paraId="65511F86"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Наименование группы материалов</w:t>
      </w:r>
    </w:p>
    <w:p w14:paraId="743344C6"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Балансовая единица</w:t>
      </w:r>
      <w:r w:rsidR="00850E16">
        <w:rPr>
          <w:rFonts w:ascii="Arial" w:hAnsi="Arial" w:cs="Arial"/>
          <w:color w:val="000000" w:themeColor="text1"/>
        </w:rPr>
        <w:t xml:space="preserve"> </w:t>
      </w:r>
    </w:p>
    <w:p w14:paraId="6DE24BC0" w14:textId="77777777" w:rsidR="00AC3B8E" w:rsidRPr="00A224A1"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Завод</w:t>
      </w:r>
    </w:p>
    <w:p w14:paraId="1D80ED47" w14:textId="77777777" w:rsidR="00AC3B8E" w:rsidRDefault="00AC3B8E" w:rsidP="005D3579">
      <w:pPr>
        <w:pStyle w:val="afa"/>
        <w:numPr>
          <w:ilvl w:val="0"/>
          <w:numId w:val="22"/>
        </w:numPr>
        <w:spacing w:after="120" w:line="276" w:lineRule="auto"/>
        <w:rPr>
          <w:rFonts w:ascii="Arial" w:hAnsi="Arial" w:cs="Arial"/>
          <w:color w:val="000000" w:themeColor="text1"/>
        </w:rPr>
      </w:pPr>
      <w:r w:rsidRPr="00A224A1">
        <w:rPr>
          <w:rFonts w:ascii="Arial" w:hAnsi="Arial" w:cs="Arial"/>
          <w:color w:val="000000" w:themeColor="text1"/>
        </w:rPr>
        <w:t>Базовая цена</w:t>
      </w:r>
    </w:p>
    <w:p w14:paraId="761B7F40"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Валюта</w:t>
      </w:r>
    </w:p>
    <w:p w14:paraId="17EDBEE0" w14:textId="77777777" w:rsidR="00AC3B8E" w:rsidRDefault="00AC3B8E" w:rsidP="005D3579">
      <w:pPr>
        <w:pStyle w:val="afa"/>
        <w:numPr>
          <w:ilvl w:val="0"/>
          <w:numId w:val="22"/>
        </w:numPr>
        <w:spacing w:after="120" w:line="276" w:lineRule="auto"/>
        <w:rPr>
          <w:rFonts w:ascii="Arial" w:hAnsi="Arial" w:cs="Arial"/>
          <w:color w:val="000000" w:themeColor="text1"/>
        </w:rPr>
      </w:pPr>
      <w:r w:rsidRPr="00A224A1">
        <w:rPr>
          <w:rFonts w:ascii="Arial" w:hAnsi="Arial" w:cs="Arial"/>
          <w:color w:val="000000" w:themeColor="text1"/>
        </w:rPr>
        <w:t>Способ присвоения базовой цены</w:t>
      </w:r>
    </w:p>
    <w:p w14:paraId="16C05E56"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Договор</w:t>
      </w:r>
    </w:p>
    <w:p w14:paraId="6CEFBD3D" w14:textId="77777777" w:rsidR="006339A1" w:rsidRDefault="006339A1"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Поставщик</w:t>
      </w:r>
    </w:p>
    <w:p w14:paraId="443BCF9C" w14:textId="77777777" w:rsidR="006339A1" w:rsidRDefault="006339A1"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Дата заключения договора</w:t>
      </w:r>
    </w:p>
    <w:p w14:paraId="459876A7"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Дата окончания договора</w:t>
      </w:r>
    </w:p>
    <w:p w14:paraId="6EAB6DDD" w14:textId="712001D9"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Базовая цена</w:t>
      </w:r>
    </w:p>
    <w:p w14:paraId="1B34FED9" w14:textId="6C728903"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ФИО пользователя, определившего цену</w:t>
      </w:r>
    </w:p>
    <w:p w14:paraId="5B218F04"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 xml:space="preserve">Валюта цены </w:t>
      </w:r>
    </w:p>
    <w:p w14:paraId="7719485B" w14:textId="2A1A7A09" w:rsidR="00AC3B8E" w:rsidRDefault="00280D9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 xml:space="preserve">Плановая/прогнозная </w:t>
      </w:r>
      <w:r w:rsidR="00AC3B8E">
        <w:rPr>
          <w:rFonts w:ascii="Arial" w:hAnsi="Arial" w:cs="Arial"/>
          <w:color w:val="000000" w:themeColor="text1"/>
        </w:rPr>
        <w:t>цена</w:t>
      </w:r>
      <w:r>
        <w:rPr>
          <w:rFonts w:ascii="Arial" w:hAnsi="Arial" w:cs="Arial"/>
          <w:color w:val="000000" w:themeColor="text1"/>
        </w:rPr>
        <w:t xml:space="preserve"> в рублях</w:t>
      </w:r>
    </w:p>
    <w:p w14:paraId="40E03B0D" w14:textId="77777777" w:rsidR="00280D9E" w:rsidRDefault="00280D9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 xml:space="preserve">Плановая/прогнозная цена в валюте </w:t>
      </w:r>
    </w:p>
    <w:p w14:paraId="1FF9D18F" w14:textId="08A27AB3"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Дата утверждение цены</w:t>
      </w:r>
    </w:p>
    <w:p w14:paraId="4DE91039" w14:textId="5C2DD7ED" w:rsidR="00AC3B8E" w:rsidRDefault="00280D9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 xml:space="preserve">ФИО пользователя, </w:t>
      </w:r>
      <w:r w:rsidR="00AC3B8E">
        <w:rPr>
          <w:rFonts w:ascii="Arial" w:hAnsi="Arial" w:cs="Arial"/>
          <w:color w:val="000000" w:themeColor="text1"/>
        </w:rPr>
        <w:t>утвердившего цену</w:t>
      </w:r>
    </w:p>
    <w:p w14:paraId="01203A2B"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Комментарий руководителя к отклонению цены</w:t>
      </w:r>
    </w:p>
    <w:p w14:paraId="4C6446D5" w14:textId="29A88B45"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Обоснование изменения цены</w:t>
      </w:r>
    </w:p>
    <w:p w14:paraId="3DFE3099" w14:textId="45170F32"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Дата начала действия цены</w:t>
      </w:r>
    </w:p>
    <w:p w14:paraId="5B9B2D01" w14:textId="56E48796"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Дата окончания действия цены</w:t>
      </w:r>
    </w:p>
    <w:p w14:paraId="0789D166" w14:textId="63AC32AA" w:rsidR="00AC3B8E" w:rsidRPr="00A224A1" w:rsidRDefault="00DE39A5" w:rsidP="00AC3B8E">
      <w:pPr>
        <w:spacing w:after="240" w:line="276" w:lineRule="auto"/>
        <w:ind w:firstLine="360"/>
        <w:rPr>
          <w:rFonts w:ascii="Arial" w:hAnsi="Arial" w:cs="Arial"/>
          <w:color w:val="000000" w:themeColor="text1"/>
        </w:rPr>
      </w:pPr>
      <w:r>
        <w:rPr>
          <w:rFonts w:ascii="Arial" w:hAnsi="Arial" w:cs="Arial"/>
          <w:color w:val="000000" w:themeColor="text1"/>
        </w:rPr>
        <w:t>Базовая цена автоматически рассчитывается при запуске отчета</w:t>
      </w:r>
      <w:r w:rsidRPr="00A224A1">
        <w:rPr>
          <w:rFonts w:ascii="Arial" w:hAnsi="Arial" w:cs="Arial"/>
          <w:color w:val="000000" w:themeColor="text1"/>
        </w:rPr>
        <w:t xml:space="preserve"> </w:t>
      </w:r>
      <w:r w:rsidR="00AC3B8E" w:rsidRPr="00A224A1">
        <w:rPr>
          <w:rFonts w:ascii="Arial" w:hAnsi="Arial" w:cs="Arial"/>
          <w:color w:val="000000" w:themeColor="text1"/>
        </w:rPr>
        <w:t xml:space="preserve">на основании данных в </w:t>
      </w:r>
      <w:r w:rsidR="00AC3B8E" w:rsidRPr="00A224A1">
        <w:rPr>
          <w:rFonts w:ascii="Arial" w:hAnsi="Arial" w:cs="Arial"/>
          <w:color w:val="000000" w:themeColor="text1"/>
          <w:lang w:val="en-US"/>
        </w:rPr>
        <w:t>SAP</w:t>
      </w:r>
      <w:r w:rsidR="00AC3B8E" w:rsidRPr="00A224A1">
        <w:rPr>
          <w:rFonts w:ascii="Arial" w:hAnsi="Arial" w:cs="Arial"/>
          <w:color w:val="000000" w:themeColor="text1"/>
        </w:rPr>
        <w:t xml:space="preserve"> </w:t>
      </w:r>
      <w:r w:rsidR="00AC3B8E" w:rsidRPr="00A224A1">
        <w:rPr>
          <w:rFonts w:ascii="Arial" w:hAnsi="Arial" w:cs="Arial"/>
          <w:color w:val="000000" w:themeColor="text1"/>
          <w:lang w:val="en-US"/>
        </w:rPr>
        <w:t>S</w:t>
      </w:r>
      <w:r w:rsidR="00AC3B8E" w:rsidRPr="00A224A1">
        <w:rPr>
          <w:rFonts w:ascii="Arial" w:hAnsi="Arial" w:cs="Arial"/>
          <w:color w:val="000000" w:themeColor="text1"/>
        </w:rPr>
        <w:t xml:space="preserve">/4 </w:t>
      </w:r>
      <w:r w:rsidR="00AC3B8E" w:rsidRPr="00A224A1">
        <w:rPr>
          <w:rFonts w:ascii="Arial" w:hAnsi="Arial" w:cs="Arial"/>
          <w:color w:val="000000" w:themeColor="text1"/>
          <w:lang w:val="en-US"/>
        </w:rPr>
        <w:t>HANA</w:t>
      </w:r>
      <w:r>
        <w:rPr>
          <w:rFonts w:ascii="Arial" w:hAnsi="Arial" w:cs="Arial"/>
          <w:color w:val="000000" w:themeColor="text1"/>
        </w:rPr>
        <w:t xml:space="preserve"> при этом заполняется дата начала действия цены начало года и дата </w:t>
      </w:r>
      <w:r>
        <w:rPr>
          <w:rFonts w:ascii="Arial" w:hAnsi="Arial" w:cs="Arial"/>
          <w:color w:val="000000" w:themeColor="text1"/>
        </w:rPr>
        <w:lastRenderedPageBreak/>
        <w:t>окончания действия цены конец года</w:t>
      </w:r>
      <w:r w:rsidR="00AC3B8E" w:rsidRPr="00A224A1">
        <w:rPr>
          <w:rFonts w:ascii="Arial" w:hAnsi="Arial" w:cs="Arial"/>
          <w:color w:val="000000" w:themeColor="text1"/>
        </w:rPr>
        <w:t>.</w:t>
      </w:r>
      <w:r>
        <w:rPr>
          <w:rFonts w:ascii="Arial" w:hAnsi="Arial" w:cs="Arial"/>
          <w:color w:val="000000" w:themeColor="text1"/>
        </w:rPr>
        <w:t xml:space="preserve"> При необходимости Планировщик цен может изменить даты. </w:t>
      </w:r>
    </w:p>
    <w:p w14:paraId="4D32F3A5" w14:textId="7D67830F" w:rsidR="00AC3B8E" w:rsidRPr="00DC2057" w:rsidRDefault="00AC3B8E" w:rsidP="00AC3B8E">
      <w:pPr>
        <w:spacing w:after="240" w:line="276" w:lineRule="auto"/>
        <w:ind w:firstLine="360"/>
        <w:rPr>
          <w:rFonts w:ascii="Arial" w:hAnsi="Arial" w:cs="Arial"/>
          <w:color w:val="000000" w:themeColor="text1"/>
        </w:rPr>
      </w:pPr>
      <w:r w:rsidRPr="00DC2057">
        <w:rPr>
          <w:rFonts w:ascii="Arial" w:hAnsi="Arial" w:cs="Arial"/>
          <w:color w:val="000000" w:themeColor="text1"/>
        </w:rPr>
        <w:t>В качестве базовой цены устанавливается цена</w:t>
      </w:r>
      <w:r>
        <w:rPr>
          <w:rFonts w:ascii="Arial" w:hAnsi="Arial" w:cs="Arial"/>
          <w:color w:val="000000" w:themeColor="text1"/>
        </w:rPr>
        <w:t xml:space="preserve"> последней</w:t>
      </w:r>
      <w:r w:rsidRPr="00DC2057">
        <w:rPr>
          <w:rFonts w:ascii="Arial" w:hAnsi="Arial" w:cs="Arial"/>
          <w:color w:val="000000" w:themeColor="text1"/>
        </w:rPr>
        <w:t xml:space="preserve"> спецификации либо рамочного договора. В поле «Способ присвоения базовой цены» указывается значение «Цена действующего договора»</w:t>
      </w:r>
      <w:del w:id="177" w:author="KislovVO" w:date="2021-03-23T15:59:00Z">
        <w:r w:rsidRPr="00DC2057" w:rsidDel="00CA215F">
          <w:rPr>
            <w:rFonts w:ascii="Arial" w:hAnsi="Arial" w:cs="Arial"/>
            <w:color w:val="000000" w:themeColor="text1"/>
          </w:rPr>
          <w:delText>,</w:delText>
        </w:r>
      </w:del>
      <w:r w:rsidRPr="00DC2057">
        <w:rPr>
          <w:rFonts w:ascii="Arial" w:hAnsi="Arial" w:cs="Arial"/>
          <w:color w:val="000000" w:themeColor="text1"/>
        </w:rPr>
        <w:t>. В случае выявления нескольких действующих спецификаций, в качестве базовой цены устанавливается цена с более поздней датой начала действия договора. Анализ спецификаций или рамочных договоров выполняется в рамках периода, зафиксированного в</w:t>
      </w:r>
      <w:del w:id="178" w:author="Kislov Vladimir" w:date="2021-03-23T22:50:00Z">
        <w:r w:rsidRPr="00DC2057" w:rsidDel="002748CD">
          <w:rPr>
            <w:rFonts w:ascii="Arial" w:hAnsi="Arial" w:cs="Arial"/>
            <w:color w:val="000000" w:themeColor="text1"/>
          </w:rPr>
          <w:delText>о</w:delText>
        </w:r>
      </w:del>
      <w:r w:rsidRPr="00DC2057">
        <w:rPr>
          <w:rFonts w:ascii="Arial" w:hAnsi="Arial" w:cs="Arial"/>
          <w:color w:val="000000" w:themeColor="text1"/>
        </w:rPr>
        <w:t xml:space="preserve"> </w:t>
      </w:r>
      <w:del w:id="179" w:author="Kislov Vladimir" w:date="2021-03-23T22:50:00Z">
        <w:r w:rsidRPr="00DC2057" w:rsidDel="002748CD">
          <w:rPr>
            <w:rFonts w:ascii="Arial" w:hAnsi="Arial" w:cs="Arial"/>
          </w:rPr>
          <w:delText xml:space="preserve">Временной </w:delText>
        </w:r>
      </w:del>
      <w:r w:rsidRPr="00DC2057">
        <w:rPr>
          <w:rFonts w:ascii="Arial" w:hAnsi="Arial" w:cs="Arial"/>
        </w:rPr>
        <w:t>инструкции по ведению плановых цен по МТР</w:t>
      </w:r>
      <w:r>
        <w:rPr>
          <w:rFonts w:ascii="Arial" w:hAnsi="Arial" w:cs="Arial"/>
        </w:rPr>
        <w:t xml:space="preserve">. Найденный системой договор возможно просмотреть из отчета </w:t>
      </w:r>
      <w:r>
        <w:rPr>
          <w:rFonts w:ascii="Arial" w:hAnsi="Arial" w:cs="Arial"/>
          <w:color w:val="000000" w:themeColor="text1"/>
        </w:rPr>
        <w:t>«Ведение плановых цен».</w:t>
      </w:r>
      <w:r w:rsidR="0074067C">
        <w:rPr>
          <w:rFonts w:ascii="Arial" w:hAnsi="Arial" w:cs="Arial"/>
          <w:color w:val="000000" w:themeColor="text1"/>
        </w:rPr>
        <w:t xml:space="preserve"> Если цена не была определена, то проверяется наличие цены прошлого периода и стандартной цены МТР, указанной в ОЗМ. </w:t>
      </w:r>
    </w:p>
    <w:p w14:paraId="36B9E69F" w14:textId="77777777" w:rsidR="00AC3B8E" w:rsidRPr="00DC2057" w:rsidRDefault="00AC3B8E" w:rsidP="00AC3B8E">
      <w:pPr>
        <w:spacing w:after="240" w:line="276" w:lineRule="auto"/>
        <w:ind w:firstLine="360"/>
        <w:rPr>
          <w:rFonts w:ascii="Arial" w:hAnsi="Arial" w:cs="Arial"/>
          <w:color w:val="000000" w:themeColor="text1"/>
        </w:rPr>
      </w:pPr>
      <w:r w:rsidRPr="00DC2057">
        <w:rPr>
          <w:rFonts w:ascii="Arial" w:hAnsi="Arial" w:cs="Arial"/>
          <w:color w:val="000000" w:themeColor="text1"/>
        </w:rPr>
        <w:t xml:space="preserve">В случае, если автоматического присвоения базовой цены не произошло, но для ППЗ, к которой относится расцениваемый код МТР, существует </w:t>
      </w:r>
      <w:proofErr w:type="spellStart"/>
      <w:r w:rsidRPr="00DC2057">
        <w:rPr>
          <w:rFonts w:ascii="Arial" w:hAnsi="Arial" w:cs="Arial"/>
          <w:color w:val="000000" w:themeColor="text1"/>
        </w:rPr>
        <w:t>категорийная</w:t>
      </w:r>
      <w:proofErr w:type="spellEnd"/>
      <w:r w:rsidRPr="00DC2057">
        <w:rPr>
          <w:rFonts w:ascii="Arial" w:hAnsi="Arial" w:cs="Arial"/>
          <w:color w:val="000000" w:themeColor="text1"/>
        </w:rPr>
        <w:t xml:space="preserve"> стратегия, содержащая прогноз цены от </w:t>
      </w:r>
      <w:proofErr w:type="spellStart"/>
      <w:r w:rsidRPr="00DC2057">
        <w:rPr>
          <w:rFonts w:ascii="Arial" w:hAnsi="Arial" w:cs="Arial"/>
          <w:color w:val="000000" w:themeColor="text1"/>
        </w:rPr>
        <w:t>Категорийной</w:t>
      </w:r>
      <w:proofErr w:type="spellEnd"/>
      <w:r w:rsidRPr="00DC2057">
        <w:rPr>
          <w:rFonts w:ascii="Arial" w:hAnsi="Arial" w:cs="Arial"/>
          <w:color w:val="000000" w:themeColor="text1"/>
        </w:rPr>
        <w:t xml:space="preserve"> команды, то в качестве Базовой цены устанавливается цена из </w:t>
      </w:r>
      <w:proofErr w:type="spellStart"/>
      <w:r w:rsidRPr="00DC2057">
        <w:rPr>
          <w:rFonts w:ascii="Arial" w:hAnsi="Arial" w:cs="Arial"/>
          <w:color w:val="000000" w:themeColor="text1"/>
        </w:rPr>
        <w:t>Категорийной</w:t>
      </w:r>
      <w:proofErr w:type="spellEnd"/>
      <w:r w:rsidRPr="00DC2057">
        <w:rPr>
          <w:rFonts w:ascii="Arial" w:hAnsi="Arial" w:cs="Arial"/>
          <w:color w:val="000000" w:themeColor="text1"/>
        </w:rPr>
        <w:t xml:space="preserve"> стратегии. Для этого планировщик цен вручную вносит цену из </w:t>
      </w:r>
      <w:proofErr w:type="spellStart"/>
      <w:r w:rsidRPr="00DC2057">
        <w:rPr>
          <w:rFonts w:ascii="Arial" w:hAnsi="Arial" w:cs="Arial"/>
          <w:color w:val="000000" w:themeColor="text1"/>
        </w:rPr>
        <w:t>категорийной</w:t>
      </w:r>
      <w:proofErr w:type="spellEnd"/>
      <w:r w:rsidRPr="00DC2057">
        <w:rPr>
          <w:rFonts w:ascii="Arial" w:hAnsi="Arial" w:cs="Arial"/>
          <w:color w:val="000000" w:themeColor="text1"/>
        </w:rPr>
        <w:t xml:space="preserve"> стратегии в поле «Базовая цена». В поле «Способ присвоения базовой цены» указывает значение «</w:t>
      </w:r>
      <w:proofErr w:type="spellStart"/>
      <w:r w:rsidRPr="00DC2057">
        <w:rPr>
          <w:rFonts w:ascii="Arial" w:hAnsi="Arial" w:cs="Arial"/>
          <w:color w:val="000000" w:themeColor="text1"/>
        </w:rPr>
        <w:t>Категорийная</w:t>
      </w:r>
      <w:proofErr w:type="spellEnd"/>
      <w:r w:rsidRPr="00DC2057">
        <w:rPr>
          <w:rFonts w:ascii="Arial" w:hAnsi="Arial" w:cs="Arial"/>
          <w:color w:val="000000" w:themeColor="text1"/>
        </w:rPr>
        <w:t xml:space="preserve"> стратегия», в поле «Дата окончания действия базовой цены» указывает дату окончания действия </w:t>
      </w:r>
      <w:proofErr w:type="spellStart"/>
      <w:r w:rsidRPr="00DC2057">
        <w:rPr>
          <w:rFonts w:ascii="Arial" w:hAnsi="Arial" w:cs="Arial"/>
          <w:color w:val="000000" w:themeColor="text1"/>
        </w:rPr>
        <w:t>категорийной</w:t>
      </w:r>
      <w:proofErr w:type="spellEnd"/>
      <w:r w:rsidRPr="00DC2057">
        <w:rPr>
          <w:rFonts w:ascii="Arial" w:hAnsi="Arial" w:cs="Arial"/>
          <w:color w:val="000000" w:themeColor="text1"/>
        </w:rPr>
        <w:t xml:space="preserve"> стратегии.</w:t>
      </w:r>
    </w:p>
    <w:p w14:paraId="14D127E6" w14:textId="77777777" w:rsidR="00AC3B8E" w:rsidRPr="00DC2057" w:rsidRDefault="00AC3B8E" w:rsidP="00AC3B8E">
      <w:pPr>
        <w:spacing w:after="240" w:line="276" w:lineRule="auto"/>
        <w:ind w:firstLine="360"/>
        <w:rPr>
          <w:rFonts w:ascii="Arial" w:hAnsi="Arial" w:cs="Arial"/>
          <w:color w:val="000000" w:themeColor="text1"/>
        </w:rPr>
      </w:pPr>
      <w:r w:rsidRPr="00DC2057">
        <w:rPr>
          <w:rFonts w:ascii="Arial" w:hAnsi="Arial" w:cs="Arial"/>
          <w:color w:val="000000" w:themeColor="text1"/>
        </w:rPr>
        <w:t>В случае, если на основании текущих данных не удалось определить базовую цену, планировщик цен проводит анализ рынка.</w:t>
      </w:r>
    </w:p>
    <w:p w14:paraId="36F456A1" w14:textId="3CADBE1D" w:rsidR="00AC3B8E" w:rsidRDefault="00AC3B8E" w:rsidP="00AC3B8E">
      <w:pPr>
        <w:spacing w:after="240" w:line="276" w:lineRule="auto"/>
        <w:ind w:firstLine="360"/>
        <w:rPr>
          <w:rFonts w:ascii="Arial" w:hAnsi="Arial" w:cs="Arial"/>
          <w:color w:val="000000" w:themeColor="text1"/>
        </w:rPr>
      </w:pPr>
      <w:r w:rsidRPr="00DC2057">
        <w:rPr>
          <w:rFonts w:ascii="Arial" w:hAnsi="Arial" w:cs="Arial"/>
        </w:rPr>
        <w:t xml:space="preserve">В случае необходимости актуализации прогнозной цены (актуализация прогнозной цены возможна при наличии утвержденной плановой цены), планировщик цен </w:t>
      </w:r>
      <w:r w:rsidRPr="00DC2057">
        <w:rPr>
          <w:rFonts w:ascii="Arial" w:hAnsi="Arial" w:cs="Arial"/>
          <w:color w:val="000000" w:themeColor="text1"/>
        </w:rPr>
        <w:t>открывает отчет «Ведение плановых цен» (разработка</w:t>
      </w:r>
      <w:r w:rsidR="00664DD2" w:rsidRPr="00664DD2">
        <w:rPr>
          <w:rFonts w:ascii="Arial" w:hAnsi="Arial" w:cs="Arial"/>
          <w:color w:val="000000" w:themeColor="text1"/>
        </w:rPr>
        <w:t xml:space="preserve"> </w:t>
      </w:r>
      <w:r w:rsidR="00664DD2" w:rsidRPr="005A0065">
        <w:rPr>
          <w:rFonts w:ascii="Arial" w:hAnsi="Arial" w:cs="Arial"/>
          <w:color w:val="000000" w:themeColor="text1"/>
        </w:rPr>
        <w:t>MM04</w:t>
      </w:r>
      <w:r w:rsidRPr="00DC2057">
        <w:rPr>
          <w:rFonts w:ascii="Arial" w:hAnsi="Arial" w:cs="Arial"/>
          <w:color w:val="000000" w:themeColor="text1"/>
        </w:rPr>
        <w:t xml:space="preserve"> «Ведение плановых цен»), указывает на селекционном экране свою группу закупок и выбирает вариант отчета «Прогнозные цены по нормируемым МТР</w:t>
      </w:r>
      <w:r w:rsidR="00A75448">
        <w:rPr>
          <w:rFonts w:ascii="Arial" w:hAnsi="Arial" w:cs="Arial"/>
          <w:color w:val="000000" w:themeColor="text1"/>
        </w:rPr>
        <w:t>, нормируемым работам, услугам</w:t>
      </w:r>
      <w:r w:rsidRPr="00DC2057">
        <w:rPr>
          <w:rFonts w:ascii="Arial" w:hAnsi="Arial" w:cs="Arial"/>
          <w:color w:val="000000" w:themeColor="text1"/>
        </w:rPr>
        <w:t>». В отчете отображаются нормируемые позиции МТР</w:t>
      </w:r>
      <w:r w:rsidR="00A75448">
        <w:rPr>
          <w:rFonts w:ascii="Arial" w:hAnsi="Arial" w:cs="Arial"/>
          <w:color w:val="000000" w:themeColor="text1"/>
        </w:rPr>
        <w:t xml:space="preserve">, </w:t>
      </w:r>
      <w:r w:rsidRPr="00DC2057">
        <w:rPr>
          <w:rFonts w:ascii="Arial" w:hAnsi="Arial" w:cs="Arial"/>
          <w:color w:val="000000" w:themeColor="text1"/>
        </w:rPr>
        <w:t>относящиеся к группе закупок планировщика цен, утвержденные плановые цены по нормируемым позициям, утвержденные прогнозные цены.  Для автоматического расчета прогнозной цены планировщик цен нажимает кнопку «</w:t>
      </w:r>
      <w:r w:rsidR="0074067C">
        <w:rPr>
          <w:rFonts w:ascii="Arial" w:hAnsi="Arial" w:cs="Arial"/>
          <w:color w:val="000000" w:themeColor="text1"/>
        </w:rPr>
        <w:t xml:space="preserve">Рассчитать </w:t>
      </w:r>
      <w:r w:rsidRPr="00DC2057">
        <w:rPr>
          <w:rFonts w:ascii="Arial" w:hAnsi="Arial" w:cs="Arial"/>
          <w:color w:val="000000" w:themeColor="text1"/>
        </w:rPr>
        <w:t xml:space="preserve"> прогнозную цену». Способы автоматического расчета аналогичны определению базовой цены. Прогнозные цены не изменяют утвержденную плановую цену и не </w:t>
      </w:r>
      <w:proofErr w:type="spellStart"/>
      <w:r w:rsidRPr="00DC2057">
        <w:rPr>
          <w:rFonts w:ascii="Arial" w:hAnsi="Arial" w:cs="Arial"/>
          <w:color w:val="000000" w:themeColor="text1"/>
        </w:rPr>
        <w:t>релевантны</w:t>
      </w:r>
      <w:proofErr w:type="spellEnd"/>
      <w:r w:rsidRPr="00DC2057">
        <w:rPr>
          <w:rFonts w:ascii="Arial" w:hAnsi="Arial" w:cs="Arial"/>
          <w:color w:val="000000" w:themeColor="text1"/>
        </w:rPr>
        <w:t xml:space="preserve"> для документов потребностей.</w:t>
      </w:r>
    </w:p>
    <w:p w14:paraId="56AC418B" w14:textId="77777777" w:rsidR="00AC3B8E" w:rsidRPr="00247522" w:rsidRDefault="00AC3B8E" w:rsidP="00590100">
      <w:pPr>
        <w:spacing w:after="240" w:line="276" w:lineRule="auto"/>
        <w:ind w:left="426"/>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11</w:t>
      </w:r>
      <w:r w:rsidRPr="00247522">
        <w:rPr>
          <w:rFonts w:ascii="Arial" w:hAnsi="Arial" w:cs="Arial"/>
          <w:b/>
          <w:sz w:val="22"/>
        </w:rPr>
        <w:fldChar w:fldCharType="end"/>
      </w:r>
      <w:r>
        <w:rPr>
          <w:rFonts w:ascii="Arial" w:hAnsi="Arial" w:cs="Arial"/>
          <w:b/>
          <w:sz w:val="22"/>
        </w:rPr>
        <w:t>. Описание шага «Определение базовой цены на основании текущих данных»</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0"/>
        <w:gridCol w:w="2125"/>
        <w:gridCol w:w="993"/>
        <w:gridCol w:w="1701"/>
        <w:gridCol w:w="2550"/>
        <w:gridCol w:w="977"/>
      </w:tblGrid>
      <w:tr w:rsidR="00AC3B8E" w:rsidRPr="00F94454" w14:paraId="49FDADC9" w14:textId="77777777" w:rsidTr="00AC3B8E">
        <w:trPr>
          <w:cantSplit/>
          <w:trHeight w:val="397"/>
          <w:tblHeader/>
        </w:trPr>
        <w:tc>
          <w:tcPr>
            <w:tcW w:w="899" w:type="pct"/>
            <w:shd w:val="clear" w:color="auto" w:fill="FFC000"/>
            <w:vAlign w:val="center"/>
          </w:tcPr>
          <w:p w14:paraId="295B5048" w14:textId="77777777" w:rsidR="00AC3B8E" w:rsidRPr="00D36A72" w:rsidRDefault="00AC3B8E" w:rsidP="00AC3B8E">
            <w:pPr>
              <w:jc w:val="center"/>
              <w:rPr>
                <w:rFonts w:ascii="Arial" w:hAnsi="Arial" w:cs="Arial"/>
                <w:b/>
                <w:sz w:val="20"/>
              </w:rPr>
            </w:pPr>
            <w:r>
              <w:rPr>
                <w:rFonts w:ascii="Arial" w:hAnsi="Arial" w:cs="Arial"/>
                <w:b/>
                <w:sz w:val="20"/>
                <w:szCs w:val="20"/>
                <w:lang w:eastAsia="ru-RU"/>
              </w:rPr>
              <w:lastRenderedPageBreak/>
              <w:t>Номер шага</w:t>
            </w:r>
          </w:p>
        </w:tc>
        <w:tc>
          <w:tcPr>
            <w:tcW w:w="1044" w:type="pct"/>
            <w:shd w:val="clear" w:color="auto" w:fill="FFC000"/>
            <w:vAlign w:val="center"/>
          </w:tcPr>
          <w:p w14:paraId="2F23AB61" w14:textId="77777777" w:rsidR="00AC3B8E" w:rsidRDefault="00AC3B8E" w:rsidP="00AC3B8E">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06727E2F" w14:textId="77777777" w:rsidR="00AC3B8E" w:rsidRPr="00F94454" w:rsidRDefault="00AC3B8E" w:rsidP="00AC3B8E">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715F91A9" w14:textId="77777777" w:rsidR="00AC3B8E" w:rsidRDefault="00AC3B8E" w:rsidP="00AC3B8E">
            <w:pPr>
              <w:jc w:val="center"/>
              <w:rPr>
                <w:rFonts w:ascii="Arial" w:hAnsi="Arial" w:cs="Arial"/>
                <w:b/>
                <w:sz w:val="20"/>
              </w:rPr>
            </w:pPr>
            <w:r>
              <w:rPr>
                <w:rFonts w:ascii="Arial" w:hAnsi="Arial" w:cs="Arial"/>
                <w:b/>
                <w:sz w:val="20"/>
              </w:rPr>
              <w:t>Вход</w:t>
            </w:r>
          </w:p>
        </w:tc>
        <w:tc>
          <w:tcPr>
            <w:tcW w:w="1253" w:type="pct"/>
            <w:shd w:val="clear" w:color="auto" w:fill="FFC000"/>
          </w:tcPr>
          <w:p w14:paraId="7A63F042" w14:textId="77777777" w:rsidR="00AC3B8E" w:rsidRDefault="00AC3B8E" w:rsidP="00AC3B8E">
            <w:pPr>
              <w:jc w:val="center"/>
              <w:rPr>
                <w:rFonts w:ascii="Arial" w:hAnsi="Arial" w:cs="Arial"/>
                <w:b/>
                <w:sz w:val="20"/>
              </w:rPr>
            </w:pPr>
            <w:r>
              <w:rPr>
                <w:rFonts w:ascii="Arial" w:hAnsi="Arial" w:cs="Arial"/>
                <w:b/>
                <w:sz w:val="20"/>
              </w:rPr>
              <w:t>Результат</w:t>
            </w:r>
          </w:p>
        </w:tc>
        <w:tc>
          <w:tcPr>
            <w:tcW w:w="480" w:type="pct"/>
            <w:shd w:val="clear" w:color="auto" w:fill="FFC000"/>
          </w:tcPr>
          <w:p w14:paraId="67051B85" w14:textId="77777777" w:rsidR="00AC3B8E" w:rsidRDefault="00AC3B8E" w:rsidP="00AC3B8E">
            <w:pPr>
              <w:jc w:val="center"/>
              <w:rPr>
                <w:rFonts w:ascii="Arial" w:hAnsi="Arial" w:cs="Arial"/>
                <w:b/>
                <w:sz w:val="20"/>
              </w:rPr>
            </w:pPr>
            <w:r>
              <w:rPr>
                <w:rFonts w:ascii="Arial" w:hAnsi="Arial" w:cs="Arial"/>
                <w:b/>
                <w:sz w:val="20"/>
              </w:rPr>
              <w:t>Бизнес-роль</w:t>
            </w:r>
          </w:p>
        </w:tc>
      </w:tr>
      <w:tr w:rsidR="00AC3B8E" w14:paraId="56312FF7" w14:textId="77777777" w:rsidTr="00AC3B8E">
        <w:trPr>
          <w:cantSplit/>
          <w:trHeight w:val="2390"/>
        </w:trPr>
        <w:tc>
          <w:tcPr>
            <w:tcW w:w="899" w:type="pct"/>
          </w:tcPr>
          <w:p w14:paraId="2400C426" w14:textId="77777777" w:rsidR="00AC3B8E" w:rsidRDefault="00AC3B8E" w:rsidP="00AC3B8E">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1</w:t>
            </w:r>
            <w:r w:rsidRPr="00B613A3">
              <w:rPr>
                <w:rFonts w:ascii="Arial" w:hAnsi="Arial" w:cs="Arial"/>
                <w:sz w:val="20"/>
                <w:szCs w:val="20"/>
              </w:rPr>
              <w:t>.0</w:t>
            </w:r>
            <w:r>
              <w:rPr>
                <w:rFonts w:ascii="Arial" w:hAnsi="Arial" w:cs="Arial"/>
                <w:sz w:val="20"/>
                <w:szCs w:val="20"/>
              </w:rPr>
              <w:t>20</w:t>
            </w:r>
          </w:p>
        </w:tc>
        <w:tc>
          <w:tcPr>
            <w:tcW w:w="1044" w:type="pct"/>
          </w:tcPr>
          <w:p w14:paraId="4C71AE43" w14:textId="77777777" w:rsidR="00AC3B8E" w:rsidRDefault="00AC3B8E" w:rsidP="00AC3B8E">
            <w:pPr>
              <w:jc w:val="left"/>
              <w:rPr>
                <w:rFonts w:ascii="Arial" w:hAnsi="Arial" w:cs="Arial"/>
                <w:sz w:val="20"/>
              </w:rPr>
            </w:pPr>
            <w:r>
              <w:rPr>
                <w:rFonts w:ascii="Arial" w:hAnsi="Arial" w:cs="Arial"/>
                <w:sz w:val="20"/>
              </w:rPr>
              <w:t xml:space="preserve">Сформирован перечень расценки </w:t>
            </w:r>
          </w:p>
        </w:tc>
        <w:tc>
          <w:tcPr>
            <w:tcW w:w="488" w:type="pct"/>
            <w:shd w:val="clear" w:color="auto" w:fill="auto"/>
          </w:tcPr>
          <w:p w14:paraId="40370C9E" w14:textId="77777777" w:rsidR="00AC3B8E" w:rsidRPr="00501E1E" w:rsidRDefault="00AC3B8E" w:rsidP="00AC3B8E">
            <w:pPr>
              <w:jc w:val="left"/>
              <w:rPr>
                <w:rFonts w:ascii="Arial" w:hAnsi="Arial" w:cs="Arial"/>
                <w:sz w:val="20"/>
                <w:szCs w:val="20"/>
              </w:rPr>
            </w:pPr>
            <w:r>
              <w:rPr>
                <w:rFonts w:ascii="Arial" w:hAnsi="Arial" w:cs="Arial"/>
                <w:sz w:val="20"/>
              </w:rPr>
              <w:t>Разработка</w:t>
            </w:r>
          </w:p>
        </w:tc>
        <w:tc>
          <w:tcPr>
            <w:tcW w:w="836" w:type="pct"/>
          </w:tcPr>
          <w:p w14:paraId="1AEBDFCB" w14:textId="77777777" w:rsidR="00AC3B8E" w:rsidRDefault="00AC3B8E" w:rsidP="00AC3B8E">
            <w:pPr>
              <w:jc w:val="left"/>
              <w:rPr>
                <w:rFonts w:ascii="Arial" w:hAnsi="Arial" w:cs="Arial"/>
                <w:sz w:val="20"/>
              </w:rPr>
            </w:pPr>
            <w:r>
              <w:rPr>
                <w:rFonts w:ascii="Arial" w:hAnsi="Arial" w:cs="Arial"/>
                <w:sz w:val="20"/>
              </w:rPr>
              <w:t>Перечень для расценки в разрезе планировщиков цен</w:t>
            </w:r>
          </w:p>
          <w:p w14:paraId="65F532C7" w14:textId="77777777" w:rsidR="00AC3B8E" w:rsidRDefault="00AC3B8E" w:rsidP="00AC3B8E">
            <w:pPr>
              <w:jc w:val="left"/>
              <w:rPr>
                <w:rFonts w:ascii="Arial" w:hAnsi="Arial" w:cs="Arial"/>
                <w:sz w:val="20"/>
              </w:rPr>
            </w:pPr>
          </w:p>
          <w:p w14:paraId="0AA9F9CD" w14:textId="77777777" w:rsidR="00AC3B8E" w:rsidRDefault="00AC3B8E" w:rsidP="00AC3B8E">
            <w:pPr>
              <w:jc w:val="left"/>
              <w:rPr>
                <w:rFonts w:ascii="Arial" w:hAnsi="Arial" w:cs="Arial"/>
                <w:sz w:val="20"/>
              </w:rPr>
            </w:pPr>
            <w:r>
              <w:rPr>
                <w:rFonts w:ascii="Arial" w:hAnsi="Arial" w:cs="Arial"/>
                <w:sz w:val="20"/>
              </w:rPr>
              <w:t>Данные по текущим рамочным договорам и спецификациям</w:t>
            </w:r>
          </w:p>
          <w:p w14:paraId="35E0EA77" w14:textId="77777777" w:rsidR="00AC3B8E" w:rsidRDefault="00AC3B8E" w:rsidP="00AC3B8E">
            <w:pPr>
              <w:jc w:val="left"/>
              <w:rPr>
                <w:rFonts w:ascii="Arial" w:hAnsi="Arial" w:cs="Arial"/>
                <w:sz w:val="20"/>
              </w:rPr>
            </w:pPr>
          </w:p>
          <w:p w14:paraId="108FAB87" w14:textId="77777777" w:rsidR="00AC3B8E" w:rsidRPr="00CB3587" w:rsidRDefault="00AC3B8E" w:rsidP="00AC3B8E">
            <w:pPr>
              <w:jc w:val="left"/>
              <w:rPr>
                <w:rFonts w:ascii="Arial" w:hAnsi="Arial" w:cs="Arial"/>
                <w:sz w:val="20"/>
              </w:rPr>
            </w:pPr>
            <w:r>
              <w:rPr>
                <w:rFonts w:ascii="Arial" w:hAnsi="Arial" w:cs="Arial"/>
                <w:sz w:val="20"/>
              </w:rPr>
              <w:t>Данные по поступлениям</w:t>
            </w:r>
          </w:p>
        </w:tc>
        <w:tc>
          <w:tcPr>
            <w:tcW w:w="1253" w:type="pct"/>
          </w:tcPr>
          <w:p w14:paraId="72B41AC7" w14:textId="77777777" w:rsidR="00AC3B8E" w:rsidRDefault="00AC3B8E" w:rsidP="00AC3B8E">
            <w:pPr>
              <w:jc w:val="left"/>
              <w:rPr>
                <w:rFonts w:ascii="Arial" w:hAnsi="Arial" w:cs="Arial"/>
                <w:sz w:val="20"/>
              </w:rPr>
            </w:pPr>
            <w:r>
              <w:rPr>
                <w:rFonts w:ascii="Arial" w:hAnsi="Arial" w:cs="Arial"/>
                <w:sz w:val="20"/>
              </w:rPr>
              <w:t>Установлена базовая цена</w:t>
            </w:r>
          </w:p>
          <w:p w14:paraId="0274421A" w14:textId="77777777" w:rsidR="00AC3B8E" w:rsidRDefault="00AC3B8E" w:rsidP="00AC3B8E">
            <w:pPr>
              <w:jc w:val="left"/>
              <w:rPr>
                <w:rFonts w:ascii="Arial" w:hAnsi="Arial" w:cs="Arial"/>
                <w:sz w:val="20"/>
              </w:rPr>
            </w:pPr>
          </w:p>
          <w:p w14:paraId="41189206" w14:textId="77777777" w:rsidR="00AC3B8E" w:rsidRDefault="00AC3B8E" w:rsidP="00AC3B8E">
            <w:pPr>
              <w:jc w:val="left"/>
              <w:rPr>
                <w:rFonts w:ascii="Arial" w:hAnsi="Arial" w:cs="Arial"/>
                <w:sz w:val="20"/>
              </w:rPr>
            </w:pPr>
          </w:p>
          <w:p w14:paraId="66A6BAF5" w14:textId="77777777" w:rsidR="00AC3B8E" w:rsidRDefault="00AC3B8E" w:rsidP="00AC3B8E">
            <w:pPr>
              <w:jc w:val="left"/>
              <w:rPr>
                <w:rFonts w:ascii="Arial" w:hAnsi="Arial" w:cs="Arial"/>
                <w:sz w:val="20"/>
              </w:rPr>
            </w:pPr>
            <w:r>
              <w:rPr>
                <w:rFonts w:ascii="Arial" w:hAnsi="Arial" w:cs="Arial"/>
                <w:sz w:val="20"/>
              </w:rPr>
              <w:t>Базовая цена не подтверждена, требуется анализ рынка</w:t>
            </w:r>
          </w:p>
          <w:p w14:paraId="255F447D" w14:textId="77777777" w:rsidR="00AC3B8E" w:rsidRDefault="00AC3B8E" w:rsidP="00AC3B8E">
            <w:pPr>
              <w:jc w:val="left"/>
              <w:rPr>
                <w:rFonts w:ascii="Arial" w:hAnsi="Arial" w:cs="Arial"/>
                <w:sz w:val="20"/>
              </w:rPr>
            </w:pPr>
          </w:p>
          <w:p w14:paraId="52D33013" w14:textId="77777777" w:rsidR="00AC3B8E" w:rsidRDefault="00AC3B8E" w:rsidP="00AC3B8E">
            <w:pPr>
              <w:jc w:val="left"/>
              <w:rPr>
                <w:rFonts w:ascii="Arial" w:hAnsi="Arial" w:cs="Arial"/>
                <w:sz w:val="20"/>
              </w:rPr>
            </w:pPr>
            <w:r>
              <w:rPr>
                <w:rFonts w:ascii="Arial" w:hAnsi="Arial" w:cs="Arial"/>
                <w:sz w:val="20"/>
              </w:rPr>
              <w:t>Некорректное присвоение группы закупок</w:t>
            </w:r>
          </w:p>
          <w:p w14:paraId="0AE81961" w14:textId="77777777" w:rsidR="00AC3B8E" w:rsidRPr="00B613A3" w:rsidRDefault="00AC3B8E" w:rsidP="00AC3B8E">
            <w:pPr>
              <w:jc w:val="left"/>
              <w:rPr>
                <w:rFonts w:ascii="Arial" w:hAnsi="Arial" w:cs="Arial"/>
                <w:sz w:val="20"/>
              </w:rPr>
            </w:pPr>
          </w:p>
        </w:tc>
        <w:tc>
          <w:tcPr>
            <w:tcW w:w="480" w:type="pct"/>
          </w:tcPr>
          <w:p w14:paraId="052254DD" w14:textId="77777777" w:rsidR="00AC3B8E" w:rsidRDefault="00AC3B8E" w:rsidP="00AC3B8E">
            <w:pPr>
              <w:jc w:val="left"/>
              <w:rPr>
                <w:rFonts w:ascii="Arial" w:hAnsi="Arial" w:cs="Arial"/>
                <w:sz w:val="20"/>
              </w:rPr>
            </w:pPr>
            <w:r>
              <w:rPr>
                <w:rFonts w:ascii="Arial" w:hAnsi="Arial" w:cs="Arial"/>
                <w:sz w:val="20"/>
              </w:rPr>
              <w:t>-Планировщик цен</w:t>
            </w:r>
          </w:p>
          <w:p w14:paraId="111E65B9" w14:textId="77777777" w:rsidR="00AC3B8E" w:rsidRPr="00B613A3" w:rsidRDefault="00AC3B8E" w:rsidP="00AC3B8E">
            <w:pPr>
              <w:jc w:val="left"/>
              <w:rPr>
                <w:rFonts w:ascii="Arial" w:hAnsi="Arial" w:cs="Arial"/>
                <w:sz w:val="20"/>
              </w:rPr>
            </w:pPr>
          </w:p>
        </w:tc>
      </w:tr>
    </w:tbl>
    <w:p w14:paraId="3809F4B1" w14:textId="77777777" w:rsidR="00AC3B8E" w:rsidRDefault="00AC3B8E" w:rsidP="00AC3B8E">
      <w:pPr>
        <w:spacing w:after="240" w:line="276" w:lineRule="auto"/>
        <w:ind w:firstLine="360"/>
        <w:rPr>
          <w:rFonts w:ascii="Arial" w:hAnsi="Arial" w:cs="Arial"/>
          <w:color w:val="000000" w:themeColor="text1"/>
        </w:rPr>
      </w:pPr>
    </w:p>
    <w:p w14:paraId="70FCFB98" w14:textId="77777777" w:rsidR="00AC3B8E" w:rsidRDefault="00AC3B8E" w:rsidP="00AC3B8E">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 xml:space="preserve">ПП-10.03.01.030 </w:t>
      </w:r>
      <w:r w:rsidRPr="0012135C">
        <w:rPr>
          <w:rFonts w:eastAsiaTheme="majorEastAsia" w:cstheme="majorBidi"/>
          <w:b/>
          <w:i w:val="0"/>
          <w:caps w:val="0"/>
          <w:sz w:val="24"/>
          <w:szCs w:val="24"/>
        </w:rPr>
        <w:t xml:space="preserve">– </w:t>
      </w:r>
      <w:r w:rsidR="00AB3D39">
        <w:rPr>
          <w:rFonts w:eastAsiaTheme="majorEastAsia" w:cstheme="majorBidi"/>
          <w:b/>
          <w:i w:val="0"/>
          <w:caps w:val="0"/>
          <w:sz w:val="24"/>
          <w:szCs w:val="24"/>
        </w:rPr>
        <w:t>Анализ рынка</w:t>
      </w:r>
    </w:p>
    <w:p w14:paraId="344CF97F" w14:textId="77777777" w:rsidR="00AB3D39" w:rsidRPr="00AB3D39" w:rsidRDefault="00AB3D39" w:rsidP="00AB3D39">
      <w:pPr>
        <w:rPr>
          <w:rFonts w:eastAsiaTheme="majorEastAsia"/>
        </w:rPr>
      </w:pPr>
    </w:p>
    <w:p w14:paraId="080C399C" w14:textId="77777777" w:rsidR="00AC3B8E" w:rsidRPr="00DC2057" w:rsidRDefault="00AC3B8E" w:rsidP="00AC3B8E">
      <w:pPr>
        <w:spacing w:after="240" w:line="276" w:lineRule="auto"/>
        <w:ind w:firstLine="708"/>
        <w:rPr>
          <w:rFonts w:ascii="Arial" w:hAnsi="Arial" w:cs="Arial"/>
        </w:rPr>
      </w:pPr>
      <w:r w:rsidRPr="00DC2057">
        <w:rPr>
          <w:rFonts w:ascii="Arial" w:hAnsi="Arial" w:cs="Arial"/>
        </w:rPr>
        <w:t>Шаг актуален для сценария 1. Ведение плановых/прогнозных цен на МТР и тарифицированные работы, услуги.</w:t>
      </w:r>
    </w:p>
    <w:p w14:paraId="580AB930" w14:textId="77777777" w:rsidR="00A3725C" w:rsidRDefault="00A3725C" w:rsidP="00AC3B8E">
      <w:pPr>
        <w:spacing w:after="240" w:line="276" w:lineRule="auto"/>
        <w:ind w:firstLine="708"/>
        <w:rPr>
          <w:rFonts w:ascii="Arial" w:hAnsi="Arial" w:cs="Arial"/>
          <w:color w:val="000000" w:themeColor="text1"/>
        </w:rPr>
      </w:pPr>
      <w:r>
        <w:rPr>
          <w:rFonts w:ascii="Arial" w:hAnsi="Arial" w:cs="Arial"/>
          <w:color w:val="000000" w:themeColor="text1"/>
        </w:rPr>
        <w:t>Шаг используется в следующих случаях:</w:t>
      </w:r>
    </w:p>
    <w:p w14:paraId="2E6F4406" w14:textId="77777777" w:rsidR="00A3725C" w:rsidRDefault="00A3725C" w:rsidP="00E740CF">
      <w:pPr>
        <w:pStyle w:val="afa"/>
        <w:numPr>
          <w:ilvl w:val="0"/>
          <w:numId w:val="81"/>
        </w:numPr>
        <w:spacing w:after="240" w:line="276" w:lineRule="auto"/>
        <w:rPr>
          <w:rFonts w:ascii="Arial" w:hAnsi="Arial" w:cs="Arial"/>
          <w:color w:val="000000" w:themeColor="text1"/>
        </w:rPr>
      </w:pPr>
      <w:r>
        <w:rPr>
          <w:rFonts w:ascii="Arial" w:hAnsi="Arial" w:cs="Arial"/>
          <w:color w:val="000000" w:themeColor="text1"/>
        </w:rPr>
        <w:t>Базовую цену не удалось определить на основании текущих данных;</w:t>
      </w:r>
    </w:p>
    <w:p w14:paraId="7D916EFF" w14:textId="77777777" w:rsidR="00A3725C" w:rsidRDefault="00A3725C" w:rsidP="00E740CF">
      <w:pPr>
        <w:pStyle w:val="afa"/>
        <w:numPr>
          <w:ilvl w:val="0"/>
          <w:numId w:val="81"/>
        </w:numPr>
        <w:spacing w:after="240" w:line="276" w:lineRule="auto"/>
        <w:rPr>
          <w:rFonts w:ascii="Arial" w:hAnsi="Arial" w:cs="Arial"/>
          <w:color w:val="000000" w:themeColor="text1"/>
        </w:rPr>
      </w:pPr>
      <w:r>
        <w:rPr>
          <w:rFonts w:ascii="Arial" w:hAnsi="Arial" w:cs="Arial"/>
          <w:color w:val="000000" w:themeColor="text1"/>
        </w:rPr>
        <w:t>Планировщик цен принял решение не определять базовую цену на основании текущих данных и провести анализ рынка</w:t>
      </w:r>
    </w:p>
    <w:p w14:paraId="4F5C1E27" w14:textId="77777777" w:rsidR="00A3725C" w:rsidRPr="00A3616E" w:rsidRDefault="00A3725C" w:rsidP="00E740CF">
      <w:pPr>
        <w:pStyle w:val="afa"/>
        <w:numPr>
          <w:ilvl w:val="0"/>
          <w:numId w:val="81"/>
        </w:numPr>
        <w:spacing w:after="240" w:line="276" w:lineRule="auto"/>
        <w:rPr>
          <w:rFonts w:ascii="Arial" w:hAnsi="Arial" w:cs="Arial"/>
          <w:color w:val="000000" w:themeColor="text1"/>
        </w:rPr>
      </w:pPr>
      <w:r>
        <w:rPr>
          <w:rFonts w:ascii="Arial" w:hAnsi="Arial" w:cs="Arial"/>
          <w:color w:val="000000" w:themeColor="text1"/>
        </w:rPr>
        <w:t>Базовую цену удалось определить на основании текущих данных, но планировщик цен хочет ее актуализировать на основании данных анализа рынка</w:t>
      </w:r>
    </w:p>
    <w:p w14:paraId="1BFD9F34" w14:textId="42A5C36C" w:rsidR="00AC3B8E" w:rsidRDefault="00A3725C" w:rsidP="00AC3B8E">
      <w:pPr>
        <w:spacing w:after="240" w:line="276" w:lineRule="auto"/>
        <w:ind w:firstLine="708"/>
        <w:rPr>
          <w:rFonts w:ascii="Arial" w:hAnsi="Arial" w:cs="Arial"/>
        </w:rPr>
      </w:pPr>
      <w:r>
        <w:rPr>
          <w:rFonts w:ascii="Arial" w:hAnsi="Arial" w:cs="Arial"/>
          <w:color w:val="000000" w:themeColor="text1"/>
        </w:rPr>
        <w:t>П</w:t>
      </w:r>
      <w:r w:rsidR="00AC3B8E" w:rsidRPr="00DC2057">
        <w:rPr>
          <w:rFonts w:ascii="Arial" w:hAnsi="Arial" w:cs="Arial"/>
          <w:color w:val="000000" w:themeColor="text1"/>
        </w:rPr>
        <w:t xml:space="preserve">ланировщик цен проводит анализ рынка в соответствии </w:t>
      </w:r>
      <w:r w:rsidR="00AC3B8E" w:rsidRPr="002748CD">
        <w:rPr>
          <w:rFonts w:ascii="Arial" w:hAnsi="Arial" w:cs="Arial"/>
          <w:color w:val="000000" w:themeColor="text1"/>
        </w:rPr>
        <w:t xml:space="preserve">с </w:t>
      </w:r>
      <w:del w:id="180" w:author="Kislov Vladimir" w:date="2021-03-23T22:50:00Z">
        <w:r w:rsidR="00AC3B8E" w:rsidRPr="002748CD" w:rsidDel="002748CD">
          <w:rPr>
            <w:rFonts w:ascii="Arial" w:hAnsi="Arial" w:cs="Arial"/>
          </w:rPr>
          <w:delText xml:space="preserve">Временной </w:delText>
        </w:r>
      </w:del>
      <w:r w:rsidR="00AC3B8E" w:rsidRPr="002748CD">
        <w:rPr>
          <w:rFonts w:ascii="Arial" w:hAnsi="Arial" w:cs="Arial"/>
        </w:rPr>
        <w:t>инструкцией по ведению плановых цен по МТР</w:t>
      </w:r>
      <w:r w:rsidR="00AC3B8E">
        <w:rPr>
          <w:rFonts w:ascii="Arial" w:hAnsi="Arial" w:cs="Arial"/>
        </w:rPr>
        <w:t xml:space="preserve">. При этом существует возможность загрузки цен из </w:t>
      </w:r>
      <w:proofErr w:type="spellStart"/>
      <w:r w:rsidR="00664DD2">
        <w:rPr>
          <w:rFonts w:ascii="Arial" w:hAnsi="Arial" w:cs="Arial"/>
        </w:rPr>
        <w:t>Excel</w:t>
      </w:r>
      <w:proofErr w:type="spellEnd"/>
      <w:r w:rsidR="00664DD2">
        <w:rPr>
          <w:rFonts w:ascii="Arial" w:hAnsi="Arial" w:cs="Arial"/>
        </w:rPr>
        <w:t>-</w:t>
      </w:r>
      <w:r w:rsidR="00AC3B8E">
        <w:rPr>
          <w:rFonts w:ascii="Arial" w:hAnsi="Arial" w:cs="Arial"/>
        </w:rPr>
        <w:t xml:space="preserve">файла </w:t>
      </w:r>
      <w:r w:rsidR="00664DD2">
        <w:rPr>
          <w:rFonts w:ascii="Arial" w:hAnsi="Arial" w:cs="Arial"/>
        </w:rPr>
        <w:t>установленного формата</w:t>
      </w:r>
      <w:r w:rsidR="00AC3B8E" w:rsidRPr="00212975">
        <w:rPr>
          <w:rFonts w:ascii="Arial" w:hAnsi="Arial" w:cs="Arial"/>
        </w:rPr>
        <w:t xml:space="preserve"> (</w:t>
      </w:r>
      <w:r w:rsidR="00AC3B8E">
        <w:rPr>
          <w:rFonts w:ascii="Arial" w:hAnsi="Arial" w:cs="Arial"/>
        </w:rPr>
        <w:t>Разработка</w:t>
      </w:r>
      <w:r w:rsidR="00664DD2" w:rsidRPr="00664DD2">
        <w:rPr>
          <w:rFonts w:ascii="Arial" w:hAnsi="Arial" w:cs="Arial"/>
          <w:color w:val="000000" w:themeColor="text1"/>
        </w:rPr>
        <w:t xml:space="preserve"> </w:t>
      </w:r>
      <w:r w:rsidR="00664DD2" w:rsidRPr="005A0065">
        <w:rPr>
          <w:rFonts w:ascii="Arial" w:hAnsi="Arial" w:cs="Arial"/>
          <w:color w:val="000000" w:themeColor="text1"/>
        </w:rPr>
        <w:t>MM04</w:t>
      </w:r>
      <w:r w:rsidR="00AC3B8E">
        <w:rPr>
          <w:rFonts w:ascii="Arial" w:hAnsi="Arial" w:cs="Arial"/>
        </w:rPr>
        <w:t xml:space="preserve"> </w:t>
      </w:r>
      <w:r w:rsidR="00664DD2">
        <w:rPr>
          <w:rFonts w:ascii="Arial" w:hAnsi="Arial" w:cs="Arial"/>
        </w:rPr>
        <w:t>«</w:t>
      </w:r>
      <w:r w:rsidR="00AC3B8E">
        <w:rPr>
          <w:rFonts w:ascii="Arial" w:hAnsi="Arial" w:cs="Arial"/>
        </w:rPr>
        <w:t>Ведение плановых цен</w:t>
      </w:r>
      <w:r w:rsidR="00664DD2">
        <w:rPr>
          <w:rFonts w:ascii="Arial" w:hAnsi="Arial" w:cs="Arial"/>
        </w:rPr>
        <w:t>»</w:t>
      </w:r>
      <w:r w:rsidR="00AC3B8E">
        <w:rPr>
          <w:rFonts w:ascii="Arial" w:hAnsi="Arial" w:cs="Arial"/>
        </w:rPr>
        <w:t>).</w:t>
      </w:r>
    </w:p>
    <w:p w14:paraId="6BD149FB" w14:textId="77777777" w:rsidR="00AC3B8E" w:rsidRPr="00247522" w:rsidRDefault="00AC3B8E" w:rsidP="00AC3B8E">
      <w:pPr>
        <w:spacing w:after="240" w:line="276" w:lineRule="auto"/>
        <w:ind w:left="567"/>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12</w:t>
      </w:r>
      <w:r w:rsidRPr="00247522">
        <w:rPr>
          <w:rFonts w:ascii="Arial" w:hAnsi="Arial" w:cs="Arial"/>
          <w:b/>
          <w:sz w:val="22"/>
        </w:rPr>
        <w:fldChar w:fldCharType="end"/>
      </w:r>
      <w:r>
        <w:rPr>
          <w:rFonts w:ascii="Arial" w:hAnsi="Arial" w:cs="Arial"/>
          <w:b/>
          <w:sz w:val="22"/>
        </w:rPr>
        <w:t>. Описание шага «Анализ рынка»</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0"/>
        <w:gridCol w:w="2125"/>
        <w:gridCol w:w="993"/>
        <w:gridCol w:w="1701"/>
        <w:gridCol w:w="2550"/>
        <w:gridCol w:w="977"/>
      </w:tblGrid>
      <w:tr w:rsidR="00AC3B8E" w:rsidRPr="00F94454" w14:paraId="02B77D2F" w14:textId="77777777" w:rsidTr="00AC3B8E">
        <w:trPr>
          <w:cantSplit/>
          <w:trHeight w:val="397"/>
          <w:tblHeader/>
        </w:trPr>
        <w:tc>
          <w:tcPr>
            <w:tcW w:w="899" w:type="pct"/>
            <w:shd w:val="clear" w:color="auto" w:fill="FFC000"/>
            <w:vAlign w:val="center"/>
          </w:tcPr>
          <w:p w14:paraId="571015F2" w14:textId="77777777" w:rsidR="00AC3B8E" w:rsidRPr="00D36A72" w:rsidRDefault="00AC3B8E" w:rsidP="00AC3B8E">
            <w:pPr>
              <w:jc w:val="center"/>
              <w:rPr>
                <w:rFonts w:ascii="Arial" w:hAnsi="Arial" w:cs="Arial"/>
                <w:b/>
                <w:sz w:val="20"/>
              </w:rPr>
            </w:pPr>
            <w:r>
              <w:rPr>
                <w:rFonts w:ascii="Arial" w:hAnsi="Arial" w:cs="Arial"/>
                <w:b/>
                <w:sz w:val="20"/>
                <w:szCs w:val="20"/>
                <w:lang w:eastAsia="ru-RU"/>
              </w:rPr>
              <w:t>Номер шага</w:t>
            </w:r>
          </w:p>
        </w:tc>
        <w:tc>
          <w:tcPr>
            <w:tcW w:w="1044" w:type="pct"/>
            <w:shd w:val="clear" w:color="auto" w:fill="FFC000"/>
            <w:vAlign w:val="center"/>
          </w:tcPr>
          <w:p w14:paraId="1F26D72F" w14:textId="77777777" w:rsidR="00AC3B8E" w:rsidRDefault="00AC3B8E" w:rsidP="00AC3B8E">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3019D9A0" w14:textId="77777777" w:rsidR="00AC3B8E" w:rsidRPr="00F94454" w:rsidRDefault="00AC3B8E" w:rsidP="00AC3B8E">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6ABEA7C3" w14:textId="77777777" w:rsidR="00AC3B8E" w:rsidRDefault="00AC3B8E" w:rsidP="00AC3B8E">
            <w:pPr>
              <w:jc w:val="center"/>
              <w:rPr>
                <w:rFonts w:ascii="Arial" w:hAnsi="Arial" w:cs="Arial"/>
                <w:b/>
                <w:sz w:val="20"/>
              </w:rPr>
            </w:pPr>
            <w:r>
              <w:rPr>
                <w:rFonts w:ascii="Arial" w:hAnsi="Arial" w:cs="Arial"/>
                <w:b/>
                <w:sz w:val="20"/>
              </w:rPr>
              <w:t>Вход</w:t>
            </w:r>
          </w:p>
        </w:tc>
        <w:tc>
          <w:tcPr>
            <w:tcW w:w="1253" w:type="pct"/>
            <w:shd w:val="clear" w:color="auto" w:fill="FFC000"/>
          </w:tcPr>
          <w:p w14:paraId="2F36DF79" w14:textId="77777777" w:rsidR="00AC3B8E" w:rsidRDefault="00AC3B8E" w:rsidP="00AC3B8E">
            <w:pPr>
              <w:jc w:val="center"/>
              <w:rPr>
                <w:rFonts w:ascii="Arial" w:hAnsi="Arial" w:cs="Arial"/>
                <w:b/>
                <w:sz w:val="20"/>
              </w:rPr>
            </w:pPr>
            <w:r>
              <w:rPr>
                <w:rFonts w:ascii="Arial" w:hAnsi="Arial" w:cs="Arial"/>
                <w:b/>
                <w:sz w:val="20"/>
              </w:rPr>
              <w:t>Результат</w:t>
            </w:r>
          </w:p>
        </w:tc>
        <w:tc>
          <w:tcPr>
            <w:tcW w:w="480" w:type="pct"/>
            <w:shd w:val="clear" w:color="auto" w:fill="FFC000"/>
          </w:tcPr>
          <w:p w14:paraId="6727F38E" w14:textId="77777777" w:rsidR="00AC3B8E" w:rsidRDefault="00AC3B8E" w:rsidP="00AC3B8E">
            <w:pPr>
              <w:jc w:val="center"/>
              <w:rPr>
                <w:rFonts w:ascii="Arial" w:hAnsi="Arial" w:cs="Arial"/>
                <w:b/>
                <w:sz w:val="20"/>
              </w:rPr>
            </w:pPr>
            <w:r>
              <w:rPr>
                <w:rFonts w:ascii="Arial" w:hAnsi="Arial" w:cs="Arial"/>
                <w:b/>
                <w:sz w:val="20"/>
              </w:rPr>
              <w:t>Бизнес-роль</w:t>
            </w:r>
          </w:p>
        </w:tc>
      </w:tr>
      <w:tr w:rsidR="00AC3B8E" w14:paraId="6873905F" w14:textId="77777777" w:rsidTr="00C1649A">
        <w:trPr>
          <w:cantSplit/>
          <w:trHeight w:val="681"/>
        </w:trPr>
        <w:tc>
          <w:tcPr>
            <w:tcW w:w="899" w:type="pct"/>
          </w:tcPr>
          <w:p w14:paraId="544A2B72" w14:textId="77777777" w:rsidR="00AC3B8E" w:rsidRDefault="00AC3B8E" w:rsidP="00AC3B8E">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1</w:t>
            </w:r>
            <w:r w:rsidRPr="00B613A3">
              <w:rPr>
                <w:rFonts w:ascii="Arial" w:hAnsi="Arial" w:cs="Arial"/>
                <w:sz w:val="20"/>
                <w:szCs w:val="20"/>
              </w:rPr>
              <w:t>.0</w:t>
            </w:r>
            <w:r>
              <w:rPr>
                <w:rFonts w:ascii="Arial" w:hAnsi="Arial" w:cs="Arial"/>
                <w:sz w:val="20"/>
                <w:szCs w:val="20"/>
              </w:rPr>
              <w:t>30</w:t>
            </w:r>
          </w:p>
        </w:tc>
        <w:tc>
          <w:tcPr>
            <w:tcW w:w="1044" w:type="pct"/>
          </w:tcPr>
          <w:p w14:paraId="3C71972C" w14:textId="77777777" w:rsidR="00AC3B8E" w:rsidRDefault="00AC3B8E" w:rsidP="00AC3B8E">
            <w:pPr>
              <w:jc w:val="left"/>
              <w:rPr>
                <w:rFonts w:ascii="Arial" w:hAnsi="Arial" w:cs="Arial"/>
                <w:sz w:val="20"/>
              </w:rPr>
            </w:pPr>
            <w:r>
              <w:rPr>
                <w:rFonts w:ascii="Arial" w:hAnsi="Arial" w:cs="Arial"/>
                <w:sz w:val="20"/>
              </w:rPr>
              <w:t xml:space="preserve">Базовая цена не подтверждена </w:t>
            </w:r>
          </w:p>
        </w:tc>
        <w:tc>
          <w:tcPr>
            <w:tcW w:w="488" w:type="pct"/>
            <w:shd w:val="clear" w:color="auto" w:fill="auto"/>
          </w:tcPr>
          <w:p w14:paraId="6CC14CE5" w14:textId="77777777" w:rsidR="00AC3B8E" w:rsidRPr="00501E1E" w:rsidRDefault="00AC3B8E" w:rsidP="00AC3B8E">
            <w:pPr>
              <w:jc w:val="left"/>
              <w:rPr>
                <w:rFonts w:ascii="Arial" w:hAnsi="Arial" w:cs="Arial"/>
                <w:sz w:val="20"/>
                <w:szCs w:val="20"/>
              </w:rPr>
            </w:pPr>
            <w:r>
              <w:rPr>
                <w:rFonts w:ascii="Arial" w:hAnsi="Arial" w:cs="Arial"/>
                <w:sz w:val="20"/>
              </w:rPr>
              <w:t>-</w:t>
            </w:r>
          </w:p>
        </w:tc>
        <w:tc>
          <w:tcPr>
            <w:tcW w:w="836" w:type="pct"/>
          </w:tcPr>
          <w:p w14:paraId="4EAFEC32" w14:textId="77777777" w:rsidR="00AC3B8E" w:rsidRPr="00CB3587" w:rsidRDefault="00AC3B8E" w:rsidP="00AC3B8E">
            <w:pPr>
              <w:jc w:val="left"/>
              <w:rPr>
                <w:rFonts w:ascii="Arial" w:hAnsi="Arial" w:cs="Arial"/>
                <w:sz w:val="20"/>
              </w:rPr>
            </w:pPr>
            <w:r>
              <w:rPr>
                <w:rFonts w:ascii="Arial" w:hAnsi="Arial" w:cs="Arial"/>
                <w:sz w:val="20"/>
              </w:rPr>
              <w:t>Базовая цена не подтверждена, требуется анализ рынка</w:t>
            </w:r>
          </w:p>
        </w:tc>
        <w:tc>
          <w:tcPr>
            <w:tcW w:w="1253" w:type="pct"/>
          </w:tcPr>
          <w:p w14:paraId="4E050F82" w14:textId="77777777" w:rsidR="00AC3B8E" w:rsidRDefault="00AC3B8E" w:rsidP="00AC3B8E">
            <w:pPr>
              <w:jc w:val="left"/>
              <w:rPr>
                <w:rFonts w:ascii="Arial" w:hAnsi="Arial" w:cs="Arial"/>
                <w:sz w:val="20"/>
              </w:rPr>
            </w:pPr>
            <w:r>
              <w:rPr>
                <w:rFonts w:ascii="Arial" w:hAnsi="Arial" w:cs="Arial"/>
                <w:sz w:val="20"/>
              </w:rPr>
              <w:t>Базовая цена определена</w:t>
            </w:r>
          </w:p>
          <w:p w14:paraId="3330C3CC" w14:textId="77777777" w:rsidR="00AC3B8E" w:rsidRDefault="00AC3B8E" w:rsidP="00AC3B8E">
            <w:pPr>
              <w:jc w:val="left"/>
              <w:rPr>
                <w:rFonts w:ascii="Arial" w:hAnsi="Arial" w:cs="Arial"/>
                <w:sz w:val="20"/>
              </w:rPr>
            </w:pPr>
          </w:p>
          <w:p w14:paraId="70D42D37" w14:textId="77777777" w:rsidR="00AC3B8E" w:rsidRPr="00B613A3" w:rsidRDefault="00AC3B8E" w:rsidP="00AC3B8E">
            <w:pPr>
              <w:jc w:val="left"/>
              <w:rPr>
                <w:rFonts w:ascii="Arial" w:hAnsi="Arial" w:cs="Arial"/>
                <w:sz w:val="20"/>
              </w:rPr>
            </w:pPr>
            <w:r>
              <w:rPr>
                <w:rFonts w:ascii="Arial" w:hAnsi="Arial" w:cs="Arial"/>
                <w:sz w:val="20"/>
              </w:rPr>
              <w:t>МТР снят с производства</w:t>
            </w:r>
          </w:p>
        </w:tc>
        <w:tc>
          <w:tcPr>
            <w:tcW w:w="480" w:type="pct"/>
          </w:tcPr>
          <w:p w14:paraId="16D79B75" w14:textId="77777777" w:rsidR="00AC3B8E" w:rsidRPr="00B613A3" w:rsidRDefault="00C1649A" w:rsidP="00AC3B8E">
            <w:pPr>
              <w:jc w:val="left"/>
              <w:rPr>
                <w:rFonts w:ascii="Arial" w:hAnsi="Arial" w:cs="Arial"/>
                <w:sz w:val="20"/>
              </w:rPr>
            </w:pPr>
            <w:r>
              <w:rPr>
                <w:rFonts w:ascii="Arial" w:hAnsi="Arial" w:cs="Arial"/>
                <w:sz w:val="20"/>
              </w:rPr>
              <w:t>-Планировщик цен</w:t>
            </w:r>
          </w:p>
        </w:tc>
      </w:tr>
    </w:tbl>
    <w:p w14:paraId="3476878C" w14:textId="77777777" w:rsidR="00A3616E" w:rsidRPr="00A3616E" w:rsidRDefault="00A3616E" w:rsidP="00A3616E">
      <w:pPr>
        <w:spacing w:after="240" w:line="276" w:lineRule="auto"/>
        <w:ind w:firstLine="708"/>
        <w:rPr>
          <w:rFonts w:ascii="Arial" w:hAnsi="Arial" w:cs="Arial"/>
          <w:color w:val="000000" w:themeColor="text1"/>
        </w:rPr>
      </w:pPr>
    </w:p>
    <w:p w14:paraId="423AC313" w14:textId="77777777" w:rsidR="00AC3B8E" w:rsidRDefault="00AC3B8E" w:rsidP="00A3616E">
      <w:pPr>
        <w:pStyle w:val="4"/>
        <w:tabs>
          <w:tab w:val="left" w:pos="1560"/>
        </w:tabs>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 xml:space="preserve">ПП-10.03.01.035 </w:t>
      </w:r>
      <w:r w:rsidRPr="0012135C">
        <w:rPr>
          <w:rFonts w:eastAsiaTheme="majorEastAsia" w:cstheme="majorBidi"/>
          <w:b/>
          <w:i w:val="0"/>
          <w:caps w:val="0"/>
          <w:sz w:val="24"/>
          <w:szCs w:val="24"/>
        </w:rPr>
        <w:t xml:space="preserve">– </w:t>
      </w:r>
      <w:r>
        <w:rPr>
          <w:rFonts w:eastAsiaTheme="majorEastAsia" w:cstheme="majorBidi"/>
          <w:b/>
          <w:i w:val="0"/>
          <w:caps w:val="0"/>
          <w:sz w:val="24"/>
          <w:szCs w:val="24"/>
        </w:rPr>
        <w:t>Согласование с руководителем планировщика цен изменение</w:t>
      </w:r>
      <w:r w:rsidR="000B7D2D">
        <w:rPr>
          <w:rFonts w:eastAsiaTheme="majorEastAsia" w:cstheme="majorBidi"/>
          <w:b/>
          <w:i w:val="0"/>
          <w:caps w:val="0"/>
          <w:sz w:val="24"/>
          <w:szCs w:val="24"/>
        </w:rPr>
        <w:t xml:space="preserve"> ответственного закупщика в ОЗМ</w:t>
      </w:r>
    </w:p>
    <w:p w14:paraId="635A991A" w14:textId="77777777" w:rsidR="00AC3B8E" w:rsidRDefault="00AC3B8E" w:rsidP="00AC3B8E">
      <w:pPr>
        <w:rPr>
          <w:rFonts w:eastAsiaTheme="majorEastAsia"/>
        </w:rPr>
      </w:pPr>
    </w:p>
    <w:p w14:paraId="25B0552F" w14:textId="77777777" w:rsidR="00AC3B8E" w:rsidRPr="00DC2057" w:rsidRDefault="00AC3B8E" w:rsidP="00AC3B8E">
      <w:pPr>
        <w:spacing w:after="240" w:line="276" w:lineRule="auto"/>
        <w:ind w:firstLine="708"/>
        <w:rPr>
          <w:rFonts w:ascii="Arial" w:hAnsi="Arial" w:cs="Arial"/>
        </w:rPr>
      </w:pPr>
      <w:r w:rsidRPr="00DC2057">
        <w:rPr>
          <w:rFonts w:ascii="Arial" w:hAnsi="Arial" w:cs="Arial"/>
        </w:rPr>
        <w:lastRenderedPageBreak/>
        <w:t>Шаг актуален для сценария 1. Ведение плановых/прогнозных цен на МТР и тарифицированные работы, услуги.</w:t>
      </w:r>
    </w:p>
    <w:p w14:paraId="78C0C4A3" w14:textId="77777777" w:rsidR="00AC3B8E" w:rsidRPr="00DC2057" w:rsidRDefault="00AC3B8E" w:rsidP="00AB3D39">
      <w:pPr>
        <w:spacing w:after="240" w:line="276" w:lineRule="auto"/>
        <w:ind w:firstLine="708"/>
        <w:rPr>
          <w:rFonts w:ascii="Arial" w:hAnsi="Arial" w:cs="Arial"/>
          <w:color w:val="000000" w:themeColor="text1"/>
        </w:rPr>
      </w:pPr>
      <w:r w:rsidRPr="00DC2057">
        <w:rPr>
          <w:rFonts w:ascii="Arial" w:hAnsi="Arial" w:cs="Arial"/>
          <w:color w:val="000000" w:themeColor="text1"/>
        </w:rPr>
        <w:t xml:space="preserve">В случае, если в отчете «Ведение плановых цен» планировщику цен ошибочно назначена позиция МТР, он по корпоративной электронной почте согласовывает со своим руководителем возможность изменения группы закупок по </w:t>
      </w:r>
      <w:r>
        <w:rPr>
          <w:rFonts w:ascii="Arial" w:hAnsi="Arial" w:cs="Arial"/>
          <w:color w:val="000000" w:themeColor="text1"/>
        </w:rPr>
        <w:t>данной</w:t>
      </w:r>
      <w:r w:rsidRPr="00DC2057">
        <w:rPr>
          <w:rFonts w:ascii="Arial" w:hAnsi="Arial" w:cs="Arial"/>
          <w:color w:val="000000" w:themeColor="text1"/>
        </w:rPr>
        <w:t xml:space="preserve"> позиции.</w:t>
      </w:r>
    </w:p>
    <w:p w14:paraId="164495E2" w14:textId="77777777" w:rsidR="00AC3B8E" w:rsidRPr="00DC2057" w:rsidRDefault="00AC3B8E" w:rsidP="00AB3D39">
      <w:pPr>
        <w:spacing w:after="240" w:line="276" w:lineRule="auto"/>
        <w:ind w:firstLine="708"/>
        <w:rPr>
          <w:rFonts w:ascii="Arial" w:hAnsi="Arial" w:cs="Arial"/>
          <w:color w:val="000000" w:themeColor="text1"/>
        </w:rPr>
      </w:pPr>
      <w:r w:rsidRPr="00DC2057">
        <w:rPr>
          <w:rFonts w:ascii="Arial" w:hAnsi="Arial" w:cs="Arial"/>
          <w:color w:val="000000" w:themeColor="text1"/>
        </w:rPr>
        <w:t>После получения согласования от руководителя в виде письма по корпоративной электронной почте, планировщик цен формирует заявку на изменение группы закупок в ОЗМ в соответствии с требованиями процесса ПП-12.07.01-ERP Управление данными НСИ.</w:t>
      </w:r>
    </w:p>
    <w:p w14:paraId="6036AB88" w14:textId="77777777" w:rsidR="00AC3B8E" w:rsidRPr="00247522" w:rsidRDefault="00AC3B8E" w:rsidP="00AC3B8E">
      <w:pPr>
        <w:spacing w:after="240" w:line="276" w:lineRule="auto"/>
        <w:ind w:left="567"/>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13</w:t>
      </w:r>
      <w:r w:rsidRPr="00247522">
        <w:rPr>
          <w:rFonts w:ascii="Arial" w:hAnsi="Arial" w:cs="Arial"/>
          <w:b/>
          <w:sz w:val="22"/>
        </w:rPr>
        <w:fldChar w:fldCharType="end"/>
      </w:r>
      <w:r>
        <w:rPr>
          <w:rFonts w:ascii="Arial" w:hAnsi="Arial" w:cs="Arial"/>
          <w:b/>
          <w:sz w:val="22"/>
        </w:rPr>
        <w:t>. Описание шага «</w:t>
      </w:r>
      <w:r w:rsidR="005D7786" w:rsidRPr="005D7786">
        <w:rPr>
          <w:rFonts w:ascii="Arial" w:hAnsi="Arial" w:cs="Arial"/>
          <w:b/>
          <w:sz w:val="22"/>
        </w:rPr>
        <w:t>Согласование с руководителем п</w:t>
      </w:r>
      <w:r w:rsidR="005D7786">
        <w:rPr>
          <w:rFonts w:ascii="Arial" w:hAnsi="Arial" w:cs="Arial"/>
          <w:b/>
          <w:sz w:val="22"/>
        </w:rPr>
        <w:t>ланировщика цен изменение ответ</w:t>
      </w:r>
      <w:r w:rsidR="005D7786" w:rsidRPr="005D7786">
        <w:rPr>
          <w:rFonts w:ascii="Arial" w:hAnsi="Arial" w:cs="Arial"/>
          <w:b/>
          <w:sz w:val="22"/>
        </w:rPr>
        <w:t>ственного закупщика в ОЗМ</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29"/>
        <w:gridCol w:w="2125"/>
        <w:gridCol w:w="993"/>
        <w:gridCol w:w="1274"/>
        <w:gridCol w:w="2695"/>
        <w:gridCol w:w="1260"/>
      </w:tblGrid>
      <w:tr w:rsidR="00AC3B8E" w:rsidRPr="00F94454" w14:paraId="0DC700DA" w14:textId="77777777" w:rsidTr="002A2985">
        <w:trPr>
          <w:cantSplit/>
          <w:trHeight w:val="397"/>
          <w:tblHeader/>
        </w:trPr>
        <w:tc>
          <w:tcPr>
            <w:tcW w:w="899" w:type="pct"/>
            <w:shd w:val="clear" w:color="auto" w:fill="FFC000"/>
            <w:vAlign w:val="center"/>
          </w:tcPr>
          <w:p w14:paraId="2C5F7598" w14:textId="77777777" w:rsidR="00AC3B8E" w:rsidRPr="00D36A72" w:rsidRDefault="00AC3B8E" w:rsidP="00AC3B8E">
            <w:pPr>
              <w:jc w:val="center"/>
              <w:rPr>
                <w:rFonts w:ascii="Arial" w:hAnsi="Arial" w:cs="Arial"/>
                <w:b/>
                <w:sz w:val="20"/>
              </w:rPr>
            </w:pPr>
            <w:r>
              <w:rPr>
                <w:rFonts w:ascii="Arial" w:hAnsi="Arial" w:cs="Arial"/>
                <w:b/>
                <w:sz w:val="20"/>
                <w:szCs w:val="20"/>
                <w:lang w:eastAsia="ru-RU"/>
              </w:rPr>
              <w:t>Номер шага</w:t>
            </w:r>
          </w:p>
        </w:tc>
        <w:tc>
          <w:tcPr>
            <w:tcW w:w="1044" w:type="pct"/>
            <w:shd w:val="clear" w:color="auto" w:fill="FFC000"/>
            <w:vAlign w:val="center"/>
          </w:tcPr>
          <w:p w14:paraId="652F255A" w14:textId="77777777" w:rsidR="00AC3B8E" w:rsidRDefault="00AC3B8E" w:rsidP="00AC3B8E">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5CB8E56E" w14:textId="77777777" w:rsidR="00AC3B8E" w:rsidRPr="00F94454" w:rsidRDefault="00AC3B8E" w:rsidP="00AC3B8E">
            <w:pPr>
              <w:jc w:val="center"/>
              <w:rPr>
                <w:rFonts w:ascii="Arial" w:hAnsi="Arial" w:cs="Arial"/>
                <w:b/>
                <w:sz w:val="20"/>
              </w:rPr>
            </w:pPr>
            <w:r>
              <w:rPr>
                <w:rFonts w:ascii="Arial" w:hAnsi="Arial" w:cs="Arial"/>
                <w:b/>
                <w:sz w:val="20"/>
              </w:rPr>
              <w:t>Транзакция</w:t>
            </w:r>
          </w:p>
        </w:tc>
        <w:tc>
          <w:tcPr>
            <w:tcW w:w="626" w:type="pct"/>
            <w:shd w:val="clear" w:color="auto" w:fill="FFC000"/>
          </w:tcPr>
          <w:p w14:paraId="3C4690D7" w14:textId="77777777" w:rsidR="00AC3B8E" w:rsidRDefault="00AC3B8E" w:rsidP="00AC3B8E">
            <w:pPr>
              <w:jc w:val="center"/>
              <w:rPr>
                <w:rFonts w:ascii="Arial" w:hAnsi="Arial" w:cs="Arial"/>
                <w:b/>
                <w:sz w:val="20"/>
              </w:rPr>
            </w:pPr>
            <w:r>
              <w:rPr>
                <w:rFonts w:ascii="Arial" w:hAnsi="Arial" w:cs="Arial"/>
                <w:b/>
                <w:sz w:val="20"/>
              </w:rPr>
              <w:t>Вход</w:t>
            </w:r>
          </w:p>
        </w:tc>
        <w:tc>
          <w:tcPr>
            <w:tcW w:w="1324" w:type="pct"/>
            <w:shd w:val="clear" w:color="auto" w:fill="FFC000"/>
          </w:tcPr>
          <w:p w14:paraId="7A2F66D0" w14:textId="77777777" w:rsidR="00AC3B8E" w:rsidRDefault="00AC3B8E" w:rsidP="00AC3B8E">
            <w:pPr>
              <w:jc w:val="center"/>
              <w:rPr>
                <w:rFonts w:ascii="Arial" w:hAnsi="Arial" w:cs="Arial"/>
                <w:b/>
                <w:sz w:val="20"/>
              </w:rPr>
            </w:pPr>
            <w:r>
              <w:rPr>
                <w:rFonts w:ascii="Arial" w:hAnsi="Arial" w:cs="Arial"/>
                <w:b/>
                <w:sz w:val="20"/>
              </w:rPr>
              <w:t>Результат</w:t>
            </w:r>
          </w:p>
        </w:tc>
        <w:tc>
          <w:tcPr>
            <w:tcW w:w="619" w:type="pct"/>
            <w:shd w:val="clear" w:color="auto" w:fill="FFC000"/>
          </w:tcPr>
          <w:p w14:paraId="07882A2F" w14:textId="77777777" w:rsidR="00AC3B8E" w:rsidRDefault="00AC3B8E" w:rsidP="00AC3B8E">
            <w:pPr>
              <w:jc w:val="center"/>
              <w:rPr>
                <w:rFonts w:ascii="Arial" w:hAnsi="Arial" w:cs="Arial"/>
                <w:b/>
                <w:sz w:val="20"/>
              </w:rPr>
            </w:pPr>
            <w:r>
              <w:rPr>
                <w:rFonts w:ascii="Arial" w:hAnsi="Arial" w:cs="Arial"/>
                <w:b/>
                <w:sz w:val="20"/>
              </w:rPr>
              <w:t>Бизнес-роль</w:t>
            </w:r>
          </w:p>
        </w:tc>
      </w:tr>
      <w:tr w:rsidR="00AC3B8E" w14:paraId="24509F91" w14:textId="77777777" w:rsidTr="002A2985">
        <w:trPr>
          <w:cantSplit/>
          <w:trHeight w:val="493"/>
        </w:trPr>
        <w:tc>
          <w:tcPr>
            <w:tcW w:w="899" w:type="pct"/>
          </w:tcPr>
          <w:p w14:paraId="26787261" w14:textId="77777777" w:rsidR="00AC3B8E" w:rsidRDefault="00AC3B8E" w:rsidP="00AC3B8E">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1</w:t>
            </w:r>
            <w:r w:rsidRPr="00B613A3">
              <w:rPr>
                <w:rFonts w:ascii="Arial" w:hAnsi="Arial" w:cs="Arial"/>
                <w:sz w:val="20"/>
                <w:szCs w:val="20"/>
              </w:rPr>
              <w:t>.0</w:t>
            </w:r>
            <w:r>
              <w:rPr>
                <w:rFonts w:ascii="Arial" w:hAnsi="Arial" w:cs="Arial"/>
                <w:sz w:val="20"/>
                <w:szCs w:val="20"/>
              </w:rPr>
              <w:t>35</w:t>
            </w:r>
          </w:p>
        </w:tc>
        <w:tc>
          <w:tcPr>
            <w:tcW w:w="1044" w:type="pct"/>
          </w:tcPr>
          <w:p w14:paraId="75C8BC24" w14:textId="77777777" w:rsidR="00AC3B8E" w:rsidRDefault="00AC3B8E" w:rsidP="00AC3B8E">
            <w:pPr>
              <w:jc w:val="left"/>
              <w:rPr>
                <w:rFonts w:ascii="Arial" w:hAnsi="Arial" w:cs="Arial"/>
                <w:sz w:val="20"/>
              </w:rPr>
            </w:pPr>
            <w:r>
              <w:rPr>
                <w:rFonts w:ascii="Arial" w:hAnsi="Arial" w:cs="Arial"/>
                <w:sz w:val="20"/>
              </w:rPr>
              <w:t xml:space="preserve">Некорректное присвоение группы закупок </w:t>
            </w:r>
          </w:p>
        </w:tc>
        <w:tc>
          <w:tcPr>
            <w:tcW w:w="488" w:type="pct"/>
            <w:shd w:val="clear" w:color="auto" w:fill="auto"/>
          </w:tcPr>
          <w:p w14:paraId="30E6A72B" w14:textId="77777777" w:rsidR="00AC3B8E" w:rsidRPr="00501E1E" w:rsidRDefault="00AC3B8E" w:rsidP="00AC3B8E">
            <w:pPr>
              <w:jc w:val="left"/>
              <w:rPr>
                <w:rFonts w:ascii="Arial" w:hAnsi="Arial" w:cs="Arial"/>
                <w:sz w:val="20"/>
                <w:szCs w:val="20"/>
              </w:rPr>
            </w:pPr>
            <w:r>
              <w:rPr>
                <w:rFonts w:ascii="Arial" w:hAnsi="Arial" w:cs="Arial"/>
                <w:sz w:val="20"/>
              </w:rPr>
              <w:t>-</w:t>
            </w:r>
          </w:p>
        </w:tc>
        <w:tc>
          <w:tcPr>
            <w:tcW w:w="626" w:type="pct"/>
          </w:tcPr>
          <w:p w14:paraId="1BA7DA4A" w14:textId="77777777" w:rsidR="00AC3B8E" w:rsidRPr="00CB3587" w:rsidRDefault="00AC3B8E" w:rsidP="00AC3B8E">
            <w:pPr>
              <w:jc w:val="left"/>
              <w:rPr>
                <w:rFonts w:ascii="Arial" w:hAnsi="Arial" w:cs="Arial"/>
                <w:sz w:val="20"/>
              </w:rPr>
            </w:pPr>
            <w:r>
              <w:rPr>
                <w:rFonts w:ascii="Arial" w:hAnsi="Arial" w:cs="Arial"/>
                <w:sz w:val="20"/>
              </w:rPr>
              <w:t>Базовая цена не подтверждена, требуется анализ рынка</w:t>
            </w:r>
          </w:p>
        </w:tc>
        <w:tc>
          <w:tcPr>
            <w:tcW w:w="1324" w:type="pct"/>
          </w:tcPr>
          <w:p w14:paraId="116E0F2B" w14:textId="77777777" w:rsidR="00AC3B8E" w:rsidRDefault="00AC3B8E" w:rsidP="00AC3B8E">
            <w:pPr>
              <w:jc w:val="left"/>
              <w:rPr>
                <w:rFonts w:ascii="Arial" w:hAnsi="Arial" w:cs="Arial"/>
                <w:sz w:val="20"/>
              </w:rPr>
            </w:pPr>
            <w:r>
              <w:rPr>
                <w:rFonts w:ascii="Arial" w:hAnsi="Arial" w:cs="Arial"/>
                <w:sz w:val="20"/>
              </w:rPr>
              <w:t>Базовая цена определена</w:t>
            </w:r>
          </w:p>
          <w:p w14:paraId="4648A6A2" w14:textId="77777777" w:rsidR="00AC3B8E" w:rsidRDefault="00AC3B8E" w:rsidP="00AC3B8E">
            <w:pPr>
              <w:jc w:val="left"/>
              <w:rPr>
                <w:rFonts w:ascii="Arial" w:hAnsi="Arial" w:cs="Arial"/>
                <w:sz w:val="20"/>
              </w:rPr>
            </w:pPr>
            <w:r>
              <w:rPr>
                <w:rFonts w:ascii="Arial" w:hAnsi="Arial" w:cs="Arial"/>
                <w:sz w:val="20"/>
              </w:rPr>
              <w:t>Необходимо изменить данные ОЗМ в части группы закупок</w:t>
            </w:r>
          </w:p>
          <w:p w14:paraId="6C2D6FAA" w14:textId="77777777" w:rsidR="00AC3B8E" w:rsidRPr="00B613A3" w:rsidRDefault="00AC3B8E" w:rsidP="00AC3B8E">
            <w:pPr>
              <w:jc w:val="left"/>
              <w:rPr>
                <w:rFonts w:ascii="Arial" w:hAnsi="Arial" w:cs="Arial"/>
                <w:sz w:val="20"/>
              </w:rPr>
            </w:pPr>
            <w:r>
              <w:rPr>
                <w:rFonts w:ascii="Arial" w:hAnsi="Arial" w:cs="Arial"/>
                <w:sz w:val="20"/>
              </w:rPr>
              <w:t>Изменение не согласовано руководителем планировщика</w:t>
            </w:r>
          </w:p>
        </w:tc>
        <w:tc>
          <w:tcPr>
            <w:tcW w:w="619" w:type="pct"/>
          </w:tcPr>
          <w:p w14:paraId="2621AC4B" w14:textId="77777777" w:rsidR="00AC3B8E" w:rsidRDefault="00AC3B8E" w:rsidP="00AC3B8E">
            <w:pPr>
              <w:jc w:val="left"/>
              <w:rPr>
                <w:rFonts w:ascii="Arial" w:hAnsi="Arial" w:cs="Arial"/>
                <w:sz w:val="20"/>
              </w:rPr>
            </w:pPr>
            <w:r>
              <w:rPr>
                <w:rFonts w:ascii="Arial" w:hAnsi="Arial" w:cs="Arial"/>
                <w:sz w:val="20"/>
              </w:rPr>
              <w:t>-</w:t>
            </w:r>
            <w:r w:rsidR="005D7786">
              <w:rPr>
                <w:rFonts w:ascii="Arial" w:hAnsi="Arial" w:cs="Arial"/>
                <w:sz w:val="20"/>
              </w:rPr>
              <w:t xml:space="preserve"> </w:t>
            </w:r>
            <w:r>
              <w:rPr>
                <w:rFonts w:ascii="Arial" w:hAnsi="Arial" w:cs="Arial"/>
                <w:sz w:val="20"/>
              </w:rPr>
              <w:t>Планировщик цен</w:t>
            </w:r>
          </w:p>
          <w:p w14:paraId="74DB837F" w14:textId="77777777" w:rsidR="00AC3B8E" w:rsidRPr="00B613A3" w:rsidRDefault="00AC3B8E" w:rsidP="00AC3B8E">
            <w:pPr>
              <w:jc w:val="left"/>
              <w:rPr>
                <w:rFonts w:ascii="Arial" w:hAnsi="Arial" w:cs="Arial"/>
                <w:sz w:val="20"/>
              </w:rPr>
            </w:pPr>
            <w:r>
              <w:rPr>
                <w:rFonts w:ascii="Arial" w:hAnsi="Arial" w:cs="Arial"/>
                <w:sz w:val="20"/>
              </w:rPr>
              <w:t>-</w:t>
            </w:r>
            <w:r w:rsidR="005D7786">
              <w:rPr>
                <w:rFonts w:ascii="Arial" w:hAnsi="Arial" w:cs="Arial"/>
                <w:sz w:val="20"/>
              </w:rPr>
              <w:t xml:space="preserve"> </w:t>
            </w:r>
            <w:r>
              <w:rPr>
                <w:rFonts w:ascii="Arial" w:hAnsi="Arial" w:cs="Arial"/>
                <w:sz w:val="20"/>
              </w:rPr>
              <w:t>Руководитель планировщика</w:t>
            </w:r>
          </w:p>
        </w:tc>
      </w:tr>
    </w:tbl>
    <w:p w14:paraId="44063E0A" w14:textId="77777777" w:rsidR="00AC3B8E" w:rsidRDefault="00AC3B8E" w:rsidP="00AC3B8E">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 xml:space="preserve">ПП-10.03.01.040 </w:t>
      </w:r>
      <w:r w:rsidRPr="0012135C">
        <w:rPr>
          <w:rFonts w:eastAsiaTheme="majorEastAsia" w:cstheme="majorBidi"/>
          <w:b/>
          <w:i w:val="0"/>
          <w:caps w:val="0"/>
          <w:sz w:val="24"/>
          <w:szCs w:val="24"/>
        </w:rPr>
        <w:t xml:space="preserve">– </w:t>
      </w:r>
      <w:r w:rsidR="000B7D2D">
        <w:rPr>
          <w:rFonts w:eastAsiaTheme="majorEastAsia" w:cstheme="majorBidi"/>
          <w:b/>
          <w:i w:val="0"/>
          <w:caps w:val="0"/>
          <w:sz w:val="24"/>
          <w:szCs w:val="24"/>
        </w:rPr>
        <w:t>Ввод базовой цены</w:t>
      </w:r>
    </w:p>
    <w:p w14:paraId="3E86E099" w14:textId="77777777" w:rsidR="000B7D2D" w:rsidRPr="000B7D2D" w:rsidRDefault="000B7D2D" w:rsidP="000B7D2D">
      <w:pPr>
        <w:rPr>
          <w:rFonts w:eastAsiaTheme="majorEastAsia"/>
        </w:rPr>
      </w:pPr>
    </w:p>
    <w:p w14:paraId="576314B0" w14:textId="77777777" w:rsidR="00AC3B8E" w:rsidRPr="00DC2057" w:rsidRDefault="00AC3B8E" w:rsidP="00AC3B8E">
      <w:pPr>
        <w:spacing w:after="240" w:line="276" w:lineRule="auto"/>
        <w:ind w:firstLine="708"/>
        <w:rPr>
          <w:rFonts w:ascii="Arial" w:hAnsi="Arial" w:cs="Arial"/>
        </w:rPr>
      </w:pPr>
      <w:r w:rsidRPr="00DC2057">
        <w:rPr>
          <w:rFonts w:ascii="Arial" w:hAnsi="Arial" w:cs="Arial"/>
        </w:rPr>
        <w:t>Шаг актуален для сценария 1. Ведение плановых/прогнозных цен на МТР и тарифицированные работы, услуги.</w:t>
      </w:r>
    </w:p>
    <w:p w14:paraId="0F1D8C3E" w14:textId="77777777" w:rsidR="00AC3B8E" w:rsidRPr="00DC2057" w:rsidRDefault="00AC3B8E" w:rsidP="00AC3B8E">
      <w:pPr>
        <w:spacing w:after="240" w:line="276" w:lineRule="auto"/>
        <w:ind w:firstLine="360"/>
        <w:rPr>
          <w:rFonts w:ascii="Arial" w:hAnsi="Arial" w:cs="Arial"/>
          <w:color w:val="000000" w:themeColor="text1"/>
        </w:rPr>
      </w:pPr>
      <w:r w:rsidRPr="00DC2057">
        <w:rPr>
          <w:rFonts w:ascii="Arial" w:hAnsi="Arial" w:cs="Arial"/>
          <w:color w:val="000000" w:themeColor="text1"/>
        </w:rPr>
        <w:t>В случае, если базовую цену определить не удалось, планировщик цен указывает ее вручную в отчете «Ведение плановых цен» (разработка</w:t>
      </w:r>
      <w:r w:rsidR="00664DD2" w:rsidRPr="00664DD2">
        <w:rPr>
          <w:rFonts w:ascii="Arial" w:hAnsi="Arial" w:cs="Arial"/>
          <w:color w:val="000000" w:themeColor="text1"/>
        </w:rPr>
        <w:t xml:space="preserve"> </w:t>
      </w:r>
      <w:r w:rsidR="00664DD2" w:rsidRPr="005A0065">
        <w:rPr>
          <w:rFonts w:ascii="Arial" w:hAnsi="Arial" w:cs="Arial"/>
          <w:color w:val="000000" w:themeColor="text1"/>
        </w:rPr>
        <w:t>MM04</w:t>
      </w:r>
      <w:r w:rsidRPr="00DC2057">
        <w:rPr>
          <w:rFonts w:ascii="Arial" w:hAnsi="Arial" w:cs="Arial"/>
          <w:color w:val="000000" w:themeColor="text1"/>
        </w:rPr>
        <w:t xml:space="preserve"> «Ведение плановых цен»), устанавливает способ присвоения базовой цены и дату окончания действия цены:</w:t>
      </w:r>
    </w:p>
    <w:p w14:paraId="7B99D400" w14:textId="7DC6686C" w:rsidR="00AC3B8E" w:rsidRPr="00DC2057" w:rsidRDefault="00AC3B8E" w:rsidP="005F6568">
      <w:pPr>
        <w:numPr>
          <w:ilvl w:val="0"/>
          <w:numId w:val="23"/>
        </w:numPr>
        <w:spacing w:after="240" w:line="276" w:lineRule="auto"/>
        <w:rPr>
          <w:rFonts w:ascii="Arial" w:hAnsi="Arial" w:cs="Arial"/>
          <w:color w:val="000000" w:themeColor="text1"/>
        </w:rPr>
      </w:pPr>
      <w:r w:rsidRPr="00DC2057">
        <w:rPr>
          <w:rFonts w:ascii="Arial" w:hAnsi="Arial" w:cs="Arial"/>
          <w:color w:val="000000" w:themeColor="text1"/>
        </w:rPr>
        <w:t xml:space="preserve">Если базовая цена определена на основе анализа рынка, то расчет базовой цены производится планировщиком цен на основании формул, утвержденных </w:t>
      </w:r>
      <w:r w:rsidRPr="00DC2057">
        <w:rPr>
          <w:rFonts w:ascii="Arial" w:hAnsi="Arial" w:cs="Arial"/>
        </w:rPr>
        <w:t>«</w:t>
      </w:r>
      <w:del w:id="181" w:author="Kislov Vladimir" w:date="2021-03-23T22:51:00Z">
        <w:r w:rsidRPr="00DC2057" w:rsidDel="002748CD">
          <w:rPr>
            <w:rFonts w:ascii="Arial" w:hAnsi="Arial" w:cs="Arial"/>
          </w:rPr>
          <w:delText>Временной и</w:delText>
        </w:r>
      </w:del>
      <w:ins w:id="182" w:author="Kislov Vladimir" w:date="2021-03-23T22:51:00Z">
        <w:r w:rsidR="002748CD">
          <w:rPr>
            <w:rFonts w:ascii="Arial" w:hAnsi="Arial" w:cs="Arial"/>
          </w:rPr>
          <w:t>И</w:t>
        </w:r>
      </w:ins>
      <w:r w:rsidRPr="00DC2057">
        <w:rPr>
          <w:rFonts w:ascii="Arial" w:hAnsi="Arial" w:cs="Arial"/>
        </w:rPr>
        <w:t xml:space="preserve">нструкцией по ведению плановых цен по МТР. Порядок расценки работ, услуг». </w:t>
      </w:r>
      <w:r w:rsidRPr="00DC2057">
        <w:rPr>
          <w:rFonts w:ascii="Arial" w:hAnsi="Arial" w:cs="Arial"/>
          <w:color w:val="000000" w:themeColor="text1"/>
        </w:rPr>
        <w:t xml:space="preserve"> Рассчитанную цену планировщик цен вручную вносит в поле «Базовая цена». В поле «Способ присвоения базовой цены» указывает значение «Анализ рынка», в поле «Дата окончания действия базовой цены» автоматически проставляется дата окончания планируемого календарного года.</w:t>
      </w:r>
    </w:p>
    <w:p w14:paraId="57670E04" w14:textId="77777777" w:rsidR="00AC3B8E" w:rsidRPr="00DC2057" w:rsidRDefault="00AC3B8E" w:rsidP="005F6568">
      <w:pPr>
        <w:numPr>
          <w:ilvl w:val="0"/>
          <w:numId w:val="23"/>
        </w:numPr>
        <w:spacing w:after="240" w:line="276" w:lineRule="auto"/>
        <w:rPr>
          <w:rFonts w:ascii="Arial" w:hAnsi="Arial" w:cs="Arial"/>
          <w:color w:val="000000" w:themeColor="text1"/>
        </w:rPr>
      </w:pPr>
      <w:r w:rsidRPr="00DC2057">
        <w:rPr>
          <w:rFonts w:ascii="Arial" w:hAnsi="Arial" w:cs="Arial"/>
          <w:color w:val="000000" w:themeColor="text1"/>
        </w:rPr>
        <w:t xml:space="preserve">В случае, если на запрос цен не получено ответов в установленные сроки, то Планировщик цен определяет Базовую цену на основе анализа доступной информации из открытых источников (маркетинговые и аналитические отчеты, открытые прайс-листы, сделки, размещенные на ЭТП). В этом случае планировщик цен вручную вносит базовую цену в поле «Базовая цена» и указывает способ присвоения базовой </w:t>
      </w:r>
      <w:r w:rsidRPr="00DC2057">
        <w:rPr>
          <w:rFonts w:ascii="Arial" w:hAnsi="Arial" w:cs="Arial"/>
          <w:color w:val="000000" w:themeColor="text1"/>
        </w:rPr>
        <w:lastRenderedPageBreak/>
        <w:t>цены «Открытый источник», в поле «Дата окончания действия базовой цены» автоматически проставляется дата окончания планируемого календарного года.</w:t>
      </w:r>
    </w:p>
    <w:p w14:paraId="27919FC6" w14:textId="3DA0EB4E" w:rsidR="00AC3B8E" w:rsidRPr="00DC2057" w:rsidRDefault="00AC3B8E" w:rsidP="005F6568">
      <w:pPr>
        <w:numPr>
          <w:ilvl w:val="0"/>
          <w:numId w:val="23"/>
        </w:numPr>
        <w:spacing w:after="240" w:line="276" w:lineRule="auto"/>
        <w:rPr>
          <w:rFonts w:ascii="Arial" w:hAnsi="Arial" w:cs="Arial"/>
          <w:color w:val="000000" w:themeColor="text1"/>
        </w:rPr>
      </w:pPr>
      <w:r w:rsidRPr="00DC2057">
        <w:rPr>
          <w:rFonts w:ascii="Arial" w:hAnsi="Arial" w:cs="Arial"/>
          <w:color w:val="000000" w:themeColor="text1"/>
        </w:rPr>
        <w:t>Если данных в открытых источниках недостаточно, то учитывая ограничения, описанные в</w:t>
      </w:r>
      <w:del w:id="183" w:author="Kislov Vladimir" w:date="2021-03-23T22:51:00Z">
        <w:r w:rsidRPr="00DC2057" w:rsidDel="002748CD">
          <w:rPr>
            <w:rFonts w:ascii="Arial" w:hAnsi="Arial" w:cs="Arial"/>
            <w:color w:val="000000" w:themeColor="text1"/>
          </w:rPr>
          <w:delText>о</w:delText>
        </w:r>
      </w:del>
      <w:r w:rsidRPr="00DC2057">
        <w:rPr>
          <w:rFonts w:ascii="Arial" w:hAnsi="Arial" w:cs="Arial"/>
          <w:color w:val="000000" w:themeColor="text1"/>
        </w:rPr>
        <w:t xml:space="preserve"> </w:t>
      </w:r>
      <w:del w:id="184" w:author="Kislov Vladimir" w:date="2021-03-23T22:51:00Z">
        <w:r w:rsidRPr="002748CD" w:rsidDel="002748CD">
          <w:rPr>
            <w:rFonts w:ascii="Arial" w:hAnsi="Arial" w:cs="Arial"/>
          </w:rPr>
          <w:delText xml:space="preserve">Временной </w:delText>
        </w:r>
      </w:del>
      <w:r w:rsidRPr="002748CD">
        <w:rPr>
          <w:rFonts w:ascii="Arial" w:hAnsi="Arial" w:cs="Arial"/>
        </w:rPr>
        <w:t>инструкции по ведению плановых цен по МТР</w:t>
      </w:r>
      <w:r w:rsidRPr="00DC2057">
        <w:rPr>
          <w:rFonts w:ascii="Arial" w:hAnsi="Arial" w:cs="Arial"/>
        </w:rPr>
        <w:t xml:space="preserve">, планировщик цен устанавливает базовую цену на основе своего экспертного мнения. В этом случае </w:t>
      </w:r>
      <w:r w:rsidRPr="00DC2057">
        <w:rPr>
          <w:rFonts w:ascii="Arial" w:hAnsi="Arial" w:cs="Arial"/>
          <w:color w:val="000000" w:themeColor="text1"/>
        </w:rPr>
        <w:t>планировщик цен вносит базовую в поле «Базовая цена» и указывает способ присвоения базовой цен «Экспертное мнение»</w:t>
      </w:r>
      <w:r w:rsidRPr="00DC2057">
        <w:rPr>
          <w:rFonts w:ascii="Arial" w:hAnsi="Arial" w:cs="Arial"/>
        </w:rPr>
        <w:t xml:space="preserve">, </w:t>
      </w:r>
      <w:r w:rsidRPr="00DC2057">
        <w:rPr>
          <w:rFonts w:ascii="Arial" w:hAnsi="Arial" w:cs="Arial"/>
          <w:color w:val="000000" w:themeColor="text1"/>
        </w:rPr>
        <w:t>в поле «Дата окончания действия базовой цены» автоматически проставляется дата окончания планируемого календарного года.</w:t>
      </w:r>
    </w:p>
    <w:p w14:paraId="18AB2D1F" w14:textId="12966763" w:rsidR="00AC3B8E" w:rsidRPr="00DC2057" w:rsidRDefault="00AC3B8E" w:rsidP="00AC3B8E">
      <w:pPr>
        <w:spacing w:after="240" w:line="276" w:lineRule="auto"/>
        <w:ind w:left="360" w:firstLine="348"/>
        <w:rPr>
          <w:rFonts w:ascii="Arial" w:hAnsi="Arial" w:cs="Arial"/>
          <w:color w:val="000000" w:themeColor="text1"/>
        </w:rPr>
      </w:pPr>
      <w:r w:rsidRPr="00DC2057">
        <w:rPr>
          <w:rFonts w:ascii="Arial" w:hAnsi="Arial" w:cs="Arial"/>
          <w:color w:val="000000" w:themeColor="text1"/>
        </w:rPr>
        <w:t xml:space="preserve">Возможна загрузка цен из </w:t>
      </w:r>
      <w:proofErr w:type="spellStart"/>
      <w:r w:rsidR="00664DD2">
        <w:rPr>
          <w:rFonts w:ascii="Arial" w:hAnsi="Arial" w:cs="Arial"/>
          <w:color w:val="000000" w:themeColor="text1"/>
        </w:rPr>
        <w:t>Excel</w:t>
      </w:r>
      <w:proofErr w:type="spellEnd"/>
      <w:r w:rsidR="00664DD2">
        <w:rPr>
          <w:rFonts w:ascii="Arial" w:hAnsi="Arial" w:cs="Arial"/>
          <w:color w:val="000000" w:themeColor="text1"/>
        </w:rPr>
        <w:t>-</w:t>
      </w:r>
      <w:r w:rsidRPr="00DC2057">
        <w:rPr>
          <w:rFonts w:ascii="Arial" w:hAnsi="Arial" w:cs="Arial"/>
          <w:color w:val="000000" w:themeColor="text1"/>
        </w:rPr>
        <w:t xml:space="preserve">файла </w:t>
      </w:r>
      <w:r w:rsidR="00664DD2">
        <w:rPr>
          <w:rFonts w:ascii="Arial" w:hAnsi="Arial" w:cs="Arial"/>
          <w:color w:val="000000" w:themeColor="text1"/>
        </w:rPr>
        <w:t xml:space="preserve">установленного </w:t>
      </w:r>
      <w:r w:rsidRPr="00DC2057">
        <w:rPr>
          <w:rFonts w:ascii="Arial" w:hAnsi="Arial" w:cs="Arial"/>
          <w:color w:val="000000" w:themeColor="text1"/>
        </w:rPr>
        <w:t xml:space="preserve">формата (разработка </w:t>
      </w:r>
      <w:r w:rsidR="00664DD2" w:rsidRPr="005A0065">
        <w:rPr>
          <w:rFonts w:ascii="Arial" w:hAnsi="Arial" w:cs="Arial"/>
          <w:color w:val="000000" w:themeColor="text1"/>
        </w:rPr>
        <w:t>MM04</w:t>
      </w:r>
      <w:r w:rsidR="00664DD2" w:rsidRPr="00DC2057">
        <w:rPr>
          <w:rFonts w:ascii="Arial" w:hAnsi="Arial" w:cs="Arial"/>
          <w:color w:val="000000" w:themeColor="text1"/>
        </w:rPr>
        <w:t xml:space="preserve"> </w:t>
      </w:r>
      <w:r w:rsidRPr="00DC2057">
        <w:rPr>
          <w:rFonts w:ascii="Arial" w:hAnsi="Arial" w:cs="Arial"/>
          <w:color w:val="000000" w:themeColor="text1"/>
        </w:rPr>
        <w:t>«Ведение плановых цен»).</w:t>
      </w:r>
      <w:r>
        <w:rPr>
          <w:rFonts w:ascii="Arial" w:hAnsi="Arial" w:cs="Arial"/>
          <w:color w:val="000000" w:themeColor="text1"/>
        </w:rPr>
        <w:t xml:space="preserve">. </w:t>
      </w:r>
    </w:p>
    <w:p w14:paraId="79EECEF5" w14:textId="77777777" w:rsidR="00AC3B8E" w:rsidRPr="00247522" w:rsidRDefault="00AC3B8E" w:rsidP="00AC3B8E">
      <w:pPr>
        <w:spacing w:after="240" w:line="276" w:lineRule="auto"/>
        <w:ind w:left="567"/>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14</w:t>
      </w:r>
      <w:r w:rsidRPr="00247522">
        <w:rPr>
          <w:rFonts w:ascii="Arial" w:hAnsi="Arial" w:cs="Arial"/>
          <w:b/>
          <w:sz w:val="22"/>
        </w:rPr>
        <w:fldChar w:fldCharType="end"/>
      </w:r>
      <w:r>
        <w:rPr>
          <w:rFonts w:ascii="Arial" w:hAnsi="Arial" w:cs="Arial"/>
          <w:b/>
          <w:sz w:val="22"/>
        </w:rPr>
        <w:t>. Описание шага «Ввод базовой цены»</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0"/>
        <w:gridCol w:w="2125"/>
        <w:gridCol w:w="993"/>
        <w:gridCol w:w="1701"/>
        <w:gridCol w:w="2550"/>
        <w:gridCol w:w="977"/>
      </w:tblGrid>
      <w:tr w:rsidR="00AC3B8E" w:rsidRPr="00F94454" w14:paraId="00BF84ED" w14:textId="77777777" w:rsidTr="00AC3B8E">
        <w:trPr>
          <w:cantSplit/>
          <w:trHeight w:val="397"/>
          <w:tblHeader/>
        </w:trPr>
        <w:tc>
          <w:tcPr>
            <w:tcW w:w="899" w:type="pct"/>
            <w:shd w:val="clear" w:color="auto" w:fill="FFC000"/>
            <w:vAlign w:val="center"/>
          </w:tcPr>
          <w:p w14:paraId="59867EE5" w14:textId="77777777" w:rsidR="00AC3B8E" w:rsidRPr="00D36A72" w:rsidRDefault="00AC3B8E" w:rsidP="00AC3B8E">
            <w:pPr>
              <w:jc w:val="center"/>
              <w:rPr>
                <w:rFonts w:ascii="Arial" w:hAnsi="Arial" w:cs="Arial"/>
                <w:b/>
                <w:sz w:val="20"/>
              </w:rPr>
            </w:pPr>
            <w:r>
              <w:rPr>
                <w:rFonts w:ascii="Arial" w:hAnsi="Arial" w:cs="Arial"/>
                <w:b/>
                <w:sz w:val="20"/>
                <w:szCs w:val="20"/>
                <w:lang w:eastAsia="ru-RU"/>
              </w:rPr>
              <w:t>Номер шага</w:t>
            </w:r>
          </w:p>
        </w:tc>
        <w:tc>
          <w:tcPr>
            <w:tcW w:w="1044" w:type="pct"/>
            <w:shd w:val="clear" w:color="auto" w:fill="FFC000"/>
            <w:vAlign w:val="center"/>
          </w:tcPr>
          <w:p w14:paraId="17BEF4A1" w14:textId="77777777" w:rsidR="00AC3B8E" w:rsidRDefault="00AC3B8E" w:rsidP="00AC3B8E">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13BB8B60" w14:textId="77777777" w:rsidR="00AC3B8E" w:rsidRPr="00F94454" w:rsidRDefault="00AC3B8E" w:rsidP="00AC3B8E">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1CDE8EE9" w14:textId="77777777" w:rsidR="00AC3B8E" w:rsidRDefault="00AC3B8E" w:rsidP="00AC3B8E">
            <w:pPr>
              <w:jc w:val="center"/>
              <w:rPr>
                <w:rFonts w:ascii="Arial" w:hAnsi="Arial" w:cs="Arial"/>
                <w:b/>
                <w:sz w:val="20"/>
              </w:rPr>
            </w:pPr>
            <w:r>
              <w:rPr>
                <w:rFonts w:ascii="Arial" w:hAnsi="Arial" w:cs="Arial"/>
                <w:b/>
                <w:sz w:val="20"/>
              </w:rPr>
              <w:t>Вход</w:t>
            </w:r>
          </w:p>
        </w:tc>
        <w:tc>
          <w:tcPr>
            <w:tcW w:w="1253" w:type="pct"/>
            <w:shd w:val="clear" w:color="auto" w:fill="FFC000"/>
          </w:tcPr>
          <w:p w14:paraId="211D3A7E" w14:textId="77777777" w:rsidR="00AC3B8E" w:rsidRDefault="00AC3B8E" w:rsidP="00AC3B8E">
            <w:pPr>
              <w:jc w:val="center"/>
              <w:rPr>
                <w:rFonts w:ascii="Arial" w:hAnsi="Arial" w:cs="Arial"/>
                <w:b/>
                <w:sz w:val="20"/>
              </w:rPr>
            </w:pPr>
            <w:r>
              <w:rPr>
                <w:rFonts w:ascii="Arial" w:hAnsi="Arial" w:cs="Arial"/>
                <w:b/>
                <w:sz w:val="20"/>
              </w:rPr>
              <w:t>Результат</w:t>
            </w:r>
          </w:p>
        </w:tc>
        <w:tc>
          <w:tcPr>
            <w:tcW w:w="480" w:type="pct"/>
            <w:shd w:val="clear" w:color="auto" w:fill="FFC000"/>
          </w:tcPr>
          <w:p w14:paraId="7959AFF0" w14:textId="77777777" w:rsidR="00AC3B8E" w:rsidRDefault="00AC3B8E" w:rsidP="00AC3B8E">
            <w:pPr>
              <w:jc w:val="center"/>
              <w:rPr>
                <w:rFonts w:ascii="Arial" w:hAnsi="Arial" w:cs="Arial"/>
                <w:b/>
                <w:sz w:val="20"/>
              </w:rPr>
            </w:pPr>
            <w:r>
              <w:rPr>
                <w:rFonts w:ascii="Arial" w:hAnsi="Arial" w:cs="Arial"/>
                <w:b/>
                <w:sz w:val="20"/>
              </w:rPr>
              <w:t>Бизнес-роль</w:t>
            </w:r>
          </w:p>
        </w:tc>
      </w:tr>
      <w:tr w:rsidR="00AC3B8E" w14:paraId="402D4C10" w14:textId="77777777" w:rsidTr="004945DD">
        <w:trPr>
          <w:cantSplit/>
          <w:trHeight w:val="35"/>
        </w:trPr>
        <w:tc>
          <w:tcPr>
            <w:tcW w:w="899" w:type="pct"/>
          </w:tcPr>
          <w:p w14:paraId="4E5B1997" w14:textId="77777777" w:rsidR="00AC3B8E" w:rsidRDefault="00AC3B8E" w:rsidP="00AC3B8E">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1</w:t>
            </w:r>
            <w:r w:rsidRPr="00B613A3">
              <w:rPr>
                <w:rFonts w:ascii="Arial" w:hAnsi="Arial" w:cs="Arial"/>
                <w:sz w:val="20"/>
                <w:szCs w:val="20"/>
              </w:rPr>
              <w:t>.0</w:t>
            </w:r>
            <w:r>
              <w:rPr>
                <w:rFonts w:ascii="Arial" w:hAnsi="Arial" w:cs="Arial"/>
                <w:sz w:val="20"/>
                <w:szCs w:val="20"/>
              </w:rPr>
              <w:t>40</w:t>
            </w:r>
          </w:p>
        </w:tc>
        <w:tc>
          <w:tcPr>
            <w:tcW w:w="1044" w:type="pct"/>
          </w:tcPr>
          <w:p w14:paraId="17F1971E" w14:textId="77777777" w:rsidR="00AC3B8E" w:rsidRDefault="00AC3B8E" w:rsidP="00AC3B8E">
            <w:pPr>
              <w:jc w:val="left"/>
              <w:rPr>
                <w:rFonts w:ascii="Arial" w:hAnsi="Arial" w:cs="Arial"/>
                <w:sz w:val="20"/>
              </w:rPr>
            </w:pPr>
            <w:r>
              <w:rPr>
                <w:rFonts w:ascii="Arial" w:hAnsi="Arial" w:cs="Arial"/>
                <w:sz w:val="20"/>
              </w:rPr>
              <w:t xml:space="preserve">Базовая цена определена </w:t>
            </w:r>
          </w:p>
        </w:tc>
        <w:tc>
          <w:tcPr>
            <w:tcW w:w="488" w:type="pct"/>
            <w:shd w:val="clear" w:color="auto" w:fill="auto"/>
          </w:tcPr>
          <w:p w14:paraId="2A3F1000" w14:textId="77777777" w:rsidR="00AC3B8E" w:rsidRPr="00501E1E" w:rsidRDefault="00AC3B8E" w:rsidP="00AC3B8E">
            <w:pPr>
              <w:jc w:val="left"/>
              <w:rPr>
                <w:rFonts w:ascii="Arial" w:hAnsi="Arial" w:cs="Arial"/>
                <w:sz w:val="20"/>
                <w:szCs w:val="20"/>
              </w:rPr>
            </w:pPr>
            <w:r>
              <w:rPr>
                <w:rFonts w:ascii="Arial" w:hAnsi="Arial" w:cs="Arial"/>
                <w:sz w:val="20"/>
              </w:rPr>
              <w:t>Разработка</w:t>
            </w:r>
          </w:p>
        </w:tc>
        <w:tc>
          <w:tcPr>
            <w:tcW w:w="836" w:type="pct"/>
          </w:tcPr>
          <w:p w14:paraId="50558905" w14:textId="77777777" w:rsidR="00AC3B8E" w:rsidRPr="00CB3587" w:rsidRDefault="00AC3B8E" w:rsidP="00AC3B8E">
            <w:pPr>
              <w:jc w:val="left"/>
              <w:rPr>
                <w:rFonts w:ascii="Arial" w:hAnsi="Arial" w:cs="Arial"/>
                <w:sz w:val="20"/>
              </w:rPr>
            </w:pPr>
            <w:r>
              <w:rPr>
                <w:rFonts w:ascii="Arial" w:hAnsi="Arial" w:cs="Arial"/>
                <w:sz w:val="20"/>
              </w:rPr>
              <w:t>Результаты анализа рынка</w:t>
            </w:r>
          </w:p>
        </w:tc>
        <w:tc>
          <w:tcPr>
            <w:tcW w:w="1253" w:type="pct"/>
          </w:tcPr>
          <w:p w14:paraId="7C76676B" w14:textId="77777777" w:rsidR="00AC3B8E" w:rsidRPr="00B613A3" w:rsidRDefault="004945DD" w:rsidP="00AC3B8E">
            <w:pPr>
              <w:jc w:val="left"/>
              <w:rPr>
                <w:rFonts w:ascii="Arial" w:hAnsi="Arial" w:cs="Arial"/>
                <w:sz w:val="20"/>
              </w:rPr>
            </w:pPr>
            <w:r>
              <w:rPr>
                <w:rFonts w:ascii="Arial" w:hAnsi="Arial" w:cs="Arial"/>
                <w:sz w:val="20"/>
              </w:rPr>
              <w:t>Базовая цена введена</w:t>
            </w:r>
          </w:p>
        </w:tc>
        <w:tc>
          <w:tcPr>
            <w:tcW w:w="480" w:type="pct"/>
          </w:tcPr>
          <w:p w14:paraId="656A7592" w14:textId="77777777" w:rsidR="00AC3B8E" w:rsidRPr="00B613A3" w:rsidRDefault="004945DD" w:rsidP="00AC3B8E">
            <w:pPr>
              <w:jc w:val="left"/>
              <w:rPr>
                <w:rFonts w:ascii="Arial" w:hAnsi="Arial" w:cs="Arial"/>
                <w:sz w:val="20"/>
              </w:rPr>
            </w:pPr>
            <w:r>
              <w:rPr>
                <w:rFonts w:ascii="Arial" w:hAnsi="Arial" w:cs="Arial"/>
                <w:sz w:val="20"/>
              </w:rPr>
              <w:t>-Планировщик цен</w:t>
            </w:r>
          </w:p>
        </w:tc>
      </w:tr>
    </w:tbl>
    <w:p w14:paraId="24CBDC7A" w14:textId="77777777" w:rsidR="00AC3B8E" w:rsidRDefault="00AC3B8E" w:rsidP="006F2291">
      <w:pPr>
        <w:pStyle w:val="4"/>
        <w:spacing w:before="120"/>
        <w:ind w:left="1713" w:hanging="862"/>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 xml:space="preserve">ПП-10.03.01.050 </w:t>
      </w:r>
      <w:r w:rsidRPr="0012135C">
        <w:rPr>
          <w:rFonts w:eastAsiaTheme="majorEastAsia" w:cstheme="majorBidi"/>
          <w:b/>
          <w:i w:val="0"/>
          <w:caps w:val="0"/>
          <w:sz w:val="24"/>
          <w:szCs w:val="24"/>
        </w:rPr>
        <w:t xml:space="preserve">– </w:t>
      </w:r>
      <w:r>
        <w:rPr>
          <w:rFonts w:eastAsiaTheme="majorEastAsia" w:cstheme="majorBidi"/>
          <w:b/>
          <w:i w:val="0"/>
          <w:caps w:val="0"/>
          <w:sz w:val="24"/>
          <w:szCs w:val="24"/>
        </w:rPr>
        <w:t xml:space="preserve">Установка индикатора «Снят с </w:t>
      </w:r>
      <w:r w:rsidR="000B7D2D">
        <w:rPr>
          <w:rFonts w:eastAsiaTheme="majorEastAsia" w:cstheme="majorBidi"/>
          <w:b/>
          <w:i w:val="0"/>
          <w:caps w:val="0"/>
          <w:sz w:val="24"/>
          <w:szCs w:val="24"/>
        </w:rPr>
        <w:t>производства», выбор заменителя</w:t>
      </w:r>
    </w:p>
    <w:p w14:paraId="3BD605EB" w14:textId="77777777" w:rsidR="000B7D2D" w:rsidRPr="000B7D2D" w:rsidRDefault="000B7D2D" w:rsidP="000B7D2D">
      <w:pPr>
        <w:rPr>
          <w:rFonts w:eastAsiaTheme="majorEastAsia"/>
        </w:rPr>
      </w:pPr>
    </w:p>
    <w:p w14:paraId="1CADDACB" w14:textId="77777777" w:rsidR="00AC3B8E" w:rsidRPr="00DC2057" w:rsidRDefault="00AC3B8E" w:rsidP="00AC3B8E">
      <w:pPr>
        <w:spacing w:after="240" w:line="276" w:lineRule="auto"/>
        <w:ind w:firstLine="708"/>
        <w:rPr>
          <w:rFonts w:ascii="Arial" w:hAnsi="Arial" w:cs="Arial"/>
        </w:rPr>
      </w:pPr>
      <w:r w:rsidRPr="00DC2057">
        <w:rPr>
          <w:rFonts w:ascii="Arial" w:hAnsi="Arial" w:cs="Arial"/>
        </w:rPr>
        <w:t>Шаг актуален для сценария 1. Ведение плановых/прогнозных цен на МТР и тарифицированные работы, услуги.</w:t>
      </w:r>
    </w:p>
    <w:p w14:paraId="54AF7017" w14:textId="42CFACE6" w:rsidR="00AC3B8E" w:rsidRPr="00DC2057" w:rsidRDefault="00AC3B8E" w:rsidP="00AC3B8E">
      <w:pPr>
        <w:spacing w:after="240" w:line="276" w:lineRule="auto"/>
        <w:ind w:firstLine="567"/>
        <w:rPr>
          <w:rFonts w:ascii="Arial" w:hAnsi="Arial" w:cs="Arial"/>
          <w:color w:val="000000" w:themeColor="text1"/>
        </w:rPr>
      </w:pPr>
      <w:r w:rsidRPr="00DC2057">
        <w:rPr>
          <w:rFonts w:ascii="Arial" w:hAnsi="Arial" w:cs="Arial"/>
          <w:color w:val="000000" w:themeColor="text1"/>
        </w:rPr>
        <w:t>Если в результате анализа рынка планировщик цен получил информацию о снятии МТР с производства, то в отчете «Ведение плановых цен» (разработка</w:t>
      </w:r>
      <w:r w:rsidR="00664DD2" w:rsidRPr="00664DD2">
        <w:rPr>
          <w:rFonts w:ascii="Arial" w:hAnsi="Arial" w:cs="Arial"/>
          <w:color w:val="000000" w:themeColor="text1"/>
        </w:rPr>
        <w:t xml:space="preserve"> </w:t>
      </w:r>
      <w:r w:rsidR="00664DD2" w:rsidRPr="005A0065">
        <w:rPr>
          <w:rFonts w:ascii="Arial" w:hAnsi="Arial" w:cs="Arial"/>
          <w:color w:val="000000" w:themeColor="text1"/>
        </w:rPr>
        <w:t>MM04</w:t>
      </w:r>
      <w:r w:rsidRPr="00DC2057">
        <w:rPr>
          <w:rFonts w:ascii="Arial" w:hAnsi="Arial" w:cs="Arial"/>
          <w:color w:val="000000" w:themeColor="text1"/>
        </w:rPr>
        <w:t xml:space="preserve"> «Ведение плановых цен») он выделяет требуемую позицию и нажимае</w:t>
      </w:r>
      <w:r>
        <w:rPr>
          <w:rFonts w:ascii="Arial" w:hAnsi="Arial" w:cs="Arial"/>
          <w:color w:val="000000" w:themeColor="text1"/>
        </w:rPr>
        <w:t>т кнопку «Снят</w:t>
      </w:r>
      <w:r w:rsidR="00D64DF3">
        <w:rPr>
          <w:rFonts w:ascii="Arial" w:hAnsi="Arial" w:cs="Arial"/>
          <w:color w:val="000000" w:themeColor="text1"/>
        </w:rPr>
        <w:t>ь</w:t>
      </w:r>
      <w:r>
        <w:rPr>
          <w:rFonts w:ascii="Arial" w:hAnsi="Arial" w:cs="Arial"/>
          <w:color w:val="000000" w:themeColor="text1"/>
        </w:rPr>
        <w:t xml:space="preserve"> с производства».</w:t>
      </w:r>
      <w:r w:rsidRPr="00DC2057">
        <w:rPr>
          <w:rFonts w:ascii="Arial" w:hAnsi="Arial" w:cs="Arial"/>
          <w:color w:val="000000" w:themeColor="text1"/>
        </w:rPr>
        <w:t xml:space="preserve"> После установки индикатора «Снято с производства»: </w:t>
      </w:r>
    </w:p>
    <w:p w14:paraId="696C1418" w14:textId="49E8E5BF" w:rsidR="00AC3B8E" w:rsidRPr="00DC2057" w:rsidRDefault="00AC3B8E" w:rsidP="005F6568">
      <w:pPr>
        <w:numPr>
          <w:ilvl w:val="0"/>
          <w:numId w:val="24"/>
        </w:numPr>
        <w:spacing w:after="240" w:line="276" w:lineRule="auto"/>
        <w:rPr>
          <w:rFonts w:ascii="Arial" w:hAnsi="Arial" w:cs="Arial"/>
          <w:color w:val="000000" w:themeColor="text1"/>
        </w:rPr>
      </w:pPr>
      <w:r w:rsidRPr="00DC2057">
        <w:rPr>
          <w:rFonts w:ascii="Arial" w:hAnsi="Arial" w:cs="Arial"/>
          <w:color w:val="000000" w:themeColor="text1"/>
        </w:rPr>
        <w:t xml:space="preserve">Планировщик потребности (пользователь, создавший заявку на списание МТР, планировщик </w:t>
      </w:r>
      <w:proofErr w:type="spellStart"/>
      <w:r w:rsidRPr="00DC2057">
        <w:rPr>
          <w:rFonts w:ascii="Arial" w:hAnsi="Arial" w:cs="Arial"/>
          <w:color w:val="000000" w:themeColor="text1"/>
        </w:rPr>
        <w:t>ТОиР</w:t>
      </w:r>
      <w:proofErr w:type="spellEnd"/>
      <w:r w:rsidRPr="00DC2057">
        <w:rPr>
          <w:rFonts w:ascii="Arial" w:hAnsi="Arial" w:cs="Arial"/>
          <w:color w:val="000000" w:themeColor="text1"/>
        </w:rPr>
        <w:t xml:space="preserve">, </w:t>
      </w:r>
      <w:r>
        <w:rPr>
          <w:rFonts w:ascii="Arial" w:hAnsi="Arial" w:cs="Arial"/>
          <w:color w:val="000000" w:themeColor="text1"/>
        </w:rPr>
        <w:t>комплектовщик КС</w:t>
      </w:r>
      <w:r w:rsidRPr="00DC2057">
        <w:rPr>
          <w:rFonts w:ascii="Arial" w:hAnsi="Arial" w:cs="Arial"/>
          <w:color w:val="000000" w:themeColor="text1"/>
        </w:rPr>
        <w:t>) получит уведомление по корпоративной электронной почте о снятии МТР с производства с предложением замены</w:t>
      </w:r>
      <w:r w:rsidR="00D64DF3">
        <w:rPr>
          <w:rFonts w:ascii="Arial" w:hAnsi="Arial" w:cs="Arial"/>
          <w:color w:val="000000" w:themeColor="text1"/>
        </w:rPr>
        <w:t xml:space="preserve"> на аналоги</w:t>
      </w:r>
      <w:r>
        <w:rPr>
          <w:rFonts w:ascii="Arial" w:hAnsi="Arial" w:cs="Arial"/>
          <w:color w:val="000000" w:themeColor="text1"/>
        </w:rPr>
        <w:t>, в случае если отсутствуют доступные запасы на складах компании</w:t>
      </w:r>
      <w:r w:rsidRPr="00DC2057">
        <w:rPr>
          <w:rFonts w:ascii="Arial" w:hAnsi="Arial" w:cs="Arial"/>
          <w:color w:val="000000" w:themeColor="text1"/>
        </w:rPr>
        <w:t>.</w:t>
      </w:r>
    </w:p>
    <w:p w14:paraId="724BD294" w14:textId="77777777" w:rsidR="00AC3B8E" w:rsidRPr="005617F0" w:rsidRDefault="00AC3B8E" w:rsidP="005F6568">
      <w:pPr>
        <w:pStyle w:val="afa"/>
        <w:numPr>
          <w:ilvl w:val="0"/>
          <w:numId w:val="24"/>
        </w:numPr>
        <w:spacing w:after="240" w:line="276" w:lineRule="auto"/>
        <w:rPr>
          <w:rFonts w:ascii="Arial" w:hAnsi="Arial" w:cs="Arial"/>
          <w:color w:val="000000" w:themeColor="text1"/>
        </w:rPr>
      </w:pPr>
      <w:r>
        <w:rPr>
          <w:rFonts w:ascii="Arial" w:hAnsi="Arial" w:cs="Arial"/>
          <w:color w:val="000000" w:themeColor="text1"/>
        </w:rPr>
        <w:t>Планировщик цен формирует заявку на блокировку кода ЕК МТР для</w:t>
      </w:r>
      <w:r w:rsidRPr="005617F0">
        <w:rPr>
          <w:rFonts w:ascii="Arial" w:hAnsi="Arial" w:cs="Arial"/>
          <w:color w:val="000000" w:themeColor="text1"/>
        </w:rPr>
        <w:t xml:space="preserve"> Закупок, что означает, что данный материал не будет доступен при формировании документов </w:t>
      </w:r>
      <w:r>
        <w:rPr>
          <w:rFonts w:ascii="Arial" w:hAnsi="Arial" w:cs="Arial"/>
          <w:color w:val="000000" w:themeColor="text1"/>
        </w:rPr>
        <w:t>закупки. Заявку на блокировку формируется в рамках процесса Управление НСИ.</w:t>
      </w:r>
    </w:p>
    <w:p w14:paraId="61DA6D40" w14:textId="7E48584D" w:rsidR="00AC3B8E" w:rsidRPr="003C1EDD" w:rsidRDefault="00D64DF3" w:rsidP="00AC3B8E">
      <w:pPr>
        <w:spacing w:after="240" w:line="276" w:lineRule="auto"/>
        <w:ind w:firstLine="567"/>
        <w:rPr>
          <w:rFonts w:ascii="Arial" w:hAnsi="Arial" w:cs="Arial"/>
          <w:color w:val="000000" w:themeColor="text1"/>
        </w:rPr>
      </w:pPr>
      <w:r>
        <w:rPr>
          <w:rFonts w:ascii="Arial" w:hAnsi="Arial" w:cs="Arial"/>
          <w:color w:val="000000" w:themeColor="text1"/>
        </w:rPr>
        <w:t>Если нажата кнопка «Снять с производства»</w:t>
      </w:r>
      <w:r w:rsidR="00AC3B8E">
        <w:rPr>
          <w:rFonts w:ascii="Arial" w:hAnsi="Arial" w:cs="Arial"/>
          <w:color w:val="000000" w:themeColor="text1"/>
        </w:rPr>
        <w:t>,</w:t>
      </w:r>
      <w:r>
        <w:rPr>
          <w:rFonts w:ascii="Arial" w:hAnsi="Arial" w:cs="Arial"/>
          <w:color w:val="000000" w:themeColor="text1"/>
        </w:rPr>
        <w:t xml:space="preserve"> то система автоматически устанавливает цену запаса в качестве Базовой и Плановой цены</w:t>
      </w:r>
      <w:r w:rsidR="00AC3B8E">
        <w:rPr>
          <w:rFonts w:ascii="Arial" w:hAnsi="Arial" w:cs="Arial"/>
          <w:color w:val="000000" w:themeColor="text1"/>
        </w:rPr>
        <w:t xml:space="preserve">, и </w:t>
      </w:r>
      <w:r w:rsidR="00AC3B8E" w:rsidRPr="00DC2057">
        <w:rPr>
          <w:rFonts w:ascii="Arial" w:hAnsi="Arial" w:cs="Arial"/>
          <w:color w:val="000000" w:themeColor="text1"/>
        </w:rPr>
        <w:t>указывает способ присвоения базовой цены</w:t>
      </w:r>
      <w:r w:rsidR="00AC3B8E">
        <w:rPr>
          <w:rFonts w:ascii="Arial" w:hAnsi="Arial" w:cs="Arial"/>
          <w:color w:val="000000" w:themeColor="text1"/>
        </w:rPr>
        <w:t xml:space="preserve"> «МТР </w:t>
      </w:r>
      <w:r>
        <w:rPr>
          <w:rFonts w:ascii="Arial" w:hAnsi="Arial" w:cs="Arial"/>
          <w:color w:val="000000" w:themeColor="text1"/>
        </w:rPr>
        <w:t>снят с производства</w:t>
      </w:r>
      <w:r w:rsidR="00E46EF0">
        <w:rPr>
          <w:rFonts w:ascii="Arial" w:hAnsi="Arial" w:cs="Arial"/>
          <w:color w:val="000000" w:themeColor="text1"/>
        </w:rPr>
        <w:t>, цена запаса</w:t>
      </w:r>
      <w:r>
        <w:rPr>
          <w:rFonts w:ascii="Arial" w:hAnsi="Arial" w:cs="Arial"/>
          <w:color w:val="000000" w:themeColor="text1"/>
        </w:rPr>
        <w:t>», также статус цены становится «Снят с производства».</w:t>
      </w:r>
    </w:p>
    <w:p w14:paraId="139E2943" w14:textId="77777777" w:rsidR="00AC3B8E" w:rsidRPr="00EA70A2" w:rsidRDefault="00AC3B8E" w:rsidP="00AC3B8E">
      <w:pPr>
        <w:pStyle w:val="afa"/>
        <w:spacing w:after="240" w:line="276" w:lineRule="auto"/>
        <w:ind w:left="927"/>
        <w:rPr>
          <w:rFonts w:ascii="Arial" w:hAnsi="Arial" w:cs="Arial"/>
          <w:b/>
          <w:sz w:val="22"/>
        </w:rPr>
      </w:pPr>
      <w:r w:rsidRPr="00EA70A2">
        <w:rPr>
          <w:rFonts w:ascii="Arial" w:hAnsi="Arial" w:cs="Arial"/>
          <w:b/>
          <w:sz w:val="22"/>
        </w:rPr>
        <w:lastRenderedPageBreak/>
        <w:t xml:space="preserve">Таблица </w:t>
      </w:r>
      <w:r w:rsidRPr="00EA70A2">
        <w:rPr>
          <w:rFonts w:ascii="Arial" w:hAnsi="Arial" w:cs="Arial"/>
          <w:b/>
          <w:sz w:val="22"/>
        </w:rPr>
        <w:fldChar w:fldCharType="begin"/>
      </w:r>
      <w:r w:rsidRPr="00EA70A2">
        <w:rPr>
          <w:rFonts w:ascii="Arial" w:hAnsi="Arial" w:cs="Arial"/>
          <w:b/>
          <w:sz w:val="22"/>
        </w:rPr>
        <w:instrText xml:space="preserve"> SEQ Таблица \* ARABIC </w:instrText>
      </w:r>
      <w:r w:rsidRPr="00EA70A2">
        <w:rPr>
          <w:rFonts w:ascii="Arial" w:hAnsi="Arial" w:cs="Arial"/>
          <w:b/>
          <w:sz w:val="22"/>
        </w:rPr>
        <w:fldChar w:fldCharType="separate"/>
      </w:r>
      <w:r w:rsidR="005578C5">
        <w:rPr>
          <w:rFonts w:ascii="Arial" w:hAnsi="Arial" w:cs="Arial"/>
          <w:b/>
          <w:noProof/>
          <w:sz w:val="22"/>
        </w:rPr>
        <w:t>15</w:t>
      </w:r>
      <w:r w:rsidRPr="00EA70A2">
        <w:rPr>
          <w:rFonts w:ascii="Arial" w:hAnsi="Arial" w:cs="Arial"/>
          <w:b/>
          <w:sz w:val="22"/>
        </w:rPr>
        <w:fldChar w:fldCharType="end"/>
      </w:r>
      <w:r w:rsidRPr="00EA70A2">
        <w:rPr>
          <w:rFonts w:ascii="Arial" w:hAnsi="Arial" w:cs="Arial"/>
          <w:b/>
          <w:sz w:val="22"/>
        </w:rPr>
        <w:t>. Описание шага «Установка индикатора «Снят с производства», выбор заменителя»</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0"/>
        <w:gridCol w:w="2125"/>
        <w:gridCol w:w="993"/>
        <w:gridCol w:w="1701"/>
        <w:gridCol w:w="2550"/>
        <w:gridCol w:w="977"/>
      </w:tblGrid>
      <w:tr w:rsidR="00AC3B8E" w:rsidRPr="00F94454" w14:paraId="5D466423" w14:textId="77777777" w:rsidTr="00AC3B8E">
        <w:trPr>
          <w:cantSplit/>
          <w:trHeight w:val="397"/>
          <w:tblHeader/>
        </w:trPr>
        <w:tc>
          <w:tcPr>
            <w:tcW w:w="899" w:type="pct"/>
            <w:shd w:val="clear" w:color="auto" w:fill="FFC000"/>
            <w:vAlign w:val="center"/>
          </w:tcPr>
          <w:p w14:paraId="35A1B03B" w14:textId="77777777" w:rsidR="00AC3B8E" w:rsidRPr="00D36A72" w:rsidRDefault="00AC3B8E" w:rsidP="00AC3B8E">
            <w:pPr>
              <w:jc w:val="center"/>
              <w:rPr>
                <w:rFonts w:ascii="Arial" w:hAnsi="Arial" w:cs="Arial"/>
                <w:b/>
                <w:sz w:val="20"/>
              </w:rPr>
            </w:pPr>
            <w:r>
              <w:rPr>
                <w:rFonts w:ascii="Arial" w:hAnsi="Arial" w:cs="Arial"/>
                <w:b/>
                <w:sz w:val="20"/>
                <w:szCs w:val="20"/>
                <w:lang w:eastAsia="ru-RU"/>
              </w:rPr>
              <w:t>Номер шага</w:t>
            </w:r>
          </w:p>
        </w:tc>
        <w:tc>
          <w:tcPr>
            <w:tcW w:w="1044" w:type="pct"/>
            <w:shd w:val="clear" w:color="auto" w:fill="FFC000"/>
            <w:vAlign w:val="center"/>
          </w:tcPr>
          <w:p w14:paraId="16F28673" w14:textId="77777777" w:rsidR="00AC3B8E" w:rsidRDefault="00AC3B8E" w:rsidP="00AC3B8E">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711CBA66" w14:textId="77777777" w:rsidR="00AC3B8E" w:rsidRPr="00F94454" w:rsidRDefault="00AC3B8E" w:rsidP="00AC3B8E">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7627C5F9" w14:textId="77777777" w:rsidR="00AC3B8E" w:rsidRDefault="00AC3B8E" w:rsidP="00AC3B8E">
            <w:pPr>
              <w:jc w:val="center"/>
              <w:rPr>
                <w:rFonts w:ascii="Arial" w:hAnsi="Arial" w:cs="Arial"/>
                <w:b/>
                <w:sz w:val="20"/>
              </w:rPr>
            </w:pPr>
            <w:r>
              <w:rPr>
                <w:rFonts w:ascii="Arial" w:hAnsi="Arial" w:cs="Arial"/>
                <w:b/>
                <w:sz w:val="20"/>
              </w:rPr>
              <w:t>Вход</w:t>
            </w:r>
          </w:p>
        </w:tc>
        <w:tc>
          <w:tcPr>
            <w:tcW w:w="1253" w:type="pct"/>
            <w:shd w:val="clear" w:color="auto" w:fill="FFC000"/>
          </w:tcPr>
          <w:p w14:paraId="6EE2E973" w14:textId="77777777" w:rsidR="00AC3B8E" w:rsidRDefault="00AC3B8E" w:rsidP="00AC3B8E">
            <w:pPr>
              <w:jc w:val="center"/>
              <w:rPr>
                <w:rFonts w:ascii="Arial" w:hAnsi="Arial" w:cs="Arial"/>
                <w:b/>
                <w:sz w:val="20"/>
              </w:rPr>
            </w:pPr>
            <w:r>
              <w:rPr>
                <w:rFonts w:ascii="Arial" w:hAnsi="Arial" w:cs="Arial"/>
                <w:b/>
                <w:sz w:val="20"/>
              </w:rPr>
              <w:t>Результат</w:t>
            </w:r>
          </w:p>
        </w:tc>
        <w:tc>
          <w:tcPr>
            <w:tcW w:w="480" w:type="pct"/>
            <w:shd w:val="clear" w:color="auto" w:fill="FFC000"/>
          </w:tcPr>
          <w:p w14:paraId="1222D4B2" w14:textId="77777777" w:rsidR="00AC3B8E" w:rsidRDefault="00AC3B8E" w:rsidP="00AC3B8E">
            <w:pPr>
              <w:jc w:val="center"/>
              <w:rPr>
                <w:rFonts w:ascii="Arial" w:hAnsi="Arial" w:cs="Arial"/>
                <w:b/>
                <w:sz w:val="20"/>
              </w:rPr>
            </w:pPr>
            <w:r>
              <w:rPr>
                <w:rFonts w:ascii="Arial" w:hAnsi="Arial" w:cs="Arial"/>
                <w:b/>
                <w:sz w:val="20"/>
              </w:rPr>
              <w:t>Бизнес-роль</w:t>
            </w:r>
          </w:p>
        </w:tc>
      </w:tr>
      <w:tr w:rsidR="00AC3B8E" w14:paraId="6714F6AD" w14:textId="77777777" w:rsidTr="00AC3B8E">
        <w:trPr>
          <w:cantSplit/>
          <w:trHeight w:val="681"/>
        </w:trPr>
        <w:tc>
          <w:tcPr>
            <w:tcW w:w="899" w:type="pct"/>
          </w:tcPr>
          <w:p w14:paraId="707C8ABF" w14:textId="77777777" w:rsidR="00AC3B8E" w:rsidRDefault="00AC3B8E" w:rsidP="00AC3B8E">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1</w:t>
            </w:r>
            <w:r w:rsidRPr="00B613A3">
              <w:rPr>
                <w:rFonts w:ascii="Arial" w:hAnsi="Arial" w:cs="Arial"/>
                <w:sz w:val="20"/>
                <w:szCs w:val="20"/>
              </w:rPr>
              <w:t>.0</w:t>
            </w:r>
            <w:r>
              <w:rPr>
                <w:rFonts w:ascii="Arial" w:hAnsi="Arial" w:cs="Arial"/>
                <w:sz w:val="20"/>
                <w:szCs w:val="20"/>
              </w:rPr>
              <w:t>50</w:t>
            </w:r>
          </w:p>
        </w:tc>
        <w:tc>
          <w:tcPr>
            <w:tcW w:w="1044" w:type="pct"/>
          </w:tcPr>
          <w:p w14:paraId="74E3C123" w14:textId="77777777" w:rsidR="00AC3B8E" w:rsidRDefault="00AC3B8E" w:rsidP="00AC3B8E">
            <w:pPr>
              <w:jc w:val="left"/>
              <w:rPr>
                <w:rFonts w:ascii="Arial" w:hAnsi="Arial" w:cs="Arial"/>
                <w:sz w:val="20"/>
              </w:rPr>
            </w:pPr>
            <w:r>
              <w:rPr>
                <w:rFonts w:ascii="Arial" w:hAnsi="Arial" w:cs="Arial"/>
                <w:sz w:val="20"/>
              </w:rPr>
              <w:t xml:space="preserve">МТР снят с производства </w:t>
            </w:r>
          </w:p>
        </w:tc>
        <w:tc>
          <w:tcPr>
            <w:tcW w:w="488" w:type="pct"/>
            <w:shd w:val="clear" w:color="auto" w:fill="auto"/>
          </w:tcPr>
          <w:p w14:paraId="60755060" w14:textId="77777777" w:rsidR="00AC3B8E" w:rsidRPr="00501E1E" w:rsidRDefault="00AC3B8E" w:rsidP="00AC3B8E">
            <w:pPr>
              <w:jc w:val="left"/>
              <w:rPr>
                <w:rFonts w:ascii="Arial" w:hAnsi="Arial" w:cs="Arial"/>
                <w:sz w:val="20"/>
                <w:szCs w:val="20"/>
              </w:rPr>
            </w:pPr>
            <w:r>
              <w:rPr>
                <w:rFonts w:ascii="Arial" w:hAnsi="Arial" w:cs="Arial"/>
                <w:sz w:val="20"/>
              </w:rPr>
              <w:t>Разработка</w:t>
            </w:r>
          </w:p>
        </w:tc>
        <w:tc>
          <w:tcPr>
            <w:tcW w:w="836" w:type="pct"/>
          </w:tcPr>
          <w:p w14:paraId="0F996C0A" w14:textId="77777777" w:rsidR="00AC3B8E" w:rsidRPr="00CB3587" w:rsidRDefault="00AC3B8E" w:rsidP="00AC3B8E">
            <w:pPr>
              <w:jc w:val="left"/>
              <w:rPr>
                <w:rFonts w:ascii="Arial" w:hAnsi="Arial" w:cs="Arial"/>
                <w:sz w:val="20"/>
              </w:rPr>
            </w:pPr>
            <w:r>
              <w:rPr>
                <w:rFonts w:ascii="Arial" w:hAnsi="Arial" w:cs="Arial"/>
                <w:sz w:val="20"/>
              </w:rPr>
              <w:t>Информация от поставщика о снятии МТР с производства</w:t>
            </w:r>
          </w:p>
        </w:tc>
        <w:tc>
          <w:tcPr>
            <w:tcW w:w="1253" w:type="pct"/>
          </w:tcPr>
          <w:p w14:paraId="0BD26419" w14:textId="05AB3E4F" w:rsidR="00AC3B8E" w:rsidRDefault="00AC3B8E" w:rsidP="00AC3B8E">
            <w:pPr>
              <w:jc w:val="left"/>
              <w:rPr>
                <w:rFonts w:ascii="Arial" w:hAnsi="Arial" w:cs="Arial"/>
                <w:sz w:val="20"/>
              </w:rPr>
            </w:pPr>
            <w:r>
              <w:rPr>
                <w:rFonts w:ascii="Arial" w:hAnsi="Arial" w:cs="Arial"/>
                <w:sz w:val="20"/>
              </w:rPr>
              <w:t xml:space="preserve">Установлен </w:t>
            </w:r>
            <w:r w:rsidR="00D64DF3">
              <w:rPr>
                <w:rFonts w:ascii="Arial" w:hAnsi="Arial" w:cs="Arial"/>
                <w:sz w:val="20"/>
              </w:rPr>
              <w:t>статус</w:t>
            </w:r>
            <w:r>
              <w:rPr>
                <w:rFonts w:ascii="Arial" w:hAnsi="Arial" w:cs="Arial"/>
                <w:sz w:val="20"/>
              </w:rPr>
              <w:t xml:space="preserve"> «Снят с производства»</w:t>
            </w:r>
          </w:p>
          <w:p w14:paraId="2156C9DB" w14:textId="77777777" w:rsidR="00AC3B8E" w:rsidRDefault="00AC3B8E" w:rsidP="00AC3B8E">
            <w:pPr>
              <w:jc w:val="left"/>
              <w:rPr>
                <w:rFonts w:ascii="Arial" w:hAnsi="Arial" w:cs="Arial"/>
                <w:sz w:val="20"/>
              </w:rPr>
            </w:pPr>
          </w:p>
          <w:p w14:paraId="198AA7EF" w14:textId="77777777" w:rsidR="00AC3B8E" w:rsidRPr="00B613A3" w:rsidRDefault="00AC3B8E" w:rsidP="00AC3B8E">
            <w:pPr>
              <w:jc w:val="left"/>
              <w:rPr>
                <w:rFonts w:ascii="Arial" w:hAnsi="Arial" w:cs="Arial"/>
                <w:sz w:val="20"/>
              </w:rPr>
            </w:pPr>
            <w:r>
              <w:rPr>
                <w:rFonts w:ascii="Arial" w:hAnsi="Arial" w:cs="Arial"/>
                <w:sz w:val="20"/>
              </w:rPr>
              <w:t>Необходимо изменить данные объекта НСИ</w:t>
            </w:r>
          </w:p>
        </w:tc>
        <w:tc>
          <w:tcPr>
            <w:tcW w:w="480" w:type="pct"/>
          </w:tcPr>
          <w:p w14:paraId="77593956" w14:textId="77777777" w:rsidR="00AC3B8E" w:rsidRDefault="00AC3B8E" w:rsidP="00AC3B8E">
            <w:pPr>
              <w:jc w:val="left"/>
              <w:rPr>
                <w:rFonts w:ascii="Arial" w:hAnsi="Arial" w:cs="Arial"/>
                <w:sz w:val="20"/>
              </w:rPr>
            </w:pPr>
            <w:r>
              <w:rPr>
                <w:rFonts w:ascii="Arial" w:hAnsi="Arial" w:cs="Arial"/>
                <w:sz w:val="20"/>
              </w:rPr>
              <w:t>-Планировщик цен</w:t>
            </w:r>
          </w:p>
          <w:p w14:paraId="34F99D51" w14:textId="77777777" w:rsidR="00AC3B8E" w:rsidRPr="00B613A3" w:rsidRDefault="00AC3B8E" w:rsidP="00AC3B8E">
            <w:pPr>
              <w:jc w:val="left"/>
              <w:rPr>
                <w:rFonts w:ascii="Arial" w:hAnsi="Arial" w:cs="Arial"/>
                <w:sz w:val="20"/>
              </w:rPr>
            </w:pPr>
          </w:p>
        </w:tc>
      </w:tr>
    </w:tbl>
    <w:p w14:paraId="2A484B47" w14:textId="77777777" w:rsidR="00AC3B8E" w:rsidRPr="00EA70A2" w:rsidRDefault="00AC3B8E" w:rsidP="00AC3B8E">
      <w:pPr>
        <w:spacing w:after="240" w:line="276" w:lineRule="auto"/>
        <w:rPr>
          <w:rFonts w:ascii="Arial" w:hAnsi="Arial" w:cs="Arial"/>
          <w:color w:val="000000" w:themeColor="text1"/>
        </w:rPr>
      </w:pPr>
    </w:p>
    <w:p w14:paraId="327CA302" w14:textId="77777777" w:rsidR="00AC3B8E" w:rsidRDefault="00AC3B8E" w:rsidP="00AC3B8E">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 xml:space="preserve">ПП-10.03.01.060 </w:t>
      </w:r>
      <w:r w:rsidRPr="0012135C">
        <w:rPr>
          <w:rFonts w:eastAsiaTheme="majorEastAsia" w:cstheme="majorBidi"/>
          <w:b/>
          <w:i w:val="0"/>
          <w:caps w:val="0"/>
          <w:sz w:val="24"/>
          <w:szCs w:val="24"/>
        </w:rPr>
        <w:t xml:space="preserve">– </w:t>
      </w:r>
      <w:r w:rsidR="000B7D2D">
        <w:rPr>
          <w:rFonts w:eastAsiaTheme="majorEastAsia" w:cstheme="majorBidi"/>
          <w:b/>
          <w:i w:val="0"/>
          <w:caps w:val="0"/>
          <w:sz w:val="24"/>
          <w:szCs w:val="24"/>
        </w:rPr>
        <w:t>Формирование плановой цены</w:t>
      </w:r>
    </w:p>
    <w:p w14:paraId="728650C0" w14:textId="77777777" w:rsidR="000B7D2D" w:rsidRPr="000B7D2D" w:rsidRDefault="000B7D2D" w:rsidP="000B7D2D">
      <w:pPr>
        <w:rPr>
          <w:rFonts w:eastAsiaTheme="majorEastAsia"/>
        </w:rPr>
      </w:pPr>
    </w:p>
    <w:p w14:paraId="25D4CB77" w14:textId="77777777" w:rsidR="00AC3B8E" w:rsidRDefault="00AC3B8E" w:rsidP="00AC3B8E">
      <w:pPr>
        <w:spacing w:after="240" w:line="276" w:lineRule="auto"/>
        <w:ind w:firstLine="708"/>
        <w:rPr>
          <w:rFonts w:ascii="Arial" w:hAnsi="Arial" w:cs="Arial"/>
        </w:rPr>
      </w:pPr>
      <w:r>
        <w:rPr>
          <w:rFonts w:ascii="Arial" w:hAnsi="Arial" w:cs="Arial"/>
        </w:rPr>
        <w:t>Шаг актуален для сценария 1. Ведение плановых/прогнозных цен на МТР и тарифицированные работы, услуги.</w:t>
      </w:r>
    </w:p>
    <w:p w14:paraId="6F8E557E" w14:textId="03124028" w:rsidR="00AC3B8E" w:rsidRDefault="00AC3B8E" w:rsidP="00AC3B8E">
      <w:pPr>
        <w:spacing w:after="240" w:line="276" w:lineRule="auto"/>
        <w:ind w:firstLine="567"/>
        <w:rPr>
          <w:rFonts w:ascii="Arial" w:hAnsi="Arial" w:cs="Arial"/>
          <w:color w:val="000000" w:themeColor="text1"/>
        </w:rPr>
      </w:pPr>
      <w:r>
        <w:rPr>
          <w:rFonts w:ascii="Arial" w:hAnsi="Arial" w:cs="Arial"/>
          <w:color w:val="000000" w:themeColor="text1"/>
        </w:rPr>
        <w:t xml:space="preserve">После определения базовой цены планировщик цен в отчете «Ведение плановых цен», выделяет позиции, для которых необходимо сформировать </w:t>
      </w:r>
      <w:r w:rsidR="00F76457">
        <w:rPr>
          <w:rFonts w:ascii="Arial" w:hAnsi="Arial" w:cs="Arial"/>
          <w:color w:val="000000" w:themeColor="text1"/>
        </w:rPr>
        <w:t xml:space="preserve">плановые </w:t>
      </w:r>
      <w:r>
        <w:rPr>
          <w:rFonts w:ascii="Arial" w:hAnsi="Arial" w:cs="Arial"/>
          <w:color w:val="000000" w:themeColor="text1"/>
        </w:rPr>
        <w:t xml:space="preserve">цены, и нажимает кнопку «Сформировать цену». </w:t>
      </w:r>
      <w:r w:rsidR="00F76457">
        <w:rPr>
          <w:rFonts w:ascii="Arial" w:hAnsi="Arial" w:cs="Arial"/>
          <w:color w:val="000000" w:themeColor="text1"/>
        </w:rPr>
        <w:t xml:space="preserve">Планировщик цен имеет возможность самостоятельно определить необходимость учета макропараметров </w:t>
      </w:r>
      <w:r>
        <w:rPr>
          <w:rFonts w:ascii="Arial" w:hAnsi="Arial" w:cs="Arial"/>
          <w:color w:val="000000" w:themeColor="text1"/>
        </w:rPr>
        <w:t>(индексы инфляции</w:t>
      </w:r>
      <w:r w:rsidR="00E16962">
        <w:rPr>
          <w:rFonts w:ascii="Arial" w:hAnsi="Arial" w:cs="Arial"/>
          <w:color w:val="000000" w:themeColor="text1"/>
        </w:rPr>
        <w:t xml:space="preserve"> (не актуально для способов расценки «Анализ рынка», «</w:t>
      </w:r>
      <w:r w:rsidR="00501B1A">
        <w:rPr>
          <w:rFonts w:ascii="Arial" w:hAnsi="Arial" w:cs="Arial"/>
          <w:color w:val="000000" w:themeColor="text1"/>
        </w:rPr>
        <w:t>Экспертное мнение</w:t>
      </w:r>
      <w:r w:rsidR="00E16962">
        <w:rPr>
          <w:rFonts w:ascii="Arial" w:hAnsi="Arial" w:cs="Arial"/>
          <w:color w:val="000000" w:themeColor="text1"/>
        </w:rPr>
        <w:t>»)</w:t>
      </w:r>
      <w:r>
        <w:rPr>
          <w:rFonts w:ascii="Arial" w:hAnsi="Arial" w:cs="Arial"/>
          <w:color w:val="000000" w:themeColor="text1"/>
        </w:rPr>
        <w:t>, прогнозные курсы валют)</w:t>
      </w:r>
      <w:r w:rsidR="00F76457">
        <w:rPr>
          <w:rFonts w:ascii="Arial" w:hAnsi="Arial" w:cs="Arial"/>
          <w:color w:val="000000" w:themeColor="text1"/>
        </w:rPr>
        <w:t xml:space="preserve"> в расчете цены</w:t>
      </w:r>
      <w:r>
        <w:rPr>
          <w:rFonts w:ascii="Arial" w:hAnsi="Arial" w:cs="Arial"/>
          <w:color w:val="000000" w:themeColor="text1"/>
        </w:rPr>
        <w:t>. Плановая цена формируется в валюте «рубль».</w:t>
      </w:r>
    </w:p>
    <w:p w14:paraId="4272A4A1" w14:textId="210E0F44" w:rsidR="00AC3B8E" w:rsidRDefault="00AC3B8E" w:rsidP="00AC3B8E">
      <w:pPr>
        <w:spacing w:after="240" w:line="276" w:lineRule="auto"/>
        <w:ind w:firstLine="567"/>
        <w:rPr>
          <w:rFonts w:ascii="Arial" w:hAnsi="Arial" w:cs="Arial"/>
        </w:rPr>
      </w:pPr>
      <w:r>
        <w:rPr>
          <w:rFonts w:ascii="Arial" w:hAnsi="Arial" w:cs="Arial"/>
          <w:color w:val="000000" w:themeColor="text1"/>
        </w:rPr>
        <w:t xml:space="preserve">Расчет плановой цены на основании введенной базовой цены проводится в соответствии с алгоритмами из </w:t>
      </w:r>
      <w:del w:id="185" w:author="Kislov Vladimir" w:date="2021-03-23T22:51:00Z">
        <w:r w:rsidDel="00F31DC4">
          <w:rPr>
            <w:rFonts w:ascii="Arial" w:hAnsi="Arial" w:cs="Arial"/>
          </w:rPr>
          <w:delText xml:space="preserve">Временной </w:delText>
        </w:r>
      </w:del>
      <w:r>
        <w:rPr>
          <w:rFonts w:ascii="Arial" w:hAnsi="Arial" w:cs="Arial"/>
        </w:rPr>
        <w:t>инструкции по ведению плановых цен по МТР. Порядок расценки работ, услуг.</w:t>
      </w:r>
    </w:p>
    <w:p w14:paraId="4CBF4618" w14:textId="006872D6" w:rsidR="00280D9E" w:rsidRDefault="00280D9E" w:rsidP="00AC3B8E">
      <w:pPr>
        <w:spacing w:after="240" w:line="276" w:lineRule="auto"/>
        <w:ind w:firstLine="567"/>
        <w:rPr>
          <w:rFonts w:ascii="Arial" w:hAnsi="Arial" w:cs="Arial"/>
          <w:color w:val="000000" w:themeColor="text1"/>
        </w:rPr>
      </w:pPr>
      <w:r>
        <w:rPr>
          <w:rFonts w:ascii="Arial" w:hAnsi="Arial" w:cs="Arial"/>
          <w:color w:val="000000" w:themeColor="text1"/>
        </w:rPr>
        <w:t>Для формирования прогнозной цены Планировщик цен запускает отчет с вариантом работы «Формирование прогнозной цены». Для автоматического расчета прогнозной цены выделяет строку с утвержденной плановой цены и нажимаем «Рассчитать прогнозную цену». Система автоматически рассчитывает базовую цену: если в системе зарегистрированы договор или спецификация после утверждения плановой цены по данному материалу, то цена берется из этих документов, иначе учитывается утвержденная плановая цена. В зависимости от того в каком периоде происходит формирование прогнозной цены, система заполняет значения периода прогнозной цены</w:t>
      </w:r>
      <w:r w:rsidR="005F6C74">
        <w:rPr>
          <w:rFonts w:ascii="Arial" w:hAnsi="Arial" w:cs="Arial"/>
          <w:color w:val="000000" w:themeColor="text1"/>
        </w:rPr>
        <w:t>, д</w:t>
      </w:r>
      <w:r w:rsidR="005F6C74" w:rsidRPr="00855BBB">
        <w:rPr>
          <w:rFonts w:ascii="Arial" w:hAnsi="Arial" w:cs="Arial"/>
          <w:color w:val="000000" w:themeColor="text1"/>
        </w:rPr>
        <w:t>оступные для планирования могут быть</w:t>
      </w:r>
      <w:r w:rsidR="005F6C74">
        <w:rPr>
          <w:rFonts w:ascii="Arial" w:hAnsi="Arial" w:cs="Arial"/>
          <w:color w:val="000000" w:themeColor="text1"/>
        </w:rPr>
        <w:t xml:space="preserve"> периоды</w:t>
      </w:r>
      <w:r w:rsidR="005F6C74" w:rsidRPr="00855BBB">
        <w:rPr>
          <w:rFonts w:ascii="Arial" w:hAnsi="Arial" w:cs="Arial"/>
          <w:color w:val="000000" w:themeColor="text1"/>
        </w:rPr>
        <w:t xml:space="preserve"> 3+9, 6+6, 8+4, 9+3</w:t>
      </w:r>
      <w:r w:rsidR="005F6C74">
        <w:rPr>
          <w:rFonts w:ascii="Arial" w:hAnsi="Arial" w:cs="Arial"/>
          <w:color w:val="000000" w:themeColor="text1"/>
        </w:rPr>
        <w:t>,</w:t>
      </w:r>
      <w:r>
        <w:rPr>
          <w:rFonts w:ascii="Arial" w:hAnsi="Arial" w:cs="Arial"/>
          <w:color w:val="000000" w:themeColor="text1"/>
        </w:rPr>
        <w:t xml:space="preserve"> и указывает дату действия</w:t>
      </w:r>
      <w:r w:rsidR="00DF461E">
        <w:rPr>
          <w:rFonts w:ascii="Arial" w:hAnsi="Arial" w:cs="Arial"/>
          <w:color w:val="000000" w:themeColor="text1"/>
        </w:rPr>
        <w:t xml:space="preserve"> с начала периода до конца года. Рассчитанные </w:t>
      </w:r>
      <w:r>
        <w:rPr>
          <w:rFonts w:ascii="Arial" w:hAnsi="Arial" w:cs="Arial"/>
          <w:color w:val="000000" w:themeColor="text1"/>
        </w:rPr>
        <w:t>значения Планировщик цен</w:t>
      </w:r>
      <w:r w:rsidRPr="00855BBB">
        <w:rPr>
          <w:rFonts w:ascii="Arial" w:hAnsi="Arial" w:cs="Arial"/>
          <w:color w:val="000000" w:themeColor="text1"/>
        </w:rPr>
        <w:t xml:space="preserve"> </w:t>
      </w:r>
      <w:r>
        <w:rPr>
          <w:rFonts w:ascii="Arial" w:hAnsi="Arial" w:cs="Arial"/>
          <w:color w:val="000000" w:themeColor="text1"/>
        </w:rPr>
        <w:t>может скорректировать при необходимости.</w:t>
      </w:r>
      <w:r w:rsidRPr="00855BBB">
        <w:rPr>
          <w:rFonts w:ascii="Arial" w:hAnsi="Arial" w:cs="Arial"/>
          <w:color w:val="000000" w:themeColor="text1"/>
        </w:rPr>
        <w:t xml:space="preserve">. </w:t>
      </w:r>
      <w:r w:rsidRPr="002037F7">
        <w:rPr>
          <w:rFonts w:ascii="Arial" w:hAnsi="Arial" w:cs="Arial"/>
          <w:color w:val="000000" w:themeColor="text1"/>
        </w:rPr>
        <w:t xml:space="preserve">Прогнозные цены не изменяют утвержденную плановую цену и не </w:t>
      </w:r>
      <w:r>
        <w:rPr>
          <w:rFonts w:ascii="Arial" w:hAnsi="Arial" w:cs="Arial"/>
          <w:color w:val="000000" w:themeColor="text1"/>
        </w:rPr>
        <w:t>передаются</w:t>
      </w:r>
      <w:r w:rsidRPr="002037F7">
        <w:rPr>
          <w:rFonts w:ascii="Arial" w:hAnsi="Arial" w:cs="Arial"/>
          <w:color w:val="000000" w:themeColor="text1"/>
        </w:rPr>
        <w:t xml:space="preserve"> в документы потребности</w:t>
      </w:r>
      <w:r>
        <w:rPr>
          <w:rFonts w:ascii="Arial" w:hAnsi="Arial" w:cs="Arial"/>
          <w:color w:val="000000" w:themeColor="text1"/>
        </w:rPr>
        <w:t xml:space="preserve">. </w:t>
      </w:r>
    </w:p>
    <w:p w14:paraId="43229705" w14:textId="38771DCE" w:rsidR="00AC3B8E" w:rsidRDefault="00AC3B8E" w:rsidP="00AC3B8E">
      <w:pPr>
        <w:spacing w:after="240" w:line="276" w:lineRule="auto"/>
        <w:ind w:firstLine="567"/>
        <w:rPr>
          <w:rFonts w:ascii="Arial" w:hAnsi="Arial" w:cs="Arial"/>
          <w:color w:val="000000" w:themeColor="text1"/>
        </w:rPr>
      </w:pPr>
      <w:r>
        <w:rPr>
          <w:rFonts w:ascii="Arial" w:hAnsi="Arial" w:cs="Arial"/>
          <w:color w:val="000000" w:themeColor="text1"/>
        </w:rPr>
        <w:t xml:space="preserve">После определения базовой цены планировщик цен в отчете «Ведение плановых цен», выделяет позиции, для которых необходимо сформировать прогнозную цену, и нажимает кнопку «Сформировать цену». </w:t>
      </w:r>
      <w:r w:rsidR="00F76457">
        <w:rPr>
          <w:rFonts w:ascii="Arial" w:hAnsi="Arial" w:cs="Arial"/>
          <w:color w:val="000000" w:themeColor="text1"/>
        </w:rPr>
        <w:t xml:space="preserve">Планировщик цен имеет возможность самостоятельно определить необходимость учета макропараметров (индексы инфляции (не актуально для </w:t>
      </w:r>
      <w:r w:rsidR="00F76457">
        <w:rPr>
          <w:rFonts w:ascii="Arial" w:hAnsi="Arial" w:cs="Arial"/>
          <w:color w:val="000000" w:themeColor="text1"/>
        </w:rPr>
        <w:lastRenderedPageBreak/>
        <w:t xml:space="preserve">способов расценки «Анализ рынка», «Экспертное мнение»), прогнозные курсы валют) в расчете цены. </w:t>
      </w:r>
      <w:r>
        <w:rPr>
          <w:rFonts w:ascii="Arial" w:hAnsi="Arial" w:cs="Arial"/>
          <w:color w:val="000000" w:themeColor="text1"/>
        </w:rPr>
        <w:t>Прогнозная цена формируется в валюте «рубль».</w:t>
      </w:r>
    </w:p>
    <w:p w14:paraId="21086F30" w14:textId="77777777" w:rsidR="00AC3B8E" w:rsidRDefault="00AC3B8E" w:rsidP="00AC3B8E">
      <w:pPr>
        <w:spacing w:after="240" w:line="276" w:lineRule="auto"/>
        <w:ind w:firstLine="567"/>
        <w:rPr>
          <w:rFonts w:ascii="Arial" w:hAnsi="Arial" w:cs="Arial"/>
        </w:rPr>
      </w:pPr>
      <w:r>
        <w:rPr>
          <w:rFonts w:ascii="Arial" w:hAnsi="Arial" w:cs="Arial"/>
        </w:rPr>
        <w:t>Для передачи на согласование руководителю, планировщик цен, выделяет позиции, содержащие плановую</w:t>
      </w:r>
      <w:r w:rsidRPr="00212975">
        <w:rPr>
          <w:rFonts w:ascii="Arial" w:hAnsi="Arial" w:cs="Arial"/>
        </w:rPr>
        <w:t>/</w:t>
      </w:r>
      <w:r>
        <w:rPr>
          <w:rFonts w:ascii="Arial" w:hAnsi="Arial" w:cs="Arial"/>
        </w:rPr>
        <w:t>прогнозную цену и нажимает кнопку «Отправить на согласование». После отправки на согласование руководителю, изменение данных плановых</w:t>
      </w:r>
      <w:r w:rsidRPr="00212975">
        <w:rPr>
          <w:rFonts w:ascii="Arial" w:hAnsi="Arial" w:cs="Arial"/>
        </w:rPr>
        <w:t>/</w:t>
      </w:r>
      <w:r>
        <w:rPr>
          <w:rFonts w:ascii="Arial" w:hAnsi="Arial" w:cs="Arial"/>
        </w:rPr>
        <w:t xml:space="preserve">прогнозных цен становится невозможным. </w:t>
      </w:r>
    </w:p>
    <w:p w14:paraId="5B9E4C24" w14:textId="77777777" w:rsidR="00AC3B8E" w:rsidRPr="00EA70A2" w:rsidRDefault="00AC3B8E" w:rsidP="00AC3B8E">
      <w:pPr>
        <w:pStyle w:val="afa"/>
        <w:spacing w:after="240" w:line="276" w:lineRule="auto"/>
        <w:ind w:left="927"/>
        <w:rPr>
          <w:rFonts w:ascii="Arial" w:hAnsi="Arial" w:cs="Arial"/>
          <w:b/>
          <w:sz w:val="22"/>
        </w:rPr>
      </w:pPr>
      <w:r w:rsidRPr="00EA70A2">
        <w:rPr>
          <w:rFonts w:ascii="Arial" w:hAnsi="Arial" w:cs="Arial"/>
          <w:b/>
          <w:sz w:val="22"/>
        </w:rPr>
        <w:t xml:space="preserve">Таблица </w:t>
      </w:r>
      <w:r w:rsidRPr="00EA70A2">
        <w:rPr>
          <w:rFonts w:ascii="Arial" w:hAnsi="Arial" w:cs="Arial"/>
          <w:b/>
          <w:sz w:val="22"/>
        </w:rPr>
        <w:fldChar w:fldCharType="begin"/>
      </w:r>
      <w:r w:rsidRPr="00EA70A2">
        <w:rPr>
          <w:rFonts w:ascii="Arial" w:hAnsi="Arial" w:cs="Arial"/>
          <w:b/>
          <w:sz w:val="22"/>
        </w:rPr>
        <w:instrText xml:space="preserve"> SEQ Таблица \* ARABIC </w:instrText>
      </w:r>
      <w:r w:rsidRPr="00EA70A2">
        <w:rPr>
          <w:rFonts w:ascii="Arial" w:hAnsi="Arial" w:cs="Arial"/>
          <w:b/>
          <w:sz w:val="22"/>
        </w:rPr>
        <w:fldChar w:fldCharType="separate"/>
      </w:r>
      <w:r w:rsidR="005578C5">
        <w:rPr>
          <w:rFonts w:ascii="Arial" w:hAnsi="Arial" w:cs="Arial"/>
          <w:b/>
          <w:noProof/>
          <w:sz w:val="22"/>
        </w:rPr>
        <w:t>16</w:t>
      </w:r>
      <w:r w:rsidRPr="00EA70A2">
        <w:rPr>
          <w:rFonts w:ascii="Arial" w:hAnsi="Arial" w:cs="Arial"/>
          <w:b/>
          <w:sz w:val="22"/>
        </w:rPr>
        <w:fldChar w:fldCharType="end"/>
      </w:r>
      <w:r w:rsidRPr="00EA70A2">
        <w:rPr>
          <w:rFonts w:ascii="Arial" w:hAnsi="Arial" w:cs="Arial"/>
          <w:b/>
          <w:sz w:val="22"/>
        </w:rPr>
        <w:t>. Описание шага «</w:t>
      </w:r>
      <w:r>
        <w:rPr>
          <w:rFonts w:ascii="Arial" w:hAnsi="Arial" w:cs="Arial"/>
          <w:b/>
          <w:sz w:val="22"/>
        </w:rPr>
        <w:t>Формирование плановой цены</w:t>
      </w:r>
      <w:r w:rsidRPr="00EA70A2">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0"/>
        <w:gridCol w:w="2125"/>
        <w:gridCol w:w="993"/>
        <w:gridCol w:w="1701"/>
        <w:gridCol w:w="2550"/>
        <w:gridCol w:w="977"/>
      </w:tblGrid>
      <w:tr w:rsidR="00AC3B8E" w:rsidRPr="00F94454" w14:paraId="4AB45AD7" w14:textId="77777777" w:rsidTr="00AC3B8E">
        <w:trPr>
          <w:cantSplit/>
          <w:trHeight w:val="397"/>
          <w:tblHeader/>
        </w:trPr>
        <w:tc>
          <w:tcPr>
            <w:tcW w:w="899" w:type="pct"/>
            <w:shd w:val="clear" w:color="auto" w:fill="FFC000"/>
            <w:vAlign w:val="center"/>
          </w:tcPr>
          <w:p w14:paraId="62DBFAC3" w14:textId="77777777" w:rsidR="00AC3B8E" w:rsidRPr="00D36A72" w:rsidRDefault="00AC3B8E" w:rsidP="00AC3B8E">
            <w:pPr>
              <w:jc w:val="center"/>
              <w:rPr>
                <w:rFonts w:ascii="Arial" w:hAnsi="Arial" w:cs="Arial"/>
                <w:b/>
                <w:sz w:val="20"/>
              </w:rPr>
            </w:pPr>
            <w:r>
              <w:rPr>
                <w:rFonts w:ascii="Arial" w:hAnsi="Arial" w:cs="Arial"/>
                <w:b/>
                <w:sz w:val="20"/>
                <w:szCs w:val="20"/>
                <w:lang w:eastAsia="ru-RU"/>
              </w:rPr>
              <w:t>Номер шага</w:t>
            </w:r>
          </w:p>
        </w:tc>
        <w:tc>
          <w:tcPr>
            <w:tcW w:w="1044" w:type="pct"/>
            <w:shd w:val="clear" w:color="auto" w:fill="FFC000"/>
            <w:vAlign w:val="center"/>
          </w:tcPr>
          <w:p w14:paraId="2C2FE415" w14:textId="77777777" w:rsidR="00AC3B8E" w:rsidRDefault="00AC3B8E" w:rsidP="00AC3B8E">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444DB9EB" w14:textId="77777777" w:rsidR="00AC3B8E" w:rsidRPr="00F94454" w:rsidRDefault="00AC3B8E" w:rsidP="00AC3B8E">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74E2405D" w14:textId="77777777" w:rsidR="00AC3B8E" w:rsidRDefault="00AC3B8E" w:rsidP="00AC3B8E">
            <w:pPr>
              <w:jc w:val="center"/>
              <w:rPr>
                <w:rFonts w:ascii="Arial" w:hAnsi="Arial" w:cs="Arial"/>
                <w:b/>
                <w:sz w:val="20"/>
              </w:rPr>
            </w:pPr>
            <w:r>
              <w:rPr>
                <w:rFonts w:ascii="Arial" w:hAnsi="Arial" w:cs="Arial"/>
                <w:b/>
                <w:sz w:val="20"/>
              </w:rPr>
              <w:t>Вход</w:t>
            </w:r>
          </w:p>
        </w:tc>
        <w:tc>
          <w:tcPr>
            <w:tcW w:w="1253" w:type="pct"/>
            <w:shd w:val="clear" w:color="auto" w:fill="FFC000"/>
          </w:tcPr>
          <w:p w14:paraId="26CC2161" w14:textId="77777777" w:rsidR="00AC3B8E" w:rsidRDefault="00AC3B8E" w:rsidP="00AC3B8E">
            <w:pPr>
              <w:jc w:val="center"/>
              <w:rPr>
                <w:rFonts w:ascii="Arial" w:hAnsi="Arial" w:cs="Arial"/>
                <w:b/>
                <w:sz w:val="20"/>
              </w:rPr>
            </w:pPr>
            <w:r>
              <w:rPr>
                <w:rFonts w:ascii="Arial" w:hAnsi="Arial" w:cs="Arial"/>
                <w:b/>
                <w:sz w:val="20"/>
              </w:rPr>
              <w:t>Результат</w:t>
            </w:r>
          </w:p>
        </w:tc>
        <w:tc>
          <w:tcPr>
            <w:tcW w:w="480" w:type="pct"/>
            <w:shd w:val="clear" w:color="auto" w:fill="FFC000"/>
          </w:tcPr>
          <w:p w14:paraId="002947CE" w14:textId="77777777" w:rsidR="00AC3B8E" w:rsidRDefault="00AC3B8E" w:rsidP="00AC3B8E">
            <w:pPr>
              <w:jc w:val="center"/>
              <w:rPr>
                <w:rFonts w:ascii="Arial" w:hAnsi="Arial" w:cs="Arial"/>
                <w:b/>
                <w:sz w:val="20"/>
              </w:rPr>
            </w:pPr>
            <w:r>
              <w:rPr>
                <w:rFonts w:ascii="Arial" w:hAnsi="Arial" w:cs="Arial"/>
                <w:b/>
                <w:sz w:val="20"/>
              </w:rPr>
              <w:t>Бизнес-роль</w:t>
            </w:r>
          </w:p>
        </w:tc>
      </w:tr>
      <w:tr w:rsidR="00AC3B8E" w14:paraId="4C9FF886" w14:textId="77777777" w:rsidTr="00AC3B8E">
        <w:trPr>
          <w:cantSplit/>
          <w:trHeight w:val="2390"/>
        </w:trPr>
        <w:tc>
          <w:tcPr>
            <w:tcW w:w="899" w:type="pct"/>
          </w:tcPr>
          <w:p w14:paraId="040DBC02" w14:textId="77777777" w:rsidR="00AC3B8E" w:rsidRDefault="00AC3B8E" w:rsidP="00AC3B8E">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1</w:t>
            </w:r>
            <w:r w:rsidRPr="00B613A3">
              <w:rPr>
                <w:rFonts w:ascii="Arial" w:hAnsi="Arial" w:cs="Arial"/>
                <w:sz w:val="20"/>
                <w:szCs w:val="20"/>
              </w:rPr>
              <w:t>.0</w:t>
            </w:r>
            <w:r>
              <w:rPr>
                <w:rFonts w:ascii="Arial" w:hAnsi="Arial" w:cs="Arial"/>
                <w:sz w:val="20"/>
                <w:szCs w:val="20"/>
              </w:rPr>
              <w:t>60</w:t>
            </w:r>
          </w:p>
        </w:tc>
        <w:tc>
          <w:tcPr>
            <w:tcW w:w="1044" w:type="pct"/>
          </w:tcPr>
          <w:p w14:paraId="1DF248AF" w14:textId="77777777" w:rsidR="00AC3B8E" w:rsidRDefault="00AC3B8E" w:rsidP="00AC3B8E">
            <w:pPr>
              <w:jc w:val="left"/>
              <w:rPr>
                <w:rFonts w:ascii="Arial" w:hAnsi="Arial" w:cs="Arial"/>
                <w:sz w:val="20"/>
              </w:rPr>
            </w:pPr>
            <w:r>
              <w:rPr>
                <w:rFonts w:ascii="Arial" w:hAnsi="Arial" w:cs="Arial"/>
                <w:sz w:val="20"/>
              </w:rPr>
              <w:t xml:space="preserve">Базовая цена введена </w:t>
            </w:r>
          </w:p>
        </w:tc>
        <w:tc>
          <w:tcPr>
            <w:tcW w:w="488" w:type="pct"/>
            <w:shd w:val="clear" w:color="auto" w:fill="auto"/>
          </w:tcPr>
          <w:p w14:paraId="72DB1EA3" w14:textId="77777777" w:rsidR="00AC3B8E" w:rsidRPr="00501E1E" w:rsidRDefault="00AC3B8E" w:rsidP="00AC3B8E">
            <w:pPr>
              <w:jc w:val="left"/>
              <w:rPr>
                <w:rFonts w:ascii="Arial" w:hAnsi="Arial" w:cs="Arial"/>
                <w:sz w:val="20"/>
                <w:szCs w:val="20"/>
              </w:rPr>
            </w:pPr>
            <w:r>
              <w:rPr>
                <w:rFonts w:ascii="Arial" w:hAnsi="Arial" w:cs="Arial"/>
                <w:sz w:val="20"/>
              </w:rPr>
              <w:t>Разработка</w:t>
            </w:r>
          </w:p>
        </w:tc>
        <w:tc>
          <w:tcPr>
            <w:tcW w:w="836" w:type="pct"/>
          </w:tcPr>
          <w:p w14:paraId="5B3354D7" w14:textId="77777777" w:rsidR="00AC3B8E" w:rsidRDefault="00AC3B8E" w:rsidP="00AC3B8E">
            <w:pPr>
              <w:jc w:val="left"/>
              <w:rPr>
                <w:rFonts w:ascii="Arial" w:hAnsi="Arial" w:cs="Arial"/>
                <w:sz w:val="20"/>
              </w:rPr>
            </w:pPr>
            <w:r>
              <w:rPr>
                <w:rFonts w:ascii="Arial" w:hAnsi="Arial" w:cs="Arial"/>
                <w:sz w:val="20"/>
              </w:rPr>
              <w:t>Базовая цена</w:t>
            </w:r>
          </w:p>
          <w:p w14:paraId="5B4A9F3C" w14:textId="77777777" w:rsidR="00AC3B8E" w:rsidRDefault="00AC3B8E" w:rsidP="00AC3B8E">
            <w:pPr>
              <w:jc w:val="left"/>
              <w:rPr>
                <w:rFonts w:ascii="Arial" w:hAnsi="Arial" w:cs="Arial"/>
                <w:sz w:val="20"/>
              </w:rPr>
            </w:pPr>
          </w:p>
          <w:p w14:paraId="58CBA68C" w14:textId="77777777" w:rsidR="00AC3B8E" w:rsidRDefault="00AC3B8E" w:rsidP="00AC3B8E">
            <w:pPr>
              <w:jc w:val="left"/>
              <w:rPr>
                <w:rFonts w:ascii="Arial" w:hAnsi="Arial" w:cs="Arial"/>
                <w:sz w:val="20"/>
              </w:rPr>
            </w:pPr>
            <w:r>
              <w:rPr>
                <w:rFonts w:ascii="Arial" w:hAnsi="Arial" w:cs="Arial"/>
                <w:sz w:val="20"/>
              </w:rPr>
              <w:t>Макропараметры</w:t>
            </w:r>
          </w:p>
          <w:p w14:paraId="17C13C54" w14:textId="77777777" w:rsidR="00AC3B8E" w:rsidRDefault="00AC3B8E" w:rsidP="00AC3B8E">
            <w:pPr>
              <w:jc w:val="left"/>
              <w:rPr>
                <w:rFonts w:ascii="Arial" w:hAnsi="Arial" w:cs="Arial"/>
                <w:sz w:val="20"/>
              </w:rPr>
            </w:pPr>
          </w:p>
          <w:p w14:paraId="6B341278" w14:textId="77777777" w:rsidR="00AC3B8E" w:rsidRPr="00CB3587" w:rsidRDefault="00AC3B8E" w:rsidP="00AC3B8E">
            <w:pPr>
              <w:jc w:val="left"/>
              <w:rPr>
                <w:rFonts w:ascii="Arial" w:hAnsi="Arial" w:cs="Arial"/>
                <w:sz w:val="20"/>
              </w:rPr>
            </w:pPr>
            <w:r>
              <w:rPr>
                <w:rFonts w:ascii="Arial" w:hAnsi="Arial" w:cs="Arial"/>
                <w:sz w:val="20"/>
              </w:rPr>
              <w:t>Замечания от руководителя планировщика по корректировке базовой цены</w:t>
            </w:r>
          </w:p>
        </w:tc>
        <w:tc>
          <w:tcPr>
            <w:tcW w:w="1253" w:type="pct"/>
          </w:tcPr>
          <w:p w14:paraId="47B56906" w14:textId="77777777" w:rsidR="00AC3B8E" w:rsidRDefault="00AC3B8E" w:rsidP="00AC3B8E">
            <w:pPr>
              <w:jc w:val="left"/>
              <w:rPr>
                <w:rFonts w:ascii="Arial" w:hAnsi="Arial" w:cs="Arial"/>
                <w:sz w:val="20"/>
              </w:rPr>
            </w:pPr>
            <w:r>
              <w:rPr>
                <w:rFonts w:ascii="Arial" w:hAnsi="Arial" w:cs="Arial"/>
                <w:sz w:val="20"/>
              </w:rPr>
              <w:t>Проект плановой цены сформирован</w:t>
            </w:r>
          </w:p>
          <w:p w14:paraId="158AE685" w14:textId="77777777" w:rsidR="00AC3B8E" w:rsidRDefault="00AC3B8E" w:rsidP="00AC3B8E">
            <w:pPr>
              <w:jc w:val="left"/>
              <w:rPr>
                <w:rFonts w:ascii="Arial" w:hAnsi="Arial" w:cs="Arial"/>
                <w:sz w:val="20"/>
              </w:rPr>
            </w:pPr>
          </w:p>
          <w:p w14:paraId="0CBA3FE8" w14:textId="77777777" w:rsidR="00AC3B8E" w:rsidRDefault="00AC3B8E" w:rsidP="00AC3B8E">
            <w:pPr>
              <w:jc w:val="left"/>
              <w:rPr>
                <w:rFonts w:ascii="Arial" w:hAnsi="Arial" w:cs="Arial"/>
                <w:sz w:val="20"/>
              </w:rPr>
            </w:pPr>
          </w:p>
          <w:p w14:paraId="6032549C" w14:textId="77777777" w:rsidR="00AC3B8E" w:rsidRDefault="00AC3B8E" w:rsidP="00AC3B8E">
            <w:pPr>
              <w:jc w:val="left"/>
              <w:rPr>
                <w:rFonts w:ascii="Arial" w:hAnsi="Arial" w:cs="Arial"/>
                <w:sz w:val="20"/>
              </w:rPr>
            </w:pPr>
          </w:p>
          <w:p w14:paraId="05E4E0C2" w14:textId="77777777" w:rsidR="00AC3B8E" w:rsidRDefault="00AC3B8E" w:rsidP="00AC3B8E">
            <w:pPr>
              <w:jc w:val="left"/>
              <w:rPr>
                <w:rFonts w:ascii="Arial" w:hAnsi="Arial" w:cs="Arial"/>
                <w:sz w:val="20"/>
              </w:rPr>
            </w:pPr>
          </w:p>
          <w:p w14:paraId="388F1E29" w14:textId="77777777" w:rsidR="00AC3B8E" w:rsidRDefault="00AC3B8E" w:rsidP="00AC3B8E">
            <w:pPr>
              <w:jc w:val="left"/>
              <w:rPr>
                <w:rFonts w:ascii="Arial" w:hAnsi="Arial" w:cs="Arial"/>
                <w:sz w:val="20"/>
              </w:rPr>
            </w:pPr>
          </w:p>
          <w:p w14:paraId="6584E0C3" w14:textId="77777777" w:rsidR="00AC3B8E" w:rsidRPr="00B613A3" w:rsidRDefault="00AC3B8E" w:rsidP="00AC3B8E">
            <w:pPr>
              <w:jc w:val="left"/>
              <w:rPr>
                <w:rFonts w:ascii="Arial" w:hAnsi="Arial" w:cs="Arial"/>
                <w:sz w:val="20"/>
              </w:rPr>
            </w:pPr>
          </w:p>
        </w:tc>
        <w:tc>
          <w:tcPr>
            <w:tcW w:w="480" w:type="pct"/>
          </w:tcPr>
          <w:p w14:paraId="35AF78D3" w14:textId="77777777" w:rsidR="00AC3B8E" w:rsidRDefault="00AC3B8E" w:rsidP="00AC3B8E">
            <w:pPr>
              <w:jc w:val="left"/>
              <w:rPr>
                <w:rFonts w:ascii="Arial" w:hAnsi="Arial" w:cs="Arial"/>
                <w:sz w:val="20"/>
              </w:rPr>
            </w:pPr>
            <w:r>
              <w:rPr>
                <w:rFonts w:ascii="Arial" w:hAnsi="Arial" w:cs="Arial"/>
                <w:sz w:val="20"/>
              </w:rPr>
              <w:t>-Планировщик цен</w:t>
            </w:r>
          </w:p>
          <w:p w14:paraId="27BB0448" w14:textId="77777777" w:rsidR="00AC3B8E" w:rsidRPr="00B613A3" w:rsidRDefault="00AC3B8E" w:rsidP="00AC3B8E">
            <w:pPr>
              <w:jc w:val="left"/>
              <w:rPr>
                <w:rFonts w:ascii="Arial" w:hAnsi="Arial" w:cs="Arial"/>
                <w:sz w:val="20"/>
              </w:rPr>
            </w:pPr>
          </w:p>
        </w:tc>
      </w:tr>
    </w:tbl>
    <w:p w14:paraId="300E19A0" w14:textId="77777777" w:rsidR="00AC3B8E" w:rsidRDefault="00AC3B8E" w:rsidP="00AC3B8E">
      <w:pPr>
        <w:spacing w:after="240" w:line="276" w:lineRule="auto"/>
        <w:ind w:firstLine="567"/>
        <w:rPr>
          <w:rFonts w:ascii="Arial" w:hAnsi="Arial" w:cs="Arial"/>
        </w:rPr>
      </w:pPr>
    </w:p>
    <w:p w14:paraId="27F9ED03" w14:textId="77777777" w:rsidR="00AC3B8E" w:rsidRDefault="00AC3B8E" w:rsidP="00AC3B8E">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 xml:space="preserve">ПП-10.03.01.070 </w:t>
      </w:r>
      <w:r w:rsidRPr="0012135C">
        <w:rPr>
          <w:rFonts w:eastAsiaTheme="majorEastAsia" w:cstheme="majorBidi"/>
          <w:b/>
          <w:i w:val="0"/>
          <w:caps w:val="0"/>
          <w:sz w:val="24"/>
          <w:szCs w:val="24"/>
        </w:rPr>
        <w:t xml:space="preserve">– </w:t>
      </w:r>
      <w:r>
        <w:rPr>
          <w:rFonts w:eastAsiaTheme="majorEastAsia" w:cstheme="majorBidi"/>
          <w:b/>
          <w:i w:val="0"/>
          <w:caps w:val="0"/>
          <w:sz w:val="24"/>
          <w:szCs w:val="24"/>
        </w:rPr>
        <w:t>Формирование отчета Анализ закупочных</w:t>
      </w:r>
      <w:r w:rsidR="000B7D2D">
        <w:rPr>
          <w:rFonts w:eastAsiaTheme="majorEastAsia" w:cstheme="majorBidi"/>
          <w:b/>
          <w:i w:val="0"/>
          <w:caps w:val="0"/>
          <w:sz w:val="24"/>
          <w:szCs w:val="24"/>
        </w:rPr>
        <w:t xml:space="preserve"> цен, утверждение плановой цены</w:t>
      </w:r>
    </w:p>
    <w:p w14:paraId="3A06566B" w14:textId="77777777" w:rsidR="000B7D2D" w:rsidRPr="000B7D2D" w:rsidRDefault="000B7D2D" w:rsidP="000B7D2D">
      <w:pPr>
        <w:rPr>
          <w:rFonts w:eastAsiaTheme="majorEastAsia"/>
        </w:rPr>
      </w:pPr>
    </w:p>
    <w:p w14:paraId="202E27E8" w14:textId="77777777" w:rsidR="00AC3B8E" w:rsidRDefault="00AC3B8E" w:rsidP="00AC3B8E">
      <w:pPr>
        <w:spacing w:after="240" w:line="276" w:lineRule="auto"/>
        <w:ind w:firstLine="708"/>
        <w:rPr>
          <w:rFonts w:ascii="Arial" w:hAnsi="Arial" w:cs="Arial"/>
        </w:rPr>
      </w:pPr>
      <w:r>
        <w:rPr>
          <w:rFonts w:ascii="Arial" w:hAnsi="Arial" w:cs="Arial"/>
        </w:rPr>
        <w:t>Шаг актуален для сценария 1. Ведение плановых/прогнозных цен на МТР и тарифицированные работы, услуги.</w:t>
      </w:r>
    </w:p>
    <w:p w14:paraId="25BDAB60" w14:textId="77777777" w:rsidR="00AC3B8E" w:rsidRDefault="00AC3B8E" w:rsidP="00AC3B8E">
      <w:pPr>
        <w:spacing w:after="240" w:line="276" w:lineRule="auto"/>
        <w:ind w:firstLine="360"/>
        <w:rPr>
          <w:rFonts w:ascii="Arial" w:hAnsi="Arial" w:cs="Arial"/>
          <w:color w:val="000000" w:themeColor="text1"/>
        </w:rPr>
      </w:pPr>
      <w:r>
        <w:rPr>
          <w:rFonts w:ascii="Arial" w:hAnsi="Arial" w:cs="Arial"/>
          <w:color w:val="000000" w:themeColor="text1"/>
        </w:rPr>
        <w:t>Руководитель планировщика цен ежедневно формирует отчет «</w:t>
      </w:r>
      <w:r w:rsidRPr="00E97C38">
        <w:rPr>
          <w:rFonts w:ascii="Arial" w:hAnsi="Arial" w:cs="Arial"/>
          <w:color w:val="000000" w:themeColor="text1"/>
        </w:rPr>
        <w:t>Анализ закупочных цен, утверждение плановой цены</w:t>
      </w:r>
      <w:r>
        <w:rPr>
          <w:rFonts w:ascii="Arial" w:hAnsi="Arial" w:cs="Arial"/>
          <w:color w:val="000000" w:themeColor="text1"/>
        </w:rPr>
        <w:t>». В отчет попадают МТР с неутвержденной плановой/прогнозной ценой и запросы на снятие с утверждения плановой, прогнозной цены (подробнее о запросах на снятие с утверждения плановой цены описано в п. 5.2.1.9, 5.2.1.10).</w:t>
      </w:r>
    </w:p>
    <w:p w14:paraId="78644F46" w14:textId="77777777" w:rsidR="00AC3B8E" w:rsidRDefault="00AC3B8E" w:rsidP="005D3579">
      <w:pPr>
        <w:spacing w:after="120" w:line="276" w:lineRule="auto"/>
        <w:ind w:firstLine="360"/>
        <w:rPr>
          <w:rFonts w:ascii="Arial" w:hAnsi="Arial" w:cs="Arial"/>
          <w:color w:val="000000" w:themeColor="text1"/>
        </w:rPr>
      </w:pPr>
      <w:r>
        <w:rPr>
          <w:rFonts w:ascii="Arial" w:hAnsi="Arial" w:cs="Arial"/>
          <w:color w:val="000000" w:themeColor="text1"/>
        </w:rPr>
        <w:t xml:space="preserve"> Отчет формируется в следующей аналитике:</w:t>
      </w:r>
    </w:p>
    <w:p w14:paraId="3B42229F" w14:textId="05EAAD86"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Дата включения ОЗМ в перечень</w:t>
      </w:r>
    </w:p>
    <w:p w14:paraId="170FB35E" w14:textId="73A547B7" w:rsidR="00D741F0" w:rsidRDefault="00D741F0"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Вид цены</w:t>
      </w:r>
    </w:p>
    <w:p w14:paraId="26BD2122" w14:textId="6C8F9C1D" w:rsidR="00280D9E" w:rsidRDefault="00280D9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Статус цены</w:t>
      </w:r>
    </w:p>
    <w:p w14:paraId="733700B4"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Плановая дата расценки</w:t>
      </w:r>
    </w:p>
    <w:p w14:paraId="2022FC84" w14:textId="77777777" w:rsidR="005D487B" w:rsidRDefault="005D487B"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Индикатор ОДЦИ</w:t>
      </w:r>
    </w:p>
    <w:p w14:paraId="793E28FE" w14:textId="77777777" w:rsidR="005D487B" w:rsidRDefault="005D487B"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 xml:space="preserve">Индикатор </w:t>
      </w:r>
      <w:r w:rsidR="00833A58">
        <w:rPr>
          <w:rFonts w:ascii="Arial" w:hAnsi="Arial" w:cs="Arial"/>
          <w:color w:val="000000" w:themeColor="text1"/>
        </w:rPr>
        <w:t>ОЛ/ТЗ</w:t>
      </w:r>
    </w:p>
    <w:p w14:paraId="60B79EB1" w14:textId="77777777" w:rsidR="005D487B" w:rsidRPr="00A224A1" w:rsidRDefault="005D487B" w:rsidP="005D3579">
      <w:pPr>
        <w:pStyle w:val="afa"/>
        <w:numPr>
          <w:ilvl w:val="0"/>
          <w:numId w:val="22"/>
        </w:numPr>
        <w:spacing w:after="120" w:line="276" w:lineRule="auto"/>
        <w:rPr>
          <w:rFonts w:ascii="Arial" w:hAnsi="Arial" w:cs="Arial"/>
          <w:color w:val="000000" w:themeColor="text1"/>
        </w:rPr>
      </w:pPr>
      <w:r w:rsidRPr="00A224A1">
        <w:rPr>
          <w:rFonts w:ascii="Arial" w:hAnsi="Arial" w:cs="Arial"/>
          <w:color w:val="000000" w:themeColor="text1"/>
        </w:rPr>
        <w:t>Код ОЗМ</w:t>
      </w:r>
    </w:p>
    <w:p w14:paraId="7F4FE768" w14:textId="77777777" w:rsidR="005D487B" w:rsidRDefault="005D487B" w:rsidP="005D3579">
      <w:pPr>
        <w:pStyle w:val="afa"/>
        <w:numPr>
          <w:ilvl w:val="0"/>
          <w:numId w:val="22"/>
        </w:numPr>
        <w:spacing w:after="120" w:line="276" w:lineRule="auto"/>
        <w:rPr>
          <w:rFonts w:ascii="Arial" w:hAnsi="Arial" w:cs="Arial"/>
          <w:color w:val="000000" w:themeColor="text1"/>
        </w:rPr>
      </w:pPr>
      <w:r w:rsidRPr="00A224A1">
        <w:rPr>
          <w:rFonts w:ascii="Arial" w:hAnsi="Arial" w:cs="Arial"/>
          <w:color w:val="000000" w:themeColor="text1"/>
        </w:rPr>
        <w:lastRenderedPageBreak/>
        <w:t>Наименование ОЗМ</w:t>
      </w:r>
    </w:p>
    <w:p w14:paraId="376D6B55" w14:textId="77777777" w:rsidR="005D487B" w:rsidRDefault="005D487B"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 xml:space="preserve">Документ потребности с ОДЦИ, </w:t>
      </w:r>
      <w:r w:rsidR="00833A58">
        <w:rPr>
          <w:rFonts w:ascii="Arial" w:hAnsi="Arial" w:cs="Arial"/>
          <w:color w:val="000000" w:themeColor="text1"/>
        </w:rPr>
        <w:t>ОЛ/ТЗ</w:t>
      </w:r>
    </w:p>
    <w:p w14:paraId="7BBB5ABE"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Группа материалов (ППЗ)</w:t>
      </w:r>
    </w:p>
    <w:p w14:paraId="5D951412"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Наименование группы материалов</w:t>
      </w:r>
    </w:p>
    <w:p w14:paraId="3B2FE9DB"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Балансовая единица</w:t>
      </w:r>
    </w:p>
    <w:p w14:paraId="382B3EF1" w14:textId="77777777" w:rsidR="00AC3B8E" w:rsidRPr="00A224A1"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Завод</w:t>
      </w:r>
    </w:p>
    <w:p w14:paraId="6E1A68DB" w14:textId="77777777" w:rsidR="00AC3B8E" w:rsidRDefault="00AC3B8E" w:rsidP="005D3579">
      <w:pPr>
        <w:pStyle w:val="afa"/>
        <w:numPr>
          <w:ilvl w:val="0"/>
          <w:numId w:val="22"/>
        </w:numPr>
        <w:spacing w:after="120" w:line="276" w:lineRule="auto"/>
        <w:rPr>
          <w:rFonts w:ascii="Arial" w:hAnsi="Arial" w:cs="Arial"/>
          <w:color w:val="000000" w:themeColor="text1"/>
        </w:rPr>
      </w:pPr>
      <w:r w:rsidRPr="00A224A1">
        <w:rPr>
          <w:rFonts w:ascii="Arial" w:hAnsi="Arial" w:cs="Arial"/>
          <w:color w:val="000000" w:themeColor="text1"/>
        </w:rPr>
        <w:t>Базовая цена</w:t>
      </w:r>
    </w:p>
    <w:p w14:paraId="06359A70"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Валюта</w:t>
      </w:r>
    </w:p>
    <w:p w14:paraId="51727E59" w14:textId="77777777" w:rsidR="00AC3B8E" w:rsidRDefault="00AC3B8E" w:rsidP="005D3579">
      <w:pPr>
        <w:pStyle w:val="afa"/>
        <w:numPr>
          <w:ilvl w:val="0"/>
          <w:numId w:val="22"/>
        </w:numPr>
        <w:spacing w:after="120" w:line="276" w:lineRule="auto"/>
        <w:rPr>
          <w:rFonts w:ascii="Arial" w:hAnsi="Arial" w:cs="Arial"/>
          <w:color w:val="000000" w:themeColor="text1"/>
        </w:rPr>
      </w:pPr>
      <w:r w:rsidRPr="00A224A1">
        <w:rPr>
          <w:rFonts w:ascii="Arial" w:hAnsi="Arial" w:cs="Arial"/>
          <w:color w:val="000000" w:themeColor="text1"/>
        </w:rPr>
        <w:t>Способ присвоения базовой цены</w:t>
      </w:r>
    </w:p>
    <w:p w14:paraId="3065F6FF"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Договор</w:t>
      </w:r>
    </w:p>
    <w:p w14:paraId="52C1663C" w14:textId="77777777" w:rsidR="006339A1" w:rsidRDefault="006339A1"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Поставщик</w:t>
      </w:r>
    </w:p>
    <w:p w14:paraId="607BDE37" w14:textId="77777777" w:rsidR="006339A1" w:rsidRDefault="006339A1"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Дата заключения договора</w:t>
      </w:r>
    </w:p>
    <w:p w14:paraId="0B08DCB2" w14:textId="77777777" w:rsidR="006339A1" w:rsidRDefault="006339A1"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Дата окончания договора</w:t>
      </w:r>
    </w:p>
    <w:p w14:paraId="6E073DAD" w14:textId="77777777" w:rsidR="006339A1" w:rsidRDefault="006339A1"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Цена договора</w:t>
      </w:r>
    </w:p>
    <w:p w14:paraId="26D60BB6" w14:textId="77777777" w:rsidR="00AC3B8E" w:rsidRPr="00A224A1" w:rsidRDefault="006339A1" w:rsidP="005D3579">
      <w:pPr>
        <w:pStyle w:val="afa"/>
        <w:numPr>
          <w:ilvl w:val="0"/>
          <w:numId w:val="22"/>
        </w:numPr>
        <w:spacing w:after="120" w:line="276" w:lineRule="auto"/>
        <w:rPr>
          <w:rFonts w:ascii="Arial" w:hAnsi="Arial" w:cs="Arial"/>
          <w:color w:val="000000" w:themeColor="text1"/>
        </w:rPr>
      </w:pPr>
      <w:r w:rsidDel="006339A1">
        <w:rPr>
          <w:rFonts w:ascii="Arial" w:hAnsi="Arial" w:cs="Arial"/>
          <w:color w:val="000000" w:themeColor="text1"/>
        </w:rPr>
        <w:t xml:space="preserve"> </w:t>
      </w:r>
      <w:r w:rsidR="00AC3B8E">
        <w:rPr>
          <w:rFonts w:ascii="Arial" w:hAnsi="Arial" w:cs="Arial"/>
          <w:color w:val="000000" w:themeColor="text1"/>
        </w:rPr>
        <w:t>ФИО пользователя, определившего базовую цену</w:t>
      </w:r>
    </w:p>
    <w:p w14:paraId="496FFFC3" w14:textId="68B41451"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Базовая цена</w:t>
      </w:r>
    </w:p>
    <w:p w14:paraId="68B3C197"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Способ присвоения базовой прогнозной цены</w:t>
      </w:r>
    </w:p>
    <w:p w14:paraId="5316B152" w14:textId="5CDCA32E"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ФИО пользователя, определившего цену</w:t>
      </w:r>
    </w:p>
    <w:p w14:paraId="289D6D1C"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 xml:space="preserve">Валюта цены </w:t>
      </w:r>
    </w:p>
    <w:p w14:paraId="66EE7D36" w14:textId="6F490036" w:rsidR="00AC3B8E" w:rsidRDefault="00D741F0"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Плановая/прогнозная цена в рублях</w:t>
      </w:r>
    </w:p>
    <w:p w14:paraId="5E9A022A" w14:textId="35E97E1A" w:rsidR="00D741F0" w:rsidRDefault="00D741F0"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Плановая/прогнозная цена в валюте</w:t>
      </w:r>
    </w:p>
    <w:p w14:paraId="66467ECB" w14:textId="1D6B5DBF"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Дата утверждение цены</w:t>
      </w:r>
    </w:p>
    <w:p w14:paraId="397B2D74" w14:textId="44A57A14"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ФИО пользователя</w:t>
      </w:r>
      <w:r w:rsidR="00280D9E">
        <w:rPr>
          <w:rFonts w:ascii="Arial" w:hAnsi="Arial" w:cs="Arial"/>
          <w:color w:val="000000" w:themeColor="text1"/>
        </w:rPr>
        <w:t>,</w:t>
      </w:r>
      <w:r>
        <w:rPr>
          <w:rFonts w:ascii="Arial" w:hAnsi="Arial" w:cs="Arial"/>
          <w:color w:val="000000" w:themeColor="text1"/>
        </w:rPr>
        <w:t xml:space="preserve"> утвердившего цену</w:t>
      </w:r>
    </w:p>
    <w:p w14:paraId="458B90B5"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Комментарий руководителя к отклонению цены</w:t>
      </w:r>
    </w:p>
    <w:p w14:paraId="163B5A3B" w14:textId="7777777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Обоснование изменения плановой цены</w:t>
      </w:r>
    </w:p>
    <w:p w14:paraId="7E01412D" w14:textId="61775332"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Дата начала действия цены</w:t>
      </w:r>
    </w:p>
    <w:p w14:paraId="112E60F3" w14:textId="4372F7D7" w:rsidR="00AC3B8E" w:rsidRDefault="00AC3B8E" w:rsidP="005D3579">
      <w:pPr>
        <w:pStyle w:val="afa"/>
        <w:numPr>
          <w:ilvl w:val="0"/>
          <w:numId w:val="22"/>
        </w:numPr>
        <w:spacing w:after="120" w:line="276" w:lineRule="auto"/>
        <w:rPr>
          <w:rFonts w:ascii="Arial" w:hAnsi="Arial" w:cs="Arial"/>
          <w:color w:val="000000" w:themeColor="text1"/>
        </w:rPr>
      </w:pPr>
      <w:r>
        <w:rPr>
          <w:rFonts w:ascii="Arial" w:hAnsi="Arial" w:cs="Arial"/>
          <w:color w:val="000000" w:themeColor="text1"/>
        </w:rPr>
        <w:t>Дата окончания действия цены</w:t>
      </w:r>
    </w:p>
    <w:p w14:paraId="1EABAA95" w14:textId="77777777" w:rsidR="00AC3B8E" w:rsidRDefault="00AC3B8E" w:rsidP="00AC3B8E">
      <w:pPr>
        <w:spacing w:after="240" w:line="276" w:lineRule="auto"/>
        <w:ind w:firstLine="708"/>
        <w:rPr>
          <w:rFonts w:ascii="Arial" w:hAnsi="Arial" w:cs="Arial"/>
          <w:color w:val="000000" w:themeColor="text1"/>
        </w:rPr>
      </w:pPr>
      <w:r>
        <w:rPr>
          <w:rFonts w:ascii="Arial" w:hAnsi="Arial" w:cs="Arial"/>
          <w:color w:val="000000" w:themeColor="text1"/>
        </w:rPr>
        <w:t>Руководителю доступны для работы стандартные фильтры системы, позволяющие осуществлять отбор по любому полю отчета.</w:t>
      </w:r>
    </w:p>
    <w:p w14:paraId="3ABBEB2C" w14:textId="77777777" w:rsidR="00AC3B8E" w:rsidRPr="00E7375E" w:rsidRDefault="00AC3B8E" w:rsidP="00AC3B8E">
      <w:pPr>
        <w:spacing w:after="240" w:line="276" w:lineRule="auto"/>
        <w:ind w:firstLine="708"/>
        <w:rPr>
          <w:rFonts w:ascii="Arial" w:hAnsi="Arial" w:cs="Arial"/>
          <w:color w:val="000000" w:themeColor="text1"/>
        </w:rPr>
      </w:pPr>
      <w:r>
        <w:rPr>
          <w:rFonts w:ascii="Arial" w:hAnsi="Arial" w:cs="Arial"/>
          <w:color w:val="000000" w:themeColor="text1"/>
        </w:rPr>
        <w:lastRenderedPageBreak/>
        <w:t>Руководитель планировщика цен выделяет позиции МТР, тарифицированных работ, услуг и нажимает кнопку «Утвердить плановую/прогнозную цену» либо кнопку «Отклонить». В случае отклонения необходимо будет указать Комментарий руководителя к отклонению цены. Утвержденная плановая, прогнозная цена начинает действовать с даты начала действия цены, указанной в соответствующем поле. Планировщик потребности получает уведомление по корпоративной электронной почте об утверждении плановой цены.</w:t>
      </w:r>
    </w:p>
    <w:p w14:paraId="5639D70B" w14:textId="34AA3434" w:rsidR="00AC3B8E" w:rsidRDefault="00AC3B8E" w:rsidP="00AC3B8E">
      <w:pPr>
        <w:spacing w:after="240" w:line="276" w:lineRule="auto"/>
        <w:ind w:firstLine="708"/>
        <w:rPr>
          <w:rFonts w:ascii="Arial" w:hAnsi="Arial" w:cs="Arial"/>
          <w:color w:val="000000" w:themeColor="text1"/>
        </w:rPr>
      </w:pPr>
      <w:r>
        <w:rPr>
          <w:rFonts w:ascii="Arial" w:hAnsi="Arial" w:cs="Arial"/>
          <w:color w:val="000000" w:themeColor="text1"/>
        </w:rPr>
        <w:t>В случае отклонения плановой цены, планировщик цен получает уведомление по корпоративной электронной почте с замечаниями от руководителя. Открыв отчет «Ведение плановых цен», планировщику цен становятся доступными для изменения поля «Базовая цена», «Базовая цена», даты действия цен,</w:t>
      </w:r>
      <w:r w:rsidR="00302A92">
        <w:rPr>
          <w:rFonts w:ascii="Arial" w:hAnsi="Arial" w:cs="Arial"/>
          <w:color w:val="000000" w:themeColor="text1"/>
        </w:rPr>
        <w:t xml:space="preserve"> способ присвоения цены</w:t>
      </w:r>
      <w:r>
        <w:rPr>
          <w:rFonts w:ascii="Arial" w:hAnsi="Arial" w:cs="Arial"/>
          <w:color w:val="000000" w:themeColor="text1"/>
        </w:rPr>
        <w:t xml:space="preserve"> также в поле «Комментарий руководителя к отклонению цены» отображается комментарий, введенный руководителем. </w:t>
      </w:r>
    </w:p>
    <w:p w14:paraId="03FB9598" w14:textId="4BC5D09F" w:rsidR="00AC3B8E" w:rsidRDefault="00AC3B8E" w:rsidP="00AC3B8E">
      <w:pPr>
        <w:spacing w:after="240" w:line="276" w:lineRule="auto"/>
        <w:ind w:firstLine="708"/>
        <w:rPr>
          <w:rFonts w:ascii="Arial" w:hAnsi="Arial" w:cs="Arial"/>
          <w:color w:val="000000" w:themeColor="text1"/>
        </w:rPr>
      </w:pPr>
      <w:r>
        <w:rPr>
          <w:rFonts w:ascii="Arial" w:hAnsi="Arial" w:cs="Arial"/>
          <w:color w:val="000000" w:themeColor="text1"/>
        </w:rPr>
        <w:t>После устранения замечаний руководителя, планировщик цен в отчете «Ведение плановых цен» нажимает на кнопку «Сформировать цену»</w:t>
      </w:r>
      <w:r w:rsidR="00302A92">
        <w:rPr>
          <w:rFonts w:ascii="Arial" w:hAnsi="Arial" w:cs="Arial"/>
          <w:color w:val="000000" w:themeColor="text1"/>
        </w:rPr>
        <w:t xml:space="preserve"> и отправляет на согласование «Отправить на согласование». </w:t>
      </w:r>
      <w:r>
        <w:rPr>
          <w:rFonts w:ascii="Arial" w:hAnsi="Arial" w:cs="Arial"/>
          <w:color w:val="000000" w:themeColor="text1"/>
        </w:rPr>
        <w:t>Измененная плановая цена становится доступной для утверждения руководителю планировщика цен в отчете «</w:t>
      </w:r>
      <w:r w:rsidRPr="00E97C38">
        <w:rPr>
          <w:rFonts w:ascii="Arial" w:hAnsi="Arial" w:cs="Arial"/>
          <w:color w:val="000000" w:themeColor="text1"/>
        </w:rPr>
        <w:t>Анализ закупочных цен, утверждение плановой цены</w:t>
      </w:r>
      <w:r>
        <w:rPr>
          <w:rFonts w:ascii="Arial" w:hAnsi="Arial" w:cs="Arial"/>
          <w:color w:val="000000" w:themeColor="text1"/>
        </w:rPr>
        <w:t>».</w:t>
      </w:r>
    </w:p>
    <w:p w14:paraId="65A69E77" w14:textId="77777777" w:rsidR="004945DD" w:rsidRDefault="00AC3B8E" w:rsidP="00AC3B8E">
      <w:pPr>
        <w:spacing w:after="240" w:line="276" w:lineRule="auto"/>
        <w:ind w:firstLine="708"/>
        <w:rPr>
          <w:rFonts w:ascii="Arial" w:hAnsi="Arial" w:cs="Arial"/>
          <w:color w:val="000000" w:themeColor="text1"/>
        </w:rPr>
      </w:pPr>
      <w:r>
        <w:rPr>
          <w:rFonts w:ascii="Arial" w:hAnsi="Arial" w:cs="Arial"/>
          <w:color w:val="000000" w:themeColor="text1"/>
        </w:rPr>
        <w:t>По событию утверждения плановой цены в системе запускается фоновое задание, которое</w:t>
      </w:r>
      <w:r w:rsidR="004945DD">
        <w:rPr>
          <w:rFonts w:ascii="Arial" w:hAnsi="Arial" w:cs="Arial"/>
          <w:color w:val="000000" w:themeColor="text1"/>
        </w:rPr>
        <w:t>:</w:t>
      </w:r>
    </w:p>
    <w:p w14:paraId="441A288D" w14:textId="77777777" w:rsidR="004945DD" w:rsidRPr="004945DD" w:rsidRDefault="00AC3B8E" w:rsidP="005F6568">
      <w:pPr>
        <w:pStyle w:val="afa"/>
        <w:numPr>
          <w:ilvl w:val="0"/>
          <w:numId w:val="55"/>
        </w:numPr>
        <w:spacing w:after="240" w:line="276" w:lineRule="auto"/>
        <w:rPr>
          <w:rFonts w:ascii="Arial" w:hAnsi="Arial" w:cs="Arial"/>
        </w:rPr>
      </w:pPr>
      <w:r w:rsidRPr="004945DD">
        <w:rPr>
          <w:rFonts w:ascii="Arial" w:hAnsi="Arial" w:cs="Arial"/>
          <w:color w:val="000000" w:themeColor="text1"/>
        </w:rPr>
        <w:t xml:space="preserve">анализирует </w:t>
      </w:r>
      <w:r w:rsidR="00C1649A">
        <w:rPr>
          <w:rFonts w:ascii="Arial" w:hAnsi="Arial" w:cs="Arial"/>
          <w:color w:val="000000" w:themeColor="text1"/>
        </w:rPr>
        <w:t xml:space="preserve">неутверждённые </w:t>
      </w:r>
      <w:r w:rsidRPr="004945DD">
        <w:rPr>
          <w:rFonts w:ascii="Arial" w:hAnsi="Arial" w:cs="Arial"/>
          <w:color w:val="000000" w:themeColor="text1"/>
        </w:rPr>
        <w:t>документы потребностей (</w:t>
      </w:r>
      <w:r w:rsidRPr="004945DD">
        <w:rPr>
          <w:rFonts w:ascii="Arial" w:hAnsi="Arial" w:cs="Arial"/>
        </w:rPr>
        <w:t xml:space="preserve">заявки на списание МТР, заявки на закупку работ, услуг, операции сетевого графика, заказы ТОРО) </w:t>
      </w:r>
      <w:r w:rsidRPr="004945DD">
        <w:rPr>
          <w:rFonts w:ascii="Arial" w:hAnsi="Arial" w:cs="Arial"/>
          <w:color w:val="000000" w:themeColor="text1"/>
        </w:rPr>
        <w:t xml:space="preserve">без плановой цены либо с ценой с индикатором «Расчётная» </w:t>
      </w:r>
      <w:r w:rsidRPr="004945DD">
        <w:rPr>
          <w:rFonts w:ascii="Arial" w:hAnsi="Arial" w:cs="Arial"/>
        </w:rPr>
        <w:t>и актуализирует плановую цену в позициях этих документов (ра</w:t>
      </w:r>
      <w:r w:rsidR="00C1649A">
        <w:rPr>
          <w:rFonts w:ascii="Arial" w:hAnsi="Arial" w:cs="Arial"/>
        </w:rPr>
        <w:t>зработка</w:t>
      </w:r>
      <w:r w:rsidR="00664DD2" w:rsidRPr="00664DD2">
        <w:rPr>
          <w:rFonts w:ascii="Arial" w:hAnsi="Arial" w:cs="Arial"/>
          <w:color w:val="000000" w:themeColor="text1"/>
        </w:rPr>
        <w:t xml:space="preserve"> </w:t>
      </w:r>
      <w:r w:rsidR="00664DD2" w:rsidRPr="005A0065">
        <w:rPr>
          <w:rFonts w:ascii="Arial" w:hAnsi="Arial" w:cs="Arial"/>
          <w:color w:val="000000" w:themeColor="text1"/>
        </w:rPr>
        <w:t>MM04</w:t>
      </w:r>
      <w:r w:rsidR="00C1649A">
        <w:rPr>
          <w:rFonts w:ascii="Arial" w:hAnsi="Arial" w:cs="Arial"/>
        </w:rPr>
        <w:t xml:space="preserve"> «Ведение плановых цен);</w:t>
      </w:r>
      <w:r w:rsidRPr="004945DD">
        <w:rPr>
          <w:rFonts w:ascii="Arial" w:hAnsi="Arial" w:cs="Arial"/>
        </w:rPr>
        <w:t xml:space="preserve"> Утвержд</w:t>
      </w:r>
      <w:r w:rsidR="00C1649A">
        <w:rPr>
          <w:rFonts w:ascii="Arial" w:hAnsi="Arial" w:cs="Arial"/>
        </w:rPr>
        <w:t>ё</w:t>
      </w:r>
      <w:r w:rsidRPr="004945DD">
        <w:rPr>
          <w:rFonts w:ascii="Arial" w:hAnsi="Arial" w:cs="Arial"/>
        </w:rPr>
        <w:t>нные потребности не переоцениваются, даже, если плановая цена была изменена, и дата ее действия совпадает с датой потребности</w:t>
      </w:r>
      <w:r w:rsidR="004945DD" w:rsidRPr="004945DD">
        <w:rPr>
          <w:rFonts w:ascii="Arial" w:hAnsi="Arial" w:cs="Arial"/>
        </w:rPr>
        <w:t>;</w:t>
      </w:r>
    </w:p>
    <w:p w14:paraId="3DA0A6FB" w14:textId="448BAB24" w:rsidR="00CA215F" w:rsidRPr="00CA215F" w:rsidRDefault="00CA215F" w:rsidP="00AC3B8E">
      <w:pPr>
        <w:spacing w:after="240" w:line="276" w:lineRule="auto"/>
        <w:ind w:firstLine="567"/>
        <w:rPr>
          <w:ins w:id="186" w:author="KislovVO" w:date="2021-03-23T16:06:00Z"/>
          <w:rFonts w:ascii="Arial" w:hAnsi="Arial" w:cs="Arial"/>
        </w:rPr>
      </w:pPr>
      <w:ins w:id="187" w:author="KislovVO" w:date="2021-03-23T16:06:00Z">
        <w:r>
          <w:rPr>
            <w:rFonts w:ascii="Arial" w:hAnsi="Arial" w:cs="Arial"/>
          </w:rPr>
          <w:t xml:space="preserve">При формировании потребности </w:t>
        </w:r>
        <w:r>
          <w:rPr>
            <w:rFonts w:ascii="Arial" w:hAnsi="Arial" w:cs="Arial"/>
            <w:lang w:val="en-US"/>
          </w:rPr>
          <w:t>AT</w:t>
        </w:r>
        <w:del w:id="188" w:author="MOS\BykovVA" w:date="2021-04-15T14:43:00Z">
          <w:r w:rsidDel="00D0294B">
            <w:rPr>
              <w:rFonts w:ascii="Arial" w:hAnsi="Arial" w:cs="Arial"/>
              <w:lang w:val="en-US"/>
            </w:rPr>
            <w:delText>P</w:delText>
          </w:r>
        </w:del>
      </w:ins>
      <w:ins w:id="189" w:author="MOS\BykovVA" w:date="2021-04-15T14:43:00Z">
        <w:r w:rsidR="00D0294B">
          <w:rPr>
            <w:rFonts w:ascii="Arial" w:hAnsi="Arial" w:cs="Arial"/>
          </w:rPr>
          <w:t>З</w:t>
        </w:r>
      </w:ins>
      <w:ins w:id="190" w:author="KislovVO" w:date="2021-03-23T16:06:00Z">
        <w:r w:rsidRPr="00CA215F">
          <w:rPr>
            <w:rFonts w:ascii="Arial" w:hAnsi="Arial" w:cs="Arial"/>
            <w:rPrChange w:id="191" w:author="KislovVO" w:date="2021-03-23T16:06:00Z">
              <w:rPr>
                <w:rFonts w:ascii="Arial" w:hAnsi="Arial" w:cs="Arial"/>
                <w:lang w:val="en-US"/>
              </w:rPr>
            </w:rPrChange>
          </w:rPr>
          <w:t xml:space="preserve"> </w:t>
        </w:r>
        <w:r>
          <w:rPr>
            <w:rFonts w:ascii="Arial" w:hAnsi="Arial" w:cs="Arial"/>
          </w:rPr>
          <w:t xml:space="preserve">и </w:t>
        </w:r>
        <w:proofErr w:type="spellStart"/>
        <w:r>
          <w:rPr>
            <w:rFonts w:ascii="Arial" w:hAnsi="Arial" w:cs="Arial"/>
          </w:rPr>
          <w:t>ГОиЧС</w:t>
        </w:r>
        <w:proofErr w:type="spellEnd"/>
        <w:r>
          <w:rPr>
            <w:rFonts w:ascii="Arial" w:hAnsi="Arial" w:cs="Arial"/>
          </w:rPr>
          <w:t xml:space="preserve"> </w:t>
        </w:r>
        <w:r w:rsidRPr="00CA215F">
          <w:rPr>
            <w:rFonts w:ascii="Arial" w:hAnsi="Arial" w:cs="Arial"/>
            <w:rPrChange w:id="192" w:author="KislovVO" w:date="2021-03-23T16:06:00Z">
              <w:rPr>
                <w:rFonts w:ascii="Arial" w:hAnsi="Arial" w:cs="Arial"/>
                <w:lang w:val="en-US"/>
              </w:rPr>
            </w:rPrChange>
          </w:rPr>
          <w:t>(</w:t>
        </w:r>
        <w:r>
          <w:rPr>
            <w:rFonts w:ascii="Arial" w:hAnsi="Arial" w:cs="Arial"/>
          </w:rPr>
          <w:t xml:space="preserve">разработка </w:t>
        </w:r>
        <w:r>
          <w:rPr>
            <w:rFonts w:ascii="Arial" w:hAnsi="Arial" w:cs="Arial"/>
            <w:lang w:val="en-US"/>
          </w:rPr>
          <w:t>MM</w:t>
        </w:r>
        <w:r w:rsidRPr="00CA215F">
          <w:rPr>
            <w:rFonts w:ascii="Arial" w:hAnsi="Arial" w:cs="Arial"/>
            <w:rPrChange w:id="193" w:author="KislovVO" w:date="2021-03-23T16:06:00Z">
              <w:rPr>
                <w:rFonts w:ascii="Arial" w:hAnsi="Arial" w:cs="Arial"/>
                <w:lang w:val="en-US"/>
              </w:rPr>
            </w:rPrChange>
          </w:rPr>
          <w:t>13)</w:t>
        </w:r>
        <w:r>
          <w:rPr>
            <w:rFonts w:ascii="Arial" w:hAnsi="Arial" w:cs="Arial"/>
          </w:rPr>
          <w:t>, материалы не имеющие утвержденные цены,</w:t>
        </w:r>
      </w:ins>
      <w:ins w:id="194" w:author="KislovVO" w:date="2021-03-23T16:08:00Z">
        <w:r>
          <w:rPr>
            <w:rFonts w:ascii="Arial" w:hAnsi="Arial" w:cs="Arial"/>
          </w:rPr>
          <w:t xml:space="preserve"> автоматически</w:t>
        </w:r>
      </w:ins>
      <w:ins w:id="195" w:author="KislovVO" w:date="2021-03-23T16:06:00Z">
        <w:r>
          <w:rPr>
            <w:rFonts w:ascii="Arial" w:hAnsi="Arial" w:cs="Arial"/>
          </w:rPr>
          <w:t xml:space="preserve"> попадают на согласование плановой цены.</w:t>
        </w:r>
      </w:ins>
      <w:ins w:id="196" w:author="KislovVO" w:date="2021-03-23T16:08:00Z">
        <w:r>
          <w:rPr>
            <w:rFonts w:ascii="Arial" w:hAnsi="Arial" w:cs="Arial"/>
          </w:rPr>
          <w:t xml:space="preserve"> Процесс согласования цены для потребностей АТЗ и </w:t>
        </w:r>
        <w:proofErr w:type="spellStart"/>
        <w:r>
          <w:rPr>
            <w:rFonts w:ascii="Arial" w:hAnsi="Arial" w:cs="Arial"/>
          </w:rPr>
          <w:t>ГОиЧС</w:t>
        </w:r>
        <w:proofErr w:type="spellEnd"/>
        <w:r>
          <w:rPr>
            <w:rFonts w:ascii="Arial" w:hAnsi="Arial" w:cs="Arial"/>
          </w:rPr>
          <w:t xml:space="preserve"> не отличается от</w:t>
        </w:r>
      </w:ins>
      <w:ins w:id="197" w:author="KislovVO" w:date="2021-03-23T16:09:00Z">
        <w:r>
          <w:rPr>
            <w:rFonts w:ascii="Arial" w:hAnsi="Arial" w:cs="Arial"/>
          </w:rPr>
          <w:t xml:space="preserve"> </w:t>
        </w:r>
        <w:r w:rsidR="00D02A36">
          <w:rPr>
            <w:rFonts w:ascii="Arial" w:hAnsi="Arial" w:cs="Arial"/>
          </w:rPr>
          <w:t>общего процесса согласования цен (процесс согласования цен описан выше).</w:t>
        </w:r>
        <w:r>
          <w:rPr>
            <w:rFonts w:ascii="Arial" w:hAnsi="Arial" w:cs="Arial"/>
          </w:rPr>
          <w:t xml:space="preserve"> </w:t>
        </w:r>
      </w:ins>
      <w:ins w:id="198" w:author="KislovVO" w:date="2021-03-23T16:08:00Z">
        <w:r>
          <w:rPr>
            <w:rFonts w:ascii="Arial" w:hAnsi="Arial" w:cs="Arial"/>
          </w:rPr>
          <w:t xml:space="preserve"> </w:t>
        </w:r>
      </w:ins>
      <w:ins w:id="199" w:author="KislovVO" w:date="2021-03-23T16:06:00Z">
        <w:r>
          <w:rPr>
            <w:rFonts w:ascii="Arial" w:hAnsi="Arial" w:cs="Arial"/>
          </w:rPr>
          <w:t xml:space="preserve"> </w:t>
        </w:r>
      </w:ins>
    </w:p>
    <w:p w14:paraId="3A928396" w14:textId="6E0535D9" w:rsidR="00AC3B8E" w:rsidDel="00CA215F" w:rsidRDefault="00AC3B8E" w:rsidP="00AC3B8E">
      <w:pPr>
        <w:spacing w:after="240" w:line="276" w:lineRule="auto"/>
        <w:ind w:firstLine="567"/>
        <w:rPr>
          <w:del w:id="200" w:author="KislovVO" w:date="2021-03-23T16:07:00Z"/>
          <w:rFonts w:ascii="Arial" w:hAnsi="Arial" w:cs="Arial"/>
        </w:rPr>
      </w:pPr>
      <w:del w:id="201" w:author="KislovVO" w:date="2021-03-23T16:07:00Z">
        <w:r w:rsidDel="00CA215F">
          <w:rPr>
            <w:rFonts w:ascii="Arial" w:hAnsi="Arial" w:cs="Arial"/>
          </w:rPr>
          <w:delText xml:space="preserve">Ответственный за загрузку плановых цен по АТЗ и ГОиЧС, загружает плановые цены по АТЗ и ГОиЧС с помощью Excel-файла установленного формата </w:delText>
        </w:r>
        <w:r w:rsidRPr="00D35244" w:rsidDel="00CA215F">
          <w:rPr>
            <w:rFonts w:ascii="Arial" w:hAnsi="Arial" w:cs="Arial"/>
          </w:rPr>
          <w:delText>(</w:delText>
        </w:r>
        <w:r w:rsidDel="00CA215F">
          <w:rPr>
            <w:rFonts w:ascii="Arial" w:hAnsi="Arial" w:cs="Arial"/>
          </w:rPr>
          <w:delText>разработка</w:delText>
        </w:r>
        <w:r w:rsidR="00664DD2" w:rsidRPr="00664DD2" w:rsidDel="00CA215F">
          <w:rPr>
            <w:rFonts w:ascii="Arial" w:hAnsi="Arial" w:cs="Arial"/>
            <w:color w:val="000000" w:themeColor="text1"/>
          </w:rPr>
          <w:delText xml:space="preserve"> </w:delText>
        </w:r>
        <w:r w:rsidR="00664DD2" w:rsidRPr="005A0065" w:rsidDel="00CA215F">
          <w:rPr>
            <w:rFonts w:ascii="Arial" w:hAnsi="Arial" w:cs="Arial"/>
            <w:color w:val="000000" w:themeColor="text1"/>
          </w:rPr>
          <w:delText>MM04</w:delText>
        </w:r>
        <w:r w:rsidDel="00CA215F">
          <w:rPr>
            <w:rFonts w:ascii="Arial" w:hAnsi="Arial" w:cs="Arial"/>
          </w:rPr>
          <w:delText xml:space="preserve"> </w:delText>
        </w:r>
        <w:r w:rsidR="004945DD" w:rsidDel="00CA215F">
          <w:rPr>
            <w:rFonts w:ascii="Arial" w:hAnsi="Arial" w:cs="Arial"/>
          </w:rPr>
          <w:delText>«</w:delText>
        </w:r>
        <w:r w:rsidDel="00CA215F">
          <w:rPr>
            <w:rFonts w:ascii="Arial" w:hAnsi="Arial" w:cs="Arial"/>
          </w:rPr>
          <w:delText>Ведение плановых цен</w:delText>
        </w:r>
        <w:r w:rsidR="004945DD" w:rsidDel="00CA215F">
          <w:rPr>
            <w:rFonts w:ascii="Arial" w:hAnsi="Arial" w:cs="Arial"/>
          </w:rPr>
          <w:delText>»</w:delText>
        </w:r>
        <w:r w:rsidDel="00CA215F">
          <w:rPr>
            <w:rFonts w:ascii="Arial" w:hAnsi="Arial" w:cs="Arial"/>
          </w:rPr>
          <w:delText>).</w:delText>
        </w:r>
      </w:del>
    </w:p>
    <w:p w14:paraId="21CEED95" w14:textId="77777777" w:rsidR="00AC3B8E" w:rsidRPr="00EA70A2" w:rsidRDefault="00AC3B8E" w:rsidP="00AC3B8E">
      <w:pPr>
        <w:pStyle w:val="afa"/>
        <w:spacing w:after="240" w:line="276" w:lineRule="auto"/>
        <w:ind w:left="927"/>
        <w:rPr>
          <w:rFonts w:ascii="Arial" w:hAnsi="Arial" w:cs="Arial"/>
          <w:b/>
          <w:sz w:val="22"/>
        </w:rPr>
      </w:pPr>
      <w:r w:rsidRPr="00EA70A2">
        <w:rPr>
          <w:rFonts w:ascii="Arial" w:hAnsi="Arial" w:cs="Arial"/>
          <w:b/>
          <w:sz w:val="22"/>
        </w:rPr>
        <w:t xml:space="preserve">Таблица </w:t>
      </w:r>
      <w:r w:rsidRPr="00EA70A2">
        <w:rPr>
          <w:rFonts w:ascii="Arial" w:hAnsi="Arial" w:cs="Arial"/>
          <w:b/>
          <w:sz w:val="22"/>
        </w:rPr>
        <w:fldChar w:fldCharType="begin"/>
      </w:r>
      <w:r w:rsidRPr="00EA70A2">
        <w:rPr>
          <w:rFonts w:ascii="Arial" w:hAnsi="Arial" w:cs="Arial"/>
          <w:b/>
          <w:sz w:val="22"/>
        </w:rPr>
        <w:instrText xml:space="preserve"> SEQ Таблица \* ARABIC </w:instrText>
      </w:r>
      <w:r w:rsidRPr="00EA70A2">
        <w:rPr>
          <w:rFonts w:ascii="Arial" w:hAnsi="Arial" w:cs="Arial"/>
          <w:b/>
          <w:sz w:val="22"/>
        </w:rPr>
        <w:fldChar w:fldCharType="separate"/>
      </w:r>
      <w:r w:rsidR="005578C5">
        <w:rPr>
          <w:rFonts w:ascii="Arial" w:hAnsi="Arial" w:cs="Arial"/>
          <w:b/>
          <w:noProof/>
          <w:sz w:val="22"/>
        </w:rPr>
        <w:t>17</w:t>
      </w:r>
      <w:r w:rsidRPr="00EA70A2">
        <w:rPr>
          <w:rFonts w:ascii="Arial" w:hAnsi="Arial" w:cs="Arial"/>
          <w:b/>
          <w:sz w:val="22"/>
        </w:rPr>
        <w:fldChar w:fldCharType="end"/>
      </w:r>
      <w:r w:rsidRPr="00EA70A2">
        <w:rPr>
          <w:rFonts w:ascii="Arial" w:hAnsi="Arial" w:cs="Arial"/>
          <w:b/>
          <w:sz w:val="22"/>
        </w:rPr>
        <w:t>. Описание шага «</w:t>
      </w:r>
      <w:r>
        <w:rPr>
          <w:rFonts w:ascii="Arial" w:hAnsi="Arial" w:cs="Arial"/>
          <w:b/>
          <w:sz w:val="22"/>
        </w:rPr>
        <w:t>Формирование отчета Анализ закупочных цен, утверждение плановой цены</w:t>
      </w:r>
      <w:r w:rsidRPr="00EA70A2">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0"/>
        <w:gridCol w:w="2125"/>
        <w:gridCol w:w="993"/>
        <w:gridCol w:w="1701"/>
        <w:gridCol w:w="2550"/>
        <w:gridCol w:w="977"/>
      </w:tblGrid>
      <w:tr w:rsidR="00AC3B8E" w:rsidRPr="00F94454" w14:paraId="7C2563F5" w14:textId="77777777" w:rsidTr="00AC3B8E">
        <w:trPr>
          <w:cantSplit/>
          <w:trHeight w:val="397"/>
          <w:tblHeader/>
        </w:trPr>
        <w:tc>
          <w:tcPr>
            <w:tcW w:w="899" w:type="pct"/>
            <w:shd w:val="clear" w:color="auto" w:fill="FFC000"/>
            <w:vAlign w:val="center"/>
          </w:tcPr>
          <w:p w14:paraId="1A7D29AC" w14:textId="77777777" w:rsidR="00AC3B8E" w:rsidRPr="00D36A72" w:rsidRDefault="00AC3B8E" w:rsidP="00AC3B8E">
            <w:pPr>
              <w:jc w:val="center"/>
              <w:rPr>
                <w:rFonts w:ascii="Arial" w:hAnsi="Arial" w:cs="Arial"/>
                <w:b/>
                <w:sz w:val="20"/>
              </w:rPr>
            </w:pPr>
            <w:r>
              <w:rPr>
                <w:rFonts w:ascii="Arial" w:hAnsi="Arial" w:cs="Arial"/>
                <w:b/>
                <w:sz w:val="20"/>
                <w:szCs w:val="20"/>
                <w:lang w:eastAsia="ru-RU"/>
              </w:rPr>
              <w:lastRenderedPageBreak/>
              <w:t>Номер шага</w:t>
            </w:r>
          </w:p>
        </w:tc>
        <w:tc>
          <w:tcPr>
            <w:tcW w:w="1044" w:type="pct"/>
            <w:shd w:val="clear" w:color="auto" w:fill="FFC000"/>
            <w:vAlign w:val="center"/>
          </w:tcPr>
          <w:p w14:paraId="4EB47C55" w14:textId="77777777" w:rsidR="00AC3B8E" w:rsidRDefault="00AC3B8E" w:rsidP="00AC3B8E">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7D12A257" w14:textId="77777777" w:rsidR="00AC3B8E" w:rsidRPr="00F94454" w:rsidRDefault="00AC3B8E" w:rsidP="00AC3B8E">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4EEADF29" w14:textId="77777777" w:rsidR="00AC3B8E" w:rsidRDefault="00AC3B8E" w:rsidP="00AC3B8E">
            <w:pPr>
              <w:jc w:val="center"/>
              <w:rPr>
                <w:rFonts w:ascii="Arial" w:hAnsi="Arial" w:cs="Arial"/>
                <w:b/>
                <w:sz w:val="20"/>
              </w:rPr>
            </w:pPr>
            <w:r>
              <w:rPr>
                <w:rFonts w:ascii="Arial" w:hAnsi="Arial" w:cs="Arial"/>
                <w:b/>
                <w:sz w:val="20"/>
              </w:rPr>
              <w:t>Вход</w:t>
            </w:r>
          </w:p>
        </w:tc>
        <w:tc>
          <w:tcPr>
            <w:tcW w:w="1253" w:type="pct"/>
            <w:shd w:val="clear" w:color="auto" w:fill="FFC000"/>
          </w:tcPr>
          <w:p w14:paraId="238015F7" w14:textId="77777777" w:rsidR="00AC3B8E" w:rsidRDefault="00AC3B8E" w:rsidP="00AC3B8E">
            <w:pPr>
              <w:jc w:val="center"/>
              <w:rPr>
                <w:rFonts w:ascii="Arial" w:hAnsi="Arial" w:cs="Arial"/>
                <w:b/>
                <w:sz w:val="20"/>
              </w:rPr>
            </w:pPr>
            <w:r>
              <w:rPr>
                <w:rFonts w:ascii="Arial" w:hAnsi="Arial" w:cs="Arial"/>
                <w:b/>
                <w:sz w:val="20"/>
              </w:rPr>
              <w:t>Результат</w:t>
            </w:r>
          </w:p>
        </w:tc>
        <w:tc>
          <w:tcPr>
            <w:tcW w:w="480" w:type="pct"/>
            <w:shd w:val="clear" w:color="auto" w:fill="FFC000"/>
          </w:tcPr>
          <w:p w14:paraId="03D7780E" w14:textId="77777777" w:rsidR="00AC3B8E" w:rsidRDefault="00AC3B8E" w:rsidP="00AC3B8E">
            <w:pPr>
              <w:jc w:val="center"/>
              <w:rPr>
                <w:rFonts w:ascii="Arial" w:hAnsi="Arial" w:cs="Arial"/>
                <w:b/>
                <w:sz w:val="20"/>
              </w:rPr>
            </w:pPr>
            <w:r>
              <w:rPr>
                <w:rFonts w:ascii="Arial" w:hAnsi="Arial" w:cs="Arial"/>
                <w:b/>
                <w:sz w:val="20"/>
              </w:rPr>
              <w:t>Бизнес-роль</w:t>
            </w:r>
          </w:p>
        </w:tc>
      </w:tr>
      <w:tr w:rsidR="00AC3B8E" w14:paraId="555D6766" w14:textId="77777777" w:rsidTr="00AC3B8E">
        <w:trPr>
          <w:cantSplit/>
          <w:trHeight w:val="2390"/>
        </w:trPr>
        <w:tc>
          <w:tcPr>
            <w:tcW w:w="899" w:type="pct"/>
          </w:tcPr>
          <w:p w14:paraId="4178BB05" w14:textId="77777777" w:rsidR="00AC3B8E" w:rsidRDefault="00AC3B8E" w:rsidP="00AC3B8E">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1</w:t>
            </w:r>
            <w:r w:rsidRPr="00B613A3">
              <w:rPr>
                <w:rFonts w:ascii="Arial" w:hAnsi="Arial" w:cs="Arial"/>
                <w:sz w:val="20"/>
                <w:szCs w:val="20"/>
              </w:rPr>
              <w:t>.0</w:t>
            </w:r>
            <w:r>
              <w:rPr>
                <w:rFonts w:ascii="Arial" w:hAnsi="Arial" w:cs="Arial"/>
                <w:sz w:val="20"/>
                <w:szCs w:val="20"/>
              </w:rPr>
              <w:t>70</w:t>
            </w:r>
          </w:p>
        </w:tc>
        <w:tc>
          <w:tcPr>
            <w:tcW w:w="1044" w:type="pct"/>
          </w:tcPr>
          <w:p w14:paraId="4FAB82F6" w14:textId="77777777" w:rsidR="00AC3B8E" w:rsidRDefault="00AC3B8E" w:rsidP="00AC3B8E">
            <w:pPr>
              <w:jc w:val="left"/>
              <w:rPr>
                <w:rFonts w:ascii="Arial" w:hAnsi="Arial" w:cs="Arial"/>
                <w:sz w:val="20"/>
              </w:rPr>
            </w:pPr>
            <w:r>
              <w:rPr>
                <w:rFonts w:ascii="Arial" w:hAnsi="Arial" w:cs="Arial"/>
                <w:sz w:val="20"/>
              </w:rPr>
              <w:t xml:space="preserve">Базовая цена введена </w:t>
            </w:r>
          </w:p>
        </w:tc>
        <w:tc>
          <w:tcPr>
            <w:tcW w:w="488" w:type="pct"/>
            <w:shd w:val="clear" w:color="auto" w:fill="auto"/>
          </w:tcPr>
          <w:p w14:paraId="01CBF089" w14:textId="77777777" w:rsidR="00AC3B8E" w:rsidRPr="00501E1E" w:rsidRDefault="00AC3B8E" w:rsidP="00AC3B8E">
            <w:pPr>
              <w:jc w:val="left"/>
              <w:rPr>
                <w:rFonts w:ascii="Arial" w:hAnsi="Arial" w:cs="Arial"/>
                <w:sz w:val="20"/>
                <w:szCs w:val="20"/>
              </w:rPr>
            </w:pPr>
            <w:r>
              <w:rPr>
                <w:rFonts w:ascii="Arial" w:hAnsi="Arial" w:cs="Arial"/>
                <w:sz w:val="20"/>
              </w:rPr>
              <w:t>Разработка</w:t>
            </w:r>
          </w:p>
        </w:tc>
        <w:tc>
          <w:tcPr>
            <w:tcW w:w="836" w:type="pct"/>
          </w:tcPr>
          <w:p w14:paraId="07D77118" w14:textId="77777777" w:rsidR="00AC3B8E" w:rsidRPr="00CB3587" w:rsidRDefault="00AC3B8E" w:rsidP="00AC3B8E">
            <w:pPr>
              <w:jc w:val="left"/>
              <w:rPr>
                <w:rFonts w:ascii="Arial" w:hAnsi="Arial" w:cs="Arial"/>
                <w:sz w:val="20"/>
              </w:rPr>
            </w:pPr>
            <w:r>
              <w:rPr>
                <w:rFonts w:ascii="Arial" w:hAnsi="Arial" w:cs="Arial"/>
                <w:sz w:val="20"/>
              </w:rPr>
              <w:t>Проект плановой цены</w:t>
            </w:r>
          </w:p>
        </w:tc>
        <w:tc>
          <w:tcPr>
            <w:tcW w:w="1253" w:type="pct"/>
          </w:tcPr>
          <w:p w14:paraId="6F1A5779" w14:textId="77777777" w:rsidR="00AC3B8E" w:rsidRDefault="00AC3B8E" w:rsidP="00AC3B8E">
            <w:pPr>
              <w:jc w:val="left"/>
              <w:rPr>
                <w:rFonts w:ascii="Arial" w:hAnsi="Arial" w:cs="Arial"/>
                <w:sz w:val="20"/>
              </w:rPr>
            </w:pPr>
            <w:r>
              <w:rPr>
                <w:rFonts w:ascii="Arial" w:hAnsi="Arial" w:cs="Arial"/>
                <w:sz w:val="20"/>
              </w:rPr>
              <w:t xml:space="preserve">Плановая цена </w:t>
            </w:r>
            <w:r w:rsidR="009A5D62">
              <w:rPr>
                <w:rFonts w:ascii="Arial" w:hAnsi="Arial" w:cs="Arial"/>
                <w:sz w:val="20"/>
              </w:rPr>
              <w:t>утверждена</w:t>
            </w:r>
          </w:p>
          <w:p w14:paraId="609A9ECD" w14:textId="77777777" w:rsidR="00AC3B8E" w:rsidRDefault="00AC3B8E" w:rsidP="00AC3B8E">
            <w:pPr>
              <w:jc w:val="left"/>
              <w:rPr>
                <w:rFonts w:ascii="Arial" w:hAnsi="Arial" w:cs="Arial"/>
                <w:sz w:val="20"/>
              </w:rPr>
            </w:pPr>
          </w:p>
          <w:p w14:paraId="26CB1815" w14:textId="77777777" w:rsidR="00AC3B8E" w:rsidRDefault="00AC3B8E" w:rsidP="00AC3B8E">
            <w:pPr>
              <w:jc w:val="left"/>
              <w:rPr>
                <w:rFonts w:ascii="Arial" w:hAnsi="Arial" w:cs="Arial"/>
                <w:sz w:val="20"/>
              </w:rPr>
            </w:pPr>
            <w:r>
              <w:rPr>
                <w:rFonts w:ascii="Arial" w:hAnsi="Arial" w:cs="Arial"/>
                <w:sz w:val="20"/>
              </w:rPr>
              <w:t xml:space="preserve">Прогнозная цена на нормируемые МТР </w:t>
            </w:r>
            <w:r w:rsidR="009A5D62">
              <w:rPr>
                <w:rFonts w:ascii="Arial" w:hAnsi="Arial" w:cs="Arial"/>
                <w:sz w:val="20"/>
              </w:rPr>
              <w:t>утверждена</w:t>
            </w:r>
          </w:p>
          <w:p w14:paraId="5867AFE6" w14:textId="77777777" w:rsidR="00AC3B8E" w:rsidRDefault="00AC3B8E" w:rsidP="00AC3B8E">
            <w:pPr>
              <w:jc w:val="left"/>
              <w:rPr>
                <w:rFonts w:ascii="Arial" w:hAnsi="Arial" w:cs="Arial"/>
                <w:sz w:val="20"/>
              </w:rPr>
            </w:pPr>
          </w:p>
          <w:p w14:paraId="1CD3F554" w14:textId="77777777" w:rsidR="00AC3B8E" w:rsidRPr="00B613A3" w:rsidRDefault="00AC3B8E" w:rsidP="00AC3B8E">
            <w:pPr>
              <w:jc w:val="left"/>
              <w:rPr>
                <w:rFonts w:ascii="Arial" w:hAnsi="Arial" w:cs="Arial"/>
                <w:sz w:val="20"/>
              </w:rPr>
            </w:pPr>
            <w:r>
              <w:rPr>
                <w:rFonts w:ascii="Arial" w:hAnsi="Arial" w:cs="Arial"/>
                <w:sz w:val="20"/>
              </w:rPr>
              <w:t>Необходимо изменить плановую цену по требо</w:t>
            </w:r>
            <w:r w:rsidR="004945DD">
              <w:rPr>
                <w:rFonts w:ascii="Arial" w:hAnsi="Arial" w:cs="Arial"/>
                <w:sz w:val="20"/>
              </w:rPr>
              <w:t>ванию руководителя планировщика</w:t>
            </w:r>
          </w:p>
        </w:tc>
        <w:tc>
          <w:tcPr>
            <w:tcW w:w="480" w:type="pct"/>
          </w:tcPr>
          <w:p w14:paraId="0A776B24" w14:textId="77777777" w:rsidR="00AC3B8E" w:rsidRDefault="00AC3B8E" w:rsidP="00AC3B8E">
            <w:pPr>
              <w:jc w:val="left"/>
              <w:rPr>
                <w:rFonts w:ascii="Arial" w:hAnsi="Arial" w:cs="Arial"/>
                <w:sz w:val="20"/>
              </w:rPr>
            </w:pPr>
            <w:r>
              <w:rPr>
                <w:rFonts w:ascii="Arial" w:hAnsi="Arial" w:cs="Arial"/>
                <w:sz w:val="20"/>
              </w:rPr>
              <w:t>-Руководитель планировщика цен</w:t>
            </w:r>
          </w:p>
          <w:p w14:paraId="2255EC77" w14:textId="77777777" w:rsidR="00AC3B8E" w:rsidRPr="00B613A3" w:rsidRDefault="00AC3B8E" w:rsidP="00AC3B8E">
            <w:pPr>
              <w:jc w:val="left"/>
              <w:rPr>
                <w:rFonts w:ascii="Arial" w:hAnsi="Arial" w:cs="Arial"/>
                <w:sz w:val="20"/>
              </w:rPr>
            </w:pPr>
          </w:p>
        </w:tc>
      </w:tr>
    </w:tbl>
    <w:p w14:paraId="7B54898B" w14:textId="77777777" w:rsidR="00AC3B8E" w:rsidRPr="006D17DF" w:rsidRDefault="00AC3B8E" w:rsidP="00AC3B8E">
      <w:pPr>
        <w:spacing w:after="240" w:line="276" w:lineRule="auto"/>
        <w:ind w:firstLine="708"/>
        <w:rPr>
          <w:rFonts w:ascii="Arial" w:hAnsi="Arial" w:cs="Arial"/>
          <w:color w:val="000000" w:themeColor="text1"/>
        </w:rPr>
      </w:pPr>
    </w:p>
    <w:p w14:paraId="752DA35C" w14:textId="77777777" w:rsidR="00AC3B8E" w:rsidRDefault="00AC3B8E" w:rsidP="00AC3B8E">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 xml:space="preserve">ПП-10.03.01.071 </w:t>
      </w:r>
      <w:r w:rsidRPr="0012135C">
        <w:rPr>
          <w:rFonts w:eastAsiaTheme="majorEastAsia" w:cstheme="majorBidi"/>
          <w:b/>
          <w:i w:val="0"/>
          <w:caps w:val="0"/>
          <w:sz w:val="24"/>
          <w:szCs w:val="24"/>
        </w:rPr>
        <w:t xml:space="preserve">– </w:t>
      </w:r>
      <w:r>
        <w:rPr>
          <w:rFonts w:eastAsiaTheme="majorEastAsia" w:cstheme="majorBidi"/>
          <w:b/>
          <w:i w:val="0"/>
          <w:caps w:val="0"/>
          <w:sz w:val="24"/>
          <w:szCs w:val="24"/>
        </w:rPr>
        <w:t>Формирование запроса на сня</w:t>
      </w:r>
      <w:r w:rsidR="000B7D2D">
        <w:rPr>
          <w:rFonts w:eastAsiaTheme="majorEastAsia" w:cstheme="majorBidi"/>
          <w:b/>
          <w:i w:val="0"/>
          <w:caps w:val="0"/>
          <w:sz w:val="24"/>
          <w:szCs w:val="24"/>
        </w:rPr>
        <w:t>тие утверждения с плановой цены</w:t>
      </w:r>
    </w:p>
    <w:p w14:paraId="72E10903" w14:textId="77777777" w:rsidR="000B7D2D" w:rsidRPr="000B7D2D" w:rsidRDefault="000B7D2D" w:rsidP="000B7D2D">
      <w:pPr>
        <w:rPr>
          <w:rFonts w:eastAsiaTheme="majorEastAsia"/>
        </w:rPr>
      </w:pPr>
    </w:p>
    <w:p w14:paraId="3E23BD63" w14:textId="77777777" w:rsidR="00AC3B8E" w:rsidRPr="00EC5056" w:rsidRDefault="00AC3B8E" w:rsidP="00AC3B8E">
      <w:pPr>
        <w:spacing w:after="240" w:line="276" w:lineRule="auto"/>
        <w:ind w:firstLine="708"/>
        <w:rPr>
          <w:rFonts w:ascii="Arial" w:hAnsi="Arial" w:cs="Arial"/>
        </w:rPr>
      </w:pPr>
      <w:r w:rsidRPr="00EC5056">
        <w:rPr>
          <w:rFonts w:ascii="Arial" w:hAnsi="Arial" w:cs="Arial"/>
        </w:rPr>
        <w:t>Шаг актуален для сценария 1. Ведение плановых/прогнозных цен на МТР и тарифицированные работы, услуги.</w:t>
      </w:r>
    </w:p>
    <w:p w14:paraId="7C255E32" w14:textId="77777777" w:rsidR="00AC3B8E" w:rsidRPr="00EC5056" w:rsidRDefault="00AC3B8E" w:rsidP="00AC3B8E">
      <w:pPr>
        <w:spacing w:after="240" w:line="276" w:lineRule="auto"/>
        <w:ind w:firstLine="360"/>
        <w:rPr>
          <w:rFonts w:ascii="Arial" w:hAnsi="Arial" w:cs="Arial"/>
          <w:color w:val="000000" w:themeColor="text1"/>
        </w:rPr>
      </w:pPr>
      <w:r w:rsidRPr="00EC5056">
        <w:rPr>
          <w:rFonts w:ascii="Arial" w:hAnsi="Arial" w:cs="Arial"/>
          <w:color w:val="000000" w:themeColor="text1"/>
        </w:rPr>
        <w:t>Планировщик цен может инициировать процедуру изменения плановой цены в следующих случаях:</w:t>
      </w:r>
    </w:p>
    <w:p w14:paraId="409B9F32" w14:textId="77777777" w:rsidR="00AC3B8E" w:rsidRPr="00EC5056" w:rsidRDefault="00AC3B8E" w:rsidP="005F6568">
      <w:pPr>
        <w:numPr>
          <w:ilvl w:val="0"/>
          <w:numId w:val="25"/>
        </w:numPr>
        <w:spacing w:after="240" w:line="276" w:lineRule="auto"/>
        <w:rPr>
          <w:rFonts w:ascii="Arial" w:hAnsi="Arial" w:cs="Arial"/>
          <w:color w:val="000000" w:themeColor="text1"/>
        </w:rPr>
      </w:pPr>
      <w:r w:rsidRPr="00EC5056">
        <w:rPr>
          <w:rFonts w:ascii="Arial" w:hAnsi="Arial" w:cs="Arial"/>
          <w:color w:val="000000" w:themeColor="text1"/>
        </w:rPr>
        <w:t>Из процесса УП-04.02.02 «Формирование и согласование бюджетов отдельных юридических лиц» получено директивное требование изменения плановой цены</w:t>
      </w:r>
    </w:p>
    <w:p w14:paraId="2D3724E5" w14:textId="5E2FE9FF" w:rsidR="00AC3B8E" w:rsidRPr="00EC5056" w:rsidRDefault="00AC3B8E" w:rsidP="005F6568">
      <w:pPr>
        <w:numPr>
          <w:ilvl w:val="0"/>
          <w:numId w:val="25"/>
        </w:numPr>
        <w:spacing w:after="240" w:line="276" w:lineRule="auto"/>
        <w:rPr>
          <w:rFonts w:ascii="Arial" w:hAnsi="Arial" w:cs="Arial"/>
          <w:color w:val="000000" w:themeColor="text1"/>
        </w:rPr>
      </w:pPr>
      <w:r w:rsidRPr="00EC5056">
        <w:rPr>
          <w:rFonts w:ascii="Arial" w:hAnsi="Arial" w:cs="Arial"/>
          <w:color w:val="000000" w:themeColor="text1"/>
        </w:rPr>
        <w:t xml:space="preserve">У планировщика цен появилась обоснованная необходимость изменения плановой цены (подробнее причины изменения плановой цены по инициативе планировщика цен описаны в </w:t>
      </w:r>
      <w:r w:rsidRPr="00EC5056">
        <w:rPr>
          <w:rFonts w:ascii="Arial" w:hAnsi="Arial" w:cs="Arial"/>
        </w:rPr>
        <w:t xml:space="preserve">ERP.2.24.MM </w:t>
      </w:r>
      <w:del w:id="202" w:author="Kislov Vladimir" w:date="2021-03-23T22:52:00Z">
        <w:r w:rsidRPr="00EC5056" w:rsidDel="00EA5F20">
          <w:rPr>
            <w:rFonts w:ascii="Arial" w:hAnsi="Arial" w:cs="Arial"/>
          </w:rPr>
          <w:delText xml:space="preserve">Временной </w:delText>
        </w:r>
      </w:del>
      <w:r w:rsidRPr="00EC5056">
        <w:rPr>
          <w:rFonts w:ascii="Arial" w:hAnsi="Arial" w:cs="Arial"/>
        </w:rPr>
        <w:t>инструкции по ведению плановых цен по МТР. Порядок расценки работ, услуг).</w:t>
      </w:r>
    </w:p>
    <w:p w14:paraId="378F35F7" w14:textId="50B11FE1" w:rsidR="00AC3B8E" w:rsidRPr="00EC5056" w:rsidRDefault="00AC3B8E" w:rsidP="00AC3B8E">
      <w:pPr>
        <w:spacing w:after="240" w:line="276" w:lineRule="auto"/>
        <w:ind w:left="360" w:firstLine="207"/>
        <w:rPr>
          <w:rFonts w:ascii="Arial" w:hAnsi="Arial" w:cs="Arial"/>
          <w:color w:val="000000" w:themeColor="text1"/>
        </w:rPr>
      </w:pPr>
      <w:r w:rsidRPr="00EC5056">
        <w:rPr>
          <w:rFonts w:ascii="Arial" w:hAnsi="Arial" w:cs="Arial"/>
          <w:color w:val="000000" w:themeColor="text1"/>
        </w:rPr>
        <w:t>Для изменения плановой цены, планировщик цен открывает отчет «Ведение плановых цен» (разработка</w:t>
      </w:r>
      <w:r w:rsidR="00664DD2" w:rsidRPr="00664DD2">
        <w:rPr>
          <w:rFonts w:ascii="Arial" w:hAnsi="Arial" w:cs="Arial"/>
          <w:color w:val="000000" w:themeColor="text1"/>
        </w:rPr>
        <w:t xml:space="preserve"> </w:t>
      </w:r>
      <w:r w:rsidR="00664DD2" w:rsidRPr="005A0065">
        <w:rPr>
          <w:rFonts w:ascii="Arial" w:hAnsi="Arial" w:cs="Arial"/>
          <w:color w:val="000000" w:themeColor="text1"/>
        </w:rPr>
        <w:t>MM04</w:t>
      </w:r>
      <w:r w:rsidRPr="00EC5056">
        <w:rPr>
          <w:rFonts w:ascii="Arial" w:hAnsi="Arial" w:cs="Arial"/>
          <w:color w:val="000000" w:themeColor="text1"/>
        </w:rPr>
        <w:t xml:space="preserve"> «Ведение плановых цен») с вариантов «Измен</w:t>
      </w:r>
      <w:r w:rsidR="00D1530B">
        <w:rPr>
          <w:rFonts w:ascii="Arial" w:hAnsi="Arial" w:cs="Arial"/>
          <w:color w:val="000000" w:themeColor="text1"/>
        </w:rPr>
        <w:t>ение</w:t>
      </w:r>
      <w:r w:rsidRPr="00EC5056">
        <w:rPr>
          <w:rFonts w:ascii="Arial" w:hAnsi="Arial" w:cs="Arial"/>
          <w:color w:val="000000" w:themeColor="text1"/>
        </w:rPr>
        <w:t xml:space="preserve"> цен</w:t>
      </w:r>
      <w:r w:rsidR="00D1530B">
        <w:rPr>
          <w:rFonts w:ascii="Arial" w:hAnsi="Arial" w:cs="Arial"/>
          <w:color w:val="000000" w:themeColor="text1"/>
        </w:rPr>
        <w:t>ы</w:t>
      </w:r>
      <w:r w:rsidRPr="00EC5056">
        <w:rPr>
          <w:rFonts w:ascii="Arial" w:hAnsi="Arial" w:cs="Arial"/>
          <w:color w:val="000000" w:themeColor="text1"/>
        </w:rPr>
        <w:t>». В отчет попадают все позиции МТР, тарифицированных работ, услуг с утвержденной плановой ценой и относящиеся к группе закупок планировщика цен.</w:t>
      </w:r>
    </w:p>
    <w:p w14:paraId="0C16173B" w14:textId="3620D999" w:rsidR="00AC3B8E" w:rsidRDefault="00AC3B8E" w:rsidP="00AC3B8E">
      <w:pPr>
        <w:spacing w:after="240" w:line="276" w:lineRule="auto"/>
        <w:ind w:left="360" w:firstLine="207"/>
        <w:rPr>
          <w:rFonts w:ascii="Arial" w:hAnsi="Arial" w:cs="Arial"/>
          <w:color w:val="000000" w:themeColor="text1"/>
        </w:rPr>
      </w:pPr>
      <w:r w:rsidRPr="00EC5056">
        <w:rPr>
          <w:rFonts w:ascii="Arial" w:hAnsi="Arial" w:cs="Arial"/>
          <w:color w:val="000000" w:themeColor="text1"/>
        </w:rPr>
        <w:t>Планировщик цен выделяет необходимую строку и нажимает кнопку «Запрос</w:t>
      </w:r>
      <w:r w:rsidR="00D1530B">
        <w:rPr>
          <w:rFonts w:ascii="Arial" w:hAnsi="Arial" w:cs="Arial"/>
          <w:color w:val="000000" w:themeColor="text1"/>
        </w:rPr>
        <w:t>ить</w:t>
      </w:r>
      <w:r w:rsidRPr="00EC5056">
        <w:rPr>
          <w:rFonts w:ascii="Arial" w:hAnsi="Arial" w:cs="Arial"/>
          <w:color w:val="000000" w:themeColor="text1"/>
        </w:rPr>
        <w:t xml:space="preserve"> снятие утверждения» и в появившемся диалоговом окне указывает обоснование необходимости снятия утверждения плановой цены.  </w:t>
      </w:r>
      <w:r>
        <w:rPr>
          <w:rFonts w:ascii="Arial" w:hAnsi="Arial" w:cs="Arial"/>
          <w:color w:val="000000" w:themeColor="text1"/>
        </w:rPr>
        <w:t xml:space="preserve">В результате формируется </w:t>
      </w:r>
      <w:r w:rsidRPr="00EC5056">
        <w:rPr>
          <w:rFonts w:ascii="Arial" w:hAnsi="Arial" w:cs="Arial"/>
          <w:color w:val="000000" w:themeColor="text1"/>
        </w:rPr>
        <w:t xml:space="preserve">Запрос на снятие утверждения </w:t>
      </w:r>
      <w:r>
        <w:rPr>
          <w:rFonts w:ascii="Arial" w:hAnsi="Arial" w:cs="Arial"/>
          <w:color w:val="000000" w:themeColor="text1"/>
        </w:rPr>
        <w:t xml:space="preserve">и отправляется </w:t>
      </w:r>
      <w:r w:rsidRPr="00EC5056">
        <w:rPr>
          <w:rFonts w:ascii="Arial" w:hAnsi="Arial" w:cs="Arial"/>
          <w:color w:val="000000" w:themeColor="text1"/>
        </w:rPr>
        <w:t>на обработку руководителю планировщика</w:t>
      </w:r>
      <w:r w:rsidR="00AB3D39">
        <w:rPr>
          <w:rFonts w:ascii="Arial" w:hAnsi="Arial" w:cs="Arial"/>
          <w:color w:val="000000" w:themeColor="text1"/>
        </w:rPr>
        <w:t>.</w:t>
      </w:r>
    </w:p>
    <w:p w14:paraId="4685E562" w14:textId="77777777" w:rsidR="00AC3B8E" w:rsidRPr="00EA70A2" w:rsidRDefault="00AC3B8E" w:rsidP="00AC3B8E">
      <w:pPr>
        <w:pStyle w:val="afa"/>
        <w:spacing w:after="240" w:line="276" w:lineRule="auto"/>
        <w:ind w:left="927"/>
        <w:rPr>
          <w:rFonts w:ascii="Arial" w:hAnsi="Arial" w:cs="Arial"/>
          <w:b/>
          <w:sz w:val="22"/>
        </w:rPr>
      </w:pPr>
      <w:r w:rsidRPr="00EA70A2">
        <w:rPr>
          <w:rFonts w:ascii="Arial" w:hAnsi="Arial" w:cs="Arial"/>
          <w:b/>
          <w:sz w:val="22"/>
        </w:rPr>
        <w:t xml:space="preserve">Таблица </w:t>
      </w:r>
      <w:r w:rsidRPr="00EA70A2">
        <w:rPr>
          <w:rFonts w:ascii="Arial" w:hAnsi="Arial" w:cs="Arial"/>
          <w:b/>
          <w:sz w:val="22"/>
        </w:rPr>
        <w:fldChar w:fldCharType="begin"/>
      </w:r>
      <w:r w:rsidRPr="00EA70A2">
        <w:rPr>
          <w:rFonts w:ascii="Arial" w:hAnsi="Arial" w:cs="Arial"/>
          <w:b/>
          <w:sz w:val="22"/>
        </w:rPr>
        <w:instrText xml:space="preserve"> SEQ Таблица \* ARABIC </w:instrText>
      </w:r>
      <w:r w:rsidRPr="00EA70A2">
        <w:rPr>
          <w:rFonts w:ascii="Arial" w:hAnsi="Arial" w:cs="Arial"/>
          <w:b/>
          <w:sz w:val="22"/>
        </w:rPr>
        <w:fldChar w:fldCharType="separate"/>
      </w:r>
      <w:r w:rsidR="005578C5">
        <w:rPr>
          <w:rFonts w:ascii="Arial" w:hAnsi="Arial" w:cs="Arial"/>
          <w:b/>
          <w:noProof/>
          <w:sz w:val="22"/>
        </w:rPr>
        <w:t>18</w:t>
      </w:r>
      <w:r w:rsidRPr="00EA70A2">
        <w:rPr>
          <w:rFonts w:ascii="Arial" w:hAnsi="Arial" w:cs="Arial"/>
          <w:b/>
          <w:sz w:val="22"/>
        </w:rPr>
        <w:fldChar w:fldCharType="end"/>
      </w:r>
      <w:r w:rsidRPr="00EA70A2">
        <w:rPr>
          <w:rFonts w:ascii="Arial" w:hAnsi="Arial" w:cs="Arial"/>
          <w:b/>
          <w:sz w:val="22"/>
        </w:rPr>
        <w:t>. Описание шага «</w:t>
      </w:r>
      <w:r>
        <w:rPr>
          <w:rFonts w:ascii="Arial" w:hAnsi="Arial" w:cs="Arial"/>
          <w:b/>
          <w:sz w:val="22"/>
        </w:rPr>
        <w:t>Формирование запроса на снятие утверждения с плановой цены</w:t>
      </w:r>
      <w:r w:rsidRPr="00EA70A2">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2"/>
        <w:gridCol w:w="2497"/>
        <w:gridCol w:w="1044"/>
        <w:gridCol w:w="2125"/>
        <w:gridCol w:w="1701"/>
        <w:gridCol w:w="977"/>
      </w:tblGrid>
      <w:tr w:rsidR="00AC3B8E" w:rsidRPr="00F94454" w14:paraId="2CF41601" w14:textId="77777777" w:rsidTr="00AB3D39">
        <w:trPr>
          <w:cantSplit/>
          <w:trHeight w:val="112"/>
          <w:tblHeader/>
        </w:trPr>
        <w:tc>
          <w:tcPr>
            <w:tcW w:w="900" w:type="pct"/>
            <w:shd w:val="clear" w:color="auto" w:fill="FFC000"/>
            <w:vAlign w:val="center"/>
          </w:tcPr>
          <w:p w14:paraId="19BDCE39" w14:textId="77777777" w:rsidR="00AC3B8E" w:rsidRPr="00D36A72" w:rsidRDefault="00AC3B8E" w:rsidP="00AC3B8E">
            <w:pPr>
              <w:jc w:val="center"/>
              <w:rPr>
                <w:rFonts w:ascii="Arial" w:hAnsi="Arial" w:cs="Arial"/>
                <w:b/>
                <w:sz w:val="20"/>
              </w:rPr>
            </w:pPr>
            <w:r>
              <w:rPr>
                <w:rFonts w:ascii="Arial" w:hAnsi="Arial" w:cs="Arial"/>
                <w:b/>
                <w:sz w:val="20"/>
                <w:szCs w:val="20"/>
                <w:lang w:eastAsia="ru-RU"/>
              </w:rPr>
              <w:lastRenderedPageBreak/>
              <w:t>Номер шага</w:t>
            </w:r>
          </w:p>
        </w:tc>
        <w:tc>
          <w:tcPr>
            <w:tcW w:w="1227" w:type="pct"/>
            <w:shd w:val="clear" w:color="auto" w:fill="FFC000"/>
            <w:vAlign w:val="center"/>
          </w:tcPr>
          <w:p w14:paraId="219D3095" w14:textId="77777777" w:rsidR="00AC3B8E" w:rsidRDefault="00AC3B8E" w:rsidP="00AC3B8E">
            <w:pPr>
              <w:jc w:val="center"/>
              <w:rPr>
                <w:rFonts w:ascii="Arial" w:hAnsi="Arial" w:cs="Arial"/>
                <w:b/>
                <w:sz w:val="20"/>
                <w:szCs w:val="20"/>
                <w:lang w:eastAsia="ru-RU"/>
              </w:rPr>
            </w:pPr>
            <w:r>
              <w:rPr>
                <w:rFonts w:ascii="Arial" w:hAnsi="Arial" w:cs="Arial"/>
                <w:b/>
                <w:sz w:val="20"/>
                <w:szCs w:val="20"/>
                <w:lang w:eastAsia="ru-RU"/>
              </w:rPr>
              <w:t>Предпосылки</w:t>
            </w:r>
          </w:p>
        </w:tc>
        <w:tc>
          <w:tcPr>
            <w:tcW w:w="513" w:type="pct"/>
            <w:shd w:val="clear" w:color="auto" w:fill="FFC000"/>
            <w:vAlign w:val="center"/>
          </w:tcPr>
          <w:p w14:paraId="265D8FBC" w14:textId="77777777" w:rsidR="00AC3B8E" w:rsidRPr="00F94454" w:rsidRDefault="00AC3B8E" w:rsidP="00AC3B8E">
            <w:pPr>
              <w:jc w:val="center"/>
              <w:rPr>
                <w:rFonts w:ascii="Arial" w:hAnsi="Arial" w:cs="Arial"/>
                <w:b/>
                <w:sz w:val="20"/>
              </w:rPr>
            </w:pPr>
            <w:r>
              <w:rPr>
                <w:rFonts w:ascii="Arial" w:hAnsi="Arial" w:cs="Arial"/>
                <w:b/>
                <w:sz w:val="20"/>
              </w:rPr>
              <w:t>Транзакция</w:t>
            </w:r>
          </w:p>
        </w:tc>
        <w:tc>
          <w:tcPr>
            <w:tcW w:w="1044" w:type="pct"/>
            <w:shd w:val="clear" w:color="auto" w:fill="FFC000"/>
          </w:tcPr>
          <w:p w14:paraId="6E5FDD56" w14:textId="77777777" w:rsidR="00AC3B8E" w:rsidRDefault="00AC3B8E" w:rsidP="00AC3B8E">
            <w:pPr>
              <w:jc w:val="center"/>
              <w:rPr>
                <w:rFonts w:ascii="Arial" w:hAnsi="Arial" w:cs="Arial"/>
                <w:b/>
                <w:sz w:val="20"/>
              </w:rPr>
            </w:pPr>
            <w:r>
              <w:rPr>
                <w:rFonts w:ascii="Arial" w:hAnsi="Arial" w:cs="Arial"/>
                <w:b/>
                <w:sz w:val="20"/>
              </w:rPr>
              <w:t>Вход</w:t>
            </w:r>
          </w:p>
        </w:tc>
        <w:tc>
          <w:tcPr>
            <w:tcW w:w="836" w:type="pct"/>
            <w:shd w:val="clear" w:color="auto" w:fill="FFC000"/>
          </w:tcPr>
          <w:p w14:paraId="6EBB155D" w14:textId="77777777" w:rsidR="00AC3B8E" w:rsidRDefault="00AC3B8E" w:rsidP="00AC3B8E">
            <w:pPr>
              <w:jc w:val="center"/>
              <w:rPr>
                <w:rFonts w:ascii="Arial" w:hAnsi="Arial" w:cs="Arial"/>
                <w:b/>
                <w:sz w:val="20"/>
              </w:rPr>
            </w:pPr>
            <w:r>
              <w:rPr>
                <w:rFonts w:ascii="Arial" w:hAnsi="Arial" w:cs="Arial"/>
                <w:b/>
                <w:sz w:val="20"/>
              </w:rPr>
              <w:t>Результат</w:t>
            </w:r>
          </w:p>
        </w:tc>
        <w:tc>
          <w:tcPr>
            <w:tcW w:w="480" w:type="pct"/>
            <w:shd w:val="clear" w:color="auto" w:fill="FFC000"/>
          </w:tcPr>
          <w:p w14:paraId="1A2F8AFF" w14:textId="77777777" w:rsidR="00AC3B8E" w:rsidRDefault="00AC3B8E" w:rsidP="00AC3B8E">
            <w:pPr>
              <w:jc w:val="center"/>
              <w:rPr>
                <w:rFonts w:ascii="Arial" w:hAnsi="Arial" w:cs="Arial"/>
                <w:b/>
                <w:sz w:val="20"/>
              </w:rPr>
            </w:pPr>
            <w:r>
              <w:rPr>
                <w:rFonts w:ascii="Arial" w:hAnsi="Arial" w:cs="Arial"/>
                <w:b/>
                <w:sz w:val="20"/>
              </w:rPr>
              <w:t>Бизнес-роль</w:t>
            </w:r>
          </w:p>
        </w:tc>
      </w:tr>
      <w:tr w:rsidR="00AC3B8E" w14:paraId="32629894" w14:textId="77777777" w:rsidTr="00AB3D39">
        <w:trPr>
          <w:cantSplit/>
          <w:trHeight w:val="1538"/>
        </w:trPr>
        <w:tc>
          <w:tcPr>
            <w:tcW w:w="900" w:type="pct"/>
          </w:tcPr>
          <w:p w14:paraId="2AFCF523" w14:textId="77777777" w:rsidR="00AC3B8E" w:rsidRDefault="00AC3B8E" w:rsidP="00AC3B8E">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1</w:t>
            </w:r>
            <w:r w:rsidRPr="00B613A3">
              <w:rPr>
                <w:rFonts w:ascii="Arial" w:hAnsi="Arial" w:cs="Arial"/>
                <w:sz w:val="20"/>
                <w:szCs w:val="20"/>
              </w:rPr>
              <w:t>.0</w:t>
            </w:r>
            <w:r>
              <w:rPr>
                <w:rFonts w:ascii="Arial" w:hAnsi="Arial" w:cs="Arial"/>
                <w:sz w:val="20"/>
                <w:szCs w:val="20"/>
              </w:rPr>
              <w:t>71</w:t>
            </w:r>
          </w:p>
        </w:tc>
        <w:tc>
          <w:tcPr>
            <w:tcW w:w="1227" w:type="pct"/>
          </w:tcPr>
          <w:p w14:paraId="45551236" w14:textId="77777777" w:rsidR="00AC3B8E" w:rsidRDefault="00AC3B8E" w:rsidP="00AC3B8E">
            <w:pPr>
              <w:jc w:val="left"/>
              <w:rPr>
                <w:rFonts w:ascii="Arial" w:hAnsi="Arial" w:cs="Arial"/>
                <w:sz w:val="20"/>
              </w:rPr>
            </w:pPr>
            <w:r>
              <w:rPr>
                <w:rFonts w:ascii="Arial" w:hAnsi="Arial" w:cs="Arial"/>
                <w:sz w:val="20"/>
              </w:rPr>
              <w:t>Получено директивное требование изменения утвержденной плановой цены</w:t>
            </w:r>
          </w:p>
          <w:p w14:paraId="6BA87AEE" w14:textId="77777777" w:rsidR="00AC3B8E" w:rsidRDefault="00AC3B8E" w:rsidP="00AC3B8E">
            <w:pPr>
              <w:jc w:val="left"/>
              <w:rPr>
                <w:rFonts w:ascii="Arial" w:hAnsi="Arial" w:cs="Arial"/>
                <w:sz w:val="20"/>
              </w:rPr>
            </w:pPr>
            <w:r>
              <w:rPr>
                <w:rFonts w:ascii="Arial" w:hAnsi="Arial" w:cs="Arial"/>
                <w:sz w:val="20"/>
              </w:rPr>
              <w:t xml:space="preserve">Необходимо изменить утвержденную плановую цену по инициативе планировщика цен </w:t>
            </w:r>
          </w:p>
        </w:tc>
        <w:tc>
          <w:tcPr>
            <w:tcW w:w="513" w:type="pct"/>
            <w:shd w:val="clear" w:color="auto" w:fill="auto"/>
          </w:tcPr>
          <w:p w14:paraId="3980EA15" w14:textId="77777777" w:rsidR="00AC3B8E" w:rsidRPr="00501E1E" w:rsidRDefault="00AC3B8E" w:rsidP="00AC3B8E">
            <w:pPr>
              <w:jc w:val="left"/>
              <w:rPr>
                <w:rFonts w:ascii="Arial" w:hAnsi="Arial" w:cs="Arial"/>
                <w:sz w:val="20"/>
                <w:szCs w:val="20"/>
              </w:rPr>
            </w:pPr>
            <w:r>
              <w:rPr>
                <w:rFonts w:ascii="Arial" w:hAnsi="Arial" w:cs="Arial"/>
                <w:sz w:val="20"/>
              </w:rPr>
              <w:t>Разработка</w:t>
            </w:r>
          </w:p>
        </w:tc>
        <w:tc>
          <w:tcPr>
            <w:tcW w:w="1044" w:type="pct"/>
          </w:tcPr>
          <w:p w14:paraId="21A0F794" w14:textId="77777777" w:rsidR="00AC3B8E" w:rsidRDefault="00AC3B8E" w:rsidP="00AC3B8E">
            <w:pPr>
              <w:jc w:val="left"/>
              <w:rPr>
                <w:rFonts w:ascii="Arial" w:hAnsi="Arial" w:cs="Arial"/>
                <w:sz w:val="20"/>
              </w:rPr>
            </w:pPr>
            <w:r>
              <w:rPr>
                <w:rFonts w:ascii="Arial" w:hAnsi="Arial" w:cs="Arial"/>
                <w:sz w:val="20"/>
              </w:rPr>
              <w:t>Директивное изменение плановой цены</w:t>
            </w:r>
          </w:p>
          <w:p w14:paraId="3746BB56" w14:textId="77777777" w:rsidR="00AC3B8E" w:rsidRDefault="00AC3B8E" w:rsidP="00AC3B8E">
            <w:pPr>
              <w:jc w:val="left"/>
              <w:rPr>
                <w:rFonts w:ascii="Arial" w:hAnsi="Arial" w:cs="Arial"/>
                <w:sz w:val="20"/>
              </w:rPr>
            </w:pPr>
          </w:p>
          <w:p w14:paraId="2F8DB287" w14:textId="77777777" w:rsidR="00AC3B8E" w:rsidRPr="00CB3587" w:rsidRDefault="00AC3B8E" w:rsidP="00AC3B8E">
            <w:pPr>
              <w:jc w:val="left"/>
              <w:rPr>
                <w:rFonts w:ascii="Arial" w:hAnsi="Arial" w:cs="Arial"/>
                <w:sz w:val="20"/>
              </w:rPr>
            </w:pPr>
            <w:r>
              <w:rPr>
                <w:rFonts w:ascii="Arial" w:hAnsi="Arial" w:cs="Arial"/>
                <w:sz w:val="20"/>
              </w:rPr>
              <w:t>Материалы для которых требуется изменить утвержденную плановую цену</w:t>
            </w:r>
          </w:p>
        </w:tc>
        <w:tc>
          <w:tcPr>
            <w:tcW w:w="836" w:type="pct"/>
          </w:tcPr>
          <w:p w14:paraId="6A06A82D" w14:textId="77777777" w:rsidR="00AC3B8E" w:rsidRPr="00B613A3" w:rsidRDefault="00AC3B8E" w:rsidP="00AC3B8E">
            <w:pPr>
              <w:jc w:val="left"/>
              <w:rPr>
                <w:rFonts w:ascii="Arial" w:hAnsi="Arial" w:cs="Arial"/>
                <w:sz w:val="20"/>
              </w:rPr>
            </w:pPr>
            <w:r>
              <w:rPr>
                <w:rFonts w:ascii="Arial" w:hAnsi="Arial" w:cs="Arial"/>
                <w:sz w:val="20"/>
              </w:rPr>
              <w:t>Запрос на сня</w:t>
            </w:r>
            <w:r w:rsidR="00AB3D39">
              <w:rPr>
                <w:rFonts w:ascii="Arial" w:hAnsi="Arial" w:cs="Arial"/>
                <w:sz w:val="20"/>
              </w:rPr>
              <w:t>тие с утверждения плановой цены</w:t>
            </w:r>
          </w:p>
        </w:tc>
        <w:tc>
          <w:tcPr>
            <w:tcW w:w="480" w:type="pct"/>
          </w:tcPr>
          <w:p w14:paraId="1C6EBCF6" w14:textId="77777777" w:rsidR="00AC3B8E" w:rsidRDefault="00AC3B8E" w:rsidP="00AC3B8E">
            <w:pPr>
              <w:jc w:val="left"/>
              <w:rPr>
                <w:rFonts w:ascii="Arial" w:hAnsi="Arial" w:cs="Arial"/>
                <w:sz w:val="20"/>
              </w:rPr>
            </w:pPr>
            <w:r>
              <w:rPr>
                <w:rFonts w:ascii="Arial" w:hAnsi="Arial" w:cs="Arial"/>
                <w:sz w:val="20"/>
              </w:rPr>
              <w:t>Планировщик цен</w:t>
            </w:r>
          </w:p>
          <w:p w14:paraId="5F53F172" w14:textId="77777777" w:rsidR="00AC3B8E" w:rsidRPr="00B613A3" w:rsidRDefault="00AC3B8E" w:rsidP="00AC3B8E">
            <w:pPr>
              <w:jc w:val="left"/>
              <w:rPr>
                <w:rFonts w:ascii="Arial" w:hAnsi="Arial" w:cs="Arial"/>
                <w:sz w:val="20"/>
              </w:rPr>
            </w:pPr>
          </w:p>
        </w:tc>
      </w:tr>
    </w:tbl>
    <w:p w14:paraId="0B842A67" w14:textId="77777777" w:rsidR="00AC3B8E" w:rsidRDefault="00AC3B8E" w:rsidP="00AC3B8E">
      <w:pPr>
        <w:spacing w:after="240" w:line="276" w:lineRule="auto"/>
        <w:ind w:left="360" w:firstLine="207"/>
        <w:rPr>
          <w:rFonts w:ascii="Arial" w:hAnsi="Arial" w:cs="Arial"/>
          <w:color w:val="000000" w:themeColor="text1"/>
        </w:rPr>
      </w:pPr>
    </w:p>
    <w:p w14:paraId="685B7394" w14:textId="77777777" w:rsidR="00AC3B8E" w:rsidRDefault="00AC3B8E" w:rsidP="00AC3B8E">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 xml:space="preserve">ПП-10.03.01.072 </w:t>
      </w:r>
      <w:r w:rsidRPr="0012135C">
        <w:rPr>
          <w:rFonts w:eastAsiaTheme="majorEastAsia" w:cstheme="majorBidi"/>
          <w:b/>
          <w:i w:val="0"/>
          <w:caps w:val="0"/>
          <w:sz w:val="24"/>
          <w:szCs w:val="24"/>
        </w:rPr>
        <w:t xml:space="preserve">– </w:t>
      </w:r>
      <w:r>
        <w:rPr>
          <w:rFonts w:eastAsiaTheme="majorEastAsia" w:cstheme="majorBidi"/>
          <w:b/>
          <w:i w:val="0"/>
          <w:caps w:val="0"/>
          <w:sz w:val="24"/>
          <w:szCs w:val="24"/>
        </w:rPr>
        <w:t>Согласование запроса на сня</w:t>
      </w:r>
      <w:r w:rsidR="000B7D2D">
        <w:rPr>
          <w:rFonts w:eastAsiaTheme="majorEastAsia" w:cstheme="majorBidi"/>
          <w:b/>
          <w:i w:val="0"/>
          <w:caps w:val="0"/>
          <w:sz w:val="24"/>
          <w:szCs w:val="24"/>
        </w:rPr>
        <w:t>тие утверждения с плановой цены</w:t>
      </w:r>
    </w:p>
    <w:p w14:paraId="176DDD85" w14:textId="77777777" w:rsidR="000B7D2D" w:rsidRPr="000B7D2D" w:rsidRDefault="000B7D2D" w:rsidP="000B7D2D">
      <w:pPr>
        <w:rPr>
          <w:rFonts w:eastAsiaTheme="majorEastAsia"/>
        </w:rPr>
      </w:pPr>
    </w:p>
    <w:p w14:paraId="6CD7E83E" w14:textId="77777777" w:rsidR="00AC3B8E" w:rsidRDefault="00AC3B8E" w:rsidP="00AC3B8E">
      <w:pPr>
        <w:spacing w:after="240" w:line="276" w:lineRule="auto"/>
        <w:ind w:firstLine="708"/>
        <w:rPr>
          <w:rFonts w:ascii="Arial" w:hAnsi="Arial" w:cs="Arial"/>
        </w:rPr>
      </w:pPr>
      <w:r>
        <w:rPr>
          <w:rFonts w:ascii="Arial" w:hAnsi="Arial" w:cs="Arial"/>
        </w:rPr>
        <w:t>Шаг актуален для сценария 1. Ведение плановых/прогнозных цен на МТР и тарифицированные работы, услуги.</w:t>
      </w:r>
    </w:p>
    <w:p w14:paraId="31F583D1" w14:textId="77777777" w:rsidR="00AC3B8E" w:rsidRDefault="00AC3B8E" w:rsidP="00AC3B8E">
      <w:pPr>
        <w:spacing w:after="240" w:line="276" w:lineRule="auto"/>
        <w:ind w:firstLine="360"/>
        <w:rPr>
          <w:rFonts w:ascii="Arial" w:hAnsi="Arial" w:cs="Arial"/>
          <w:color w:val="000000" w:themeColor="text1"/>
        </w:rPr>
      </w:pPr>
      <w:r>
        <w:rPr>
          <w:rFonts w:ascii="Arial" w:hAnsi="Arial" w:cs="Arial"/>
          <w:color w:val="000000" w:themeColor="text1"/>
        </w:rPr>
        <w:t>Руководитель планировщика цен ежедневно формирует отчет «</w:t>
      </w:r>
      <w:r w:rsidRPr="00E97C38">
        <w:rPr>
          <w:rFonts w:ascii="Arial" w:hAnsi="Arial" w:cs="Arial"/>
          <w:color w:val="000000" w:themeColor="text1"/>
        </w:rPr>
        <w:t>Анализ закупочных цен, утверждение плановой цены</w:t>
      </w:r>
      <w:r>
        <w:rPr>
          <w:rFonts w:ascii="Arial" w:hAnsi="Arial" w:cs="Arial"/>
          <w:color w:val="000000" w:themeColor="text1"/>
        </w:rPr>
        <w:t>» (разработка</w:t>
      </w:r>
      <w:r w:rsidR="00664DD2" w:rsidRPr="00664DD2">
        <w:rPr>
          <w:rFonts w:ascii="Arial" w:hAnsi="Arial" w:cs="Arial"/>
          <w:color w:val="000000" w:themeColor="text1"/>
        </w:rPr>
        <w:t xml:space="preserve"> </w:t>
      </w:r>
      <w:r w:rsidR="00664DD2" w:rsidRPr="005A0065">
        <w:rPr>
          <w:rFonts w:ascii="Arial" w:hAnsi="Arial" w:cs="Arial"/>
          <w:color w:val="000000" w:themeColor="text1"/>
        </w:rPr>
        <w:t>MM04</w:t>
      </w:r>
      <w:r>
        <w:rPr>
          <w:rFonts w:ascii="Arial" w:hAnsi="Arial" w:cs="Arial"/>
          <w:color w:val="000000" w:themeColor="text1"/>
        </w:rPr>
        <w:t xml:space="preserve"> «Ведение плановых цен»). В отчет попадают МТР с неутвержденной плановой/прогнозной ценой и запросы на снятие утверждения плановой (подробнее о отчет описан в п. 5.2.1.8). Строки с неутвержденной плановой ценой помечаются зеленым индикатор, строки с запросами на снятие с утверждения плановой цены – красным индикатором.</w:t>
      </w:r>
    </w:p>
    <w:p w14:paraId="32CEB4FB" w14:textId="25489AC6" w:rsidR="00AC3B8E" w:rsidRDefault="00AC3B8E" w:rsidP="00AC3B8E">
      <w:pPr>
        <w:spacing w:after="240" w:line="276" w:lineRule="auto"/>
        <w:ind w:firstLine="360"/>
        <w:rPr>
          <w:rFonts w:ascii="Arial" w:hAnsi="Arial" w:cs="Arial"/>
          <w:color w:val="000000" w:themeColor="text1"/>
        </w:rPr>
      </w:pPr>
      <w:r>
        <w:rPr>
          <w:rFonts w:ascii="Arial" w:hAnsi="Arial" w:cs="Arial"/>
          <w:color w:val="000000" w:themeColor="text1"/>
        </w:rPr>
        <w:t>Для согласования запроса на снятие утверждения плановой цены руководитель планировщика цен, выделяет нужные строки и нажимает кнопку «</w:t>
      </w:r>
      <w:r w:rsidR="00D1530B">
        <w:rPr>
          <w:rFonts w:ascii="Arial" w:hAnsi="Arial" w:cs="Arial"/>
          <w:color w:val="000000" w:themeColor="text1"/>
        </w:rPr>
        <w:t>Согласовать</w:t>
      </w:r>
      <w:r>
        <w:rPr>
          <w:rFonts w:ascii="Arial" w:hAnsi="Arial" w:cs="Arial"/>
          <w:color w:val="000000" w:themeColor="text1"/>
        </w:rPr>
        <w:t>». В результате МТР, содержащиеся в запросе попадают в перечень расценки к планировщику цен.</w:t>
      </w:r>
    </w:p>
    <w:p w14:paraId="3F01C2AC" w14:textId="6D666FC0" w:rsidR="00B43E53" w:rsidRPr="002C4F2D" w:rsidRDefault="00AC3B8E" w:rsidP="00AC3B8E">
      <w:pPr>
        <w:spacing w:after="240" w:line="276" w:lineRule="auto"/>
        <w:ind w:firstLine="360"/>
        <w:rPr>
          <w:rFonts w:ascii="Arial" w:hAnsi="Arial" w:cs="Arial"/>
          <w:b/>
          <w:sz w:val="22"/>
        </w:rPr>
      </w:pPr>
      <w:r w:rsidRPr="002C4F2D">
        <w:rPr>
          <w:rFonts w:ascii="Arial" w:hAnsi="Arial" w:cs="Arial"/>
          <w:color w:val="000000" w:themeColor="text1"/>
        </w:rPr>
        <w:t>Для отклонения запроса руководитель выделяет нужные строки и нажимает кнопку «Отклонить». Отклоненные запросы не отображаются в дальнейшем в отчете «Анализ закупочных цен, утверждение плановой цены».</w:t>
      </w:r>
    </w:p>
    <w:p w14:paraId="419610E2" w14:textId="77777777" w:rsidR="00AC3B8E" w:rsidRPr="00EA70A2" w:rsidRDefault="00AC3B8E" w:rsidP="00AC3B8E">
      <w:pPr>
        <w:pStyle w:val="afa"/>
        <w:spacing w:after="240" w:line="276" w:lineRule="auto"/>
        <w:ind w:left="927"/>
        <w:rPr>
          <w:rFonts w:ascii="Arial" w:hAnsi="Arial" w:cs="Arial"/>
          <w:b/>
          <w:sz w:val="22"/>
        </w:rPr>
      </w:pPr>
      <w:r w:rsidRPr="00EA70A2">
        <w:rPr>
          <w:rFonts w:ascii="Arial" w:hAnsi="Arial" w:cs="Arial"/>
          <w:b/>
          <w:sz w:val="22"/>
        </w:rPr>
        <w:t xml:space="preserve">Таблица </w:t>
      </w:r>
      <w:r w:rsidRPr="00EA70A2">
        <w:rPr>
          <w:rFonts w:ascii="Arial" w:hAnsi="Arial" w:cs="Arial"/>
          <w:b/>
          <w:sz w:val="22"/>
        </w:rPr>
        <w:fldChar w:fldCharType="begin"/>
      </w:r>
      <w:r w:rsidRPr="00EA70A2">
        <w:rPr>
          <w:rFonts w:ascii="Arial" w:hAnsi="Arial" w:cs="Arial"/>
          <w:b/>
          <w:sz w:val="22"/>
        </w:rPr>
        <w:instrText xml:space="preserve"> SEQ Таблица \* ARABIC </w:instrText>
      </w:r>
      <w:r w:rsidRPr="00EA70A2">
        <w:rPr>
          <w:rFonts w:ascii="Arial" w:hAnsi="Arial" w:cs="Arial"/>
          <w:b/>
          <w:sz w:val="22"/>
        </w:rPr>
        <w:fldChar w:fldCharType="separate"/>
      </w:r>
      <w:r w:rsidR="005578C5">
        <w:rPr>
          <w:rFonts w:ascii="Arial" w:hAnsi="Arial" w:cs="Arial"/>
          <w:b/>
          <w:noProof/>
          <w:sz w:val="22"/>
        </w:rPr>
        <w:t>19</w:t>
      </w:r>
      <w:r w:rsidRPr="00EA70A2">
        <w:rPr>
          <w:rFonts w:ascii="Arial" w:hAnsi="Arial" w:cs="Arial"/>
          <w:b/>
          <w:sz w:val="22"/>
        </w:rPr>
        <w:fldChar w:fldCharType="end"/>
      </w:r>
      <w:r w:rsidRPr="00EA70A2">
        <w:rPr>
          <w:rFonts w:ascii="Arial" w:hAnsi="Arial" w:cs="Arial"/>
          <w:b/>
          <w:sz w:val="22"/>
        </w:rPr>
        <w:t xml:space="preserve">. </w:t>
      </w:r>
      <w:r w:rsidRPr="007F0EEE">
        <w:rPr>
          <w:rFonts w:ascii="Arial" w:hAnsi="Arial" w:cs="Arial"/>
          <w:b/>
          <w:sz w:val="22"/>
        </w:rPr>
        <w:t>Описание шага «Согласование запроса</w:t>
      </w:r>
      <w:r>
        <w:rPr>
          <w:rFonts w:ascii="Arial" w:hAnsi="Arial" w:cs="Arial"/>
          <w:b/>
          <w:sz w:val="22"/>
        </w:rPr>
        <w:t xml:space="preserve"> на снятие утверждения с плановой цены</w:t>
      </w:r>
      <w:r w:rsidRPr="00EA70A2">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0"/>
        <w:gridCol w:w="2125"/>
        <w:gridCol w:w="993"/>
        <w:gridCol w:w="1701"/>
        <w:gridCol w:w="2550"/>
        <w:gridCol w:w="977"/>
      </w:tblGrid>
      <w:tr w:rsidR="00AB3D39" w:rsidRPr="00F94454" w14:paraId="1028D6E8" w14:textId="77777777" w:rsidTr="00EB4183">
        <w:trPr>
          <w:cantSplit/>
          <w:trHeight w:val="397"/>
          <w:tblHeader/>
        </w:trPr>
        <w:tc>
          <w:tcPr>
            <w:tcW w:w="899" w:type="pct"/>
            <w:shd w:val="clear" w:color="auto" w:fill="FFC000"/>
            <w:vAlign w:val="center"/>
          </w:tcPr>
          <w:p w14:paraId="3512841F" w14:textId="77777777" w:rsidR="00AB3D39" w:rsidRPr="00D36A72" w:rsidRDefault="00AB3D39" w:rsidP="00EB4183">
            <w:pPr>
              <w:jc w:val="center"/>
              <w:rPr>
                <w:rFonts w:ascii="Arial" w:hAnsi="Arial" w:cs="Arial"/>
                <w:b/>
                <w:sz w:val="20"/>
              </w:rPr>
            </w:pPr>
            <w:r>
              <w:rPr>
                <w:rFonts w:ascii="Arial" w:hAnsi="Arial" w:cs="Arial"/>
                <w:b/>
                <w:sz w:val="20"/>
                <w:szCs w:val="20"/>
                <w:lang w:eastAsia="ru-RU"/>
              </w:rPr>
              <w:t>Номер шага</w:t>
            </w:r>
          </w:p>
        </w:tc>
        <w:tc>
          <w:tcPr>
            <w:tcW w:w="1044" w:type="pct"/>
            <w:shd w:val="clear" w:color="auto" w:fill="FFC000"/>
            <w:vAlign w:val="center"/>
          </w:tcPr>
          <w:p w14:paraId="226360D2" w14:textId="77777777" w:rsidR="00AB3D39" w:rsidRDefault="00AB3D39" w:rsidP="00EB4183">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59861DAC" w14:textId="77777777" w:rsidR="00AB3D39" w:rsidRPr="00F94454" w:rsidRDefault="00AB3D39" w:rsidP="00EB4183">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092D30F8" w14:textId="77777777" w:rsidR="00AB3D39" w:rsidRDefault="00AB3D39" w:rsidP="00EB4183">
            <w:pPr>
              <w:jc w:val="center"/>
              <w:rPr>
                <w:rFonts w:ascii="Arial" w:hAnsi="Arial" w:cs="Arial"/>
                <w:b/>
                <w:sz w:val="20"/>
              </w:rPr>
            </w:pPr>
            <w:r>
              <w:rPr>
                <w:rFonts w:ascii="Arial" w:hAnsi="Arial" w:cs="Arial"/>
                <w:b/>
                <w:sz w:val="20"/>
              </w:rPr>
              <w:t>Вход</w:t>
            </w:r>
          </w:p>
        </w:tc>
        <w:tc>
          <w:tcPr>
            <w:tcW w:w="1253" w:type="pct"/>
            <w:shd w:val="clear" w:color="auto" w:fill="FFC000"/>
          </w:tcPr>
          <w:p w14:paraId="25BC59A3" w14:textId="77777777" w:rsidR="00AB3D39" w:rsidRDefault="00AB3D39" w:rsidP="00EB4183">
            <w:pPr>
              <w:jc w:val="center"/>
              <w:rPr>
                <w:rFonts w:ascii="Arial" w:hAnsi="Arial" w:cs="Arial"/>
                <w:b/>
                <w:sz w:val="20"/>
              </w:rPr>
            </w:pPr>
            <w:r>
              <w:rPr>
                <w:rFonts w:ascii="Arial" w:hAnsi="Arial" w:cs="Arial"/>
                <w:b/>
                <w:sz w:val="20"/>
              </w:rPr>
              <w:t>Результат</w:t>
            </w:r>
          </w:p>
        </w:tc>
        <w:tc>
          <w:tcPr>
            <w:tcW w:w="480" w:type="pct"/>
            <w:shd w:val="clear" w:color="auto" w:fill="FFC000"/>
          </w:tcPr>
          <w:p w14:paraId="45C776E4" w14:textId="77777777" w:rsidR="00AB3D39" w:rsidRDefault="00AB3D39" w:rsidP="00EB4183">
            <w:pPr>
              <w:jc w:val="center"/>
              <w:rPr>
                <w:rFonts w:ascii="Arial" w:hAnsi="Arial" w:cs="Arial"/>
                <w:b/>
                <w:sz w:val="20"/>
              </w:rPr>
            </w:pPr>
            <w:r>
              <w:rPr>
                <w:rFonts w:ascii="Arial" w:hAnsi="Arial" w:cs="Arial"/>
                <w:b/>
                <w:sz w:val="20"/>
              </w:rPr>
              <w:t>Бизнес-роль</w:t>
            </w:r>
          </w:p>
        </w:tc>
      </w:tr>
      <w:tr w:rsidR="00AB3D39" w14:paraId="287BABB6" w14:textId="77777777" w:rsidTr="00AB3D39">
        <w:trPr>
          <w:cantSplit/>
          <w:trHeight w:val="35"/>
        </w:trPr>
        <w:tc>
          <w:tcPr>
            <w:tcW w:w="899" w:type="pct"/>
          </w:tcPr>
          <w:p w14:paraId="09C9401A" w14:textId="77777777" w:rsidR="00AB3D39" w:rsidRDefault="00AB3D39" w:rsidP="00AB3D39">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1</w:t>
            </w:r>
            <w:r w:rsidRPr="00B613A3">
              <w:rPr>
                <w:rFonts w:ascii="Arial" w:hAnsi="Arial" w:cs="Arial"/>
                <w:sz w:val="20"/>
                <w:szCs w:val="20"/>
              </w:rPr>
              <w:t>.0</w:t>
            </w:r>
            <w:r>
              <w:rPr>
                <w:rFonts w:ascii="Arial" w:hAnsi="Arial" w:cs="Arial"/>
                <w:sz w:val="20"/>
                <w:szCs w:val="20"/>
              </w:rPr>
              <w:t>72</w:t>
            </w:r>
          </w:p>
        </w:tc>
        <w:tc>
          <w:tcPr>
            <w:tcW w:w="1044" w:type="pct"/>
          </w:tcPr>
          <w:p w14:paraId="08ACD34E" w14:textId="77777777" w:rsidR="00AB3D39" w:rsidRDefault="00AB3D39" w:rsidP="00AB3D39">
            <w:pPr>
              <w:jc w:val="left"/>
              <w:rPr>
                <w:rFonts w:ascii="Arial" w:hAnsi="Arial" w:cs="Arial"/>
                <w:sz w:val="20"/>
              </w:rPr>
            </w:pPr>
            <w:r>
              <w:rPr>
                <w:rFonts w:ascii="Arial" w:hAnsi="Arial" w:cs="Arial"/>
                <w:sz w:val="20"/>
              </w:rPr>
              <w:t>Сформирован запрос на снятие утверждения с плановой цены</w:t>
            </w:r>
          </w:p>
        </w:tc>
        <w:tc>
          <w:tcPr>
            <w:tcW w:w="488" w:type="pct"/>
            <w:shd w:val="clear" w:color="auto" w:fill="auto"/>
          </w:tcPr>
          <w:p w14:paraId="6933111A" w14:textId="77777777" w:rsidR="00AB3D39" w:rsidRPr="00501E1E" w:rsidRDefault="00AB3D39" w:rsidP="00AB3D39">
            <w:pPr>
              <w:jc w:val="left"/>
              <w:rPr>
                <w:rFonts w:ascii="Arial" w:hAnsi="Arial" w:cs="Arial"/>
                <w:sz w:val="20"/>
                <w:szCs w:val="20"/>
              </w:rPr>
            </w:pPr>
            <w:r>
              <w:rPr>
                <w:rFonts w:ascii="Arial" w:hAnsi="Arial" w:cs="Arial"/>
                <w:sz w:val="20"/>
              </w:rPr>
              <w:t>Разработка</w:t>
            </w:r>
          </w:p>
        </w:tc>
        <w:tc>
          <w:tcPr>
            <w:tcW w:w="836" w:type="pct"/>
          </w:tcPr>
          <w:p w14:paraId="6724145E" w14:textId="77777777" w:rsidR="00AB3D39" w:rsidRPr="00CB3587" w:rsidRDefault="00AB3D39" w:rsidP="00AB3D39">
            <w:pPr>
              <w:jc w:val="left"/>
              <w:rPr>
                <w:rFonts w:ascii="Arial" w:hAnsi="Arial" w:cs="Arial"/>
                <w:sz w:val="20"/>
              </w:rPr>
            </w:pPr>
            <w:r>
              <w:rPr>
                <w:rFonts w:ascii="Arial" w:hAnsi="Arial" w:cs="Arial"/>
                <w:sz w:val="20"/>
              </w:rPr>
              <w:t>Запрос на снятие утверждения с плановой цены</w:t>
            </w:r>
          </w:p>
        </w:tc>
        <w:tc>
          <w:tcPr>
            <w:tcW w:w="1253" w:type="pct"/>
          </w:tcPr>
          <w:p w14:paraId="6E2E5900" w14:textId="77777777" w:rsidR="00AB3D39" w:rsidRDefault="00AB3D39" w:rsidP="00AB3D39">
            <w:pPr>
              <w:jc w:val="left"/>
              <w:rPr>
                <w:rFonts w:ascii="Arial" w:hAnsi="Arial" w:cs="Arial"/>
                <w:sz w:val="20"/>
              </w:rPr>
            </w:pPr>
            <w:r>
              <w:rPr>
                <w:rFonts w:ascii="Arial" w:hAnsi="Arial" w:cs="Arial"/>
                <w:sz w:val="20"/>
              </w:rPr>
              <w:t>Запрос на снятие с утверждения плановой цены утвержден</w:t>
            </w:r>
          </w:p>
          <w:p w14:paraId="031942B3" w14:textId="77777777" w:rsidR="00AB3D39" w:rsidRPr="00B613A3" w:rsidRDefault="00AB3D39" w:rsidP="00AB3D39">
            <w:pPr>
              <w:jc w:val="left"/>
              <w:rPr>
                <w:rFonts w:ascii="Arial" w:hAnsi="Arial" w:cs="Arial"/>
                <w:sz w:val="20"/>
              </w:rPr>
            </w:pPr>
            <w:r>
              <w:rPr>
                <w:rFonts w:ascii="Arial" w:hAnsi="Arial" w:cs="Arial"/>
                <w:sz w:val="20"/>
              </w:rPr>
              <w:t>Запрос на снятие с утверждения плановой цены отклонен</w:t>
            </w:r>
          </w:p>
        </w:tc>
        <w:tc>
          <w:tcPr>
            <w:tcW w:w="480" w:type="pct"/>
          </w:tcPr>
          <w:p w14:paraId="7B207D81" w14:textId="77777777" w:rsidR="00AB3D39" w:rsidRPr="00B613A3" w:rsidRDefault="00AB3D39" w:rsidP="00AB3D39">
            <w:pPr>
              <w:jc w:val="left"/>
              <w:rPr>
                <w:rFonts w:ascii="Arial" w:hAnsi="Arial" w:cs="Arial"/>
                <w:sz w:val="20"/>
              </w:rPr>
            </w:pPr>
            <w:r>
              <w:rPr>
                <w:rFonts w:ascii="Arial" w:hAnsi="Arial" w:cs="Arial"/>
                <w:sz w:val="20"/>
              </w:rPr>
              <w:t>-Руководитель планировщика</w:t>
            </w:r>
          </w:p>
        </w:tc>
      </w:tr>
    </w:tbl>
    <w:p w14:paraId="2B773A9D" w14:textId="77777777" w:rsidR="00590100" w:rsidRPr="00590100" w:rsidRDefault="00590100" w:rsidP="00590100">
      <w:pPr>
        <w:spacing w:after="240" w:line="276" w:lineRule="auto"/>
        <w:ind w:firstLine="708"/>
        <w:rPr>
          <w:rFonts w:ascii="Arial" w:hAnsi="Arial" w:cs="Arial"/>
        </w:rPr>
      </w:pPr>
    </w:p>
    <w:p w14:paraId="1F997636" w14:textId="77777777" w:rsidR="00AC3B8E" w:rsidRDefault="00AC3B8E" w:rsidP="00AC3B8E">
      <w:pPr>
        <w:spacing w:after="240" w:line="276" w:lineRule="auto"/>
        <w:ind w:left="360" w:firstLine="207"/>
        <w:rPr>
          <w:rFonts w:ascii="Arial" w:hAnsi="Arial" w:cs="Arial"/>
          <w:color w:val="000000" w:themeColor="text1"/>
        </w:rPr>
      </w:pPr>
    </w:p>
    <w:p w14:paraId="5D58AEF0" w14:textId="77777777" w:rsidR="00AC3B8E" w:rsidRDefault="00AC3B8E" w:rsidP="00AC3B8E">
      <w:pPr>
        <w:pStyle w:val="4"/>
        <w:rPr>
          <w:rFonts w:eastAsiaTheme="majorEastAsia" w:cstheme="majorBidi"/>
          <w:b/>
          <w:i w:val="0"/>
          <w:caps w:val="0"/>
          <w:sz w:val="24"/>
          <w:szCs w:val="24"/>
        </w:rPr>
      </w:pPr>
      <w:r w:rsidRPr="0012135C">
        <w:rPr>
          <w:rFonts w:eastAsiaTheme="majorEastAsia" w:cstheme="majorBidi"/>
          <w:b/>
          <w:i w:val="0"/>
          <w:caps w:val="0"/>
          <w:sz w:val="24"/>
          <w:szCs w:val="24"/>
        </w:rPr>
        <w:lastRenderedPageBreak/>
        <w:t xml:space="preserve">Шаг процесса </w:t>
      </w:r>
      <w:r>
        <w:rPr>
          <w:rFonts w:eastAsiaTheme="majorEastAsia" w:cstheme="majorBidi"/>
          <w:b/>
          <w:i w:val="0"/>
          <w:caps w:val="0"/>
          <w:sz w:val="24"/>
          <w:szCs w:val="24"/>
        </w:rPr>
        <w:t xml:space="preserve">ПП-10.03.01.080 </w:t>
      </w:r>
      <w:r w:rsidRPr="0012135C">
        <w:rPr>
          <w:rFonts w:eastAsiaTheme="majorEastAsia" w:cstheme="majorBidi"/>
          <w:b/>
          <w:i w:val="0"/>
          <w:caps w:val="0"/>
          <w:sz w:val="24"/>
          <w:szCs w:val="24"/>
        </w:rPr>
        <w:t xml:space="preserve">– </w:t>
      </w:r>
      <w:r w:rsidR="000B7D2D">
        <w:rPr>
          <w:rFonts w:eastAsiaTheme="majorEastAsia" w:cstheme="majorBidi"/>
          <w:b/>
          <w:i w:val="0"/>
          <w:caps w:val="0"/>
          <w:sz w:val="24"/>
          <w:szCs w:val="24"/>
        </w:rPr>
        <w:t>Изменение базовой цены</w:t>
      </w:r>
    </w:p>
    <w:p w14:paraId="2E3C054E" w14:textId="77777777" w:rsidR="000B7D2D" w:rsidRPr="000B7D2D" w:rsidRDefault="000B7D2D" w:rsidP="000B7D2D">
      <w:pPr>
        <w:rPr>
          <w:rFonts w:eastAsiaTheme="majorEastAsia"/>
        </w:rPr>
      </w:pPr>
    </w:p>
    <w:p w14:paraId="4FA44C30" w14:textId="77777777" w:rsidR="00AC3B8E" w:rsidRDefault="00AC3B8E" w:rsidP="00AC3B8E">
      <w:pPr>
        <w:spacing w:after="240" w:line="276" w:lineRule="auto"/>
        <w:ind w:firstLine="708"/>
        <w:rPr>
          <w:rFonts w:ascii="Arial" w:hAnsi="Arial" w:cs="Arial"/>
        </w:rPr>
      </w:pPr>
      <w:r>
        <w:rPr>
          <w:rFonts w:ascii="Arial" w:hAnsi="Arial" w:cs="Arial"/>
        </w:rPr>
        <w:t>Шаг актуален для сценария 1. Ведение плановых/прогнозных цен на МТР и тарифицированные работы, услуги.</w:t>
      </w:r>
    </w:p>
    <w:p w14:paraId="6D0BB8E2" w14:textId="77777777" w:rsidR="00AC3B8E" w:rsidRDefault="00AC3B8E" w:rsidP="00AC3B8E">
      <w:pPr>
        <w:spacing w:after="240" w:line="276" w:lineRule="auto"/>
        <w:ind w:left="360" w:firstLine="207"/>
        <w:rPr>
          <w:rFonts w:ascii="Arial" w:hAnsi="Arial" w:cs="Arial"/>
          <w:color w:val="000000" w:themeColor="text1"/>
        </w:rPr>
      </w:pPr>
      <w:r>
        <w:rPr>
          <w:rFonts w:ascii="Arial" w:hAnsi="Arial" w:cs="Arial"/>
          <w:color w:val="000000" w:themeColor="text1"/>
        </w:rPr>
        <w:t xml:space="preserve">В результате согласования запроса на снятие утверждения плановой цены, МТР, включенные в запрос вновь попадают в перечень расценки к планировщику цен. </w:t>
      </w:r>
    </w:p>
    <w:p w14:paraId="75C0A212" w14:textId="77777777" w:rsidR="00AC3B8E" w:rsidRDefault="00AC3B8E" w:rsidP="00AC3B8E">
      <w:pPr>
        <w:spacing w:after="240" w:line="276" w:lineRule="auto"/>
        <w:ind w:left="360" w:firstLine="207"/>
        <w:rPr>
          <w:rFonts w:ascii="Arial" w:hAnsi="Arial" w:cs="Arial"/>
          <w:color w:val="000000" w:themeColor="text1"/>
        </w:rPr>
      </w:pPr>
      <w:r>
        <w:rPr>
          <w:rFonts w:ascii="Arial" w:hAnsi="Arial" w:cs="Arial"/>
          <w:color w:val="000000" w:themeColor="text1"/>
        </w:rPr>
        <w:t>Действия планировщика цен аналогичны шагам, описанным в п. 5.2.1.2, 5.2.1.3</w:t>
      </w:r>
    </w:p>
    <w:p w14:paraId="7A1682FF" w14:textId="77777777" w:rsidR="00AC3B8E" w:rsidRPr="00EA70A2" w:rsidRDefault="00AC3B8E" w:rsidP="00AC3B8E">
      <w:pPr>
        <w:pStyle w:val="afa"/>
        <w:spacing w:after="240" w:line="276" w:lineRule="auto"/>
        <w:ind w:left="927"/>
        <w:rPr>
          <w:rFonts w:ascii="Arial" w:hAnsi="Arial" w:cs="Arial"/>
          <w:b/>
          <w:sz w:val="22"/>
        </w:rPr>
      </w:pPr>
      <w:r w:rsidRPr="00EA70A2">
        <w:rPr>
          <w:rFonts w:ascii="Arial" w:hAnsi="Arial" w:cs="Arial"/>
          <w:b/>
          <w:sz w:val="22"/>
        </w:rPr>
        <w:t xml:space="preserve">Таблица </w:t>
      </w:r>
      <w:r w:rsidRPr="00EA70A2">
        <w:rPr>
          <w:rFonts w:ascii="Arial" w:hAnsi="Arial" w:cs="Arial"/>
          <w:b/>
          <w:sz w:val="22"/>
        </w:rPr>
        <w:fldChar w:fldCharType="begin"/>
      </w:r>
      <w:r w:rsidRPr="00EA70A2">
        <w:rPr>
          <w:rFonts w:ascii="Arial" w:hAnsi="Arial" w:cs="Arial"/>
          <w:b/>
          <w:sz w:val="22"/>
        </w:rPr>
        <w:instrText xml:space="preserve"> SEQ Таблица \* ARABIC </w:instrText>
      </w:r>
      <w:r w:rsidRPr="00EA70A2">
        <w:rPr>
          <w:rFonts w:ascii="Arial" w:hAnsi="Arial" w:cs="Arial"/>
          <w:b/>
          <w:sz w:val="22"/>
        </w:rPr>
        <w:fldChar w:fldCharType="separate"/>
      </w:r>
      <w:r w:rsidR="005578C5">
        <w:rPr>
          <w:rFonts w:ascii="Arial" w:hAnsi="Arial" w:cs="Arial"/>
          <w:b/>
          <w:noProof/>
          <w:sz w:val="22"/>
        </w:rPr>
        <w:t>21</w:t>
      </w:r>
      <w:r w:rsidRPr="00EA70A2">
        <w:rPr>
          <w:rFonts w:ascii="Arial" w:hAnsi="Arial" w:cs="Arial"/>
          <w:b/>
          <w:sz w:val="22"/>
        </w:rPr>
        <w:fldChar w:fldCharType="end"/>
      </w:r>
      <w:r w:rsidRPr="00EA70A2">
        <w:rPr>
          <w:rFonts w:ascii="Arial" w:hAnsi="Arial" w:cs="Arial"/>
          <w:b/>
          <w:sz w:val="22"/>
        </w:rPr>
        <w:t xml:space="preserve">. </w:t>
      </w:r>
      <w:r w:rsidRPr="007F0EEE">
        <w:rPr>
          <w:rFonts w:ascii="Arial" w:hAnsi="Arial" w:cs="Arial"/>
          <w:b/>
          <w:sz w:val="22"/>
        </w:rPr>
        <w:t>Описание шага «Изменение</w:t>
      </w:r>
      <w:r>
        <w:rPr>
          <w:rFonts w:ascii="Arial" w:hAnsi="Arial" w:cs="Arial"/>
          <w:b/>
          <w:sz w:val="22"/>
        </w:rPr>
        <w:t xml:space="preserve"> базовой цены</w:t>
      </w:r>
      <w:r w:rsidRPr="00EA70A2">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0"/>
        <w:gridCol w:w="2125"/>
        <w:gridCol w:w="993"/>
        <w:gridCol w:w="1701"/>
        <w:gridCol w:w="2550"/>
        <w:gridCol w:w="977"/>
      </w:tblGrid>
      <w:tr w:rsidR="00AC3B8E" w:rsidRPr="00F94454" w14:paraId="47755A43" w14:textId="77777777" w:rsidTr="00AC3B8E">
        <w:trPr>
          <w:cantSplit/>
          <w:trHeight w:val="397"/>
          <w:tblHeader/>
        </w:trPr>
        <w:tc>
          <w:tcPr>
            <w:tcW w:w="899" w:type="pct"/>
            <w:shd w:val="clear" w:color="auto" w:fill="FFC000"/>
            <w:vAlign w:val="center"/>
          </w:tcPr>
          <w:p w14:paraId="4CAC7795" w14:textId="77777777" w:rsidR="00AC3B8E" w:rsidRPr="00D36A72" w:rsidRDefault="00AC3B8E" w:rsidP="00AC3B8E">
            <w:pPr>
              <w:jc w:val="center"/>
              <w:rPr>
                <w:rFonts w:ascii="Arial" w:hAnsi="Arial" w:cs="Arial"/>
                <w:b/>
                <w:sz w:val="20"/>
              </w:rPr>
            </w:pPr>
            <w:r>
              <w:rPr>
                <w:rFonts w:ascii="Arial" w:hAnsi="Arial" w:cs="Arial"/>
                <w:b/>
                <w:sz w:val="20"/>
                <w:szCs w:val="20"/>
                <w:lang w:eastAsia="ru-RU"/>
              </w:rPr>
              <w:t>Номер шага</w:t>
            </w:r>
          </w:p>
        </w:tc>
        <w:tc>
          <w:tcPr>
            <w:tcW w:w="1044" w:type="pct"/>
            <w:shd w:val="clear" w:color="auto" w:fill="FFC000"/>
            <w:vAlign w:val="center"/>
          </w:tcPr>
          <w:p w14:paraId="0F746E37" w14:textId="77777777" w:rsidR="00AC3B8E" w:rsidRDefault="00AC3B8E" w:rsidP="00AC3B8E">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00B4FAB8" w14:textId="77777777" w:rsidR="00AC3B8E" w:rsidRPr="00F94454" w:rsidRDefault="00AC3B8E" w:rsidP="00AC3B8E">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3A0303F1" w14:textId="77777777" w:rsidR="00AC3B8E" w:rsidRDefault="00AC3B8E" w:rsidP="00AC3B8E">
            <w:pPr>
              <w:jc w:val="center"/>
              <w:rPr>
                <w:rFonts w:ascii="Arial" w:hAnsi="Arial" w:cs="Arial"/>
                <w:b/>
                <w:sz w:val="20"/>
              </w:rPr>
            </w:pPr>
            <w:r>
              <w:rPr>
                <w:rFonts w:ascii="Arial" w:hAnsi="Arial" w:cs="Arial"/>
                <w:b/>
                <w:sz w:val="20"/>
              </w:rPr>
              <w:t>Вход</w:t>
            </w:r>
          </w:p>
        </w:tc>
        <w:tc>
          <w:tcPr>
            <w:tcW w:w="1253" w:type="pct"/>
            <w:shd w:val="clear" w:color="auto" w:fill="FFC000"/>
          </w:tcPr>
          <w:p w14:paraId="20BAF6A4" w14:textId="77777777" w:rsidR="00AC3B8E" w:rsidRDefault="00AC3B8E" w:rsidP="00AC3B8E">
            <w:pPr>
              <w:jc w:val="center"/>
              <w:rPr>
                <w:rFonts w:ascii="Arial" w:hAnsi="Arial" w:cs="Arial"/>
                <w:b/>
                <w:sz w:val="20"/>
              </w:rPr>
            </w:pPr>
            <w:r>
              <w:rPr>
                <w:rFonts w:ascii="Arial" w:hAnsi="Arial" w:cs="Arial"/>
                <w:b/>
                <w:sz w:val="20"/>
              </w:rPr>
              <w:t>Результат</w:t>
            </w:r>
          </w:p>
        </w:tc>
        <w:tc>
          <w:tcPr>
            <w:tcW w:w="480" w:type="pct"/>
            <w:shd w:val="clear" w:color="auto" w:fill="FFC000"/>
          </w:tcPr>
          <w:p w14:paraId="3F94B876" w14:textId="77777777" w:rsidR="00AC3B8E" w:rsidRDefault="00AC3B8E" w:rsidP="00AC3B8E">
            <w:pPr>
              <w:jc w:val="center"/>
              <w:rPr>
                <w:rFonts w:ascii="Arial" w:hAnsi="Arial" w:cs="Arial"/>
                <w:b/>
                <w:sz w:val="20"/>
              </w:rPr>
            </w:pPr>
            <w:r>
              <w:rPr>
                <w:rFonts w:ascii="Arial" w:hAnsi="Arial" w:cs="Arial"/>
                <w:b/>
                <w:sz w:val="20"/>
              </w:rPr>
              <w:t>Бизнес-роль</w:t>
            </w:r>
          </w:p>
        </w:tc>
      </w:tr>
      <w:tr w:rsidR="00AC3B8E" w14:paraId="1645B73D" w14:textId="77777777" w:rsidTr="004945DD">
        <w:trPr>
          <w:cantSplit/>
          <w:trHeight w:val="116"/>
        </w:trPr>
        <w:tc>
          <w:tcPr>
            <w:tcW w:w="899" w:type="pct"/>
          </w:tcPr>
          <w:p w14:paraId="7C149C8B" w14:textId="77777777" w:rsidR="00AC3B8E" w:rsidRDefault="00AC3B8E" w:rsidP="00AC3B8E">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1</w:t>
            </w:r>
            <w:r w:rsidRPr="00B613A3">
              <w:rPr>
                <w:rFonts w:ascii="Arial" w:hAnsi="Arial" w:cs="Arial"/>
                <w:sz w:val="20"/>
                <w:szCs w:val="20"/>
              </w:rPr>
              <w:t>.0</w:t>
            </w:r>
            <w:r>
              <w:rPr>
                <w:rFonts w:ascii="Arial" w:hAnsi="Arial" w:cs="Arial"/>
                <w:sz w:val="20"/>
                <w:szCs w:val="20"/>
              </w:rPr>
              <w:t>80</w:t>
            </w:r>
          </w:p>
        </w:tc>
        <w:tc>
          <w:tcPr>
            <w:tcW w:w="1044" w:type="pct"/>
          </w:tcPr>
          <w:p w14:paraId="3DC68964" w14:textId="77777777" w:rsidR="00AC3B8E" w:rsidRDefault="00AC3B8E" w:rsidP="00AC3B8E">
            <w:pPr>
              <w:jc w:val="left"/>
              <w:rPr>
                <w:rFonts w:ascii="Arial" w:hAnsi="Arial" w:cs="Arial"/>
                <w:sz w:val="20"/>
              </w:rPr>
            </w:pPr>
            <w:r>
              <w:rPr>
                <w:rFonts w:ascii="Arial" w:hAnsi="Arial" w:cs="Arial"/>
                <w:sz w:val="20"/>
              </w:rPr>
              <w:t xml:space="preserve">Запрос на снятие утверждения прогнозной цены согласован </w:t>
            </w:r>
          </w:p>
        </w:tc>
        <w:tc>
          <w:tcPr>
            <w:tcW w:w="488" w:type="pct"/>
            <w:shd w:val="clear" w:color="auto" w:fill="auto"/>
          </w:tcPr>
          <w:p w14:paraId="049195C7" w14:textId="77777777" w:rsidR="00AC3B8E" w:rsidRPr="00501E1E" w:rsidRDefault="00AC3B8E" w:rsidP="00AC3B8E">
            <w:pPr>
              <w:jc w:val="left"/>
              <w:rPr>
                <w:rFonts w:ascii="Arial" w:hAnsi="Arial" w:cs="Arial"/>
                <w:sz w:val="20"/>
                <w:szCs w:val="20"/>
              </w:rPr>
            </w:pPr>
            <w:r>
              <w:rPr>
                <w:rFonts w:ascii="Arial" w:hAnsi="Arial" w:cs="Arial"/>
                <w:sz w:val="20"/>
              </w:rPr>
              <w:t>Разработка</w:t>
            </w:r>
          </w:p>
        </w:tc>
        <w:tc>
          <w:tcPr>
            <w:tcW w:w="836" w:type="pct"/>
          </w:tcPr>
          <w:p w14:paraId="602B9B9A" w14:textId="77777777" w:rsidR="00AC3B8E" w:rsidRPr="00CB3587" w:rsidRDefault="00AC3B8E" w:rsidP="00AC3B8E">
            <w:pPr>
              <w:jc w:val="left"/>
              <w:rPr>
                <w:rFonts w:ascii="Arial" w:hAnsi="Arial" w:cs="Arial"/>
                <w:sz w:val="20"/>
              </w:rPr>
            </w:pPr>
            <w:r>
              <w:rPr>
                <w:rFonts w:ascii="Arial" w:hAnsi="Arial" w:cs="Arial"/>
                <w:sz w:val="20"/>
              </w:rPr>
              <w:t>МТР, требующие изменения базовой цены</w:t>
            </w:r>
          </w:p>
        </w:tc>
        <w:tc>
          <w:tcPr>
            <w:tcW w:w="1253" w:type="pct"/>
          </w:tcPr>
          <w:p w14:paraId="03FD5883" w14:textId="77777777" w:rsidR="00AC3B8E" w:rsidRPr="00B613A3" w:rsidRDefault="004945DD" w:rsidP="00AC3B8E">
            <w:pPr>
              <w:jc w:val="left"/>
              <w:rPr>
                <w:rFonts w:ascii="Arial" w:hAnsi="Arial" w:cs="Arial"/>
                <w:sz w:val="20"/>
              </w:rPr>
            </w:pPr>
            <w:r>
              <w:rPr>
                <w:rFonts w:ascii="Arial" w:hAnsi="Arial" w:cs="Arial"/>
                <w:sz w:val="20"/>
              </w:rPr>
              <w:t>Базовая цена определена</w:t>
            </w:r>
          </w:p>
        </w:tc>
        <w:tc>
          <w:tcPr>
            <w:tcW w:w="480" w:type="pct"/>
          </w:tcPr>
          <w:p w14:paraId="29394CD8" w14:textId="77777777" w:rsidR="00AC3B8E" w:rsidRPr="00B613A3" w:rsidRDefault="004945DD" w:rsidP="00AC3B8E">
            <w:pPr>
              <w:jc w:val="left"/>
              <w:rPr>
                <w:rFonts w:ascii="Arial" w:hAnsi="Arial" w:cs="Arial"/>
                <w:sz w:val="20"/>
              </w:rPr>
            </w:pPr>
            <w:r>
              <w:rPr>
                <w:rFonts w:ascii="Arial" w:hAnsi="Arial" w:cs="Arial"/>
                <w:sz w:val="20"/>
              </w:rPr>
              <w:t>-Планировщик цен</w:t>
            </w:r>
          </w:p>
        </w:tc>
      </w:tr>
    </w:tbl>
    <w:p w14:paraId="0B935E8E" w14:textId="77777777" w:rsidR="00AC3B8E" w:rsidRDefault="00AC3B8E" w:rsidP="00AC3B8E">
      <w:pPr>
        <w:spacing w:after="240" w:line="276" w:lineRule="auto"/>
        <w:ind w:left="360" w:firstLine="207"/>
        <w:rPr>
          <w:rFonts w:ascii="Arial" w:hAnsi="Arial" w:cs="Arial"/>
          <w:color w:val="000000" w:themeColor="text1"/>
        </w:rPr>
      </w:pPr>
    </w:p>
    <w:p w14:paraId="2F9F1453" w14:textId="77777777" w:rsidR="00AC3B8E" w:rsidRDefault="00AC3B8E" w:rsidP="00AC3B8E">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 xml:space="preserve">ПП-10.03.01.090 </w:t>
      </w:r>
      <w:r w:rsidRPr="0012135C">
        <w:rPr>
          <w:rFonts w:eastAsiaTheme="majorEastAsia" w:cstheme="majorBidi"/>
          <w:b/>
          <w:i w:val="0"/>
          <w:caps w:val="0"/>
          <w:sz w:val="24"/>
          <w:szCs w:val="24"/>
        </w:rPr>
        <w:t xml:space="preserve">– </w:t>
      </w:r>
      <w:r>
        <w:rPr>
          <w:rFonts w:eastAsiaTheme="majorEastAsia" w:cstheme="majorBidi"/>
          <w:b/>
          <w:i w:val="0"/>
          <w:caps w:val="0"/>
          <w:sz w:val="24"/>
          <w:szCs w:val="24"/>
        </w:rPr>
        <w:t>Анализ рынк</w:t>
      </w:r>
      <w:r w:rsidR="000B7D2D">
        <w:rPr>
          <w:rFonts w:eastAsiaTheme="majorEastAsia" w:cstheme="majorBidi"/>
          <w:b/>
          <w:i w:val="0"/>
          <w:caps w:val="0"/>
          <w:sz w:val="24"/>
          <w:szCs w:val="24"/>
        </w:rPr>
        <w:t xml:space="preserve">а по </w:t>
      </w:r>
      <w:proofErr w:type="spellStart"/>
      <w:r w:rsidR="000B7D2D">
        <w:rPr>
          <w:rFonts w:eastAsiaTheme="majorEastAsia" w:cstheme="majorBidi"/>
          <w:b/>
          <w:i w:val="0"/>
          <w:caps w:val="0"/>
          <w:sz w:val="24"/>
          <w:szCs w:val="24"/>
        </w:rPr>
        <w:t>нетарифицированным</w:t>
      </w:r>
      <w:proofErr w:type="spellEnd"/>
      <w:r w:rsidR="000B7D2D">
        <w:rPr>
          <w:rFonts w:eastAsiaTheme="majorEastAsia" w:cstheme="majorBidi"/>
          <w:b/>
          <w:i w:val="0"/>
          <w:caps w:val="0"/>
          <w:sz w:val="24"/>
          <w:szCs w:val="24"/>
        </w:rPr>
        <w:t xml:space="preserve"> услугам</w:t>
      </w:r>
    </w:p>
    <w:p w14:paraId="04DB8A79" w14:textId="77777777" w:rsidR="000B7D2D" w:rsidRPr="000B7D2D" w:rsidRDefault="000B7D2D" w:rsidP="000B7D2D">
      <w:pPr>
        <w:rPr>
          <w:rFonts w:eastAsiaTheme="majorEastAsia"/>
        </w:rPr>
      </w:pPr>
    </w:p>
    <w:p w14:paraId="755C0105" w14:textId="77777777" w:rsidR="00AC3B8E" w:rsidRPr="00B43E53" w:rsidRDefault="00AC3B8E" w:rsidP="00B43E53">
      <w:pPr>
        <w:spacing w:after="240" w:line="276" w:lineRule="auto"/>
        <w:ind w:firstLine="360"/>
        <w:rPr>
          <w:rFonts w:ascii="Arial" w:hAnsi="Arial" w:cs="Arial"/>
        </w:rPr>
      </w:pPr>
      <w:r w:rsidRPr="00B43E53">
        <w:rPr>
          <w:rFonts w:ascii="Arial" w:hAnsi="Arial" w:cs="Arial"/>
        </w:rPr>
        <w:t xml:space="preserve">Шаг актуален для сценария 2. Ведение плановых цен по </w:t>
      </w:r>
      <w:proofErr w:type="spellStart"/>
      <w:r w:rsidRPr="00B43E53">
        <w:rPr>
          <w:rFonts w:ascii="Arial" w:hAnsi="Arial" w:cs="Arial"/>
        </w:rPr>
        <w:t>нетарифицированным</w:t>
      </w:r>
      <w:proofErr w:type="spellEnd"/>
      <w:r w:rsidRPr="00B43E53">
        <w:rPr>
          <w:rFonts w:ascii="Arial" w:hAnsi="Arial" w:cs="Arial"/>
        </w:rPr>
        <w:t xml:space="preserve"> услугам.</w:t>
      </w:r>
    </w:p>
    <w:p w14:paraId="65A01E71" w14:textId="77777777" w:rsidR="00AC3B8E" w:rsidRPr="00B43E53" w:rsidRDefault="00AC3B8E" w:rsidP="00B43E53">
      <w:pPr>
        <w:spacing w:after="240" w:line="276" w:lineRule="auto"/>
        <w:ind w:firstLine="360"/>
        <w:rPr>
          <w:rFonts w:ascii="Arial" w:hAnsi="Arial" w:cs="Arial"/>
          <w:color w:val="000000" w:themeColor="text1"/>
        </w:rPr>
      </w:pPr>
      <w:r w:rsidRPr="00B43E53">
        <w:rPr>
          <w:rFonts w:ascii="Arial" w:hAnsi="Arial" w:cs="Arial"/>
          <w:color w:val="000000" w:themeColor="text1"/>
        </w:rPr>
        <w:t>Заявки на работы, услуги формируются в следующих процессах:</w:t>
      </w:r>
    </w:p>
    <w:p w14:paraId="4ABCB82E" w14:textId="77777777" w:rsidR="00AC3B8E" w:rsidRDefault="00AC3B8E" w:rsidP="005F6568">
      <w:pPr>
        <w:pStyle w:val="afa"/>
        <w:numPr>
          <w:ilvl w:val="0"/>
          <w:numId w:val="56"/>
        </w:numPr>
        <w:spacing w:after="240" w:line="276" w:lineRule="auto"/>
        <w:rPr>
          <w:rFonts w:ascii="Arial" w:hAnsi="Arial" w:cs="Arial"/>
          <w:color w:val="000000" w:themeColor="text1"/>
        </w:rPr>
      </w:pPr>
      <w:r>
        <w:rPr>
          <w:rFonts w:ascii="Arial" w:hAnsi="Arial" w:cs="Arial"/>
          <w:color w:val="000000" w:themeColor="text1"/>
        </w:rPr>
        <w:t>ОП-03.02.19.01-ERP Управление потребностью на работы, выполняемые подрядным способом;</w:t>
      </w:r>
    </w:p>
    <w:p w14:paraId="44F2A277" w14:textId="77777777" w:rsidR="00AC3B8E" w:rsidRDefault="00AC3B8E" w:rsidP="005F6568">
      <w:pPr>
        <w:pStyle w:val="afa"/>
        <w:numPr>
          <w:ilvl w:val="0"/>
          <w:numId w:val="56"/>
        </w:numPr>
        <w:spacing w:after="240" w:line="276" w:lineRule="auto"/>
        <w:rPr>
          <w:rFonts w:ascii="Arial" w:hAnsi="Arial" w:cs="Arial"/>
          <w:color w:val="000000" w:themeColor="text1"/>
        </w:rPr>
      </w:pPr>
      <w:r>
        <w:rPr>
          <w:rFonts w:ascii="Arial" w:hAnsi="Arial" w:cs="Arial"/>
          <w:color w:val="000000" w:themeColor="text1"/>
        </w:rPr>
        <w:t xml:space="preserve">ПП-10.03.02-ERP Регистрация потребности; </w:t>
      </w:r>
    </w:p>
    <w:p w14:paraId="2B4F7C55" w14:textId="77777777" w:rsidR="00AC3B8E" w:rsidRPr="00B43E53" w:rsidRDefault="00AC3B8E" w:rsidP="005F6568">
      <w:pPr>
        <w:pStyle w:val="afa"/>
        <w:numPr>
          <w:ilvl w:val="0"/>
          <w:numId w:val="56"/>
        </w:numPr>
        <w:spacing w:after="240" w:line="276" w:lineRule="auto"/>
        <w:rPr>
          <w:rFonts w:ascii="Arial" w:hAnsi="Arial" w:cs="Arial"/>
        </w:rPr>
      </w:pPr>
      <w:r w:rsidRPr="00B43E53">
        <w:rPr>
          <w:rFonts w:ascii="Arial" w:hAnsi="Arial" w:cs="Arial"/>
        </w:rPr>
        <w:t>ПП-07.02.03.01-ERP Годовое планирование воздействий на производственные активы.</w:t>
      </w:r>
    </w:p>
    <w:p w14:paraId="23619F33" w14:textId="77777777" w:rsidR="00AC3B8E" w:rsidRPr="009F10BA" w:rsidRDefault="00AC3B8E" w:rsidP="00AC3B8E">
      <w:pPr>
        <w:spacing w:after="240" w:line="276" w:lineRule="auto"/>
        <w:ind w:firstLine="360"/>
        <w:rPr>
          <w:rFonts w:ascii="Arial" w:hAnsi="Arial" w:cs="Arial"/>
        </w:rPr>
      </w:pPr>
      <w:r w:rsidRPr="009F10BA">
        <w:rPr>
          <w:rFonts w:ascii="Arial" w:hAnsi="Arial" w:cs="Arial"/>
        </w:rPr>
        <w:t>В случае, если планируемая услуга не является тарифицируемой, то плановая цена для нее определяется сотрудником с ролью «</w:t>
      </w:r>
      <w:r w:rsidRPr="009F10BA">
        <w:rPr>
          <w:rFonts w:ascii="Arial" w:hAnsi="Arial" w:cs="Arial"/>
          <w:color w:val="000000" w:themeColor="text1"/>
        </w:rPr>
        <w:t xml:space="preserve">Планировщик </w:t>
      </w:r>
      <w:proofErr w:type="spellStart"/>
      <w:r w:rsidRPr="009F10BA">
        <w:rPr>
          <w:rFonts w:ascii="Arial" w:hAnsi="Arial" w:cs="Arial"/>
          <w:color w:val="000000" w:themeColor="text1"/>
        </w:rPr>
        <w:t>нетарифицированных</w:t>
      </w:r>
      <w:proofErr w:type="spellEnd"/>
      <w:r w:rsidRPr="009F10BA">
        <w:rPr>
          <w:rFonts w:ascii="Arial" w:hAnsi="Arial" w:cs="Arial"/>
          <w:color w:val="000000" w:themeColor="text1"/>
        </w:rPr>
        <w:t xml:space="preserve"> работ, услуг» в стоимостном выражении. </w:t>
      </w:r>
    </w:p>
    <w:p w14:paraId="73252497" w14:textId="02FDC99D" w:rsidR="00AC3B8E" w:rsidRDefault="00AC3B8E" w:rsidP="00AC3B8E">
      <w:pPr>
        <w:spacing w:after="240" w:line="276" w:lineRule="auto"/>
        <w:ind w:firstLine="360"/>
        <w:rPr>
          <w:rFonts w:ascii="Arial" w:hAnsi="Arial" w:cs="Arial"/>
        </w:rPr>
      </w:pPr>
      <w:r w:rsidRPr="009F10BA">
        <w:rPr>
          <w:rFonts w:ascii="Arial" w:hAnsi="Arial" w:cs="Arial"/>
          <w:color w:val="000000" w:themeColor="text1"/>
        </w:rPr>
        <w:t xml:space="preserve">Плановая цена по </w:t>
      </w:r>
      <w:proofErr w:type="spellStart"/>
      <w:r w:rsidRPr="009F10BA">
        <w:rPr>
          <w:rFonts w:ascii="Arial" w:hAnsi="Arial" w:cs="Arial"/>
          <w:color w:val="000000" w:themeColor="text1"/>
        </w:rPr>
        <w:t>нетарифицированным</w:t>
      </w:r>
      <w:proofErr w:type="spellEnd"/>
      <w:r w:rsidRPr="009F10BA">
        <w:rPr>
          <w:rFonts w:ascii="Arial" w:hAnsi="Arial" w:cs="Arial"/>
          <w:color w:val="000000" w:themeColor="text1"/>
        </w:rPr>
        <w:t xml:space="preserve"> работам, услугам определяется вне системы в соответствии с принципами, описанными в</w:t>
      </w:r>
      <w:del w:id="203" w:author="Kislov Vladimir" w:date="2021-03-23T22:53:00Z">
        <w:r w:rsidRPr="009F10BA" w:rsidDel="00EA5F20">
          <w:rPr>
            <w:rFonts w:ascii="Arial" w:hAnsi="Arial" w:cs="Arial"/>
            <w:color w:val="000000" w:themeColor="text1"/>
          </w:rPr>
          <w:delText>о</w:delText>
        </w:r>
      </w:del>
      <w:r w:rsidRPr="009F10BA">
        <w:rPr>
          <w:rFonts w:ascii="Arial" w:hAnsi="Arial" w:cs="Arial"/>
          <w:color w:val="000000" w:themeColor="text1"/>
        </w:rPr>
        <w:t xml:space="preserve"> </w:t>
      </w:r>
      <w:r w:rsidRPr="009F10BA">
        <w:rPr>
          <w:rFonts w:ascii="Arial" w:hAnsi="Arial" w:cs="Arial"/>
        </w:rPr>
        <w:t>«</w:t>
      </w:r>
      <w:del w:id="204" w:author="Kislov Vladimir" w:date="2021-03-23T22:52:00Z">
        <w:r w:rsidRPr="009F10BA" w:rsidDel="00EA5F20">
          <w:rPr>
            <w:rFonts w:ascii="Arial" w:hAnsi="Arial" w:cs="Arial"/>
          </w:rPr>
          <w:delText>Временной и</w:delText>
        </w:r>
      </w:del>
      <w:ins w:id="205" w:author="Kislov Vladimir" w:date="2021-03-23T22:52:00Z">
        <w:r w:rsidR="00EA5F20" w:rsidRPr="00EA5F20">
          <w:rPr>
            <w:rFonts w:ascii="Arial" w:hAnsi="Arial" w:cs="Arial"/>
            <w:rPrChange w:id="206" w:author="Kislov Vladimir" w:date="2021-03-23T22:53:00Z">
              <w:rPr>
                <w:rFonts w:ascii="Arial" w:hAnsi="Arial" w:cs="Arial"/>
                <w:b/>
              </w:rPr>
            </w:rPrChange>
          </w:rPr>
          <w:t>И</w:t>
        </w:r>
      </w:ins>
      <w:r w:rsidRPr="009F10BA">
        <w:rPr>
          <w:rFonts w:ascii="Arial" w:hAnsi="Arial" w:cs="Arial"/>
        </w:rPr>
        <w:t xml:space="preserve">нструкции по ведению плановых цен по МТР. Порядок расценки работ, услуг». </w:t>
      </w:r>
    </w:p>
    <w:p w14:paraId="72F9B67B" w14:textId="77777777" w:rsidR="00AC3B8E" w:rsidRPr="00EA70A2" w:rsidRDefault="00AC3B8E" w:rsidP="004945DD">
      <w:pPr>
        <w:spacing w:after="240" w:line="276" w:lineRule="auto"/>
        <w:ind w:firstLine="360"/>
        <w:rPr>
          <w:rFonts w:ascii="Arial" w:hAnsi="Arial" w:cs="Arial"/>
          <w:b/>
          <w:sz w:val="22"/>
        </w:rPr>
      </w:pPr>
      <w:r>
        <w:rPr>
          <w:rFonts w:ascii="Arial" w:hAnsi="Arial" w:cs="Arial"/>
        </w:rPr>
        <w:t xml:space="preserve"> </w:t>
      </w:r>
      <w:r w:rsidRPr="00EA70A2">
        <w:rPr>
          <w:rFonts w:ascii="Arial" w:hAnsi="Arial" w:cs="Arial"/>
          <w:b/>
          <w:sz w:val="22"/>
        </w:rPr>
        <w:t xml:space="preserve">Таблица </w:t>
      </w:r>
      <w:r w:rsidRPr="00EA70A2">
        <w:rPr>
          <w:rFonts w:ascii="Arial" w:hAnsi="Arial" w:cs="Arial"/>
          <w:b/>
          <w:sz w:val="22"/>
        </w:rPr>
        <w:fldChar w:fldCharType="begin"/>
      </w:r>
      <w:r w:rsidRPr="00EA70A2">
        <w:rPr>
          <w:rFonts w:ascii="Arial" w:hAnsi="Arial" w:cs="Arial"/>
          <w:b/>
          <w:sz w:val="22"/>
        </w:rPr>
        <w:instrText xml:space="preserve"> SEQ Таблица \* ARABIC </w:instrText>
      </w:r>
      <w:r w:rsidRPr="00EA70A2">
        <w:rPr>
          <w:rFonts w:ascii="Arial" w:hAnsi="Arial" w:cs="Arial"/>
          <w:b/>
          <w:sz w:val="22"/>
        </w:rPr>
        <w:fldChar w:fldCharType="separate"/>
      </w:r>
      <w:r w:rsidR="005578C5">
        <w:rPr>
          <w:rFonts w:ascii="Arial" w:hAnsi="Arial" w:cs="Arial"/>
          <w:b/>
          <w:noProof/>
          <w:sz w:val="22"/>
        </w:rPr>
        <w:t>22</w:t>
      </w:r>
      <w:r w:rsidRPr="00EA70A2">
        <w:rPr>
          <w:rFonts w:ascii="Arial" w:hAnsi="Arial" w:cs="Arial"/>
          <w:b/>
          <w:sz w:val="22"/>
        </w:rPr>
        <w:fldChar w:fldCharType="end"/>
      </w:r>
      <w:r w:rsidRPr="00EA70A2">
        <w:rPr>
          <w:rFonts w:ascii="Arial" w:hAnsi="Arial" w:cs="Arial"/>
          <w:b/>
          <w:sz w:val="22"/>
        </w:rPr>
        <w:t xml:space="preserve">. </w:t>
      </w:r>
      <w:r w:rsidRPr="007F0EEE">
        <w:rPr>
          <w:rFonts w:ascii="Arial" w:hAnsi="Arial" w:cs="Arial"/>
          <w:b/>
          <w:sz w:val="22"/>
        </w:rPr>
        <w:t>Описание шага «Анализ</w:t>
      </w:r>
      <w:r>
        <w:rPr>
          <w:rFonts w:ascii="Arial" w:hAnsi="Arial" w:cs="Arial"/>
          <w:b/>
          <w:sz w:val="22"/>
        </w:rPr>
        <w:t xml:space="preserve"> рынка по </w:t>
      </w:r>
      <w:proofErr w:type="spellStart"/>
      <w:r>
        <w:rPr>
          <w:rFonts w:ascii="Arial" w:hAnsi="Arial" w:cs="Arial"/>
          <w:b/>
          <w:sz w:val="22"/>
        </w:rPr>
        <w:t>нетарифицируемым</w:t>
      </w:r>
      <w:proofErr w:type="spellEnd"/>
      <w:r>
        <w:rPr>
          <w:rFonts w:ascii="Arial" w:hAnsi="Arial" w:cs="Arial"/>
          <w:b/>
          <w:sz w:val="22"/>
        </w:rPr>
        <w:t xml:space="preserve"> услугам</w:t>
      </w:r>
      <w:r w:rsidRPr="00EA70A2">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0"/>
        <w:gridCol w:w="2125"/>
        <w:gridCol w:w="993"/>
        <w:gridCol w:w="1701"/>
        <w:gridCol w:w="1842"/>
        <w:gridCol w:w="1685"/>
      </w:tblGrid>
      <w:tr w:rsidR="00AC3B8E" w:rsidRPr="00F94454" w14:paraId="1D28F8B5" w14:textId="77777777" w:rsidTr="00B43E53">
        <w:trPr>
          <w:cantSplit/>
          <w:trHeight w:val="397"/>
          <w:tblHeader/>
        </w:trPr>
        <w:tc>
          <w:tcPr>
            <w:tcW w:w="899" w:type="pct"/>
            <w:shd w:val="clear" w:color="auto" w:fill="FFC000"/>
            <w:vAlign w:val="center"/>
          </w:tcPr>
          <w:p w14:paraId="70DA6FD0" w14:textId="77777777" w:rsidR="00AC3B8E" w:rsidRPr="00D36A72" w:rsidRDefault="00AC3B8E" w:rsidP="00AC3B8E">
            <w:pPr>
              <w:jc w:val="center"/>
              <w:rPr>
                <w:rFonts w:ascii="Arial" w:hAnsi="Arial" w:cs="Arial"/>
                <w:b/>
                <w:sz w:val="20"/>
              </w:rPr>
            </w:pPr>
            <w:r>
              <w:rPr>
                <w:rFonts w:ascii="Arial" w:hAnsi="Arial" w:cs="Arial"/>
                <w:b/>
                <w:sz w:val="20"/>
                <w:szCs w:val="20"/>
                <w:lang w:eastAsia="ru-RU"/>
              </w:rPr>
              <w:lastRenderedPageBreak/>
              <w:t>Номер шага</w:t>
            </w:r>
          </w:p>
        </w:tc>
        <w:tc>
          <w:tcPr>
            <w:tcW w:w="1044" w:type="pct"/>
            <w:shd w:val="clear" w:color="auto" w:fill="FFC000"/>
            <w:vAlign w:val="center"/>
          </w:tcPr>
          <w:p w14:paraId="07006465" w14:textId="77777777" w:rsidR="00AC3B8E" w:rsidRDefault="00AC3B8E" w:rsidP="00AC3B8E">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35182479" w14:textId="77777777" w:rsidR="00AC3B8E" w:rsidRPr="00F94454" w:rsidRDefault="00AC3B8E" w:rsidP="00AC3B8E">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7A3C0F1E" w14:textId="77777777" w:rsidR="00AC3B8E" w:rsidRDefault="00AC3B8E" w:rsidP="00AC3B8E">
            <w:pPr>
              <w:jc w:val="center"/>
              <w:rPr>
                <w:rFonts w:ascii="Arial" w:hAnsi="Arial" w:cs="Arial"/>
                <w:b/>
                <w:sz w:val="20"/>
              </w:rPr>
            </w:pPr>
            <w:r>
              <w:rPr>
                <w:rFonts w:ascii="Arial" w:hAnsi="Arial" w:cs="Arial"/>
                <w:b/>
                <w:sz w:val="20"/>
              </w:rPr>
              <w:t>Вход</w:t>
            </w:r>
          </w:p>
        </w:tc>
        <w:tc>
          <w:tcPr>
            <w:tcW w:w="905" w:type="pct"/>
            <w:shd w:val="clear" w:color="auto" w:fill="FFC000"/>
          </w:tcPr>
          <w:p w14:paraId="6D1CF7F1" w14:textId="77777777" w:rsidR="00AC3B8E" w:rsidRDefault="00AC3B8E" w:rsidP="00AC3B8E">
            <w:pPr>
              <w:jc w:val="center"/>
              <w:rPr>
                <w:rFonts w:ascii="Arial" w:hAnsi="Arial" w:cs="Arial"/>
                <w:b/>
                <w:sz w:val="20"/>
              </w:rPr>
            </w:pPr>
            <w:r>
              <w:rPr>
                <w:rFonts w:ascii="Arial" w:hAnsi="Arial" w:cs="Arial"/>
                <w:b/>
                <w:sz w:val="20"/>
              </w:rPr>
              <w:t>Результат</w:t>
            </w:r>
          </w:p>
        </w:tc>
        <w:tc>
          <w:tcPr>
            <w:tcW w:w="828" w:type="pct"/>
            <w:shd w:val="clear" w:color="auto" w:fill="FFC000"/>
          </w:tcPr>
          <w:p w14:paraId="0B60D71C" w14:textId="77777777" w:rsidR="00AC3B8E" w:rsidRDefault="00AC3B8E" w:rsidP="00AC3B8E">
            <w:pPr>
              <w:jc w:val="center"/>
              <w:rPr>
                <w:rFonts w:ascii="Arial" w:hAnsi="Arial" w:cs="Arial"/>
                <w:b/>
                <w:sz w:val="20"/>
              </w:rPr>
            </w:pPr>
            <w:r>
              <w:rPr>
                <w:rFonts w:ascii="Arial" w:hAnsi="Arial" w:cs="Arial"/>
                <w:b/>
                <w:sz w:val="20"/>
              </w:rPr>
              <w:t>Бизнес-роль</w:t>
            </w:r>
          </w:p>
        </w:tc>
      </w:tr>
      <w:tr w:rsidR="00AC3B8E" w14:paraId="3A02DB2D" w14:textId="77777777" w:rsidTr="00B43E53">
        <w:trPr>
          <w:cantSplit/>
          <w:trHeight w:val="213"/>
        </w:trPr>
        <w:tc>
          <w:tcPr>
            <w:tcW w:w="899" w:type="pct"/>
          </w:tcPr>
          <w:p w14:paraId="47D9FFAF" w14:textId="77777777" w:rsidR="00AC3B8E" w:rsidRDefault="00AC3B8E" w:rsidP="00AC3B8E">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1</w:t>
            </w:r>
            <w:r w:rsidRPr="00B613A3">
              <w:rPr>
                <w:rFonts w:ascii="Arial" w:hAnsi="Arial" w:cs="Arial"/>
                <w:sz w:val="20"/>
                <w:szCs w:val="20"/>
              </w:rPr>
              <w:t>.0</w:t>
            </w:r>
            <w:r>
              <w:rPr>
                <w:rFonts w:ascii="Arial" w:hAnsi="Arial" w:cs="Arial"/>
                <w:sz w:val="20"/>
                <w:szCs w:val="20"/>
              </w:rPr>
              <w:t>90</w:t>
            </w:r>
          </w:p>
        </w:tc>
        <w:tc>
          <w:tcPr>
            <w:tcW w:w="1044" w:type="pct"/>
          </w:tcPr>
          <w:p w14:paraId="1132C4CD" w14:textId="77777777" w:rsidR="00AC3B8E" w:rsidRDefault="00AC3B8E" w:rsidP="00AC3B8E">
            <w:pPr>
              <w:jc w:val="left"/>
              <w:rPr>
                <w:rFonts w:ascii="Arial" w:hAnsi="Arial" w:cs="Arial"/>
                <w:sz w:val="20"/>
              </w:rPr>
            </w:pPr>
            <w:r>
              <w:rPr>
                <w:rFonts w:ascii="Arial" w:hAnsi="Arial" w:cs="Arial"/>
                <w:sz w:val="20"/>
              </w:rPr>
              <w:t xml:space="preserve">Позиция потребности с </w:t>
            </w:r>
            <w:proofErr w:type="spellStart"/>
            <w:r>
              <w:rPr>
                <w:rFonts w:ascii="Arial" w:hAnsi="Arial" w:cs="Arial"/>
                <w:sz w:val="20"/>
              </w:rPr>
              <w:t>нетарифицируемой</w:t>
            </w:r>
            <w:proofErr w:type="spellEnd"/>
            <w:r>
              <w:rPr>
                <w:rFonts w:ascii="Arial" w:hAnsi="Arial" w:cs="Arial"/>
                <w:sz w:val="20"/>
              </w:rPr>
              <w:t xml:space="preserve"> услугой без плановой цены  </w:t>
            </w:r>
          </w:p>
        </w:tc>
        <w:tc>
          <w:tcPr>
            <w:tcW w:w="488" w:type="pct"/>
            <w:shd w:val="clear" w:color="auto" w:fill="auto"/>
          </w:tcPr>
          <w:p w14:paraId="63B4B959" w14:textId="77777777" w:rsidR="00AC3B8E" w:rsidRPr="001C7254" w:rsidRDefault="00AC3B8E" w:rsidP="00AC3B8E">
            <w:pPr>
              <w:jc w:val="left"/>
              <w:rPr>
                <w:rFonts w:ascii="Arial" w:hAnsi="Arial" w:cs="Arial"/>
                <w:sz w:val="20"/>
                <w:szCs w:val="20"/>
                <w:lang w:val="en-US"/>
              </w:rPr>
            </w:pPr>
            <w:r>
              <w:rPr>
                <w:rFonts w:ascii="Arial" w:hAnsi="Arial" w:cs="Arial"/>
                <w:sz w:val="20"/>
                <w:lang w:val="en-US"/>
              </w:rPr>
              <w:t>-</w:t>
            </w:r>
          </w:p>
        </w:tc>
        <w:tc>
          <w:tcPr>
            <w:tcW w:w="836" w:type="pct"/>
          </w:tcPr>
          <w:p w14:paraId="2737731C" w14:textId="77777777" w:rsidR="00AC3B8E" w:rsidRPr="00CB3587" w:rsidRDefault="00AC3B8E" w:rsidP="00AC3B8E">
            <w:pPr>
              <w:jc w:val="left"/>
              <w:rPr>
                <w:rFonts w:ascii="Arial" w:hAnsi="Arial" w:cs="Arial"/>
                <w:sz w:val="20"/>
              </w:rPr>
            </w:pPr>
            <w:proofErr w:type="spellStart"/>
            <w:r>
              <w:rPr>
                <w:rFonts w:ascii="Arial" w:hAnsi="Arial" w:cs="Arial"/>
                <w:sz w:val="20"/>
              </w:rPr>
              <w:t>Нетарифицированная</w:t>
            </w:r>
            <w:proofErr w:type="spellEnd"/>
            <w:r>
              <w:rPr>
                <w:rFonts w:ascii="Arial" w:hAnsi="Arial" w:cs="Arial"/>
                <w:sz w:val="20"/>
              </w:rPr>
              <w:t xml:space="preserve"> услуга, требующая расценки</w:t>
            </w:r>
          </w:p>
        </w:tc>
        <w:tc>
          <w:tcPr>
            <w:tcW w:w="905" w:type="pct"/>
          </w:tcPr>
          <w:p w14:paraId="1547C29B" w14:textId="77777777" w:rsidR="00AC3B8E" w:rsidRPr="00B613A3" w:rsidRDefault="00AC3B8E" w:rsidP="00AC3B8E">
            <w:pPr>
              <w:jc w:val="left"/>
              <w:rPr>
                <w:rFonts w:ascii="Arial" w:hAnsi="Arial" w:cs="Arial"/>
                <w:sz w:val="20"/>
              </w:rPr>
            </w:pPr>
            <w:r>
              <w:rPr>
                <w:rFonts w:ascii="Arial" w:hAnsi="Arial" w:cs="Arial"/>
                <w:sz w:val="20"/>
              </w:rPr>
              <w:t>Определена базовая цен</w:t>
            </w:r>
            <w:r w:rsidR="00B43E53">
              <w:rPr>
                <w:rFonts w:ascii="Arial" w:hAnsi="Arial" w:cs="Arial"/>
                <w:sz w:val="20"/>
              </w:rPr>
              <w:t xml:space="preserve">а для </w:t>
            </w:r>
            <w:proofErr w:type="spellStart"/>
            <w:r w:rsidR="00B43E53">
              <w:rPr>
                <w:rFonts w:ascii="Arial" w:hAnsi="Arial" w:cs="Arial"/>
                <w:sz w:val="20"/>
              </w:rPr>
              <w:t>нетарифицированной</w:t>
            </w:r>
            <w:proofErr w:type="spellEnd"/>
            <w:r w:rsidR="00B43E53">
              <w:rPr>
                <w:rFonts w:ascii="Arial" w:hAnsi="Arial" w:cs="Arial"/>
                <w:sz w:val="20"/>
              </w:rPr>
              <w:t xml:space="preserve"> услуги</w:t>
            </w:r>
          </w:p>
        </w:tc>
        <w:tc>
          <w:tcPr>
            <w:tcW w:w="828" w:type="pct"/>
          </w:tcPr>
          <w:p w14:paraId="7D016815" w14:textId="77777777" w:rsidR="00AC3B8E" w:rsidRPr="00B613A3" w:rsidRDefault="00AC3B8E" w:rsidP="00AC3B8E">
            <w:pPr>
              <w:jc w:val="left"/>
              <w:rPr>
                <w:rFonts w:ascii="Arial" w:hAnsi="Arial" w:cs="Arial"/>
                <w:sz w:val="20"/>
              </w:rPr>
            </w:pPr>
            <w:r>
              <w:rPr>
                <w:rFonts w:ascii="Arial" w:hAnsi="Arial" w:cs="Arial"/>
                <w:sz w:val="20"/>
              </w:rPr>
              <w:t xml:space="preserve">-Планировщик </w:t>
            </w:r>
            <w:proofErr w:type="spellStart"/>
            <w:r w:rsidR="004945DD">
              <w:rPr>
                <w:rFonts w:ascii="Arial" w:hAnsi="Arial" w:cs="Arial"/>
                <w:sz w:val="20"/>
              </w:rPr>
              <w:t>нетарифицированных</w:t>
            </w:r>
            <w:proofErr w:type="spellEnd"/>
            <w:r w:rsidR="004945DD">
              <w:rPr>
                <w:rFonts w:ascii="Arial" w:hAnsi="Arial" w:cs="Arial"/>
                <w:sz w:val="20"/>
              </w:rPr>
              <w:t xml:space="preserve"> работ, услуг</w:t>
            </w:r>
          </w:p>
        </w:tc>
      </w:tr>
    </w:tbl>
    <w:p w14:paraId="1A9F1668" w14:textId="77777777" w:rsidR="00AC3B8E" w:rsidRDefault="00AC3B8E" w:rsidP="00AC3B8E">
      <w:pPr>
        <w:spacing w:after="240" w:line="276" w:lineRule="auto"/>
        <w:ind w:firstLine="360"/>
        <w:rPr>
          <w:rFonts w:ascii="Arial" w:hAnsi="Arial" w:cs="Arial"/>
        </w:rPr>
      </w:pPr>
    </w:p>
    <w:p w14:paraId="642B4B14" w14:textId="77777777" w:rsidR="00AC3B8E" w:rsidRDefault="00AC3B8E" w:rsidP="00AC3B8E">
      <w:pPr>
        <w:pStyle w:val="4"/>
        <w:rPr>
          <w:rFonts w:eastAsiaTheme="majorEastAsia" w:cstheme="majorBidi"/>
          <w:b/>
          <w:i w:val="0"/>
          <w:caps w:val="0"/>
          <w:sz w:val="24"/>
          <w:szCs w:val="24"/>
        </w:rPr>
      </w:pPr>
      <w:r w:rsidRPr="0012135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 xml:space="preserve">ПП-10.03.01.100 </w:t>
      </w:r>
      <w:r w:rsidRPr="0012135C">
        <w:rPr>
          <w:rFonts w:eastAsiaTheme="majorEastAsia" w:cstheme="majorBidi"/>
          <w:b/>
          <w:i w:val="0"/>
          <w:caps w:val="0"/>
          <w:sz w:val="24"/>
          <w:szCs w:val="24"/>
        </w:rPr>
        <w:t xml:space="preserve">– </w:t>
      </w:r>
      <w:r>
        <w:rPr>
          <w:rFonts w:eastAsiaTheme="majorEastAsia" w:cstheme="majorBidi"/>
          <w:b/>
          <w:i w:val="0"/>
          <w:caps w:val="0"/>
          <w:sz w:val="24"/>
          <w:szCs w:val="24"/>
        </w:rPr>
        <w:t>Внесе</w:t>
      </w:r>
      <w:r w:rsidR="000B7D2D">
        <w:rPr>
          <w:rFonts w:eastAsiaTheme="majorEastAsia" w:cstheme="majorBidi"/>
          <w:b/>
          <w:i w:val="0"/>
          <w:caps w:val="0"/>
          <w:sz w:val="24"/>
          <w:szCs w:val="24"/>
        </w:rPr>
        <w:t>ние плановой цены в потребность</w:t>
      </w:r>
    </w:p>
    <w:p w14:paraId="6BEC1A0D" w14:textId="77777777" w:rsidR="000B7D2D" w:rsidRPr="000B7D2D" w:rsidRDefault="000B7D2D" w:rsidP="000B7D2D">
      <w:pPr>
        <w:rPr>
          <w:rFonts w:eastAsiaTheme="majorEastAsia"/>
        </w:rPr>
      </w:pPr>
    </w:p>
    <w:p w14:paraId="5BB0521E" w14:textId="77777777" w:rsidR="00AC3B8E" w:rsidRDefault="00AC3B8E" w:rsidP="00AC3B8E">
      <w:pPr>
        <w:spacing w:after="240" w:line="276" w:lineRule="auto"/>
        <w:ind w:left="360"/>
        <w:rPr>
          <w:rFonts w:ascii="Arial" w:hAnsi="Arial" w:cs="Arial"/>
        </w:rPr>
      </w:pPr>
      <w:r>
        <w:rPr>
          <w:rFonts w:ascii="Arial" w:hAnsi="Arial" w:cs="Arial"/>
        </w:rPr>
        <w:t xml:space="preserve">Шаг актуален для сценария 2. Ведение плановых цен по </w:t>
      </w:r>
      <w:proofErr w:type="spellStart"/>
      <w:r>
        <w:rPr>
          <w:rFonts w:ascii="Arial" w:hAnsi="Arial" w:cs="Arial"/>
        </w:rPr>
        <w:t>нетарифицированным</w:t>
      </w:r>
      <w:proofErr w:type="spellEnd"/>
      <w:r>
        <w:rPr>
          <w:rFonts w:ascii="Arial" w:hAnsi="Arial" w:cs="Arial"/>
        </w:rPr>
        <w:t xml:space="preserve"> услугам.</w:t>
      </w:r>
    </w:p>
    <w:p w14:paraId="164B2A3C" w14:textId="2F7F936A" w:rsidR="00A11C63" w:rsidRDefault="00AC3B8E" w:rsidP="00A11C63">
      <w:pPr>
        <w:spacing w:after="240" w:line="276" w:lineRule="auto"/>
        <w:ind w:left="360" w:firstLine="348"/>
        <w:rPr>
          <w:rFonts w:ascii="Arial" w:hAnsi="Arial" w:cs="Arial"/>
          <w:color w:val="000000" w:themeColor="text1"/>
        </w:rPr>
      </w:pPr>
      <w:r>
        <w:rPr>
          <w:rFonts w:ascii="Arial" w:hAnsi="Arial" w:cs="Arial"/>
          <w:color w:val="000000" w:themeColor="text1"/>
        </w:rPr>
        <w:t xml:space="preserve">Определенная на шаге </w:t>
      </w:r>
      <w:r w:rsidRPr="009F6A14">
        <w:rPr>
          <w:rFonts w:ascii="Arial" w:hAnsi="Arial" w:cs="Arial"/>
          <w:color w:val="000000" w:themeColor="text1"/>
        </w:rPr>
        <w:t>ПП-10.03.01.090</w:t>
      </w:r>
      <w:r>
        <w:rPr>
          <w:rFonts w:ascii="Arial" w:hAnsi="Arial" w:cs="Arial"/>
          <w:color w:val="000000" w:themeColor="text1"/>
        </w:rPr>
        <w:t xml:space="preserve"> плановая цена вносится планировщиком </w:t>
      </w:r>
      <w:proofErr w:type="spellStart"/>
      <w:r>
        <w:rPr>
          <w:rFonts w:ascii="Arial" w:hAnsi="Arial" w:cs="Arial"/>
          <w:color w:val="000000" w:themeColor="text1"/>
        </w:rPr>
        <w:t>нетарифицированных</w:t>
      </w:r>
      <w:proofErr w:type="spellEnd"/>
      <w:r>
        <w:rPr>
          <w:rFonts w:ascii="Arial" w:hAnsi="Arial" w:cs="Arial"/>
          <w:color w:val="000000" w:themeColor="text1"/>
        </w:rPr>
        <w:t xml:space="preserve"> работ, услуг в документ потребности</w:t>
      </w:r>
      <w:r w:rsidR="00A11C63">
        <w:rPr>
          <w:rFonts w:ascii="Arial" w:hAnsi="Arial" w:cs="Arial"/>
          <w:color w:val="000000" w:themeColor="text1"/>
        </w:rPr>
        <w:t xml:space="preserve"> в поле «Плановая цена» вручную, за исключением </w:t>
      </w:r>
      <w:r w:rsidR="00325338">
        <w:rPr>
          <w:rFonts w:ascii="Arial" w:hAnsi="Arial" w:cs="Arial"/>
          <w:color w:val="000000" w:themeColor="text1"/>
        </w:rPr>
        <w:t xml:space="preserve">услуг СМР/ПНР по проектам, которые ведутся в </w:t>
      </w:r>
      <w:proofErr w:type="spellStart"/>
      <w:r w:rsidR="00325338">
        <w:rPr>
          <w:rFonts w:ascii="Arial" w:hAnsi="Arial" w:cs="Arial"/>
          <w:color w:val="000000" w:themeColor="text1"/>
        </w:rPr>
        <w:t>ПиКПИП</w:t>
      </w:r>
      <w:proofErr w:type="spellEnd"/>
      <w:r w:rsidR="00325338">
        <w:rPr>
          <w:rFonts w:ascii="Arial" w:hAnsi="Arial" w:cs="Arial"/>
          <w:color w:val="000000" w:themeColor="text1"/>
        </w:rPr>
        <w:t xml:space="preserve">, загрузка цен/индексов по данным услугам выполняется интеграцией в соответствии с документом </w:t>
      </w:r>
      <w:del w:id="207" w:author="SintsovaMA" w:date="2021-03-23T11:26:00Z">
        <w:r w:rsidR="00325338" w:rsidDel="00E11F76">
          <w:rPr>
            <w:rFonts w:ascii="Arial" w:hAnsi="Arial" w:cs="Arial"/>
            <w:color w:val="000000" w:themeColor="text1"/>
          </w:rPr>
          <w:delText>ERP.</w:delText>
        </w:r>
        <w:r w:rsidR="000F3F8B" w:rsidDel="00E11F76">
          <w:rPr>
            <w:rFonts w:ascii="Arial" w:hAnsi="Arial" w:cs="Arial"/>
            <w:color w:val="000000" w:themeColor="text1"/>
          </w:rPr>
          <w:delText>9</w:delText>
        </w:r>
        <w:r w:rsidR="00325338" w:rsidDel="00E11F76">
          <w:rPr>
            <w:rFonts w:ascii="Arial" w:hAnsi="Arial" w:cs="Arial"/>
            <w:color w:val="000000" w:themeColor="text1"/>
          </w:rPr>
          <w:delText xml:space="preserve">.6.1 </w:delText>
        </w:r>
      </w:del>
      <w:proofErr w:type="spellStart"/>
      <w:r w:rsidR="00325338">
        <w:rPr>
          <w:rFonts w:ascii="Arial" w:hAnsi="Arial" w:cs="Arial"/>
          <w:color w:val="000000" w:themeColor="text1"/>
        </w:rPr>
        <w:t>СоИ</w:t>
      </w:r>
      <w:proofErr w:type="spellEnd"/>
      <w:r w:rsidR="00325338">
        <w:rPr>
          <w:rFonts w:ascii="Arial" w:hAnsi="Arial" w:cs="Arial"/>
          <w:color w:val="000000" w:themeColor="text1"/>
        </w:rPr>
        <w:t xml:space="preserve"> </w:t>
      </w:r>
      <w:proofErr w:type="spellStart"/>
      <w:r w:rsidR="00325338">
        <w:rPr>
          <w:rFonts w:ascii="Arial" w:hAnsi="Arial" w:cs="Arial"/>
          <w:color w:val="000000" w:themeColor="text1"/>
        </w:rPr>
        <w:t>ПиКПИП</w:t>
      </w:r>
      <w:proofErr w:type="spellEnd"/>
      <w:r w:rsidR="00325338">
        <w:rPr>
          <w:rFonts w:ascii="Arial" w:hAnsi="Arial" w:cs="Arial"/>
          <w:color w:val="000000" w:themeColor="text1"/>
        </w:rPr>
        <w:t>.</w:t>
      </w:r>
    </w:p>
    <w:p w14:paraId="5C9FF166" w14:textId="01215082" w:rsidR="00083680" w:rsidRDefault="00083680" w:rsidP="00A11C63">
      <w:pPr>
        <w:spacing w:after="240" w:line="276" w:lineRule="auto"/>
        <w:ind w:left="360" w:firstLine="348"/>
        <w:rPr>
          <w:rFonts w:ascii="Arial" w:hAnsi="Arial" w:cs="Arial"/>
          <w:color w:val="000000" w:themeColor="text1"/>
        </w:rPr>
      </w:pPr>
      <w:r>
        <w:rPr>
          <w:rFonts w:ascii="Arial" w:hAnsi="Arial" w:cs="Arial"/>
          <w:color w:val="000000" w:themeColor="text1"/>
        </w:rPr>
        <w:t xml:space="preserve">Для проектов, которые ведутся в </w:t>
      </w:r>
      <w:proofErr w:type="spellStart"/>
      <w:r>
        <w:rPr>
          <w:rFonts w:ascii="Arial" w:hAnsi="Arial" w:cs="Arial"/>
          <w:color w:val="000000" w:themeColor="text1"/>
        </w:rPr>
        <w:t>ПиКПИП</w:t>
      </w:r>
      <w:proofErr w:type="spellEnd"/>
      <w:r>
        <w:rPr>
          <w:rFonts w:ascii="Arial" w:hAnsi="Arial" w:cs="Arial"/>
          <w:color w:val="000000" w:themeColor="text1"/>
        </w:rPr>
        <w:t xml:space="preserve">, плановая цена по работам/услугам определяется в соответствии с приказом </w:t>
      </w:r>
      <w:r w:rsidRPr="00083680">
        <w:rPr>
          <w:rFonts w:ascii="Arial" w:hAnsi="Arial" w:cs="Arial"/>
          <w:color w:val="000000" w:themeColor="text1"/>
        </w:rPr>
        <w:t>150-УК</w:t>
      </w:r>
      <w:r>
        <w:rPr>
          <w:rFonts w:ascii="Arial" w:hAnsi="Arial" w:cs="Arial"/>
          <w:color w:val="000000" w:themeColor="text1"/>
        </w:rPr>
        <w:t xml:space="preserve"> и загружаются из </w:t>
      </w:r>
      <w:proofErr w:type="spellStart"/>
      <w:r>
        <w:rPr>
          <w:rFonts w:ascii="Arial" w:hAnsi="Arial" w:cs="Arial"/>
          <w:color w:val="000000" w:themeColor="text1"/>
        </w:rPr>
        <w:t>Excel</w:t>
      </w:r>
      <w:proofErr w:type="spellEnd"/>
      <w:r>
        <w:rPr>
          <w:rFonts w:ascii="Arial" w:hAnsi="Arial" w:cs="Arial"/>
          <w:color w:val="000000" w:themeColor="text1"/>
        </w:rPr>
        <w:t xml:space="preserve">-файла установленного формата (подробнее см. КД </w:t>
      </w:r>
      <w:r w:rsidRPr="00083680">
        <w:rPr>
          <w:rFonts w:ascii="Arial" w:hAnsi="Arial" w:cs="Arial"/>
          <w:color w:val="000000" w:themeColor="text1"/>
        </w:rPr>
        <w:t>ERP.</w:t>
      </w:r>
      <w:ins w:id="208" w:author="SintsovaMA" w:date="2021-03-23T11:26:00Z">
        <w:r w:rsidR="00E11F76" w:rsidRPr="00106B79">
          <w:rPr>
            <w:rFonts w:ascii="Arial" w:hAnsi="Arial" w:cs="Arial"/>
            <w:color w:val="000000" w:themeColor="text1"/>
            <w:rPrChange w:id="209" w:author="SintsovaMA" w:date="2021-03-23T11:26:00Z">
              <w:rPr>
                <w:rFonts w:ascii="Arial" w:hAnsi="Arial" w:cs="Arial"/>
                <w:color w:val="000000" w:themeColor="text1"/>
                <w:lang w:val="en-US"/>
              </w:rPr>
            </w:rPrChange>
          </w:rPr>
          <w:t>13.</w:t>
        </w:r>
      </w:ins>
      <w:r w:rsidR="000F3F8B">
        <w:rPr>
          <w:rFonts w:ascii="Arial" w:hAnsi="Arial" w:cs="Arial"/>
          <w:color w:val="000000" w:themeColor="text1"/>
        </w:rPr>
        <w:t>9</w:t>
      </w:r>
      <w:ins w:id="210" w:author="SintsovaMA" w:date="2021-03-23T11:26:00Z">
        <w:r w:rsidR="00E11F76" w:rsidRPr="00106B79">
          <w:rPr>
            <w:rFonts w:ascii="Arial" w:hAnsi="Arial" w:cs="Arial"/>
            <w:color w:val="000000" w:themeColor="text1"/>
            <w:rPrChange w:id="211" w:author="SintsovaMA" w:date="2021-03-23T11:26:00Z">
              <w:rPr>
                <w:rFonts w:ascii="Arial" w:hAnsi="Arial" w:cs="Arial"/>
                <w:color w:val="000000" w:themeColor="text1"/>
                <w:lang w:val="en-US"/>
              </w:rPr>
            </w:rPrChange>
          </w:rPr>
          <w:t>_2_</w:t>
        </w:r>
      </w:ins>
      <w:del w:id="212" w:author="SintsovaMA" w:date="2021-03-23T11:26:00Z">
        <w:r w:rsidRPr="00083680" w:rsidDel="00E11F76">
          <w:rPr>
            <w:rFonts w:ascii="Arial" w:hAnsi="Arial" w:cs="Arial"/>
            <w:color w:val="000000" w:themeColor="text1"/>
          </w:rPr>
          <w:delText>.1_</w:delText>
        </w:r>
      </w:del>
      <w:r w:rsidRPr="00083680">
        <w:rPr>
          <w:rFonts w:ascii="Arial" w:hAnsi="Arial" w:cs="Arial"/>
          <w:color w:val="000000" w:themeColor="text1"/>
        </w:rPr>
        <w:t>48</w:t>
      </w:r>
      <w:ins w:id="213" w:author="SintsovaMA" w:date="2021-03-23T11:26:00Z">
        <w:r w:rsidR="00E11F76" w:rsidRPr="00106B79">
          <w:rPr>
            <w:rFonts w:ascii="Arial" w:hAnsi="Arial" w:cs="Arial"/>
            <w:color w:val="000000" w:themeColor="text1"/>
            <w:rPrChange w:id="214" w:author="SintsovaMA" w:date="2021-03-23T11:26:00Z">
              <w:rPr>
                <w:rFonts w:ascii="Arial" w:hAnsi="Arial" w:cs="Arial"/>
                <w:color w:val="000000" w:themeColor="text1"/>
                <w:lang w:val="en-US"/>
              </w:rPr>
            </w:rPrChange>
          </w:rPr>
          <w:t>_</w:t>
        </w:r>
        <w:r w:rsidR="00E11F76">
          <w:rPr>
            <w:rFonts w:ascii="Arial" w:hAnsi="Arial" w:cs="Arial"/>
            <w:color w:val="000000" w:themeColor="text1"/>
            <w:lang w:val="en-US"/>
          </w:rPr>
          <w:t>MM</w:t>
        </w:r>
      </w:ins>
      <w:r>
        <w:rPr>
          <w:rFonts w:ascii="Arial" w:hAnsi="Arial" w:cs="Arial"/>
          <w:color w:val="000000" w:themeColor="text1"/>
        </w:rPr>
        <w:t xml:space="preserve"> </w:t>
      </w:r>
      <w:r w:rsidRPr="00083680">
        <w:rPr>
          <w:rFonts w:ascii="Arial" w:hAnsi="Arial" w:cs="Arial"/>
          <w:color w:val="000000" w:themeColor="text1"/>
        </w:rPr>
        <w:t xml:space="preserve">Планирование и реализация проектов </w:t>
      </w:r>
      <w:proofErr w:type="spellStart"/>
      <w:r w:rsidRPr="00083680">
        <w:rPr>
          <w:rFonts w:ascii="Arial" w:hAnsi="Arial" w:cs="Arial"/>
          <w:color w:val="000000" w:themeColor="text1"/>
        </w:rPr>
        <w:t>КСиИ</w:t>
      </w:r>
      <w:proofErr w:type="spellEnd"/>
      <w:r>
        <w:rPr>
          <w:rFonts w:ascii="Arial" w:hAnsi="Arial" w:cs="Arial"/>
          <w:color w:val="000000" w:themeColor="text1"/>
        </w:rPr>
        <w:t>).</w:t>
      </w:r>
    </w:p>
    <w:p w14:paraId="7EFCB955" w14:textId="77777777" w:rsidR="00AC3B8E" w:rsidRPr="00EA70A2" w:rsidRDefault="00AC3B8E" w:rsidP="00AC3B8E">
      <w:pPr>
        <w:pStyle w:val="afa"/>
        <w:spacing w:after="240" w:line="276" w:lineRule="auto"/>
        <w:ind w:left="927"/>
        <w:rPr>
          <w:rFonts w:ascii="Arial" w:hAnsi="Arial" w:cs="Arial"/>
          <w:b/>
          <w:sz w:val="22"/>
        </w:rPr>
      </w:pPr>
      <w:r w:rsidRPr="00EA70A2">
        <w:rPr>
          <w:rFonts w:ascii="Arial" w:hAnsi="Arial" w:cs="Arial"/>
          <w:b/>
          <w:sz w:val="22"/>
        </w:rPr>
        <w:t xml:space="preserve"> Таблица </w:t>
      </w:r>
      <w:r w:rsidRPr="00EA70A2">
        <w:rPr>
          <w:rFonts w:ascii="Arial" w:hAnsi="Arial" w:cs="Arial"/>
          <w:b/>
          <w:sz w:val="22"/>
        </w:rPr>
        <w:fldChar w:fldCharType="begin"/>
      </w:r>
      <w:r w:rsidRPr="00EA70A2">
        <w:rPr>
          <w:rFonts w:ascii="Arial" w:hAnsi="Arial" w:cs="Arial"/>
          <w:b/>
          <w:sz w:val="22"/>
        </w:rPr>
        <w:instrText xml:space="preserve"> SEQ Таблица \* ARABIC </w:instrText>
      </w:r>
      <w:r w:rsidRPr="00EA70A2">
        <w:rPr>
          <w:rFonts w:ascii="Arial" w:hAnsi="Arial" w:cs="Arial"/>
          <w:b/>
          <w:sz w:val="22"/>
        </w:rPr>
        <w:fldChar w:fldCharType="separate"/>
      </w:r>
      <w:r w:rsidR="005578C5">
        <w:rPr>
          <w:rFonts w:ascii="Arial" w:hAnsi="Arial" w:cs="Arial"/>
          <w:b/>
          <w:noProof/>
          <w:sz w:val="22"/>
        </w:rPr>
        <w:t>23</w:t>
      </w:r>
      <w:r w:rsidRPr="00EA70A2">
        <w:rPr>
          <w:rFonts w:ascii="Arial" w:hAnsi="Arial" w:cs="Arial"/>
          <w:b/>
          <w:sz w:val="22"/>
        </w:rPr>
        <w:fldChar w:fldCharType="end"/>
      </w:r>
      <w:r w:rsidRPr="00EA70A2">
        <w:rPr>
          <w:rFonts w:ascii="Arial" w:hAnsi="Arial" w:cs="Arial"/>
          <w:b/>
          <w:sz w:val="22"/>
        </w:rPr>
        <w:t xml:space="preserve">. </w:t>
      </w:r>
      <w:r w:rsidRPr="007F0EEE">
        <w:rPr>
          <w:rFonts w:ascii="Arial" w:hAnsi="Arial" w:cs="Arial"/>
          <w:b/>
          <w:sz w:val="22"/>
        </w:rPr>
        <w:t>Описание шага «Внесение</w:t>
      </w:r>
      <w:r>
        <w:rPr>
          <w:rFonts w:ascii="Arial" w:hAnsi="Arial" w:cs="Arial"/>
          <w:b/>
          <w:sz w:val="22"/>
        </w:rPr>
        <w:t xml:space="preserve"> плановой цены в потребность</w:t>
      </w:r>
      <w:r w:rsidRPr="00EA70A2">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0"/>
        <w:gridCol w:w="2125"/>
        <w:gridCol w:w="993"/>
        <w:gridCol w:w="1701"/>
        <w:gridCol w:w="1842"/>
        <w:gridCol w:w="1685"/>
      </w:tblGrid>
      <w:tr w:rsidR="00AC3B8E" w:rsidRPr="00F94454" w14:paraId="50296280" w14:textId="77777777" w:rsidTr="00B43E53">
        <w:trPr>
          <w:cantSplit/>
          <w:trHeight w:val="397"/>
          <w:tblHeader/>
        </w:trPr>
        <w:tc>
          <w:tcPr>
            <w:tcW w:w="899" w:type="pct"/>
            <w:shd w:val="clear" w:color="auto" w:fill="FFC000"/>
            <w:vAlign w:val="center"/>
          </w:tcPr>
          <w:p w14:paraId="405EE592" w14:textId="77777777" w:rsidR="00AC3B8E" w:rsidRPr="00D36A72" w:rsidRDefault="00AC3B8E" w:rsidP="00AC3B8E">
            <w:pPr>
              <w:jc w:val="center"/>
              <w:rPr>
                <w:rFonts w:ascii="Arial" w:hAnsi="Arial" w:cs="Arial"/>
                <w:b/>
                <w:sz w:val="20"/>
              </w:rPr>
            </w:pPr>
            <w:r>
              <w:rPr>
                <w:rFonts w:ascii="Arial" w:hAnsi="Arial" w:cs="Arial"/>
                <w:b/>
                <w:sz w:val="20"/>
                <w:szCs w:val="20"/>
                <w:lang w:eastAsia="ru-RU"/>
              </w:rPr>
              <w:t>Номер шага</w:t>
            </w:r>
          </w:p>
        </w:tc>
        <w:tc>
          <w:tcPr>
            <w:tcW w:w="1044" w:type="pct"/>
            <w:shd w:val="clear" w:color="auto" w:fill="FFC000"/>
            <w:vAlign w:val="center"/>
          </w:tcPr>
          <w:p w14:paraId="1399D6E7" w14:textId="77777777" w:rsidR="00AC3B8E" w:rsidRDefault="00AC3B8E" w:rsidP="00AC3B8E">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0FD60CA0" w14:textId="77777777" w:rsidR="00AC3B8E" w:rsidRPr="00F94454" w:rsidRDefault="00AC3B8E" w:rsidP="00AC3B8E">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21AF0C27" w14:textId="77777777" w:rsidR="00AC3B8E" w:rsidRDefault="00AC3B8E" w:rsidP="00AC3B8E">
            <w:pPr>
              <w:jc w:val="center"/>
              <w:rPr>
                <w:rFonts w:ascii="Arial" w:hAnsi="Arial" w:cs="Arial"/>
                <w:b/>
                <w:sz w:val="20"/>
              </w:rPr>
            </w:pPr>
            <w:r>
              <w:rPr>
                <w:rFonts w:ascii="Arial" w:hAnsi="Arial" w:cs="Arial"/>
                <w:b/>
                <w:sz w:val="20"/>
              </w:rPr>
              <w:t>Вход</w:t>
            </w:r>
          </w:p>
        </w:tc>
        <w:tc>
          <w:tcPr>
            <w:tcW w:w="905" w:type="pct"/>
            <w:shd w:val="clear" w:color="auto" w:fill="FFC000"/>
          </w:tcPr>
          <w:p w14:paraId="5371E638" w14:textId="77777777" w:rsidR="00AC3B8E" w:rsidRDefault="00AC3B8E" w:rsidP="00AC3B8E">
            <w:pPr>
              <w:jc w:val="center"/>
              <w:rPr>
                <w:rFonts w:ascii="Arial" w:hAnsi="Arial" w:cs="Arial"/>
                <w:b/>
                <w:sz w:val="20"/>
              </w:rPr>
            </w:pPr>
            <w:r>
              <w:rPr>
                <w:rFonts w:ascii="Arial" w:hAnsi="Arial" w:cs="Arial"/>
                <w:b/>
                <w:sz w:val="20"/>
              </w:rPr>
              <w:t>Результат</w:t>
            </w:r>
          </w:p>
        </w:tc>
        <w:tc>
          <w:tcPr>
            <w:tcW w:w="828" w:type="pct"/>
            <w:shd w:val="clear" w:color="auto" w:fill="FFC000"/>
          </w:tcPr>
          <w:p w14:paraId="5399D912" w14:textId="77777777" w:rsidR="00AC3B8E" w:rsidRDefault="00AC3B8E" w:rsidP="00AC3B8E">
            <w:pPr>
              <w:jc w:val="center"/>
              <w:rPr>
                <w:rFonts w:ascii="Arial" w:hAnsi="Arial" w:cs="Arial"/>
                <w:b/>
                <w:sz w:val="20"/>
              </w:rPr>
            </w:pPr>
            <w:r>
              <w:rPr>
                <w:rFonts w:ascii="Arial" w:hAnsi="Arial" w:cs="Arial"/>
                <w:b/>
                <w:sz w:val="20"/>
              </w:rPr>
              <w:t>Бизнес-роль</w:t>
            </w:r>
          </w:p>
        </w:tc>
      </w:tr>
      <w:tr w:rsidR="00AC3B8E" w14:paraId="49655165" w14:textId="77777777" w:rsidTr="00B43E53">
        <w:trPr>
          <w:cantSplit/>
          <w:trHeight w:val="963"/>
        </w:trPr>
        <w:tc>
          <w:tcPr>
            <w:tcW w:w="899" w:type="pct"/>
          </w:tcPr>
          <w:p w14:paraId="5EB4B5F8" w14:textId="77777777" w:rsidR="00AC3B8E" w:rsidRDefault="00AC3B8E" w:rsidP="00AC3B8E">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1</w:t>
            </w:r>
            <w:r w:rsidRPr="00B613A3">
              <w:rPr>
                <w:rFonts w:ascii="Arial" w:hAnsi="Arial" w:cs="Arial"/>
                <w:sz w:val="20"/>
                <w:szCs w:val="20"/>
              </w:rPr>
              <w:t>.</w:t>
            </w:r>
            <w:r>
              <w:rPr>
                <w:rFonts w:ascii="Arial" w:hAnsi="Arial" w:cs="Arial"/>
                <w:sz w:val="20"/>
                <w:szCs w:val="20"/>
              </w:rPr>
              <w:t>100</w:t>
            </w:r>
          </w:p>
        </w:tc>
        <w:tc>
          <w:tcPr>
            <w:tcW w:w="1044" w:type="pct"/>
          </w:tcPr>
          <w:p w14:paraId="55B5D365" w14:textId="77777777" w:rsidR="00AC3B8E" w:rsidRDefault="00AC3B8E" w:rsidP="00AC3B8E">
            <w:pPr>
              <w:jc w:val="left"/>
              <w:rPr>
                <w:rFonts w:ascii="Arial" w:hAnsi="Arial" w:cs="Arial"/>
                <w:sz w:val="20"/>
              </w:rPr>
            </w:pPr>
            <w:r>
              <w:rPr>
                <w:rFonts w:ascii="Arial" w:hAnsi="Arial" w:cs="Arial"/>
                <w:sz w:val="20"/>
              </w:rPr>
              <w:t xml:space="preserve">Определена базовая цена для </w:t>
            </w:r>
            <w:proofErr w:type="spellStart"/>
            <w:r>
              <w:rPr>
                <w:rFonts w:ascii="Arial" w:hAnsi="Arial" w:cs="Arial"/>
                <w:sz w:val="20"/>
              </w:rPr>
              <w:t>нетарифицир</w:t>
            </w:r>
            <w:r w:rsidR="00B43E53">
              <w:rPr>
                <w:rFonts w:ascii="Arial" w:hAnsi="Arial" w:cs="Arial"/>
                <w:sz w:val="20"/>
              </w:rPr>
              <w:t>ованной</w:t>
            </w:r>
            <w:proofErr w:type="spellEnd"/>
            <w:r w:rsidR="00B43E53">
              <w:rPr>
                <w:rFonts w:ascii="Arial" w:hAnsi="Arial" w:cs="Arial"/>
                <w:sz w:val="20"/>
              </w:rPr>
              <w:t xml:space="preserve"> услуги</w:t>
            </w:r>
          </w:p>
        </w:tc>
        <w:tc>
          <w:tcPr>
            <w:tcW w:w="488" w:type="pct"/>
            <w:shd w:val="clear" w:color="auto" w:fill="auto"/>
          </w:tcPr>
          <w:p w14:paraId="3B7B9D89" w14:textId="77777777" w:rsidR="00AC3B8E" w:rsidRPr="001C7254" w:rsidRDefault="00AC3B8E" w:rsidP="00AC3B8E">
            <w:pPr>
              <w:jc w:val="left"/>
              <w:rPr>
                <w:rFonts w:ascii="Arial" w:hAnsi="Arial" w:cs="Arial"/>
                <w:sz w:val="20"/>
                <w:szCs w:val="20"/>
              </w:rPr>
            </w:pPr>
            <w:r>
              <w:rPr>
                <w:rFonts w:ascii="Arial" w:hAnsi="Arial" w:cs="Arial"/>
                <w:sz w:val="20"/>
              </w:rPr>
              <w:t>Создание потребности</w:t>
            </w:r>
          </w:p>
        </w:tc>
        <w:tc>
          <w:tcPr>
            <w:tcW w:w="836" w:type="pct"/>
          </w:tcPr>
          <w:p w14:paraId="1057746D" w14:textId="77777777" w:rsidR="00AC3B8E" w:rsidRPr="00CB3587" w:rsidRDefault="00AC3B8E" w:rsidP="00AC3B8E">
            <w:pPr>
              <w:jc w:val="left"/>
              <w:rPr>
                <w:rFonts w:ascii="Arial" w:hAnsi="Arial" w:cs="Arial"/>
                <w:sz w:val="20"/>
              </w:rPr>
            </w:pPr>
            <w:r>
              <w:rPr>
                <w:rFonts w:ascii="Arial" w:hAnsi="Arial" w:cs="Arial"/>
                <w:sz w:val="20"/>
              </w:rPr>
              <w:t xml:space="preserve">Базовая цена для </w:t>
            </w:r>
            <w:proofErr w:type="spellStart"/>
            <w:r>
              <w:rPr>
                <w:rFonts w:ascii="Arial" w:hAnsi="Arial" w:cs="Arial"/>
                <w:sz w:val="20"/>
              </w:rPr>
              <w:t>нетарифицированной</w:t>
            </w:r>
            <w:proofErr w:type="spellEnd"/>
            <w:r>
              <w:rPr>
                <w:rFonts w:ascii="Arial" w:hAnsi="Arial" w:cs="Arial"/>
                <w:sz w:val="20"/>
              </w:rPr>
              <w:t xml:space="preserve"> услуги</w:t>
            </w:r>
          </w:p>
        </w:tc>
        <w:tc>
          <w:tcPr>
            <w:tcW w:w="905" w:type="pct"/>
          </w:tcPr>
          <w:p w14:paraId="061A4368" w14:textId="77777777" w:rsidR="00AC3B8E" w:rsidRDefault="00AC3B8E" w:rsidP="00AC3B8E">
            <w:pPr>
              <w:jc w:val="left"/>
              <w:rPr>
                <w:rFonts w:ascii="Arial" w:hAnsi="Arial" w:cs="Arial"/>
                <w:sz w:val="20"/>
              </w:rPr>
            </w:pPr>
            <w:r>
              <w:rPr>
                <w:rFonts w:ascii="Arial" w:hAnsi="Arial" w:cs="Arial"/>
                <w:sz w:val="20"/>
              </w:rPr>
              <w:t>Базовая цена указана в потребности</w:t>
            </w:r>
          </w:p>
          <w:p w14:paraId="38989D09" w14:textId="77777777" w:rsidR="00AC3B8E" w:rsidRPr="00B613A3" w:rsidRDefault="00AC3B8E" w:rsidP="00AC3B8E">
            <w:pPr>
              <w:jc w:val="left"/>
              <w:rPr>
                <w:rFonts w:ascii="Arial" w:hAnsi="Arial" w:cs="Arial"/>
                <w:sz w:val="20"/>
              </w:rPr>
            </w:pPr>
          </w:p>
        </w:tc>
        <w:tc>
          <w:tcPr>
            <w:tcW w:w="828" w:type="pct"/>
          </w:tcPr>
          <w:p w14:paraId="51CD3B35" w14:textId="77777777" w:rsidR="00AC3B8E" w:rsidRPr="00B613A3" w:rsidRDefault="00AC3B8E" w:rsidP="00AC3B8E">
            <w:pPr>
              <w:jc w:val="left"/>
              <w:rPr>
                <w:rFonts w:ascii="Arial" w:hAnsi="Arial" w:cs="Arial"/>
                <w:sz w:val="20"/>
              </w:rPr>
            </w:pPr>
            <w:r>
              <w:rPr>
                <w:rFonts w:ascii="Arial" w:hAnsi="Arial" w:cs="Arial"/>
                <w:sz w:val="20"/>
              </w:rPr>
              <w:t xml:space="preserve">-Планировщик </w:t>
            </w:r>
            <w:proofErr w:type="spellStart"/>
            <w:r w:rsidR="004945DD">
              <w:rPr>
                <w:rFonts w:ascii="Arial" w:hAnsi="Arial" w:cs="Arial"/>
                <w:sz w:val="20"/>
              </w:rPr>
              <w:t>нетарифицированных</w:t>
            </w:r>
            <w:proofErr w:type="spellEnd"/>
            <w:r w:rsidR="004945DD">
              <w:rPr>
                <w:rFonts w:ascii="Arial" w:hAnsi="Arial" w:cs="Arial"/>
                <w:sz w:val="20"/>
              </w:rPr>
              <w:t xml:space="preserve"> работ, услуг</w:t>
            </w:r>
          </w:p>
        </w:tc>
      </w:tr>
    </w:tbl>
    <w:p w14:paraId="4EF0742B" w14:textId="77777777" w:rsidR="00AC3B8E" w:rsidRDefault="00AC3B8E" w:rsidP="00AC3B8E">
      <w:pPr>
        <w:spacing w:after="240" w:line="276" w:lineRule="auto"/>
        <w:ind w:left="360" w:firstLine="207"/>
        <w:rPr>
          <w:rFonts w:ascii="Arial" w:hAnsi="Arial" w:cs="Arial"/>
          <w:color w:val="000000" w:themeColor="text1"/>
        </w:rPr>
      </w:pPr>
    </w:p>
    <w:p w14:paraId="79A585B6" w14:textId="77777777" w:rsidR="00B43E53" w:rsidRDefault="00AC3B8E" w:rsidP="00B43E53">
      <w:pPr>
        <w:spacing w:after="240" w:line="276" w:lineRule="auto"/>
        <w:ind w:firstLine="567"/>
        <w:rPr>
          <w:rFonts w:ascii="Arial" w:eastAsiaTheme="majorEastAsia" w:hAnsi="Arial" w:cstheme="majorBidi"/>
          <w:b/>
          <w:szCs w:val="24"/>
        </w:rPr>
      </w:pPr>
      <w:r w:rsidRPr="00D5251F">
        <w:rPr>
          <w:rFonts w:ascii="Arial" w:hAnsi="Arial" w:cs="Arial"/>
        </w:rPr>
        <w:t xml:space="preserve">Детальное описание </w:t>
      </w:r>
      <w:r>
        <w:rPr>
          <w:rFonts w:ascii="Arial" w:hAnsi="Arial" w:cs="Arial"/>
        </w:rPr>
        <w:t xml:space="preserve">шагов процесса </w:t>
      </w:r>
      <w:r w:rsidRPr="00283A42">
        <w:rPr>
          <w:rFonts w:ascii="Arial" w:hAnsi="Arial" w:cs="Arial"/>
        </w:rPr>
        <w:t>ПП-10.03.01</w:t>
      </w:r>
      <w:r>
        <w:rPr>
          <w:rFonts w:ascii="Arial" w:hAnsi="Arial" w:cs="Arial"/>
        </w:rPr>
        <w:t xml:space="preserve"> приведено в При</w:t>
      </w:r>
      <w:r w:rsidRPr="00D5251F">
        <w:rPr>
          <w:rFonts w:ascii="Arial" w:hAnsi="Arial" w:cs="Arial"/>
        </w:rPr>
        <w:t xml:space="preserve">ложении </w:t>
      </w:r>
      <w:r>
        <w:rPr>
          <w:rFonts w:ascii="Arial" w:hAnsi="Arial" w:cs="Arial"/>
        </w:rPr>
        <w:t>№ 3</w:t>
      </w:r>
      <w:r w:rsidRPr="00D5251F">
        <w:rPr>
          <w:rFonts w:ascii="Arial" w:hAnsi="Arial" w:cs="Arial"/>
        </w:rPr>
        <w:t>.</w:t>
      </w:r>
      <w:bookmarkStart w:id="215" w:name="_Toc514340554"/>
      <w:bookmarkStart w:id="216" w:name="_Toc515458228"/>
      <w:r w:rsidR="00B43E53">
        <w:rPr>
          <w:rFonts w:eastAsiaTheme="majorEastAsia" w:cstheme="majorBidi"/>
          <w:caps/>
          <w:szCs w:val="24"/>
        </w:rPr>
        <w:br w:type="page"/>
      </w:r>
    </w:p>
    <w:p w14:paraId="5E078D21" w14:textId="77777777" w:rsidR="0028180A" w:rsidRDefault="0028180A" w:rsidP="00590100">
      <w:pPr>
        <w:pStyle w:val="3"/>
      </w:pPr>
      <w:bookmarkStart w:id="217" w:name="_Toc527633251"/>
      <w:r w:rsidRPr="000835FE">
        <w:lastRenderedPageBreak/>
        <w:t xml:space="preserve">Описание </w:t>
      </w:r>
      <w:r>
        <w:t xml:space="preserve">шагов </w:t>
      </w:r>
      <w:r w:rsidRPr="000835FE">
        <w:t xml:space="preserve">бизнес-процесса </w:t>
      </w:r>
      <w:bookmarkStart w:id="218" w:name="_Hlk522618325"/>
      <w:bookmarkEnd w:id="215"/>
      <w:bookmarkEnd w:id="216"/>
      <w:r w:rsidRPr="00ED0716">
        <w:t>ПП-10.03.02-ERP</w:t>
      </w:r>
      <w:bookmarkEnd w:id="218"/>
      <w:r w:rsidRPr="00ED0716">
        <w:t xml:space="preserve"> Регистрация потребности</w:t>
      </w:r>
      <w:bookmarkEnd w:id="217"/>
    </w:p>
    <w:p w14:paraId="62BE081F" w14:textId="77777777" w:rsidR="00551482" w:rsidRPr="00551482" w:rsidRDefault="00551482" w:rsidP="00551482">
      <w:pPr>
        <w:ind w:firstLine="708"/>
        <w:rPr>
          <w:rFonts w:ascii="Arial" w:hAnsi="Arial" w:cs="Arial"/>
        </w:rPr>
      </w:pPr>
    </w:p>
    <w:p w14:paraId="2F4A8500" w14:textId="77777777" w:rsidR="00982388" w:rsidRDefault="00982388" w:rsidP="00982388">
      <w:pPr>
        <w:pStyle w:val="4"/>
        <w:ind w:left="864"/>
        <w:rPr>
          <w:rFonts w:eastAsiaTheme="majorEastAsia" w:cstheme="majorBidi"/>
          <w:b/>
          <w:i w:val="0"/>
          <w:caps w:val="0"/>
          <w:sz w:val="24"/>
          <w:szCs w:val="24"/>
        </w:rPr>
      </w:pPr>
      <w:r w:rsidRPr="00982388">
        <w:rPr>
          <w:rFonts w:eastAsiaTheme="majorEastAsia" w:cstheme="majorBidi"/>
          <w:b/>
          <w:i w:val="0"/>
          <w:caps w:val="0"/>
          <w:sz w:val="24"/>
          <w:szCs w:val="24"/>
        </w:rPr>
        <w:t>Шаг процесса ПП-10.03.02.010</w:t>
      </w:r>
      <w:r>
        <w:t xml:space="preserve"> </w:t>
      </w:r>
      <w:r w:rsidRPr="00982388">
        <w:rPr>
          <w:rFonts w:eastAsiaTheme="majorEastAsia" w:cstheme="majorBidi"/>
          <w:b/>
          <w:i w:val="0"/>
          <w:caps w:val="0"/>
          <w:sz w:val="24"/>
          <w:szCs w:val="24"/>
        </w:rPr>
        <w:t>– Создание заявки на списание МТР/закупку услуг.</w:t>
      </w:r>
    </w:p>
    <w:p w14:paraId="58DD0E84" w14:textId="77777777" w:rsidR="000B7D2D" w:rsidRPr="000B7D2D" w:rsidRDefault="000B7D2D" w:rsidP="000B7D2D"/>
    <w:p w14:paraId="3382BCAA" w14:textId="590EC6E9" w:rsidR="00350C2C" w:rsidDel="126FE323" w:rsidRDefault="00350C2C" w:rsidP="00350C2C">
      <w:pPr>
        <w:spacing w:after="240" w:line="276" w:lineRule="auto"/>
        <w:ind w:firstLine="567"/>
        <w:rPr>
          <w:del w:id="219" w:author="Скачкова Анастасия Евгеньевна (Подрядчик. ООО БерингПойнт)" w:date="2021-04-16T13:24:00Z"/>
          <w:rFonts w:ascii="Arial" w:hAnsi="Arial" w:cs="Arial"/>
        </w:rPr>
      </w:pPr>
      <w:r>
        <w:rPr>
          <w:rFonts w:ascii="Arial" w:hAnsi="Arial" w:cs="Arial"/>
        </w:rPr>
        <w:t xml:space="preserve">В рамках данного шага выполняется регистрация прочей потребности в МТР, работах, услугах. Данная потребность регистрируется в </w:t>
      </w:r>
      <w:r>
        <w:rPr>
          <w:rFonts w:ascii="Arial" w:hAnsi="Arial" w:cs="Arial"/>
          <w:color w:val="000000" w:themeColor="text1"/>
          <w:lang w:val="en-US"/>
        </w:rPr>
        <w:t>SAP</w:t>
      </w:r>
      <w:r w:rsidRPr="0081038B">
        <w:rPr>
          <w:rFonts w:ascii="Arial" w:hAnsi="Arial" w:cs="Arial"/>
          <w:color w:val="000000" w:themeColor="text1"/>
        </w:rPr>
        <w:t xml:space="preserve"> </w:t>
      </w:r>
      <w:r w:rsidRPr="00026199">
        <w:rPr>
          <w:rFonts w:ascii="Arial" w:hAnsi="Arial" w:cs="Arial"/>
          <w:color w:val="000000" w:themeColor="text1"/>
          <w:lang w:val="en-US"/>
        </w:rPr>
        <w:t>S</w:t>
      </w:r>
      <w:r w:rsidRPr="00026199">
        <w:rPr>
          <w:rFonts w:ascii="Arial" w:hAnsi="Arial" w:cs="Arial"/>
          <w:color w:val="000000" w:themeColor="text1"/>
        </w:rPr>
        <w:t xml:space="preserve">/4 </w:t>
      </w:r>
      <w:r w:rsidRPr="00026199">
        <w:rPr>
          <w:rFonts w:ascii="Arial" w:hAnsi="Arial" w:cs="Arial"/>
          <w:color w:val="000000" w:themeColor="text1"/>
          <w:lang w:val="en-US"/>
        </w:rPr>
        <w:t>HANA</w:t>
      </w:r>
      <w:r w:rsidRPr="000901D6">
        <w:rPr>
          <w:rFonts w:ascii="Arial" w:hAnsi="Arial" w:cs="Arial"/>
          <w:color w:val="000000" w:themeColor="text1"/>
        </w:rPr>
        <w:t xml:space="preserve"> </w:t>
      </w:r>
      <w:r>
        <w:rPr>
          <w:rFonts w:ascii="Arial" w:hAnsi="Arial" w:cs="Arial"/>
          <w:color w:val="000000" w:themeColor="text1"/>
        </w:rPr>
        <w:t>как системный документ «Заявка на закупку работ\услуг» либо «Заявка на списание МТР» при помощи транзакции «Создание заявки»</w:t>
      </w:r>
      <w:r w:rsidR="00BF10F1">
        <w:rPr>
          <w:rFonts w:ascii="Arial" w:hAnsi="Arial" w:cs="Arial"/>
          <w:color w:val="000000" w:themeColor="text1"/>
        </w:rPr>
        <w:t xml:space="preserve"> или путём загрузки из </w:t>
      </w:r>
      <w:proofErr w:type="spellStart"/>
      <w:r w:rsidR="00BF10F1">
        <w:rPr>
          <w:rFonts w:ascii="Arial" w:hAnsi="Arial" w:cs="Arial"/>
          <w:color w:val="000000" w:themeColor="text1"/>
        </w:rPr>
        <w:t>Excel</w:t>
      </w:r>
      <w:proofErr w:type="spellEnd"/>
      <w:r w:rsidR="00944E33">
        <w:rPr>
          <w:rFonts w:ascii="Arial" w:hAnsi="Arial" w:cs="Arial"/>
          <w:color w:val="000000" w:themeColor="text1"/>
        </w:rPr>
        <w:t>-файла</w:t>
      </w:r>
      <w:r w:rsidR="00BF10F1">
        <w:rPr>
          <w:rFonts w:ascii="Arial" w:hAnsi="Arial" w:cs="Arial"/>
          <w:color w:val="000000" w:themeColor="text1"/>
        </w:rPr>
        <w:t xml:space="preserve"> установленного формата</w:t>
      </w:r>
      <w:r w:rsidR="00683076">
        <w:rPr>
          <w:rFonts w:ascii="Arial" w:hAnsi="Arial" w:cs="Arial"/>
          <w:color w:val="000000" w:themeColor="text1"/>
        </w:rPr>
        <w:t xml:space="preserve"> (разработка </w:t>
      </w:r>
      <w:r w:rsidR="00664DD2" w:rsidRPr="005A0065">
        <w:rPr>
          <w:rFonts w:ascii="Arial" w:hAnsi="Arial" w:cs="Arial"/>
          <w:color w:val="000000" w:themeColor="text1"/>
        </w:rPr>
        <w:t>MM</w:t>
      </w:r>
      <w:r w:rsidR="00664DD2">
        <w:rPr>
          <w:rFonts w:ascii="Arial" w:hAnsi="Arial" w:cs="Arial"/>
          <w:color w:val="000000" w:themeColor="text1"/>
        </w:rPr>
        <w:t>4</w:t>
      </w:r>
      <w:r w:rsidR="00664DD2" w:rsidRPr="005A0065">
        <w:rPr>
          <w:rFonts w:ascii="Arial" w:hAnsi="Arial" w:cs="Arial"/>
          <w:color w:val="000000" w:themeColor="text1"/>
        </w:rPr>
        <w:t>4</w:t>
      </w:r>
      <w:r w:rsidR="00664DD2">
        <w:rPr>
          <w:rFonts w:ascii="Arial" w:hAnsi="Arial" w:cs="Arial"/>
          <w:color w:val="000000" w:themeColor="text1"/>
        </w:rPr>
        <w:t xml:space="preserve"> </w:t>
      </w:r>
      <w:r w:rsidR="00683076">
        <w:rPr>
          <w:rFonts w:ascii="Arial" w:hAnsi="Arial" w:cs="Arial"/>
          <w:color w:val="000000" w:themeColor="text1"/>
        </w:rPr>
        <w:t>«</w:t>
      </w:r>
      <w:r w:rsidR="00683076" w:rsidRPr="00683076">
        <w:rPr>
          <w:rFonts w:ascii="Arial" w:hAnsi="Arial" w:cs="Arial"/>
          <w:color w:val="000000" w:themeColor="text1"/>
        </w:rPr>
        <w:t xml:space="preserve">Загрузка из </w:t>
      </w:r>
      <w:proofErr w:type="spellStart"/>
      <w:r w:rsidR="00683076" w:rsidRPr="00683076">
        <w:rPr>
          <w:rFonts w:ascii="Arial" w:hAnsi="Arial" w:cs="Arial"/>
          <w:color w:val="000000" w:themeColor="text1"/>
        </w:rPr>
        <w:t>Excel</w:t>
      </w:r>
      <w:proofErr w:type="spellEnd"/>
      <w:r w:rsidR="00683076" w:rsidRPr="00683076">
        <w:rPr>
          <w:rFonts w:ascii="Arial" w:hAnsi="Arial" w:cs="Arial"/>
          <w:color w:val="000000" w:themeColor="text1"/>
        </w:rPr>
        <w:t xml:space="preserve"> заявок на закупку услуг и заявок на списание МТР</w:t>
      </w:r>
      <w:r w:rsidR="00683076">
        <w:rPr>
          <w:rFonts w:ascii="Arial" w:hAnsi="Arial" w:cs="Arial"/>
          <w:color w:val="000000" w:themeColor="text1"/>
        </w:rPr>
        <w:t>»)</w:t>
      </w:r>
      <w:r w:rsidRPr="126FE323">
        <w:rPr>
          <w:rFonts w:ascii="Arial" w:eastAsia="Arial" w:hAnsi="Arial" w:cs="Arial"/>
          <w:color w:val="000000" w:themeColor="text1"/>
          <w:rPrChange w:id="220" w:author="Скачкова Анастасия Евгеньевна (Подрядчик. ООО БерингПойнт)" w:date="2021-04-16T13:24:00Z">
            <w:rPr>
              <w:rFonts w:ascii="Arial" w:hAnsi="Arial" w:cs="Arial"/>
              <w:color w:val="000000" w:themeColor="text1"/>
            </w:rPr>
          </w:rPrChange>
        </w:rPr>
        <w:t>.</w:t>
      </w:r>
      <w:ins w:id="221" w:author="Скачкова Анастасия Евгеньевна (Подрядчик. ООО БерингПойнт)" w:date="2021-04-16T13:24:00Z">
        <w:r w:rsidR="126FE323" w:rsidRPr="126FE323">
          <w:rPr>
            <w:rFonts w:ascii="Arial" w:eastAsia="Arial" w:hAnsi="Arial" w:cs="Arial"/>
            <w:color w:val="000000" w:themeColor="text1"/>
            <w:rPrChange w:id="222" w:author="Скачкова Анастасия Евгеньевна (Подрядчик. ООО БерингПойнт)" w:date="2021-04-16T13:24:00Z">
              <w:rPr>
                <w:rFonts w:ascii="Arial" w:hAnsi="Arial" w:cs="Arial"/>
                <w:color w:val="000000" w:themeColor="text1"/>
              </w:rPr>
            </w:rPrChange>
          </w:rPr>
          <w:t xml:space="preserve"> </w:t>
        </w:r>
        <w:r w:rsidR="126FE323" w:rsidRPr="126FE323">
          <w:rPr>
            <w:rFonts w:ascii="Arial" w:eastAsia="Arial" w:hAnsi="Arial" w:cs="Arial"/>
            <w:szCs w:val="24"/>
            <w:rPrChange w:id="223" w:author="Скачкова Анастасия Евгеньевна (Подрядчик. ООО БерингПойнт)" w:date="2021-04-16T13:24:00Z">
              <w:rPr/>
            </w:rPrChange>
          </w:rPr>
          <w:t xml:space="preserve">Для </w:t>
        </w:r>
      </w:ins>
      <w:ins w:id="224" w:author="MOS\BykovVA" w:date="2021-04-16T17:50:00Z">
        <w:r w:rsidR="00CB612B">
          <w:rPr>
            <w:rFonts w:ascii="Arial" w:eastAsia="Arial" w:hAnsi="Arial" w:cs="Arial"/>
            <w:szCs w:val="24"/>
          </w:rPr>
          <w:t xml:space="preserve">формирования </w:t>
        </w:r>
      </w:ins>
      <w:ins w:id="225" w:author="Скачкова Анастасия Евгеньевна (Подрядчик. ООО БерингПойнт)" w:date="2021-04-16T13:24:00Z">
        <w:r w:rsidR="126FE323" w:rsidRPr="126FE323">
          <w:rPr>
            <w:rFonts w:ascii="Arial" w:eastAsia="Arial" w:hAnsi="Arial" w:cs="Arial"/>
            <w:szCs w:val="24"/>
            <w:rPrChange w:id="226" w:author="Скачкова Анастасия Евгеньевна (Подрядчик. ООО БерингПойнт)" w:date="2021-04-16T13:24:00Z">
              <w:rPr/>
            </w:rPrChange>
          </w:rPr>
          <w:t xml:space="preserve">«Заявок на списание МТР» существует возможность массового создания, </w:t>
        </w:r>
        <w:r w:rsidR="126FE323" w:rsidRPr="079F8994">
          <w:rPr>
            <w:rFonts w:ascii="Arial" w:eastAsia="Arial" w:hAnsi="Arial" w:cs="Arial"/>
            <w:szCs w:val="24"/>
            <w:rPrChange w:id="227" w:author="Скачкова Анастасия Евгеньевна (Подрядчик. ООО БерингПойнт)" w:date="2021-04-16T13:24:00Z">
              <w:rPr/>
            </w:rPrChange>
          </w:rPr>
          <w:t xml:space="preserve">изменения с помощью отчета </w:t>
        </w:r>
        <w:r w:rsidR="079F8994" w:rsidRPr="079F8994">
          <w:rPr>
            <w:rFonts w:ascii="Arial" w:eastAsia="Arial" w:hAnsi="Arial" w:cs="Arial"/>
            <w:szCs w:val="24"/>
            <w:rPrChange w:id="228" w:author="Скачкова Анастасия Евгеньевна (Подрядчик. ООО БерингПойнт)" w:date="2021-04-16T13:24:00Z">
              <w:rPr/>
            </w:rPrChange>
          </w:rPr>
          <w:t xml:space="preserve">ZMM_PLAN </w:t>
        </w:r>
        <w:r w:rsidR="126FE323" w:rsidRPr="079F8994">
          <w:rPr>
            <w:rFonts w:ascii="Arial" w:eastAsia="Arial" w:hAnsi="Arial" w:cs="Arial"/>
            <w:szCs w:val="24"/>
            <w:rPrChange w:id="229" w:author="Скачкова Анастасия Евгеньевна (Подрядчик. ООО БерингПойнт)" w:date="2021-04-16T13:24:00Z">
              <w:rPr/>
            </w:rPrChange>
          </w:rPr>
          <w:t>«Планирование прочей потребности» (разработка MM211 «Планирование ГСМ»).</w:t>
        </w:r>
      </w:ins>
    </w:p>
    <w:p w14:paraId="126FE323" w14:textId="079F8994" w:rsidR="126FE323" w:rsidRDefault="126FE323">
      <w:pPr>
        <w:spacing w:after="240" w:line="276" w:lineRule="auto"/>
        <w:ind w:firstLine="567"/>
        <w:pPrChange w:id="230" w:author="Скачкова Анастасия Евгеньевна (Подрядчик. ООО БерингПойнт)" w:date="2021-04-16T13:24:00Z">
          <w:pPr/>
        </w:pPrChange>
      </w:pPr>
    </w:p>
    <w:p w14:paraId="398C9003" w14:textId="77777777" w:rsidR="00350C2C" w:rsidRDefault="00350C2C" w:rsidP="00350C2C">
      <w:pPr>
        <w:spacing w:after="240" w:line="276" w:lineRule="auto"/>
        <w:ind w:firstLine="567"/>
        <w:rPr>
          <w:rFonts w:ascii="Arial" w:hAnsi="Arial" w:cs="Arial"/>
        </w:rPr>
      </w:pPr>
      <w:r>
        <w:rPr>
          <w:rFonts w:ascii="Arial" w:hAnsi="Arial" w:cs="Arial"/>
        </w:rPr>
        <w:t>Планировщик потребности в процессе создания заявки указывает требуемый вид заявки:</w:t>
      </w:r>
    </w:p>
    <w:p w14:paraId="607D9D27" w14:textId="4F753241" w:rsidR="00551482" w:rsidRDefault="00066C69" w:rsidP="005F6568">
      <w:pPr>
        <w:pStyle w:val="afa"/>
        <w:numPr>
          <w:ilvl w:val="0"/>
          <w:numId w:val="27"/>
        </w:numPr>
        <w:spacing w:after="240" w:line="276" w:lineRule="auto"/>
        <w:rPr>
          <w:rFonts w:ascii="Arial" w:hAnsi="Arial" w:cs="Arial"/>
        </w:rPr>
      </w:pPr>
      <w:r w:rsidRPr="00066C69">
        <w:rPr>
          <w:rFonts w:ascii="Arial" w:hAnsi="Arial" w:cs="Arial"/>
        </w:rPr>
        <w:t>ZOD</w:t>
      </w:r>
      <w:r>
        <w:rPr>
          <w:rFonts w:ascii="Arial" w:hAnsi="Arial" w:cs="Arial"/>
        </w:rPr>
        <w:t xml:space="preserve"> - </w:t>
      </w:r>
      <w:r w:rsidR="00551482">
        <w:rPr>
          <w:rFonts w:ascii="Arial" w:hAnsi="Arial" w:cs="Arial"/>
        </w:rPr>
        <w:t>Заявк</w:t>
      </w:r>
      <w:r w:rsidR="000901D6">
        <w:rPr>
          <w:rFonts w:ascii="Arial" w:hAnsi="Arial" w:cs="Arial"/>
        </w:rPr>
        <w:t>а</w:t>
      </w:r>
      <w:r w:rsidR="00551482">
        <w:rPr>
          <w:rFonts w:ascii="Arial" w:hAnsi="Arial" w:cs="Arial"/>
        </w:rPr>
        <w:t xml:space="preserve"> на списание МТР (для потребностей в МТР</w:t>
      </w:r>
      <w:r w:rsidR="00C63EAA">
        <w:rPr>
          <w:rFonts w:ascii="Arial" w:hAnsi="Arial" w:cs="Arial"/>
        </w:rPr>
        <w:t>, а также готовых изделий собственного производства</w:t>
      </w:r>
      <w:r w:rsidR="00551482">
        <w:rPr>
          <w:rFonts w:ascii="Arial" w:hAnsi="Arial" w:cs="Arial"/>
        </w:rPr>
        <w:t>)</w:t>
      </w:r>
    </w:p>
    <w:p w14:paraId="61DBCE0F" w14:textId="1031AD34" w:rsidR="00551482" w:rsidRDefault="00066C69" w:rsidP="005F6568">
      <w:pPr>
        <w:pStyle w:val="afa"/>
        <w:numPr>
          <w:ilvl w:val="0"/>
          <w:numId w:val="27"/>
        </w:numPr>
        <w:spacing w:after="240" w:line="276" w:lineRule="auto"/>
        <w:rPr>
          <w:rFonts w:ascii="Arial" w:hAnsi="Arial" w:cs="Arial"/>
        </w:rPr>
      </w:pPr>
      <w:bookmarkStart w:id="231" w:name="_Hlk520390662"/>
      <w:r w:rsidRPr="00066C69">
        <w:rPr>
          <w:rFonts w:ascii="Arial" w:hAnsi="Arial" w:cs="Arial"/>
        </w:rPr>
        <w:t>ZUSL</w:t>
      </w:r>
      <w:r>
        <w:rPr>
          <w:rFonts w:ascii="Arial" w:hAnsi="Arial" w:cs="Arial"/>
        </w:rPr>
        <w:t xml:space="preserve"> - </w:t>
      </w:r>
      <w:r w:rsidR="00551482">
        <w:rPr>
          <w:rFonts w:ascii="Arial" w:hAnsi="Arial" w:cs="Arial"/>
        </w:rPr>
        <w:t>Заявк</w:t>
      </w:r>
      <w:r w:rsidR="000901D6">
        <w:rPr>
          <w:rFonts w:ascii="Arial" w:hAnsi="Arial" w:cs="Arial"/>
        </w:rPr>
        <w:t>а</w:t>
      </w:r>
      <w:r w:rsidR="00551482">
        <w:rPr>
          <w:rFonts w:ascii="Arial" w:hAnsi="Arial" w:cs="Arial"/>
        </w:rPr>
        <w:t xml:space="preserve"> на закупку работ, услуг </w:t>
      </w:r>
      <w:bookmarkEnd w:id="231"/>
      <w:r w:rsidR="00551482">
        <w:rPr>
          <w:rFonts w:ascii="Arial" w:hAnsi="Arial" w:cs="Arial"/>
        </w:rPr>
        <w:t>(для потребностей в услугах)</w:t>
      </w:r>
      <w:r>
        <w:rPr>
          <w:rFonts w:ascii="Arial" w:hAnsi="Arial" w:cs="Arial"/>
        </w:rPr>
        <w:t>;</w:t>
      </w:r>
    </w:p>
    <w:p w14:paraId="487CFBF3" w14:textId="77777777" w:rsidR="00066C69" w:rsidRPr="000F0CC6" w:rsidRDefault="00066C69" w:rsidP="000901D6">
      <w:pPr>
        <w:spacing w:after="240" w:line="276" w:lineRule="auto"/>
        <w:ind w:firstLine="567"/>
        <w:rPr>
          <w:rFonts w:ascii="Arial" w:hAnsi="Arial" w:cs="Arial"/>
          <w:b/>
        </w:rPr>
      </w:pPr>
      <w:r w:rsidRPr="000F0CC6">
        <w:rPr>
          <w:rFonts w:ascii="Arial" w:hAnsi="Arial" w:cs="Arial"/>
          <w:b/>
        </w:rPr>
        <w:t>Особенности создания заявок на списание МТР</w:t>
      </w:r>
      <w:r w:rsidR="00465FB0">
        <w:rPr>
          <w:rFonts w:ascii="Arial" w:hAnsi="Arial" w:cs="Arial"/>
          <w:b/>
        </w:rPr>
        <w:t>.</w:t>
      </w:r>
      <w:r w:rsidRPr="000F0CC6">
        <w:rPr>
          <w:rFonts w:ascii="Arial" w:hAnsi="Arial" w:cs="Arial"/>
          <w:b/>
        </w:rPr>
        <w:t xml:space="preserve"> </w:t>
      </w:r>
    </w:p>
    <w:p w14:paraId="7DDA85B2" w14:textId="77777777" w:rsidR="00350C2C" w:rsidRDefault="00350C2C" w:rsidP="00350C2C">
      <w:pPr>
        <w:spacing w:after="240" w:line="276" w:lineRule="auto"/>
        <w:ind w:firstLine="567"/>
        <w:rPr>
          <w:rFonts w:ascii="Arial" w:hAnsi="Arial" w:cs="Arial"/>
        </w:rPr>
      </w:pPr>
      <w:r>
        <w:rPr>
          <w:rFonts w:ascii="Arial" w:hAnsi="Arial" w:cs="Arial"/>
        </w:rPr>
        <w:t>В позициях заявки указывается номер материала из справочника ЕК МТР. В случае, если номер материала найти не у</w:t>
      </w:r>
      <w:r w:rsidR="00031820">
        <w:rPr>
          <w:rFonts w:ascii="Arial" w:hAnsi="Arial" w:cs="Arial"/>
        </w:rPr>
        <w:t>далось, планировщик потребности в соответствии с</w:t>
      </w:r>
      <w:r>
        <w:rPr>
          <w:rFonts w:ascii="Arial" w:hAnsi="Arial" w:cs="Arial"/>
        </w:rPr>
        <w:t xml:space="preserve"> процесс</w:t>
      </w:r>
      <w:r w:rsidR="00031820">
        <w:rPr>
          <w:rFonts w:ascii="Arial" w:hAnsi="Arial" w:cs="Arial"/>
        </w:rPr>
        <w:t xml:space="preserve">ом </w:t>
      </w:r>
      <w:r>
        <w:rPr>
          <w:rFonts w:ascii="Arial" w:hAnsi="Arial" w:cs="Arial"/>
        </w:rPr>
        <w:t>ПП-12.07.01 Управление данными НСИ формирует запрос на создание новой записи в справочнике ЕК МТР.</w:t>
      </w:r>
    </w:p>
    <w:p w14:paraId="4347F77F" w14:textId="77777777" w:rsidR="00350C2C" w:rsidRDefault="00350C2C" w:rsidP="00350C2C">
      <w:pPr>
        <w:spacing w:after="240" w:line="276" w:lineRule="auto"/>
        <w:ind w:firstLine="567"/>
        <w:rPr>
          <w:rFonts w:ascii="Arial" w:hAnsi="Arial" w:cs="Arial"/>
        </w:rPr>
      </w:pPr>
      <w:r>
        <w:rPr>
          <w:rFonts w:ascii="Arial" w:hAnsi="Arial" w:cs="Arial"/>
        </w:rPr>
        <w:t>Для каждой позиции заявки на списание МТР необходимо указать:</w:t>
      </w:r>
    </w:p>
    <w:p w14:paraId="3AEEAA77" w14:textId="77777777" w:rsidR="00350C2C" w:rsidRDefault="00350C2C" w:rsidP="005F6568">
      <w:pPr>
        <w:pStyle w:val="afa"/>
        <w:numPr>
          <w:ilvl w:val="0"/>
          <w:numId w:val="28"/>
        </w:numPr>
        <w:spacing w:after="240" w:line="276" w:lineRule="auto"/>
        <w:rPr>
          <w:rFonts w:ascii="Arial" w:hAnsi="Arial" w:cs="Arial"/>
        </w:rPr>
      </w:pPr>
      <w:r>
        <w:rPr>
          <w:rFonts w:ascii="Arial" w:hAnsi="Arial" w:cs="Arial"/>
        </w:rPr>
        <w:t>Требуемое количество МТР;</w:t>
      </w:r>
    </w:p>
    <w:p w14:paraId="710E5D36" w14:textId="77777777" w:rsidR="00350C2C" w:rsidRDefault="00350C2C" w:rsidP="005F6568">
      <w:pPr>
        <w:pStyle w:val="afa"/>
        <w:numPr>
          <w:ilvl w:val="0"/>
          <w:numId w:val="28"/>
        </w:numPr>
        <w:spacing w:after="240" w:line="276" w:lineRule="auto"/>
        <w:rPr>
          <w:rFonts w:ascii="Arial" w:hAnsi="Arial" w:cs="Arial"/>
        </w:rPr>
      </w:pPr>
      <w:r>
        <w:rPr>
          <w:rFonts w:ascii="Arial" w:hAnsi="Arial" w:cs="Arial"/>
        </w:rPr>
        <w:t xml:space="preserve">Дату потребности, т.е. планируемую дату списания; </w:t>
      </w:r>
    </w:p>
    <w:p w14:paraId="4F1AD37B" w14:textId="77777777" w:rsidR="00350C2C" w:rsidRDefault="00350C2C" w:rsidP="005F6568">
      <w:pPr>
        <w:pStyle w:val="afa"/>
        <w:numPr>
          <w:ilvl w:val="0"/>
          <w:numId w:val="28"/>
        </w:numPr>
        <w:spacing w:after="240" w:line="276" w:lineRule="auto"/>
        <w:rPr>
          <w:rFonts w:ascii="Arial" w:hAnsi="Arial" w:cs="Arial"/>
        </w:rPr>
      </w:pPr>
      <w:r>
        <w:rPr>
          <w:rFonts w:ascii="Arial" w:hAnsi="Arial" w:cs="Arial"/>
        </w:rPr>
        <w:t>Завод. Номер завода, с которого будет проводиться списание;</w:t>
      </w:r>
    </w:p>
    <w:p w14:paraId="5330010E" w14:textId="77777777" w:rsidR="00350C2C" w:rsidRDefault="00350C2C" w:rsidP="005F6568">
      <w:pPr>
        <w:pStyle w:val="afa"/>
        <w:numPr>
          <w:ilvl w:val="0"/>
          <w:numId w:val="28"/>
        </w:numPr>
        <w:spacing w:after="240" w:line="276" w:lineRule="auto"/>
        <w:rPr>
          <w:rFonts w:ascii="Arial" w:hAnsi="Arial" w:cs="Arial"/>
        </w:rPr>
      </w:pPr>
      <w:r>
        <w:rPr>
          <w:rFonts w:ascii="Arial" w:hAnsi="Arial" w:cs="Arial"/>
        </w:rPr>
        <w:t>Склад. Склад, с которого будет проводится списание;</w:t>
      </w:r>
    </w:p>
    <w:p w14:paraId="73A55B16" w14:textId="77777777" w:rsidR="00350C2C" w:rsidRDefault="00350C2C" w:rsidP="005F6568">
      <w:pPr>
        <w:pStyle w:val="afa"/>
        <w:numPr>
          <w:ilvl w:val="0"/>
          <w:numId w:val="28"/>
        </w:numPr>
        <w:spacing w:after="240" w:line="276" w:lineRule="auto"/>
        <w:rPr>
          <w:rFonts w:ascii="Arial" w:hAnsi="Arial" w:cs="Arial"/>
        </w:rPr>
      </w:pPr>
      <w:r>
        <w:rPr>
          <w:rFonts w:ascii="Arial" w:hAnsi="Arial" w:cs="Arial"/>
        </w:rPr>
        <w:t>Завод поставщик и склад завода поставщика определяются системой автоматически</w:t>
      </w:r>
      <w:r w:rsidR="00595546">
        <w:rPr>
          <w:rFonts w:ascii="Arial" w:hAnsi="Arial" w:cs="Arial"/>
        </w:rPr>
        <w:t xml:space="preserve"> (они равны заводу/складу получателю) и не могут быть изменены</w:t>
      </w:r>
      <w:r>
        <w:rPr>
          <w:rFonts w:ascii="Arial" w:hAnsi="Arial" w:cs="Arial"/>
        </w:rPr>
        <w:t xml:space="preserve"> (Разработка </w:t>
      </w:r>
      <w:r w:rsidR="00664DD2" w:rsidRPr="005A0065">
        <w:rPr>
          <w:rFonts w:ascii="Arial" w:hAnsi="Arial" w:cs="Arial"/>
          <w:color w:val="000000" w:themeColor="text1"/>
        </w:rPr>
        <w:t>MM</w:t>
      </w:r>
      <w:r w:rsidR="00664DD2">
        <w:rPr>
          <w:rFonts w:ascii="Arial" w:hAnsi="Arial" w:cs="Arial"/>
          <w:color w:val="000000" w:themeColor="text1"/>
        </w:rPr>
        <w:t>35</w:t>
      </w:r>
      <w:r w:rsidR="00664DD2">
        <w:rPr>
          <w:rFonts w:ascii="Arial" w:hAnsi="Arial" w:cs="Arial"/>
        </w:rPr>
        <w:t xml:space="preserve"> </w:t>
      </w:r>
      <w:r>
        <w:rPr>
          <w:rFonts w:ascii="Arial" w:hAnsi="Arial" w:cs="Arial"/>
        </w:rPr>
        <w:t>«</w:t>
      </w:r>
      <w:r w:rsidR="001C469B" w:rsidRPr="001C469B">
        <w:rPr>
          <w:rFonts w:ascii="Arial" w:hAnsi="Arial" w:cs="Arial"/>
        </w:rPr>
        <w:t>Автоматическое заполнение полей "Завод-поставщик" и "Склада-поставщик" в заявке на списание МТР</w:t>
      </w:r>
      <w:r>
        <w:rPr>
          <w:rFonts w:ascii="Arial" w:hAnsi="Arial" w:cs="Arial"/>
        </w:rPr>
        <w:t>»);</w:t>
      </w:r>
    </w:p>
    <w:p w14:paraId="19A6E223" w14:textId="77777777" w:rsidR="007458D4" w:rsidRDefault="00350C2C" w:rsidP="005F6568">
      <w:pPr>
        <w:pStyle w:val="afa"/>
        <w:numPr>
          <w:ilvl w:val="0"/>
          <w:numId w:val="28"/>
        </w:numPr>
        <w:spacing w:after="240" w:line="276" w:lineRule="auto"/>
        <w:rPr>
          <w:rFonts w:ascii="Arial" w:hAnsi="Arial" w:cs="Arial"/>
        </w:rPr>
      </w:pPr>
      <w:r>
        <w:rPr>
          <w:rFonts w:ascii="Arial" w:hAnsi="Arial" w:cs="Arial"/>
        </w:rPr>
        <w:lastRenderedPageBreak/>
        <w:t>МВЗ (место возникновения затрат) – подразделение, на которое будут отнесены затраты в момент списания (при указании МВЗ проводится проверка полномочий пользователя на возможность указать конкретное МВЗ)</w:t>
      </w:r>
    </w:p>
    <w:p w14:paraId="2070E8BE" w14:textId="4367AA03" w:rsidR="00350C2C" w:rsidRDefault="00350C2C" w:rsidP="00350C2C">
      <w:pPr>
        <w:spacing w:after="240" w:line="276" w:lineRule="auto"/>
        <w:ind w:firstLine="567"/>
        <w:rPr>
          <w:rFonts w:ascii="Arial" w:hAnsi="Arial" w:cs="Arial"/>
        </w:rPr>
      </w:pPr>
      <w:r>
        <w:rPr>
          <w:rFonts w:ascii="Arial" w:hAnsi="Arial" w:cs="Arial"/>
        </w:rPr>
        <w:t>В поле «Плановая цена» автоматически подтягивается плановая цена, утвержденная в процессе ПП-10.03.01-ERP Ведение плановых цен (разработка</w:t>
      </w:r>
      <w:r w:rsidR="00664DD2" w:rsidRPr="00664DD2">
        <w:rPr>
          <w:rFonts w:ascii="Arial" w:hAnsi="Arial" w:cs="Arial"/>
          <w:color w:val="000000" w:themeColor="text1"/>
        </w:rPr>
        <w:t xml:space="preserve"> </w:t>
      </w:r>
      <w:r w:rsidR="00664DD2" w:rsidRPr="005A0065">
        <w:rPr>
          <w:rFonts w:ascii="Arial" w:hAnsi="Arial" w:cs="Arial"/>
          <w:color w:val="000000" w:themeColor="text1"/>
        </w:rPr>
        <w:t>MM04</w:t>
      </w:r>
      <w:r>
        <w:rPr>
          <w:rFonts w:ascii="Arial" w:hAnsi="Arial" w:cs="Arial"/>
        </w:rPr>
        <w:t xml:space="preserve"> «Ведение плановых цен»).</w:t>
      </w:r>
      <w:r w:rsidR="0039734B" w:rsidRPr="0039734B">
        <w:rPr>
          <w:rFonts w:ascii="Arial" w:hAnsi="Arial" w:cs="Arial"/>
        </w:rPr>
        <w:t xml:space="preserve"> </w:t>
      </w:r>
    </w:p>
    <w:p w14:paraId="269D8150" w14:textId="5999B3A0" w:rsidR="00350C2C" w:rsidRPr="000F0CC6" w:rsidRDefault="00350C2C" w:rsidP="00350C2C">
      <w:pPr>
        <w:spacing w:after="240" w:line="276" w:lineRule="auto"/>
        <w:ind w:firstLine="567"/>
        <w:rPr>
          <w:rFonts w:ascii="Arial" w:hAnsi="Arial" w:cs="Arial"/>
        </w:rPr>
      </w:pPr>
      <w:r>
        <w:rPr>
          <w:rFonts w:ascii="Arial" w:hAnsi="Arial" w:cs="Arial"/>
        </w:rPr>
        <w:t>В случае отсутствия плановой цены, планировщик потребности сохраняет заявку на списание МТР. Позицию заявки на списание невозможно передать на согласование руководителю без утвержденной плановой цены (разработка</w:t>
      </w:r>
      <w:r w:rsidR="00664DD2" w:rsidRPr="00664DD2">
        <w:rPr>
          <w:rFonts w:ascii="Arial" w:hAnsi="Arial" w:cs="Arial"/>
          <w:color w:val="000000" w:themeColor="text1"/>
        </w:rPr>
        <w:t xml:space="preserve"> </w:t>
      </w:r>
      <w:r w:rsidR="00664DD2" w:rsidRPr="005A0065">
        <w:rPr>
          <w:rFonts w:ascii="Arial" w:hAnsi="Arial" w:cs="Arial"/>
          <w:color w:val="000000" w:themeColor="text1"/>
        </w:rPr>
        <w:t>MM04</w:t>
      </w:r>
      <w:r>
        <w:rPr>
          <w:rFonts w:ascii="Arial" w:hAnsi="Arial" w:cs="Arial"/>
        </w:rPr>
        <w:t xml:space="preserve"> «Ведение плановых цен»). Позиция без плановой цены попадает на расценку планировщику цен. Планировщик цен расценивает позицию МТР в соответствии со сроками, зафиксированными в</w:t>
      </w:r>
      <w:del w:id="232" w:author="Kislov Vladimir" w:date="2021-03-23T22:53:00Z">
        <w:r w:rsidDel="00EA5F20">
          <w:rPr>
            <w:rFonts w:ascii="Arial" w:hAnsi="Arial" w:cs="Arial"/>
          </w:rPr>
          <w:delText>о</w:delText>
        </w:r>
      </w:del>
      <w:r>
        <w:rPr>
          <w:rFonts w:ascii="Arial" w:hAnsi="Arial" w:cs="Arial"/>
        </w:rPr>
        <w:t xml:space="preserve"> «</w:t>
      </w:r>
      <w:del w:id="233" w:author="Kislov Vladimir" w:date="2021-03-23T22:53:00Z">
        <w:r w:rsidRPr="00215203" w:rsidDel="00EA5F20">
          <w:rPr>
            <w:rFonts w:ascii="Arial" w:hAnsi="Arial" w:cs="Arial"/>
          </w:rPr>
          <w:delText>Временн</w:delText>
        </w:r>
        <w:r w:rsidDel="00EA5F20">
          <w:rPr>
            <w:rFonts w:ascii="Arial" w:hAnsi="Arial" w:cs="Arial"/>
          </w:rPr>
          <w:delText>ой</w:delText>
        </w:r>
        <w:r w:rsidRPr="00215203" w:rsidDel="00EA5F20">
          <w:rPr>
            <w:rFonts w:ascii="Arial" w:hAnsi="Arial" w:cs="Arial"/>
          </w:rPr>
          <w:delText xml:space="preserve"> инструкци</w:delText>
        </w:r>
        <w:r w:rsidDel="00EA5F20">
          <w:rPr>
            <w:rFonts w:ascii="Arial" w:hAnsi="Arial" w:cs="Arial"/>
          </w:rPr>
          <w:delText>и</w:delText>
        </w:r>
        <w:r w:rsidRPr="00215203" w:rsidDel="00EA5F20">
          <w:rPr>
            <w:rFonts w:ascii="Arial" w:hAnsi="Arial" w:cs="Arial"/>
          </w:rPr>
          <w:delText xml:space="preserve"> </w:delText>
        </w:r>
      </w:del>
      <w:ins w:id="234" w:author="Kislov Vladimir" w:date="2021-03-23T22:53:00Z">
        <w:r w:rsidR="00EA5F20">
          <w:rPr>
            <w:rFonts w:ascii="Arial" w:hAnsi="Arial" w:cs="Arial"/>
          </w:rPr>
          <w:t>И</w:t>
        </w:r>
        <w:r w:rsidR="00EA5F20" w:rsidRPr="00215203">
          <w:rPr>
            <w:rFonts w:ascii="Arial" w:hAnsi="Arial" w:cs="Arial"/>
          </w:rPr>
          <w:t>нструкци</w:t>
        </w:r>
        <w:r w:rsidR="00EA5F20">
          <w:rPr>
            <w:rFonts w:ascii="Arial" w:hAnsi="Arial" w:cs="Arial"/>
          </w:rPr>
          <w:t>и</w:t>
        </w:r>
        <w:r w:rsidR="00EA5F20" w:rsidRPr="00215203">
          <w:rPr>
            <w:rFonts w:ascii="Arial" w:hAnsi="Arial" w:cs="Arial"/>
          </w:rPr>
          <w:t xml:space="preserve"> </w:t>
        </w:r>
      </w:ins>
      <w:r w:rsidRPr="00215203">
        <w:rPr>
          <w:rFonts w:ascii="Arial" w:hAnsi="Arial" w:cs="Arial"/>
        </w:rPr>
        <w:t>по ведению плановых цен по МТР</w:t>
      </w:r>
      <w:r>
        <w:rPr>
          <w:rFonts w:ascii="Arial" w:hAnsi="Arial" w:cs="Arial"/>
        </w:rPr>
        <w:t>, порядок расценки работ и услуг». После утверждения плановой цены в процессе ПП-10.03.01-ERP Ведение плановых цен, плановая цена в сохраненной, но еще не переданной на согласование руководителю, заявке на списание МТР будет автоматически актуализирована. Планировщик потребности получит сообщение по корпоративной почте, о том, что потребность расценена.</w:t>
      </w:r>
    </w:p>
    <w:p w14:paraId="0376AE10" w14:textId="5403073E" w:rsidR="00350C2C" w:rsidRDefault="00350C2C" w:rsidP="004D32A0">
      <w:pPr>
        <w:spacing w:after="240" w:line="276" w:lineRule="auto"/>
        <w:ind w:firstLine="567"/>
        <w:rPr>
          <w:rFonts w:ascii="Arial" w:hAnsi="Arial" w:cs="Arial"/>
        </w:rPr>
      </w:pPr>
      <w:r w:rsidRPr="009D113A">
        <w:rPr>
          <w:rFonts w:ascii="Arial" w:hAnsi="Arial" w:cs="Arial"/>
        </w:rPr>
        <w:t xml:space="preserve">При </w:t>
      </w:r>
      <w:r>
        <w:rPr>
          <w:rFonts w:ascii="Arial" w:hAnsi="Arial" w:cs="Arial"/>
        </w:rPr>
        <w:t>вводе</w:t>
      </w:r>
      <w:r w:rsidRPr="009D113A">
        <w:rPr>
          <w:rFonts w:ascii="Arial" w:hAnsi="Arial" w:cs="Arial"/>
        </w:rPr>
        <w:t xml:space="preserve"> даты потребности система </w:t>
      </w:r>
      <w:r>
        <w:rPr>
          <w:rFonts w:ascii="Arial" w:hAnsi="Arial" w:cs="Arial"/>
        </w:rPr>
        <w:t xml:space="preserve">автоматически </w:t>
      </w:r>
      <w:r w:rsidRPr="009D113A">
        <w:rPr>
          <w:rFonts w:ascii="Arial" w:hAnsi="Arial" w:cs="Arial"/>
        </w:rPr>
        <w:t xml:space="preserve">проверяет возможность поставки МТР в указанную дату (на основании заданных в системе сроков </w:t>
      </w:r>
      <w:r>
        <w:rPr>
          <w:rFonts w:ascii="Arial" w:hAnsi="Arial" w:cs="Arial"/>
        </w:rPr>
        <w:t>поставки.</w:t>
      </w:r>
      <w:r w:rsidRPr="009D113A">
        <w:rPr>
          <w:rFonts w:ascii="Arial" w:hAnsi="Arial" w:cs="Arial"/>
        </w:rPr>
        <w:t xml:space="preserve"> В случае</w:t>
      </w:r>
      <w:r>
        <w:rPr>
          <w:rFonts w:ascii="Arial" w:hAnsi="Arial" w:cs="Arial"/>
        </w:rPr>
        <w:t>,</w:t>
      </w:r>
      <w:r w:rsidRPr="009D113A">
        <w:rPr>
          <w:rFonts w:ascii="Arial" w:hAnsi="Arial" w:cs="Arial"/>
        </w:rPr>
        <w:t xml:space="preserve"> если потребность сформирована на срок меньший, чем плановый срок </w:t>
      </w:r>
      <w:r>
        <w:rPr>
          <w:rFonts w:ascii="Arial" w:hAnsi="Arial" w:cs="Arial"/>
        </w:rPr>
        <w:t>поставки,</w:t>
      </w:r>
      <w:r w:rsidRPr="009D113A">
        <w:rPr>
          <w:rFonts w:ascii="Arial" w:hAnsi="Arial" w:cs="Arial"/>
        </w:rPr>
        <w:t xml:space="preserve"> планировщик потребности получ</w:t>
      </w:r>
      <w:r w:rsidR="00C54131">
        <w:rPr>
          <w:rFonts w:ascii="Arial" w:hAnsi="Arial" w:cs="Arial"/>
        </w:rPr>
        <w:t>ае</w:t>
      </w:r>
      <w:r w:rsidRPr="009D113A">
        <w:rPr>
          <w:rFonts w:ascii="Arial" w:hAnsi="Arial" w:cs="Arial"/>
        </w:rPr>
        <w:t xml:space="preserve">т предупреждающее сообщение, о том, что дата поставки не может быть соблюдена и автоматически для данной позиции </w:t>
      </w:r>
      <w:r w:rsidR="00C54131">
        <w:rPr>
          <w:rFonts w:ascii="Arial" w:hAnsi="Arial" w:cs="Arial"/>
        </w:rPr>
        <w:t>устанавливается</w:t>
      </w:r>
      <w:r w:rsidRPr="009D113A">
        <w:rPr>
          <w:rFonts w:ascii="Arial" w:hAnsi="Arial" w:cs="Arial"/>
        </w:rPr>
        <w:t xml:space="preserve"> признак срочности (разработка </w:t>
      </w:r>
      <w:r w:rsidR="00664DD2" w:rsidRPr="004D32A0">
        <w:rPr>
          <w:rFonts w:ascii="Arial" w:hAnsi="Arial" w:cs="Arial"/>
        </w:rPr>
        <w:t>MM02</w:t>
      </w:r>
      <w:r w:rsidR="00664DD2" w:rsidRPr="009D113A">
        <w:rPr>
          <w:rFonts w:ascii="Arial" w:hAnsi="Arial" w:cs="Arial"/>
        </w:rPr>
        <w:t xml:space="preserve"> </w:t>
      </w:r>
      <w:r w:rsidRPr="009D113A">
        <w:rPr>
          <w:rFonts w:ascii="Arial" w:hAnsi="Arial" w:cs="Arial"/>
        </w:rPr>
        <w:t>«</w:t>
      </w:r>
      <w:bookmarkStart w:id="235" w:name="_Hlk520633355"/>
      <w:r w:rsidRPr="009D113A">
        <w:rPr>
          <w:rFonts w:ascii="Arial" w:hAnsi="Arial" w:cs="Arial"/>
        </w:rPr>
        <w:t>Проставление признака срочности</w:t>
      </w:r>
      <w:bookmarkEnd w:id="235"/>
      <w:r w:rsidRPr="009D113A">
        <w:rPr>
          <w:rFonts w:ascii="Arial" w:hAnsi="Arial" w:cs="Arial"/>
        </w:rPr>
        <w:t xml:space="preserve">»). </w:t>
      </w:r>
      <w:r w:rsidR="00D30A9A" w:rsidRPr="00D30A9A">
        <w:rPr>
          <w:rFonts w:ascii="Arial" w:hAnsi="Arial" w:cs="Arial"/>
        </w:rPr>
        <w:t xml:space="preserve">Подробнее расчёт сроков обеспечения описан в </w:t>
      </w:r>
      <w:hyperlink w:anchor="_Расчёт_сроков_обеспечения" w:history="1">
        <w:r w:rsidR="00915C65">
          <w:rPr>
            <w:rStyle w:val="a9"/>
            <w:rFonts w:ascii="Arial" w:hAnsi="Arial" w:cs="Arial"/>
          </w:rPr>
          <w:t>п.5.10.6</w:t>
        </w:r>
      </w:hyperlink>
      <w:r w:rsidR="00D30A9A" w:rsidRPr="00D30A9A">
        <w:rPr>
          <w:rFonts w:ascii="Arial" w:hAnsi="Arial" w:cs="Arial"/>
        </w:rPr>
        <w:t xml:space="preserve"> настоящего документа.</w:t>
      </w:r>
    </w:p>
    <w:p w14:paraId="7B0040AD" w14:textId="7D76DD84" w:rsidR="00350C2C" w:rsidRDefault="00350C2C" w:rsidP="00350C2C">
      <w:pPr>
        <w:spacing w:after="240" w:line="276" w:lineRule="auto"/>
        <w:ind w:firstLine="567"/>
        <w:rPr>
          <w:rFonts w:ascii="Arial" w:hAnsi="Arial" w:cs="Arial"/>
        </w:rPr>
      </w:pPr>
      <w:r>
        <w:rPr>
          <w:rFonts w:ascii="Arial" w:hAnsi="Arial" w:cs="Arial"/>
        </w:rPr>
        <w:t xml:space="preserve"> К каждой позиции заявки на списание МТР планировщик потребности может прикрепить обоснование потребности в ракурсе Вложения (</w:t>
      </w:r>
      <w:r w:rsidRPr="000F0CC6">
        <w:rPr>
          <w:rFonts w:ascii="Arial" w:hAnsi="Arial" w:cs="Arial"/>
        </w:rPr>
        <w:t>документы, подтверждающие бизнес-необходимость регистрируемой потребности</w:t>
      </w:r>
      <w:r>
        <w:rPr>
          <w:rFonts w:ascii="Arial" w:hAnsi="Arial" w:cs="Arial"/>
        </w:rPr>
        <w:t>, подробнее о подтверждающих документах см. в</w:t>
      </w:r>
      <w:del w:id="236" w:author="Kislov Vladimir" w:date="2021-03-23T22:53:00Z">
        <w:r w:rsidDel="00BC589A">
          <w:rPr>
            <w:rFonts w:ascii="Arial" w:hAnsi="Arial" w:cs="Arial"/>
          </w:rPr>
          <w:delText>о</w:delText>
        </w:r>
      </w:del>
      <w:r>
        <w:rPr>
          <w:rFonts w:ascii="Arial" w:hAnsi="Arial" w:cs="Arial"/>
        </w:rPr>
        <w:t xml:space="preserve"> «</w:t>
      </w:r>
      <w:del w:id="237" w:author="Kislov Vladimir" w:date="2021-03-23T22:53:00Z">
        <w:r w:rsidRPr="000F0CC6" w:rsidDel="00BC589A">
          <w:rPr>
            <w:rFonts w:ascii="Arial" w:hAnsi="Arial" w:cs="Arial"/>
          </w:rPr>
          <w:delText>Временн</w:delText>
        </w:r>
        <w:r w:rsidDel="00BC589A">
          <w:rPr>
            <w:rFonts w:ascii="Arial" w:hAnsi="Arial" w:cs="Arial"/>
          </w:rPr>
          <w:delText>ой</w:delText>
        </w:r>
        <w:r w:rsidRPr="000F0CC6" w:rsidDel="00BC589A">
          <w:rPr>
            <w:rFonts w:ascii="Arial" w:hAnsi="Arial" w:cs="Arial"/>
          </w:rPr>
          <w:delText xml:space="preserve"> и</w:delText>
        </w:r>
      </w:del>
      <w:ins w:id="238" w:author="Kislov Vladimir" w:date="2021-03-23T22:53:00Z">
        <w:r w:rsidR="00BC589A">
          <w:rPr>
            <w:rFonts w:ascii="Arial" w:hAnsi="Arial" w:cs="Arial"/>
          </w:rPr>
          <w:t>И</w:t>
        </w:r>
      </w:ins>
      <w:r w:rsidRPr="000F0CC6">
        <w:rPr>
          <w:rFonts w:ascii="Arial" w:hAnsi="Arial" w:cs="Arial"/>
        </w:rPr>
        <w:t>нструкци</w:t>
      </w:r>
      <w:r>
        <w:rPr>
          <w:rFonts w:ascii="Arial" w:hAnsi="Arial" w:cs="Arial"/>
        </w:rPr>
        <w:t>и</w:t>
      </w:r>
      <w:r w:rsidRPr="000F0CC6">
        <w:rPr>
          <w:rFonts w:ascii="Arial" w:hAnsi="Arial" w:cs="Arial"/>
        </w:rPr>
        <w:t xml:space="preserve"> по регистрации потребности в МТР работах и услугах</w:t>
      </w:r>
      <w:r w:rsidR="009210FC">
        <w:rPr>
          <w:rFonts w:ascii="Arial" w:hAnsi="Arial" w:cs="Arial"/>
        </w:rPr>
        <w:t>».</w:t>
      </w:r>
    </w:p>
    <w:p w14:paraId="53BE14C6" w14:textId="7EF81055" w:rsidR="00350C2C" w:rsidRDefault="00350C2C" w:rsidP="00350C2C">
      <w:pPr>
        <w:spacing w:after="240" w:line="276" w:lineRule="auto"/>
        <w:ind w:firstLine="567"/>
        <w:rPr>
          <w:rFonts w:ascii="Arial" w:hAnsi="Arial" w:cs="Arial"/>
        </w:rPr>
      </w:pPr>
      <w:r>
        <w:rPr>
          <w:rFonts w:ascii="Arial" w:hAnsi="Arial" w:cs="Arial"/>
        </w:rPr>
        <w:t xml:space="preserve"> Остальные поля в заявке на списание МТР заполняются системой автоматически.</w:t>
      </w:r>
    </w:p>
    <w:p w14:paraId="2C21CFD0" w14:textId="77777777" w:rsidR="006F2291" w:rsidRDefault="006F2291" w:rsidP="006F2291">
      <w:pPr>
        <w:spacing w:after="240" w:line="276" w:lineRule="auto"/>
        <w:ind w:firstLine="567"/>
        <w:rPr>
          <w:rFonts w:ascii="Arial" w:hAnsi="Arial" w:cs="Arial"/>
        </w:rPr>
      </w:pPr>
      <w:r w:rsidRPr="006F2291">
        <w:rPr>
          <w:rFonts w:ascii="Arial" w:hAnsi="Arial" w:cs="Arial"/>
        </w:rPr>
        <w:t xml:space="preserve">В момент </w:t>
      </w:r>
      <w:r>
        <w:rPr>
          <w:rFonts w:ascii="Arial" w:hAnsi="Arial" w:cs="Arial"/>
        </w:rPr>
        <w:t>сохранения документа</w:t>
      </w:r>
      <w:r w:rsidRPr="006F2291">
        <w:rPr>
          <w:rFonts w:ascii="Arial" w:hAnsi="Arial" w:cs="Arial"/>
        </w:rPr>
        <w:t xml:space="preserve">, проводится </w:t>
      </w:r>
      <w:r>
        <w:rPr>
          <w:rFonts w:ascii="Arial" w:hAnsi="Arial" w:cs="Arial"/>
        </w:rPr>
        <w:t>активный контроль лимитов. Система кон</w:t>
      </w:r>
      <w:r w:rsidRPr="006F2291">
        <w:rPr>
          <w:rFonts w:ascii="Arial" w:hAnsi="Arial" w:cs="Arial"/>
        </w:rPr>
        <w:t>тролирует на</w:t>
      </w:r>
      <w:r>
        <w:rPr>
          <w:rFonts w:ascii="Arial" w:hAnsi="Arial" w:cs="Arial"/>
        </w:rPr>
        <w:t>личие доступных лимитов и в</w:t>
      </w:r>
      <w:r w:rsidRPr="006F2291">
        <w:rPr>
          <w:rFonts w:ascii="Arial" w:hAnsi="Arial" w:cs="Arial"/>
        </w:rPr>
        <w:t xml:space="preserve"> случае отсутствия доступного лимита</w:t>
      </w:r>
      <w:r>
        <w:rPr>
          <w:rFonts w:ascii="Arial" w:hAnsi="Arial" w:cs="Arial"/>
        </w:rPr>
        <w:t xml:space="preserve"> не дает сохранить документ </w:t>
      </w:r>
      <w:r w:rsidRPr="006F2291">
        <w:rPr>
          <w:rFonts w:ascii="Arial" w:hAnsi="Arial" w:cs="Arial"/>
        </w:rPr>
        <w:t>(подробнее см. КД ERP.5.1.40 Оперативный контроль и управление бюджетными лимитами)</w:t>
      </w:r>
      <w:r>
        <w:rPr>
          <w:rFonts w:ascii="Arial" w:hAnsi="Arial" w:cs="Arial"/>
        </w:rPr>
        <w:t xml:space="preserve">. </w:t>
      </w:r>
    </w:p>
    <w:p w14:paraId="3E2FC75F" w14:textId="77777777" w:rsidR="00350C2C" w:rsidRDefault="00350C2C" w:rsidP="00350C2C">
      <w:pPr>
        <w:spacing w:after="240" w:line="276" w:lineRule="auto"/>
        <w:ind w:firstLine="567"/>
        <w:rPr>
          <w:rFonts w:ascii="Arial" w:hAnsi="Arial" w:cs="Arial"/>
        </w:rPr>
      </w:pPr>
      <w:r>
        <w:rPr>
          <w:rFonts w:ascii="Arial" w:hAnsi="Arial" w:cs="Arial"/>
        </w:rPr>
        <w:t>Для передачи заявки на списание МТР на согласование своему руководителю планировщик потребности деблокируе</w:t>
      </w:r>
      <w:r w:rsidR="009210FC">
        <w:rPr>
          <w:rFonts w:ascii="Arial" w:hAnsi="Arial" w:cs="Arial"/>
        </w:rPr>
        <w:t>т заявку на списание МТР.</w:t>
      </w:r>
    </w:p>
    <w:p w14:paraId="0B7E2D0D" w14:textId="77777777" w:rsidR="00080E39" w:rsidRPr="000F0CC6" w:rsidRDefault="00080E39" w:rsidP="00350C2C">
      <w:pPr>
        <w:spacing w:after="240" w:line="276" w:lineRule="auto"/>
        <w:ind w:firstLine="567"/>
        <w:rPr>
          <w:rFonts w:ascii="Arial" w:hAnsi="Arial" w:cs="Arial"/>
          <w:b/>
        </w:rPr>
      </w:pPr>
      <w:r w:rsidRPr="000F0CC6">
        <w:rPr>
          <w:rFonts w:ascii="Arial" w:hAnsi="Arial" w:cs="Arial"/>
          <w:b/>
        </w:rPr>
        <w:t xml:space="preserve">Особенности создания заявок на </w:t>
      </w:r>
      <w:r>
        <w:rPr>
          <w:rFonts w:ascii="Arial" w:hAnsi="Arial" w:cs="Arial"/>
          <w:b/>
        </w:rPr>
        <w:t>закупку работ, услуг</w:t>
      </w:r>
      <w:r w:rsidR="00465FB0">
        <w:rPr>
          <w:rFonts w:ascii="Arial" w:hAnsi="Arial" w:cs="Arial"/>
          <w:b/>
        </w:rPr>
        <w:t>.</w:t>
      </w:r>
      <w:r w:rsidRPr="000F0CC6">
        <w:rPr>
          <w:rFonts w:ascii="Arial" w:hAnsi="Arial" w:cs="Arial"/>
          <w:b/>
        </w:rPr>
        <w:t xml:space="preserve"> </w:t>
      </w:r>
    </w:p>
    <w:p w14:paraId="02930DF7" w14:textId="431A4A13" w:rsidR="00350C2C" w:rsidRPr="00350C2C" w:rsidRDefault="00350C2C" w:rsidP="00350C2C">
      <w:pPr>
        <w:spacing w:after="240" w:line="276" w:lineRule="auto"/>
        <w:ind w:firstLine="567"/>
        <w:rPr>
          <w:rFonts w:ascii="Arial" w:hAnsi="Arial" w:cs="Arial"/>
        </w:rPr>
      </w:pPr>
      <w:r w:rsidRPr="00350C2C">
        <w:rPr>
          <w:rFonts w:ascii="Arial" w:hAnsi="Arial" w:cs="Arial"/>
        </w:rPr>
        <w:lastRenderedPageBreak/>
        <w:t xml:space="preserve">При необходимости регистрации потребности в работах, услугах, планировщик потребности создает заявку вида ZUSL - Заявка на закупку работ, услуг. </w:t>
      </w:r>
    </w:p>
    <w:p w14:paraId="5E8B5FB8" w14:textId="77777777" w:rsidR="00350C2C" w:rsidRPr="00350C2C" w:rsidRDefault="00350C2C" w:rsidP="00350C2C">
      <w:pPr>
        <w:spacing w:after="240" w:line="276" w:lineRule="auto"/>
        <w:ind w:firstLine="567"/>
        <w:rPr>
          <w:rFonts w:ascii="Arial" w:hAnsi="Arial" w:cs="Arial"/>
        </w:rPr>
      </w:pPr>
      <w:r w:rsidRPr="00350C2C">
        <w:rPr>
          <w:rFonts w:ascii="Arial" w:hAnsi="Arial" w:cs="Arial"/>
        </w:rPr>
        <w:t>В позициях заявки указывается номер услуги из справочника. Все позиции работ, услуг будут вестись как основные записи материалов</w:t>
      </w:r>
      <w:r w:rsidR="002273C3">
        <w:rPr>
          <w:rFonts w:ascii="Arial" w:hAnsi="Arial" w:cs="Arial"/>
        </w:rPr>
        <w:t xml:space="preserve"> (ОЗМ)</w:t>
      </w:r>
      <w:r w:rsidRPr="00350C2C">
        <w:rPr>
          <w:rFonts w:ascii="Arial" w:hAnsi="Arial" w:cs="Arial"/>
        </w:rPr>
        <w:t xml:space="preserve"> с видом</w:t>
      </w:r>
      <w:r w:rsidR="001A401C">
        <w:rPr>
          <w:rFonts w:ascii="Arial" w:hAnsi="Arial" w:cs="Arial"/>
        </w:rPr>
        <w:t xml:space="preserve"> материала </w:t>
      </w:r>
      <w:r w:rsidRPr="00350C2C">
        <w:rPr>
          <w:rFonts w:ascii="Arial" w:hAnsi="Arial" w:cs="Arial"/>
        </w:rPr>
        <w:t>-</w:t>
      </w:r>
      <w:r w:rsidR="001A401C">
        <w:rPr>
          <w:rFonts w:ascii="Arial" w:hAnsi="Arial" w:cs="Arial"/>
        </w:rPr>
        <w:t xml:space="preserve"> </w:t>
      </w:r>
      <w:r w:rsidRPr="00350C2C">
        <w:rPr>
          <w:rFonts w:ascii="Arial" w:hAnsi="Arial" w:cs="Arial"/>
        </w:rPr>
        <w:t xml:space="preserve">Услуги. В случае, если </w:t>
      </w:r>
      <w:r w:rsidR="00927CD1">
        <w:rPr>
          <w:rFonts w:ascii="Arial" w:hAnsi="Arial" w:cs="Arial"/>
        </w:rPr>
        <w:t>требуемую У</w:t>
      </w:r>
      <w:r w:rsidR="00927CD1" w:rsidRPr="00350C2C">
        <w:rPr>
          <w:rFonts w:ascii="Arial" w:hAnsi="Arial" w:cs="Arial"/>
        </w:rPr>
        <w:t>слуг</w:t>
      </w:r>
      <w:r w:rsidR="00927CD1">
        <w:rPr>
          <w:rFonts w:ascii="Arial" w:hAnsi="Arial" w:cs="Arial"/>
        </w:rPr>
        <w:t>у</w:t>
      </w:r>
      <w:r w:rsidR="00927CD1" w:rsidRPr="00350C2C">
        <w:rPr>
          <w:rFonts w:ascii="Arial" w:hAnsi="Arial" w:cs="Arial"/>
        </w:rPr>
        <w:t xml:space="preserve"> </w:t>
      </w:r>
      <w:r w:rsidRPr="00350C2C">
        <w:rPr>
          <w:rFonts w:ascii="Arial" w:hAnsi="Arial" w:cs="Arial"/>
        </w:rPr>
        <w:t xml:space="preserve">в справочнике </w:t>
      </w:r>
      <w:r w:rsidR="00927CD1">
        <w:rPr>
          <w:rFonts w:ascii="Arial" w:hAnsi="Arial" w:cs="Arial"/>
        </w:rPr>
        <w:t xml:space="preserve">ОЗМ </w:t>
      </w:r>
      <w:r w:rsidRPr="00350C2C">
        <w:rPr>
          <w:rFonts w:ascii="Arial" w:hAnsi="Arial" w:cs="Arial"/>
        </w:rPr>
        <w:t xml:space="preserve">найти не удалось, планировщик потребности в рамках процесса ПП-12.07.01 Управление данными НСИ формирует запрос на создание новой записи в справочнике. </w:t>
      </w:r>
    </w:p>
    <w:p w14:paraId="23E40F62" w14:textId="2E0B5454" w:rsidR="00350C2C" w:rsidRPr="00350C2C" w:rsidRDefault="00350C2C" w:rsidP="00350C2C">
      <w:pPr>
        <w:spacing w:after="240" w:line="276" w:lineRule="auto"/>
        <w:ind w:firstLine="567"/>
        <w:rPr>
          <w:rFonts w:ascii="Arial" w:hAnsi="Arial" w:cs="Arial"/>
        </w:rPr>
      </w:pPr>
      <w:r w:rsidRPr="00350C2C">
        <w:rPr>
          <w:rFonts w:ascii="Arial" w:hAnsi="Arial" w:cs="Arial"/>
        </w:rPr>
        <w:t xml:space="preserve">В случае, если создается потребность в тарифицированной услуге (характеристики разделения тарифицированных и </w:t>
      </w:r>
      <w:proofErr w:type="spellStart"/>
      <w:r w:rsidRPr="00350C2C">
        <w:rPr>
          <w:rFonts w:ascii="Arial" w:hAnsi="Arial" w:cs="Arial"/>
        </w:rPr>
        <w:t>нетарифицированных</w:t>
      </w:r>
      <w:proofErr w:type="spellEnd"/>
      <w:r w:rsidRPr="00350C2C">
        <w:rPr>
          <w:rFonts w:ascii="Arial" w:hAnsi="Arial" w:cs="Arial"/>
        </w:rPr>
        <w:t xml:space="preserve"> работ, услуг описаны в</w:t>
      </w:r>
      <w:del w:id="239" w:author="Kislov Vladimir" w:date="2021-03-23T22:54:00Z">
        <w:r w:rsidRPr="00350C2C" w:rsidDel="00BC589A">
          <w:rPr>
            <w:rFonts w:ascii="Arial" w:hAnsi="Arial" w:cs="Arial"/>
          </w:rPr>
          <w:delText>о</w:delText>
        </w:r>
      </w:del>
      <w:r w:rsidRPr="00350C2C">
        <w:rPr>
          <w:rFonts w:ascii="Arial" w:hAnsi="Arial" w:cs="Arial"/>
        </w:rPr>
        <w:t xml:space="preserve"> </w:t>
      </w:r>
      <w:del w:id="240" w:author="Kislov Vladimir" w:date="2021-03-23T22:54:00Z">
        <w:r w:rsidRPr="00350C2C" w:rsidDel="00BC589A">
          <w:rPr>
            <w:rFonts w:ascii="Arial" w:hAnsi="Arial" w:cs="Arial"/>
          </w:rPr>
          <w:delText xml:space="preserve">Временной </w:delText>
        </w:r>
      </w:del>
      <w:r w:rsidRPr="00350C2C">
        <w:rPr>
          <w:rFonts w:ascii="Arial" w:hAnsi="Arial" w:cs="Arial"/>
        </w:rPr>
        <w:t xml:space="preserve">инструкции по ведению плановых цен по МТР), то </w:t>
      </w:r>
      <w:bookmarkStart w:id="241" w:name="_Hlk522717484"/>
      <w:r w:rsidRPr="00350C2C">
        <w:rPr>
          <w:rFonts w:ascii="Arial" w:hAnsi="Arial" w:cs="Arial"/>
        </w:rPr>
        <w:t>в позиции заявки указывается:</w:t>
      </w:r>
      <w:bookmarkEnd w:id="241"/>
    </w:p>
    <w:p w14:paraId="7F2EDE8A" w14:textId="77777777" w:rsidR="00350C2C" w:rsidRPr="00350C2C" w:rsidRDefault="00350C2C" w:rsidP="005F6568">
      <w:pPr>
        <w:numPr>
          <w:ilvl w:val="0"/>
          <w:numId w:val="29"/>
        </w:numPr>
        <w:spacing w:after="240" w:line="276" w:lineRule="auto"/>
        <w:rPr>
          <w:rFonts w:ascii="Arial" w:hAnsi="Arial" w:cs="Arial"/>
        </w:rPr>
      </w:pPr>
      <w:r w:rsidRPr="00350C2C">
        <w:rPr>
          <w:rFonts w:ascii="Arial" w:hAnsi="Arial" w:cs="Arial"/>
        </w:rPr>
        <w:t>Количество требуемой работы, услуги в единице измерения, зафиксированной в карточке услуги (в справочнике ОЗМ);</w:t>
      </w:r>
    </w:p>
    <w:p w14:paraId="441C6053" w14:textId="77777777" w:rsidR="00350C2C" w:rsidRPr="00350C2C" w:rsidRDefault="00350C2C" w:rsidP="005F6568">
      <w:pPr>
        <w:numPr>
          <w:ilvl w:val="0"/>
          <w:numId w:val="29"/>
        </w:numPr>
        <w:spacing w:after="240" w:line="276" w:lineRule="auto"/>
        <w:rPr>
          <w:rFonts w:ascii="Arial" w:hAnsi="Arial" w:cs="Arial"/>
        </w:rPr>
      </w:pPr>
      <w:r w:rsidRPr="00350C2C">
        <w:rPr>
          <w:rFonts w:ascii="Arial" w:hAnsi="Arial" w:cs="Arial"/>
        </w:rPr>
        <w:t>Дата потребности. Требуемая дата</w:t>
      </w:r>
      <w:r w:rsidR="00D062AD">
        <w:rPr>
          <w:rFonts w:ascii="Arial" w:hAnsi="Arial" w:cs="Arial"/>
        </w:rPr>
        <w:t xml:space="preserve"> начала оказания работы, услуги;</w:t>
      </w:r>
    </w:p>
    <w:p w14:paraId="0FA8244D" w14:textId="77777777" w:rsidR="00D062AD" w:rsidRDefault="00D062AD" w:rsidP="00D062AD">
      <w:pPr>
        <w:numPr>
          <w:ilvl w:val="0"/>
          <w:numId w:val="29"/>
        </w:numPr>
        <w:spacing w:after="240" w:line="276" w:lineRule="auto"/>
        <w:rPr>
          <w:rFonts w:ascii="Arial" w:hAnsi="Arial" w:cs="Arial"/>
        </w:rPr>
      </w:pPr>
      <w:bookmarkStart w:id="242" w:name="_Hlk522717510"/>
      <w:proofErr w:type="spellStart"/>
      <w:r>
        <w:rPr>
          <w:rFonts w:ascii="Arial" w:hAnsi="Arial" w:cs="Arial"/>
        </w:rPr>
        <w:t>Контировка</w:t>
      </w:r>
      <w:proofErr w:type="spellEnd"/>
      <w:r>
        <w:rPr>
          <w:rFonts w:ascii="Arial" w:hAnsi="Arial" w:cs="Arial"/>
        </w:rPr>
        <w:t>:</w:t>
      </w:r>
    </w:p>
    <w:p w14:paraId="408550C6" w14:textId="77777777" w:rsidR="00D062AD" w:rsidRDefault="00350C2C" w:rsidP="00E740CF">
      <w:pPr>
        <w:pStyle w:val="afa"/>
        <w:numPr>
          <w:ilvl w:val="0"/>
          <w:numId w:val="75"/>
        </w:numPr>
        <w:spacing w:after="240" w:line="276" w:lineRule="auto"/>
        <w:rPr>
          <w:rFonts w:ascii="Arial" w:hAnsi="Arial" w:cs="Arial"/>
        </w:rPr>
      </w:pPr>
      <w:r w:rsidRPr="00D062AD">
        <w:rPr>
          <w:rFonts w:ascii="Arial" w:hAnsi="Arial" w:cs="Arial"/>
        </w:rPr>
        <w:t>МВЗ - подразделение, на которое будут отнесены затраты на приобретение работы, услуги</w:t>
      </w:r>
      <w:r w:rsidR="00D062AD">
        <w:rPr>
          <w:rFonts w:ascii="Arial" w:hAnsi="Arial" w:cs="Arial"/>
        </w:rPr>
        <w:t>;</w:t>
      </w:r>
    </w:p>
    <w:p w14:paraId="55789B9D" w14:textId="77777777" w:rsidR="00D062AD" w:rsidRDefault="00350C2C" w:rsidP="00E740CF">
      <w:pPr>
        <w:pStyle w:val="afa"/>
        <w:numPr>
          <w:ilvl w:val="0"/>
          <w:numId w:val="75"/>
        </w:numPr>
        <w:spacing w:after="240" w:line="276" w:lineRule="auto"/>
        <w:rPr>
          <w:rFonts w:ascii="Arial" w:hAnsi="Arial" w:cs="Arial"/>
        </w:rPr>
      </w:pPr>
      <w:r w:rsidRPr="00D062AD">
        <w:rPr>
          <w:rFonts w:ascii="Arial" w:hAnsi="Arial" w:cs="Arial"/>
        </w:rPr>
        <w:t xml:space="preserve">СО-заказ – объект </w:t>
      </w:r>
      <w:proofErr w:type="spellStart"/>
      <w:r w:rsidRPr="00D062AD">
        <w:rPr>
          <w:rFonts w:ascii="Arial" w:hAnsi="Arial" w:cs="Arial"/>
        </w:rPr>
        <w:t>контроллинга</w:t>
      </w:r>
      <w:proofErr w:type="spellEnd"/>
      <w:r w:rsidRPr="00D062AD">
        <w:rPr>
          <w:rFonts w:ascii="Arial" w:hAnsi="Arial" w:cs="Arial"/>
        </w:rPr>
        <w:t>, на который будут отнесены затраты</w:t>
      </w:r>
      <w:r w:rsidR="005A4A61" w:rsidRPr="00D062AD">
        <w:rPr>
          <w:rFonts w:ascii="Arial" w:hAnsi="Arial" w:cs="Arial"/>
        </w:rPr>
        <w:t xml:space="preserve"> на приобретение работы, услуги</w:t>
      </w:r>
      <w:bookmarkStart w:id="243" w:name="_Hlk522717304"/>
      <w:r w:rsidR="00D062AD">
        <w:rPr>
          <w:rFonts w:ascii="Arial" w:hAnsi="Arial" w:cs="Arial"/>
        </w:rPr>
        <w:t>;</w:t>
      </w:r>
    </w:p>
    <w:p w14:paraId="0EF6AE27" w14:textId="77777777" w:rsidR="00D062AD" w:rsidRDefault="00B63459" w:rsidP="00E740CF">
      <w:pPr>
        <w:pStyle w:val="afa"/>
        <w:numPr>
          <w:ilvl w:val="0"/>
          <w:numId w:val="75"/>
        </w:numPr>
        <w:spacing w:after="240" w:line="276" w:lineRule="auto"/>
        <w:rPr>
          <w:rFonts w:ascii="Arial" w:hAnsi="Arial" w:cs="Arial"/>
        </w:rPr>
      </w:pPr>
      <w:r w:rsidRPr="00D062AD">
        <w:rPr>
          <w:rFonts w:ascii="Arial" w:hAnsi="Arial" w:cs="Arial"/>
        </w:rPr>
        <w:t>карточка ОС</w:t>
      </w:r>
      <w:r w:rsidR="00D062AD">
        <w:rPr>
          <w:rFonts w:ascii="Arial" w:hAnsi="Arial" w:cs="Arial"/>
        </w:rPr>
        <w:t xml:space="preserve"> РБП</w:t>
      </w:r>
      <w:r w:rsidR="005A4A61" w:rsidRPr="00D062AD">
        <w:rPr>
          <w:rFonts w:ascii="Arial" w:hAnsi="Arial" w:cs="Arial"/>
        </w:rPr>
        <w:t xml:space="preserve"> – объект затрат для услуг учитываемых, как расходы будущих периодов</w:t>
      </w:r>
      <w:bookmarkEnd w:id="243"/>
      <w:r w:rsidR="00D062AD">
        <w:rPr>
          <w:rFonts w:ascii="Arial" w:hAnsi="Arial" w:cs="Arial"/>
        </w:rPr>
        <w:t>;</w:t>
      </w:r>
    </w:p>
    <w:p w14:paraId="2883D906" w14:textId="77777777" w:rsidR="00350C2C" w:rsidRPr="00D062AD" w:rsidRDefault="00D062AD" w:rsidP="00E740CF">
      <w:pPr>
        <w:pStyle w:val="afa"/>
        <w:numPr>
          <w:ilvl w:val="0"/>
          <w:numId w:val="75"/>
        </w:numPr>
        <w:spacing w:after="240" w:line="276" w:lineRule="auto"/>
        <w:rPr>
          <w:rFonts w:ascii="Arial" w:hAnsi="Arial" w:cs="Arial"/>
        </w:rPr>
      </w:pPr>
      <w:r w:rsidRPr="00D062AD">
        <w:rPr>
          <w:rFonts w:ascii="Arial" w:hAnsi="Arial" w:cs="Arial"/>
        </w:rPr>
        <w:t>карточка ОС – объект затрат для услуг по демонтажу ОС</w:t>
      </w:r>
      <w:r w:rsidR="005A4A61" w:rsidRPr="00D062AD">
        <w:rPr>
          <w:rFonts w:ascii="Arial" w:hAnsi="Arial" w:cs="Arial"/>
        </w:rPr>
        <w:t>.</w:t>
      </w:r>
      <w:bookmarkEnd w:id="242"/>
    </w:p>
    <w:p w14:paraId="65298043" w14:textId="1B176268" w:rsidR="00350C2C" w:rsidRPr="00350C2C" w:rsidRDefault="00350C2C" w:rsidP="005F6568">
      <w:pPr>
        <w:numPr>
          <w:ilvl w:val="0"/>
          <w:numId w:val="29"/>
        </w:numPr>
        <w:spacing w:after="240" w:line="276" w:lineRule="auto"/>
        <w:rPr>
          <w:rFonts w:ascii="Arial" w:hAnsi="Arial" w:cs="Arial"/>
        </w:rPr>
      </w:pPr>
      <w:r w:rsidRPr="00350C2C">
        <w:rPr>
          <w:rFonts w:ascii="Arial" w:hAnsi="Arial" w:cs="Arial"/>
        </w:rPr>
        <w:t>В поле «Плановая цена» автоматически подтягивается плановая цена, утвержденная в процессе ПП-10.03.01-ERP Ведение плановых цен (разработка</w:t>
      </w:r>
      <w:r w:rsidR="00664DD2" w:rsidRPr="00664DD2">
        <w:rPr>
          <w:rFonts w:ascii="Arial" w:hAnsi="Arial" w:cs="Arial"/>
          <w:color w:val="000000" w:themeColor="text1"/>
        </w:rPr>
        <w:t xml:space="preserve"> </w:t>
      </w:r>
      <w:r w:rsidR="00664DD2" w:rsidRPr="005A0065">
        <w:rPr>
          <w:rFonts w:ascii="Arial" w:hAnsi="Arial" w:cs="Arial"/>
          <w:color w:val="000000" w:themeColor="text1"/>
        </w:rPr>
        <w:t>MM04</w:t>
      </w:r>
      <w:r w:rsidRPr="00350C2C">
        <w:rPr>
          <w:rFonts w:ascii="Arial" w:hAnsi="Arial" w:cs="Arial"/>
        </w:rPr>
        <w:t xml:space="preserve"> «Ведение плановых цен»). В случае отсутствия плановой цены, планировщик потребности сохраняет заявку на закупку работ, услуг. Позицию заявки на закупку работ, услуг невозможно передать на согласование руководителю без утвержденной плановой цены (разработка</w:t>
      </w:r>
      <w:r w:rsidR="00664DD2" w:rsidRPr="00664DD2">
        <w:rPr>
          <w:rFonts w:ascii="Arial" w:hAnsi="Arial" w:cs="Arial"/>
          <w:color w:val="000000" w:themeColor="text1"/>
        </w:rPr>
        <w:t xml:space="preserve"> </w:t>
      </w:r>
      <w:r w:rsidR="00664DD2" w:rsidRPr="005A0065">
        <w:rPr>
          <w:rFonts w:ascii="Arial" w:hAnsi="Arial" w:cs="Arial"/>
          <w:color w:val="000000" w:themeColor="text1"/>
        </w:rPr>
        <w:t>MM04</w:t>
      </w:r>
      <w:r w:rsidRPr="00350C2C">
        <w:rPr>
          <w:rFonts w:ascii="Arial" w:hAnsi="Arial" w:cs="Arial"/>
        </w:rPr>
        <w:t xml:space="preserve"> «Ведение плановых цен»). Позиция без плановой цены попадает на расценку планировщику цен. Планировщик цен расценивает позицию тарифицированной работы, услуги в соответствии со сроками, зафиксированными в</w:t>
      </w:r>
      <w:del w:id="244" w:author="Kislov Vladimir" w:date="2021-03-23T22:54:00Z">
        <w:r w:rsidRPr="00350C2C" w:rsidDel="00BC589A">
          <w:rPr>
            <w:rFonts w:ascii="Arial" w:hAnsi="Arial" w:cs="Arial"/>
          </w:rPr>
          <w:delText>о</w:delText>
        </w:r>
      </w:del>
      <w:r w:rsidRPr="00350C2C">
        <w:rPr>
          <w:rFonts w:ascii="Arial" w:hAnsi="Arial" w:cs="Arial"/>
        </w:rPr>
        <w:t xml:space="preserve"> «</w:t>
      </w:r>
      <w:del w:id="245" w:author="Kislov Vladimir" w:date="2021-03-23T22:54:00Z">
        <w:r w:rsidRPr="00350C2C" w:rsidDel="00BC589A">
          <w:rPr>
            <w:rFonts w:ascii="Arial" w:hAnsi="Arial" w:cs="Arial"/>
          </w:rPr>
          <w:delText>Временной и</w:delText>
        </w:r>
      </w:del>
      <w:ins w:id="246" w:author="Kislov Vladimir" w:date="2021-03-23T22:54:00Z">
        <w:r w:rsidR="00BC589A">
          <w:rPr>
            <w:rFonts w:ascii="Arial" w:hAnsi="Arial" w:cs="Arial"/>
          </w:rPr>
          <w:t>И</w:t>
        </w:r>
      </w:ins>
      <w:r w:rsidRPr="00350C2C">
        <w:rPr>
          <w:rFonts w:ascii="Arial" w:hAnsi="Arial" w:cs="Arial"/>
        </w:rPr>
        <w:t>нструкции по ведению плановых цен по МТР, порядок расценки работ и услуг». После утверждения плановой цены в процессе ПП-10.03.01-ERP Ведение плановых цен, плановая цена в сохраненной, но еще не переданной на согласование руководителю, заявке на закупку работы, услуги будет автоматически актуализирована. Планировщик потребности получит сообщение по корпоративной почте, о том, что потребность расценена.</w:t>
      </w:r>
    </w:p>
    <w:p w14:paraId="042A7651" w14:textId="77777777" w:rsidR="0018775C" w:rsidRDefault="0018775C" w:rsidP="0018775C">
      <w:pPr>
        <w:numPr>
          <w:ilvl w:val="0"/>
          <w:numId w:val="29"/>
        </w:numPr>
        <w:spacing w:after="240" w:line="276" w:lineRule="auto"/>
        <w:rPr>
          <w:rFonts w:ascii="Arial" w:hAnsi="Arial" w:cs="Arial"/>
        </w:rPr>
      </w:pPr>
      <w:r>
        <w:rPr>
          <w:rFonts w:ascii="Arial" w:hAnsi="Arial" w:cs="Arial"/>
        </w:rPr>
        <w:lastRenderedPageBreak/>
        <w:t>В поле Договор/Позиция, при наличии действующего договора на данную услугу указывается, указывается его номер и номер позиции</w:t>
      </w:r>
      <w:r w:rsidR="003E75E4">
        <w:rPr>
          <w:rFonts w:ascii="Arial" w:hAnsi="Arial" w:cs="Arial"/>
        </w:rPr>
        <w:t xml:space="preserve"> в качестве источника поставки</w:t>
      </w:r>
      <w:r>
        <w:rPr>
          <w:rFonts w:ascii="Arial" w:hAnsi="Arial" w:cs="Arial"/>
        </w:rPr>
        <w:t>.</w:t>
      </w:r>
    </w:p>
    <w:p w14:paraId="6C09AB15" w14:textId="77777777" w:rsidR="00350C2C" w:rsidRPr="00350C2C" w:rsidRDefault="00350C2C" w:rsidP="00350C2C">
      <w:pPr>
        <w:spacing w:after="240" w:line="276" w:lineRule="auto"/>
        <w:ind w:left="567"/>
        <w:rPr>
          <w:rFonts w:ascii="Arial" w:hAnsi="Arial" w:cs="Arial"/>
        </w:rPr>
      </w:pPr>
      <w:r w:rsidRPr="00350C2C">
        <w:rPr>
          <w:rFonts w:ascii="Arial" w:hAnsi="Arial" w:cs="Arial"/>
        </w:rPr>
        <w:t xml:space="preserve">В случае, если создается потребность в </w:t>
      </w:r>
      <w:proofErr w:type="spellStart"/>
      <w:r w:rsidRPr="00350C2C">
        <w:rPr>
          <w:rFonts w:ascii="Arial" w:hAnsi="Arial" w:cs="Arial"/>
        </w:rPr>
        <w:t>нетарифицированной</w:t>
      </w:r>
      <w:proofErr w:type="spellEnd"/>
      <w:r w:rsidRPr="00350C2C">
        <w:rPr>
          <w:rFonts w:ascii="Arial" w:hAnsi="Arial" w:cs="Arial"/>
        </w:rPr>
        <w:t xml:space="preserve"> услуге, то в позиции заявки указывается:</w:t>
      </w:r>
    </w:p>
    <w:p w14:paraId="49F54488" w14:textId="77777777" w:rsidR="00350C2C" w:rsidRPr="00350C2C" w:rsidRDefault="00350C2C" w:rsidP="005F6568">
      <w:pPr>
        <w:numPr>
          <w:ilvl w:val="0"/>
          <w:numId w:val="30"/>
        </w:numPr>
        <w:spacing w:after="240" w:line="276" w:lineRule="auto"/>
        <w:rPr>
          <w:rFonts w:ascii="Arial" w:hAnsi="Arial" w:cs="Arial"/>
        </w:rPr>
      </w:pPr>
      <w:r w:rsidRPr="00350C2C">
        <w:rPr>
          <w:rFonts w:ascii="Arial" w:hAnsi="Arial" w:cs="Arial"/>
        </w:rPr>
        <w:t>В поле «количество» вводится общая плановая стоимость услуги, которая определяется в рамках процесса ПП-10.03.01-ERP Ведение плановых цен.</w:t>
      </w:r>
    </w:p>
    <w:p w14:paraId="6152F1A4" w14:textId="77777777" w:rsidR="00350C2C" w:rsidRPr="00350C2C" w:rsidRDefault="00350C2C" w:rsidP="005F6568">
      <w:pPr>
        <w:numPr>
          <w:ilvl w:val="0"/>
          <w:numId w:val="30"/>
        </w:numPr>
        <w:spacing w:after="240" w:line="276" w:lineRule="auto"/>
        <w:rPr>
          <w:rFonts w:ascii="Arial" w:hAnsi="Arial" w:cs="Arial"/>
        </w:rPr>
      </w:pPr>
      <w:r w:rsidRPr="00350C2C">
        <w:rPr>
          <w:rFonts w:ascii="Arial" w:hAnsi="Arial" w:cs="Arial"/>
        </w:rPr>
        <w:t>В поле «единица измерения» указывается «СТМ – стоимость».</w:t>
      </w:r>
    </w:p>
    <w:p w14:paraId="460D116C" w14:textId="77777777" w:rsidR="00350C2C" w:rsidRPr="00350C2C" w:rsidRDefault="00350C2C" w:rsidP="005F6568">
      <w:pPr>
        <w:numPr>
          <w:ilvl w:val="0"/>
          <w:numId w:val="30"/>
        </w:numPr>
        <w:spacing w:after="240" w:line="276" w:lineRule="auto"/>
        <w:rPr>
          <w:rFonts w:ascii="Arial" w:hAnsi="Arial" w:cs="Arial"/>
        </w:rPr>
      </w:pPr>
      <w:r w:rsidRPr="00350C2C">
        <w:rPr>
          <w:rFonts w:ascii="Arial" w:hAnsi="Arial" w:cs="Arial"/>
        </w:rPr>
        <w:t>Дата поставки. Требуемая дата выполнения работы, услуги</w:t>
      </w:r>
    </w:p>
    <w:p w14:paraId="7E6224D6" w14:textId="77777777" w:rsidR="00350C2C" w:rsidRPr="00350C2C" w:rsidRDefault="00350C2C" w:rsidP="005F6568">
      <w:pPr>
        <w:numPr>
          <w:ilvl w:val="0"/>
          <w:numId w:val="30"/>
        </w:numPr>
        <w:spacing w:after="240" w:line="276" w:lineRule="auto"/>
        <w:rPr>
          <w:rFonts w:ascii="Arial" w:hAnsi="Arial" w:cs="Arial"/>
        </w:rPr>
      </w:pPr>
      <w:r w:rsidRPr="00350C2C">
        <w:rPr>
          <w:rFonts w:ascii="Arial" w:hAnsi="Arial" w:cs="Arial"/>
        </w:rPr>
        <w:t xml:space="preserve">МВЗ - подразделение, на которое будут отнесены затраты </w:t>
      </w:r>
      <w:r>
        <w:rPr>
          <w:rFonts w:ascii="Arial" w:hAnsi="Arial" w:cs="Arial"/>
        </w:rPr>
        <w:t xml:space="preserve">на приобретение работы, услуги либо СО-заказ – объект </w:t>
      </w:r>
      <w:proofErr w:type="spellStart"/>
      <w:r>
        <w:rPr>
          <w:rFonts w:ascii="Arial" w:hAnsi="Arial" w:cs="Arial"/>
        </w:rPr>
        <w:t>контроллинга</w:t>
      </w:r>
      <w:proofErr w:type="spellEnd"/>
      <w:r>
        <w:rPr>
          <w:rFonts w:ascii="Arial" w:hAnsi="Arial" w:cs="Arial"/>
        </w:rPr>
        <w:t>, на который будут отнесены затраты на приобретение работы, услуги</w:t>
      </w:r>
      <w:r w:rsidR="00B63459">
        <w:rPr>
          <w:rFonts w:ascii="Arial" w:hAnsi="Arial" w:cs="Arial"/>
        </w:rPr>
        <w:t>, либо карточка ОС – объект затрат для учёта услуг учитываемых, как расходы будущих периодов.</w:t>
      </w:r>
    </w:p>
    <w:p w14:paraId="162C2652" w14:textId="77777777" w:rsidR="0018775C" w:rsidRDefault="0018775C" w:rsidP="0018775C">
      <w:pPr>
        <w:numPr>
          <w:ilvl w:val="0"/>
          <w:numId w:val="30"/>
        </w:numPr>
        <w:spacing w:after="240" w:line="276" w:lineRule="auto"/>
        <w:rPr>
          <w:rFonts w:ascii="Arial" w:hAnsi="Arial" w:cs="Arial"/>
        </w:rPr>
      </w:pPr>
      <w:r>
        <w:rPr>
          <w:rFonts w:ascii="Arial" w:hAnsi="Arial" w:cs="Arial"/>
        </w:rPr>
        <w:t>В поле Договор/Позиция, при наличии действующего договора на данную услугу указывается, указывается его номер и номер позиции</w:t>
      </w:r>
      <w:r w:rsidR="003E75E4">
        <w:rPr>
          <w:rFonts w:ascii="Arial" w:hAnsi="Arial" w:cs="Arial"/>
        </w:rPr>
        <w:t xml:space="preserve"> в качестве источника поставки</w:t>
      </w:r>
      <w:r>
        <w:rPr>
          <w:rFonts w:ascii="Arial" w:hAnsi="Arial" w:cs="Arial"/>
        </w:rPr>
        <w:t>.</w:t>
      </w:r>
    </w:p>
    <w:p w14:paraId="36C6E5F1" w14:textId="70685ED1" w:rsidR="00350C2C" w:rsidRPr="00350C2C" w:rsidRDefault="0018775C" w:rsidP="0018775C">
      <w:pPr>
        <w:spacing w:after="240" w:line="276" w:lineRule="auto"/>
        <w:ind w:firstLine="567"/>
        <w:rPr>
          <w:rFonts w:ascii="Arial" w:hAnsi="Arial" w:cs="Arial"/>
        </w:rPr>
      </w:pPr>
      <w:r w:rsidRPr="00350C2C">
        <w:rPr>
          <w:rFonts w:ascii="Arial" w:hAnsi="Arial" w:cs="Arial"/>
        </w:rPr>
        <w:t xml:space="preserve"> </w:t>
      </w:r>
      <w:r w:rsidR="00350C2C" w:rsidRPr="00350C2C">
        <w:rPr>
          <w:rFonts w:ascii="Arial" w:hAnsi="Arial" w:cs="Arial"/>
        </w:rPr>
        <w:t>К каждой позиции заявки на закупку работы, услуги планировщик потребности прикрепляет файл с техническим заданием в ракурсе Вложения (подробнее об обязательных документах, требуемых для принятия заявки на закупку работ, услуг закупщиком см. в</w:t>
      </w:r>
      <w:del w:id="247" w:author="Kislov Vladimir" w:date="2021-03-23T22:54:00Z">
        <w:r w:rsidR="00350C2C" w:rsidRPr="00350C2C" w:rsidDel="00BC589A">
          <w:rPr>
            <w:rFonts w:ascii="Arial" w:hAnsi="Arial" w:cs="Arial"/>
          </w:rPr>
          <w:delText>о</w:delText>
        </w:r>
      </w:del>
      <w:r w:rsidR="00350C2C" w:rsidRPr="00350C2C">
        <w:rPr>
          <w:rFonts w:ascii="Arial" w:hAnsi="Arial" w:cs="Arial"/>
        </w:rPr>
        <w:t xml:space="preserve"> </w:t>
      </w:r>
      <w:del w:id="248" w:author="Kislov Vladimir" w:date="2021-03-23T22:54:00Z">
        <w:r w:rsidR="00350C2C" w:rsidRPr="00350C2C" w:rsidDel="00BC589A">
          <w:rPr>
            <w:rFonts w:ascii="Arial" w:hAnsi="Arial" w:cs="Arial"/>
          </w:rPr>
          <w:delText xml:space="preserve">Временной </w:delText>
        </w:r>
      </w:del>
      <w:ins w:id="249" w:author="Kislov Vladimir" w:date="2021-03-23T22:54:00Z">
        <w:r w:rsidR="00BC589A">
          <w:rPr>
            <w:rFonts w:ascii="Arial" w:hAnsi="Arial" w:cs="Arial"/>
          </w:rPr>
          <w:t>И</w:t>
        </w:r>
      </w:ins>
      <w:del w:id="250" w:author="Kislov Vladimir" w:date="2021-03-23T22:54:00Z">
        <w:r w:rsidR="00350C2C" w:rsidRPr="00350C2C" w:rsidDel="00BC589A">
          <w:rPr>
            <w:rFonts w:ascii="Arial" w:hAnsi="Arial" w:cs="Arial"/>
          </w:rPr>
          <w:delText>и</w:delText>
        </w:r>
      </w:del>
      <w:r w:rsidR="00350C2C" w:rsidRPr="00350C2C">
        <w:rPr>
          <w:rFonts w:ascii="Arial" w:hAnsi="Arial" w:cs="Arial"/>
        </w:rPr>
        <w:t xml:space="preserve">нструкции по регистрации потребности в МТР работах и услугах). </w:t>
      </w:r>
    </w:p>
    <w:p w14:paraId="07701357" w14:textId="4B2175AA" w:rsidR="00350C2C" w:rsidRDefault="00350C2C" w:rsidP="00350C2C">
      <w:pPr>
        <w:spacing w:after="240" w:line="276" w:lineRule="auto"/>
        <w:ind w:firstLine="567"/>
        <w:rPr>
          <w:rFonts w:ascii="Arial" w:hAnsi="Arial" w:cs="Arial"/>
        </w:rPr>
      </w:pPr>
      <w:r w:rsidRPr="00350C2C">
        <w:rPr>
          <w:rFonts w:ascii="Arial" w:hAnsi="Arial" w:cs="Arial"/>
        </w:rPr>
        <w:t>Остальные поля в заявке на закупку работ, услуг заполняются системой автоматически.</w:t>
      </w:r>
    </w:p>
    <w:p w14:paraId="563FE4CA" w14:textId="77777777" w:rsidR="006F2291" w:rsidRDefault="006F2291" w:rsidP="006F2291">
      <w:pPr>
        <w:spacing w:after="240" w:line="276" w:lineRule="auto"/>
        <w:ind w:firstLine="567"/>
        <w:rPr>
          <w:rFonts w:ascii="Arial" w:hAnsi="Arial" w:cs="Arial"/>
        </w:rPr>
      </w:pPr>
      <w:r w:rsidRPr="006F2291">
        <w:rPr>
          <w:rFonts w:ascii="Arial" w:hAnsi="Arial" w:cs="Arial"/>
        </w:rPr>
        <w:t xml:space="preserve">В момент </w:t>
      </w:r>
      <w:r>
        <w:rPr>
          <w:rFonts w:ascii="Arial" w:hAnsi="Arial" w:cs="Arial"/>
        </w:rPr>
        <w:t>сохранения документа</w:t>
      </w:r>
      <w:r w:rsidRPr="006F2291">
        <w:rPr>
          <w:rFonts w:ascii="Arial" w:hAnsi="Arial" w:cs="Arial"/>
        </w:rPr>
        <w:t xml:space="preserve">, проводится </w:t>
      </w:r>
      <w:r>
        <w:rPr>
          <w:rFonts w:ascii="Arial" w:hAnsi="Arial" w:cs="Arial"/>
        </w:rPr>
        <w:t>активный контроль лимитов. Система кон</w:t>
      </w:r>
      <w:r w:rsidRPr="006F2291">
        <w:rPr>
          <w:rFonts w:ascii="Arial" w:hAnsi="Arial" w:cs="Arial"/>
        </w:rPr>
        <w:t>тролирует на</w:t>
      </w:r>
      <w:r>
        <w:rPr>
          <w:rFonts w:ascii="Arial" w:hAnsi="Arial" w:cs="Arial"/>
        </w:rPr>
        <w:t>личие доступных лимитов и в</w:t>
      </w:r>
      <w:r w:rsidRPr="006F2291">
        <w:rPr>
          <w:rFonts w:ascii="Arial" w:hAnsi="Arial" w:cs="Arial"/>
        </w:rPr>
        <w:t xml:space="preserve"> случае отсутствия доступного лимита</w:t>
      </w:r>
      <w:r>
        <w:rPr>
          <w:rFonts w:ascii="Arial" w:hAnsi="Arial" w:cs="Arial"/>
        </w:rPr>
        <w:t xml:space="preserve"> не дает сохранить документ </w:t>
      </w:r>
      <w:r w:rsidRPr="006F2291">
        <w:rPr>
          <w:rFonts w:ascii="Arial" w:hAnsi="Arial" w:cs="Arial"/>
        </w:rPr>
        <w:t>(подробнее см. КД ERP.5.1.40 Оперативный контроль и управление бюджетными лимитами)</w:t>
      </w:r>
      <w:r>
        <w:rPr>
          <w:rFonts w:ascii="Arial" w:hAnsi="Arial" w:cs="Arial"/>
        </w:rPr>
        <w:t xml:space="preserve">. </w:t>
      </w:r>
    </w:p>
    <w:p w14:paraId="71A29A56" w14:textId="77777777" w:rsidR="003E75E4" w:rsidRDefault="003E75E4" w:rsidP="00350C2C">
      <w:pPr>
        <w:spacing w:after="240" w:line="276" w:lineRule="auto"/>
        <w:ind w:firstLine="567"/>
        <w:rPr>
          <w:rFonts w:ascii="Arial" w:hAnsi="Arial" w:cs="Arial"/>
        </w:rPr>
      </w:pPr>
      <w:r>
        <w:rPr>
          <w:rFonts w:ascii="Arial" w:hAnsi="Arial" w:cs="Arial"/>
        </w:rPr>
        <w:t>При</w:t>
      </w:r>
      <w:r w:rsidRPr="003E75E4">
        <w:rPr>
          <w:rFonts w:ascii="Arial" w:hAnsi="Arial" w:cs="Arial"/>
        </w:rPr>
        <w:t xml:space="preserve"> согласовани</w:t>
      </w:r>
      <w:r>
        <w:rPr>
          <w:rFonts w:ascii="Arial" w:hAnsi="Arial" w:cs="Arial"/>
        </w:rPr>
        <w:t>и</w:t>
      </w:r>
      <w:r w:rsidRPr="003E75E4">
        <w:rPr>
          <w:rFonts w:ascii="Arial" w:hAnsi="Arial" w:cs="Arial"/>
        </w:rPr>
        <w:t xml:space="preserve"> заявки на закупку работ, услуг выполняется</w:t>
      </w:r>
      <w:r>
        <w:rPr>
          <w:rFonts w:ascii="Arial" w:hAnsi="Arial" w:cs="Arial"/>
        </w:rPr>
        <w:t xml:space="preserve"> проверка на присвоение источника поставки (договора) и, при его наличии, из маршрута согласования исключается закупщик (переопределяется стратегия деблокирования) (разработка MM89 «</w:t>
      </w:r>
      <w:r w:rsidRPr="005C3D9C">
        <w:rPr>
          <w:rFonts w:ascii="Arial" w:hAnsi="Arial" w:cs="Arial"/>
        </w:rPr>
        <w:t>Расширения в процессе деблокирования заявок</w:t>
      </w:r>
      <w:r>
        <w:rPr>
          <w:rFonts w:ascii="Arial" w:hAnsi="Arial" w:cs="Arial"/>
        </w:rPr>
        <w:t>»).</w:t>
      </w:r>
    </w:p>
    <w:p w14:paraId="0607DC1E" w14:textId="77777777" w:rsidR="00185AE4" w:rsidRPr="00185AE4" w:rsidRDefault="00350C2C" w:rsidP="00350C2C">
      <w:pPr>
        <w:spacing w:after="240" w:line="276" w:lineRule="auto"/>
        <w:ind w:firstLine="567"/>
        <w:rPr>
          <w:rFonts w:ascii="Arial" w:hAnsi="Arial" w:cs="Arial"/>
        </w:rPr>
      </w:pPr>
      <w:r w:rsidRPr="00350C2C">
        <w:rPr>
          <w:rFonts w:ascii="Arial" w:hAnsi="Arial" w:cs="Arial"/>
        </w:rPr>
        <w:t xml:space="preserve">Для передачи заявки на </w:t>
      </w:r>
      <w:r w:rsidR="00F4472E">
        <w:rPr>
          <w:rFonts w:ascii="Arial" w:hAnsi="Arial" w:cs="Arial"/>
        </w:rPr>
        <w:t>закупку работ, услуг</w:t>
      </w:r>
      <w:r w:rsidRPr="00350C2C">
        <w:rPr>
          <w:rFonts w:ascii="Arial" w:hAnsi="Arial" w:cs="Arial"/>
        </w:rPr>
        <w:t xml:space="preserve"> на согласование своему руководителю планировщик потребности деблокирует заявку</w:t>
      </w:r>
      <w:r w:rsidR="00F4472E">
        <w:rPr>
          <w:rFonts w:ascii="Arial" w:hAnsi="Arial" w:cs="Arial"/>
        </w:rPr>
        <w:t>.</w:t>
      </w:r>
    </w:p>
    <w:p w14:paraId="76941C93" w14:textId="77777777" w:rsidR="0029480E" w:rsidRPr="00247522" w:rsidRDefault="0029480E" w:rsidP="0029480E">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24</w:t>
      </w:r>
      <w:r w:rsidRPr="00247522">
        <w:rPr>
          <w:rFonts w:ascii="Arial" w:hAnsi="Arial" w:cs="Arial"/>
          <w:b/>
          <w:sz w:val="22"/>
        </w:rPr>
        <w:fldChar w:fldCharType="end"/>
      </w:r>
      <w:r>
        <w:rPr>
          <w:rFonts w:ascii="Arial" w:hAnsi="Arial" w:cs="Arial"/>
          <w:b/>
          <w:sz w:val="22"/>
        </w:rPr>
        <w:t>. Описание шага «</w:t>
      </w:r>
      <w:r w:rsidRPr="0029480E">
        <w:rPr>
          <w:rFonts w:ascii="Arial" w:hAnsi="Arial" w:cs="Arial"/>
          <w:b/>
          <w:sz w:val="22"/>
        </w:rPr>
        <w:t>Создание заявки на списание МТР/закупку услуг</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2"/>
        <w:gridCol w:w="1842"/>
        <w:gridCol w:w="1416"/>
        <w:gridCol w:w="1559"/>
        <w:gridCol w:w="1982"/>
        <w:gridCol w:w="1545"/>
      </w:tblGrid>
      <w:tr w:rsidR="004C20B7" w14:paraId="67633B58" w14:textId="77777777" w:rsidTr="00470216">
        <w:trPr>
          <w:cantSplit/>
          <w:trHeight w:val="397"/>
          <w:tblHeader/>
        </w:trPr>
        <w:tc>
          <w:tcPr>
            <w:tcW w:w="900" w:type="pct"/>
            <w:shd w:val="clear" w:color="auto" w:fill="FFC000"/>
            <w:vAlign w:val="center"/>
          </w:tcPr>
          <w:p w14:paraId="2B191DA7" w14:textId="77777777" w:rsidR="004C20B7" w:rsidRPr="00D36A72" w:rsidRDefault="004C20B7" w:rsidP="00EA09A7">
            <w:pPr>
              <w:jc w:val="center"/>
              <w:rPr>
                <w:rFonts w:ascii="Arial" w:hAnsi="Arial" w:cs="Arial"/>
                <w:b/>
                <w:sz w:val="20"/>
              </w:rPr>
            </w:pPr>
            <w:r>
              <w:rPr>
                <w:rFonts w:ascii="Arial" w:hAnsi="Arial" w:cs="Arial"/>
                <w:b/>
                <w:sz w:val="20"/>
                <w:szCs w:val="20"/>
                <w:lang w:eastAsia="ru-RU"/>
              </w:rPr>
              <w:lastRenderedPageBreak/>
              <w:t>Номер шага</w:t>
            </w:r>
          </w:p>
        </w:tc>
        <w:tc>
          <w:tcPr>
            <w:tcW w:w="905" w:type="pct"/>
            <w:shd w:val="clear" w:color="auto" w:fill="FFC000"/>
            <w:vAlign w:val="center"/>
          </w:tcPr>
          <w:p w14:paraId="7D935905" w14:textId="77777777" w:rsidR="004C20B7" w:rsidRDefault="004C20B7" w:rsidP="00EA09A7">
            <w:pPr>
              <w:jc w:val="center"/>
              <w:rPr>
                <w:rFonts w:ascii="Arial" w:hAnsi="Arial" w:cs="Arial"/>
                <w:b/>
                <w:sz w:val="20"/>
                <w:szCs w:val="20"/>
                <w:lang w:eastAsia="ru-RU"/>
              </w:rPr>
            </w:pPr>
            <w:r>
              <w:rPr>
                <w:rFonts w:ascii="Arial" w:hAnsi="Arial" w:cs="Arial"/>
                <w:b/>
                <w:sz w:val="20"/>
                <w:szCs w:val="20"/>
                <w:lang w:eastAsia="ru-RU"/>
              </w:rPr>
              <w:t>Предпосылки</w:t>
            </w:r>
          </w:p>
        </w:tc>
        <w:tc>
          <w:tcPr>
            <w:tcW w:w="696" w:type="pct"/>
            <w:shd w:val="clear" w:color="auto" w:fill="FFC000"/>
            <w:vAlign w:val="center"/>
          </w:tcPr>
          <w:p w14:paraId="18CB0E5A" w14:textId="77777777" w:rsidR="004C20B7" w:rsidRPr="00F94454" w:rsidRDefault="004C20B7" w:rsidP="00EA09A7">
            <w:pPr>
              <w:jc w:val="center"/>
              <w:rPr>
                <w:rFonts w:ascii="Arial" w:hAnsi="Arial" w:cs="Arial"/>
                <w:b/>
                <w:sz w:val="20"/>
              </w:rPr>
            </w:pPr>
            <w:r>
              <w:rPr>
                <w:rFonts w:ascii="Arial" w:hAnsi="Arial" w:cs="Arial"/>
                <w:b/>
                <w:sz w:val="20"/>
              </w:rPr>
              <w:t>Транзакция</w:t>
            </w:r>
          </w:p>
        </w:tc>
        <w:tc>
          <w:tcPr>
            <w:tcW w:w="766" w:type="pct"/>
            <w:shd w:val="clear" w:color="auto" w:fill="FFC000"/>
          </w:tcPr>
          <w:p w14:paraId="40F25E26" w14:textId="77777777" w:rsidR="004C20B7" w:rsidRDefault="004C20B7" w:rsidP="00EA09A7">
            <w:pPr>
              <w:jc w:val="center"/>
              <w:rPr>
                <w:rFonts w:ascii="Arial" w:hAnsi="Arial" w:cs="Arial"/>
                <w:b/>
                <w:sz w:val="20"/>
              </w:rPr>
            </w:pPr>
            <w:r>
              <w:rPr>
                <w:rFonts w:ascii="Arial" w:hAnsi="Arial" w:cs="Arial"/>
                <w:b/>
                <w:sz w:val="20"/>
              </w:rPr>
              <w:t>Вход</w:t>
            </w:r>
          </w:p>
        </w:tc>
        <w:tc>
          <w:tcPr>
            <w:tcW w:w="974" w:type="pct"/>
            <w:shd w:val="clear" w:color="auto" w:fill="FFC000"/>
          </w:tcPr>
          <w:p w14:paraId="2D12AE46" w14:textId="77777777" w:rsidR="004C20B7" w:rsidRDefault="004C20B7" w:rsidP="00EA09A7">
            <w:pPr>
              <w:jc w:val="center"/>
              <w:rPr>
                <w:rFonts w:ascii="Arial" w:hAnsi="Arial" w:cs="Arial"/>
                <w:b/>
                <w:sz w:val="20"/>
              </w:rPr>
            </w:pPr>
            <w:r>
              <w:rPr>
                <w:rFonts w:ascii="Arial" w:hAnsi="Arial" w:cs="Arial"/>
                <w:b/>
                <w:sz w:val="20"/>
              </w:rPr>
              <w:t>Результат</w:t>
            </w:r>
          </w:p>
        </w:tc>
        <w:tc>
          <w:tcPr>
            <w:tcW w:w="759" w:type="pct"/>
            <w:shd w:val="clear" w:color="auto" w:fill="FFC000"/>
          </w:tcPr>
          <w:p w14:paraId="40B47E6F" w14:textId="77777777" w:rsidR="004C20B7" w:rsidRDefault="004C20B7" w:rsidP="00EA09A7">
            <w:pPr>
              <w:jc w:val="center"/>
              <w:rPr>
                <w:rFonts w:ascii="Arial" w:hAnsi="Arial" w:cs="Arial"/>
                <w:b/>
                <w:sz w:val="20"/>
              </w:rPr>
            </w:pPr>
            <w:r>
              <w:rPr>
                <w:rFonts w:ascii="Arial" w:hAnsi="Arial" w:cs="Arial"/>
                <w:b/>
                <w:sz w:val="20"/>
              </w:rPr>
              <w:t>Бизнес-роль</w:t>
            </w:r>
          </w:p>
        </w:tc>
      </w:tr>
      <w:tr w:rsidR="004C20B7" w:rsidRPr="00B613A3" w14:paraId="1F2FD266" w14:textId="77777777" w:rsidTr="00470216">
        <w:trPr>
          <w:cantSplit/>
          <w:trHeight w:val="562"/>
        </w:trPr>
        <w:tc>
          <w:tcPr>
            <w:tcW w:w="900" w:type="pct"/>
          </w:tcPr>
          <w:p w14:paraId="64E882B2" w14:textId="77777777" w:rsidR="004C20B7" w:rsidRDefault="004C20B7" w:rsidP="00EA09A7">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2</w:t>
            </w:r>
            <w:r w:rsidRPr="00B613A3">
              <w:rPr>
                <w:rFonts w:ascii="Arial" w:hAnsi="Arial" w:cs="Arial"/>
                <w:sz w:val="20"/>
                <w:szCs w:val="20"/>
              </w:rPr>
              <w:t>.0</w:t>
            </w:r>
            <w:r>
              <w:rPr>
                <w:rFonts w:ascii="Arial" w:hAnsi="Arial" w:cs="Arial"/>
                <w:sz w:val="20"/>
                <w:szCs w:val="20"/>
              </w:rPr>
              <w:t>1</w:t>
            </w:r>
            <w:r w:rsidRPr="00B613A3">
              <w:rPr>
                <w:rFonts w:ascii="Arial" w:hAnsi="Arial" w:cs="Arial"/>
                <w:sz w:val="20"/>
                <w:szCs w:val="20"/>
              </w:rPr>
              <w:t>0</w:t>
            </w:r>
          </w:p>
        </w:tc>
        <w:tc>
          <w:tcPr>
            <w:tcW w:w="905" w:type="pct"/>
          </w:tcPr>
          <w:p w14:paraId="46EADDCD" w14:textId="77777777" w:rsidR="004C20B7" w:rsidRDefault="004C20B7" w:rsidP="00EA09A7">
            <w:pPr>
              <w:jc w:val="left"/>
              <w:rPr>
                <w:rFonts w:ascii="Arial" w:hAnsi="Arial" w:cs="Arial"/>
                <w:sz w:val="20"/>
              </w:rPr>
            </w:pPr>
            <w:r>
              <w:rPr>
                <w:rFonts w:ascii="Arial" w:hAnsi="Arial" w:cs="Arial"/>
                <w:sz w:val="20"/>
              </w:rPr>
              <w:t>- В смежных процессах возникла необходимость в регистрации потребности</w:t>
            </w:r>
          </w:p>
          <w:p w14:paraId="3B4BD3F8" w14:textId="77777777" w:rsidR="004C20B7" w:rsidRDefault="004C20B7" w:rsidP="00EA09A7">
            <w:pPr>
              <w:jc w:val="left"/>
              <w:rPr>
                <w:rFonts w:ascii="Arial" w:hAnsi="Arial" w:cs="Arial"/>
                <w:sz w:val="20"/>
              </w:rPr>
            </w:pPr>
          </w:p>
        </w:tc>
        <w:tc>
          <w:tcPr>
            <w:tcW w:w="696" w:type="pct"/>
            <w:shd w:val="clear" w:color="auto" w:fill="auto"/>
          </w:tcPr>
          <w:p w14:paraId="670FAA68" w14:textId="77777777" w:rsidR="004C20B7" w:rsidRPr="003527CB" w:rsidRDefault="004C20B7" w:rsidP="00EA09A7">
            <w:pPr>
              <w:jc w:val="left"/>
              <w:rPr>
                <w:rFonts w:ascii="Arial" w:hAnsi="Arial" w:cs="Arial"/>
                <w:sz w:val="20"/>
                <w:szCs w:val="20"/>
              </w:rPr>
            </w:pPr>
            <w:r>
              <w:rPr>
                <w:rFonts w:ascii="Arial" w:hAnsi="Arial" w:cs="Arial"/>
                <w:sz w:val="20"/>
                <w:lang w:val="en-US"/>
              </w:rPr>
              <w:t>ME</w:t>
            </w:r>
            <w:r w:rsidRPr="003527CB">
              <w:rPr>
                <w:rFonts w:ascii="Arial" w:hAnsi="Arial" w:cs="Arial"/>
                <w:sz w:val="20"/>
              </w:rPr>
              <w:t>51</w:t>
            </w:r>
            <w:r>
              <w:rPr>
                <w:rFonts w:ascii="Arial" w:hAnsi="Arial" w:cs="Arial"/>
                <w:sz w:val="20"/>
                <w:lang w:val="en-US"/>
              </w:rPr>
              <w:t>N</w:t>
            </w:r>
            <w:r>
              <w:rPr>
                <w:rFonts w:ascii="Arial" w:hAnsi="Arial" w:cs="Arial"/>
                <w:sz w:val="20"/>
              </w:rPr>
              <w:t xml:space="preserve">, приложение </w:t>
            </w:r>
            <w:r>
              <w:rPr>
                <w:rFonts w:ascii="Arial" w:hAnsi="Arial" w:cs="Arial"/>
                <w:sz w:val="20"/>
                <w:lang w:val="en-US"/>
              </w:rPr>
              <w:t>FIORI</w:t>
            </w:r>
            <w:r>
              <w:rPr>
                <w:rFonts w:ascii="Arial" w:hAnsi="Arial" w:cs="Arial"/>
                <w:sz w:val="20"/>
              </w:rPr>
              <w:t xml:space="preserve"> Создание заявки расширено)</w:t>
            </w:r>
          </w:p>
        </w:tc>
        <w:tc>
          <w:tcPr>
            <w:tcW w:w="766" w:type="pct"/>
          </w:tcPr>
          <w:p w14:paraId="5F094566" w14:textId="77777777" w:rsidR="004C20B7" w:rsidRDefault="004C20B7" w:rsidP="00EA09A7">
            <w:pPr>
              <w:jc w:val="left"/>
              <w:rPr>
                <w:rFonts w:ascii="Arial" w:hAnsi="Arial" w:cs="Arial"/>
                <w:sz w:val="20"/>
              </w:rPr>
            </w:pPr>
            <w:r>
              <w:rPr>
                <w:rFonts w:ascii="Arial" w:hAnsi="Arial" w:cs="Arial"/>
                <w:sz w:val="20"/>
              </w:rPr>
              <w:t>- Потребность в МТР, работах услугах (рассчитана)</w:t>
            </w:r>
          </w:p>
          <w:p w14:paraId="01B8504C" w14:textId="77777777" w:rsidR="004C20B7" w:rsidRPr="00CB3587" w:rsidRDefault="004C20B7" w:rsidP="00EA09A7">
            <w:pPr>
              <w:jc w:val="left"/>
              <w:rPr>
                <w:rFonts w:ascii="Arial" w:hAnsi="Arial" w:cs="Arial"/>
                <w:sz w:val="20"/>
              </w:rPr>
            </w:pPr>
          </w:p>
        </w:tc>
        <w:tc>
          <w:tcPr>
            <w:tcW w:w="974" w:type="pct"/>
          </w:tcPr>
          <w:p w14:paraId="16ED18DA" w14:textId="77777777" w:rsidR="004C20B7" w:rsidRDefault="004C20B7" w:rsidP="00EA09A7">
            <w:pPr>
              <w:jc w:val="left"/>
              <w:rPr>
                <w:rFonts w:ascii="Arial" w:hAnsi="Arial" w:cs="Arial"/>
                <w:sz w:val="20"/>
              </w:rPr>
            </w:pPr>
            <w:r>
              <w:rPr>
                <w:rFonts w:ascii="Arial" w:hAnsi="Arial" w:cs="Arial"/>
                <w:sz w:val="20"/>
              </w:rPr>
              <w:t>- Заявка на списание МТР;</w:t>
            </w:r>
          </w:p>
          <w:p w14:paraId="20DF213E" w14:textId="77777777" w:rsidR="004C20B7" w:rsidRDefault="004C20B7" w:rsidP="00EA09A7">
            <w:pPr>
              <w:jc w:val="left"/>
              <w:rPr>
                <w:rFonts w:ascii="Arial" w:hAnsi="Arial" w:cs="Arial"/>
                <w:sz w:val="20"/>
              </w:rPr>
            </w:pPr>
            <w:r>
              <w:rPr>
                <w:rFonts w:ascii="Arial" w:hAnsi="Arial" w:cs="Arial"/>
                <w:sz w:val="20"/>
              </w:rPr>
              <w:t>- Заявка на закупку работ, услуг;</w:t>
            </w:r>
          </w:p>
          <w:p w14:paraId="2B0AFAED" w14:textId="77777777" w:rsidR="004C20B7" w:rsidRPr="00B613A3" w:rsidRDefault="004C20B7" w:rsidP="00EA09A7">
            <w:pPr>
              <w:jc w:val="left"/>
              <w:rPr>
                <w:rFonts w:ascii="Arial" w:hAnsi="Arial" w:cs="Arial"/>
                <w:sz w:val="20"/>
              </w:rPr>
            </w:pPr>
            <w:r>
              <w:rPr>
                <w:rFonts w:ascii="Arial" w:hAnsi="Arial" w:cs="Arial"/>
                <w:sz w:val="20"/>
              </w:rPr>
              <w:t>- Заявка на перемещение.</w:t>
            </w:r>
          </w:p>
        </w:tc>
        <w:tc>
          <w:tcPr>
            <w:tcW w:w="759" w:type="pct"/>
          </w:tcPr>
          <w:p w14:paraId="5F4920CD" w14:textId="77777777" w:rsidR="004C20B7" w:rsidRDefault="004C20B7" w:rsidP="00EA09A7">
            <w:pPr>
              <w:jc w:val="left"/>
              <w:rPr>
                <w:rFonts w:ascii="Arial" w:hAnsi="Arial" w:cs="Arial"/>
                <w:sz w:val="20"/>
              </w:rPr>
            </w:pPr>
            <w:r>
              <w:rPr>
                <w:rFonts w:ascii="Arial" w:hAnsi="Arial" w:cs="Arial"/>
                <w:sz w:val="20"/>
              </w:rPr>
              <w:t>- Планировщик потребности</w:t>
            </w:r>
          </w:p>
          <w:p w14:paraId="137C35FC" w14:textId="77777777" w:rsidR="004C20B7" w:rsidRPr="00B613A3" w:rsidRDefault="004C20B7" w:rsidP="00EA09A7">
            <w:pPr>
              <w:jc w:val="left"/>
              <w:rPr>
                <w:rFonts w:ascii="Arial" w:hAnsi="Arial" w:cs="Arial"/>
                <w:sz w:val="20"/>
              </w:rPr>
            </w:pPr>
          </w:p>
        </w:tc>
      </w:tr>
    </w:tbl>
    <w:p w14:paraId="08A76255" w14:textId="6E4E408B" w:rsidR="00590100" w:rsidRDefault="00590100" w:rsidP="00590100">
      <w:pPr>
        <w:spacing w:after="240" w:line="276" w:lineRule="auto"/>
        <w:ind w:firstLine="567"/>
        <w:rPr>
          <w:rFonts w:ascii="Arial" w:hAnsi="Arial" w:cs="Arial"/>
        </w:rPr>
      </w:pPr>
    </w:p>
    <w:p w14:paraId="1874111A" w14:textId="77777777" w:rsidR="0029480E" w:rsidRDefault="0029480E" w:rsidP="0029480E">
      <w:pPr>
        <w:pStyle w:val="4"/>
        <w:ind w:left="864"/>
      </w:pPr>
      <w:r w:rsidRPr="00982388">
        <w:rPr>
          <w:rFonts w:eastAsiaTheme="majorEastAsia" w:cstheme="majorBidi"/>
          <w:b/>
          <w:i w:val="0"/>
          <w:caps w:val="0"/>
          <w:sz w:val="24"/>
          <w:szCs w:val="24"/>
        </w:rPr>
        <w:t>Шаг процесса ПП-10.03.02.0</w:t>
      </w:r>
      <w:r w:rsidR="003527CB">
        <w:rPr>
          <w:rFonts w:eastAsiaTheme="majorEastAsia" w:cstheme="majorBidi"/>
          <w:b/>
          <w:i w:val="0"/>
          <w:caps w:val="0"/>
          <w:sz w:val="24"/>
          <w:szCs w:val="24"/>
        </w:rPr>
        <w:t>2</w:t>
      </w:r>
      <w:r w:rsidRPr="00982388">
        <w:rPr>
          <w:rFonts w:eastAsiaTheme="majorEastAsia" w:cstheme="majorBidi"/>
          <w:b/>
          <w:i w:val="0"/>
          <w:caps w:val="0"/>
          <w:sz w:val="24"/>
          <w:szCs w:val="24"/>
        </w:rPr>
        <w:t>0</w:t>
      </w:r>
      <w:r>
        <w:t xml:space="preserve"> </w:t>
      </w:r>
      <w:r w:rsidRPr="00982388">
        <w:rPr>
          <w:rFonts w:eastAsiaTheme="majorEastAsia" w:cstheme="majorBidi"/>
          <w:b/>
          <w:i w:val="0"/>
          <w:caps w:val="0"/>
          <w:sz w:val="24"/>
          <w:szCs w:val="24"/>
        </w:rPr>
        <w:t>– Со</w:t>
      </w:r>
      <w:r w:rsidR="003527CB">
        <w:rPr>
          <w:rFonts w:eastAsiaTheme="majorEastAsia" w:cstheme="majorBidi"/>
          <w:b/>
          <w:i w:val="0"/>
          <w:caps w:val="0"/>
          <w:sz w:val="24"/>
          <w:szCs w:val="24"/>
        </w:rPr>
        <w:t>гласование заявки на списание МТР, заявки на закупку работ, услуг</w:t>
      </w:r>
      <w:r w:rsidRPr="00982388">
        <w:rPr>
          <w:rFonts w:eastAsiaTheme="majorEastAsia" w:cstheme="majorBidi"/>
          <w:b/>
          <w:i w:val="0"/>
          <w:caps w:val="0"/>
          <w:sz w:val="24"/>
          <w:szCs w:val="24"/>
        </w:rPr>
        <w:t>.</w:t>
      </w:r>
    </w:p>
    <w:p w14:paraId="37C0CB18" w14:textId="77777777" w:rsidR="00B86ECB" w:rsidRPr="00551482" w:rsidRDefault="00B86ECB" w:rsidP="00B86ECB">
      <w:pPr>
        <w:ind w:firstLine="708"/>
        <w:rPr>
          <w:rFonts w:ascii="Arial" w:hAnsi="Arial" w:cs="Arial"/>
        </w:rPr>
      </w:pPr>
    </w:p>
    <w:p w14:paraId="7A3C177B" w14:textId="170BCF94" w:rsidR="00350C2C" w:rsidRPr="00350C2C" w:rsidRDefault="00350C2C" w:rsidP="00350C2C">
      <w:pPr>
        <w:spacing w:after="240" w:line="276" w:lineRule="auto"/>
        <w:ind w:firstLine="567"/>
        <w:rPr>
          <w:rFonts w:ascii="Arial" w:hAnsi="Arial" w:cs="Arial"/>
        </w:rPr>
      </w:pPr>
      <w:r w:rsidRPr="00350C2C">
        <w:rPr>
          <w:rFonts w:ascii="Arial" w:hAnsi="Arial" w:cs="Arial"/>
        </w:rPr>
        <w:t>Руководитель планировщика ежедневно</w:t>
      </w:r>
      <w:r w:rsidR="00A3154A">
        <w:rPr>
          <w:rFonts w:ascii="Arial" w:hAnsi="Arial" w:cs="Arial"/>
        </w:rPr>
        <w:t xml:space="preserve">, </w:t>
      </w:r>
      <w:r w:rsidRPr="00350C2C">
        <w:rPr>
          <w:rFonts w:ascii="Arial" w:hAnsi="Arial" w:cs="Arial"/>
        </w:rPr>
        <w:t xml:space="preserve">формирует отчет о заявках, поступивших ему на утверждение. Для этого он открывает транзакцию Групповое деблокирование заявок (разработка </w:t>
      </w:r>
      <w:bookmarkStart w:id="251" w:name="_Hlk520633376"/>
      <w:r w:rsidR="00664DD2">
        <w:rPr>
          <w:rFonts w:ascii="Arial" w:hAnsi="Arial" w:cs="Arial"/>
          <w:color w:val="000000" w:themeColor="text1"/>
        </w:rPr>
        <w:t>MM06</w:t>
      </w:r>
      <w:r w:rsidR="00664DD2">
        <w:rPr>
          <w:rFonts w:ascii="Arial" w:hAnsi="Arial" w:cs="Arial"/>
        </w:rPr>
        <w:t xml:space="preserve"> «</w:t>
      </w:r>
      <w:bookmarkEnd w:id="251"/>
      <w:r w:rsidR="00DA11F3" w:rsidRPr="00DA11F3">
        <w:rPr>
          <w:rFonts w:ascii="Arial" w:hAnsi="Arial" w:cs="Arial"/>
        </w:rPr>
        <w:t>Инструмент для массового деблокирования заявок на списание и заявок на закупку</w:t>
      </w:r>
      <w:r w:rsidR="00664DD2">
        <w:rPr>
          <w:rFonts w:ascii="Arial" w:hAnsi="Arial" w:cs="Arial"/>
        </w:rPr>
        <w:t>»</w:t>
      </w:r>
      <w:r w:rsidRPr="00350C2C">
        <w:rPr>
          <w:rFonts w:ascii="Arial" w:hAnsi="Arial" w:cs="Arial"/>
        </w:rPr>
        <w:t>), в отчет попадают все не деблокированные заявки, сформированные планировщиками</w:t>
      </w:r>
      <w:r w:rsidR="00A3154A">
        <w:rPr>
          <w:rFonts w:ascii="Arial" w:hAnsi="Arial" w:cs="Arial"/>
        </w:rPr>
        <w:t xml:space="preserve"> потребности его подразделения.</w:t>
      </w:r>
    </w:p>
    <w:p w14:paraId="6E5DB9A0" w14:textId="19A028F8" w:rsidR="00D30A9A" w:rsidRDefault="00350C2C" w:rsidP="00350C2C">
      <w:pPr>
        <w:spacing w:after="240" w:line="276" w:lineRule="auto"/>
        <w:ind w:firstLine="567"/>
        <w:rPr>
          <w:rFonts w:ascii="Arial" w:hAnsi="Arial" w:cs="Arial"/>
        </w:rPr>
      </w:pPr>
      <w:r w:rsidRPr="00350C2C">
        <w:rPr>
          <w:rFonts w:ascii="Arial" w:hAnsi="Arial" w:cs="Arial"/>
        </w:rPr>
        <w:t>В случае необходимости, руководитель может открыть заявку в режиме просмотра. Для деблокирования руководитель выделяет нужные позиции заявок и нажимает кнопку «Деблокировать».</w:t>
      </w:r>
    </w:p>
    <w:p w14:paraId="1CA7175A" w14:textId="77777777" w:rsidR="00845292" w:rsidRDefault="00845292" w:rsidP="00350C2C">
      <w:pPr>
        <w:spacing w:after="240" w:line="276" w:lineRule="auto"/>
        <w:ind w:firstLine="567"/>
        <w:rPr>
          <w:rFonts w:ascii="Arial" w:hAnsi="Arial" w:cs="Arial"/>
        </w:rPr>
      </w:pPr>
      <w:r>
        <w:rPr>
          <w:rFonts w:ascii="Arial" w:hAnsi="Arial" w:cs="Arial"/>
        </w:rPr>
        <w:t xml:space="preserve">При согласовании выполняется расчёт </w:t>
      </w:r>
      <w:r w:rsidRPr="003A741A">
        <w:rPr>
          <w:rFonts w:ascii="Arial" w:hAnsi="Arial" w:cs="Arial"/>
        </w:rPr>
        <w:t>возможност</w:t>
      </w:r>
      <w:r>
        <w:rPr>
          <w:rFonts w:ascii="Arial" w:hAnsi="Arial" w:cs="Arial"/>
        </w:rPr>
        <w:t>и</w:t>
      </w:r>
      <w:r w:rsidRPr="003A741A">
        <w:rPr>
          <w:rFonts w:ascii="Arial" w:hAnsi="Arial" w:cs="Arial"/>
        </w:rPr>
        <w:t xml:space="preserve"> поставки МТР в указанную дату (на основании заданных в системе сроков поставки). В случае, если </w:t>
      </w:r>
      <w:r>
        <w:rPr>
          <w:rFonts w:ascii="Arial" w:hAnsi="Arial" w:cs="Arial"/>
        </w:rPr>
        <w:t>за время согласования оставшийся до даты поставки срок стал</w:t>
      </w:r>
      <w:r w:rsidRPr="003A741A">
        <w:rPr>
          <w:rFonts w:ascii="Arial" w:hAnsi="Arial" w:cs="Arial"/>
        </w:rPr>
        <w:t xml:space="preserve"> </w:t>
      </w:r>
      <w:r>
        <w:rPr>
          <w:rFonts w:ascii="Arial" w:hAnsi="Arial" w:cs="Arial"/>
        </w:rPr>
        <w:t>меньше</w:t>
      </w:r>
      <w:r w:rsidRPr="003A741A">
        <w:rPr>
          <w:rFonts w:ascii="Arial" w:hAnsi="Arial" w:cs="Arial"/>
        </w:rPr>
        <w:t xml:space="preserve">, чем </w:t>
      </w:r>
      <w:r>
        <w:rPr>
          <w:rFonts w:ascii="Arial" w:hAnsi="Arial" w:cs="Arial"/>
        </w:rPr>
        <w:t>полученный при расчёте</w:t>
      </w:r>
      <w:r w:rsidRPr="003A741A">
        <w:rPr>
          <w:rFonts w:ascii="Arial" w:hAnsi="Arial" w:cs="Arial"/>
        </w:rPr>
        <w:t xml:space="preserve">, </w:t>
      </w:r>
      <w:r>
        <w:rPr>
          <w:rFonts w:ascii="Arial" w:hAnsi="Arial" w:cs="Arial"/>
        </w:rPr>
        <w:t>система выдаёт</w:t>
      </w:r>
      <w:r w:rsidRPr="003A741A">
        <w:rPr>
          <w:rFonts w:ascii="Arial" w:hAnsi="Arial" w:cs="Arial"/>
        </w:rPr>
        <w:t xml:space="preserve"> предупреждающее сообщение, о том, что дата поставки не может быть соблюдена и автоматически для данной позиции </w:t>
      </w:r>
      <w:r>
        <w:rPr>
          <w:rFonts w:ascii="Arial" w:hAnsi="Arial" w:cs="Arial"/>
        </w:rPr>
        <w:t>устанавливается</w:t>
      </w:r>
      <w:r w:rsidRPr="003A741A">
        <w:rPr>
          <w:rFonts w:ascii="Arial" w:hAnsi="Arial" w:cs="Arial"/>
        </w:rPr>
        <w:t xml:space="preserve"> признак срочности (разработка MM02 «Проставление признака срочности»). Подробнее расчёт сроков обеспечения описан в </w:t>
      </w:r>
      <w:hyperlink w:anchor="_Расчёт_сроков_обеспечения" w:history="1">
        <w:r w:rsidR="00915C65">
          <w:rPr>
            <w:rStyle w:val="a9"/>
            <w:rFonts w:ascii="Arial" w:hAnsi="Arial" w:cs="Arial"/>
          </w:rPr>
          <w:t>п.5.10.6</w:t>
        </w:r>
      </w:hyperlink>
      <w:r w:rsidRPr="003A741A">
        <w:rPr>
          <w:rFonts w:ascii="Arial" w:hAnsi="Arial" w:cs="Arial"/>
        </w:rPr>
        <w:t xml:space="preserve"> настоящего документа.</w:t>
      </w:r>
    </w:p>
    <w:p w14:paraId="5EB43CAF" w14:textId="5F155CC8" w:rsidR="003E75E4" w:rsidRDefault="00D30A9A" w:rsidP="003E75E4">
      <w:pPr>
        <w:spacing w:after="240" w:line="276" w:lineRule="auto"/>
        <w:ind w:firstLine="567"/>
        <w:rPr>
          <w:ins w:id="252" w:author="KislovVO" w:date="2021-03-23T16:52:00Z"/>
          <w:rFonts w:ascii="Arial" w:hAnsi="Arial" w:cs="Arial"/>
        </w:rPr>
      </w:pPr>
      <w:r>
        <w:rPr>
          <w:rFonts w:ascii="Arial" w:hAnsi="Arial" w:cs="Arial"/>
        </w:rPr>
        <w:t>После согласования заявка на списание МТР становится «видимой» для ППМ, т.е. учитывается в расчёте как потребность (</w:t>
      </w:r>
      <w:r w:rsidRPr="009D113A">
        <w:rPr>
          <w:rFonts w:ascii="Arial" w:hAnsi="Arial" w:cs="Arial"/>
        </w:rPr>
        <w:t xml:space="preserve">разработка </w:t>
      </w:r>
      <w:r w:rsidR="00664DD2" w:rsidRPr="003E75E4">
        <w:rPr>
          <w:rFonts w:ascii="Arial" w:hAnsi="Arial" w:cs="Arial"/>
        </w:rPr>
        <w:t>MM41</w:t>
      </w:r>
      <w:r w:rsidR="00664DD2" w:rsidRPr="009D113A">
        <w:rPr>
          <w:rFonts w:ascii="Arial" w:hAnsi="Arial" w:cs="Arial"/>
        </w:rPr>
        <w:t xml:space="preserve"> </w:t>
      </w:r>
      <w:r w:rsidRPr="009D113A">
        <w:rPr>
          <w:rFonts w:ascii="Arial" w:hAnsi="Arial" w:cs="Arial"/>
        </w:rPr>
        <w:t>«</w:t>
      </w:r>
      <w:r w:rsidR="002B58C4" w:rsidRPr="002B58C4">
        <w:rPr>
          <w:rFonts w:ascii="Arial" w:hAnsi="Arial" w:cs="Arial"/>
        </w:rPr>
        <w:t>Доработка логики ППМ</w:t>
      </w:r>
      <w:r>
        <w:rPr>
          <w:rFonts w:ascii="Arial" w:hAnsi="Arial" w:cs="Arial"/>
        </w:rPr>
        <w:t>»).</w:t>
      </w:r>
    </w:p>
    <w:p w14:paraId="519544CA" w14:textId="5814B4FD" w:rsidR="00B213BD" w:rsidRDefault="00B213BD" w:rsidP="003E75E4">
      <w:pPr>
        <w:spacing w:after="240" w:line="276" w:lineRule="auto"/>
        <w:ind w:firstLine="567"/>
        <w:rPr>
          <w:ins w:id="253" w:author="Kislov Vladimir" w:date="2021-03-23T19:38:00Z"/>
          <w:rFonts w:ascii="Arial" w:hAnsi="Arial" w:cs="Arial"/>
        </w:rPr>
      </w:pPr>
      <w:ins w:id="254" w:author="KislovVO" w:date="2021-03-23T16:52:00Z">
        <w:r>
          <w:rPr>
            <w:rFonts w:ascii="Arial" w:hAnsi="Arial" w:cs="Arial"/>
          </w:rPr>
          <w:t>Для БЕ КБЕ и ПЛ (только для топлива) п</w:t>
        </w:r>
        <w:r w:rsidRPr="002037F7">
          <w:rPr>
            <w:rFonts w:ascii="Arial" w:hAnsi="Arial" w:cs="Arial"/>
          </w:rPr>
          <w:t xml:space="preserve">осле согласования руководителем подразделения </w:t>
        </w:r>
        <w:r>
          <w:rPr>
            <w:rFonts w:ascii="Arial" w:hAnsi="Arial" w:cs="Arial"/>
          </w:rPr>
          <w:t>согласование заявки на списание производит Экономист (ПЭО).</w:t>
        </w:r>
      </w:ins>
    </w:p>
    <w:p w14:paraId="2D70231B" w14:textId="463F05A6" w:rsidR="00A56B69" w:rsidRDefault="00A56B69" w:rsidP="003E75E4">
      <w:pPr>
        <w:spacing w:after="240" w:line="276" w:lineRule="auto"/>
        <w:ind w:firstLine="567"/>
        <w:rPr>
          <w:rFonts w:ascii="Arial" w:hAnsi="Arial" w:cs="Arial"/>
        </w:rPr>
      </w:pPr>
      <w:ins w:id="255" w:author="Kislov Vladimir" w:date="2021-03-23T19:38:00Z">
        <w:r>
          <w:rPr>
            <w:rFonts w:ascii="Arial" w:hAnsi="Arial" w:cs="Arial"/>
          </w:rPr>
          <w:t xml:space="preserve">Примечание: На БЕ КБЕ заявки на списание для АХО и </w:t>
        </w:r>
        <w:proofErr w:type="spellStart"/>
        <w:r w:rsidRPr="00A609CD">
          <w:rPr>
            <w:rFonts w:ascii="Arial" w:hAnsi="Arial" w:cs="Arial"/>
          </w:rPr>
          <w:t>ОТиПБ</w:t>
        </w:r>
        <w:proofErr w:type="spellEnd"/>
        <w:r w:rsidRPr="00A609CD">
          <w:rPr>
            <w:rFonts w:ascii="Arial" w:hAnsi="Arial" w:cs="Arial"/>
          </w:rPr>
          <w:t xml:space="preserve"> стратегия деблокирования отличается и описана в Таблица 59.</w:t>
        </w:r>
      </w:ins>
    </w:p>
    <w:p w14:paraId="4388F13F" w14:textId="1099074E" w:rsidR="00350C2C" w:rsidRPr="00350C2C" w:rsidRDefault="00350C2C" w:rsidP="003E75E4">
      <w:pPr>
        <w:spacing w:after="240" w:line="276" w:lineRule="auto"/>
        <w:ind w:firstLine="567"/>
        <w:rPr>
          <w:rFonts w:ascii="Arial" w:hAnsi="Arial" w:cs="Arial"/>
        </w:rPr>
      </w:pPr>
      <w:r w:rsidRPr="00350C2C">
        <w:rPr>
          <w:rFonts w:ascii="Arial" w:hAnsi="Arial" w:cs="Arial"/>
        </w:rPr>
        <w:t>Для отклонения заявок</w:t>
      </w:r>
      <w:del w:id="256" w:author="KislovVO" w:date="2021-03-23T16:52:00Z">
        <w:r w:rsidRPr="00350C2C" w:rsidDel="00B213BD">
          <w:rPr>
            <w:rFonts w:ascii="Arial" w:hAnsi="Arial" w:cs="Arial"/>
          </w:rPr>
          <w:delText xml:space="preserve"> руководитель</w:delText>
        </w:r>
      </w:del>
      <w:r w:rsidRPr="00350C2C">
        <w:rPr>
          <w:rFonts w:ascii="Arial" w:hAnsi="Arial" w:cs="Arial"/>
        </w:rPr>
        <w:t xml:space="preserve"> выделя</w:t>
      </w:r>
      <w:ins w:id="257" w:author="KislovVO" w:date="2021-03-23T16:52:00Z">
        <w:r w:rsidR="00B213BD">
          <w:rPr>
            <w:rFonts w:ascii="Arial" w:hAnsi="Arial" w:cs="Arial"/>
          </w:rPr>
          <w:t>ются</w:t>
        </w:r>
      </w:ins>
      <w:del w:id="258" w:author="KislovVO" w:date="2021-03-23T16:52:00Z">
        <w:r w:rsidRPr="00350C2C" w:rsidDel="00B213BD">
          <w:rPr>
            <w:rFonts w:ascii="Arial" w:hAnsi="Arial" w:cs="Arial"/>
          </w:rPr>
          <w:delText>ет</w:delText>
        </w:r>
      </w:del>
      <w:r w:rsidRPr="00350C2C">
        <w:rPr>
          <w:rFonts w:ascii="Arial" w:hAnsi="Arial" w:cs="Arial"/>
        </w:rPr>
        <w:t xml:space="preserve"> нужные заявки и нажимает</w:t>
      </w:r>
      <w:ins w:id="259" w:author="KislovVO" w:date="2021-03-23T16:53:00Z">
        <w:r w:rsidR="00B213BD">
          <w:rPr>
            <w:rFonts w:ascii="Arial" w:hAnsi="Arial" w:cs="Arial"/>
          </w:rPr>
          <w:t>ся</w:t>
        </w:r>
      </w:ins>
      <w:r w:rsidRPr="00350C2C">
        <w:rPr>
          <w:rFonts w:ascii="Arial" w:hAnsi="Arial" w:cs="Arial"/>
        </w:rPr>
        <w:t xml:space="preserve"> кнопк</w:t>
      </w:r>
      <w:ins w:id="260" w:author="KislovVO" w:date="2021-03-23T16:53:00Z">
        <w:r w:rsidR="00B213BD">
          <w:rPr>
            <w:rFonts w:ascii="Arial" w:hAnsi="Arial" w:cs="Arial"/>
          </w:rPr>
          <w:t>а</w:t>
        </w:r>
      </w:ins>
      <w:del w:id="261" w:author="KislovVO" w:date="2021-03-23T16:53:00Z">
        <w:r w:rsidRPr="00350C2C" w:rsidDel="00B213BD">
          <w:rPr>
            <w:rFonts w:ascii="Arial" w:hAnsi="Arial" w:cs="Arial"/>
          </w:rPr>
          <w:delText>у</w:delText>
        </w:r>
      </w:del>
      <w:r w:rsidRPr="00350C2C">
        <w:rPr>
          <w:rFonts w:ascii="Arial" w:hAnsi="Arial" w:cs="Arial"/>
        </w:rPr>
        <w:t xml:space="preserve"> «Отклонить», в случае отклонения </w:t>
      </w:r>
      <w:del w:id="262" w:author="KislovVO" w:date="2021-03-23T16:53:00Z">
        <w:r w:rsidRPr="00350C2C" w:rsidDel="00B213BD">
          <w:rPr>
            <w:rFonts w:ascii="Arial" w:hAnsi="Arial" w:cs="Arial"/>
          </w:rPr>
          <w:delText xml:space="preserve">руководитель </w:delText>
        </w:r>
      </w:del>
      <w:r w:rsidRPr="00350C2C">
        <w:rPr>
          <w:rFonts w:ascii="Arial" w:hAnsi="Arial" w:cs="Arial"/>
        </w:rPr>
        <w:t xml:space="preserve">обязательно </w:t>
      </w:r>
      <w:del w:id="263" w:author="KislovVO" w:date="2021-03-23T16:53:00Z">
        <w:r w:rsidRPr="00350C2C" w:rsidDel="00B213BD">
          <w:rPr>
            <w:rFonts w:ascii="Arial" w:hAnsi="Arial" w:cs="Arial"/>
          </w:rPr>
          <w:delText xml:space="preserve">должен </w:delText>
        </w:r>
      </w:del>
      <w:ins w:id="264" w:author="KislovVO" w:date="2021-03-23T16:53:00Z">
        <w:r w:rsidR="00B213BD">
          <w:rPr>
            <w:rFonts w:ascii="Arial" w:hAnsi="Arial" w:cs="Arial"/>
          </w:rPr>
          <w:t>необходимо</w:t>
        </w:r>
        <w:r w:rsidR="00B213BD" w:rsidRPr="00350C2C">
          <w:rPr>
            <w:rFonts w:ascii="Arial" w:hAnsi="Arial" w:cs="Arial"/>
          </w:rPr>
          <w:t xml:space="preserve"> </w:t>
        </w:r>
      </w:ins>
      <w:r w:rsidRPr="00350C2C">
        <w:rPr>
          <w:rFonts w:ascii="Arial" w:hAnsi="Arial" w:cs="Arial"/>
        </w:rPr>
        <w:t>указать причину отклонения</w:t>
      </w:r>
      <w:r w:rsidR="00627423">
        <w:rPr>
          <w:rFonts w:ascii="Arial" w:hAnsi="Arial" w:cs="Arial"/>
        </w:rPr>
        <w:t xml:space="preserve"> (</w:t>
      </w:r>
      <w:r w:rsidR="00595546">
        <w:rPr>
          <w:rFonts w:ascii="Arial" w:hAnsi="Arial" w:cs="Arial"/>
        </w:rPr>
        <w:t>разработка MM19 «Ведение причин отклонения»).</w:t>
      </w:r>
    </w:p>
    <w:p w14:paraId="779BD866" w14:textId="77777777" w:rsidR="00265A7C" w:rsidRPr="00247522" w:rsidRDefault="00265A7C" w:rsidP="00265A7C">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25</w:t>
      </w:r>
      <w:r w:rsidRPr="00247522">
        <w:rPr>
          <w:rFonts w:ascii="Arial" w:hAnsi="Arial" w:cs="Arial"/>
          <w:b/>
          <w:sz w:val="22"/>
        </w:rPr>
        <w:fldChar w:fldCharType="end"/>
      </w:r>
      <w:r>
        <w:rPr>
          <w:rFonts w:ascii="Arial" w:hAnsi="Arial" w:cs="Arial"/>
          <w:b/>
          <w:sz w:val="22"/>
        </w:rPr>
        <w:t>. Описание шага «</w:t>
      </w:r>
      <w:r w:rsidRPr="0029480E">
        <w:rPr>
          <w:rFonts w:ascii="Arial" w:hAnsi="Arial" w:cs="Arial"/>
          <w:b/>
          <w:sz w:val="22"/>
        </w:rPr>
        <w:t>Создание заявки на списание МТР/закупку услуг</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0"/>
        <w:gridCol w:w="2125"/>
        <w:gridCol w:w="993"/>
        <w:gridCol w:w="1701"/>
        <w:gridCol w:w="2550"/>
        <w:gridCol w:w="977"/>
      </w:tblGrid>
      <w:tr w:rsidR="00265A7C" w:rsidRPr="00F94454" w14:paraId="543E9CF4" w14:textId="77777777" w:rsidTr="009A346F">
        <w:trPr>
          <w:cantSplit/>
          <w:trHeight w:val="397"/>
          <w:tblHeader/>
        </w:trPr>
        <w:tc>
          <w:tcPr>
            <w:tcW w:w="899" w:type="pct"/>
            <w:shd w:val="clear" w:color="auto" w:fill="FFC000"/>
            <w:vAlign w:val="center"/>
          </w:tcPr>
          <w:p w14:paraId="30C9AB14" w14:textId="77777777" w:rsidR="00265A7C" w:rsidRPr="00D36A72" w:rsidRDefault="00265A7C" w:rsidP="00AD18CB">
            <w:pPr>
              <w:jc w:val="center"/>
              <w:rPr>
                <w:rFonts w:ascii="Arial" w:hAnsi="Arial" w:cs="Arial"/>
                <w:b/>
                <w:sz w:val="20"/>
              </w:rPr>
            </w:pPr>
            <w:r>
              <w:rPr>
                <w:rFonts w:ascii="Arial" w:hAnsi="Arial" w:cs="Arial"/>
                <w:b/>
                <w:sz w:val="20"/>
                <w:szCs w:val="20"/>
                <w:lang w:eastAsia="ru-RU"/>
              </w:rPr>
              <w:lastRenderedPageBreak/>
              <w:t>Номер шага</w:t>
            </w:r>
          </w:p>
        </w:tc>
        <w:tc>
          <w:tcPr>
            <w:tcW w:w="1044" w:type="pct"/>
            <w:shd w:val="clear" w:color="auto" w:fill="FFC000"/>
            <w:vAlign w:val="center"/>
          </w:tcPr>
          <w:p w14:paraId="43B4F901" w14:textId="77777777" w:rsidR="00265A7C" w:rsidRDefault="00265A7C" w:rsidP="00AD18CB">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10C173EF" w14:textId="77777777" w:rsidR="00265A7C" w:rsidRPr="00F94454" w:rsidRDefault="00265A7C" w:rsidP="00AD18CB">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68893FC2" w14:textId="77777777" w:rsidR="00265A7C" w:rsidRDefault="00265A7C" w:rsidP="00AD18CB">
            <w:pPr>
              <w:jc w:val="center"/>
              <w:rPr>
                <w:rFonts w:ascii="Arial" w:hAnsi="Arial" w:cs="Arial"/>
                <w:b/>
                <w:sz w:val="20"/>
              </w:rPr>
            </w:pPr>
            <w:r>
              <w:rPr>
                <w:rFonts w:ascii="Arial" w:hAnsi="Arial" w:cs="Arial"/>
                <w:b/>
                <w:sz w:val="20"/>
              </w:rPr>
              <w:t>Вход</w:t>
            </w:r>
          </w:p>
        </w:tc>
        <w:tc>
          <w:tcPr>
            <w:tcW w:w="1253" w:type="pct"/>
            <w:shd w:val="clear" w:color="auto" w:fill="FFC000"/>
          </w:tcPr>
          <w:p w14:paraId="745FEE8F" w14:textId="77777777" w:rsidR="00265A7C" w:rsidRDefault="00265A7C" w:rsidP="00AD18CB">
            <w:pPr>
              <w:jc w:val="center"/>
              <w:rPr>
                <w:rFonts w:ascii="Arial" w:hAnsi="Arial" w:cs="Arial"/>
                <w:b/>
                <w:sz w:val="20"/>
              </w:rPr>
            </w:pPr>
            <w:r>
              <w:rPr>
                <w:rFonts w:ascii="Arial" w:hAnsi="Arial" w:cs="Arial"/>
                <w:b/>
                <w:sz w:val="20"/>
              </w:rPr>
              <w:t>Результат</w:t>
            </w:r>
          </w:p>
        </w:tc>
        <w:tc>
          <w:tcPr>
            <w:tcW w:w="480" w:type="pct"/>
            <w:shd w:val="clear" w:color="auto" w:fill="FFC000"/>
          </w:tcPr>
          <w:p w14:paraId="1F4FD22C" w14:textId="77777777" w:rsidR="00265A7C" w:rsidRDefault="00265A7C" w:rsidP="00AD18CB">
            <w:pPr>
              <w:jc w:val="center"/>
              <w:rPr>
                <w:rFonts w:ascii="Arial" w:hAnsi="Arial" w:cs="Arial"/>
                <w:b/>
                <w:sz w:val="20"/>
              </w:rPr>
            </w:pPr>
            <w:r>
              <w:rPr>
                <w:rFonts w:ascii="Arial" w:hAnsi="Arial" w:cs="Arial"/>
                <w:b/>
                <w:sz w:val="20"/>
              </w:rPr>
              <w:t>Бизнес-роль</w:t>
            </w:r>
          </w:p>
        </w:tc>
      </w:tr>
      <w:tr w:rsidR="00265A7C" w14:paraId="4B7C4032" w14:textId="77777777" w:rsidTr="00590100">
        <w:trPr>
          <w:cantSplit/>
          <w:trHeight w:val="1254"/>
        </w:trPr>
        <w:tc>
          <w:tcPr>
            <w:tcW w:w="899" w:type="pct"/>
          </w:tcPr>
          <w:p w14:paraId="0118149C" w14:textId="77777777" w:rsidR="00265A7C" w:rsidRDefault="00265A7C" w:rsidP="00AD18CB">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2</w:t>
            </w:r>
            <w:r w:rsidRPr="00B613A3">
              <w:rPr>
                <w:rFonts w:ascii="Arial" w:hAnsi="Arial" w:cs="Arial"/>
                <w:sz w:val="20"/>
                <w:szCs w:val="20"/>
              </w:rPr>
              <w:t>.0</w:t>
            </w:r>
            <w:r>
              <w:rPr>
                <w:rFonts w:ascii="Arial" w:hAnsi="Arial" w:cs="Arial"/>
                <w:sz w:val="20"/>
                <w:szCs w:val="20"/>
              </w:rPr>
              <w:t>2</w:t>
            </w:r>
            <w:r w:rsidRPr="00B613A3">
              <w:rPr>
                <w:rFonts w:ascii="Arial" w:hAnsi="Arial" w:cs="Arial"/>
                <w:sz w:val="20"/>
                <w:szCs w:val="20"/>
              </w:rPr>
              <w:t>0</w:t>
            </w:r>
          </w:p>
        </w:tc>
        <w:tc>
          <w:tcPr>
            <w:tcW w:w="1044" w:type="pct"/>
          </w:tcPr>
          <w:p w14:paraId="13DB6197" w14:textId="77777777" w:rsidR="00265A7C" w:rsidRDefault="00265A7C" w:rsidP="00AD18CB">
            <w:pPr>
              <w:jc w:val="left"/>
              <w:rPr>
                <w:rFonts w:ascii="Arial" w:hAnsi="Arial" w:cs="Arial"/>
                <w:sz w:val="20"/>
              </w:rPr>
            </w:pPr>
            <w:r>
              <w:rPr>
                <w:rFonts w:ascii="Arial" w:hAnsi="Arial" w:cs="Arial"/>
                <w:sz w:val="20"/>
              </w:rPr>
              <w:t>- Планировщик потребности деблокировал:</w:t>
            </w:r>
          </w:p>
          <w:p w14:paraId="623BAB2E" w14:textId="77777777" w:rsidR="00265A7C" w:rsidRDefault="00265A7C" w:rsidP="00AD18CB">
            <w:pPr>
              <w:jc w:val="left"/>
              <w:rPr>
                <w:rFonts w:ascii="Arial" w:hAnsi="Arial" w:cs="Arial"/>
                <w:sz w:val="20"/>
              </w:rPr>
            </w:pPr>
            <w:r>
              <w:rPr>
                <w:rFonts w:ascii="Arial" w:hAnsi="Arial" w:cs="Arial"/>
                <w:sz w:val="20"/>
              </w:rPr>
              <w:t>Заявку на списание МТР</w:t>
            </w:r>
          </w:p>
          <w:p w14:paraId="2622FA70" w14:textId="77777777" w:rsidR="00265A7C" w:rsidRDefault="00A7776C" w:rsidP="00AD18CB">
            <w:pPr>
              <w:jc w:val="left"/>
              <w:rPr>
                <w:rFonts w:ascii="Arial" w:hAnsi="Arial" w:cs="Arial"/>
                <w:sz w:val="20"/>
              </w:rPr>
            </w:pPr>
            <w:r>
              <w:rPr>
                <w:rFonts w:ascii="Arial" w:hAnsi="Arial" w:cs="Arial"/>
                <w:sz w:val="20"/>
              </w:rPr>
              <w:t>Заявку на закупку работ, услуг</w:t>
            </w:r>
          </w:p>
        </w:tc>
        <w:tc>
          <w:tcPr>
            <w:tcW w:w="488" w:type="pct"/>
            <w:shd w:val="clear" w:color="auto" w:fill="auto"/>
          </w:tcPr>
          <w:p w14:paraId="26EE5A14" w14:textId="77777777" w:rsidR="00265A7C" w:rsidRPr="003527CB" w:rsidRDefault="00265A7C" w:rsidP="00AD18CB">
            <w:pPr>
              <w:jc w:val="left"/>
              <w:rPr>
                <w:rFonts w:ascii="Arial" w:hAnsi="Arial" w:cs="Arial"/>
                <w:sz w:val="20"/>
                <w:szCs w:val="20"/>
              </w:rPr>
            </w:pPr>
            <w:r>
              <w:rPr>
                <w:rFonts w:ascii="Arial" w:hAnsi="Arial" w:cs="Arial"/>
                <w:sz w:val="20"/>
                <w:lang w:val="en-US"/>
              </w:rPr>
              <w:t>ME</w:t>
            </w:r>
            <w:r w:rsidRPr="003527CB">
              <w:rPr>
                <w:rFonts w:ascii="Arial" w:hAnsi="Arial" w:cs="Arial"/>
                <w:sz w:val="20"/>
              </w:rPr>
              <w:t>5</w:t>
            </w:r>
            <w:r w:rsidR="00EE278F">
              <w:rPr>
                <w:rFonts w:ascii="Arial" w:hAnsi="Arial" w:cs="Arial"/>
                <w:sz w:val="20"/>
              </w:rPr>
              <w:t>5</w:t>
            </w:r>
          </w:p>
        </w:tc>
        <w:tc>
          <w:tcPr>
            <w:tcW w:w="836" w:type="pct"/>
          </w:tcPr>
          <w:p w14:paraId="21027E5E" w14:textId="77777777" w:rsidR="009A346F" w:rsidRDefault="009A346F" w:rsidP="009A346F">
            <w:pPr>
              <w:jc w:val="left"/>
              <w:rPr>
                <w:rFonts w:ascii="Arial" w:hAnsi="Arial" w:cs="Arial"/>
                <w:sz w:val="20"/>
              </w:rPr>
            </w:pPr>
            <w:r>
              <w:rPr>
                <w:rFonts w:ascii="Arial" w:hAnsi="Arial" w:cs="Arial"/>
                <w:sz w:val="20"/>
              </w:rPr>
              <w:t>Заявка на списание МТР</w:t>
            </w:r>
          </w:p>
          <w:p w14:paraId="77B6B276" w14:textId="77777777" w:rsidR="00265A7C" w:rsidRPr="00CB3587" w:rsidRDefault="00A7776C" w:rsidP="00A7776C">
            <w:pPr>
              <w:jc w:val="left"/>
              <w:rPr>
                <w:rFonts w:ascii="Arial" w:hAnsi="Arial" w:cs="Arial"/>
                <w:sz w:val="20"/>
              </w:rPr>
            </w:pPr>
            <w:r>
              <w:rPr>
                <w:rFonts w:ascii="Arial" w:hAnsi="Arial" w:cs="Arial"/>
                <w:sz w:val="20"/>
              </w:rPr>
              <w:t>Заявка на закупку работ, услуг</w:t>
            </w:r>
          </w:p>
        </w:tc>
        <w:tc>
          <w:tcPr>
            <w:tcW w:w="1253" w:type="pct"/>
          </w:tcPr>
          <w:p w14:paraId="36E962A9" w14:textId="77777777" w:rsidR="009A346F" w:rsidRDefault="009A346F" w:rsidP="009A346F">
            <w:pPr>
              <w:jc w:val="left"/>
              <w:rPr>
                <w:rFonts w:ascii="Arial" w:hAnsi="Arial" w:cs="Arial"/>
                <w:sz w:val="20"/>
              </w:rPr>
            </w:pPr>
            <w:r>
              <w:rPr>
                <w:rFonts w:ascii="Arial" w:hAnsi="Arial" w:cs="Arial"/>
                <w:sz w:val="20"/>
              </w:rPr>
              <w:t>Деблокирована:</w:t>
            </w:r>
          </w:p>
          <w:p w14:paraId="327AC8BC" w14:textId="77777777" w:rsidR="009A346F" w:rsidRDefault="009A346F" w:rsidP="009A346F">
            <w:pPr>
              <w:jc w:val="left"/>
              <w:rPr>
                <w:rFonts w:ascii="Arial" w:hAnsi="Arial" w:cs="Arial"/>
                <w:sz w:val="20"/>
              </w:rPr>
            </w:pPr>
            <w:r>
              <w:rPr>
                <w:rFonts w:ascii="Arial" w:hAnsi="Arial" w:cs="Arial"/>
                <w:sz w:val="20"/>
              </w:rPr>
              <w:t>Заявка на списание МТР</w:t>
            </w:r>
          </w:p>
          <w:p w14:paraId="2B7397E2" w14:textId="77777777" w:rsidR="009A346F" w:rsidRDefault="009A346F" w:rsidP="009A346F">
            <w:pPr>
              <w:jc w:val="left"/>
              <w:rPr>
                <w:rFonts w:ascii="Arial" w:hAnsi="Arial" w:cs="Arial"/>
                <w:sz w:val="20"/>
              </w:rPr>
            </w:pPr>
            <w:r>
              <w:rPr>
                <w:rFonts w:ascii="Arial" w:hAnsi="Arial" w:cs="Arial"/>
                <w:sz w:val="20"/>
              </w:rPr>
              <w:t>Заявка на закупку работ, услуг</w:t>
            </w:r>
          </w:p>
          <w:p w14:paraId="0C968CCD" w14:textId="77777777" w:rsidR="009A346F" w:rsidRDefault="009A346F" w:rsidP="009A346F">
            <w:pPr>
              <w:jc w:val="left"/>
              <w:rPr>
                <w:rFonts w:ascii="Arial" w:hAnsi="Arial" w:cs="Arial"/>
                <w:sz w:val="20"/>
              </w:rPr>
            </w:pPr>
            <w:r>
              <w:rPr>
                <w:rFonts w:ascii="Arial" w:hAnsi="Arial" w:cs="Arial"/>
                <w:sz w:val="20"/>
              </w:rPr>
              <w:t>Отклонена:</w:t>
            </w:r>
          </w:p>
          <w:p w14:paraId="06A443D5" w14:textId="77777777" w:rsidR="009A346F" w:rsidRDefault="009A346F" w:rsidP="009A346F">
            <w:pPr>
              <w:jc w:val="left"/>
              <w:rPr>
                <w:rFonts w:ascii="Arial" w:hAnsi="Arial" w:cs="Arial"/>
                <w:sz w:val="20"/>
              </w:rPr>
            </w:pPr>
            <w:r>
              <w:rPr>
                <w:rFonts w:ascii="Arial" w:hAnsi="Arial" w:cs="Arial"/>
                <w:sz w:val="20"/>
              </w:rPr>
              <w:t>Заявка на списание МТР</w:t>
            </w:r>
          </w:p>
          <w:p w14:paraId="66CAEE0F" w14:textId="77777777" w:rsidR="00265A7C" w:rsidRPr="00B613A3" w:rsidRDefault="00A7776C" w:rsidP="00AD18CB">
            <w:pPr>
              <w:jc w:val="left"/>
              <w:rPr>
                <w:rFonts w:ascii="Arial" w:hAnsi="Arial" w:cs="Arial"/>
                <w:sz w:val="20"/>
              </w:rPr>
            </w:pPr>
            <w:r>
              <w:rPr>
                <w:rFonts w:ascii="Arial" w:hAnsi="Arial" w:cs="Arial"/>
                <w:sz w:val="20"/>
              </w:rPr>
              <w:t>Заявка на закупку работ, услуг</w:t>
            </w:r>
          </w:p>
        </w:tc>
        <w:tc>
          <w:tcPr>
            <w:tcW w:w="480" w:type="pct"/>
          </w:tcPr>
          <w:p w14:paraId="121BB1AF" w14:textId="77777777" w:rsidR="00265A7C" w:rsidRPr="00B613A3" w:rsidRDefault="00265A7C" w:rsidP="00AD18CB">
            <w:pPr>
              <w:jc w:val="left"/>
              <w:rPr>
                <w:rFonts w:ascii="Arial" w:hAnsi="Arial" w:cs="Arial"/>
                <w:sz w:val="20"/>
              </w:rPr>
            </w:pPr>
            <w:r>
              <w:rPr>
                <w:rFonts w:ascii="Arial" w:hAnsi="Arial" w:cs="Arial"/>
                <w:sz w:val="20"/>
              </w:rPr>
              <w:t>- Руководитель планировщика потребности</w:t>
            </w:r>
          </w:p>
        </w:tc>
      </w:tr>
    </w:tbl>
    <w:p w14:paraId="78B78BC9" w14:textId="77777777" w:rsidR="00B86ECB" w:rsidRPr="00551482" w:rsidRDefault="00B86ECB" w:rsidP="00D062AD">
      <w:pPr>
        <w:spacing w:after="240" w:line="276" w:lineRule="auto"/>
        <w:ind w:firstLine="567"/>
        <w:rPr>
          <w:rFonts w:ascii="Arial" w:hAnsi="Arial" w:cs="Arial"/>
        </w:rPr>
      </w:pPr>
    </w:p>
    <w:p w14:paraId="347AA51E" w14:textId="77777777" w:rsidR="003675B9" w:rsidRDefault="00265A7C" w:rsidP="00717A1F">
      <w:pPr>
        <w:pStyle w:val="4"/>
        <w:ind w:left="864"/>
        <w:rPr>
          <w:rFonts w:eastAsiaTheme="majorEastAsia" w:cstheme="majorBidi"/>
          <w:b/>
          <w:i w:val="0"/>
          <w:caps w:val="0"/>
          <w:sz w:val="24"/>
          <w:szCs w:val="24"/>
        </w:rPr>
      </w:pPr>
      <w:r w:rsidRPr="00982388">
        <w:rPr>
          <w:rFonts w:eastAsiaTheme="majorEastAsia" w:cstheme="majorBidi"/>
          <w:b/>
          <w:i w:val="0"/>
          <w:caps w:val="0"/>
          <w:sz w:val="24"/>
          <w:szCs w:val="24"/>
        </w:rPr>
        <w:t>Шаг процесса ПП-10.03.02.0</w:t>
      </w:r>
      <w:r w:rsidR="009A346F">
        <w:rPr>
          <w:rFonts w:eastAsiaTheme="majorEastAsia" w:cstheme="majorBidi"/>
          <w:b/>
          <w:i w:val="0"/>
          <w:caps w:val="0"/>
          <w:sz w:val="24"/>
          <w:szCs w:val="24"/>
        </w:rPr>
        <w:t>3</w:t>
      </w:r>
      <w:r w:rsidRPr="00982388">
        <w:rPr>
          <w:rFonts w:eastAsiaTheme="majorEastAsia" w:cstheme="majorBidi"/>
          <w:b/>
          <w:i w:val="0"/>
          <w:caps w:val="0"/>
          <w:sz w:val="24"/>
          <w:szCs w:val="24"/>
        </w:rPr>
        <w:t>0</w:t>
      </w:r>
      <w:r>
        <w:t xml:space="preserve"> </w:t>
      </w:r>
      <w:r w:rsidRPr="00982388">
        <w:rPr>
          <w:rFonts w:eastAsiaTheme="majorEastAsia" w:cstheme="majorBidi"/>
          <w:b/>
          <w:i w:val="0"/>
          <w:caps w:val="0"/>
          <w:sz w:val="24"/>
          <w:szCs w:val="24"/>
        </w:rPr>
        <w:t xml:space="preserve">– </w:t>
      </w:r>
      <w:r w:rsidR="009A346F">
        <w:rPr>
          <w:rFonts w:eastAsiaTheme="majorEastAsia" w:cstheme="majorBidi"/>
          <w:b/>
          <w:i w:val="0"/>
          <w:caps w:val="0"/>
          <w:sz w:val="24"/>
          <w:szCs w:val="24"/>
        </w:rPr>
        <w:t>Изменение</w:t>
      </w:r>
      <w:r>
        <w:rPr>
          <w:rFonts w:eastAsiaTheme="majorEastAsia" w:cstheme="majorBidi"/>
          <w:b/>
          <w:i w:val="0"/>
          <w:caps w:val="0"/>
          <w:sz w:val="24"/>
          <w:szCs w:val="24"/>
        </w:rPr>
        <w:t xml:space="preserve"> заявки на списание МТР, заявки на закупку работ, услуг</w:t>
      </w:r>
      <w:r w:rsidRPr="00982388">
        <w:rPr>
          <w:rFonts w:eastAsiaTheme="majorEastAsia" w:cstheme="majorBidi"/>
          <w:b/>
          <w:i w:val="0"/>
          <w:caps w:val="0"/>
          <w:sz w:val="24"/>
          <w:szCs w:val="24"/>
        </w:rPr>
        <w:t>.</w:t>
      </w:r>
    </w:p>
    <w:p w14:paraId="601D368E" w14:textId="77777777" w:rsidR="00717A1F" w:rsidRPr="00717A1F" w:rsidRDefault="00717A1F" w:rsidP="00717A1F"/>
    <w:p w14:paraId="5BC2CA70" w14:textId="77777777" w:rsidR="00156A43" w:rsidRPr="00156A43" w:rsidRDefault="00156A43" w:rsidP="00156A43">
      <w:pPr>
        <w:spacing w:after="240" w:line="276" w:lineRule="auto"/>
        <w:ind w:firstLine="567"/>
        <w:rPr>
          <w:rFonts w:ascii="Arial" w:hAnsi="Arial" w:cs="Arial"/>
        </w:rPr>
      </w:pPr>
      <w:r w:rsidRPr="00156A43">
        <w:rPr>
          <w:rFonts w:ascii="Arial" w:hAnsi="Arial" w:cs="Arial"/>
        </w:rPr>
        <w:t xml:space="preserve">Заявка на списание МТР, закупку работ, </w:t>
      </w:r>
      <w:r w:rsidR="009C758B" w:rsidRPr="00156A43">
        <w:rPr>
          <w:rFonts w:ascii="Arial" w:hAnsi="Arial" w:cs="Arial"/>
        </w:rPr>
        <w:t>услуг</w:t>
      </w:r>
      <w:r w:rsidR="009C758B" w:rsidRPr="00156A43" w:rsidDel="009D1585">
        <w:rPr>
          <w:rFonts w:ascii="Arial" w:hAnsi="Arial" w:cs="Arial"/>
        </w:rPr>
        <w:t xml:space="preserve"> </w:t>
      </w:r>
      <w:r w:rsidR="009C758B" w:rsidRPr="00156A43">
        <w:rPr>
          <w:rFonts w:ascii="Arial" w:hAnsi="Arial" w:cs="Arial"/>
        </w:rPr>
        <w:t>может</w:t>
      </w:r>
      <w:r w:rsidRPr="00156A43">
        <w:rPr>
          <w:rFonts w:ascii="Arial" w:hAnsi="Arial" w:cs="Arial"/>
        </w:rPr>
        <w:t xml:space="preserve"> быть изменена планировщиком потребности в следующих случаях:</w:t>
      </w:r>
    </w:p>
    <w:p w14:paraId="5ADD1742" w14:textId="77777777" w:rsidR="00156A43" w:rsidRPr="00156A43" w:rsidRDefault="00156A43" w:rsidP="005F6568">
      <w:pPr>
        <w:numPr>
          <w:ilvl w:val="0"/>
          <w:numId w:val="31"/>
        </w:numPr>
        <w:spacing w:after="240" w:line="276" w:lineRule="auto"/>
        <w:rPr>
          <w:rFonts w:ascii="Arial" w:hAnsi="Arial" w:cs="Arial"/>
        </w:rPr>
      </w:pPr>
      <w:r w:rsidRPr="00156A43">
        <w:rPr>
          <w:rFonts w:ascii="Arial" w:hAnsi="Arial" w:cs="Arial"/>
        </w:rPr>
        <w:t xml:space="preserve">Руководитель планировщика отклонил заявку на списание МТР, </w:t>
      </w:r>
      <w:r w:rsidR="00811CD7">
        <w:rPr>
          <w:rFonts w:ascii="Arial" w:hAnsi="Arial" w:cs="Arial"/>
        </w:rPr>
        <w:t>заявку на закупку работ, услуг;</w:t>
      </w:r>
    </w:p>
    <w:p w14:paraId="6ED22061" w14:textId="7FB4A661" w:rsidR="00156A43" w:rsidRPr="00156A43" w:rsidRDefault="00156A43" w:rsidP="005F6568">
      <w:pPr>
        <w:numPr>
          <w:ilvl w:val="0"/>
          <w:numId w:val="31"/>
        </w:numPr>
        <w:spacing w:after="240" w:line="276" w:lineRule="auto"/>
        <w:rPr>
          <w:rFonts w:ascii="Arial" w:hAnsi="Arial" w:cs="Arial"/>
        </w:rPr>
      </w:pPr>
      <w:r w:rsidRPr="00156A43">
        <w:rPr>
          <w:rFonts w:ascii="Arial" w:hAnsi="Arial" w:cs="Arial"/>
        </w:rPr>
        <w:t xml:space="preserve">Ответственный закупщик отклонил заявку на закупку работ/услуг, указав причину отклонения (в соответствии с </w:t>
      </w:r>
      <w:del w:id="265" w:author="SintsovaMA" w:date="2021-03-23T11:43:00Z">
        <w:r w:rsidRPr="00156A43" w:rsidDel="009C724A">
          <w:rPr>
            <w:rFonts w:ascii="Arial" w:hAnsi="Arial" w:cs="Arial"/>
          </w:rPr>
          <w:delText xml:space="preserve">Временным </w:delText>
        </w:r>
      </w:del>
      <w:r w:rsidRPr="00156A43">
        <w:rPr>
          <w:rFonts w:ascii="Arial" w:hAnsi="Arial" w:cs="Arial"/>
        </w:rPr>
        <w:t>регламентом выполнения закупки</w:t>
      </w:r>
      <w:del w:id="266" w:author="SintsovaMA" w:date="2021-03-23T11:43:00Z">
        <w:r w:rsidRPr="00156A43" w:rsidDel="009C724A">
          <w:rPr>
            <w:rFonts w:ascii="Arial" w:hAnsi="Arial" w:cs="Arial"/>
          </w:rPr>
          <w:delText xml:space="preserve"> и заключения договора</w:delText>
        </w:r>
      </w:del>
      <w:r w:rsidRPr="00156A43">
        <w:rPr>
          <w:rFonts w:ascii="Arial" w:hAnsi="Arial" w:cs="Arial"/>
        </w:rPr>
        <w:t>);</w:t>
      </w:r>
    </w:p>
    <w:p w14:paraId="0E312E8A" w14:textId="77777777" w:rsidR="00156A43" w:rsidRPr="00156A43" w:rsidRDefault="00156A43" w:rsidP="005F6568">
      <w:pPr>
        <w:numPr>
          <w:ilvl w:val="0"/>
          <w:numId w:val="31"/>
        </w:numPr>
        <w:spacing w:after="240" w:line="276" w:lineRule="auto"/>
        <w:rPr>
          <w:rFonts w:ascii="Arial" w:hAnsi="Arial" w:cs="Arial"/>
        </w:rPr>
      </w:pPr>
      <w:r w:rsidRPr="00156A43">
        <w:rPr>
          <w:rFonts w:ascii="Arial" w:hAnsi="Arial" w:cs="Arial"/>
        </w:rPr>
        <w:t>У планировщика потребности возникла необходимость в корректировке заявки.</w:t>
      </w:r>
    </w:p>
    <w:p w14:paraId="0FD31D02" w14:textId="77777777" w:rsidR="003778F3" w:rsidRDefault="009A346F" w:rsidP="00951CA1">
      <w:pPr>
        <w:spacing w:after="240" w:line="276" w:lineRule="auto"/>
        <w:ind w:firstLine="567"/>
        <w:rPr>
          <w:rFonts w:ascii="Arial" w:hAnsi="Arial" w:cs="Arial"/>
        </w:rPr>
      </w:pPr>
      <w:r w:rsidRPr="00156A43">
        <w:rPr>
          <w:rFonts w:ascii="Arial" w:hAnsi="Arial" w:cs="Arial"/>
        </w:rPr>
        <w:t>Для изменения заявки планировщик потребности заходит в транзакцию Изменения заявки</w:t>
      </w:r>
      <w:r w:rsidR="003778F3" w:rsidRPr="00156A43">
        <w:rPr>
          <w:rFonts w:ascii="Arial" w:hAnsi="Arial" w:cs="Arial"/>
        </w:rPr>
        <w:t>, вносит требуемые корректировки и сохраняет заявку.</w:t>
      </w:r>
      <w:r w:rsidR="000700BD" w:rsidRPr="00156A43">
        <w:rPr>
          <w:rFonts w:ascii="Arial" w:hAnsi="Arial" w:cs="Arial"/>
        </w:rPr>
        <w:t xml:space="preserve"> В момент сохранения заявки актуализируются плановые цены МТР, тарифицированных работ\услуг, указанных в заявке</w:t>
      </w:r>
      <w:r w:rsidR="00156A43" w:rsidRPr="00156A43">
        <w:rPr>
          <w:rFonts w:ascii="Arial" w:hAnsi="Arial" w:cs="Arial"/>
        </w:rPr>
        <w:t>.</w:t>
      </w:r>
    </w:p>
    <w:p w14:paraId="310C8409" w14:textId="77777777" w:rsidR="00291453" w:rsidRDefault="00291453" w:rsidP="00951CA1">
      <w:pPr>
        <w:spacing w:after="240" w:line="276" w:lineRule="auto"/>
        <w:ind w:firstLine="567"/>
        <w:rPr>
          <w:rFonts w:ascii="Arial" w:hAnsi="Arial" w:cs="Arial"/>
        </w:rPr>
      </w:pPr>
      <w:bookmarkStart w:id="267" w:name="_Hlk522790746"/>
      <w:r>
        <w:rPr>
          <w:rFonts w:ascii="Arial" w:hAnsi="Arial" w:cs="Arial"/>
        </w:rPr>
        <w:t>При изменении даты поставки</w:t>
      </w:r>
      <w:r w:rsidR="00816792">
        <w:rPr>
          <w:rFonts w:ascii="Arial" w:hAnsi="Arial" w:cs="Arial"/>
        </w:rPr>
        <w:t xml:space="preserve"> на более раннюю</w:t>
      </w:r>
      <w:r>
        <w:rPr>
          <w:rFonts w:ascii="Arial" w:hAnsi="Arial" w:cs="Arial"/>
        </w:rPr>
        <w:t xml:space="preserve"> выполняется расчёт </w:t>
      </w:r>
      <w:r w:rsidRPr="003A741A">
        <w:rPr>
          <w:rFonts w:ascii="Arial" w:hAnsi="Arial" w:cs="Arial"/>
        </w:rPr>
        <w:t>возможност</w:t>
      </w:r>
      <w:r>
        <w:rPr>
          <w:rFonts w:ascii="Arial" w:hAnsi="Arial" w:cs="Arial"/>
        </w:rPr>
        <w:t>и</w:t>
      </w:r>
      <w:r w:rsidRPr="003A741A">
        <w:rPr>
          <w:rFonts w:ascii="Arial" w:hAnsi="Arial" w:cs="Arial"/>
        </w:rPr>
        <w:t xml:space="preserve"> поставки МТР в указанную дату (на основании заданных в системе сроков поставки). В случае, если </w:t>
      </w:r>
      <w:r>
        <w:rPr>
          <w:rFonts w:ascii="Arial" w:hAnsi="Arial" w:cs="Arial"/>
        </w:rPr>
        <w:t>новая дата поставки</w:t>
      </w:r>
      <w:r w:rsidRPr="003A741A">
        <w:rPr>
          <w:rFonts w:ascii="Arial" w:hAnsi="Arial" w:cs="Arial"/>
        </w:rPr>
        <w:t xml:space="preserve"> </w:t>
      </w:r>
      <w:r>
        <w:rPr>
          <w:rFonts w:ascii="Arial" w:hAnsi="Arial" w:cs="Arial"/>
        </w:rPr>
        <w:t>меньше</w:t>
      </w:r>
      <w:r w:rsidRPr="003A741A">
        <w:rPr>
          <w:rFonts w:ascii="Arial" w:hAnsi="Arial" w:cs="Arial"/>
        </w:rPr>
        <w:t xml:space="preserve">, чем </w:t>
      </w:r>
      <w:r>
        <w:rPr>
          <w:rFonts w:ascii="Arial" w:hAnsi="Arial" w:cs="Arial"/>
        </w:rPr>
        <w:t>полученная при расчёте</w:t>
      </w:r>
      <w:r w:rsidRPr="003A741A">
        <w:rPr>
          <w:rFonts w:ascii="Arial" w:hAnsi="Arial" w:cs="Arial"/>
        </w:rPr>
        <w:t xml:space="preserve">, </w:t>
      </w:r>
      <w:r>
        <w:rPr>
          <w:rFonts w:ascii="Arial" w:hAnsi="Arial" w:cs="Arial"/>
        </w:rPr>
        <w:t>система выдаёт</w:t>
      </w:r>
      <w:r w:rsidRPr="003A741A">
        <w:rPr>
          <w:rFonts w:ascii="Arial" w:hAnsi="Arial" w:cs="Arial"/>
        </w:rPr>
        <w:t xml:space="preserve"> предупреждающее сообщение, о том, что дата поставки не может быть соблюдена и автоматически для данной позиции </w:t>
      </w:r>
      <w:r>
        <w:rPr>
          <w:rFonts w:ascii="Arial" w:hAnsi="Arial" w:cs="Arial"/>
        </w:rPr>
        <w:t>устанавливается</w:t>
      </w:r>
      <w:r w:rsidRPr="003A741A">
        <w:rPr>
          <w:rFonts w:ascii="Arial" w:hAnsi="Arial" w:cs="Arial"/>
        </w:rPr>
        <w:t xml:space="preserve"> признак срочности (разработка MM02 «Проставление признака срочности»). Подробнее расчёт сроков обеспечения описан в </w:t>
      </w:r>
      <w:hyperlink w:anchor="_Расчёт_сроков_обеспечения" w:history="1">
        <w:r w:rsidR="00915C65">
          <w:rPr>
            <w:rStyle w:val="a9"/>
            <w:rFonts w:ascii="Arial" w:hAnsi="Arial" w:cs="Arial"/>
          </w:rPr>
          <w:t>п.5.10.6</w:t>
        </w:r>
      </w:hyperlink>
      <w:r w:rsidRPr="003A741A">
        <w:rPr>
          <w:rFonts w:ascii="Arial" w:hAnsi="Arial" w:cs="Arial"/>
        </w:rPr>
        <w:t xml:space="preserve"> настоящего документа.</w:t>
      </w:r>
      <w:bookmarkEnd w:id="267"/>
    </w:p>
    <w:p w14:paraId="48320A7C" w14:textId="77777777" w:rsidR="00156A43" w:rsidRPr="00156A43" w:rsidRDefault="00156A43" w:rsidP="00156A43">
      <w:pPr>
        <w:spacing w:after="240" w:line="276" w:lineRule="auto"/>
        <w:ind w:firstLine="567"/>
        <w:rPr>
          <w:rFonts w:ascii="Arial" w:hAnsi="Arial" w:cs="Arial"/>
        </w:rPr>
      </w:pPr>
      <w:r w:rsidRPr="00156A43">
        <w:rPr>
          <w:rFonts w:ascii="Arial" w:hAnsi="Arial" w:cs="Arial"/>
        </w:rPr>
        <w:t>Особенности внесения изменения в согласованные заявки:</w:t>
      </w:r>
    </w:p>
    <w:p w14:paraId="42C9203F" w14:textId="77777777" w:rsidR="002A5419" w:rsidRPr="002A5419" w:rsidRDefault="00C1649A" w:rsidP="005C3D9C">
      <w:pPr>
        <w:numPr>
          <w:ilvl w:val="0"/>
          <w:numId w:val="33"/>
        </w:numPr>
        <w:spacing w:after="240" w:line="276" w:lineRule="auto"/>
        <w:rPr>
          <w:rFonts w:ascii="Arial" w:hAnsi="Arial" w:cs="Arial"/>
        </w:rPr>
      </w:pPr>
      <w:r w:rsidRPr="00156A43">
        <w:rPr>
          <w:rFonts w:ascii="Arial" w:hAnsi="Arial" w:cs="Arial"/>
        </w:rPr>
        <w:t>При внесении изменений в согласованную заявку на списание МТР автоматически</w:t>
      </w:r>
      <w:r w:rsidR="005C3D9C">
        <w:rPr>
          <w:rFonts w:ascii="Arial" w:hAnsi="Arial" w:cs="Arial"/>
        </w:rPr>
        <w:t xml:space="preserve"> (разработка MM89 «</w:t>
      </w:r>
      <w:r w:rsidR="005C3D9C" w:rsidRPr="005C3D9C">
        <w:rPr>
          <w:rFonts w:ascii="Arial" w:hAnsi="Arial" w:cs="Arial"/>
        </w:rPr>
        <w:t>Расширения в процессе деблокирования заявок</w:t>
      </w:r>
      <w:r w:rsidR="005C3D9C">
        <w:rPr>
          <w:rFonts w:ascii="Arial" w:hAnsi="Arial" w:cs="Arial"/>
        </w:rPr>
        <w:t>»)</w:t>
      </w:r>
      <w:r w:rsidRPr="00156A43">
        <w:rPr>
          <w:rFonts w:ascii="Arial" w:hAnsi="Arial" w:cs="Arial"/>
        </w:rPr>
        <w:t xml:space="preserve"> сбрасывается согласование заявки руководителем планировщика</w:t>
      </w:r>
      <w:r w:rsidR="00CD01BD">
        <w:rPr>
          <w:rFonts w:ascii="Arial" w:hAnsi="Arial" w:cs="Arial"/>
        </w:rPr>
        <w:t xml:space="preserve"> и </w:t>
      </w:r>
      <w:r w:rsidR="00D062AD">
        <w:rPr>
          <w:rFonts w:ascii="Arial" w:hAnsi="Arial" w:cs="Arial"/>
        </w:rPr>
        <w:t>потребуется повторное</w:t>
      </w:r>
      <w:r w:rsidR="00CD01BD">
        <w:rPr>
          <w:rFonts w:ascii="Arial" w:hAnsi="Arial" w:cs="Arial"/>
        </w:rPr>
        <w:t xml:space="preserve"> согласование изменённой заявки</w:t>
      </w:r>
      <w:r w:rsidR="002A5419">
        <w:rPr>
          <w:rFonts w:ascii="Arial" w:hAnsi="Arial" w:cs="Arial"/>
        </w:rPr>
        <w:t>, за исключением следующих случаев:</w:t>
      </w:r>
    </w:p>
    <w:p w14:paraId="38E6EBA0" w14:textId="77777777" w:rsidR="002A5419" w:rsidRDefault="002A5419" w:rsidP="00E740CF">
      <w:pPr>
        <w:pStyle w:val="afa"/>
        <w:numPr>
          <w:ilvl w:val="0"/>
          <w:numId w:val="76"/>
        </w:numPr>
        <w:spacing w:after="240" w:line="276" w:lineRule="auto"/>
        <w:rPr>
          <w:rFonts w:ascii="Arial" w:hAnsi="Arial" w:cs="Arial"/>
        </w:rPr>
      </w:pPr>
      <w:r w:rsidRPr="002A5419">
        <w:rPr>
          <w:rFonts w:ascii="Arial" w:hAnsi="Arial" w:cs="Arial"/>
        </w:rPr>
        <w:lastRenderedPageBreak/>
        <w:t>если вы</w:t>
      </w:r>
      <w:r>
        <w:rPr>
          <w:rFonts w:ascii="Arial" w:hAnsi="Arial" w:cs="Arial"/>
        </w:rPr>
        <w:t>полняется перенос даты потребности на более позднюю дату, но в пределах того же года;</w:t>
      </w:r>
    </w:p>
    <w:p w14:paraId="0DEA31B2" w14:textId="77777777" w:rsidR="002A5419" w:rsidRDefault="002A5419" w:rsidP="00E740CF">
      <w:pPr>
        <w:pStyle w:val="afa"/>
        <w:numPr>
          <w:ilvl w:val="0"/>
          <w:numId w:val="76"/>
        </w:numPr>
        <w:spacing w:after="240" w:line="276" w:lineRule="auto"/>
        <w:rPr>
          <w:rFonts w:ascii="Arial" w:hAnsi="Arial" w:cs="Arial"/>
        </w:rPr>
      </w:pPr>
      <w:r w:rsidRPr="002A5419">
        <w:rPr>
          <w:rFonts w:ascii="Arial" w:hAnsi="Arial" w:cs="Arial"/>
        </w:rPr>
        <w:t xml:space="preserve">если выполняется перенос даты потребности на более </w:t>
      </w:r>
      <w:r>
        <w:rPr>
          <w:rFonts w:ascii="Arial" w:hAnsi="Arial" w:cs="Arial"/>
        </w:rPr>
        <w:t>ран</w:t>
      </w:r>
      <w:r w:rsidRPr="002A5419">
        <w:rPr>
          <w:rFonts w:ascii="Arial" w:hAnsi="Arial" w:cs="Arial"/>
        </w:rPr>
        <w:t>нюю дату, но</w:t>
      </w:r>
      <w:r>
        <w:rPr>
          <w:rFonts w:ascii="Arial" w:hAnsi="Arial" w:cs="Arial"/>
        </w:rPr>
        <w:t xml:space="preserve"> заявка не становится срочной;</w:t>
      </w:r>
    </w:p>
    <w:p w14:paraId="6C812199" w14:textId="77777777" w:rsidR="002A5419" w:rsidRDefault="002A5419" w:rsidP="00E740CF">
      <w:pPr>
        <w:pStyle w:val="afa"/>
        <w:numPr>
          <w:ilvl w:val="0"/>
          <w:numId w:val="76"/>
        </w:numPr>
        <w:spacing w:after="240" w:line="276" w:lineRule="auto"/>
        <w:rPr>
          <w:rFonts w:ascii="Arial" w:hAnsi="Arial" w:cs="Arial"/>
        </w:rPr>
      </w:pPr>
      <w:r>
        <w:rPr>
          <w:rFonts w:ascii="Arial" w:hAnsi="Arial" w:cs="Arial"/>
        </w:rPr>
        <w:t>если выполняется изменение количества в меньшую сторону</w:t>
      </w:r>
      <w:r w:rsidR="000645A9">
        <w:rPr>
          <w:rFonts w:ascii="Arial" w:hAnsi="Arial" w:cs="Arial"/>
        </w:rPr>
        <w:t xml:space="preserve"> (при изменении в большую сторону выводится сообщение об ошибке – увеличение потребности регистрируется отдельной позицией заявки)</w:t>
      </w:r>
      <w:r>
        <w:rPr>
          <w:rFonts w:ascii="Arial" w:hAnsi="Arial" w:cs="Arial"/>
        </w:rPr>
        <w:t>.</w:t>
      </w:r>
    </w:p>
    <w:p w14:paraId="6443B3B6" w14:textId="64BE039E" w:rsidR="00BE1EFE" w:rsidRPr="00BE1EFE" w:rsidRDefault="00BE1EFE" w:rsidP="00BE1EFE">
      <w:pPr>
        <w:spacing w:after="240" w:line="276" w:lineRule="auto"/>
        <w:ind w:left="927"/>
        <w:rPr>
          <w:rFonts w:ascii="Arial" w:hAnsi="Arial" w:cs="Arial"/>
        </w:rPr>
      </w:pPr>
      <w:r w:rsidRPr="003847C0">
        <w:rPr>
          <w:rFonts w:ascii="Arial" w:hAnsi="Arial" w:cs="Arial"/>
        </w:rPr>
        <w:t>При сбросе согласования</w:t>
      </w:r>
      <w:r w:rsidR="0072067E" w:rsidRPr="003847C0">
        <w:rPr>
          <w:rFonts w:ascii="Arial" w:hAnsi="Arial" w:cs="Arial"/>
        </w:rPr>
        <w:t>,</w:t>
      </w:r>
      <w:r w:rsidRPr="003847C0">
        <w:rPr>
          <w:rFonts w:ascii="Arial" w:hAnsi="Arial" w:cs="Arial"/>
        </w:rPr>
        <w:t xml:space="preserve"> присваивается новая стратегия согласования – «Повторное согласование»</w:t>
      </w:r>
      <w:r w:rsidR="0072067E" w:rsidRPr="003847C0">
        <w:rPr>
          <w:rFonts w:ascii="Arial" w:hAnsi="Arial" w:cs="Arial"/>
        </w:rPr>
        <w:t xml:space="preserve"> (разработка MM89). Её особенностью является то, что не согласованные полностью заявки с данной стратегией не исключаются из ППМ. При этом предусмотрено фоновое задание, которое, в случае отсутствия согласования руководителем планировщика потребности, через 10 дней (настраиваемый параметр) сменит стратегию согласования на первичную и, при наличии подтверждённого резерва по данной заявке, выполнит его снятие (разработка MM39 «Подтверждение потребности в рамках срока поставки»).</w:t>
      </w:r>
      <w:r w:rsidR="006C078F" w:rsidRPr="003847C0">
        <w:rPr>
          <w:rFonts w:ascii="Arial" w:hAnsi="Arial" w:cs="Arial"/>
        </w:rPr>
        <w:t xml:space="preserve"> </w:t>
      </w:r>
      <w:r w:rsidR="0072067E" w:rsidRPr="003847C0">
        <w:rPr>
          <w:rFonts w:ascii="Arial" w:hAnsi="Arial" w:cs="Arial"/>
        </w:rPr>
        <w:t>Т.е. если повторно согласуемая заявка не будет полностью согласована в течении этого времени, она исключается из ППМ и резерв по ней высвобождается.</w:t>
      </w:r>
    </w:p>
    <w:p w14:paraId="68D9DF5F" w14:textId="3B5C7484" w:rsidR="00BE1EFE" w:rsidRPr="00BE1EFE" w:rsidRDefault="00BE1EFE" w:rsidP="00BE1EFE">
      <w:pPr>
        <w:spacing w:after="240" w:line="276" w:lineRule="auto"/>
        <w:ind w:left="927"/>
        <w:rPr>
          <w:rFonts w:ascii="Arial" w:hAnsi="Arial" w:cs="Arial"/>
        </w:rPr>
      </w:pPr>
      <w:r>
        <w:rPr>
          <w:rFonts w:ascii="Arial" w:hAnsi="Arial" w:cs="Arial"/>
        </w:rPr>
        <w:t>Для высвобождения запаса предусмотрено ежедневное фоновое задание, выполняющее снятие подтверждения с заявок на списание МТР, которые в течении 10 дней находятся в статусе отклонено или на повторном согласовании</w:t>
      </w:r>
    </w:p>
    <w:p w14:paraId="30F2E3AB" w14:textId="77777777" w:rsidR="00156A43" w:rsidRPr="00156A43" w:rsidRDefault="003711F2" w:rsidP="005F6568">
      <w:pPr>
        <w:numPr>
          <w:ilvl w:val="0"/>
          <w:numId w:val="33"/>
        </w:numPr>
        <w:spacing w:after="240" w:line="276" w:lineRule="auto"/>
        <w:rPr>
          <w:rFonts w:ascii="Arial" w:hAnsi="Arial" w:cs="Arial"/>
        </w:rPr>
      </w:pPr>
      <w:r>
        <w:rPr>
          <w:rFonts w:ascii="Arial" w:hAnsi="Arial" w:cs="Arial"/>
        </w:rPr>
        <w:t xml:space="preserve">Согласованные заявки на </w:t>
      </w:r>
      <w:r w:rsidRPr="00156A43">
        <w:rPr>
          <w:rFonts w:ascii="Arial" w:hAnsi="Arial" w:cs="Arial"/>
        </w:rPr>
        <w:t>закупку работ, услуг</w:t>
      </w:r>
      <w:r>
        <w:rPr>
          <w:rFonts w:ascii="Arial" w:hAnsi="Arial" w:cs="Arial"/>
        </w:rPr>
        <w:t xml:space="preserve"> не доступны для редактирования. </w:t>
      </w:r>
      <w:r w:rsidR="00156A43" w:rsidRPr="00156A43">
        <w:rPr>
          <w:rFonts w:ascii="Arial" w:hAnsi="Arial" w:cs="Arial"/>
        </w:rPr>
        <w:t>Для внесения изменений в согласованные заявки на закупку работ, услуг</w:t>
      </w:r>
      <w:r w:rsidR="00BF0082">
        <w:rPr>
          <w:rFonts w:ascii="Arial" w:hAnsi="Arial" w:cs="Arial"/>
        </w:rPr>
        <w:t>,</w:t>
      </w:r>
      <w:r w:rsidR="00156A43" w:rsidRPr="00156A43">
        <w:rPr>
          <w:rFonts w:ascii="Arial" w:hAnsi="Arial" w:cs="Arial"/>
        </w:rPr>
        <w:t xml:space="preserve"> планировщик потребности предварительно уведомляет закупщика о необходимости корректировки заявки на закупку. Для уведомления закупщика можно либо отправить письмо по корпоративной электронной почте, либо в SAP S/4 HANA открыть заявку в транзакции Изменение/просмотр заявки и выбрать действие «Отправить уведомление», указать в качестве получателя закупщика и в поле комментарий описать причины корректировки заявки. После отклонения заявки закупщиком, </w:t>
      </w:r>
      <w:r>
        <w:rPr>
          <w:rFonts w:ascii="Arial" w:hAnsi="Arial" w:cs="Arial"/>
        </w:rPr>
        <w:t>она</w:t>
      </w:r>
      <w:r w:rsidR="00156A43" w:rsidRPr="00156A43">
        <w:rPr>
          <w:rFonts w:ascii="Arial" w:hAnsi="Arial" w:cs="Arial"/>
        </w:rPr>
        <w:t xml:space="preserve"> становится доступной для корректировки планировщиком потребности.</w:t>
      </w:r>
    </w:p>
    <w:p w14:paraId="7114DEFA" w14:textId="77777777" w:rsidR="00156A43" w:rsidRPr="00156A43" w:rsidRDefault="00156A43" w:rsidP="00156A43">
      <w:pPr>
        <w:spacing w:after="240" w:line="276" w:lineRule="auto"/>
        <w:ind w:firstLine="567"/>
        <w:rPr>
          <w:rFonts w:ascii="Arial" w:hAnsi="Arial" w:cs="Arial"/>
        </w:rPr>
      </w:pPr>
      <w:r w:rsidRPr="00156A43">
        <w:rPr>
          <w:rFonts w:ascii="Arial" w:hAnsi="Arial" w:cs="Arial"/>
        </w:rPr>
        <w:t xml:space="preserve">Для передачи заявки на списание МТР, заявки на закупку работ, услуг на согласование своему руководителю планировщик </w:t>
      </w:r>
      <w:r w:rsidR="00B43E53">
        <w:rPr>
          <w:rFonts w:ascii="Arial" w:hAnsi="Arial" w:cs="Arial"/>
        </w:rPr>
        <w:t>потребности деблокирует заявку.</w:t>
      </w:r>
    </w:p>
    <w:p w14:paraId="48BAFE14" w14:textId="77777777" w:rsidR="00951CA1" w:rsidRPr="00247522" w:rsidRDefault="00951CA1" w:rsidP="00951CA1">
      <w:pPr>
        <w:spacing w:after="240" w:line="276" w:lineRule="auto"/>
        <w:ind w:left="567"/>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26</w:t>
      </w:r>
      <w:r w:rsidRPr="00247522">
        <w:rPr>
          <w:rFonts w:ascii="Arial" w:hAnsi="Arial" w:cs="Arial"/>
          <w:b/>
          <w:sz w:val="22"/>
        </w:rPr>
        <w:fldChar w:fldCharType="end"/>
      </w:r>
      <w:r>
        <w:rPr>
          <w:rFonts w:ascii="Arial" w:hAnsi="Arial" w:cs="Arial"/>
          <w:b/>
          <w:sz w:val="22"/>
        </w:rPr>
        <w:t>. Описание шага «</w:t>
      </w:r>
      <w:r>
        <w:rPr>
          <w:rFonts w:ascii="Arial" w:eastAsia="Calibri" w:hAnsi="Arial" w:cs="Arial"/>
          <w:b/>
          <w:sz w:val="22"/>
          <w:szCs w:val="24"/>
        </w:rPr>
        <w:t>Изменение</w:t>
      </w:r>
      <w:r w:rsidRPr="0029480E">
        <w:rPr>
          <w:rFonts w:ascii="Arial" w:eastAsia="Calibri" w:hAnsi="Arial" w:cs="Arial"/>
          <w:b/>
          <w:sz w:val="22"/>
          <w:szCs w:val="24"/>
        </w:rPr>
        <w:t xml:space="preserve"> заявки на списание МТР/закупку </w:t>
      </w:r>
      <w:r w:rsidR="008754F2">
        <w:rPr>
          <w:rFonts w:ascii="Arial" w:eastAsia="Calibri" w:hAnsi="Arial" w:cs="Arial"/>
          <w:b/>
          <w:sz w:val="22"/>
          <w:szCs w:val="24"/>
        </w:rPr>
        <w:t xml:space="preserve">работ, </w:t>
      </w:r>
      <w:r w:rsidRPr="0029480E">
        <w:rPr>
          <w:rFonts w:ascii="Arial" w:eastAsia="Calibri" w:hAnsi="Arial" w:cs="Arial"/>
          <w:b/>
          <w:sz w:val="22"/>
          <w:szCs w:val="24"/>
        </w:rPr>
        <w:t>услуг</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0"/>
        <w:gridCol w:w="2125"/>
        <w:gridCol w:w="993"/>
        <w:gridCol w:w="1701"/>
        <w:gridCol w:w="2550"/>
        <w:gridCol w:w="977"/>
      </w:tblGrid>
      <w:tr w:rsidR="00951CA1" w:rsidRPr="00F94454" w14:paraId="696A402A" w14:textId="77777777" w:rsidTr="00AD18CB">
        <w:trPr>
          <w:cantSplit/>
          <w:trHeight w:val="397"/>
          <w:tblHeader/>
        </w:trPr>
        <w:tc>
          <w:tcPr>
            <w:tcW w:w="899" w:type="pct"/>
            <w:shd w:val="clear" w:color="auto" w:fill="FFC000"/>
            <w:vAlign w:val="center"/>
          </w:tcPr>
          <w:p w14:paraId="48B2166A" w14:textId="77777777" w:rsidR="00951CA1" w:rsidRPr="00D36A72" w:rsidRDefault="00951CA1" w:rsidP="00AD18CB">
            <w:pPr>
              <w:jc w:val="center"/>
              <w:rPr>
                <w:rFonts w:ascii="Arial" w:hAnsi="Arial" w:cs="Arial"/>
                <w:b/>
                <w:sz w:val="20"/>
              </w:rPr>
            </w:pPr>
            <w:r>
              <w:rPr>
                <w:rFonts w:ascii="Arial" w:hAnsi="Arial" w:cs="Arial"/>
                <w:b/>
                <w:sz w:val="20"/>
                <w:szCs w:val="20"/>
                <w:lang w:eastAsia="ru-RU"/>
              </w:rPr>
              <w:lastRenderedPageBreak/>
              <w:t>Номер шага</w:t>
            </w:r>
          </w:p>
        </w:tc>
        <w:tc>
          <w:tcPr>
            <w:tcW w:w="1044" w:type="pct"/>
            <w:shd w:val="clear" w:color="auto" w:fill="FFC000"/>
            <w:vAlign w:val="center"/>
          </w:tcPr>
          <w:p w14:paraId="7312AF7B" w14:textId="77777777" w:rsidR="00951CA1" w:rsidRDefault="00951CA1" w:rsidP="00AD18CB">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2EE2ECC2" w14:textId="77777777" w:rsidR="00951CA1" w:rsidRPr="00F94454" w:rsidRDefault="00951CA1" w:rsidP="00AD18CB">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52A197AE" w14:textId="77777777" w:rsidR="00951CA1" w:rsidRDefault="00951CA1" w:rsidP="00AD18CB">
            <w:pPr>
              <w:jc w:val="center"/>
              <w:rPr>
                <w:rFonts w:ascii="Arial" w:hAnsi="Arial" w:cs="Arial"/>
                <w:b/>
                <w:sz w:val="20"/>
              </w:rPr>
            </w:pPr>
            <w:r>
              <w:rPr>
                <w:rFonts w:ascii="Arial" w:hAnsi="Arial" w:cs="Arial"/>
                <w:b/>
                <w:sz w:val="20"/>
              </w:rPr>
              <w:t>Вход</w:t>
            </w:r>
          </w:p>
        </w:tc>
        <w:tc>
          <w:tcPr>
            <w:tcW w:w="1253" w:type="pct"/>
            <w:shd w:val="clear" w:color="auto" w:fill="FFC000"/>
          </w:tcPr>
          <w:p w14:paraId="1C44D9CF" w14:textId="77777777" w:rsidR="00951CA1" w:rsidRDefault="00951CA1" w:rsidP="00AD18CB">
            <w:pPr>
              <w:jc w:val="center"/>
              <w:rPr>
                <w:rFonts w:ascii="Arial" w:hAnsi="Arial" w:cs="Arial"/>
                <w:b/>
                <w:sz w:val="20"/>
              </w:rPr>
            </w:pPr>
            <w:r>
              <w:rPr>
                <w:rFonts w:ascii="Arial" w:hAnsi="Arial" w:cs="Arial"/>
                <w:b/>
                <w:sz w:val="20"/>
              </w:rPr>
              <w:t>Результат</w:t>
            </w:r>
          </w:p>
        </w:tc>
        <w:tc>
          <w:tcPr>
            <w:tcW w:w="480" w:type="pct"/>
            <w:shd w:val="clear" w:color="auto" w:fill="FFC000"/>
          </w:tcPr>
          <w:p w14:paraId="1864ADBF" w14:textId="77777777" w:rsidR="00951CA1" w:rsidRDefault="00951CA1" w:rsidP="00AD18CB">
            <w:pPr>
              <w:jc w:val="center"/>
              <w:rPr>
                <w:rFonts w:ascii="Arial" w:hAnsi="Arial" w:cs="Arial"/>
                <w:b/>
                <w:sz w:val="20"/>
              </w:rPr>
            </w:pPr>
            <w:r>
              <w:rPr>
                <w:rFonts w:ascii="Arial" w:hAnsi="Arial" w:cs="Arial"/>
                <w:b/>
                <w:sz w:val="20"/>
              </w:rPr>
              <w:t>Бизнес-роль</w:t>
            </w:r>
          </w:p>
        </w:tc>
      </w:tr>
      <w:tr w:rsidR="00951CA1" w14:paraId="6AB6A7C3" w14:textId="77777777" w:rsidTr="00AD18CB">
        <w:trPr>
          <w:cantSplit/>
          <w:trHeight w:val="2390"/>
        </w:trPr>
        <w:tc>
          <w:tcPr>
            <w:tcW w:w="899" w:type="pct"/>
          </w:tcPr>
          <w:p w14:paraId="2C2C8BE9" w14:textId="77777777" w:rsidR="00951CA1" w:rsidRDefault="00951CA1" w:rsidP="00AD18CB">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2</w:t>
            </w:r>
            <w:r w:rsidRPr="00B613A3">
              <w:rPr>
                <w:rFonts w:ascii="Arial" w:hAnsi="Arial" w:cs="Arial"/>
                <w:sz w:val="20"/>
                <w:szCs w:val="20"/>
              </w:rPr>
              <w:t>.0</w:t>
            </w:r>
            <w:r w:rsidR="003D3116">
              <w:rPr>
                <w:rFonts w:ascii="Arial" w:hAnsi="Arial" w:cs="Arial"/>
                <w:sz w:val="20"/>
                <w:szCs w:val="20"/>
              </w:rPr>
              <w:t>3</w:t>
            </w:r>
            <w:r w:rsidRPr="00B613A3">
              <w:rPr>
                <w:rFonts w:ascii="Arial" w:hAnsi="Arial" w:cs="Arial"/>
                <w:sz w:val="20"/>
                <w:szCs w:val="20"/>
              </w:rPr>
              <w:t>0</w:t>
            </w:r>
          </w:p>
        </w:tc>
        <w:tc>
          <w:tcPr>
            <w:tcW w:w="1044" w:type="pct"/>
          </w:tcPr>
          <w:p w14:paraId="44003EC3" w14:textId="77777777" w:rsidR="00951CA1" w:rsidRDefault="00951CA1" w:rsidP="00951CA1">
            <w:pPr>
              <w:jc w:val="left"/>
              <w:rPr>
                <w:rFonts w:ascii="Arial" w:hAnsi="Arial" w:cs="Arial"/>
                <w:sz w:val="20"/>
              </w:rPr>
            </w:pPr>
            <w:r>
              <w:rPr>
                <w:rFonts w:ascii="Arial" w:hAnsi="Arial" w:cs="Arial"/>
                <w:sz w:val="20"/>
              </w:rPr>
              <w:t>- Отклонена руководителем:</w:t>
            </w:r>
          </w:p>
          <w:p w14:paraId="5874A5DD" w14:textId="77777777" w:rsidR="00951CA1" w:rsidRDefault="00951CA1" w:rsidP="00951CA1">
            <w:pPr>
              <w:jc w:val="left"/>
              <w:rPr>
                <w:rFonts w:ascii="Arial" w:hAnsi="Arial" w:cs="Arial"/>
                <w:sz w:val="20"/>
              </w:rPr>
            </w:pPr>
            <w:r>
              <w:rPr>
                <w:rFonts w:ascii="Arial" w:hAnsi="Arial" w:cs="Arial"/>
                <w:sz w:val="20"/>
              </w:rPr>
              <w:t>Заявка на списание МТР</w:t>
            </w:r>
          </w:p>
          <w:p w14:paraId="0E0C0620" w14:textId="77777777" w:rsidR="00951CA1" w:rsidRDefault="00951CA1" w:rsidP="00951CA1">
            <w:pPr>
              <w:jc w:val="left"/>
              <w:rPr>
                <w:rFonts w:ascii="Arial" w:hAnsi="Arial" w:cs="Arial"/>
                <w:sz w:val="20"/>
              </w:rPr>
            </w:pPr>
            <w:r>
              <w:rPr>
                <w:rFonts w:ascii="Arial" w:hAnsi="Arial" w:cs="Arial"/>
                <w:sz w:val="20"/>
              </w:rPr>
              <w:t>Заявка на закупку работ, услуг</w:t>
            </w:r>
          </w:p>
          <w:p w14:paraId="7E53B03F" w14:textId="77777777" w:rsidR="00951CA1" w:rsidRDefault="00951CA1" w:rsidP="00951CA1">
            <w:pPr>
              <w:jc w:val="left"/>
              <w:rPr>
                <w:rFonts w:ascii="Arial" w:hAnsi="Arial" w:cs="Arial"/>
                <w:sz w:val="20"/>
              </w:rPr>
            </w:pPr>
            <w:r>
              <w:rPr>
                <w:rFonts w:ascii="Arial" w:hAnsi="Arial" w:cs="Arial"/>
                <w:sz w:val="20"/>
              </w:rPr>
              <w:t>- Отклонена закупщиком:</w:t>
            </w:r>
          </w:p>
          <w:p w14:paraId="6B9D4AAF" w14:textId="77777777" w:rsidR="00951CA1" w:rsidRDefault="00951CA1" w:rsidP="00951CA1">
            <w:pPr>
              <w:jc w:val="left"/>
              <w:rPr>
                <w:rFonts w:ascii="Arial" w:hAnsi="Arial" w:cs="Arial"/>
                <w:sz w:val="20"/>
              </w:rPr>
            </w:pPr>
            <w:r>
              <w:rPr>
                <w:rFonts w:ascii="Arial" w:hAnsi="Arial" w:cs="Arial"/>
                <w:sz w:val="20"/>
              </w:rPr>
              <w:t xml:space="preserve">  Заявка на закупку работ, услуг</w:t>
            </w:r>
          </w:p>
          <w:p w14:paraId="0C4707B3" w14:textId="6046E43D" w:rsidR="00951CA1" w:rsidRDefault="000018D5" w:rsidP="00951CA1">
            <w:pPr>
              <w:jc w:val="left"/>
              <w:rPr>
                <w:rFonts w:ascii="Arial" w:hAnsi="Arial" w:cs="Arial"/>
                <w:sz w:val="20"/>
              </w:rPr>
            </w:pPr>
            <w:r>
              <w:rPr>
                <w:rFonts w:ascii="Arial" w:hAnsi="Arial" w:cs="Arial"/>
                <w:sz w:val="20"/>
              </w:rPr>
              <w:t>- У планировщика потребности</w:t>
            </w:r>
            <w:r w:rsidR="00951CA1" w:rsidRPr="00951CA1">
              <w:rPr>
                <w:rFonts w:ascii="Arial" w:hAnsi="Arial" w:cs="Arial"/>
                <w:sz w:val="20"/>
              </w:rPr>
              <w:t xml:space="preserve"> возникла бизнес необходимость в корректировке заявки</w:t>
            </w:r>
          </w:p>
        </w:tc>
        <w:tc>
          <w:tcPr>
            <w:tcW w:w="488" w:type="pct"/>
            <w:shd w:val="clear" w:color="auto" w:fill="auto"/>
          </w:tcPr>
          <w:p w14:paraId="1BFF15B4" w14:textId="77777777" w:rsidR="00951CA1" w:rsidRPr="00951CA1" w:rsidRDefault="00951CA1" w:rsidP="00AD18CB">
            <w:pPr>
              <w:jc w:val="left"/>
              <w:rPr>
                <w:rFonts w:ascii="Arial" w:hAnsi="Arial" w:cs="Arial"/>
                <w:sz w:val="20"/>
                <w:szCs w:val="20"/>
                <w:lang w:val="en-US"/>
              </w:rPr>
            </w:pPr>
            <w:r>
              <w:rPr>
                <w:rFonts w:ascii="Arial" w:hAnsi="Arial" w:cs="Arial"/>
                <w:sz w:val="20"/>
                <w:lang w:val="en-US"/>
              </w:rPr>
              <w:t>ME</w:t>
            </w:r>
            <w:r w:rsidRPr="003527CB">
              <w:rPr>
                <w:rFonts w:ascii="Arial" w:hAnsi="Arial" w:cs="Arial"/>
                <w:sz w:val="20"/>
              </w:rPr>
              <w:t>5</w:t>
            </w:r>
            <w:r>
              <w:rPr>
                <w:rFonts w:ascii="Arial" w:hAnsi="Arial" w:cs="Arial"/>
                <w:sz w:val="20"/>
              </w:rPr>
              <w:t>4</w:t>
            </w:r>
            <w:r>
              <w:rPr>
                <w:rFonts w:ascii="Arial" w:hAnsi="Arial" w:cs="Arial"/>
                <w:sz w:val="20"/>
                <w:lang w:val="en-US"/>
              </w:rPr>
              <w:t>N</w:t>
            </w:r>
          </w:p>
        </w:tc>
        <w:tc>
          <w:tcPr>
            <w:tcW w:w="836" w:type="pct"/>
          </w:tcPr>
          <w:p w14:paraId="23F04C4B" w14:textId="77777777" w:rsidR="00951CA1" w:rsidRDefault="00951CA1" w:rsidP="00AD18CB">
            <w:pPr>
              <w:jc w:val="left"/>
              <w:rPr>
                <w:rFonts w:ascii="Arial" w:hAnsi="Arial" w:cs="Arial"/>
                <w:sz w:val="20"/>
              </w:rPr>
            </w:pPr>
            <w:r>
              <w:rPr>
                <w:rFonts w:ascii="Arial" w:hAnsi="Arial" w:cs="Arial"/>
                <w:sz w:val="20"/>
              </w:rPr>
              <w:t>Заявка на списание МТР</w:t>
            </w:r>
          </w:p>
          <w:p w14:paraId="54ABB209" w14:textId="77777777" w:rsidR="00951CA1" w:rsidRPr="00CB3587" w:rsidRDefault="00A7776C" w:rsidP="00A7776C">
            <w:pPr>
              <w:jc w:val="left"/>
              <w:rPr>
                <w:rFonts w:ascii="Arial" w:hAnsi="Arial" w:cs="Arial"/>
                <w:sz w:val="20"/>
              </w:rPr>
            </w:pPr>
            <w:r>
              <w:rPr>
                <w:rFonts w:ascii="Arial" w:hAnsi="Arial" w:cs="Arial"/>
                <w:sz w:val="20"/>
              </w:rPr>
              <w:t>Заявка на закупку работ, услуг</w:t>
            </w:r>
          </w:p>
        </w:tc>
        <w:tc>
          <w:tcPr>
            <w:tcW w:w="1253" w:type="pct"/>
          </w:tcPr>
          <w:p w14:paraId="59D9E679" w14:textId="77777777" w:rsidR="00951CA1" w:rsidRDefault="00951CA1" w:rsidP="00AD18CB">
            <w:pPr>
              <w:jc w:val="left"/>
              <w:rPr>
                <w:rFonts w:ascii="Arial" w:hAnsi="Arial" w:cs="Arial"/>
                <w:sz w:val="20"/>
              </w:rPr>
            </w:pPr>
            <w:r>
              <w:rPr>
                <w:rFonts w:ascii="Arial" w:hAnsi="Arial" w:cs="Arial"/>
                <w:sz w:val="20"/>
              </w:rPr>
              <w:t>Деблокирована:</w:t>
            </w:r>
          </w:p>
          <w:p w14:paraId="176B9CAE" w14:textId="77777777" w:rsidR="00951CA1" w:rsidRDefault="00951CA1" w:rsidP="00AD18CB">
            <w:pPr>
              <w:jc w:val="left"/>
              <w:rPr>
                <w:rFonts w:ascii="Arial" w:hAnsi="Arial" w:cs="Arial"/>
                <w:sz w:val="20"/>
              </w:rPr>
            </w:pPr>
            <w:r>
              <w:rPr>
                <w:rFonts w:ascii="Arial" w:hAnsi="Arial" w:cs="Arial"/>
                <w:sz w:val="20"/>
              </w:rPr>
              <w:t>Заявка на списание МТР</w:t>
            </w:r>
          </w:p>
          <w:p w14:paraId="16668832" w14:textId="77777777" w:rsidR="00951CA1" w:rsidRDefault="00951CA1" w:rsidP="00AD18CB">
            <w:pPr>
              <w:jc w:val="left"/>
              <w:rPr>
                <w:rFonts w:ascii="Arial" w:hAnsi="Arial" w:cs="Arial"/>
                <w:sz w:val="20"/>
              </w:rPr>
            </w:pPr>
            <w:r>
              <w:rPr>
                <w:rFonts w:ascii="Arial" w:hAnsi="Arial" w:cs="Arial"/>
                <w:sz w:val="20"/>
              </w:rPr>
              <w:t>Заявка на закупку работ, услуг</w:t>
            </w:r>
          </w:p>
          <w:p w14:paraId="7683967D" w14:textId="77777777" w:rsidR="00951CA1" w:rsidRDefault="00951CA1" w:rsidP="00AD18CB">
            <w:pPr>
              <w:jc w:val="left"/>
              <w:rPr>
                <w:rFonts w:ascii="Arial" w:hAnsi="Arial" w:cs="Arial"/>
                <w:sz w:val="20"/>
              </w:rPr>
            </w:pPr>
            <w:r>
              <w:rPr>
                <w:rFonts w:ascii="Arial" w:hAnsi="Arial" w:cs="Arial"/>
                <w:sz w:val="20"/>
              </w:rPr>
              <w:t>Отклонена:</w:t>
            </w:r>
          </w:p>
          <w:p w14:paraId="31313FAF" w14:textId="77777777" w:rsidR="00951CA1" w:rsidRDefault="00951CA1" w:rsidP="00AD18CB">
            <w:pPr>
              <w:jc w:val="left"/>
              <w:rPr>
                <w:rFonts w:ascii="Arial" w:hAnsi="Arial" w:cs="Arial"/>
                <w:sz w:val="20"/>
              </w:rPr>
            </w:pPr>
            <w:r>
              <w:rPr>
                <w:rFonts w:ascii="Arial" w:hAnsi="Arial" w:cs="Arial"/>
                <w:sz w:val="20"/>
              </w:rPr>
              <w:t>Заявка на списание МТР</w:t>
            </w:r>
          </w:p>
          <w:p w14:paraId="4964E33B" w14:textId="77777777" w:rsidR="00951CA1" w:rsidRPr="00B613A3" w:rsidRDefault="00A7776C" w:rsidP="00A7776C">
            <w:pPr>
              <w:jc w:val="left"/>
              <w:rPr>
                <w:rFonts w:ascii="Arial" w:hAnsi="Arial" w:cs="Arial"/>
                <w:sz w:val="20"/>
              </w:rPr>
            </w:pPr>
            <w:r>
              <w:rPr>
                <w:rFonts w:ascii="Arial" w:hAnsi="Arial" w:cs="Arial"/>
                <w:sz w:val="20"/>
              </w:rPr>
              <w:t>Заявка на закупку работ, услуг</w:t>
            </w:r>
          </w:p>
        </w:tc>
        <w:tc>
          <w:tcPr>
            <w:tcW w:w="480" w:type="pct"/>
          </w:tcPr>
          <w:p w14:paraId="3E6E334A" w14:textId="77777777" w:rsidR="00951CA1" w:rsidRDefault="00951CA1" w:rsidP="00AD18CB">
            <w:pPr>
              <w:jc w:val="left"/>
              <w:rPr>
                <w:rFonts w:ascii="Arial" w:hAnsi="Arial" w:cs="Arial"/>
                <w:sz w:val="20"/>
              </w:rPr>
            </w:pPr>
            <w:r>
              <w:rPr>
                <w:rFonts w:ascii="Arial" w:hAnsi="Arial" w:cs="Arial"/>
                <w:sz w:val="20"/>
              </w:rPr>
              <w:t>- Руководитель планировщика потребности</w:t>
            </w:r>
          </w:p>
          <w:p w14:paraId="24B26418" w14:textId="77777777" w:rsidR="00951CA1" w:rsidRPr="00B613A3" w:rsidRDefault="00951CA1" w:rsidP="00AD18CB">
            <w:pPr>
              <w:jc w:val="left"/>
              <w:rPr>
                <w:rFonts w:ascii="Arial" w:hAnsi="Arial" w:cs="Arial"/>
                <w:sz w:val="20"/>
              </w:rPr>
            </w:pPr>
          </w:p>
        </w:tc>
      </w:tr>
    </w:tbl>
    <w:p w14:paraId="7C4EC2C5" w14:textId="77777777" w:rsidR="009A346F" w:rsidRDefault="009A346F" w:rsidP="009A346F">
      <w:pPr>
        <w:spacing w:after="240" w:line="276" w:lineRule="auto"/>
        <w:ind w:left="567"/>
        <w:rPr>
          <w:rFonts w:ascii="Arial" w:hAnsi="Arial" w:cs="Arial"/>
        </w:rPr>
      </w:pPr>
    </w:p>
    <w:p w14:paraId="74930516" w14:textId="77777777" w:rsidR="008754F2" w:rsidRDefault="008754F2" w:rsidP="008754F2">
      <w:pPr>
        <w:pStyle w:val="4"/>
        <w:ind w:left="864"/>
        <w:rPr>
          <w:rFonts w:eastAsiaTheme="majorEastAsia" w:cstheme="majorBidi"/>
          <w:b/>
          <w:i w:val="0"/>
          <w:caps w:val="0"/>
          <w:sz w:val="24"/>
          <w:szCs w:val="24"/>
        </w:rPr>
      </w:pPr>
      <w:bookmarkStart w:id="268" w:name="_Шаг_процесса_ПП-10.03.02.040"/>
      <w:bookmarkEnd w:id="268"/>
      <w:r w:rsidRPr="00982388">
        <w:rPr>
          <w:rFonts w:eastAsiaTheme="majorEastAsia" w:cstheme="majorBidi"/>
          <w:b/>
          <w:i w:val="0"/>
          <w:caps w:val="0"/>
          <w:sz w:val="24"/>
          <w:szCs w:val="24"/>
        </w:rPr>
        <w:t>Шаг процесса ПП-10.03.02.0</w:t>
      </w:r>
      <w:r>
        <w:rPr>
          <w:rFonts w:eastAsiaTheme="majorEastAsia" w:cstheme="majorBidi"/>
          <w:b/>
          <w:i w:val="0"/>
          <w:caps w:val="0"/>
          <w:sz w:val="24"/>
          <w:szCs w:val="24"/>
        </w:rPr>
        <w:t>4</w:t>
      </w:r>
      <w:r w:rsidRPr="00982388">
        <w:rPr>
          <w:rFonts w:eastAsiaTheme="majorEastAsia" w:cstheme="majorBidi"/>
          <w:b/>
          <w:i w:val="0"/>
          <w:caps w:val="0"/>
          <w:sz w:val="24"/>
          <w:szCs w:val="24"/>
        </w:rPr>
        <w:t>0</w:t>
      </w:r>
      <w:r>
        <w:t xml:space="preserve"> </w:t>
      </w:r>
      <w:r w:rsidRPr="00982388">
        <w:rPr>
          <w:rFonts w:eastAsiaTheme="majorEastAsia" w:cstheme="majorBidi"/>
          <w:b/>
          <w:i w:val="0"/>
          <w:caps w:val="0"/>
          <w:sz w:val="24"/>
          <w:szCs w:val="24"/>
        </w:rPr>
        <w:t xml:space="preserve">– </w:t>
      </w:r>
      <w:r>
        <w:rPr>
          <w:rFonts w:eastAsiaTheme="majorEastAsia" w:cstheme="majorBidi"/>
          <w:b/>
          <w:i w:val="0"/>
          <w:caps w:val="0"/>
          <w:sz w:val="24"/>
          <w:szCs w:val="24"/>
        </w:rPr>
        <w:t>Обработка запроса на корректировку потребности</w:t>
      </w:r>
      <w:r w:rsidRPr="00982388">
        <w:rPr>
          <w:rFonts w:eastAsiaTheme="majorEastAsia" w:cstheme="majorBidi"/>
          <w:b/>
          <w:i w:val="0"/>
          <w:caps w:val="0"/>
          <w:sz w:val="24"/>
          <w:szCs w:val="24"/>
        </w:rPr>
        <w:t>.</w:t>
      </w:r>
    </w:p>
    <w:p w14:paraId="47371135" w14:textId="77777777" w:rsidR="00A3616E" w:rsidRPr="00A3616E" w:rsidRDefault="00A3616E" w:rsidP="00A3616E"/>
    <w:p w14:paraId="269BED9B" w14:textId="77777777" w:rsidR="00156A43" w:rsidRPr="00156A43" w:rsidRDefault="00156A43" w:rsidP="00156A43">
      <w:pPr>
        <w:spacing w:after="240" w:line="276" w:lineRule="auto"/>
        <w:ind w:firstLine="567"/>
        <w:rPr>
          <w:rFonts w:ascii="Arial" w:hAnsi="Arial" w:cs="Arial"/>
        </w:rPr>
      </w:pPr>
      <w:r w:rsidRPr="00156A43">
        <w:rPr>
          <w:rFonts w:ascii="Arial" w:hAnsi="Arial" w:cs="Arial"/>
        </w:rPr>
        <w:t>Сток-контролер в рамках процесса «ПП-10.03.04-</w:t>
      </w:r>
      <w:r w:rsidRPr="00156A43">
        <w:rPr>
          <w:rFonts w:ascii="Arial" w:hAnsi="Arial" w:cs="Arial"/>
          <w:lang w:val="en-US"/>
        </w:rPr>
        <w:t>ERP</w:t>
      </w:r>
      <w:r w:rsidRPr="00156A43">
        <w:rPr>
          <w:rFonts w:ascii="Arial" w:hAnsi="Arial" w:cs="Arial"/>
        </w:rPr>
        <w:t xml:space="preserve"> Оперативное планирование обеспечения» может сформировать запрос на корректировку потребности в МТР (разработка</w:t>
      </w:r>
      <w:r w:rsidR="00664DD2">
        <w:rPr>
          <w:rFonts w:ascii="Arial" w:hAnsi="Arial" w:cs="Arial"/>
        </w:rPr>
        <w:t xml:space="preserve"> </w:t>
      </w:r>
      <w:r w:rsidR="00664DD2">
        <w:rPr>
          <w:rFonts w:ascii="Arial" w:hAnsi="Arial" w:cs="Arial"/>
          <w:color w:val="000000" w:themeColor="text1"/>
        </w:rPr>
        <w:t>MM07</w:t>
      </w:r>
      <w:r w:rsidRPr="00156A43">
        <w:rPr>
          <w:rFonts w:ascii="Arial" w:hAnsi="Arial" w:cs="Arial"/>
        </w:rPr>
        <w:t xml:space="preserve"> </w:t>
      </w:r>
      <w:bookmarkStart w:id="269" w:name="_Hlk520633391"/>
      <w:r w:rsidR="003711F2">
        <w:rPr>
          <w:rFonts w:ascii="Arial" w:hAnsi="Arial" w:cs="Arial"/>
        </w:rPr>
        <w:t>«</w:t>
      </w:r>
      <w:bookmarkEnd w:id="269"/>
      <w:r w:rsidR="00A5535D" w:rsidRPr="00A5535D">
        <w:rPr>
          <w:rFonts w:ascii="Arial" w:hAnsi="Arial" w:cs="Arial"/>
        </w:rPr>
        <w:t>Управление запросами на корректировку</w:t>
      </w:r>
      <w:r w:rsidR="003711F2">
        <w:rPr>
          <w:rFonts w:ascii="Arial" w:hAnsi="Arial" w:cs="Arial"/>
        </w:rPr>
        <w:t>»</w:t>
      </w:r>
      <w:r w:rsidRPr="00156A43">
        <w:rPr>
          <w:rFonts w:ascii="Arial" w:hAnsi="Arial" w:cs="Arial"/>
        </w:rPr>
        <w:t>). Планировщик потребности получает по электронной почте уведомление о пришедшем к нему в обработку запросе на корректировку.</w:t>
      </w:r>
    </w:p>
    <w:p w14:paraId="46F7147F" w14:textId="77777777" w:rsidR="00156A43" w:rsidRPr="00156A43" w:rsidRDefault="00156A43" w:rsidP="00156A43">
      <w:pPr>
        <w:spacing w:after="240" w:line="276" w:lineRule="auto"/>
        <w:ind w:firstLine="567"/>
        <w:rPr>
          <w:rFonts w:ascii="Arial" w:hAnsi="Arial" w:cs="Arial"/>
        </w:rPr>
      </w:pPr>
      <w:r w:rsidRPr="00156A43">
        <w:rPr>
          <w:rFonts w:ascii="Arial" w:hAnsi="Arial" w:cs="Arial"/>
        </w:rPr>
        <w:t xml:space="preserve"> В запросе на корректировку </w:t>
      </w:r>
      <w:r w:rsidR="00BD17F3">
        <w:rPr>
          <w:rFonts w:ascii="Arial" w:hAnsi="Arial" w:cs="Arial"/>
        </w:rPr>
        <w:t>содержится информация о</w:t>
      </w:r>
      <w:r w:rsidRPr="00156A43">
        <w:rPr>
          <w:rFonts w:ascii="Arial" w:hAnsi="Arial" w:cs="Arial"/>
        </w:rPr>
        <w:t>:</w:t>
      </w:r>
    </w:p>
    <w:p w14:paraId="0FDA2707" w14:textId="77777777" w:rsidR="00156A43" w:rsidRPr="00156A43" w:rsidRDefault="00156A43" w:rsidP="005F6568">
      <w:pPr>
        <w:numPr>
          <w:ilvl w:val="0"/>
          <w:numId w:val="32"/>
        </w:numPr>
        <w:spacing w:after="240" w:line="276" w:lineRule="auto"/>
        <w:rPr>
          <w:rFonts w:ascii="Arial" w:hAnsi="Arial" w:cs="Arial"/>
        </w:rPr>
      </w:pPr>
      <w:r w:rsidRPr="00156A43">
        <w:rPr>
          <w:rFonts w:ascii="Arial" w:hAnsi="Arial" w:cs="Arial"/>
        </w:rPr>
        <w:t>Номер</w:t>
      </w:r>
      <w:r w:rsidR="00BD17F3">
        <w:rPr>
          <w:rFonts w:ascii="Arial" w:hAnsi="Arial" w:cs="Arial"/>
        </w:rPr>
        <w:t>е</w:t>
      </w:r>
      <w:r w:rsidRPr="00156A43">
        <w:rPr>
          <w:rFonts w:ascii="Arial" w:hAnsi="Arial" w:cs="Arial"/>
        </w:rPr>
        <w:t xml:space="preserve"> потребности – номер и позици</w:t>
      </w:r>
      <w:r w:rsidR="00BD17F3">
        <w:rPr>
          <w:rFonts w:ascii="Arial" w:hAnsi="Arial" w:cs="Arial"/>
        </w:rPr>
        <w:t>я</w:t>
      </w:r>
      <w:r w:rsidRPr="00156A43">
        <w:rPr>
          <w:rFonts w:ascii="Arial" w:hAnsi="Arial" w:cs="Arial"/>
        </w:rPr>
        <w:t xml:space="preserve"> заявки на списание МТР;</w:t>
      </w:r>
    </w:p>
    <w:p w14:paraId="3F17F7AF" w14:textId="464A54DE" w:rsidR="00156A43" w:rsidRPr="00156A43" w:rsidRDefault="00156A43" w:rsidP="005F6568">
      <w:pPr>
        <w:numPr>
          <w:ilvl w:val="0"/>
          <w:numId w:val="32"/>
        </w:numPr>
        <w:spacing w:after="240" w:line="276" w:lineRule="auto"/>
        <w:rPr>
          <w:rFonts w:ascii="Arial" w:hAnsi="Arial" w:cs="Arial"/>
        </w:rPr>
      </w:pPr>
      <w:r w:rsidRPr="00156A43">
        <w:rPr>
          <w:rFonts w:ascii="Arial" w:hAnsi="Arial" w:cs="Arial"/>
        </w:rPr>
        <w:t>Тип</w:t>
      </w:r>
      <w:r w:rsidR="00BD17F3">
        <w:rPr>
          <w:rFonts w:ascii="Arial" w:hAnsi="Arial" w:cs="Arial"/>
        </w:rPr>
        <w:t>е</w:t>
      </w:r>
      <w:r w:rsidRPr="00156A43">
        <w:rPr>
          <w:rFonts w:ascii="Arial" w:hAnsi="Arial" w:cs="Arial"/>
        </w:rPr>
        <w:t xml:space="preserve"> корректировки </w:t>
      </w:r>
      <w:r w:rsidR="00F60D2F">
        <w:rPr>
          <w:rFonts w:ascii="Arial" w:hAnsi="Arial" w:cs="Arial"/>
        </w:rPr>
        <w:t xml:space="preserve">– </w:t>
      </w:r>
      <w:r w:rsidRPr="00156A43">
        <w:rPr>
          <w:rFonts w:ascii="Arial" w:hAnsi="Arial" w:cs="Arial"/>
        </w:rPr>
        <w:t>замена</w:t>
      </w:r>
      <w:r w:rsidR="00A706CE">
        <w:rPr>
          <w:rFonts w:ascii="Arial" w:hAnsi="Arial" w:cs="Arial"/>
        </w:rPr>
        <w:t>/</w:t>
      </w:r>
      <w:r w:rsidRPr="00156A43">
        <w:rPr>
          <w:rFonts w:ascii="Arial" w:hAnsi="Arial" w:cs="Arial"/>
        </w:rPr>
        <w:t>аналог (предложение другого номера материала), сдвиг сроков потребности, изменение о</w:t>
      </w:r>
      <w:r w:rsidR="004552A4">
        <w:rPr>
          <w:rFonts w:ascii="Arial" w:hAnsi="Arial" w:cs="Arial"/>
        </w:rPr>
        <w:t>бъема (количества) потребности.</w:t>
      </w:r>
    </w:p>
    <w:p w14:paraId="1585BAA3" w14:textId="4E2D3C99" w:rsidR="00156A43" w:rsidRPr="00B55074" w:rsidRDefault="00156A43">
      <w:pPr>
        <w:rPr>
          <w:rFonts w:ascii="Calibri" w:hAnsi="Calibri" w:cs="Calibri"/>
          <w:sz w:val="22"/>
          <w:rPrChange w:id="270" w:author="Kislov Vladimir" w:date="2021-03-24T10:17:00Z">
            <w:rPr>
              <w:rFonts w:ascii="Arial" w:hAnsi="Arial" w:cs="Arial"/>
            </w:rPr>
          </w:rPrChange>
        </w:rPr>
        <w:pPrChange w:id="271" w:author="Kislov Vladimir" w:date="2021-03-24T10:17:00Z">
          <w:pPr>
            <w:spacing w:after="240" w:line="276" w:lineRule="auto"/>
            <w:ind w:firstLine="567"/>
          </w:pPr>
        </w:pPrChange>
      </w:pPr>
      <w:r w:rsidRPr="00156A43">
        <w:rPr>
          <w:rFonts w:ascii="Arial" w:hAnsi="Arial" w:cs="Arial"/>
        </w:rPr>
        <w:t xml:space="preserve">Планировщик потребности открывает транзакцию «Обработка запросов на корректировку» (разработка </w:t>
      </w:r>
      <w:r w:rsidR="00664DD2">
        <w:rPr>
          <w:rFonts w:ascii="Arial" w:hAnsi="Arial" w:cs="Arial"/>
          <w:color w:val="000000" w:themeColor="text1"/>
        </w:rPr>
        <w:t>MM07</w:t>
      </w:r>
      <w:r w:rsidR="00664DD2">
        <w:rPr>
          <w:rFonts w:ascii="Arial" w:hAnsi="Arial" w:cs="Arial"/>
        </w:rPr>
        <w:t xml:space="preserve"> «</w:t>
      </w:r>
      <w:r w:rsidR="00A5535D" w:rsidRPr="00A5535D">
        <w:rPr>
          <w:rFonts w:ascii="Arial" w:hAnsi="Arial" w:cs="Arial"/>
        </w:rPr>
        <w:t>Управление запросами на корректировку</w:t>
      </w:r>
      <w:r w:rsidR="00664DD2">
        <w:rPr>
          <w:rFonts w:ascii="Arial" w:hAnsi="Arial" w:cs="Arial"/>
        </w:rPr>
        <w:t>»</w:t>
      </w:r>
      <w:r w:rsidRPr="00156A43">
        <w:rPr>
          <w:rFonts w:ascii="Arial" w:hAnsi="Arial" w:cs="Arial"/>
        </w:rPr>
        <w:t xml:space="preserve">) </w:t>
      </w:r>
      <w:r w:rsidR="009C758B" w:rsidRPr="00156A43">
        <w:rPr>
          <w:rFonts w:ascii="Arial" w:hAnsi="Arial" w:cs="Arial"/>
        </w:rPr>
        <w:t>и анализирует</w:t>
      </w:r>
      <w:r w:rsidRPr="00156A43">
        <w:rPr>
          <w:rFonts w:ascii="Arial" w:hAnsi="Arial" w:cs="Arial"/>
        </w:rPr>
        <w:t xml:space="preserve"> предлагаемые сток-контроллером изменения на возможность выполнения. Для согласования запроса на корректировку планировщик потребности нажимает на кнопку «Принять</w:t>
      </w:r>
      <w:r w:rsidRPr="00B55074">
        <w:rPr>
          <w:rFonts w:ascii="Arial" w:hAnsi="Arial" w:cs="Arial"/>
        </w:rPr>
        <w:t>»</w:t>
      </w:r>
      <w:ins w:id="272" w:author="Kislov Vladimir" w:date="2021-03-24T10:17:00Z">
        <w:r w:rsidR="00B55074" w:rsidRPr="00B55074">
          <w:rPr>
            <w:rFonts w:ascii="Arial" w:hAnsi="Arial" w:cs="Arial"/>
          </w:rPr>
          <w:t xml:space="preserve">, </w:t>
        </w:r>
        <w:r w:rsidR="00B55074" w:rsidRPr="00E90F0B">
          <w:rPr>
            <w:rFonts w:ascii="Arial" w:hAnsi="Arial" w:cs="Arial"/>
            <w:rPrChange w:id="273" w:author="SintsovaMA" w:date="2021-04-06T12:44:00Z">
              <w:rPr>
                <w:rFonts w:ascii="Arial" w:hAnsi="Arial" w:cs="Arial"/>
                <w:color w:val="1F497D"/>
                <w:sz w:val="22"/>
                <w:highlight w:val="yellow"/>
              </w:rPr>
            </w:rPrChange>
          </w:rPr>
          <w:t>«Согласовать»</w:t>
        </w:r>
      </w:ins>
      <w:r w:rsidRPr="00B55074">
        <w:rPr>
          <w:rFonts w:ascii="Arial" w:hAnsi="Arial" w:cs="Arial"/>
        </w:rPr>
        <w:t>.</w:t>
      </w:r>
      <w:r w:rsidRPr="00156A43">
        <w:rPr>
          <w:rFonts w:ascii="Arial" w:hAnsi="Arial" w:cs="Arial"/>
        </w:rPr>
        <w:t xml:space="preserve"> Для отклонения запроса на корректировку планировщик потребности нажимает на кнопку «Откло</w:t>
      </w:r>
      <w:r w:rsidR="003711F2">
        <w:rPr>
          <w:rFonts w:ascii="Arial" w:hAnsi="Arial" w:cs="Arial"/>
        </w:rPr>
        <w:t>нить»</w:t>
      </w:r>
      <w:r w:rsidR="00ED486E">
        <w:rPr>
          <w:rFonts w:ascii="Arial" w:hAnsi="Arial" w:cs="Arial"/>
        </w:rPr>
        <w:t>, при этом необходимо заполнить комментарий о причине отклонения</w:t>
      </w:r>
      <w:r w:rsidR="003711F2">
        <w:rPr>
          <w:rFonts w:ascii="Arial" w:hAnsi="Arial" w:cs="Arial"/>
        </w:rPr>
        <w:t>.</w:t>
      </w:r>
    </w:p>
    <w:p w14:paraId="4655AC52" w14:textId="77777777" w:rsidR="00ED486E" w:rsidRDefault="00ED486E" w:rsidP="00ED486E">
      <w:pPr>
        <w:spacing w:after="240" w:line="276" w:lineRule="auto"/>
        <w:ind w:firstLine="567"/>
        <w:rPr>
          <w:rFonts w:ascii="Arial" w:hAnsi="Arial" w:cs="Arial"/>
        </w:rPr>
      </w:pPr>
      <w:r>
        <w:rPr>
          <w:rFonts w:ascii="Arial" w:hAnsi="Arial" w:cs="Arial"/>
        </w:rPr>
        <w:t xml:space="preserve">При согласовании запроса </w:t>
      </w:r>
      <w:r w:rsidR="009B580D">
        <w:rPr>
          <w:rFonts w:ascii="Arial" w:hAnsi="Arial" w:cs="Arial"/>
        </w:rPr>
        <w:t>выполняются</w:t>
      </w:r>
      <w:r>
        <w:rPr>
          <w:rFonts w:ascii="Arial" w:hAnsi="Arial" w:cs="Arial"/>
        </w:rPr>
        <w:t xml:space="preserve"> </w:t>
      </w:r>
      <w:r w:rsidR="009B580D">
        <w:rPr>
          <w:rFonts w:ascii="Arial" w:hAnsi="Arial" w:cs="Arial"/>
        </w:rPr>
        <w:t xml:space="preserve">следующие </w:t>
      </w:r>
      <w:r>
        <w:rPr>
          <w:rFonts w:ascii="Arial" w:hAnsi="Arial" w:cs="Arial"/>
        </w:rPr>
        <w:t>проверк</w:t>
      </w:r>
      <w:r w:rsidR="009B580D">
        <w:rPr>
          <w:rFonts w:ascii="Arial" w:hAnsi="Arial" w:cs="Arial"/>
        </w:rPr>
        <w:t>и</w:t>
      </w:r>
      <w:r>
        <w:rPr>
          <w:rFonts w:ascii="Arial" w:hAnsi="Arial" w:cs="Arial"/>
        </w:rPr>
        <w:t xml:space="preserve"> возможности выполнения корректировки заявки на списание МТР</w:t>
      </w:r>
      <w:r w:rsidR="00173C67">
        <w:rPr>
          <w:rFonts w:ascii="Arial" w:hAnsi="Arial" w:cs="Arial"/>
        </w:rPr>
        <w:t xml:space="preserve"> (аналогичные проверки выполняются при создании запроса)</w:t>
      </w:r>
      <w:r>
        <w:rPr>
          <w:rFonts w:ascii="Arial" w:hAnsi="Arial" w:cs="Arial"/>
        </w:rPr>
        <w:t>:</w:t>
      </w:r>
    </w:p>
    <w:p w14:paraId="0B6871CC" w14:textId="021162B7" w:rsidR="00037887" w:rsidDel="00CB6ACD" w:rsidRDefault="00037887">
      <w:pPr>
        <w:pStyle w:val="afa"/>
        <w:spacing w:after="240" w:line="276" w:lineRule="auto"/>
        <w:ind w:left="1287"/>
        <w:rPr>
          <w:del w:id="274" w:author="SintsovaMA" w:date="2021-03-23T11:43:00Z"/>
          <w:rFonts w:ascii="Arial" w:hAnsi="Arial" w:cs="Arial"/>
        </w:rPr>
        <w:pPrChange w:id="275" w:author="SintsovaMA" w:date="2021-03-23T11:43:00Z">
          <w:pPr>
            <w:pStyle w:val="afa"/>
            <w:numPr>
              <w:numId w:val="58"/>
            </w:numPr>
            <w:spacing w:after="240" w:line="276" w:lineRule="auto"/>
            <w:ind w:left="1287" w:hanging="360"/>
          </w:pPr>
        </w:pPrChange>
      </w:pPr>
    </w:p>
    <w:p w14:paraId="5FC0ACF7" w14:textId="7B6DEC9C" w:rsidR="00ED486E" w:rsidRDefault="00037887" w:rsidP="005F6568">
      <w:pPr>
        <w:pStyle w:val="afa"/>
        <w:numPr>
          <w:ilvl w:val="0"/>
          <w:numId w:val="58"/>
        </w:numPr>
        <w:spacing w:after="240" w:line="276" w:lineRule="auto"/>
        <w:rPr>
          <w:rFonts w:ascii="Arial" w:hAnsi="Arial" w:cs="Arial"/>
        </w:rPr>
      </w:pPr>
      <w:r>
        <w:rPr>
          <w:rFonts w:ascii="Arial" w:hAnsi="Arial" w:cs="Arial"/>
        </w:rPr>
        <w:t>открытое количество – в заявке должно быть открытое количество</w:t>
      </w:r>
      <w:r w:rsidR="009B580D">
        <w:rPr>
          <w:rFonts w:ascii="Arial" w:hAnsi="Arial" w:cs="Arial"/>
        </w:rPr>
        <w:t>;</w:t>
      </w:r>
    </w:p>
    <w:p w14:paraId="7DB85E23" w14:textId="77777777" w:rsidR="009B580D" w:rsidRDefault="009B580D" w:rsidP="005F6568">
      <w:pPr>
        <w:pStyle w:val="afa"/>
        <w:numPr>
          <w:ilvl w:val="0"/>
          <w:numId w:val="58"/>
        </w:numPr>
        <w:spacing w:after="240" w:line="276" w:lineRule="auto"/>
        <w:rPr>
          <w:rFonts w:ascii="Arial" w:hAnsi="Arial" w:cs="Arial"/>
        </w:rPr>
      </w:pPr>
      <w:r>
        <w:rPr>
          <w:rFonts w:ascii="Arial" w:hAnsi="Arial" w:cs="Arial"/>
        </w:rPr>
        <w:t>другие запросы – по корректируемой позиции заявки не должна быть других открытых (не согласованных</w:t>
      </w:r>
      <w:r w:rsidRPr="009B580D">
        <w:rPr>
          <w:rFonts w:ascii="Arial" w:hAnsi="Arial" w:cs="Arial"/>
        </w:rPr>
        <w:t xml:space="preserve"> </w:t>
      </w:r>
      <w:r>
        <w:rPr>
          <w:rFonts w:ascii="Arial" w:hAnsi="Arial" w:cs="Arial"/>
        </w:rPr>
        <w:t>и не отклонённых) запросов на корректировку;</w:t>
      </w:r>
    </w:p>
    <w:p w14:paraId="25005FD3" w14:textId="77777777" w:rsidR="009B580D" w:rsidRDefault="009B580D" w:rsidP="005F6568">
      <w:pPr>
        <w:pStyle w:val="afa"/>
        <w:numPr>
          <w:ilvl w:val="0"/>
          <w:numId w:val="58"/>
        </w:numPr>
        <w:spacing w:after="240" w:line="276" w:lineRule="auto"/>
        <w:rPr>
          <w:rFonts w:ascii="Arial" w:hAnsi="Arial" w:cs="Arial"/>
        </w:rPr>
      </w:pPr>
      <w:r>
        <w:rPr>
          <w:rFonts w:ascii="Arial" w:hAnsi="Arial" w:cs="Arial"/>
        </w:rPr>
        <w:lastRenderedPageBreak/>
        <w:t>метка удаления – корректируемая позиция заявки не должна быть помечена на удаление;</w:t>
      </w:r>
    </w:p>
    <w:p w14:paraId="1A68E5EA" w14:textId="45690FFD" w:rsidR="009B580D" w:rsidRPr="00ED486E" w:rsidDel="00B55074" w:rsidRDefault="009B580D" w:rsidP="005F6568">
      <w:pPr>
        <w:pStyle w:val="afa"/>
        <w:numPr>
          <w:ilvl w:val="0"/>
          <w:numId w:val="58"/>
        </w:numPr>
        <w:spacing w:after="240" w:line="276" w:lineRule="auto"/>
        <w:rPr>
          <w:del w:id="276" w:author="Kislov Vladimir" w:date="2021-03-24T10:18:00Z"/>
          <w:rFonts w:ascii="Arial" w:hAnsi="Arial" w:cs="Arial"/>
        </w:rPr>
      </w:pPr>
      <w:del w:id="277" w:author="Kislov Vladimir" w:date="2021-03-24T10:18:00Z">
        <w:r w:rsidDel="00B55074">
          <w:rPr>
            <w:rFonts w:ascii="Arial" w:hAnsi="Arial" w:cs="Arial"/>
          </w:rPr>
          <w:delText>метка выполнения – в корректируемой позиции заявки не должна быть установлена метка «Заявка выполнена».</w:delText>
        </w:r>
      </w:del>
    </w:p>
    <w:p w14:paraId="454907B1" w14:textId="59BE4E0D" w:rsidR="00087A53" w:rsidRDefault="0083738D">
      <w:pPr>
        <w:spacing w:after="240" w:line="276" w:lineRule="auto"/>
        <w:rPr>
          <w:rFonts w:ascii="Arial" w:hAnsi="Arial" w:cs="Arial"/>
        </w:rPr>
        <w:pPrChange w:id="278" w:author="KislovVO" w:date="2021-04-21T12:13:00Z">
          <w:pPr>
            <w:spacing w:after="240" w:line="276" w:lineRule="auto"/>
            <w:ind w:firstLine="567"/>
          </w:pPr>
        </w:pPrChange>
      </w:pPr>
      <w:bookmarkStart w:id="279" w:name="_Hlk522202037"/>
      <w:ins w:id="280" w:author="KislovVO" w:date="2021-04-21T10:57:00Z">
        <w:r>
          <w:rPr>
            <w:rFonts w:ascii="Arial" w:hAnsi="Arial" w:cs="Arial"/>
          </w:rPr>
          <w:t xml:space="preserve">           </w:t>
        </w:r>
      </w:ins>
      <w:r w:rsidR="00087A53">
        <w:rPr>
          <w:rFonts w:ascii="Arial" w:hAnsi="Arial" w:cs="Arial"/>
        </w:rPr>
        <w:t xml:space="preserve">Если планировщик потребности не обработал (т.е. не согласовал и не отклонил) </w:t>
      </w:r>
      <w:r w:rsidR="00D062AD">
        <w:rPr>
          <w:rFonts w:ascii="Arial" w:hAnsi="Arial" w:cs="Arial"/>
        </w:rPr>
        <w:t>запрос в</w:t>
      </w:r>
      <w:r w:rsidR="006D1C6D">
        <w:rPr>
          <w:rFonts w:ascii="Arial" w:hAnsi="Arial" w:cs="Arial"/>
          <w:color w:val="000000" w:themeColor="text1"/>
          <w:szCs w:val="24"/>
        </w:rPr>
        <w:t xml:space="preserve"> течение определенного времени (предварительно</w:t>
      </w:r>
      <w:r w:rsidR="00A04694">
        <w:rPr>
          <w:rFonts w:ascii="Arial" w:hAnsi="Arial" w:cs="Arial"/>
          <w:color w:val="000000" w:themeColor="text1"/>
          <w:szCs w:val="24"/>
        </w:rPr>
        <w:t xml:space="preserve"> </w:t>
      </w:r>
      <w:r w:rsidR="006D1C6D">
        <w:rPr>
          <w:rFonts w:ascii="Arial" w:hAnsi="Arial" w:cs="Arial"/>
          <w:color w:val="000000" w:themeColor="text1"/>
          <w:szCs w:val="24"/>
        </w:rPr>
        <w:t>10 рабочих дней)</w:t>
      </w:r>
      <w:r w:rsidR="00087A53">
        <w:rPr>
          <w:rFonts w:ascii="Arial" w:hAnsi="Arial" w:cs="Arial"/>
        </w:rPr>
        <w:t xml:space="preserve">, его согласование выполняется </w:t>
      </w:r>
      <w:r w:rsidR="00723222">
        <w:rPr>
          <w:rFonts w:ascii="Arial" w:hAnsi="Arial" w:cs="Arial"/>
        </w:rPr>
        <w:t>автоматически, но за день до окончания срока отправляется извещение Руководителю планировщика потребности.</w:t>
      </w:r>
      <w:r w:rsidR="00087A53">
        <w:rPr>
          <w:rFonts w:ascii="Arial" w:hAnsi="Arial" w:cs="Arial"/>
        </w:rPr>
        <w:t xml:space="preserve"> Предусмотрена возможность настройки количества дней до </w:t>
      </w:r>
      <w:proofErr w:type="spellStart"/>
      <w:r w:rsidR="00087A53">
        <w:rPr>
          <w:rFonts w:ascii="Arial" w:hAnsi="Arial" w:cs="Arial"/>
        </w:rPr>
        <w:t>автосогласования</w:t>
      </w:r>
      <w:proofErr w:type="spellEnd"/>
      <w:r w:rsidR="00087A53">
        <w:rPr>
          <w:rFonts w:ascii="Arial" w:hAnsi="Arial" w:cs="Arial"/>
        </w:rPr>
        <w:t xml:space="preserve"> и возможность включения/выключения </w:t>
      </w:r>
      <w:proofErr w:type="spellStart"/>
      <w:r w:rsidR="00087A53">
        <w:rPr>
          <w:rFonts w:ascii="Arial" w:hAnsi="Arial" w:cs="Arial"/>
        </w:rPr>
        <w:t>автосогласования</w:t>
      </w:r>
      <w:proofErr w:type="spellEnd"/>
      <w:r w:rsidR="00087A53">
        <w:rPr>
          <w:rFonts w:ascii="Arial" w:hAnsi="Arial" w:cs="Arial"/>
        </w:rPr>
        <w:t xml:space="preserve"> в зависимости от типа корректировки.</w:t>
      </w:r>
    </w:p>
    <w:p w14:paraId="1DB8E84C" w14:textId="0ECE204A" w:rsidR="00A04694" w:rsidRDefault="00A04694" w:rsidP="00087A53">
      <w:pPr>
        <w:spacing w:after="240" w:line="276" w:lineRule="auto"/>
        <w:ind w:firstLine="567"/>
        <w:rPr>
          <w:rFonts w:ascii="Arial" w:hAnsi="Arial" w:cs="Arial"/>
        </w:rPr>
      </w:pPr>
      <w:r w:rsidRPr="00A04694">
        <w:rPr>
          <w:rFonts w:ascii="Arial" w:hAnsi="Arial" w:cs="Arial"/>
        </w:rPr>
        <w:t xml:space="preserve">По результатам согласования сток-контролёру отправляется извещение </w:t>
      </w:r>
      <w:r w:rsidR="00037887">
        <w:rPr>
          <w:rFonts w:ascii="Arial" w:hAnsi="Arial" w:cs="Arial"/>
        </w:rPr>
        <w:t>об изменении статуса запроса</w:t>
      </w:r>
      <w:r w:rsidRPr="00A04694">
        <w:rPr>
          <w:rFonts w:ascii="Arial" w:hAnsi="Arial" w:cs="Arial"/>
        </w:rPr>
        <w:t>. В случае автоматического согласования по истечении срока согласования, извещение также отправляется планировщику потребности и руководителю планировщика потребности.</w:t>
      </w:r>
    </w:p>
    <w:bookmarkEnd w:id="279"/>
    <w:p w14:paraId="59B45AAA" w14:textId="2A00FE4C" w:rsidR="003D3116" w:rsidRDefault="000045BE" w:rsidP="009257BA">
      <w:pPr>
        <w:spacing w:after="240" w:line="276" w:lineRule="auto"/>
        <w:ind w:firstLine="567"/>
        <w:jc w:val="left"/>
        <w:rPr>
          <w:rFonts w:ascii="Arial" w:hAnsi="Arial" w:cs="Arial"/>
        </w:rPr>
      </w:pPr>
      <w:r>
        <w:rPr>
          <w:rFonts w:ascii="Arial" w:hAnsi="Arial" w:cs="Arial"/>
        </w:rPr>
        <w:t>После согласования</w:t>
      </w:r>
      <w:r w:rsidR="00156A43" w:rsidRPr="00156A43">
        <w:rPr>
          <w:rFonts w:ascii="Arial" w:hAnsi="Arial" w:cs="Arial"/>
        </w:rPr>
        <w:t xml:space="preserve"> запроса на корректировку происходит автоматическое изменение </w:t>
      </w:r>
      <w:del w:id="281" w:author="Kislov Vladimir" w:date="2021-03-24T10:18:00Z">
        <w:r w:rsidR="00156A43" w:rsidRPr="00156A43" w:rsidDel="00B55074">
          <w:rPr>
            <w:rFonts w:ascii="Arial" w:hAnsi="Arial" w:cs="Arial"/>
          </w:rPr>
          <w:delText>заявки на списание МТР</w:delText>
        </w:r>
      </w:del>
      <w:ins w:id="282" w:author="Kislov Vladimir" w:date="2021-03-24T10:18:00Z">
        <w:r w:rsidR="00B55074">
          <w:rPr>
            <w:rFonts w:ascii="Arial" w:hAnsi="Arial" w:cs="Arial"/>
          </w:rPr>
          <w:t>документа потребности</w:t>
        </w:r>
      </w:ins>
      <w:r w:rsidR="00156A43" w:rsidRPr="00156A43">
        <w:rPr>
          <w:rFonts w:ascii="Arial" w:hAnsi="Arial" w:cs="Arial"/>
        </w:rPr>
        <w:t xml:space="preserve">, указанной в запросе на корректировку. </w:t>
      </w:r>
      <w:r w:rsidR="003750F2">
        <w:rPr>
          <w:rFonts w:ascii="Arial" w:hAnsi="Arial" w:cs="Arial"/>
        </w:rPr>
        <w:t>Если в</w:t>
      </w:r>
      <w:r w:rsidR="00156A43" w:rsidRPr="00156A43">
        <w:rPr>
          <w:rFonts w:ascii="Arial" w:hAnsi="Arial" w:cs="Arial"/>
        </w:rPr>
        <w:t xml:space="preserve"> результате изменения </w:t>
      </w:r>
      <w:del w:id="283" w:author="Kislov Vladimir" w:date="2021-03-24T10:18:00Z">
        <w:r w:rsidR="00782C8C" w:rsidDel="00B55074">
          <w:rPr>
            <w:rFonts w:ascii="Arial" w:hAnsi="Arial" w:cs="Arial"/>
          </w:rPr>
          <w:delText>цены</w:delText>
        </w:r>
        <w:r w:rsidR="003750F2" w:rsidDel="00B55074">
          <w:rPr>
            <w:rFonts w:ascii="Arial" w:hAnsi="Arial" w:cs="Arial"/>
          </w:rPr>
          <w:delText xml:space="preserve"> </w:delText>
        </w:r>
      </w:del>
      <w:ins w:id="284" w:author="Kislov Vladimir" w:date="2021-03-24T10:18:00Z">
        <w:r w:rsidR="00B55074">
          <w:rPr>
            <w:rFonts w:ascii="Arial" w:hAnsi="Arial" w:cs="Arial"/>
          </w:rPr>
          <w:t xml:space="preserve">материала </w:t>
        </w:r>
      </w:ins>
      <w:r w:rsidR="003750F2">
        <w:rPr>
          <w:rFonts w:ascii="Arial" w:hAnsi="Arial" w:cs="Arial"/>
        </w:rPr>
        <w:t>или</w:t>
      </w:r>
      <w:r w:rsidR="00782C8C" w:rsidRPr="00782C8C">
        <w:rPr>
          <w:rFonts w:ascii="Arial" w:hAnsi="Arial" w:cs="Arial"/>
        </w:rPr>
        <w:t xml:space="preserve"> </w:t>
      </w:r>
      <w:r w:rsidR="00782C8C">
        <w:rPr>
          <w:rFonts w:ascii="Arial" w:hAnsi="Arial" w:cs="Arial"/>
        </w:rPr>
        <w:t xml:space="preserve">количества </w:t>
      </w:r>
      <w:r w:rsidR="003750F2">
        <w:rPr>
          <w:rFonts w:ascii="Arial" w:hAnsi="Arial" w:cs="Arial"/>
        </w:rPr>
        <w:t>сумма заявки увеличилась,</w:t>
      </w:r>
      <w:r w:rsidR="009257BA">
        <w:rPr>
          <w:rFonts w:ascii="Arial" w:hAnsi="Arial" w:cs="Arial"/>
        </w:rPr>
        <w:t xml:space="preserve"> то проводится проверка</w:t>
      </w:r>
      <w:r w:rsidR="00156A43" w:rsidRPr="00156A43">
        <w:rPr>
          <w:rFonts w:ascii="Arial" w:hAnsi="Arial" w:cs="Arial"/>
        </w:rPr>
        <w:t xml:space="preserve"> по бюджету </w:t>
      </w:r>
      <w:r w:rsidR="00BD17F3">
        <w:rPr>
          <w:rFonts w:ascii="Arial" w:hAnsi="Arial" w:cs="Arial"/>
        </w:rPr>
        <w:t>затрат</w:t>
      </w:r>
      <w:r w:rsidR="00024914">
        <w:rPr>
          <w:rFonts w:ascii="Arial" w:hAnsi="Arial" w:cs="Arial"/>
        </w:rPr>
        <w:t xml:space="preserve"> (Более подробно описано в </w:t>
      </w:r>
      <w:r w:rsidR="00024914" w:rsidRPr="00024914">
        <w:rPr>
          <w:rFonts w:ascii="Arial" w:hAnsi="Arial" w:cs="Arial"/>
        </w:rPr>
        <w:t>разделе 5.1 КД «ERP.</w:t>
      </w:r>
      <w:ins w:id="285" w:author="SintsovaMA" w:date="2021-03-23T11:26:00Z">
        <w:r w:rsidR="00E11F76" w:rsidRPr="00E11F76">
          <w:rPr>
            <w:rFonts w:ascii="Arial" w:hAnsi="Arial" w:cs="Arial"/>
            <w:rPrChange w:id="286" w:author="SintsovaMA" w:date="2021-03-23T11:26:00Z">
              <w:rPr>
                <w:rFonts w:ascii="Arial" w:hAnsi="Arial" w:cs="Arial"/>
                <w:lang w:val="en-US"/>
              </w:rPr>
            </w:rPrChange>
          </w:rPr>
          <w:t>13.</w:t>
        </w:r>
      </w:ins>
      <w:r w:rsidR="00024914" w:rsidRPr="00024914">
        <w:rPr>
          <w:rFonts w:ascii="Arial" w:hAnsi="Arial" w:cs="Arial"/>
        </w:rPr>
        <w:t>9</w:t>
      </w:r>
      <w:del w:id="287" w:author="SintsovaMA" w:date="2021-03-23T11:26:00Z">
        <w:r w:rsidR="00024914" w:rsidRPr="00024914" w:rsidDel="00E11F76">
          <w:rPr>
            <w:rFonts w:ascii="Arial" w:hAnsi="Arial" w:cs="Arial"/>
          </w:rPr>
          <w:delText>.9</w:delText>
        </w:r>
      </w:del>
      <w:r w:rsidR="00024914" w:rsidRPr="00024914">
        <w:rPr>
          <w:rFonts w:ascii="Arial" w:hAnsi="Arial" w:cs="Arial"/>
        </w:rPr>
        <w:t xml:space="preserve">_2_40_CO_КД </w:t>
      </w:r>
      <w:r w:rsidR="00782C8C" w:rsidRPr="00024914">
        <w:rPr>
          <w:rFonts w:ascii="Arial" w:hAnsi="Arial" w:cs="Arial"/>
        </w:rPr>
        <w:t>Оперативный</w:t>
      </w:r>
      <w:r w:rsidR="00024914" w:rsidRPr="00024914">
        <w:rPr>
          <w:rFonts w:ascii="Arial" w:hAnsi="Arial" w:cs="Arial"/>
        </w:rPr>
        <w:t>̆ контроль и управление лимитами»</w:t>
      </w:r>
      <w:r w:rsidR="00024914">
        <w:rPr>
          <w:rFonts w:ascii="Arial" w:hAnsi="Arial" w:cs="Arial"/>
        </w:rPr>
        <w:t>)</w:t>
      </w:r>
      <w:r w:rsidR="00156A43" w:rsidRPr="00156A43">
        <w:rPr>
          <w:rFonts w:ascii="Arial" w:hAnsi="Arial" w:cs="Arial"/>
        </w:rPr>
        <w:t xml:space="preserve"> и</w:t>
      </w:r>
      <w:r w:rsidR="00782C8C">
        <w:rPr>
          <w:rFonts w:ascii="Arial" w:hAnsi="Arial" w:cs="Arial"/>
        </w:rPr>
        <w:t xml:space="preserve"> </w:t>
      </w:r>
      <w:del w:id="288" w:author="Kislov Vladimir" w:date="2021-03-24T10:19:00Z">
        <w:r w:rsidR="00782C8C" w:rsidDel="00B55074">
          <w:rPr>
            <w:rFonts w:ascii="Arial" w:hAnsi="Arial" w:cs="Arial"/>
          </w:rPr>
          <w:delText>при необходимости</w:delText>
        </w:r>
        <w:r w:rsidR="00156A43" w:rsidRPr="00156A43" w:rsidDel="00B55074">
          <w:rPr>
            <w:rFonts w:ascii="Arial" w:hAnsi="Arial" w:cs="Arial"/>
          </w:rPr>
          <w:delText xml:space="preserve"> актуализируется плановая цена</w:delText>
        </w:r>
      </w:del>
      <w:ins w:id="289" w:author="Kislov Vladimir" w:date="2021-03-24T10:19:00Z">
        <w:r w:rsidR="00B55074">
          <w:rPr>
            <w:rFonts w:ascii="Arial" w:hAnsi="Arial" w:cs="Arial"/>
          </w:rPr>
          <w:t>запрос не согласовывается</w:t>
        </w:r>
      </w:ins>
      <w:r w:rsidR="00156A43" w:rsidRPr="00156A43">
        <w:rPr>
          <w:rFonts w:ascii="Arial" w:hAnsi="Arial" w:cs="Arial"/>
        </w:rPr>
        <w:t>.</w:t>
      </w:r>
    </w:p>
    <w:p w14:paraId="5A7BD7AF" w14:textId="32CFCFA4" w:rsidR="00B55074" w:rsidRPr="00B55074" w:rsidRDefault="003847C0" w:rsidP="00B55074">
      <w:pPr>
        <w:rPr>
          <w:ins w:id="290" w:author="Kislov Vladimir" w:date="2021-03-24T10:19:00Z"/>
          <w:rFonts w:ascii="Calibri" w:hAnsi="Calibri" w:cs="Calibri"/>
          <w:sz w:val="22"/>
        </w:rPr>
      </w:pPr>
      <w:r>
        <w:rPr>
          <w:rFonts w:ascii="Arial" w:hAnsi="Arial" w:cs="Arial"/>
          <w:color w:val="000000" w:themeColor="text1"/>
        </w:rPr>
        <w:t>Если при регистрации запросов на корректировку на указанный период отсутствует утвержденная плановая цена, то такой запрос сохранить невозможно</w:t>
      </w:r>
      <w:ins w:id="291" w:author="Kislov Vladimir" w:date="2021-03-24T10:19:00Z">
        <w:r w:rsidR="00B55074">
          <w:rPr>
            <w:rFonts w:ascii="Arial" w:hAnsi="Arial" w:cs="Arial"/>
            <w:color w:val="000000" w:themeColor="text1"/>
          </w:rPr>
          <w:t xml:space="preserve">, </w:t>
        </w:r>
        <w:r w:rsidR="00B55074" w:rsidRPr="00B55074">
          <w:rPr>
            <w:rFonts w:ascii="Arial" w:hAnsi="Arial" w:cs="Arial"/>
            <w:color w:val="000000" w:themeColor="text1"/>
            <w:rPrChange w:id="292" w:author="Kislov Vladimir" w:date="2021-03-24T10:19:00Z">
              <w:rPr>
                <w:rFonts w:ascii="Arial" w:hAnsi="Arial" w:cs="Arial"/>
                <w:color w:val="1F497D"/>
                <w:sz w:val="22"/>
                <w:highlight w:val="yellow"/>
              </w:rPr>
            </w:rPrChange>
          </w:rPr>
          <w:t>за исключением ситуации работы со смежным запросом (если запрос создается к сетевому графику)</w:t>
        </w:r>
        <w:r w:rsidR="00B55074" w:rsidRPr="00B55074">
          <w:rPr>
            <w:rFonts w:ascii="Arial" w:hAnsi="Arial" w:cs="Arial"/>
            <w:color w:val="000000" w:themeColor="text1"/>
            <w:rPrChange w:id="293" w:author="Kislov Vladimir" w:date="2021-03-24T10:19:00Z">
              <w:rPr>
                <w:rFonts w:ascii="Arial" w:hAnsi="Arial" w:cs="Arial"/>
                <w:color w:val="1F497D"/>
                <w:sz w:val="22"/>
              </w:rPr>
            </w:rPrChange>
          </w:rPr>
          <w:t xml:space="preserve"> </w:t>
        </w:r>
        <w:r w:rsidR="00B55074" w:rsidRPr="00B55074">
          <w:rPr>
            <w:rFonts w:ascii="Arial" w:hAnsi="Arial" w:cs="Arial"/>
            <w:color w:val="000000" w:themeColor="text1"/>
            <w:rPrChange w:id="294" w:author="Kislov Vladimir" w:date="2021-03-24T10:19:00Z">
              <w:rPr>
                <w:rFonts w:ascii="Arial" w:hAnsi="Arial" w:cs="Arial"/>
                <w:color w:val="1F497D"/>
                <w:sz w:val="22"/>
                <w:highlight w:val="yellow"/>
              </w:rPr>
            </w:rPrChange>
          </w:rPr>
          <w:t>– в этом случае закупщик указывает новую плановую цену в запросе вручную</w:t>
        </w:r>
        <w:r w:rsidR="00B55074">
          <w:rPr>
            <w:rFonts w:ascii="Arial" w:hAnsi="Arial" w:cs="Arial"/>
            <w:color w:val="000000" w:themeColor="text1"/>
          </w:rPr>
          <w:t>.</w:t>
        </w:r>
      </w:ins>
    </w:p>
    <w:p w14:paraId="7B968F56" w14:textId="68A77F0E" w:rsidR="003847C0" w:rsidRDefault="003847C0" w:rsidP="003847C0">
      <w:pPr>
        <w:spacing w:after="240" w:line="276" w:lineRule="auto"/>
        <w:ind w:firstLine="360"/>
        <w:rPr>
          <w:rFonts w:ascii="Arial" w:hAnsi="Arial" w:cs="Arial"/>
          <w:color w:val="000000" w:themeColor="text1"/>
        </w:rPr>
      </w:pPr>
      <w:r>
        <w:rPr>
          <w:rFonts w:ascii="Arial" w:hAnsi="Arial" w:cs="Arial"/>
          <w:color w:val="000000" w:themeColor="text1"/>
        </w:rPr>
        <w:t>. Инициатор запроса на корректировку необходимо по электронной почте обратиться к ответственному за расценку материала</w:t>
      </w:r>
      <w:r w:rsidR="004201CC">
        <w:rPr>
          <w:rFonts w:ascii="Arial" w:hAnsi="Arial" w:cs="Arial"/>
          <w:color w:val="000000" w:themeColor="text1"/>
        </w:rPr>
        <w:t xml:space="preserve"> – Планировщику цен. Получив письмо, Планировщик цен</w:t>
      </w:r>
      <w:r>
        <w:rPr>
          <w:rFonts w:ascii="Arial" w:hAnsi="Arial" w:cs="Arial"/>
          <w:color w:val="000000" w:themeColor="text1"/>
        </w:rPr>
        <w:t xml:space="preserve">, заполняет шаблон загрузки </w:t>
      </w:r>
      <w:r>
        <w:rPr>
          <w:rFonts w:ascii="Arial" w:hAnsi="Arial" w:cs="Arial"/>
          <w:color w:val="000000" w:themeColor="text1"/>
          <w:lang w:val="en-US"/>
        </w:rPr>
        <w:t>EXCEL</w:t>
      </w:r>
      <w:r>
        <w:rPr>
          <w:rFonts w:ascii="Arial" w:hAnsi="Arial" w:cs="Arial"/>
          <w:color w:val="000000" w:themeColor="text1"/>
        </w:rPr>
        <w:t xml:space="preserve"> и выполняет загрузку цены в систему. После утверждения цены Планировщик цен по электронной почте </w:t>
      </w:r>
      <w:r w:rsidR="00BB6D2A">
        <w:rPr>
          <w:rFonts w:ascii="Arial" w:hAnsi="Arial" w:cs="Arial"/>
          <w:color w:val="000000" w:themeColor="text1"/>
        </w:rPr>
        <w:t>направляет уведомление</w:t>
      </w:r>
      <w:r>
        <w:rPr>
          <w:rFonts w:ascii="Arial" w:hAnsi="Arial" w:cs="Arial"/>
          <w:color w:val="000000" w:themeColor="text1"/>
        </w:rPr>
        <w:t xml:space="preserve"> инициатору запроса на корректировку о завершении расценки. </w:t>
      </w:r>
    </w:p>
    <w:p w14:paraId="7707084B" w14:textId="77777777" w:rsidR="00B86ECB" w:rsidRDefault="00B86ECB" w:rsidP="00B86ECB">
      <w:pPr>
        <w:spacing w:after="240" w:line="276" w:lineRule="auto"/>
        <w:ind w:firstLine="567"/>
        <w:rPr>
          <w:rFonts w:ascii="Arial" w:hAnsi="Arial" w:cs="Arial"/>
        </w:rPr>
      </w:pPr>
      <w:r>
        <w:rPr>
          <w:rFonts w:ascii="Arial" w:hAnsi="Arial" w:cs="Arial"/>
        </w:rPr>
        <w:t xml:space="preserve">В случае если при корректировке изменяется дата поставки, выполняется расчёт </w:t>
      </w:r>
      <w:r w:rsidRPr="003A741A">
        <w:rPr>
          <w:rFonts w:ascii="Arial" w:hAnsi="Arial" w:cs="Arial"/>
        </w:rPr>
        <w:t>возможност</w:t>
      </w:r>
      <w:r>
        <w:rPr>
          <w:rFonts w:ascii="Arial" w:hAnsi="Arial" w:cs="Arial"/>
        </w:rPr>
        <w:t>и</w:t>
      </w:r>
      <w:r w:rsidRPr="003A741A">
        <w:rPr>
          <w:rFonts w:ascii="Arial" w:hAnsi="Arial" w:cs="Arial"/>
        </w:rPr>
        <w:t xml:space="preserve"> поставки МТР в указанную дату (на основании заданных в системе сроков поставки). </w:t>
      </w:r>
      <w:r>
        <w:rPr>
          <w:rFonts w:ascii="Arial" w:hAnsi="Arial" w:cs="Arial"/>
        </w:rPr>
        <w:t>Е</w:t>
      </w:r>
      <w:r w:rsidRPr="003A741A">
        <w:rPr>
          <w:rFonts w:ascii="Arial" w:hAnsi="Arial" w:cs="Arial"/>
        </w:rPr>
        <w:t xml:space="preserve">сли </w:t>
      </w:r>
      <w:r>
        <w:rPr>
          <w:rFonts w:ascii="Arial" w:hAnsi="Arial" w:cs="Arial"/>
        </w:rPr>
        <w:t>новая дата поставки</w:t>
      </w:r>
      <w:r w:rsidRPr="003A741A">
        <w:rPr>
          <w:rFonts w:ascii="Arial" w:hAnsi="Arial" w:cs="Arial"/>
        </w:rPr>
        <w:t xml:space="preserve"> </w:t>
      </w:r>
      <w:r>
        <w:rPr>
          <w:rFonts w:ascii="Arial" w:hAnsi="Arial" w:cs="Arial"/>
        </w:rPr>
        <w:t>меньше</w:t>
      </w:r>
      <w:r w:rsidRPr="003A741A">
        <w:rPr>
          <w:rFonts w:ascii="Arial" w:hAnsi="Arial" w:cs="Arial"/>
        </w:rPr>
        <w:t xml:space="preserve">, чем </w:t>
      </w:r>
      <w:r>
        <w:rPr>
          <w:rFonts w:ascii="Arial" w:hAnsi="Arial" w:cs="Arial"/>
        </w:rPr>
        <w:t>полученная при расчёте</w:t>
      </w:r>
      <w:r w:rsidRPr="003A741A">
        <w:rPr>
          <w:rFonts w:ascii="Arial" w:hAnsi="Arial" w:cs="Arial"/>
        </w:rPr>
        <w:t xml:space="preserve">, </w:t>
      </w:r>
      <w:r>
        <w:rPr>
          <w:rFonts w:ascii="Arial" w:hAnsi="Arial" w:cs="Arial"/>
        </w:rPr>
        <w:t>система выдаёт</w:t>
      </w:r>
      <w:r w:rsidRPr="003A741A">
        <w:rPr>
          <w:rFonts w:ascii="Arial" w:hAnsi="Arial" w:cs="Arial"/>
        </w:rPr>
        <w:t xml:space="preserve"> предупреждающее сообщение, о том, что дата поставки не может быть соблюдена и автоматически для данной позиции </w:t>
      </w:r>
      <w:r>
        <w:rPr>
          <w:rFonts w:ascii="Arial" w:hAnsi="Arial" w:cs="Arial"/>
        </w:rPr>
        <w:t>устанавливается</w:t>
      </w:r>
      <w:r w:rsidRPr="003A741A">
        <w:rPr>
          <w:rFonts w:ascii="Arial" w:hAnsi="Arial" w:cs="Arial"/>
        </w:rPr>
        <w:t xml:space="preserve"> признак срочности (разработка MM02 «Проставление признака срочности»). Подробнее расчёт сроков обеспечения описан в </w:t>
      </w:r>
      <w:hyperlink w:anchor="_Расчёт_сроков_обеспечения" w:history="1">
        <w:r w:rsidR="00915C65">
          <w:rPr>
            <w:rStyle w:val="a9"/>
            <w:rFonts w:ascii="Arial" w:hAnsi="Arial" w:cs="Arial"/>
          </w:rPr>
          <w:t>п.5.10.6</w:t>
        </w:r>
      </w:hyperlink>
      <w:r w:rsidRPr="003A741A">
        <w:rPr>
          <w:rFonts w:ascii="Arial" w:hAnsi="Arial" w:cs="Arial"/>
        </w:rPr>
        <w:t xml:space="preserve"> настоящего документа.</w:t>
      </w:r>
    </w:p>
    <w:p w14:paraId="63D60B99" w14:textId="77777777" w:rsidR="003D3116" w:rsidRPr="00247522" w:rsidRDefault="003D3116" w:rsidP="003D3116">
      <w:pPr>
        <w:spacing w:after="240" w:line="276" w:lineRule="auto"/>
        <w:ind w:left="567"/>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27</w:t>
      </w:r>
      <w:r w:rsidRPr="00247522">
        <w:rPr>
          <w:rFonts w:ascii="Arial" w:hAnsi="Arial" w:cs="Arial"/>
          <w:b/>
          <w:sz w:val="22"/>
        </w:rPr>
        <w:fldChar w:fldCharType="end"/>
      </w:r>
      <w:r>
        <w:rPr>
          <w:rFonts w:ascii="Arial" w:hAnsi="Arial" w:cs="Arial"/>
          <w:b/>
          <w:sz w:val="22"/>
        </w:rPr>
        <w:t>. Описание шага «</w:t>
      </w:r>
      <w:r>
        <w:rPr>
          <w:rFonts w:ascii="Arial" w:eastAsia="Calibri" w:hAnsi="Arial" w:cs="Arial"/>
          <w:b/>
          <w:sz w:val="22"/>
          <w:szCs w:val="24"/>
        </w:rPr>
        <w:t>Обработка запроса на корректировку потребности</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0"/>
        <w:gridCol w:w="2125"/>
        <w:gridCol w:w="993"/>
        <w:gridCol w:w="1701"/>
        <w:gridCol w:w="2550"/>
        <w:gridCol w:w="977"/>
      </w:tblGrid>
      <w:tr w:rsidR="003D3116" w:rsidRPr="00F94454" w14:paraId="129932AE" w14:textId="77777777" w:rsidTr="00AD18CB">
        <w:trPr>
          <w:cantSplit/>
          <w:trHeight w:val="397"/>
          <w:tblHeader/>
        </w:trPr>
        <w:tc>
          <w:tcPr>
            <w:tcW w:w="899" w:type="pct"/>
            <w:shd w:val="clear" w:color="auto" w:fill="FFC000"/>
            <w:vAlign w:val="center"/>
          </w:tcPr>
          <w:p w14:paraId="2587CB38" w14:textId="77777777" w:rsidR="003D3116" w:rsidRPr="00D36A72" w:rsidRDefault="003D3116" w:rsidP="00AD18CB">
            <w:pPr>
              <w:jc w:val="center"/>
              <w:rPr>
                <w:rFonts w:ascii="Arial" w:hAnsi="Arial" w:cs="Arial"/>
                <w:b/>
                <w:sz w:val="20"/>
              </w:rPr>
            </w:pPr>
            <w:r>
              <w:rPr>
                <w:rFonts w:ascii="Arial" w:hAnsi="Arial" w:cs="Arial"/>
                <w:b/>
                <w:sz w:val="20"/>
                <w:szCs w:val="20"/>
                <w:lang w:eastAsia="ru-RU"/>
              </w:rPr>
              <w:lastRenderedPageBreak/>
              <w:t>Номер шага</w:t>
            </w:r>
          </w:p>
        </w:tc>
        <w:tc>
          <w:tcPr>
            <w:tcW w:w="1044" w:type="pct"/>
            <w:shd w:val="clear" w:color="auto" w:fill="FFC000"/>
            <w:vAlign w:val="center"/>
          </w:tcPr>
          <w:p w14:paraId="658BE6A1" w14:textId="77777777" w:rsidR="003D3116" w:rsidRDefault="003D3116" w:rsidP="00AD18CB">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431B8CAC" w14:textId="77777777" w:rsidR="003D3116" w:rsidRPr="00F94454" w:rsidRDefault="003D3116" w:rsidP="00AD18CB">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12F088B1" w14:textId="77777777" w:rsidR="003D3116" w:rsidRDefault="003D3116" w:rsidP="00AD18CB">
            <w:pPr>
              <w:jc w:val="center"/>
              <w:rPr>
                <w:rFonts w:ascii="Arial" w:hAnsi="Arial" w:cs="Arial"/>
                <w:b/>
                <w:sz w:val="20"/>
              </w:rPr>
            </w:pPr>
            <w:r>
              <w:rPr>
                <w:rFonts w:ascii="Arial" w:hAnsi="Arial" w:cs="Arial"/>
                <w:b/>
                <w:sz w:val="20"/>
              </w:rPr>
              <w:t>Вход</w:t>
            </w:r>
          </w:p>
        </w:tc>
        <w:tc>
          <w:tcPr>
            <w:tcW w:w="1253" w:type="pct"/>
            <w:shd w:val="clear" w:color="auto" w:fill="FFC000"/>
          </w:tcPr>
          <w:p w14:paraId="30B8987D" w14:textId="77777777" w:rsidR="003D3116" w:rsidRDefault="003D3116" w:rsidP="00AD18CB">
            <w:pPr>
              <w:jc w:val="center"/>
              <w:rPr>
                <w:rFonts w:ascii="Arial" w:hAnsi="Arial" w:cs="Arial"/>
                <w:b/>
                <w:sz w:val="20"/>
              </w:rPr>
            </w:pPr>
            <w:r>
              <w:rPr>
                <w:rFonts w:ascii="Arial" w:hAnsi="Arial" w:cs="Arial"/>
                <w:b/>
                <w:sz w:val="20"/>
              </w:rPr>
              <w:t>Результат</w:t>
            </w:r>
          </w:p>
        </w:tc>
        <w:tc>
          <w:tcPr>
            <w:tcW w:w="480" w:type="pct"/>
            <w:shd w:val="clear" w:color="auto" w:fill="FFC000"/>
          </w:tcPr>
          <w:p w14:paraId="34BEB101" w14:textId="77777777" w:rsidR="003D3116" w:rsidRDefault="003D3116" w:rsidP="00AD18CB">
            <w:pPr>
              <w:jc w:val="center"/>
              <w:rPr>
                <w:rFonts w:ascii="Arial" w:hAnsi="Arial" w:cs="Arial"/>
                <w:b/>
                <w:sz w:val="20"/>
              </w:rPr>
            </w:pPr>
            <w:r>
              <w:rPr>
                <w:rFonts w:ascii="Arial" w:hAnsi="Arial" w:cs="Arial"/>
                <w:b/>
                <w:sz w:val="20"/>
              </w:rPr>
              <w:t>Бизнес-роль</w:t>
            </w:r>
          </w:p>
        </w:tc>
      </w:tr>
      <w:tr w:rsidR="003D3116" w14:paraId="4A40E7A1" w14:textId="77777777" w:rsidTr="000B7D2D">
        <w:trPr>
          <w:cantSplit/>
          <w:trHeight w:val="1959"/>
        </w:trPr>
        <w:tc>
          <w:tcPr>
            <w:tcW w:w="899" w:type="pct"/>
          </w:tcPr>
          <w:p w14:paraId="1A3A0359" w14:textId="77777777" w:rsidR="003D3116" w:rsidRDefault="003D3116" w:rsidP="00AD18CB">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2</w:t>
            </w:r>
            <w:r w:rsidRPr="00B613A3">
              <w:rPr>
                <w:rFonts w:ascii="Arial" w:hAnsi="Arial" w:cs="Arial"/>
                <w:sz w:val="20"/>
                <w:szCs w:val="20"/>
              </w:rPr>
              <w:t>.0</w:t>
            </w:r>
            <w:r>
              <w:rPr>
                <w:rFonts w:ascii="Arial" w:hAnsi="Arial" w:cs="Arial"/>
                <w:sz w:val="20"/>
                <w:szCs w:val="20"/>
              </w:rPr>
              <w:t>4</w:t>
            </w:r>
            <w:r w:rsidRPr="00B613A3">
              <w:rPr>
                <w:rFonts w:ascii="Arial" w:hAnsi="Arial" w:cs="Arial"/>
                <w:sz w:val="20"/>
                <w:szCs w:val="20"/>
              </w:rPr>
              <w:t>0</w:t>
            </w:r>
          </w:p>
        </w:tc>
        <w:tc>
          <w:tcPr>
            <w:tcW w:w="1044" w:type="pct"/>
          </w:tcPr>
          <w:p w14:paraId="3E9F2168" w14:textId="77777777" w:rsidR="003D3116" w:rsidRDefault="003D3116" w:rsidP="00AD18CB">
            <w:pPr>
              <w:jc w:val="left"/>
              <w:rPr>
                <w:rFonts w:ascii="Arial" w:hAnsi="Arial" w:cs="Arial"/>
                <w:sz w:val="20"/>
              </w:rPr>
            </w:pPr>
            <w:r>
              <w:rPr>
                <w:rFonts w:ascii="Arial" w:hAnsi="Arial" w:cs="Arial"/>
                <w:sz w:val="20"/>
              </w:rPr>
              <w:t>- Сток-контролер сформировал запрос на корректировку потребности</w:t>
            </w:r>
          </w:p>
          <w:p w14:paraId="79D175D5" w14:textId="77777777" w:rsidR="003D3116" w:rsidRDefault="003D3116" w:rsidP="00AD18CB">
            <w:pPr>
              <w:jc w:val="left"/>
              <w:rPr>
                <w:rFonts w:ascii="Arial" w:hAnsi="Arial" w:cs="Arial"/>
                <w:sz w:val="20"/>
              </w:rPr>
            </w:pPr>
            <w:r>
              <w:rPr>
                <w:rFonts w:ascii="Arial" w:hAnsi="Arial" w:cs="Arial"/>
                <w:sz w:val="20"/>
              </w:rPr>
              <w:t>-Планировщик потребности получил соответствующее уведомление</w:t>
            </w:r>
          </w:p>
        </w:tc>
        <w:tc>
          <w:tcPr>
            <w:tcW w:w="488" w:type="pct"/>
            <w:shd w:val="clear" w:color="auto" w:fill="auto"/>
          </w:tcPr>
          <w:p w14:paraId="73A27186" w14:textId="77777777" w:rsidR="003D3116" w:rsidRPr="003D3116" w:rsidRDefault="003D3116" w:rsidP="00AD18CB">
            <w:pPr>
              <w:jc w:val="left"/>
              <w:rPr>
                <w:rFonts w:ascii="Arial" w:hAnsi="Arial" w:cs="Arial"/>
                <w:sz w:val="20"/>
                <w:szCs w:val="20"/>
              </w:rPr>
            </w:pPr>
            <w:r>
              <w:rPr>
                <w:rFonts w:ascii="Arial" w:hAnsi="Arial" w:cs="Arial"/>
                <w:sz w:val="20"/>
              </w:rPr>
              <w:t>Разработка</w:t>
            </w:r>
          </w:p>
        </w:tc>
        <w:tc>
          <w:tcPr>
            <w:tcW w:w="836" w:type="pct"/>
          </w:tcPr>
          <w:p w14:paraId="39EA1957" w14:textId="77777777" w:rsidR="003D3116" w:rsidRDefault="003D3116" w:rsidP="00AD18CB">
            <w:pPr>
              <w:jc w:val="left"/>
              <w:rPr>
                <w:rFonts w:ascii="Arial" w:hAnsi="Arial" w:cs="Arial"/>
                <w:sz w:val="20"/>
              </w:rPr>
            </w:pPr>
            <w:r>
              <w:rPr>
                <w:rFonts w:ascii="Arial" w:hAnsi="Arial" w:cs="Arial"/>
                <w:sz w:val="20"/>
              </w:rPr>
              <w:t>Запрос на корректировку потребности</w:t>
            </w:r>
          </w:p>
          <w:p w14:paraId="64DAFB97" w14:textId="77777777" w:rsidR="003D3116" w:rsidRPr="00CB3587" w:rsidRDefault="003D3116" w:rsidP="00AD18CB">
            <w:pPr>
              <w:jc w:val="left"/>
              <w:rPr>
                <w:rFonts w:ascii="Arial" w:hAnsi="Arial" w:cs="Arial"/>
                <w:sz w:val="20"/>
              </w:rPr>
            </w:pPr>
          </w:p>
        </w:tc>
        <w:tc>
          <w:tcPr>
            <w:tcW w:w="1253" w:type="pct"/>
          </w:tcPr>
          <w:p w14:paraId="3FF2B9A8" w14:textId="77777777" w:rsidR="003D3116" w:rsidRDefault="003D3116" w:rsidP="00AD18CB">
            <w:pPr>
              <w:jc w:val="left"/>
              <w:rPr>
                <w:rFonts w:ascii="Arial" w:hAnsi="Arial" w:cs="Arial"/>
                <w:sz w:val="20"/>
              </w:rPr>
            </w:pPr>
            <w:r>
              <w:rPr>
                <w:rFonts w:ascii="Arial" w:hAnsi="Arial" w:cs="Arial"/>
                <w:sz w:val="20"/>
              </w:rPr>
              <w:t>Заявка на списание МТР скорректирована в соответствии с данными запроса на корректировку</w:t>
            </w:r>
          </w:p>
          <w:p w14:paraId="5DC927CA" w14:textId="77777777" w:rsidR="003D3116" w:rsidRDefault="003D3116" w:rsidP="00AD18CB">
            <w:pPr>
              <w:jc w:val="left"/>
              <w:rPr>
                <w:rFonts w:ascii="Arial" w:hAnsi="Arial" w:cs="Arial"/>
                <w:sz w:val="20"/>
              </w:rPr>
            </w:pPr>
          </w:p>
          <w:p w14:paraId="09084E59" w14:textId="77777777" w:rsidR="003D3116" w:rsidRDefault="003D3116" w:rsidP="00AD18CB">
            <w:pPr>
              <w:jc w:val="left"/>
              <w:rPr>
                <w:rFonts w:ascii="Arial" w:hAnsi="Arial" w:cs="Arial"/>
                <w:sz w:val="20"/>
              </w:rPr>
            </w:pPr>
            <w:r>
              <w:rPr>
                <w:rFonts w:ascii="Arial" w:hAnsi="Arial" w:cs="Arial"/>
                <w:sz w:val="20"/>
              </w:rPr>
              <w:t xml:space="preserve">ИЛИ </w:t>
            </w:r>
          </w:p>
          <w:p w14:paraId="1EB25745" w14:textId="77777777" w:rsidR="003D3116" w:rsidRDefault="003D3116" w:rsidP="00AD18CB">
            <w:pPr>
              <w:jc w:val="left"/>
              <w:rPr>
                <w:rFonts w:ascii="Arial" w:hAnsi="Arial" w:cs="Arial"/>
                <w:sz w:val="20"/>
              </w:rPr>
            </w:pPr>
          </w:p>
          <w:p w14:paraId="3ACAA89D" w14:textId="77777777" w:rsidR="003D3116" w:rsidRPr="00B613A3" w:rsidRDefault="003D3116" w:rsidP="00AD18CB">
            <w:pPr>
              <w:jc w:val="left"/>
              <w:rPr>
                <w:rFonts w:ascii="Arial" w:hAnsi="Arial" w:cs="Arial"/>
                <w:sz w:val="20"/>
              </w:rPr>
            </w:pPr>
            <w:r>
              <w:rPr>
                <w:rFonts w:ascii="Arial" w:hAnsi="Arial" w:cs="Arial"/>
                <w:sz w:val="20"/>
              </w:rPr>
              <w:t>З</w:t>
            </w:r>
            <w:r w:rsidR="000B7D2D">
              <w:rPr>
                <w:rFonts w:ascii="Arial" w:hAnsi="Arial" w:cs="Arial"/>
                <w:sz w:val="20"/>
              </w:rPr>
              <w:t>апрос на корректировку отклонен</w:t>
            </w:r>
          </w:p>
        </w:tc>
        <w:tc>
          <w:tcPr>
            <w:tcW w:w="480" w:type="pct"/>
          </w:tcPr>
          <w:p w14:paraId="0BB371DE" w14:textId="77777777" w:rsidR="003D3116" w:rsidRDefault="003D3116" w:rsidP="00AD18CB">
            <w:pPr>
              <w:jc w:val="left"/>
              <w:rPr>
                <w:rFonts w:ascii="Arial" w:hAnsi="Arial" w:cs="Arial"/>
                <w:sz w:val="20"/>
              </w:rPr>
            </w:pPr>
            <w:r>
              <w:rPr>
                <w:rFonts w:ascii="Arial" w:hAnsi="Arial" w:cs="Arial"/>
                <w:sz w:val="20"/>
              </w:rPr>
              <w:t>- Планировщик потребности</w:t>
            </w:r>
          </w:p>
          <w:p w14:paraId="7E241B86" w14:textId="77777777" w:rsidR="003D3116" w:rsidRPr="00B613A3" w:rsidRDefault="003D3116" w:rsidP="00AD18CB">
            <w:pPr>
              <w:jc w:val="left"/>
              <w:rPr>
                <w:rFonts w:ascii="Arial" w:hAnsi="Arial" w:cs="Arial"/>
                <w:sz w:val="20"/>
              </w:rPr>
            </w:pPr>
          </w:p>
        </w:tc>
      </w:tr>
    </w:tbl>
    <w:p w14:paraId="3702E062" w14:textId="77777777" w:rsidR="00B64872" w:rsidRPr="00A05C14" w:rsidRDefault="00B64872" w:rsidP="00B64872">
      <w:pPr>
        <w:spacing w:after="240" w:line="276" w:lineRule="auto"/>
        <w:ind w:firstLine="567"/>
        <w:rPr>
          <w:rFonts w:ascii="Arial" w:hAnsi="Arial" w:cs="Arial"/>
        </w:rPr>
      </w:pPr>
    </w:p>
    <w:p w14:paraId="0466E1BA" w14:textId="77777777" w:rsidR="0043622A" w:rsidRDefault="0043622A" w:rsidP="0043622A">
      <w:pPr>
        <w:spacing w:after="240" w:line="276" w:lineRule="auto"/>
        <w:ind w:firstLine="567"/>
        <w:rPr>
          <w:rFonts w:ascii="Arial" w:hAnsi="Arial" w:cs="Arial"/>
        </w:rPr>
      </w:pPr>
      <w:r w:rsidRPr="00D5251F">
        <w:rPr>
          <w:rFonts w:ascii="Arial" w:hAnsi="Arial" w:cs="Arial"/>
        </w:rPr>
        <w:t>Детальное описание шагов</w:t>
      </w:r>
      <w:r w:rsidR="003D3116">
        <w:rPr>
          <w:rFonts w:ascii="Arial" w:hAnsi="Arial" w:cs="Arial"/>
        </w:rPr>
        <w:t xml:space="preserve"> ПП-10.03.02-ERP</w:t>
      </w:r>
      <w:r w:rsidRPr="00D5251F">
        <w:rPr>
          <w:rFonts w:ascii="Arial" w:hAnsi="Arial" w:cs="Arial"/>
        </w:rPr>
        <w:t xml:space="preserve"> приведено в Приложении </w:t>
      </w:r>
      <w:r>
        <w:rPr>
          <w:rFonts w:ascii="Arial" w:hAnsi="Arial" w:cs="Arial"/>
        </w:rPr>
        <w:t xml:space="preserve">№ </w:t>
      </w:r>
      <w:r w:rsidR="00D45D95">
        <w:rPr>
          <w:rFonts w:ascii="Arial" w:hAnsi="Arial" w:cs="Arial"/>
        </w:rPr>
        <w:t>3</w:t>
      </w:r>
      <w:r>
        <w:rPr>
          <w:rFonts w:ascii="Arial" w:hAnsi="Arial" w:cs="Arial"/>
        </w:rPr>
        <w:t>.</w:t>
      </w:r>
    </w:p>
    <w:p w14:paraId="79EE530A" w14:textId="77777777" w:rsidR="0028180A" w:rsidRDefault="0028180A" w:rsidP="0043622A">
      <w:pPr>
        <w:spacing w:after="240" w:line="276" w:lineRule="auto"/>
        <w:ind w:firstLine="567"/>
        <w:rPr>
          <w:rFonts w:ascii="Arial" w:hAnsi="Arial" w:cs="Arial"/>
        </w:rPr>
      </w:pPr>
    </w:p>
    <w:p w14:paraId="46F4A8DC" w14:textId="77777777" w:rsidR="001D229C" w:rsidRDefault="001D229C">
      <w:pPr>
        <w:spacing w:after="200" w:line="276" w:lineRule="auto"/>
        <w:jc w:val="left"/>
        <w:rPr>
          <w:rFonts w:ascii="Arial" w:eastAsiaTheme="majorEastAsia" w:hAnsi="Arial" w:cstheme="majorBidi"/>
          <w:b/>
          <w:szCs w:val="24"/>
        </w:rPr>
      </w:pPr>
      <w:r>
        <w:rPr>
          <w:rFonts w:eastAsiaTheme="majorEastAsia" w:cstheme="majorBidi"/>
          <w:caps/>
          <w:szCs w:val="24"/>
        </w:rPr>
        <w:br w:type="page"/>
      </w:r>
    </w:p>
    <w:p w14:paraId="32FECE13" w14:textId="77777777" w:rsidR="0028180A" w:rsidRDefault="0028180A" w:rsidP="00590100">
      <w:pPr>
        <w:pStyle w:val="3"/>
      </w:pPr>
      <w:bookmarkStart w:id="295" w:name="_Toc527633252"/>
      <w:r w:rsidRPr="000835FE">
        <w:lastRenderedPageBreak/>
        <w:t xml:space="preserve">Описание </w:t>
      </w:r>
      <w:r>
        <w:t xml:space="preserve">шагов </w:t>
      </w:r>
      <w:r w:rsidRPr="000835FE">
        <w:t xml:space="preserve">бизнес-процесса </w:t>
      </w:r>
      <w:r w:rsidRPr="00ED0716">
        <w:t xml:space="preserve">ПП-10.03.03-ERP </w:t>
      </w:r>
      <w:r w:rsidRPr="00CA6AAA">
        <w:t>Долгосрочное</w:t>
      </w:r>
      <w:r w:rsidRPr="00ED0716">
        <w:t xml:space="preserve"> планирование обеспечения</w:t>
      </w:r>
      <w:bookmarkEnd w:id="295"/>
    </w:p>
    <w:p w14:paraId="743473AF" w14:textId="77777777" w:rsidR="00B44166" w:rsidRPr="00B44166" w:rsidRDefault="00B44166" w:rsidP="00B44166"/>
    <w:p w14:paraId="1B46F70A" w14:textId="010DE06C" w:rsidR="00CF0F74" w:rsidRDefault="00CF0F74" w:rsidP="00CF0F74">
      <w:pPr>
        <w:pStyle w:val="4"/>
        <w:ind w:left="864"/>
      </w:pPr>
      <w:r w:rsidRPr="00982388">
        <w:rPr>
          <w:rFonts w:eastAsiaTheme="majorEastAsia" w:cstheme="majorBidi"/>
          <w:b/>
          <w:i w:val="0"/>
          <w:caps w:val="0"/>
          <w:sz w:val="24"/>
          <w:szCs w:val="24"/>
        </w:rPr>
        <w:t>Шаг процесса ПП-10.03.0</w:t>
      </w:r>
      <w:r>
        <w:rPr>
          <w:rFonts w:eastAsiaTheme="majorEastAsia" w:cstheme="majorBidi"/>
          <w:b/>
          <w:i w:val="0"/>
          <w:caps w:val="0"/>
          <w:sz w:val="24"/>
          <w:szCs w:val="24"/>
        </w:rPr>
        <w:t>3</w:t>
      </w:r>
      <w:r w:rsidRPr="00982388">
        <w:rPr>
          <w:rFonts w:eastAsiaTheme="majorEastAsia" w:cstheme="majorBidi"/>
          <w:b/>
          <w:i w:val="0"/>
          <w:caps w:val="0"/>
          <w:sz w:val="24"/>
          <w:szCs w:val="24"/>
        </w:rPr>
        <w:t>.0</w:t>
      </w:r>
      <w:r>
        <w:rPr>
          <w:rFonts w:eastAsiaTheme="majorEastAsia" w:cstheme="majorBidi"/>
          <w:b/>
          <w:i w:val="0"/>
          <w:caps w:val="0"/>
          <w:sz w:val="24"/>
          <w:szCs w:val="24"/>
        </w:rPr>
        <w:t>1</w:t>
      </w:r>
      <w:r w:rsidRPr="00982388">
        <w:rPr>
          <w:rFonts w:eastAsiaTheme="majorEastAsia" w:cstheme="majorBidi"/>
          <w:b/>
          <w:i w:val="0"/>
          <w:caps w:val="0"/>
          <w:sz w:val="24"/>
          <w:szCs w:val="24"/>
        </w:rPr>
        <w:t>0</w:t>
      </w:r>
      <w:r>
        <w:t xml:space="preserve"> </w:t>
      </w:r>
      <w:r w:rsidRPr="00982388">
        <w:rPr>
          <w:rFonts w:eastAsiaTheme="majorEastAsia" w:cstheme="majorBidi"/>
          <w:b/>
          <w:i w:val="0"/>
          <w:caps w:val="0"/>
          <w:sz w:val="24"/>
          <w:szCs w:val="24"/>
        </w:rPr>
        <w:t xml:space="preserve">– </w:t>
      </w:r>
      <w:r>
        <w:rPr>
          <w:rFonts w:eastAsiaTheme="majorEastAsia" w:cstheme="majorBidi"/>
          <w:b/>
          <w:i w:val="0"/>
          <w:caps w:val="0"/>
          <w:sz w:val="24"/>
          <w:szCs w:val="24"/>
        </w:rPr>
        <w:t xml:space="preserve">Определение способа </w:t>
      </w:r>
      <w:del w:id="296" w:author="Sintsova Margarita" w:date="2020-06-05T17:21:00Z">
        <w:r w:rsidRPr="00CA6AAA" w:rsidDel="000B5502">
          <w:rPr>
            <w:rFonts w:eastAsiaTheme="majorEastAsia" w:cstheme="majorBidi"/>
            <w:b/>
            <w:i w:val="0"/>
            <w:caps w:val="0"/>
            <w:strike/>
            <w:color w:val="FF0000"/>
            <w:sz w:val="24"/>
            <w:szCs w:val="24"/>
          </w:rPr>
          <w:delText>долгосрочного</w:delText>
        </w:r>
        <w:r w:rsidRPr="00CA6AAA" w:rsidDel="000B5502">
          <w:rPr>
            <w:rFonts w:eastAsiaTheme="majorEastAsia" w:cstheme="majorBidi"/>
            <w:b/>
            <w:i w:val="0"/>
            <w:caps w:val="0"/>
            <w:color w:val="FF0000"/>
            <w:sz w:val="24"/>
            <w:szCs w:val="24"/>
          </w:rPr>
          <w:delText xml:space="preserve"> </w:delText>
        </w:r>
      </w:del>
      <w:r>
        <w:rPr>
          <w:rFonts w:eastAsiaTheme="majorEastAsia" w:cstheme="majorBidi"/>
          <w:b/>
          <w:i w:val="0"/>
          <w:caps w:val="0"/>
          <w:sz w:val="24"/>
          <w:szCs w:val="24"/>
        </w:rPr>
        <w:t>планирования</w:t>
      </w:r>
    </w:p>
    <w:p w14:paraId="0C7FF4DB" w14:textId="77777777" w:rsidR="00CF0F74" w:rsidRDefault="00CF0F74" w:rsidP="00CF0F74">
      <w:pPr>
        <w:rPr>
          <w:rFonts w:eastAsiaTheme="majorEastAsia"/>
        </w:rPr>
      </w:pPr>
    </w:p>
    <w:p w14:paraId="409AF465" w14:textId="714A06C7" w:rsidR="006D1C6D" w:rsidRPr="006D1C6D" w:rsidRDefault="006D1C6D" w:rsidP="006D1C6D">
      <w:pPr>
        <w:spacing w:after="240" w:line="276" w:lineRule="auto"/>
        <w:ind w:firstLine="567"/>
        <w:rPr>
          <w:rFonts w:ascii="Arial" w:hAnsi="Arial" w:cs="Arial"/>
        </w:rPr>
      </w:pPr>
      <w:r w:rsidRPr="006D1C6D">
        <w:rPr>
          <w:rFonts w:ascii="Arial" w:hAnsi="Arial" w:cs="Arial"/>
        </w:rPr>
        <w:t>Предполагается, что планирование на долгосрочный горизонт будет осуществляться для</w:t>
      </w:r>
      <w:r w:rsidR="00460F4A">
        <w:rPr>
          <w:rFonts w:ascii="Arial" w:hAnsi="Arial" w:cs="Arial"/>
        </w:rPr>
        <w:t xml:space="preserve"> всех</w:t>
      </w:r>
      <w:r w:rsidRPr="006D1C6D">
        <w:rPr>
          <w:rFonts w:ascii="Arial" w:hAnsi="Arial" w:cs="Arial"/>
        </w:rPr>
        <w:t xml:space="preserve"> </w:t>
      </w:r>
      <w:r w:rsidR="00460F4A">
        <w:rPr>
          <w:rFonts w:ascii="Arial" w:hAnsi="Arial" w:cs="Arial"/>
        </w:rPr>
        <w:t xml:space="preserve">нормируемых </w:t>
      </w:r>
      <w:r w:rsidRPr="006D1C6D">
        <w:rPr>
          <w:rFonts w:ascii="Arial" w:hAnsi="Arial" w:cs="Arial"/>
        </w:rPr>
        <w:t>МТР</w:t>
      </w:r>
      <w:r w:rsidR="00460F4A">
        <w:rPr>
          <w:rFonts w:ascii="Arial" w:hAnsi="Arial" w:cs="Arial"/>
        </w:rPr>
        <w:t xml:space="preserve">, а также МТР </w:t>
      </w:r>
      <w:r w:rsidRPr="006D1C6D">
        <w:rPr>
          <w:rFonts w:ascii="Arial" w:hAnsi="Arial" w:cs="Arial"/>
        </w:rPr>
        <w:t xml:space="preserve">и услуг, включенных в производственные заказы и заказы на ремонты </w:t>
      </w:r>
      <w:proofErr w:type="spellStart"/>
      <w:r w:rsidRPr="006D1C6D">
        <w:rPr>
          <w:rFonts w:ascii="Arial" w:hAnsi="Arial" w:cs="Arial"/>
        </w:rPr>
        <w:t>ТОиР</w:t>
      </w:r>
      <w:proofErr w:type="spellEnd"/>
      <w:r w:rsidRPr="006D1C6D">
        <w:rPr>
          <w:rFonts w:ascii="Arial" w:hAnsi="Arial" w:cs="Arial"/>
        </w:rPr>
        <w:t>.</w:t>
      </w:r>
      <w:r w:rsidR="00201FBE">
        <w:rPr>
          <w:rFonts w:ascii="Arial" w:hAnsi="Arial" w:cs="Arial"/>
        </w:rPr>
        <w:t xml:space="preserve"> </w:t>
      </w:r>
    </w:p>
    <w:p w14:paraId="139EAEC5" w14:textId="742E3E2F" w:rsidR="00254151" w:rsidRPr="00247522" w:rsidRDefault="00254151" w:rsidP="00254151">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28</w:t>
      </w:r>
      <w:r w:rsidRPr="00247522">
        <w:rPr>
          <w:rFonts w:ascii="Arial" w:hAnsi="Arial" w:cs="Arial"/>
          <w:b/>
          <w:sz w:val="22"/>
        </w:rPr>
        <w:fldChar w:fldCharType="end"/>
      </w:r>
      <w:r>
        <w:rPr>
          <w:rFonts w:ascii="Arial" w:hAnsi="Arial" w:cs="Arial"/>
          <w:b/>
          <w:sz w:val="22"/>
        </w:rPr>
        <w:t>. Описание шага «</w:t>
      </w:r>
      <w:r w:rsidRPr="00254151">
        <w:rPr>
          <w:rFonts w:ascii="Arial" w:hAnsi="Arial" w:cs="Arial"/>
          <w:b/>
          <w:sz w:val="22"/>
        </w:rPr>
        <w:t xml:space="preserve">Определение способа </w:t>
      </w:r>
      <w:del w:id="297" w:author="Sintsova Margarita" w:date="2020-06-05T17:23:00Z">
        <w:r w:rsidRPr="00CA6AAA" w:rsidDel="00D92AB8">
          <w:rPr>
            <w:rFonts w:ascii="Arial" w:hAnsi="Arial" w:cs="Arial"/>
            <w:b/>
            <w:strike/>
            <w:color w:val="FF0000"/>
            <w:sz w:val="22"/>
          </w:rPr>
          <w:delText>долгосрочного</w:delText>
        </w:r>
        <w:r w:rsidRPr="00CA6AAA" w:rsidDel="00D92AB8">
          <w:rPr>
            <w:rFonts w:ascii="Arial" w:hAnsi="Arial" w:cs="Arial"/>
            <w:b/>
            <w:color w:val="FF0000"/>
            <w:sz w:val="22"/>
          </w:rPr>
          <w:delText xml:space="preserve"> </w:delText>
        </w:r>
      </w:del>
      <w:r w:rsidRPr="00254151">
        <w:rPr>
          <w:rFonts w:ascii="Arial" w:hAnsi="Arial" w:cs="Arial"/>
          <w:b/>
          <w:sz w:val="22"/>
        </w:rPr>
        <w:t>планирования</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29"/>
        <w:gridCol w:w="2693"/>
        <w:gridCol w:w="993"/>
        <w:gridCol w:w="1419"/>
        <w:gridCol w:w="2125"/>
        <w:gridCol w:w="1117"/>
      </w:tblGrid>
      <w:tr w:rsidR="007A75D1" w:rsidRPr="00F94454" w14:paraId="2B1FA7F4" w14:textId="77777777" w:rsidTr="007A75D1">
        <w:trPr>
          <w:cantSplit/>
          <w:trHeight w:val="397"/>
          <w:tblHeader/>
        </w:trPr>
        <w:tc>
          <w:tcPr>
            <w:tcW w:w="899" w:type="pct"/>
            <w:shd w:val="clear" w:color="auto" w:fill="FFC000"/>
            <w:vAlign w:val="center"/>
          </w:tcPr>
          <w:p w14:paraId="49A37A82" w14:textId="77777777" w:rsidR="00254151" w:rsidRPr="00D36A72" w:rsidRDefault="00254151" w:rsidP="005C729F">
            <w:pPr>
              <w:jc w:val="center"/>
              <w:rPr>
                <w:rFonts w:ascii="Arial" w:hAnsi="Arial" w:cs="Arial"/>
                <w:b/>
                <w:sz w:val="20"/>
              </w:rPr>
            </w:pPr>
            <w:r>
              <w:rPr>
                <w:rFonts w:ascii="Arial" w:hAnsi="Arial" w:cs="Arial"/>
                <w:b/>
                <w:sz w:val="20"/>
                <w:szCs w:val="20"/>
                <w:lang w:eastAsia="ru-RU"/>
              </w:rPr>
              <w:t>Номер шага</w:t>
            </w:r>
          </w:p>
        </w:tc>
        <w:tc>
          <w:tcPr>
            <w:tcW w:w="1323" w:type="pct"/>
            <w:shd w:val="clear" w:color="auto" w:fill="FFC000"/>
            <w:vAlign w:val="center"/>
          </w:tcPr>
          <w:p w14:paraId="1F9F96E2" w14:textId="77777777" w:rsidR="00254151" w:rsidRDefault="00254151" w:rsidP="005C729F">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486C24C8" w14:textId="77777777" w:rsidR="00254151" w:rsidRPr="00F94454" w:rsidRDefault="00254151" w:rsidP="005C729F">
            <w:pPr>
              <w:jc w:val="center"/>
              <w:rPr>
                <w:rFonts w:ascii="Arial" w:hAnsi="Arial" w:cs="Arial"/>
                <w:b/>
                <w:sz w:val="20"/>
              </w:rPr>
            </w:pPr>
            <w:r>
              <w:rPr>
                <w:rFonts w:ascii="Arial" w:hAnsi="Arial" w:cs="Arial"/>
                <w:b/>
                <w:sz w:val="20"/>
              </w:rPr>
              <w:t>Транзакция</w:t>
            </w:r>
          </w:p>
        </w:tc>
        <w:tc>
          <w:tcPr>
            <w:tcW w:w="697" w:type="pct"/>
            <w:shd w:val="clear" w:color="auto" w:fill="FFC000"/>
          </w:tcPr>
          <w:p w14:paraId="77CBEDD6" w14:textId="77777777" w:rsidR="00254151" w:rsidRDefault="00254151" w:rsidP="005C729F">
            <w:pPr>
              <w:jc w:val="center"/>
              <w:rPr>
                <w:rFonts w:ascii="Arial" w:hAnsi="Arial" w:cs="Arial"/>
                <w:b/>
                <w:sz w:val="20"/>
              </w:rPr>
            </w:pPr>
            <w:r>
              <w:rPr>
                <w:rFonts w:ascii="Arial" w:hAnsi="Arial" w:cs="Arial"/>
                <w:b/>
                <w:sz w:val="20"/>
              </w:rPr>
              <w:t>Вход</w:t>
            </w:r>
          </w:p>
        </w:tc>
        <w:tc>
          <w:tcPr>
            <w:tcW w:w="1044" w:type="pct"/>
            <w:shd w:val="clear" w:color="auto" w:fill="FFC000"/>
          </w:tcPr>
          <w:p w14:paraId="65701B22" w14:textId="77777777" w:rsidR="00254151" w:rsidRDefault="00254151" w:rsidP="005C729F">
            <w:pPr>
              <w:jc w:val="center"/>
              <w:rPr>
                <w:rFonts w:ascii="Arial" w:hAnsi="Arial" w:cs="Arial"/>
                <w:b/>
                <w:sz w:val="20"/>
              </w:rPr>
            </w:pPr>
            <w:r>
              <w:rPr>
                <w:rFonts w:ascii="Arial" w:hAnsi="Arial" w:cs="Arial"/>
                <w:b/>
                <w:sz w:val="20"/>
              </w:rPr>
              <w:t>Результат</w:t>
            </w:r>
          </w:p>
        </w:tc>
        <w:tc>
          <w:tcPr>
            <w:tcW w:w="550" w:type="pct"/>
            <w:shd w:val="clear" w:color="auto" w:fill="FFC000"/>
          </w:tcPr>
          <w:p w14:paraId="18CDD2E0" w14:textId="77777777" w:rsidR="00254151" w:rsidRDefault="00254151" w:rsidP="005C729F">
            <w:pPr>
              <w:jc w:val="center"/>
              <w:rPr>
                <w:rFonts w:ascii="Arial" w:hAnsi="Arial" w:cs="Arial"/>
                <w:b/>
                <w:sz w:val="20"/>
              </w:rPr>
            </w:pPr>
            <w:r>
              <w:rPr>
                <w:rFonts w:ascii="Arial" w:hAnsi="Arial" w:cs="Arial"/>
                <w:b/>
                <w:sz w:val="20"/>
              </w:rPr>
              <w:t>Бизнес-роль</w:t>
            </w:r>
          </w:p>
        </w:tc>
      </w:tr>
      <w:tr w:rsidR="007A75D1" w14:paraId="6AD95D05" w14:textId="77777777" w:rsidTr="007A75D1">
        <w:trPr>
          <w:cantSplit/>
          <w:trHeight w:val="1111"/>
        </w:trPr>
        <w:tc>
          <w:tcPr>
            <w:tcW w:w="899" w:type="pct"/>
          </w:tcPr>
          <w:p w14:paraId="787B078A" w14:textId="77777777" w:rsidR="00254151" w:rsidRDefault="00254151" w:rsidP="005C729F">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3</w:t>
            </w:r>
            <w:r w:rsidRPr="00B613A3">
              <w:rPr>
                <w:rFonts w:ascii="Arial" w:hAnsi="Arial" w:cs="Arial"/>
                <w:sz w:val="20"/>
                <w:szCs w:val="20"/>
              </w:rPr>
              <w:t>.0</w:t>
            </w:r>
            <w:r>
              <w:rPr>
                <w:rFonts w:ascii="Arial" w:hAnsi="Arial" w:cs="Arial"/>
                <w:sz w:val="20"/>
                <w:szCs w:val="20"/>
              </w:rPr>
              <w:t>1</w:t>
            </w:r>
            <w:r w:rsidRPr="00B613A3">
              <w:rPr>
                <w:rFonts w:ascii="Arial" w:hAnsi="Arial" w:cs="Arial"/>
                <w:sz w:val="20"/>
                <w:szCs w:val="20"/>
              </w:rPr>
              <w:t>0</w:t>
            </w:r>
          </w:p>
        </w:tc>
        <w:tc>
          <w:tcPr>
            <w:tcW w:w="1323" w:type="pct"/>
          </w:tcPr>
          <w:p w14:paraId="22DD396A" w14:textId="77777777" w:rsidR="007A75D1" w:rsidRDefault="007A75D1" w:rsidP="005C729F">
            <w:pPr>
              <w:jc w:val="left"/>
              <w:rPr>
                <w:rFonts w:ascii="Arial" w:hAnsi="Arial" w:cs="Arial"/>
                <w:sz w:val="20"/>
              </w:rPr>
            </w:pPr>
            <w:r>
              <w:rPr>
                <w:rFonts w:ascii="Arial" w:hAnsi="Arial" w:cs="Arial"/>
                <w:sz w:val="20"/>
              </w:rPr>
              <w:t>- Наступил период долгосрочного планирования</w:t>
            </w:r>
          </w:p>
          <w:p w14:paraId="1BF049CA" w14:textId="77777777" w:rsidR="007A75D1" w:rsidRDefault="00254151" w:rsidP="005C729F">
            <w:pPr>
              <w:jc w:val="left"/>
              <w:rPr>
                <w:rFonts w:ascii="Arial" w:hAnsi="Arial" w:cs="Arial"/>
                <w:sz w:val="20"/>
              </w:rPr>
            </w:pPr>
            <w:r>
              <w:rPr>
                <w:rFonts w:ascii="Arial" w:hAnsi="Arial" w:cs="Arial"/>
                <w:sz w:val="20"/>
              </w:rPr>
              <w:t xml:space="preserve">- </w:t>
            </w:r>
            <w:r w:rsidR="007A75D1">
              <w:rPr>
                <w:rFonts w:ascii="Arial" w:hAnsi="Arial" w:cs="Arial"/>
                <w:sz w:val="20"/>
              </w:rPr>
              <w:t>Плановая цена установлена</w:t>
            </w:r>
            <w:r w:rsidR="007A75D1">
              <w:rPr>
                <w:rFonts w:ascii="Arial" w:hAnsi="Arial" w:cs="Arial"/>
                <w:sz w:val="20"/>
              </w:rPr>
              <w:br/>
              <w:t>- Заявка на закупку передана Закупщику</w:t>
            </w:r>
            <w:r w:rsidR="007A75D1">
              <w:rPr>
                <w:rFonts w:ascii="Arial" w:hAnsi="Arial" w:cs="Arial"/>
                <w:sz w:val="20"/>
              </w:rPr>
              <w:br/>
              <w:t>- Заявка на закупку работ, услуг передана в закупку</w:t>
            </w:r>
            <w:r w:rsidR="007A75D1">
              <w:rPr>
                <w:rFonts w:ascii="Arial" w:hAnsi="Arial" w:cs="Arial"/>
                <w:sz w:val="20"/>
              </w:rPr>
              <w:br/>
              <w:t>- Заявка на списание МТР согласована</w:t>
            </w:r>
          </w:p>
          <w:p w14:paraId="6C4B7949" w14:textId="77777777" w:rsidR="007A75D1" w:rsidRDefault="007A75D1" w:rsidP="005C729F">
            <w:pPr>
              <w:jc w:val="left"/>
              <w:rPr>
                <w:rFonts w:ascii="Arial" w:hAnsi="Arial" w:cs="Arial"/>
                <w:sz w:val="20"/>
              </w:rPr>
            </w:pPr>
            <w:r>
              <w:rPr>
                <w:rFonts w:ascii="Arial" w:hAnsi="Arial" w:cs="Arial"/>
                <w:sz w:val="20"/>
              </w:rPr>
              <w:t>- Потребность скорректирована</w:t>
            </w:r>
          </w:p>
        </w:tc>
        <w:tc>
          <w:tcPr>
            <w:tcW w:w="488" w:type="pct"/>
            <w:shd w:val="clear" w:color="auto" w:fill="auto"/>
          </w:tcPr>
          <w:p w14:paraId="2678DA7C" w14:textId="77777777" w:rsidR="007A75D1" w:rsidRPr="007A75D1" w:rsidRDefault="007A75D1" w:rsidP="007A75D1">
            <w:pPr>
              <w:jc w:val="center"/>
              <w:rPr>
                <w:rFonts w:ascii="Arial" w:hAnsi="Arial" w:cs="Arial"/>
                <w:sz w:val="20"/>
              </w:rPr>
            </w:pPr>
            <w:r>
              <w:rPr>
                <w:rFonts w:ascii="Arial" w:hAnsi="Arial" w:cs="Arial"/>
              </w:rPr>
              <w:t>–</w:t>
            </w:r>
          </w:p>
        </w:tc>
        <w:tc>
          <w:tcPr>
            <w:tcW w:w="697" w:type="pct"/>
          </w:tcPr>
          <w:p w14:paraId="05628F5B" w14:textId="77777777" w:rsidR="007A75D1" w:rsidRDefault="007A75D1" w:rsidP="005C729F">
            <w:pPr>
              <w:jc w:val="left"/>
              <w:rPr>
                <w:rFonts w:ascii="Arial" w:hAnsi="Arial" w:cs="Arial"/>
                <w:sz w:val="20"/>
              </w:rPr>
            </w:pPr>
            <w:r>
              <w:rPr>
                <w:rFonts w:ascii="Arial" w:hAnsi="Arial" w:cs="Arial"/>
                <w:sz w:val="20"/>
              </w:rPr>
              <w:t>- Плановая цена</w:t>
            </w:r>
          </w:p>
          <w:p w14:paraId="31225466" w14:textId="77777777" w:rsidR="007A75D1" w:rsidRDefault="007A75D1" w:rsidP="005C729F">
            <w:pPr>
              <w:jc w:val="left"/>
              <w:rPr>
                <w:rFonts w:ascii="Arial" w:hAnsi="Arial" w:cs="Arial"/>
                <w:sz w:val="20"/>
              </w:rPr>
            </w:pPr>
            <w:r>
              <w:rPr>
                <w:rFonts w:ascii="Arial" w:hAnsi="Arial" w:cs="Arial"/>
                <w:sz w:val="20"/>
              </w:rPr>
              <w:t>- Заявка на закупку МТР</w:t>
            </w:r>
          </w:p>
          <w:p w14:paraId="0D0CABB1" w14:textId="77777777" w:rsidR="007A75D1" w:rsidRDefault="007A75D1" w:rsidP="005C729F">
            <w:pPr>
              <w:jc w:val="left"/>
              <w:rPr>
                <w:rFonts w:ascii="Arial" w:hAnsi="Arial" w:cs="Arial"/>
                <w:sz w:val="20"/>
              </w:rPr>
            </w:pPr>
            <w:r>
              <w:rPr>
                <w:rFonts w:ascii="Arial" w:hAnsi="Arial" w:cs="Arial"/>
                <w:sz w:val="20"/>
              </w:rPr>
              <w:t>- Заявка на закупку работ, услуг</w:t>
            </w:r>
          </w:p>
          <w:p w14:paraId="3A236896" w14:textId="77777777" w:rsidR="007A75D1" w:rsidRPr="00CB3587" w:rsidRDefault="00254151" w:rsidP="005C729F">
            <w:pPr>
              <w:jc w:val="left"/>
              <w:rPr>
                <w:rFonts w:ascii="Arial" w:hAnsi="Arial" w:cs="Arial"/>
                <w:sz w:val="20"/>
              </w:rPr>
            </w:pPr>
            <w:r>
              <w:rPr>
                <w:rFonts w:ascii="Arial" w:hAnsi="Arial" w:cs="Arial"/>
                <w:sz w:val="20"/>
              </w:rPr>
              <w:t xml:space="preserve">- </w:t>
            </w:r>
            <w:r w:rsidR="007A75D1">
              <w:rPr>
                <w:rFonts w:ascii="Arial" w:hAnsi="Arial" w:cs="Arial"/>
                <w:sz w:val="20"/>
              </w:rPr>
              <w:t>Заявка на списание</w:t>
            </w:r>
            <w:r>
              <w:rPr>
                <w:rFonts w:ascii="Arial" w:hAnsi="Arial" w:cs="Arial"/>
                <w:sz w:val="20"/>
              </w:rPr>
              <w:t xml:space="preserve"> МТР</w:t>
            </w:r>
          </w:p>
        </w:tc>
        <w:tc>
          <w:tcPr>
            <w:tcW w:w="1044" w:type="pct"/>
          </w:tcPr>
          <w:p w14:paraId="7B7020AC" w14:textId="77777777" w:rsidR="007A75D1" w:rsidRDefault="007A75D1" w:rsidP="005C729F">
            <w:pPr>
              <w:jc w:val="left"/>
              <w:rPr>
                <w:rFonts w:ascii="Arial" w:hAnsi="Arial" w:cs="Arial"/>
                <w:sz w:val="20"/>
              </w:rPr>
            </w:pPr>
            <w:r>
              <w:rPr>
                <w:rFonts w:ascii="Arial" w:hAnsi="Arial" w:cs="Arial"/>
                <w:sz w:val="20"/>
              </w:rPr>
              <w:t>- Группы МТР с коротким горизонтом планирования</w:t>
            </w:r>
          </w:p>
          <w:p w14:paraId="17A2730D" w14:textId="77777777" w:rsidR="00254151" w:rsidRPr="00B613A3" w:rsidRDefault="00254151" w:rsidP="007A75D1">
            <w:pPr>
              <w:jc w:val="left"/>
              <w:rPr>
                <w:rFonts w:ascii="Arial" w:hAnsi="Arial" w:cs="Arial"/>
                <w:sz w:val="20"/>
              </w:rPr>
            </w:pPr>
            <w:r>
              <w:rPr>
                <w:rFonts w:ascii="Arial" w:hAnsi="Arial" w:cs="Arial"/>
                <w:sz w:val="20"/>
              </w:rPr>
              <w:t xml:space="preserve">- </w:t>
            </w:r>
            <w:r w:rsidR="007A75D1" w:rsidRPr="007A75D1">
              <w:rPr>
                <w:rFonts w:ascii="Arial" w:hAnsi="Arial" w:cs="Arial"/>
                <w:sz w:val="20"/>
              </w:rPr>
              <w:t>Плановая цена</w:t>
            </w:r>
            <w:r w:rsidR="007A75D1">
              <w:rPr>
                <w:rFonts w:ascii="Arial" w:hAnsi="Arial" w:cs="Arial"/>
                <w:sz w:val="20"/>
              </w:rPr>
              <w:t>,</w:t>
            </w:r>
            <w:r w:rsidR="007A75D1" w:rsidRPr="007A75D1">
              <w:rPr>
                <w:rFonts w:ascii="Arial" w:hAnsi="Arial" w:cs="Arial"/>
                <w:sz w:val="20"/>
              </w:rPr>
              <w:t xml:space="preserve"> Заявка на закупку МТР</w:t>
            </w:r>
            <w:r w:rsidR="007A75D1">
              <w:rPr>
                <w:rFonts w:ascii="Arial" w:hAnsi="Arial" w:cs="Arial"/>
                <w:sz w:val="20"/>
              </w:rPr>
              <w:t>,</w:t>
            </w:r>
            <w:r w:rsidR="007A75D1" w:rsidRPr="007A75D1">
              <w:rPr>
                <w:rFonts w:ascii="Arial" w:hAnsi="Arial" w:cs="Arial"/>
                <w:sz w:val="20"/>
              </w:rPr>
              <w:t xml:space="preserve"> Заявка на закупку работ, услуг</w:t>
            </w:r>
            <w:r w:rsidR="007A75D1">
              <w:rPr>
                <w:rFonts w:ascii="Arial" w:hAnsi="Arial" w:cs="Arial"/>
                <w:sz w:val="20"/>
              </w:rPr>
              <w:t>,</w:t>
            </w:r>
            <w:r w:rsidR="007A75D1" w:rsidRPr="007A75D1">
              <w:rPr>
                <w:rFonts w:ascii="Arial" w:hAnsi="Arial" w:cs="Arial"/>
                <w:sz w:val="20"/>
              </w:rPr>
              <w:t xml:space="preserve"> Заявка на списание МТР</w:t>
            </w:r>
            <w:r w:rsidR="007A75D1">
              <w:rPr>
                <w:rFonts w:ascii="Arial" w:hAnsi="Arial" w:cs="Arial"/>
                <w:sz w:val="20"/>
              </w:rPr>
              <w:t xml:space="preserve"> (определён способ планирования)</w:t>
            </w:r>
          </w:p>
        </w:tc>
        <w:tc>
          <w:tcPr>
            <w:tcW w:w="550" w:type="pct"/>
          </w:tcPr>
          <w:p w14:paraId="4E248A45" w14:textId="77777777" w:rsidR="00254151" w:rsidRPr="00B613A3" w:rsidRDefault="00254151" w:rsidP="005C729F">
            <w:pPr>
              <w:jc w:val="left"/>
              <w:rPr>
                <w:rFonts w:ascii="Arial" w:hAnsi="Arial" w:cs="Arial"/>
                <w:sz w:val="20"/>
              </w:rPr>
            </w:pPr>
            <w:r>
              <w:rPr>
                <w:rFonts w:ascii="Arial" w:hAnsi="Arial" w:cs="Arial"/>
                <w:sz w:val="20"/>
              </w:rPr>
              <w:t xml:space="preserve">- </w:t>
            </w:r>
            <w:r w:rsidR="007A75D1">
              <w:rPr>
                <w:rFonts w:ascii="Arial" w:hAnsi="Arial" w:cs="Arial"/>
                <w:sz w:val="20"/>
              </w:rPr>
              <w:t>Автоматически</w:t>
            </w:r>
          </w:p>
        </w:tc>
      </w:tr>
    </w:tbl>
    <w:p w14:paraId="2FD26E7F" w14:textId="77777777" w:rsidR="00254151" w:rsidRPr="00155D40" w:rsidRDefault="00254151" w:rsidP="00155D40">
      <w:pPr>
        <w:spacing w:after="240" w:line="276" w:lineRule="auto"/>
        <w:ind w:firstLine="567"/>
        <w:rPr>
          <w:rFonts w:ascii="Arial" w:hAnsi="Arial" w:cs="Arial"/>
        </w:rPr>
      </w:pPr>
    </w:p>
    <w:p w14:paraId="36E5C458" w14:textId="77777777" w:rsidR="00FA34FA" w:rsidRDefault="00FA34FA" w:rsidP="00FA34FA">
      <w:pPr>
        <w:pStyle w:val="4"/>
        <w:ind w:left="864"/>
        <w:rPr>
          <w:rFonts w:eastAsiaTheme="majorEastAsia" w:cstheme="majorBidi"/>
          <w:b/>
          <w:i w:val="0"/>
          <w:caps w:val="0"/>
          <w:sz w:val="24"/>
          <w:szCs w:val="24"/>
        </w:rPr>
      </w:pPr>
      <w:r w:rsidRPr="00982388">
        <w:rPr>
          <w:rFonts w:eastAsiaTheme="majorEastAsia" w:cstheme="majorBidi"/>
          <w:b/>
          <w:i w:val="0"/>
          <w:caps w:val="0"/>
          <w:sz w:val="24"/>
          <w:szCs w:val="24"/>
        </w:rPr>
        <w:t>Шаг процесса ПП-10.03.0</w:t>
      </w:r>
      <w:r>
        <w:rPr>
          <w:rFonts w:eastAsiaTheme="majorEastAsia" w:cstheme="majorBidi"/>
          <w:b/>
          <w:i w:val="0"/>
          <w:caps w:val="0"/>
          <w:sz w:val="24"/>
          <w:szCs w:val="24"/>
        </w:rPr>
        <w:t>3</w:t>
      </w:r>
      <w:r w:rsidRPr="00982388">
        <w:rPr>
          <w:rFonts w:eastAsiaTheme="majorEastAsia" w:cstheme="majorBidi"/>
          <w:b/>
          <w:i w:val="0"/>
          <w:caps w:val="0"/>
          <w:sz w:val="24"/>
          <w:szCs w:val="24"/>
        </w:rPr>
        <w:t>.0</w:t>
      </w:r>
      <w:r>
        <w:rPr>
          <w:rFonts w:eastAsiaTheme="majorEastAsia" w:cstheme="majorBidi"/>
          <w:b/>
          <w:i w:val="0"/>
          <w:caps w:val="0"/>
          <w:sz w:val="24"/>
          <w:szCs w:val="24"/>
        </w:rPr>
        <w:t>2</w:t>
      </w:r>
      <w:r w:rsidRPr="00982388">
        <w:rPr>
          <w:rFonts w:eastAsiaTheme="majorEastAsia" w:cstheme="majorBidi"/>
          <w:b/>
          <w:i w:val="0"/>
          <w:caps w:val="0"/>
          <w:sz w:val="24"/>
          <w:szCs w:val="24"/>
        </w:rPr>
        <w:t>0</w:t>
      </w:r>
      <w:r>
        <w:t xml:space="preserve"> </w:t>
      </w:r>
      <w:r w:rsidRPr="00982388">
        <w:rPr>
          <w:rFonts w:eastAsiaTheme="majorEastAsia" w:cstheme="majorBidi"/>
          <w:b/>
          <w:i w:val="0"/>
          <w:caps w:val="0"/>
          <w:sz w:val="24"/>
          <w:szCs w:val="24"/>
        </w:rPr>
        <w:t xml:space="preserve">– </w:t>
      </w:r>
      <w:r w:rsidR="003D0CD3">
        <w:rPr>
          <w:rFonts w:eastAsiaTheme="majorEastAsia" w:cstheme="majorBidi"/>
          <w:b/>
          <w:i w:val="0"/>
          <w:caps w:val="0"/>
          <w:sz w:val="24"/>
          <w:szCs w:val="24"/>
        </w:rPr>
        <w:t xml:space="preserve">Выгрузка плановых цен в </w:t>
      </w:r>
      <w:r w:rsidR="00B864F2">
        <w:rPr>
          <w:rFonts w:eastAsiaTheme="majorEastAsia" w:cstheme="majorBidi"/>
          <w:b/>
          <w:i w:val="0"/>
          <w:caps w:val="0"/>
          <w:sz w:val="24"/>
          <w:szCs w:val="24"/>
        </w:rPr>
        <w:t>АСКБ</w:t>
      </w:r>
    </w:p>
    <w:p w14:paraId="27AA4561" w14:textId="77777777" w:rsidR="00AB3D39" w:rsidRPr="00AB3D39" w:rsidRDefault="00AB3D39" w:rsidP="00AB3D39"/>
    <w:p w14:paraId="4A3452CF" w14:textId="4B32E299" w:rsidR="006D1C6D" w:rsidRPr="006D1C6D" w:rsidRDefault="006D1C6D" w:rsidP="006D1C6D">
      <w:pPr>
        <w:spacing w:after="240" w:line="276" w:lineRule="auto"/>
        <w:ind w:firstLine="567"/>
        <w:rPr>
          <w:rFonts w:ascii="Arial" w:hAnsi="Arial" w:cs="Arial"/>
        </w:rPr>
      </w:pPr>
      <w:r w:rsidRPr="006D1C6D">
        <w:rPr>
          <w:rFonts w:ascii="Arial" w:hAnsi="Arial" w:cs="Arial"/>
        </w:rPr>
        <w:t>Согласованные плановые</w:t>
      </w:r>
      <w:r w:rsidR="00460F4A">
        <w:rPr>
          <w:rFonts w:ascii="Arial" w:hAnsi="Arial" w:cs="Arial"/>
        </w:rPr>
        <w:t xml:space="preserve"> и прогнозные цены по МТР, работам, услугам, подлежащим</w:t>
      </w:r>
      <w:r w:rsidRPr="006D1C6D">
        <w:rPr>
          <w:rFonts w:ascii="Arial" w:hAnsi="Arial" w:cs="Arial"/>
        </w:rPr>
        <w:t xml:space="preserve"> планированию на долгосрочном горизонте, выгружаются в SAP BW. Данные из SAP BW выгружаются в АСКБ, согласно СОИ с АСКБ.</w:t>
      </w:r>
      <w:r w:rsidRPr="006D1C6D" w:rsidDel="00691CBF">
        <w:rPr>
          <w:rFonts w:ascii="Arial" w:hAnsi="Arial" w:cs="Arial"/>
        </w:rPr>
        <w:t xml:space="preserve"> </w:t>
      </w:r>
      <w:r w:rsidRPr="006D1C6D">
        <w:rPr>
          <w:rFonts w:ascii="Arial" w:hAnsi="Arial" w:cs="Arial"/>
        </w:rPr>
        <w:t xml:space="preserve">В SAP BW данные </w:t>
      </w:r>
      <w:proofErr w:type="spellStart"/>
      <w:r w:rsidRPr="006D1C6D">
        <w:rPr>
          <w:rFonts w:ascii="Arial" w:hAnsi="Arial" w:cs="Arial"/>
        </w:rPr>
        <w:t>агрегируются</w:t>
      </w:r>
      <w:proofErr w:type="spellEnd"/>
      <w:r w:rsidRPr="006D1C6D">
        <w:rPr>
          <w:rFonts w:ascii="Arial" w:hAnsi="Arial" w:cs="Arial"/>
        </w:rPr>
        <w:t xml:space="preserve"> по статьям ЕПС и выгружаются в АСКБ,</w:t>
      </w:r>
      <w:r w:rsidRPr="006D1C6D" w:rsidDel="00691CBF">
        <w:rPr>
          <w:rFonts w:ascii="Arial" w:hAnsi="Arial" w:cs="Arial"/>
        </w:rPr>
        <w:t xml:space="preserve"> </w:t>
      </w:r>
      <w:r w:rsidRPr="006D1C6D">
        <w:rPr>
          <w:rFonts w:ascii="Arial" w:hAnsi="Arial" w:cs="Arial"/>
        </w:rPr>
        <w:t>как плановые цены по номенклатуре МТР.</w:t>
      </w:r>
    </w:p>
    <w:p w14:paraId="5459AE5B" w14:textId="77777777" w:rsidR="006D1C6D" w:rsidRDefault="006D1C6D" w:rsidP="006D1C6D">
      <w:pPr>
        <w:spacing w:after="240" w:line="276" w:lineRule="auto"/>
        <w:ind w:firstLine="567"/>
        <w:rPr>
          <w:rFonts w:ascii="Arial" w:hAnsi="Arial" w:cs="Arial"/>
        </w:rPr>
      </w:pPr>
      <w:r w:rsidRPr="006D1C6D">
        <w:rPr>
          <w:rFonts w:ascii="Arial" w:hAnsi="Arial" w:cs="Arial"/>
        </w:rPr>
        <w:t xml:space="preserve">Подробнее принципы выгрузки описаны в СОИ с АСКБ. Хранение версий обеспечивается средствами SAP BW, подробнее </w:t>
      </w:r>
      <w:proofErr w:type="spellStart"/>
      <w:r w:rsidRPr="006D1C6D">
        <w:rPr>
          <w:rFonts w:ascii="Arial" w:hAnsi="Arial" w:cs="Arial"/>
        </w:rPr>
        <w:t>см.СОИ</w:t>
      </w:r>
      <w:proofErr w:type="spellEnd"/>
      <w:r w:rsidRPr="006D1C6D">
        <w:rPr>
          <w:rFonts w:ascii="Arial" w:hAnsi="Arial" w:cs="Arial"/>
        </w:rPr>
        <w:t xml:space="preserve"> с АСКБ.</w:t>
      </w:r>
    </w:p>
    <w:p w14:paraId="0F82CD20" w14:textId="7D0CC871" w:rsidR="00B44166" w:rsidDel="00D92AB8" w:rsidRDefault="00B44166" w:rsidP="006D1C6D">
      <w:pPr>
        <w:spacing w:after="240" w:line="276" w:lineRule="auto"/>
        <w:ind w:firstLine="567"/>
        <w:rPr>
          <w:del w:id="298" w:author="Sintsova Margarita" w:date="2020-06-05T17:23:00Z"/>
          <w:rFonts w:ascii="Arial" w:hAnsi="Arial" w:cs="Arial"/>
        </w:rPr>
      </w:pPr>
    </w:p>
    <w:p w14:paraId="280405F7" w14:textId="24E001C9" w:rsidR="00B44166" w:rsidRPr="006D1C6D" w:rsidDel="00D92AB8" w:rsidRDefault="00B44166" w:rsidP="006D1C6D">
      <w:pPr>
        <w:spacing w:after="240" w:line="276" w:lineRule="auto"/>
        <w:ind w:firstLine="567"/>
        <w:rPr>
          <w:del w:id="299" w:author="Sintsova Margarita" w:date="2020-06-05T17:23:00Z"/>
          <w:rFonts w:ascii="Arial" w:hAnsi="Arial" w:cs="Arial"/>
        </w:rPr>
      </w:pPr>
    </w:p>
    <w:p w14:paraId="3D659731" w14:textId="77777777" w:rsidR="007A75D1" w:rsidRPr="00247522" w:rsidRDefault="007A75D1" w:rsidP="007A75D1">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29</w:t>
      </w:r>
      <w:r w:rsidRPr="00247522">
        <w:rPr>
          <w:rFonts w:ascii="Arial" w:hAnsi="Arial" w:cs="Arial"/>
          <w:b/>
          <w:sz w:val="22"/>
        </w:rPr>
        <w:fldChar w:fldCharType="end"/>
      </w:r>
      <w:r>
        <w:rPr>
          <w:rFonts w:ascii="Arial" w:hAnsi="Arial" w:cs="Arial"/>
          <w:b/>
          <w:sz w:val="22"/>
        </w:rPr>
        <w:t>. Описание шага «</w:t>
      </w:r>
      <w:r w:rsidRPr="007A75D1">
        <w:rPr>
          <w:rFonts w:ascii="Arial" w:hAnsi="Arial" w:cs="Arial"/>
          <w:b/>
          <w:sz w:val="22"/>
        </w:rPr>
        <w:t>Выгрузка плановых цен в АСКБ</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1"/>
        <w:gridCol w:w="2550"/>
        <w:gridCol w:w="991"/>
        <w:gridCol w:w="1701"/>
        <w:gridCol w:w="1988"/>
        <w:gridCol w:w="1115"/>
      </w:tblGrid>
      <w:tr w:rsidR="006774C3" w:rsidRPr="00F94454" w14:paraId="7AACA4BD" w14:textId="77777777" w:rsidTr="006774C3">
        <w:trPr>
          <w:cantSplit/>
          <w:trHeight w:val="397"/>
          <w:tblHeader/>
        </w:trPr>
        <w:tc>
          <w:tcPr>
            <w:tcW w:w="899" w:type="pct"/>
            <w:shd w:val="clear" w:color="auto" w:fill="FFC000"/>
            <w:vAlign w:val="center"/>
          </w:tcPr>
          <w:p w14:paraId="7D66110F" w14:textId="77777777" w:rsidR="007A75D1" w:rsidRPr="00D36A72" w:rsidRDefault="007A75D1" w:rsidP="005C729F">
            <w:pPr>
              <w:jc w:val="center"/>
              <w:rPr>
                <w:rFonts w:ascii="Arial" w:hAnsi="Arial" w:cs="Arial"/>
                <w:b/>
                <w:sz w:val="20"/>
              </w:rPr>
            </w:pPr>
            <w:r>
              <w:rPr>
                <w:rFonts w:ascii="Arial" w:hAnsi="Arial" w:cs="Arial"/>
                <w:b/>
                <w:sz w:val="20"/>
                <w:szCs w:val="20"/>
                <w:lang w:eastAsia="ru-RU"/>
              </w:rPr>
              <w:t>Номер шага</w:t>
            </w:r>
          </w:p>
        </w:tc>
        <w:tc>
          <w:tcPr>
            <w:tcW w:w="1253" w:type="pct"/>
            <w:shd w:val="clear" w:color="auto" w:fill="FFC000"/>
            <w:vAlign w:val="center"/>
          </w:tcPr>
          <w:p w14:paraId="4FA9599E" w14:textId="77777777" w:rsidR="007A75D1" w:rsidRDefault="007A75D1" w:rsidP="005C729F">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7" w:type="pct"/>
            <w:shd w:val="clear" w:color="auto" w:fill="FFC000"/>
            <w:vAlign w:val="center"/>
          </w:tcPr>
          <w:p w14:paraId="2EDFF544" w14:textId="77777777" w:rsidR="007A75D1" w:rsidRPr="00F94454" w:rsidRDefault="007A75D1" w:rsidP="005C729F">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60D0F6A3" w14:textId="77777777" w:rsidR="007A75D1" w:rsidRDefault="007A75D1" w:rsidP="005C729F">
            <w:pPr>
              <w:jc w:val="center"/>
              <w:rPr>
                <w:rFonts w:ascii="Arial" w:hAnsi="Arial" w:cs="Arial"/>
                <w:b/>
                <w:sz w:val="20"/>
              </w:rPr>
            </w:pPr>
            <w:r>
              <w:rPr>
                <w:rFonts w:ascii="Arial" w:hAnsi="Arial" w:cs="Arial"/>
                <w:b/>
                <w:sz w:val="20"/>
              </w:rPr>
              <w:t>Вход</w:t>
            </w:r>
          </w:p>
        </w:tc>
        <w:tc>
          <w:tcPr>
            <w:tcW w:w="977" w:type="pct"/>
            <w:shd w:val="clear" w:color="auto" w:fill="FFC000"/>
          </w:tcPr>
          <w:p w14:paraId="4B92A940" w14:textId="77777777" w:rsidR="007A75D1" w:rsidRDefault="007A75D1" w:rsidP="005C729F">
            <w:pPr>
              <w:jc w:val="center"/>
              <w:rPr>
                <w:rFonts w:ascii="Arial" w:hAnsi="Arial" w:cs="Arial"/>
                <w:b/>
                <w:sz w:val="20"/>
              </w:rPr>
            </w:pPr>
            <w:r>
              <w:rPr>
                <w:rFonts w:ascii="Arial" w:hAnsi="Arial" w:cs="Arial"/>
                <w:b/>
                <w:sz w:val="20"/>
              </w:rPr>
              <w:t>Результат</w:t>
            </w:r>
          </w:p>
        </w:tc>
        <w:tc>
          <w:tcPr>
            <w:tcW w:w="548" w:type="pct"/>
            <w:shd w:val="clear" w:color="auto" w:fill="FFC000"/>
          </w:tcPr>
          <w:p w14:paraId="5473D484" w14:textId="77777777" w:rsidR="007A75D1" w:rsidRDefault="007A75D1" w:rsidP="005C729F">
            <w:pPr>
              <w:jc w:val="center"/>
              <w:rPr>
                <w:rFonts w:ascii="Arial" w:hAnsi="Arial" w:cs="Arial"/>
                <w:b/>
                <w:sz w:val="20"/>
              </w:rPr>
            </w:pPr>
            <w:r>
              <w:rPr>
                <w:rFonts w:ascii="Arial" w:hAnsi="Arial" w:cs="Arial"/>
                <w:b/>
                <w:sz w:val="20"/>
              </w:rPr>
              <w:t>Бизнес-роль</w:t>
            </w:r>
          </w:p>
        </w:tc>
      </w:tr>
      <w:tr w:rsidR="006774C3" w14:paraId="7EE7F735" w14:textId="77777777" w:rsidTr="006774C3">
        <w:trPr>
          <w:cantSplit/>
          <w:trHeight w:val="766"/>
        </w:trPr>
        <w:tc>
          <w:tcPr>
            <w:tcW w:w="899" w:type="pct"/>
          </w:tcPr>
          <w:p w14:paraId="4C38F03A" w14:textId="77777777" w:rsidR="006774C3" w:rsidRDefault="006774C3" w:rsidP="006774C3">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3</w:t>
            </w:r>
            <w:r w:rsidRPr="00B613A3">
              <w:rPr>
                <w:rFonts w:ascii="Arial" w:hAnsi="Arial" w:cs="Arial"/>
                <w:sz w:val="20"/>
                <w:szCs w:val="20"/>
              </w:rPr>
              <w:t>.0</w:t>
            </w:r>
            <w:r>
              <w:rPr>
                <w:rFonts w:ascii="Arial" w:hAnsi="Arial" w:cs="Arial"/>
                <w:sz w:val="20"/>
                <w:szCs w:val="20"/>
              </w:rPr>
              <w:t>2</w:t>
            </w:r>
            <w:r w:rsidRPr="00B613A3">
              <w:rPr>
                <w:rFonts w:ascii="Arial" w:hAnsi="Arial" w:cs="Arial"/>
                <w:sz w:val="20"/>
                <w:szCs w:val="20"/>
              </w:rPr>
              <w:t>0</w:t>
            </w:r>
          </w:p>
        </w:tc>
        <w:tc>
          <w:tcPr>
            <w:tcW w:w="1253" w:type="pct"/>
          </w:tcPr>
          <w:p w14:paraId="3F64CDCB" w14:textId="77777777" w:rsidR="006774C3" w:rsidRDefault="006774C3" w:rsidP="006774C3">
            <w:pPr>
              <w:jc w:val="left"/>
              <w:rPr>
                <w:rFonts w:ascii="Arial" w:hAnsi="Arial" w:cs="Arial"/>
                <w:sz w:val="20"/>
              </w:rPr>
            </w:pPr>
            <w:r>
              <w:rPr>
                <w:rFonts w:ascii="Arial" w:hAnsi="Arial" w:cs="Arial"/>
                <w:sz w:val="20"/>
              </w:rPr>
              <w:t>- МТР, работы, услуги с длительным горизонтом планирования</w:t>
            </w:r>
          </w:p>
        </w:tc>
        <w:tc>
          <w:tcPr>
            <w:tcW w:w="487" w:type="pct"/>
            <w:shd w:val="clear" w:color="auto" w:fill="auto"/>
          </w:tcPr>
          <w:p w14:paraId="1937ADBB" w14:textId="77777777" w:rsidR="006774C3" w:rsidRPr="007A75D1" w:rsidRDefault="006774C3" w:rsidP="006774C3">
            <w:pPr>
              <w:jc w:val="center"/>
              <w:rPr>
                <w:rFonts w:ascii="Arial" w:hAnsi="Arial" w:cs="Arial"/>
                <w:sz w:val="20"/>
              </w:rPr>
            </w:pPr>
            <w:r>
              <w:rPr>
                <w:rFonts w:ascii="Arial" w:hAnsi="Arial" w:cs="Arial"/>
              </w:rPr>
              <w:t>–</w:t>
            </w:r>
          </w:p>
        </w:tc>
        <w:tc>
          <w:tcPr>
            <w:tcW w:w="836" w:type="pct"/>
          </w:tcPr>
          <w:p w14:paraId="08108F44" w14:textId="77777777" w:rsidR="006774C3" w:rsidRPr="00CB3587" w:rsidRDefault="006774C3" w:rsidP="006774C3">
            <w:pPr>
              <w:jc w:val="left"/>
              <w:rPr>
                <w:rFonts w:ascii="Arial" w:hAnsi="Arial" w:cs="Arial"/>
                <w:sz w:val="20"/>
              </w:rPr>
            </w:pPr>
            <w:r>
              <w:rPr>
                <w:rFonts w:ascii="Arial" w:hAnsi="Arial" w:cs="Arial"/>
                <w:sz w:val="20"/>
              </w:rPr>
              <w:t>- Плановая цена (определён способ планирования)</w:t>
            </w:r>
          </w:p>
        </w:tc>
        <w:tc>
          <w:tcPr>
            <w:tcW w:w="977" w:type="pct"/>
          </w:tcPr>
          <w:p w14:paraId="7E54DD3F" w14:textId="77777777" w:rsidR="006774C3" w:rsidRPr="00B613A3" w:rsidRDefault="006774C3" w:rsidP="006774C3">
            <w:pPr>
              <w:jc w:val="left"/>
              <w:rPr>
                <w:rFonts w:ascii="Arial" w:hAnsi="Arial" w:cs="Arial"/>
                <w:sz w:val="20"/>
              </w:rPr>
            </w:pPr>
            <w:r>
              <w:rPr>
                <w:rFonts w:ascii="Arial" w:hAnsi="Arial" w:cs="Arial"/>
                <w:sz w:val="20"/>
              </w:rPr>
              <w:t>- Плановые цены для МТР с длительным горизонтом планирования</w:t>
            </w:r>
          </w:p>
        </w:tc>
        <w:tc>
          <w:tcPr>
            <w:tcW w:w="548" w:type="pct"/>
          </w:tcPr>
          <w:p w14:paraId="18B8A6E9" w14:textId="77777777" w:rsidR="006774C3" w:rsidRPr="00B613A3" w:rsidRDefault="006774C3" w:rsidP="006774C3">
            <w:pPr>
              <w:jc w:val="left"/>
              <w:rPr>
                <w:rFonts w:ascii="Arial" w:hAnsi="Arial" w:cs="Arial"/>
                <w:sz w:val="20"/>
              </w:rPr>
            </w:pPr>
            <w:r>
              <w:rPr>
                <w:rFonts w:ascii="Arial" w:hAnsi="Arial" w:cs="Arial"/>
                <w:sz w:val="20"/>
              </w:rPr>
              <w:t>- Автоматически</w:t>
            </w:r>
          </w:p>
        </w:tc>
      </w:tr>
    </w:tbl>
    <w:p w14:paraId="24039FCC" w14:textId="7FB7F7D6" w:rsidR="007A75D1" w:rsidRPr="00B44166" w:rsidRDefault="00D92AB8" w:rsidP="00B44166">
      <w:pPr>
        <w:spacing w:after="240" w:line="276" w:lineRule="auto"/>
        <w:ind w:firstLine="567"/>
        <w:rPr>
          <w:rFonts w:ascii="Arial" w:hAnsi="Arial" w:cs="Arial"/>
        </w:rPr>
      </w:pPr>
      <w:ins w:id="300" w:author="Sintsova Margarita" w:date="2020-06-05T17:23:00Z">
        <w:r>
          <w:rPr>
            <w:rFonts w:ascii="Arial" w:hAnsi="Arial" w:cs="Arial"/>
          </w:rPr>
          <w:br/>
        </w:r>
      </w:ins>
    </w:p>
    <w:p w14:paraId="3A160C2F" w14:textId="77777777" w:rsidR="003D0CD3" w:rsidRDefault="003D0CD3" w:rsidP="003D0CD3">
      <w:pPr>
        <w:pStyle w:val="4"/>
        <w:ind w:left="864"/>
        <w:rPr>
          <w:rFonts w:eastAsiaTheme="majorEastAsia" w:cstheme="majorBidi"/>
          <w:b/>
          <w:i w:val="0"/>
          <w:caps w:val="0"/>
          <w:sz w:val="24"/>
          <w:szCs w:val="24"/>
        </w:rPr>
      </w:pPr>
      <w:r w:rsidRPr="00982388">
        <w:rPr>
          <w:rFonts w:eastAsiaTheme="majorEastAsia" w:cstheme="majorBidi"/>
          <w:b/>
          <w:i w:val="0"/>
          <w:caps w:val="0"/>
          <w:sz w:val="24"/>
          <w:szCs w:val="24"/>
        </w:rPr>
        <w:t>Шаг процесса ПП-10.03.0</w:t>
      </w:r>
      <w:r>
        <w:rPr>
          <w:rFonts w:eastAsiaTheme="majorEastAsia" w:cstheme="majorBidi"/>
          <w:b/>
          <w:i w:val="0"/>
          <w:caps w:val="0"/>
          <w:sz w:val="24"/>
          <w:szCs w:val="24"/>
        </w:rPr>
        <w:t>3</w:t>
      </w:r>
      <w:r w:rsidRPr="00982388">
        <w:rPr>
          <w:rFonts w:eastAsiaTheme="majorEastAsia" w:cstheme="majorBidi"/>
          <w:b/>
          <w:i w:val="0"/>
          <w:caps w:val="0"/>
          <w:sz w:val="24"/>
          <w:szCs w:val="24"/>
        </w:rPr>
        <w:t>.0</w:t>
      </w:r>
      <w:r>
        <w:rPr>
          <w:rFonts w:eastAsiaTheme="majorEastAsia" w:cstheme="majorBidi"/>
          <w:b/>
          <w:i w:val="0"/>
          <w:caps w:val="0"/>
          <w:sz w:val="24"/>
          <w:szCs w:val="24"/>
        </w:rPr>
        <w:t>3</w:t>
      </w:r>
      <w:r w:rsidRPr="00982388">
        <w:rPr>
          <w:rFonts w:eastAsiaTheme="majorEastAsia" w:cstheme="majorBidi"/>
          <w:b/>
          <w:i w:val="0"/>
          <w:caps w:val="0"/>
          <w:sz w:val="24"/>
          <w:szCs w:val="24"/>
        </w:rPr>
        <w:t>0</w:t>
      </w:r>
      <w:r>
        <w:t xml:space="preserve"> </w:t>
      </w:r>
      <w:r w:rsidRPr="00982388">
        <w:rPr>
          <w:rFonts w:eastAsiaTheme="majorEastAsia" w:cstheme="majorBidi"/>
          <w:b/>
          <w:i w:val="0"/>
          <w:caps w:val="0"/>
          <w:sz w:val="24"/>
          <w:szCs w:val="24"/>
        </w:rPr>
        <w:t xml:space="preserve">– </w:t>
      </w:r>
      <w:r>
        <w:rPr>
          <w:rFonts w:eastAsiaTheme="majorEastAsia" w:cstheme="majorBidi"/>
          <w:b/>
          <w:i w:val="0"/>
          <w:caps w:val="0"/>
          <w:sz w:val="24"/>
          <w:szCs w:val="24"/>
        </w:rPr>
        <w:t xml:space="preserve">Выгрузка прочих потребностей в </w:t>
      </w:r>
      <w:r w:rsidR="00B864F2">
        <w:rPr>
          <w:rFonts w:eastAsiaTheme="majorEastAsia" w:cstheme="majorBidi"/>
          <w:b/>
          <w:i w:val="0"/>
          <w:caps w:val="0"/>
          <w:sz w:val="24"/>
          <w:szCs w:val="24"/>
        </w:rPr>
        <w:t>АСКБ</w:t>
      </w:r>
    </w:p>
    <w:p w14:paraId="7ADE2DF4" w14:textId="77777777" w:rsidR="00254151" w:rsidRPr="00254151" w:rsidRDefault="00254151" w:rsidP="00254151"/>
    <w:p w14:paraId="3F770546" w14:textId="0C06C835" w:rsidR="006D1C6D" w:rsidRPr="006D1C6D" w:rsidRDefault="006D1C6D" w:rsidP="006D1C6D">
      <w:pPr>
        <w:spacing w:after="240" w:line="276" w:lineRule="auto"/>
        <w:ind w:firstLine="567"/>
        <w:rPr>
          <w:rFonts w:ascii="Arial" w:hAnsi="Arial" w:cs="Arial"/>
        </w:rPr>
      </w:pPr>
      <w:r w:rsidRPr="006D1C6D">
        <w:rPr>
          <w:rFonts w:ascii="Arial" w:hAnsi="Arial" w:cs="Arial"/>
        </w:rPr>
        <w:lastRenderedPageBreak/>
        <w:t>В случае, если в процессе ПП-10.03.02-ERP «Регистрация потребности» была зарегистрирована долгосрочная потребность в МТР, работах, работах услугах</w:t>
      </w:r>
      <w:r w:rsidR="00C052A2">
        <w:rPr>
          <w:rFonts w:ascii="Arial" w:hAnsi="Arial" w:cs="Arial"/>
        </w:rPr>
        <w:t>, подлежащих</w:t>
      </w:r>
      <w:r w:rsidRPr="006D1C6D">
        <w:rPr>
          <w:rFonts w:ascii="Arial" w:hAnsi="Arial" w:cs="Arial"/>
        </w:rPr>
        <w:t xml:space="preserve"> планированию на долгосрочном горизонте, то такие потребности (заявки на списание МТР, заявки на закупку работ, услуг) выгружаются в SAP BW. </w:t>
      </w:r>
      <w:r w:rsidR="00A90003">
        <w:rPr>
          <w:rFonts w:ascii="Arial" w:hAnsi="Arial" w:cs="Arial"/>
        </w:rPr>
        <w:t xml:space="preserve"> </w:t>
      </w:r>
      <w:r w:rsidRPr="006D1C6D">
        <w:rPr>
          <w:rFonts w:ascii="Arial" w:hAnsi="Arial" w:cs="Arial"/>
        </w:rPr>
        <w:t xml:space="preserve">В SAP BW данные </w:t>
      </w:r>
      <w:proofErr w:type="spellStart"/>
      <w:r w:rsidRPr="006D1C6D">
        <w:rPr>
          <w:rFonts w:ascii="Arial" w:hAnsi="Arial" w:cs="Arial"/>
        </w:rPr>
        <w:t>агрегируются</w:t>
      </w:r>
      <w:proofErr w:type="spellEnd"/>
      <w:r w:rsidRPr="006D1C6D">
        <w:rPr>
          <w:rFonts w:ascii="Arial" w:hAnsi="Arial" w:cs="Arial"/>
        </w:rPr>
        <w:t xml:space="preserve"> по статьям ЕПС и выгружаются в АСКБ, как часть плана списания, подробнее </w:t>
      </w:r>
      <w:proofErr w:type="spellStart"/>
      <w:r w:rsidRPr="006D1C6D">
        <w:rPr>
          <w:rFonts w:ascii="Arial" w:hAnsi="Arial" w:cs="Arial"/>
        </w:rPr>
        <w:t>см.СОИ</w:t>
      </w:r>
      <w:proofErr w:type="spellEnd"/>
      <w:r w:rsidRPr="006D1C6D">
        <w:rPr>
          <w:rFonts w:ascii="Arial" w:hAnsi="Arial" w:cs="Arial"/>
        </w:rPr>
        <w:t xml:space="preserve"> с АСКБ.</w:t>
      </w:r>
      <w:r w:rsidR="00A90003">
        <w:rPr>
          <w:rFonts w:ascii="Arial" w:hAnsi="Arial" w:cs="Arial"/>
        </w:rPr>
        <w:t xml:space="preserve"> </w:t>
      </w:r>
      <w:r w:rsidRPr="006D1C6D">
        <w:rPr>
          <w:rFonts w:ascii="Arial" w:hAnsi="Arial" w:cs="Arial"/>
        </w:rPr>
        <w:t xml:space="preserve">Потребности, зарегистрированные в виде производственных заказов и заказов </w:t>
      </w:r>
      <w:proofErr w:type="spellStart"/>
      <w:r w:rsidRPr="006D1C6D">
        <w:rPr>
          <w:rFonts w:ascii="Arial" w:hAnsi="Arial" w:cs="Arial"/>
        </w:rPr>
        <w:t>ТОиР</w:t>
      </w:r>
      <w:proofErr w:type="spellEnd"/>
      <w:r w:rsidRPr="006D1C6D">
        <w:rPr>
          <w:rFonts w:ascii="Arial" w:hAnsi="Arial" w:cs="Arial"/>
        </w:rPr>
        <w:t xml:space="preserve">, выгружаются в рамках процессов Производства и </w:t>
      </w:r>
      <w:proofErr w:type="spellStart"/>
      <w:r w:rsidRPr="006D1C6D">
        <w:rPr>
          <w:rFonts w:ascii="Arial" w:hAnsi="Arial" w:cs="Arial"/>
        </w:rPr>
        <w:t>ТОиР</w:t>
      </w:r>
      <w:proofErr w:type="spellEnd"/>
      <w:r w:rsidRPr="006D1C6D">
        <w:rPr>
          <w:rFonts w:ascii="Arial" w:hAnsi="Arial" w:cs="Arial"/>
        </w:rPr>
        <w:t>.</w:t>
      </w:r>
      <w:r w:rsidR="00A90003">
        <w:rPr>
          <w:rFonts w:ascii="Arial" w:hAnsi="Arial" w:cs="Arial"/>
        </w:rPr>
        <w:t xml:space="preserve"> </w:t>
      </w:r>
      <w:r w:rsidRPr="006D1C6D">
        <w:rPr>
          <w:rFonts w:ascii="Arial" w:hAnsi="Arial" w:cs="Arial"/>
        </w:rPr>
        <w:t xml:space="preserve">Хранение версий обеспечивается средствами SAP BW, подробнее </w:t>
      </w:r>
      <w:proofErr w:type="spellStart"/>
      <w:r w:rsidRPr="006D1C6D">
        <w:rPr>
          <w:rFonts w:ascii="Arial" w:hAnsi="Arial" w:cs="Arial"/>
        </w:rPr>
        <w:t>см.СОИ</w:t>
      </w:r>
      <w:proofErr w:type="spellEnd"/>
      <w:r w:rsidRPr="006D1C6D">
        <w:rPr>
          <w:rFonts w:ascii="Arial" w:hAnsi="Arial" w:cs="Arial"/>
        </w:rPr>
        <w:t xml:space="preserve"> с АСКБ.</w:t>
      </w:r>
    </w:p>
    <w:p w14:paraId="54121683" w14:textId="77777777" w:rsidR="00BB6B9C" w:rsidRPr="00247522" w:rsidRDefault="00BB6B9C" w:rsidP="00BB6B9C">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30</w:t>
      </w:r>
      <w:r w:rsidRPr="00247522">
        <w:rPr>
          <w:rFonts w:ascii="Arial" w:hAnsi="Arial" w:cs="Arial"/>
          <w:b/>
          <w:sz w:val="22"/>
        </w:rPr>
        <w:fldChar w:fldCharType="end"/>
      </w:r>
      <w:r>
        <w:rPr>
          <w:rFonts w:ascii="Arial" w:hAnsi="Arial" w:cs="Arial"/>
          <w:b/>
          <w:sz w:val="22"/>
        </w:rPr>
        <w:t>. Описание шага «</w:t>
      </w:r>
      <w:r w:rsidRPr="00BB6B9C">
        <w:rPr>
          <w:rFonts w:ascii="Arial" w:hAnsi="Arial" w:cs="Arial"/>
          <w:b/>
          <w:sz w:val="22"/>
        </w:rPr>
        <w:t>Выгрузка прочих потребностей в АСКБ</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0"/>
        <w:gridCol w:w="1982"/>
        <w:gridCol w:w="993"/>
        <w:gridCol w:w="2129"/>
        <w:gridCol w:w="2125"/>
        <w:gridCol w:w="1117"/>
      </w:tblGrid>
      <w:tr w:rsidR="006774C3" w:rsidRPr="00F94454" w14:paraId="0BD7AF4B" w14:textId="77777777" w:rsidTr="006774C3">
        <w:trPr>
          <w:cantSplit/>
          <w:trHeight w:val="397"/>
          <w:tblHeader/>
        </w:trPr>
        <w:tc>
          <w:tcPr>
            <w:tcW w:w="899" w:type="pct"/>
            <w:shd w:val="clear" w:color="auto" w:fill="FFC000"/>
            <w:vAlign w:val="center"/>
          </w:tcPr>
          <w:p w14:paraId="54F66F63" w14:textId="77777777" w:rsidR="00BB6B9C" w:rsidRPr="00D36A72" w:rsidRDefault="00BB6B9C" w:rsidP="005C729F">
            <w:pPr>
              <w:jc w:val="center"/>
              <w:rPr>
                <w:rFonts w:ascii="Arial" w:hAnsi="Arial" w:cs="Arial"/>
                <w:b/>
                <w:sz w:val="20"/>
              </w:rPr>
            </w:pPr>
            <w:r>
              <w:rPr>
                <w:rFonts w:ascii="Arial" w:hAnsi="Arial" w:cs="Arial"/>
                <w:b/>
                <w:sz w:val="20"/>
                <w:szCs w:val="20"/>
                <w:lang w:eastAsia="ru-RU"/>
              </w:rPr>
              <w:t>Номер шага</w:t>
            </w:r>
          </w:p>
        </w:tc>
        <w:tc>
          <w:tcPr>
            <w:tcW w:w="974" w:type="pct"/>
            <w:shd w:val="clear" w:color="auto" w:fill="FFC000"/>
            <w:vAlign w:val="center"/>
          </w:tcPr>
          <w:p w14:paraId="0D1C13F7" w14:textId="77777777" w:rsidR="00BB6B9C" w:rsidRDefault="00BB6B9C" w:rsidP="005C729F">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0936ACE5" w14:textId="77777777" w:rsidR="00BB6B9C" w:rsidRPr="00F94454" w:rsidRDefault="00BB6B9C" w:rsidP="005C729F">
            <w:pPr>
              <w:jc w:val="center"/>
              <w:rPr>
                <w:rFonts w:ascii="Arial" w:hAnsi="Arial" w:cs="Arial"/>
                <w:b/>
                <w:sz w:val="20"/>
              </w:rPr>
            </w:pPr>
            <w:r>
              <w:rPr>
                <w:rFonts w:ascii="Arial" w:hAnsi="Arial" w:cs="Arial"/>
                <w:b/>
                <w:sz w:val="20"/>
              </w:rPr>
              <w:t>Транзакция</w:t>
            </w:r>
          </w:p>
        </w:tc>
        <w:tc>
          <w:tcPr>
            <w:tcW w:w="1046" w:type="pct"/>
            <w:shd w:val="clear" w:color="auto" w:fill="FFC000"/>
          </w:tcPr>
          <w:p w14:paraId="11938F95" w14:textId="77777777" w:rsidR="00BB6B9C" w:rsidRDefault="00BB6B9C" w:rsidP="005C729F">
            <w:pPr>
              <w:jc w:val="center"/>
              <w:rPr>
                <w:rFonts w:ascii="Arial" w:hAnsi="Arial" w:cs="Arial"/>
                <w:b/>
                <w:sz w:val="20"/>
              </w:rPr>
            </w:pPr>
            <w:r>
              <w:rPr>
                <w:rFonts w:ascii="Arial" w:hAnsi="Arial" w:cs="Arial"/>
                <w:b/>
                <w:sz w:val="20"/>
              </w:rPr>
              <w:t>Вход</w:t>
            </w:r>
          </w:p>
        </w:tc>
        <w:tc>
          <w:tcPr>
            <w:tcW w:w="1044" w:type="pct"/>
            <w:shd w:val="clear" w:color="auto" w:fill="FFC000"/>
          </w:tcPr>
          <w:p w14:paraId="64F7F80E" w14:textId="77777777" w:rsidR="00BB6B9C" w:rsidRDefault="00BB6B9C" w:rsidP="005C729F">
            <w:pPr>
              <w:jc w:val="center"/>
              <w:rPr>
                <w:rFonts w:ascii="Arial" w:hAnsi="Arial" w:cs="Arial"/>
                <w:b/>
                <w:sz w:val="20"/>
              </w:rPr>
            </w:pPr>
            <w:r>
              <w:rPr>
                <w:rFonts w:ascii="Arial" w:hAnsi="Arial" w:cs="Arial"/>
                <w:b/>
                <w:sz w:val="20"/>
              </w:rPr>
              <w:t>Результат</w:t>
            </w:r>
          </w:p>
        </w:tc>
        <w:tc>
          <w:tcPr>
            <w:tcW w:w="549" w:type="pct"/>
            <w:shd w:val="clear" w:color="auto" w:fill="FFC000"/>
          </w:tcPr>
          <w:p w14:paraId="17F42261" w14:textId="77777777" w:rsidR="00BB6B9C" w:rsidRDefault="00BB6B9C" w:rsidP="005C729F">
            <w:pPr>
              <w:jc w:val="center"/>
              <w:rPr>
                <w:rFonts w:ascii="Arial" w:hAnsi="Arial" w:cs="Arial"/>
                <w:b/>
                <w:sz w:val="20"/>
              </w:rPr>
            </w:pPr>
            <w:r>
              <w:rPr>
                <w:rFonts w:ascii="Arial" w:hAnsi="Arial" w:cs="Arial"/>
                <w:b/>
                <w:sz w:val="20"/>
              </w:rPr>
              <w:t>Бизнес-роль</w:t>
            </w:r>
          </w:p>
        </w:tc>
      </w:tr>
      <w:tr w:rsidR="006774C3" w14:paraId="37586991" w14:textId="77777777" w:rsidTr="006774C3">
        <w:trPr>
          <w:cantSplit/>
          <w:trHeight w:val="1111"/>
        </w:trPr>
        <w:tc>
          <w:tcPr>
            <w:tcW w:w="899" w:type="pct"/>
          </w:tcPr>
          <w:p w14:paraId="6C6C91BB" w14:textId="77777777" w:rsidR="006774C3" w:rsidRDefault="006774C3" w:rsidP="006774C3">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3</w:t>
            </w:r>
            <w:r w:rsidRPr="00B613A3">
              <w:rPr>
                <w:rFonts w:ascii="Arial" w:hAnsi="Arial" w:cs="Arial"/>
                <w:sz w:val="20"/>
                <w:szCs w:val="20"/>
              </w:rPr>
              <w:t>.0</w:t>
            </w:r>
            <w:r>
              <w:rPr>
                <w:rFonts w:ascii="Arial" w:hAnsi="Arial" w:cs="Arial"/>
                <w:sz w:val="20"/>
                <w:szCs w:val="20"/>
              </w:rPr>
              <w:t>3</w:t>
            </w:r>
            <w:r w:rsidRPr="00B613A3">
              <w:rPr>
                <w:rFonts w:ascii="Arial" w:hAnsi="Arial" w:cs="Arial"/>
                <w:sz w:val="20"/>
                <w:szCs w:val="20"/>
              </w:rPr>
              <w:t>0</w:t>
            </w:r>
          </w:p>
        </w:tc>
        <w:tc>
          <w:tcPr>
            <w:tcW w:w="974" w:type="pct"/>
          </w:tcPr>
          <w:p w14:paraId="1C1FA9B3" w14:textId="77777777" w:rsidR="006774C3" w:rsidRDefault="006774C3" w:rsidP="006774C3">
            <w:pPr>
              <w:jc w:val="left"/>
              <w:rPr>
                <w:rFonts w:ascii="Arial" w:hAnsi="Arial" w:cs="Arial"/>
                <w:sz w:val="20"/>
              </w:rPr>
            </w:pPr>
            <w:r>
              <w:rPr>
                <w:rFonts w:ascii="Arial" w:hAnsi="Arial" w:cs="Arial"/>
                <w:sz w:val="20"/>
              </w:rPr>
              <w:t>- МТР, работы, услуги с длительным горизонтом планирования</w:t>
            </w:r>
          </w:p>
        </w:tc>
        <w:tc>
          <w:tcPr>
            <w:tcW w:w="488" w:type="pct"/>
            <w:shd w:val="clear" w:color="auto" w:fill="auto"/>
          </w:tcPr>
          <w:p w14:paraId="05BDE7C3" w14:textId="77777777" w:rsidR="006774C3" w:rsidRPr="007A75D1" w:rsidRDefault="006774C3" w:rsidP="006774C3">
            <w:pPr>
              <w:jc w:val="center"/>
              <w:rPr>
                <w:rFonts w:ascii="Arial" w:hAnsi="Arial" w:cs="Arial"/>
                <w:sz w:val="20"/>
              </w:rPr>
            </w:pPr>
            <w:r>
              <w:rPr>
                <w:rFonts w:ascii="Arial" w:hAnsi="Arial" w:cs="Arial"/>
              </w:rPr>
              <w:t>–</w:t>
            </w:r>
          </w:p>
        </w:tc>
        <w:tc>
          <w:tcPr>
            <w:tcW w:w="1046" w:type="pct"/>
          </w:tcPr>
          <w:p w14:paraId="6170CC00" w14:textId="77777777" w:rsidR="006774C3" w:rsidRPr="00CB3587" w:rsidRDefault="006774C3" w:rsidP="006774C3">
            <w:pPr>
              <w:jc w:val="left"/>
              <w:rPr>
                <w:rFonts w:ascii="Arial" w:hAnsi="Arial" w:cs="Arial"/>
                <w:sz w:val="20"/>
              </w:rPr>
            </w:pPr>
            <w:r>
              <w:rPr>
                <w:rFonts w:ascii="Arial" w:hAnsi="Arial" w:cs="Arial"/>
                <w:sz w:val="20"/>
              </w:rPr>
              <w:t xml:space="preserve">- </w:t>
            </w:r>
            <w:r w:rsidRPr="00BB6B9C">
              <w:rPr>
                <w:rFonts w:ascii="Arial" w:hAnsi="Arial" w:cs="Arial"/>
                <w:sz w:val="20"/>
              </w:rPr>
              <w:t>Заявк</w:t>
            </w:r>
            <w:r>
              <w:rPr>
                <w:rFonts w:ascii="Arial" w:hAnsi="Arial" w:cs="Arial"/>
                <w:sz w:val="20"/>
              </w:rPr>
              <w:t>а на закупку работ, услуг, Заяв</w:t>
            </w:r>
            <w:r w:rsidRPr="00BB6B9C">
              <w:rPr>
                <w:rFonts w:ascii="Arial" w:hAnsi="Arial" w:cs="Arial"/>
                <w:sz w:val="20"/>
              </w:rPr>
              <w:t>ка на списа</w:t>
            </w:r>
            <w:r>
              <w:rPr>
                <w:rFonts w:ascii="Arial" w:hAnsi="Arial" w:cs="Arial"/>
                <w:sz w:val="20"/>
              </w:rPr>
              <w:t>ние МТР (определён способ планирова</w:t>
            </w:r>
            <w:r w:rsidRPr="00BB6B9C">
              <w:rPr>
                <w:rFonts w:ascii="Arial" w:hAnsi="Arial" w:cs="Arial"/>
                <w:sz w:val="20"/>
              </w:rPr>
              <w:t>ния)</w:t>
            </w:r>
          </w:p>
        </w:tc>
        <w:tc>
          <w:tcPr>
            <w:tcW w:w="1044" w:type="pct"/>
          </w:tcPr>
          <w:p w14:paraId="3F4F03A0" w14:textId="77777777" w:rsidR="006774C3" w:rsidRPr="00B613A3" w:rsidRDefault="006774C3" w:rsidP="006774C3">
            <w:pPr>
              <w:jc w:val="left"/>
              <w:rPr>
                <w:rFonts w:ascii="Arial" w:hAnsi="Arial" w:cs="Arial"/>
                <w:sz w:val="20"/>
              </w:rPr>
            </w:pPr>
            <w:r>
              <w:rPr>
                <w:rFonts w:ascii="Arial" w:hAnsi="Arial" w:cs="Arial"/>
                <w:sz w:val="20"/>
              </w:rPr>
              <w:t>- Потребности для МТР, работ, услуг с длительным горизонтом планирования</w:t>
            </w:r>
          </w:p>
        </w:tc>
        <w:tc>
          <w:tcPr>
            <w:tcW w:w="549" w:type="pct"/>
          </w:tcPr>
          <w:p w14:paraId="554AF2FB" w14:textId="77777777" w:rsidR="006774C3" w:rsidRPr="00B613A3" w:rsidRDefault="006774C3" w:rsidP="006774C3">
            <w:pPr>
              <w:jc w:val="left"/>
              <w:rPr>
                <w:rFonts w:ascii="Arial" w:hAnsi="Arial" w:cs="Arial"/>
                <w:sz w:val="20"/>
              </w:rPr>
            </w:pPr>
            <w:r>
              <w:rPr>
                <w:rFonts w:ascii="Arial" w:hAnsi="Arial" w:cs="Arial"/>
                <w:sz w:val="20"/>
              </w:rPr>
              <w:t>- Автоматически</w:t>
            </w:r>
          </w:p>
        </w:tc>
      </w:tr>
    </w:tbl>
    <w:p w14:paraId="55D6A61B" w14:textId="77777777" w:rsidR="00BB6B9C" w:rsidRPr="00155D40" w:rsidRDefault="00BB6B9C" w:rsidP="00155D40">
      <w:pPr>
        <w:spacing w:after="240" w:line="276" w:lineRule="auto"/>
        <w:ind w:firstLine="567"/>
        <w:rPr>
          <w:rFonts w:ascii="Arial" w:hAnsi="Arial" w:cs="Arial"/>
        </w:rPr>
      </w:pPr>
    </w:p>
    <w:p w14:paraId="26AF501F" w14:textId="77777777" w:rsidR="003D0CD3" w:rsidRDefault="003D0CD3" w:rsidP="003D0CD3">
      <w:pPr>
        <w:pStyle w:val="4"/>
        <w:ind w:left="864"/>
        <w:rPr>
          <w:rFonts w:eastAsiaTheme="majorEastAsia" w:cstheme="majorBidi"/>
          <w:b/>
          <w:i w:val="0"/>
          <w:caps w:val="0"/>
          <w:sz w:val="24"/>
          <w:szCs w:val="24"/>
        </w:rPr>
      </w:pPr>
      <w:r w:rsidRPr="00982388">
        <w:rPr>
          <w:rFonts w:eastAsiaTheme="majorEastAsia" w:cstheme="majorBidi"/>
          <w:b/>
          <w:i w:val="0"/>
          <w:caps w:val="0"/>
          <w:sz w:val="24"/>
          <w:szCs w:val="24"/>
        </w:rPr>
        <w:t>Шаг процесса ПП-10.03.0</w:t>
      </w:r>
      <w:r>
        <w:rPr>
          <w:rFonts w:eastAsiaTheme="majorEastAsia" w:cstheme="majorBidi"/>
          <w:b/>
          <w:i w:val="0"/>
          <w:caps w:val="0"/>
          <w:sz w:val="24"/>
          <w:szCs w:val="24"/>
        </w:rPr>
        <w:t>3</w:t>
      </w:r>
      <w:r w:rsidRPr="00982388">
        <w:rPr>
          <w:rFonts w:eastAsiaTheme="majorEastAsia" w:cstheme="majorBidi"/>
          <w:b/>
          <w:i w:val="0"/>
          <w:caps w:val="0"/>
          <w:sz w:val="24"/>
          <w:szCs w:val="24"/>
        </w:rPr>
        <w:t>.0</w:t>
      </w:r>
      <w:r>
        <w:rPr>
          <w:rFonts w:eastAsiaTheme="majorEastAsia" w:cstheme="majorBidi"/>
          <w:b/>
          <w:i w:val="0"/>
          <w:caps w:val="0"/>
          <w:sz w:val="24"/>
          <w:szCs w:val="24"/>
        </w:rPr>
        <w:t>4</w:t>
      </w:r>
      <w:r w:rsidRPr="00982388">
        <w:rPr>
          <w:rFonts w:eastAsiaTheme="majorEastAsia" w:cstheme="majorBidi"/>
          <w:b/>
          <w:i w:val="0"/>
          <w:caps w:val="0"/>
          <w:sz w:val="24"/>
          <w:szCs w:val="24"/>
        </w:rPr>
        <w:t>0</w:t>
      </w:r>
      <w:r>
        <w:t xml:space="preserve"> </w:t>
      </w:r>
      <w:r w:rsidRPr="00982388">
        <w:rPr>
          <w:rFonts w:eastAsiaTheme="majorEastAsia" w:cstheme="majorBidi"/>
          <w:b/>
          <w:i w:val="0"/>
          <w:caps w:val="0"/>
          <w:sz w:val="24"/>
          <w:szCs w:val="24"/>
        </w:rPr>
        <w:t xml:space="preserve">– </w:t>
      </w:r>
      <w:r>
        <w:rPr>
          <w:rFonts w:eastAsiaTheme="majorEastAsia" w:cstheme="majorBidi"/>
          <w:b/>
          <w:i w:val="0"/>
          <w:caps w:val="0"/>
          <w:sz w:val="24"/>
          <w:szCs w:val="24"/>
        </w:rPr>
        <w:t>Выгрузка плана закупок по МТР, работам, услуга с длительным горизонтом планирования</w:t>
      </w:r>
    </w:p>
    <w:p w14:paraId="2EA187D6" w14:textId="77777777" w:rsidR="00254151" w:rsidRPr="00254151" w:rsidRDefault="00254151" w:rsidP="00254151"/>
    <w:p w14:paraId="05E4D6AA" w14:textId="604179BC" w:rsidR="006D1C6D" w:rsidRPr="006D1C6D" w:rsidRDefault="006D1C6D" w:rsidP="006D1C6D">
      <w:pPr>
        <w:spacing w:after="240" w:line="276" w:lineRule="auto"/>
        <w:ind w:firstLine="567"/>
        <w:rPr>
          <w:rFonts w:ascii="Arial" w:hAnsi="Arial" w:cs="Arial"/>
        </w:rPr>
      </w:pPr>
      <w:r w:rsidRPr="006D1C6D">
        <w:rPr>
          <w:rFonts w:ascii="Arial" w:hAnsi="Arial" w:cs="Arial"/>
        </w:rPr>
        <w:t xml:space="preserve">Все </w:t>
      </w:r>
      <w:del w:id="301" w:author="Sintsova Margarita" w:date="2020-06-05T17:23:00Z">
        <w:r w:rsidRPr="006D1C6D" w:rsidDel="00D92AB8">
          <w:rPr>
            <w:rFonts w:ascii="Arial" w:hAnsi="Arial" w:cs="Arial"/>
          </w:rPr>
          <w:delText xml:space="preserve">долгосрочные </w:delText>
        </w:r>
      </w:del>
      <w:r w:rsidRPr="006D1C6D">
        <w:rPr>
          <w:rFonts w:ascii="Arial" w:hAnsi="Arial" w:cs="Arial"/>
        </w:rPr>
        <w:t>потребности по МТР с длительным горизонтом планирования обрабатываются программой ППМ (планирования потребности материалов). Планирование выполняется на предопределенный горизонт (предварительно 2 года). В результате прогона ППМ формируются заявки на закупку МТР и заявки на перемещение МТР в разрезе месяцев в рамках всего горизонта планирования (предварительно 2 года). Подробнее см. описание процесса ПП-10.03.04-ERP «Оперативное планирование</w:t>
      </w:r>
      <w:r w:rsidR="00AF3B5B">
        <w:rPr>
          <w:rFonts w:ascii="Arial" w:hAnsi="Arial" w:cs="Arial"/>
        </w:rPr>
        <w:t xml:space="preserve"> обеспечения</w:t>
      </w:r>
      <w:r w:rsidRPr="006D1C6D">
        <w:rPr>
          <w:rFonts w:ascii="Arial" w:hAnsi="Arial" w:cs="Arial"/>
        </w:rPr>
        <w:t>».</w:t>
      </w:r>
    </w:p>
    <w:p w14:paraId="61A4F370" w14:textId="26B2C07D" w:rsidR="006D1C6D" w:rsidRPr="006D1C6D" w:rsidRDefault="00033B6F" w:rsidP="006D1C6D">
      <w:pPr>
        <w:spacing w:after="240" w:line="276" w:lineRule="auto"/>
        <w:ind w:firstLine="567"/>
        <w:rPr>
          <w:rFonts w:ascii="Arial" w:hAnsi="Arial" w:cs="Arial"/>
        </w:rPr>
      </w:pPr>
      <w:r>
        <w:rPr>
          <w:rFonts w:ascii="Arial" w:hAnsi="Arial" w:cs="Arial"/>
        </w:rPr>
        <w:t>В день о</w:t>
      </w:r>
      <w:r w:rsidR="006D1C6D" w:rsidRPr="006D1C6D">
        <w:rPr>
          <w:rFonts w:ascii="Arial" w:hAnsi="Arial" w:cs="Arial"/>
        </w:rPr>
        <w:t>кончания срока формирования плана закупок</w:t>
      </w:r>
      <w:ins w:id="302" w:author="Sintsova Margarita" w:date="2020-06-05T17:28:00Z">
        <w:r w:rsidR="00652C37">
          <w:rPr>
            <w:rFonts w:ascii="Arial" w:hAnsi="Arial" w:cs="Arial"/>
          </w:rPr>
          <w:t xml:space="preserve"> </w:t>
        </w:r>
        <w:r w:rsidR="00652C37" w:rsidRPr="006D1C6D">
          <w:rPr>
            <w:rFonts w:ascii="Arial" w:hAnsi="Arial" w:cs="Arial"/>
          </w:rPr>
          <w:t>на требуемый бюджетный период (год, квартал)</w:t>
        </w:r>
      </w:ins>
      <w:ins w:id="303" w:author="Sintsova Margarita" w:date="2020-06-05T17:27:00Z">
        <w:r w:rsidR="00652C37">
          <w:rPr>
            <w:rFonts w:ascii="Arial" w:hAnsi="Arial" w:cs="Arial"/>
          </w:rPr>
          <w:t xml:space="preserve">, получив подтверждение о завершении этапа планирования от ответственных подразделений </w:t>
        </w:r>
      </w:ins>
      <w:ins w:id="304" w:author="Sintsova Margarita" w:date="2020-06-05T17:28:00Z">
        <w:r w:rsidR="00652C37">
          <w:rPr>
            <w:rFonts w:ascii="Arial" w:hAnsi="Arial" w:cs="Arial"/>
          </w:rPr>
          <w:t xml:space="preserve">Компании </w:t>
        </w:r>
      </w:ins>
      <w:ins w:id="305" w:author="Sintsova Margarita" w:date="2020-06-05T17:27:00Z">
        <w:r w:rsidR="00652C37">
          <w:rPr>
            <w:rFonts w:ascii="Arial" w:hAnsi="Arial" w:cs="Arial"/>
          </w:rPr>
          <w:t>(Производство,</w:t>
        </w:r>
      </w:ins>
      <w:ins w:id="306" w:author="Sintsova Margarita" w:date="2020-06-05T17:28:00Z">
        <w:r w:rsidR="00652C37">
          <w:rPr>
            <w:rFonts w:ascii="Arial" w:hAnsi="Arial" w:cs="Arial"/>
          </w:rPr>
          <w:t xml:space="preserve"> ТОРО, и </w:t>
        </w:r>
        <w:proofErr w:type="spellStart"/>
        <w:r w:rsidR="00652C37">
          <w:rPr>
            <w:rFonts w:ascii="Arial" w:hAnsi="Arial" w:cs="Arial"/>
          </w:rPr>
          <w:t>др</w:t>
        </w:r>
        <w:proofErr w:type="spellEnd"/>
        <w:r w:rsidR="00652C37">
          <w:rPr>
            <w:rFonts w:ascii="Arial" w:hAnsi="Arial" w:cs="Arial"/>
          </w:rPr>
          <w:t>),</w:t>
        </w:r>
      </w:ins>
      <w:del w:id="307" w:author="Sintsova Margarita" w:date="2020-06-05T17:28:00Z">
        <w:r w:rsidR="006D1C6D" w:rsidRPr="006D1C6D" w:rsidDel="00652C37">
          <w:rPr>
            <w:rFonts w:ascii="Arial" w:hAnsi="Arial" w:cs="Arial"/>
          </w:rPr>
          <w:delText xml:space="preserve"> на требуемый бюджетный период (год, квартал), с</w:delText>
        </w:r>
      </w:del>
      <w:ins w:id="308" w:author="Sintsova Margarita" w:date="2020-06-05T17:29:00Z">
        <w:r w:rsidR="00652C37">
          <w:rPr>
            <w:rFonts w:ascii="Arial" w:hAnsi="Arial" w:cs="Arial"/>
          </w:rPr>
          <w:t xml:space="preserve"> </w:t>
        </w:r>
        <w:r w:rsidR="007E3F40">
          <w:rPr>
            <w:rFonts w:ascii="Arial" w:hAnsi="Arial" w:cs="Arial"/>
          </w:rPr>
          <w:t>С</w:t>
        </w:r>
      </w:ins>
      <w:r w:rsidR="006D1C6D" w:rsidRPr="006D1C6D">
        <w:rPr>
          <w:rFonts w:ascii="Arial" w:hAnsi="Arial" w:cs="Arial"/>
        </w:rPr>
        <w:t>ток-контрол</w:t>
      </w:r>
      <w:ins w:id="309" w:author="Sintsova Margarita" w:date="2020-06-05T17:29:00Z">
        <w:r w:rsidR="007E3F40">
          <w:rPr>
            <w:rFonts w:ascii="Arial" w:hAnsi="Arial" w:cs="Arial"/>
          </w:rPr>
          <w:t>л</w:t>
        </w:r>
      </w:ins>
      <w:r w:rsidR="006D1C6D" w:rsidRPr="006D1C6D">
        <w:rPr>
          <w:rFonts w:ascii="Arial" w:hAnsi="Arial" w:cs="Arial"/>
        </w:rPr>
        <w:t>ер</w:t>
      </w:r>
      <w:r w:rsidR="006D1C6D">
        <w:rPr>
          <w:rFonts w:ascii="Arial" w:hAnsi="Arial" w:cs="Arial"/>
        </w:rPr>
        <w:t xml:space="preserve"> в транзакции МЕ5А</w:t>
      </w:r>
      <w:r w:rsidR="002C2247">
        <w:rPr>
          <w:rFonts w:ascii="Arial" w:hAnsi="Arial" w:cs="Arial"/>
        </w:rPr>
        <w:t xml:space="preserve"> «Список заявок</w:t>
      </w:r>
      <w:r w:rsidR="002C2247" w:rsidRPr="00D92AB8">
        <w:rPr>
          <w:rFonts w:ascii="Arial" w:hAnsi="Arial" w:cs="Arial"/>
          <w:rPrChange w:id="310" w:author="Sintsova Margarita" w:date="2020-06-05T17:24:00Z">
            <w:rPr>
              <w:rFonts w:ascii="Arial" w:hAnsi="Arial" w:cs="Arial"/>
              <w:strike/>
            </w:rPr>
          </w:rPrChange>
        </w:rPr>
        <w:t>»</w:t>
      </w:r>
      <w:ins w:id="311" w:author="Sintsova Margarita" w:date="2020-06-05T17:24:00Z">
        <w:r w:rsidR="00D92AB8">
          <w:rPr>
            <w:rFonts w:ascii="Arial" w:hAnsi="Arial" w:cs="Arial"/>
          </w:rPr>
          <w:t xml:space="preserve"> анализирует</w:t>
        </w:r>
      </w:ins>
      <w:del w:id="312" w:author="Sintsova Margarita" w:date="2020-06-05T17:24:00Z">
        <w:r w:rsidR="00CA6AAA" w:rsidRPr="00D92AB8" w:rsidDel="00D92AB8">
          <w:rPr>
            <w:rFonts w:ascii="Arial" w:hAnsi="Arial" w:cs="Arial"/>
            <w:rPrChange w:id="313" w:author="Sintsova Margarita" w:date="2020-06-05T17:24:00Z">
              <w:rPr>
                <w:rFonts w:ascii="Arial" w:hAnsi="Arial" w:cs="Arial"/>
                <w:strike/>
              </w:rPr>
            </w:rPrChange>
          </w:rPr>
          <w:delText xml:space="preserve"> анализи</w:delText>
        </w:r>
      </w:del>
      <w:r w:rsidR="006D1C6D" w:rsidRPr="00D92AB8">
        <w:rPr>
          <w:rFonts w:ascii="Arial" w:hAnsi="Arial" w:cs="Arial"/>
          <w:rPrChange w:id="314" w:author="Sintsova Margarita" w:date="2020-06-05T17:24:00Z">
            <w:rPr>
              <w:rFonts w:ascii="Arial" w:hAnsi="Arial" w:cs="Arial"/>
              <w:strike/>
            </w:rPr>
          </w:rPrChange>
        </w:rPr>
        <w:t xml:space="preserve"> </w:t>
      </w:r>
      <w:del w:id="315" w:author="Sintsova Margarita" w:date="2020-06-05T17:24:00Z">
        <w:r w:rsidR="006D1C6D" w:rsidRPr="00D92AB8" w:rsidDel="00D92AB8">
          <w:rPr>
            <w:rFonts w:ascii="Arial" w:hAnsi="Arial" w:cs="Arial"/>
            <w:rPrChange w:id="316" w:author="Sintsova Margarita" w:date="2020-06-05T17:24:00Z">
              <w:rPr>
                <w:rFonts w:ascii="Arial" w:hAnsi="Arial" w:cs="Arial"/>
                <w:strike/>
              </w:rPr>
            </w:rPrChange>
          </w:rPr>
          <w:delText xml:space="preserve">выгружает в файлы формата </w:delText>
        </w:r>
        <w:r w:rsidR="006D1C6D" w:rsidRPr="00D92AB8" w:rsidDel="00D92AB8">
          <w:rPr>
            <w:rFonts w:ascii="Arial" w:hAnsi="Arial" w:cs="Arial"/>
            <w:lang w:val="en-US"/>
            <w:rPrChange w:id="317" w:author="Sintsova Margarita" w:date="2020-06-05T17:24:00Z">
              <w:rPr>
                <w:rFonts w:ascii="Arial" w:hAnsi="Arial" w:cs="Arial"/>
                <w:strike/>
                <w:lang w:val="en-US"/>
              </w:rPr>
            </w:rPrChange>
          </w:rPr>
          <w:delText>Exce</w:delText>
        </w:r>
        <w:r w:rsidR="006D1C6D" w:rsidRPr="00D92AB8" w:rsidDel="00D92AB8">
          <w:rPr>
            <w:rFonts w:ascii="Arial" w:hAnsi="Arial" w:cs="Arial"/>
            <w:lang w:val="en-US"/>
          </w:rPr>
          <w:delText>l</w:delText>
        </w:r>
        <w:r w:rsidR="006D1C6D" w:rsidRPr="00D92AB8" w:rsidDel="00D92AB8">
          <w:rPr>
            <w:rFonts w:ascii="Arial" w:hAnsi="Arial" w:cs="Arial"/>
          </w:rPr>
          <w:delText xml:space="preserve"> </w:delText>
        </w:r>
      </w:del>
      <w:r w:rsidR="006D1C6D" w:rsidRPr="00D92AB8">
        <w:rPr>
          <w:rFonts w:ascii="Arial" w:hAnsi="Arial" w:cs="Arial"/>
        </w:rPr>
        <w:t>все</w:t>
      </w:r>
      <w:r w:rsidR="006D1C6D" w:rsidRPr="006D1C6D">
        <w:rPr>
          <w:rFonts w:ascii="Arial" w:hAnsi="Arial" w:cs="Arial"/>
        </w:rPr>
        <w:t xml:space="preserve"> заявки на закупку, сформированные в </w:t>
      </w:r>
      <w:r w:rsidR="006D1C6D" w:rsidRPr="006D1C6D">
        <w:rPr>
          <w:rFonts w:ascii="Arial" w:hAnsi="Arial" w:cs="Arial"/>
          <w:lang w:val="en-US"/>
        </w:rPr>
        <w:t>SAP</w:t>
      </w:r>
      <w:r w:rsidR="006D1C6D" w:rsidRPr="006D1C6D">
        <w:rPr>
          <w:rFonts w:ascii="Arial" w:hAnsi="Arial" w:cs="Arial"/>
        </w:rPr>
        <w:t xml:space="preserve"> </w:t>
      </w:r>
      <w:r w:rsidR="006D1C6D" w:rsidRPr="006D1C6D">
        <w:rPr>
          <w:rFonts w:ascii="Arial" w:hAnsi="Arial" w:cs="Arial"/>
          <w:lang w:val="en-US"/>
        </w:rPr>
        <w:t>S</w:t>
      </w:r>
      <w:r w:rsidR="006D1C6D" w:rsidRPr="006D1C6D">
        <w:rPr>
          <w:rFonts w:ascii="Arial" w:hAnsi="Arial" w:cs="Arial"/>
        </w:rPr>
        <w:t xml:space="preserve">/4 </w:t>
      </w:r>
      <w:r w:rsidR="006D1C6D" w:rsidRPr="006D1C6D">
        <w:rPr>
          <w:rFonts w:ascii="Arial" w:hAnsi="Arial" w:cs="Arial"/>
          <w:lang w:val="en-US"/>
        </w:rPr>
        <w:t>HANA</w:t>
      </w:r>
      <w:r w:rsidR="006D1C6D" w:rsidRPr="006D1C6D">
        <w:rPr>
          <w:rFonts w:ascii="Arial" w:hAnsi="Arial" w:cs="Arial"/>
        </w:rPr>
        <w:t xml:space="preserve"> в рамках анализируемого периода</w:t>
      </w:r>
      <w:del w:id="318" w:author="Sintsova Margarita" w:date="2020-06-05T17:29:00Z">
        <w:r w:rsidR="006D1C6D" w:rsidRPr="006D1C6D" w:rsidDel="00652C37">
          <w:rPr>
            <w:rFonts w:ascii="Arial" w:hAnsi="Arial" w:cs="Arial"/>
          </w:rPr>
          <w:delText xml:space="preserve"> бюджетного планирования (год, квартал)</w:delText>
        </w:r>
      </w:del>
      <w:r w:rsidR="006D1C6D" w:rsidRPr="006D1C6D">
        <w:rPr>
          <w:rFonts w:ascii="Arial" w:hAnsi="Arial" w:cs="Arial"/>
        </w:rPr>
        <w:t xml:space="preserve">. </w:t>
      </w:r>
      <w:ins w:id="319" w:author="Sintsova Margarita" w:date="2020-06-05T17:24:00Z">
        <w:r w:rsidR="00935B0C">
          <w:rPr>
            <w:rFonts w:ascii="Arial" w:hAnsi="Arial" w:cs="Arial"/>
          </w:rPr>
          <w:t xml:space="preserve">По результатам </w:t>
        </w:r>
      </w:ins>
      <w:ins w:id="320" w:author="Sintsova Margarita" w:date="2020-06-05T17:26:00Z">
        <w:r w:rsidR="00652C37">
          <w:rPr>
            <w:rFonts w:ascii="Arial" w:hAnsi="Arial" w:cs="Arial"/>
          </w:rPr>
          <w:t xml:space="preserve">анализа выполняет </w:t>
        </w:r>
      </w:ins>
      <w:ins w:id="321" w:author="Sintsova Margarita" w:date="2020-06-05T17:24:00Z">
        <w:r w:rsidR="00652C37">
          <w:rPr>
            <w:rFonts w:ascii="Arial" w:hAnsi="Arial" w:cs="Arial"/>
          </w:rPr>
          <w:t>корректировки</w:t>
        </w:r>
        <w:r w:rsidR="00935B0C">
          <w:rPr>
            <w:rFonts w:ascii="Arial" w:hAnsi="Arial" w:cs="Arial"/>
          </w:rPr>
          <w:t xml:space="preserve">, либо </w:t>
        </w:r>
      </w:ins>
      <w:del w:id="322" w:author="Sintsova Margarita" w:date="2020-06-05T17:25:00Z">
        <w:r w:rsidR="006D1C6D" w:rsidRPr="006D1C6D" w:rsidDel="00935B0C">
          <w:rPr>
            <w:rFonts w:ascii="Arial" w:hAnsi="Arial" w:cs="Arial"/>
          </w:rPr>
          <w:delText xml:space="preserve">Сток-контролер, анализирует </w:delText>
        </w:r>
        <w:r w:rsidR="006D1C6D" w:rsidRPr="00CA6AAA" w:rsidDel="00935B0C">
          <w:rPr>
            <w:rFonts w:ascii="Arial" w:hAnsi="Arial" w:cs="Arial"/>
            <w:color w:val="FF0000"/>
          </w:rPr>
          <w:delText xml:space="preserve">выгруженные данный и в </w:delText>
        </w:r>
        <w:r w:rsidR="006D1C6D" w:rsidRPr="006D1C6D" w:rsidDel="00935B0C">
          <w:rPr>
            <w:rFonts w:ascii="Arial" w:hAnsi="Arial" w:cs="Arial"/>
            <w:lang w:val="en-US"/>
          </w:rPr>
          <w:delText>SAP</w:delText>
        </w:r>
        <w:r w:rsidR="006D1C6D" w:rsidRPr="006D1C6D" w:rsidDel="00935B0C">
          <w:rPr>
            <w:rFonts w:ascii="Arial" w:hAnsi="Arial" w:cs="Arial"/>
          </w:rPr>
          <w:delText xml:space="preserve"> </w:delText>
        </w:r>
        <w:r w:rsidR="006D1C6D" w:rsidRPr="006D1C6D" w:rsidDel="00935B0C">
          <w:rPr>
            <w:rFonts w:ascii="Arial" w:hAnsi="Arial" w:cs="Arial"/>
            <w:lang w:val="en-US"/>
          </w:rPr>
          <w:delText>S</w:delText>
        </w:r>
        <w:r w:rsidR="006D1C6D" w:rsidRPr="006D1C6D" w:rsidDel="00935B0C">
          <w:rPr>
            <w:rFonts w:ascii="Arial" w:hAnsi="Arial" w:cs="Arial"/>
          </w:rPr>
          <w:delText xml:space="preserve">/4 </w:delText>
        </w:r>
        <w:r w:rsidR="006D1C6D" w:rsidRPr="006D1C6D" w:rsidDel="00935B0C">
          <w:rPr>
            <w:rFonts w:ascii="Arial" w:hAnsi="Arial" w:cs="Arial"/>
            <w:lang w:val="en-US"/>
          </w:rPr>
          <w:delText>HANA</w:delText>
        </w:r>
        <w:r w:rsidR="006D1C6D" w:rsidRPr="006D1C6D" w:rsidDel="00935B0C">
          <w:rPr>
            <w:rFonts w:ascii="Arial" w:hAnsi="Arial" w:cs="Arial"/>
          </w:rPr>
          <w:delText xml:space="preserve"> корректирует, либо </w:delText>
        </w:r>
      </w:del>
      <w:r w:rsidR="006D1C6D" w:rsidRPr="006D1C6D">
        <w:rPr>
          <w:rFonts w:ascii="Arial" w:hAnsi="Arial" w:cs="Arial"/>
        </w:rPr>
        <w:t xml:space="preserve">создает дополнительно заявки на закупку МТР (в рамках шага процесса ПП-10.03.04.030 – Создание заявки на закупку МТР, заявки на перемещение). </w:t>
      </w:r>
      <w:r>
        <w:rPr>
          <w:rFonts w:ascii="Arial" w:hAnsi="Arial" w:cs="Arial"/>
        </w:rPr>
        <w:t xml:space="preserve">При необходимости определить список потребностей, которые обеспечивают анализируемые заявки на закупку, Сток-контроллер запускает отчет ведомость ППМ (Разработка ММ34 «Ведомость ППМ»). </w:t>
      </w:r>
      <w:r w:rsidR="006D1C6D" w:rsidRPr="006D1C6D">
        <w:rPr>
          <w:rFonts w:ascii="Arial" w:hAnsi="Arial" w:cs="Arial"/>
        </w:rPr>
        <w:t xml:space="preserve">После </w:t>
      </w:r>
      <w:r>
        <w:rPr>
          <w:rFonts w:ascii="Arial" w:hAnsi="Arial" w:cs="Arial"/>
        </w:rPr>
        <w:t>завершения</w:t>
      </w:r>
      <w:r w:rsidR="006D1C6D" w:rsidRPr="006D1C6D">
        <w:rPr>
          <w:rFonts w:ascii="Arial" w:hAnsi="Arial" w:cs="Arial"/>
        </w:rPr>
        <w:t xml:space="preserve"> корректировок, уполномоченный руководитель службы МТО оповещает по корпоративной электронной почте уполномоченного руководителя департамента </w:t>
      </w:r>
      <w:proofErr w:type="spellStart"/>
      <w:r w:rsidR="006D1C6D" w:rsidRPr="006D1C6D">
        <w:rPr>
          <w:rFonts w:ascii="Arial" w:hAnsi="Arial" w:cs="Arial"/>
        </w:rPr>
        <w:t>Контроллинга</w:t>
      </w:r>
      <w:proofErr w:type="spellEnd"/>
      <w:r w:rsidR="006D1C6D" w:rsidRPr="006D1C6D">
        <w:rPr>
          <w:rFonts w:ascii="Arial" w:hAnsi="Arial" w:cs="Arial"/>
        </w:rPr>
        <w:t xml:space="preserve"> о том, что формирование плана закупок на требуемый бюджетный период завершено.</w:t>
      </w:r>
    </w:p>
    <w:p w14:paraId="101BFE23" w14:textId="77777777" w:rsidR="006D1C6D" w:rsidRPr="006D1C6D" w:rsidRDefault="006D1C6D" w:rsidP="006D1C6D">
      <w:pPr>
        <w:spacing w:after="240" w:line="276" w:lineRule="auto"/>
        <w:ind w:firstLine="567"/>
        <w:rPr>
          <w:rFonts w:ascii="Arial" w:hAnsi="Arial" w:cs="Arial"/>
        </w:rPr>
      </w:pPr>
      <w:r w:rsidRPr="006D1C6D">
        <w:rPr>
          <w:rFonts w:ascii="Arial" w:hAnsi="Arial" w:cs="Arial"/>
        </w:rPr>
        <w:t>В SAP BW, на требуемый бюджетный период, выгружаются в плановых ценах данные по МТР, работам, услугам с длительным горизонтом планирования:</w:t>
      </w:r>
    </w:p>
    <w:p w14:paraId="1CF12E27" w14:textId="77777777" w:rsidR="006D1C6D" w:rsidRPr="006D1C6D" w:rsidRDefault="006D1C6D" w:rsidP="00E740CF">
      <w:pPr>
        <w:numPr>
          <w:ilvl w:val="0"/>
          <w:numId w:val="74"/>
        </w:numPr>
        <w:spacing w:after="240" w:line="276" w:lineRule="auto"/>
        <w:rPr>
          <w:rFonts w:ascii="Arial" w:hAnsi="Arial" w:cs="Arial"/>
        </w:rPr>
      </w:pPr>
      <w:r w:rsidRPr="006D1C6D">
        <w:rPr>
          <w:rFonts w:ascii="Arial" w:hAnsi="Arial" w:cs="Arial"/>
        </w:rPr>
        <w:lastRenderedPageBreak/>
        <w:t>Позиции заявок на закупку МТР, дата поставки которых находится внутри бюджетного периода;</w:t>
      </w:r>
    </w:p>
    <w:p w14:paraId="6B8452CD" w14:textId="77777777" w:rsidR="006D1C6D" w:rsidRDefault="006D1C6D" w:rsidP="00E740CF">
      <w:pPr>
        <w:numPr>
          <w:ilvl w:val="0"/>
          <w:numId w:val="74"/>
        </w:numPr>
        <w:spacing w:after="240" w:line="276" w:lineRule="auto"/>
        <w:rPr>
          <w:rFonts w:ascii="Arial" w:hAnsi="Arial" w:cs="Arial"/>
        </w:rPr>
      </w:pPr>
      <w:r w:rsidRPr="006D1C6D">
        <w:rPr>
          <w:rFonts w:ascii="Arial" w:hAnsi="Arial" w:cs="Arial"/>
        </w:rPr>
        <w:t>Позиции заявок на закупку работ, услуг.</w:t>
      </w:r>
    </w:p>
    <w:p w14:paraId="3D3AA176" w14:textId="2FFB108D" w:rsidR="006D1C6D" w:rsidRPr="006D1C6D" w:rsidRDefault="006D1C6D" w:rsidP="006D1C6D">
      <w:pPr>
        <w:spacing w:after="240" w:line="276" w:lineRule="auto"/>
        <w:ind w:firstLine="567"/>
        <w:rPr>
          <w:rFonts w:ascii="Arial" w:hAnsi="Arial" w:cs="Arial"/>
        </w:rPr>
      </w:pPr>
      <w:r w:rsidRPr="006D1C6D">
        <w:rPr>
          <w:rFonts w:ascii="Arial" w:hAnsi="Arial" w:cs="Arial"/>
        </w:rPr>
        <w:t xml:space="preserve"> В SAP BW данные </w:t>
      </w:r>
      <w:proofErr w:type="spellStart"/>
      <w:r w:rsidRPr="006D1C6D">
        <w:rPr>
          <w:rFonts w:ascii="Arial" w:hAnsi="Arial" w:cs="Arial"/>
        </w:rPr>
        <w:t>агрегируются</w:t>
      </w:r>
      <w:proofErr w:type="spellEnd"/>
      <w:r w:rsidRPr="006D1C6D">
        <w:rPr>
          <w:rFonts w:ascii="Arial" w:hAnsi="Arial" w:cs="Arial"/>
        </w:rPr>
        <w:t xml:space="preserve"> по статьям ЕПС и выгружаются в АСКБ, как часть плана закупок, подробнее </w:t>
      </w:r>
      <w:proofErr w:type="spellStart"/>
      <w:r w:rsidRPr="006D1C6D">
        <w:rPr>
          <w:rFonts w:ascii="Arial" w:hAnsi="Arial" w:cs="Arial"/>
        </w:rPr>
        <w:t>см.СОИ</w:t>
      </w:r>
      <w:proofErr w:type="spellEnd"/>
      <w:r w:rsidRPr="006D1C6D">
        <w:rPr>
          <w:rFonts w:ascii="Arial" w:hAnsi="Arial" w:cs="Arial"/>
        </w:rPr>
        <w:t xml:space="preserve"> с АСКБ. </w:t>
      </w:r>
    </w:p>
    <w:p w14:paraId="0D510A21" w14:textId="77777777" w:rsidR="006D1C6D" w:rsidRPr="006D1C6D" w:rsidRDefault="006D1C6D" w:rsidP="006D1C6D">
      <w:pPr>
        <w:spacing w:after="240" w:line="276" w:lineRule="auto"/>
        <w:ind w:firstLine="567"/>
        <w:rPr>
          <w:rFonts w:ascii="Arial" w:hAnsi="Arial" w:cs="Arial"/>
        </w:rPr>
      </w:pPr>
      <w:r w:rsidRPr="006D1C6D">
        <w:rPr>
          <w:rFonts w:ascii="Arial" w:hAnsi="Arial" w:cs="Arial"/>
        </w:rPr>
        <w:t xml:space="preserve">Хранение версий обеспечивается средствами SAP BW, подробнее </w:t>
      </w:r>
      <w:proofErr w:type="spellStart"/>
      <w:r w:rsidRPr="006D1C6D">
        <w:rPr>
          <w:rFonts w:ascii="Arial" w:hAnsi="Arial" w:cs="Arial"/>
        </w:rPr>
        <w:t>см.СОИ</w:t>
      </w:r>
      <w:proofErr w:type="spellEnd"/>
      <w:r w:rsidRPr="006D1C6D">
        <w:rPr>
          <w:rFonts w:ascii="Arial" w:hAnsi="Arial" w:cs="Arial"/>
        </w:rPr>
        <w:t xml:space="preserve"> с АСКБ.</w:t>
      </w:r>
    </w:p>
    <w:p w14:paraId="78FE5ACB" w14:textId="77777777" w:rsidR="006774C3" w:rsidRPr="00247522" w:rsidRDefault="006774C3" w:rsidP="006774C3">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31</w:t>
      </w:r>
      <w:r w:rsidRPr="00247522">
        <w:rPr>
          <w:rFonts w:ascii="Arial" w:hAnsi="Arial" w:cs="Arial"/>
          <w:b/>
          <w:sz w:val="22"/>
        </w:rPr>
        <w:fldChar w:fldCharType="end"/>
      </w:r>
      <w:r>
        <w:rPr>
          <w:rFonts w:ascii="Arial" w:hAnsi="Arial" w:cs="Arial"/>
          <w:b/>
          <w:sz w:val="22"/>
        </w:rPr>
        <w:t>. Описание шага «</w:t>
      </w:r>
      <w:r w:rsidRPr="006774C3">
        <w:rPr>
          <w:rFonts w:ascii="Arial" w:hAnsi="Arial" w:cs="Arial"/>
          <w:b/>
          <w:sz w:val="22"/>
        </w:rPr>
        <w:t>Выгрузка плана закупок по МТР, работам, услуга с длительным горизонтом планирования</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2"/>
        <w:gridCol w:w="2123"/>
        <w:gridCol w:w="993"/>
        <w:gridCol w:w="2127"/>
        <w:gridCol w:w="1986"/>
        <w:gridCol w:w="1115"/>
      </w:tblGrid>
      <w:tr w:rsidR="006774C3" w:rsidRPr="00F94454" w14:paraId="2F260954" w14:textId="77777777" w:rsidTr="006774C3">
        <w:trPr>
          <w:cantSplit/>
          <w:trHeight w:val="397"/>
          <w:tblHeader/>
        </w:trPr>
        <w:tc>
          <w:tcPr>
            <w:tcW w:w="900" w:type="pct"/>
            <w:shd w:val="clear" w:color="auto" w:fill="FFC000"/>
            <w:vAlign w:val="center"/>
          </w:tcPr>
          <w:p w14:paraId="50EE1089" w14:textId="77777777" w:rsidR="006774C3" w:rsidRPr="00D36A72" w:rsidRDefault="006774C3" w:rsidP="005C729F">
            <w:pPr>
              <w:jc w:val="center"/>
              <w:rPr>
                <w:rFonts w:ascii="Arial" w:hAnsi="Arial" w:cs="Arial"/>
                <w:b/>
                <w:sz w:val="20"/>
              </w:rPr>
            </w:pPr>
            <w:r>
              <w:rPr>
                <w:rFonts w:ascii="Arial" w:hAnsi="Arial" w:cs="Arial"/>
                <w:b/>
                <w:sz w:val="20"/>
                <w:szCs w:val="20"/>
                <w:lang w:eastAsia="ru-RU"/>
              </w:rPr>
              <w:t>Номер шага</w:t>
            </w:r>
          </w:p>
        </w:tc>
        <w:tc>
          <w:tcPr>
            <w:tcW w:w="1043" w:type="pct"/>
            <w:shd w:val="clear" w:color="auto" w:fill="FFC000"/>
            <w:vAlign w:val="center"/>
          </w:tcPr>
          <w:p w14:paraId="57FD3C19" w14:textId="77777777" w:rsidR="006774C3" w:rsidRDefault="006774C3" w:rsidP="005C729F">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28F76D3D" w14:textId="77777777" w:rsidR="006774C3" w:rsidRPr="00F94454" w:rsidRDefault="006774C3" w:rsidP="005C729F">
            <w:pPr>
              <w:jc w:val="center"/>
              <w:rPr>
                <w:rFonts w:ascii="Arial" w:hAnsi="Arial" w:cs="Arial"/>
                <w:b/>
                <w:sz w:val="20"/>
              </w:rPr>
            </w:pPr>
            <w:r>
              <w:rPr>
                <w:rFonts w:ascii="Arial" w:hAnsi="Arial" w:cs="Arial"/>
                <w:b/>
                <w:sz w:val="20"/>
              </w:rPr>
              <w:t>Транзакция</w:t>
            </w:r>
          </w:p>
        </w:tc>
        <w:tc>
          <w:tcPr>
            <w:tcW w:w="1045" w:type="pct"/>
            <w:shd w:val="clear" w:color="auto" w:fill="FFC000"/>
          </w:tcPr>
          <w:p w14:paraId="3726950D" w14:textId="77777777" w:rsidR="006774C3" w:rsidRDefault="006774C3" w:rsidP="005C729F">
            <w:pPr>
              <w:jc w:val="center"/>
              <w:rPr>
                <w:rFonts w:ascii="Arial" w:hAnsi="Arial" w:cs="Arial"/>
                <w:b/>
                <w:sz w:val="20"/>
              </w:rPr>
            </w:pPr>
            <w:r>
              <w:rPr>
                <w:rFonts w:ascii="Arial" w:hAnsi="Arial" w:cs="Arial"/>
                <w:b/>
                <w:sz w:val="20"/>
              </w:rPr>
              <w:t>Вход</w:t>
            </w:r>
          </w:p>
        </w:tc>
        <w:tc>
          <w:tcPr>
            <w:tcW w:w="976" w:type="pct"/>
            <w:shd w:val="clear" w:color="auto" w:fill="FFC000"/>
          </w:tcPr>
          <w:p w14:paraId="5E30F008" w14:textId="77777777" w:rsidR="006774C3" w:rsidRDefault="006774C3" w:rsidP="005C729F">
            <w:pPr>
              <w:jc w:val="center"/>
              <w:rPr>
                <w:rFonts w:ascii="Arial" w:hAnsi="Arial" w:cs="Arial"/>
                <w:b/>
                <w:sz w:val="20"/>
              </w:rPr>
            </w:pPr>
            <w:r>
              <w:rPr>
                <w:rFonts w:ascii="Arial" w:hAnsi="Arial" w:cs="Arial"/>
                <w:b/>
                <w:sz w:val="20"/>
              </w:rPr>
              <w:t>Результат</w:t>
            </w:r>
          </w:p>
        </w:tc>
        <w:tc>
          <w:tcPr>
            <w:tcW w:w="548" w:type="pct"/>
            <w:shd w:val="clear" w:color="auto" w:fill="FFC000"/>
          </w:tcPr>
          <w:p w14:paraId="16755AB8" w14:textId="77777777" w:rsidR="006774C3" w:rsidRDefault="006774C3" w:rsidP="005C729F">
            <w:pPr>
              <w:jc w:val="center"/>
              <w:rPr>
                <w:rFonts w:ascii="Arial" w:hAnsi="Arial" w:cs="Arial"/>
                <w:b/>
                <w:sz w:val="20"/>
              </w:rPr>
            </w:pPr>
            <w:r>
              <w:rPr>
                <w:rFonts w:ascii="Arial" w:hAnsi="Arial" w:cs="Arial"/>
                <w:b/>
                <w:sz w:val="20"/>
              </w:rPr>
              <w:t>Бизнес-роль</w:t>
            </w:r>
          </w:p>
        </w:tc>
      </w:tr>
      <w:tr w:rsidR="006774C3" w14:paraId="49952FAD" w14:textId="77777777" w:rsidTr="006774C3">
        <w:trPr>
          <w:cantSplit/>
          <w:trHeight w:val="1111"/>
        </w:trPr>
        <w:tc>
          <w:tcPr>
            <w:tcW w:w="900" w:type="pct"/>
          </w:tcPr>
          <w:p w14:paraId="6140B61A" w14:textId="77777777" w:rsidR="006774C3" w:rsidRDefault="006774C3" w:rsidP="006774C3">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3</w:t>
            </w:r>
            <w:r w:rsidRPr="00B613A3">
              <w:rPr>
                <w:rFonts w:ascii="Arial" w:hAnsi="Arial" w:cs="Arial"/>
                <w:sz w:val="20"/>
                <w:szCs w:val="20"/>
              </w:rPr>
              <w:t>.0</w:t>
            </w:r>
            <w:r>
              <w:rPr>
                <w:rFonts w:ascii="Arial" w:hAnsi="Arial" w:cs="Arial"/>
                <w:sz w:val="20"/>
                <w:szCs w:val="20"/>
              </w:rPr>
              <w:t>4</w:t>
            </w:r>
            <w:r w:rsidRPr="00B613A3">
              <w:rPr>
                <w:rFonts w:ascii="Arial" w:hAnsi="Arial" w:cs="Arial"/>
                <w:sz w:val="20"/>
                <w:szCs w:val="20"/>
              </w:rPr>
              <w:t>0</w:t>
            </w:r>
          </w:p>
        </w:tc>
        <w:tc>
          <w:tcPr>
            <w:tcW w:w="1043" w:type="pct"/>
          </w:tcPr>
          <w:p w14:paraId="0A96F471" w14:textId="77777777" w:rsidR="006774C3" w:rsidRDefault="006774C3" w:rsidP="006774C3">
            <w:pPr>
              <w:jc w:val="left"/>
              <w:rPr>
                <w:rFonts w:ascii="Arial" w:hAnsi="Arial" w:cs="Arial"/>
                <w:sz w:val="20"/>
              </w:rPr>
            </w:pPr>
            <w:r>
              <w:rPr>
                <w:rFonts w:ascii="Arial" w:hAnsi="Arial" w:cs="Arial"/>
                <w:sz w:val="20"/>
              </w:rPr>
              <w:t>- МТР, работы, услуги с длительным горизонтом планирования</w:t>
            </w:r>
          </w:p>
        </w:tc>
        <w:tc>
          <w:tcPr>
            <w:tcW w:w="488" w:type="pct"/>
            <w:shd w:val="clear" w:color="auto" w:fill="auto"/>
          </w:tcPr>
          <w:p w14:paraId="5C2C433A" w14:textId="77777777" w:rsidR="006774C3" w:rsidRPr="007A75D1" w:rsidRDefault="006774C3" w:rsidP="006774C3">
            <w:pPr>
              <w:jc w:val="center"/>
              <w:rPr>
                <w:rFonts w:ascii="Arial" w:hAnsi="Arial" w:cs="Arial"/>
                <w:sz w:val="20"/>
              </w:rPr>
            </w:pPr>
            <w:r>
              <w:rPr>
                <w:rFonts w:ascii="Arial" w:hAnsi="Arial" w:cs="Arial"/>
              </w:rPr>
              <w:t>–</w:t>
            </w:r>
          </w:p>
        </w:tc>
        <w:tc>
          <w:tcPr>
            <w:tcW w:w="1045" w:type="pct"/>
          </w:tcPr>
          <w:p w14:paraId="291C0068" w14:textId="77777777" w:rsidR="006774C3" w:rsidRPr="00CB3587" w:rsidRDefault="006774C3" w:rsidP="006774C3">
            <w:pPr>
              <w:jc w:val="left"/>
              <w:rPr>
                <w:rFonts w:ascii="Arial" w:hAnsi="Arial" w:cs="Arial"/>
                <w:sz w:val="20"/>
              </w:rPr>
            </w:pPr>
            <w:r>
              <w:rPr>
                <w:rFonts w:ascii="Arial" w:hAnsi="Arial" w:cs="Arial"/>
                <w:sz w:val="20"/>
              </w:rPr>
              <w:t xml:space="preserve">- </w:t>
            </w:r>
            <w:r w:rsidRPr="00BB6B9C">
              <w:rPr>
                <w:rFonts w:ascii="Arial" w:hAnsi="Arial" w:cs="Arial"/>
                <w:sz w:val="20"/>
              </w:rPr>
              <w:t>Заявк</w:t>
            </w:r>
            <w:r>
              <w:rPr>
                <w:rFonts w:ascii="Arial" w:hAnsi="Arial" w:cs="Arial"/>
                <w:sz w:val="20"/>
              </w:rPr>
              <w:t>а на закупку работ, услуг, Заяв</w:t>
            </w:r>
            <w:r w:rsidRPr="00BB6B9C">
              <w:rPr>
                <w:rFonts w:ascii="Arial" w:hAnsi="Arial" w:cs="Arial"/>
                <w:sz w:val="20"/>
              </w:rPr>
              <w:t xml:space="preserve">ка на </w:t>
            </w:r>
            <w:r>
              <w:rPr>
                <w:rFonts w:ascii="Arial" w:hAnsi="Arial" w:cs="Arial"/>
                <w:sz w:val="20"/>
              </w:rPr>
              <w:t>закупку МТР (определён способ планирова</w:t>
            </w:r>
            <w:r w:rsidRPr="00BB6B9C">
              <w:rPr>
                <w:rFonts w:ascii="Arial" w:hAnsi="Arial" w:cs="Arial"/>
                <w:sz w:val="20"/>
              </w:rPr>
              <w:t>ния)</w:t>
            </w:r>
          </w:p>
        </w:tc>
        <w:tc>
          <w:tcPr>
            <w:tcW w:w="976" w:type="pct"/>
          </w:tcPr>
          <w:p w14:paraId="324864AF" w14:textId="77777777" w:rsidR="006774C3" w:rsidRPr="00B613A3" w:rsidRDefault="006774C3" w:rsidP="006774C3">
            <w:pPr>
              <w:jc w:val="left"/>
              <w:rPr>
                <w:rFonts w:ascii="Arial" w:hAnsi="Arial" w:cs="Arial"/>
                <w:sz w:val="20"/>
              </w:rPr>
            </w:pPr>
            <w:r>
              <w:rPr>
                <w:rFonts w:ascii="Arial" w:hAnsi="Arial" w:cs="Arial"/>
                <w:sz w:val="20"/>
              </w:rPr>
              <w:t>- План закупок по  МТР, работам, услугам с длительным горизонтом планирования</w:t>
            </w:r>
          </w:p>
        </w:tc>
        <w:tc>
          <w:tcPr>
            <w:tcW w:w="548" w:type="pct"/>
          </w:tcPr>
          <w:p w14:paraId="1E4B4B51" w14:textId="77777777" w:rsidR="006774C3" w:rsidRPr="00B613A3" w:rsidRDefault="006774C3" w:rsidP="006774C3">
            <w:pPr>
              <w:jc w:val="left"/>
              <w:rPr>
                <w:rFonts w:ascii="Arial" w:hAnsi="Arial" w:cs="Arial"/>
                <w:sz w:val="20"/>
              </w:rPr>
            </w:pPr>
            <w:r>
              <w:rPr>
                <w:rFonts w:ascii="Arial" w:hAnsi="Arial" w:cs="Arial"/>
                <w:sz w:val="20"/>
              </w:rPr>
              <w:t>- Автоматически</w:t>
            </w:r>
          </w:p>
        </w:tc>
      </w:tr>
    </w:tbl>
    <w:p w14:paraId="7B52E419" w14:textId="77777777" w:rsidR="006774C3" w:rsidRPr="00B44166" w:rsidRDefault="006774C3" w:rsidP="00B44166">
      <w:pPr>
        <w:spacing w:after="240" w:line="276" w:lineRule="auto"/>
        <w:ind w:firstLine="567"/>
        <w:rPr>
          <w:rFonts w:ascii="Arial" w:hAnsi="Arial" w:cs="Arial"/>
        </w:rPr>
      </w:pPr>
    </w:p>
    <w:p w14:paraId="360594A2" w14:textId="77777777" w:rsidR="003D0CD3" w:rsidRDefault="00F22E14" w:rsidP="00254151">
      <w:pPr>
        <w:pStyle w:val="4"/>
        <w:ind w:left="864"/>
        <w:rPr>
          <w:rFonts w:eastAsiaTheme="majorEastAsia" w:cstheme="majorBidi"/>
          <w:b/>
          <w:i w:val="0"/>
          <w:caps w:val="0"/>
          <w:sz w:val="24"/>
          <w:szCs w:val="24"/>
        </w:rPr>
      </w:pPr>
      <w:r w:rsidRPr="00982388">
        <w:rPr>
          <w:rFonts w:eastAsiaTheme="majorEastAsia" w:cstheme="majorBidi"/>
          <w:b/>
          <w:i w:val="0"/>
          <w:caps w:val="0"/>
          <w:sz w:val="24"/>
          <w:szCs w:val="24"/>
        </w:rPr>
        <w:t>Шаг процесса ПП-10.03.0</w:t>
      </w:r>
      <w:r>
        <w:rPr>
          <w:rFonts w:eastAsiaTheme="majorEastAsia" w:cstheme="majorBidi"/>
          <w:b/>
          <w:i w:val="0"/>
          <w:caps w:val="0"/>
          <w:sz w:val="24"/>
          <w:szCs w:val="24"/>
        </w:rPr>
        <w:t>3</w:t>
      </w:r>
      <w:r w:rsidRPr="00982388">
        <w:rPr>
          <w:rFonts w:eastAsiaTheme="majorEastAsia" w:cstheme="majorBidi"/>
          <w:b/>
          <w:i w:val="0"/>
          <w:caps w:val="0"/>
          <w:sz w:val="24"/>
          <w:szCs w:val="24"/>
        </w:rPr>
        <w:t>.0</w:t>
      </w:r>
      <w:r>
        <w:rPr>
          <w:rFonts w:eastAsiaTheme="majorEastAsia" w:cstheme="majorBidi"/>
          <w:b/>
          <w:i w:val="0"/>
          <w:caps w:val="0"/>
          <w:sz w:val="24"/>
          <w:szCs w:val="24"/>
        </w:rPr>
        <w:t>6</w:t>
      </w:r>
      <w:r w:rsidRPr="00982388">
        <w:rPr>
          <w:rFonts w:eastAsiaTheme="majorEastAsia" w:cstheme="majorBidi"/>
          <w:b/>
          <w:i w:val="0"/>
          <w:caps w:val="0"/>
          <w:sz w:val="24"/>
          <w:szCs w:val="24"/>
        </w:rPr>
        <w:t>0</w:t>
      </w:r>
      <w:r>
        <w:t xml:space="preserve"> </w:t>
      </w:r>
      <w:r w:rsidRPr="00982388">
        <w:rPr>
          <w:rFonts w:eastAsiaTheme="majorEastAsia" w:cstheme="majorBidi"/>
          <w:b/>
          <w:i w:val="0"/>
          <w:caps w:val="0"/>
          <w:sz w:val="24"/>
          <w:szCs w:val="24"/>
        </w:rPr>
        <w:t xml:space="preserve">– </w:t>
      </w:r>
      <w:r>
        <w:rPr>
          <w:rFonts w:eastAsiaTheme="majorEastAsia" w:cstheme="majorBidi"/>
          <w:b/>
          <w:i w:val="0"/>
          <w:caps w:val="0"/>
          <w:sz w:val="24"/>
          <w:szCs w:val="24"/>
        </w:rPr>
        <w:t>Формирование плана долгосрочных закупочных процедур</w:t>
      </w:r>
    </w:p>
    <w:p w14:paraId="0F23E6F1" w14:textId="77777777" w:rsidR="00254151" w:rsidRPr="00254151" w:rsidRDefault="00254151" w:rsidP="00254151"/>
    <w:p w14:paraId="6F5F6817" w14:textId="1572D0C5" w:rsidR="00F22E14" w:rsidRPr="002F0D13" w:rsidRDefault="00F22E14" w:rsidP="0028180A">
      <w:pPr>
        <w:spacing w:after="240" w:line="276" w:lineRule="auto"/>
        <w:ind w:firstLine="567"/>
        <w:rPr>
          <w:rFonts w:ascii="Arial" w:hAnsi="Arial" w:cs="Arial"/>
        </w:rPr>
      </w:pPr>
      <w:r>
        <w:rPr>
          <w:rFonts w:ascii="Arial" w:hAnsi="Arial" w:cs="Arial"/>
        </w:rPr>
        <w:t xml:space="preserve">После утверждения бюджета закупок в процессе </w:t>
      </w:r>
      <w:r w:rsidR="002F0D13">
        <w:rPr>
          <w:rFonts w:ascii="Arial" w:hAnsi="Arial" w:cs="Arial"/>
        </w:rPr>
        <w:t xml:space="preserve">УП-04.02.02 </w:t>
      </w:r>
      <w:r w:rsidR="00C052A2">
        <w:rPr>
          <w:rFonts w:ascii="Arial" w:hAnsi="Arial" w:cs="Arial"/>
        </w:rPr>
        <w:t>«</w:t>
      </w:r>
      <w:r w:rsidR="002F0D13">
        <w:rPr>
          <w:rFonts w:ascii="Arial" w:hAnsi="Arial" w:cs="Arial"/>
        </w:rPr>
        <w:t>Формирование и согласование бюджетов отдельных юридических лиц</w:t>
      </w:r>
      <w:r w:rsidR="00C052A2">
        <w:rPr>
          <w:rFonts w:ascii="Arial" w:hAnsi="Arial" w:cs="Arial"/>
        </w:rPr>
        <w:t>»</w:t>
      </w:r>
      <w:r w:rsidR="002F0D13">
        <w:rPr>
          <w:rFonts w:ascii="Arial" w:hAnsi="Arial" w:cs="Arial"/>
        </w:rPr>
        <w:t>, планировщик долгосрочных закупок</w:t>
      </w:r>
      <w:r w:rsidR="00C052A2">
        <w:rPr>
          <w:rFonts w:ascii="Arial" w:hAnsi="Arial" w:cs="Arial"/>
        </w:rPr>
        <w:t xml:space="preserve">, </w:t>
      </w:r>
      <w:r w:rsidR="0048118B">
        <w:rPr>
          <w:rFonts w:ascii="Arial" w:hAnsi="Arial" w:cs="Arial"/>
        </w:rPr>
        <w:t>руководствуясь утвержденным планом, статистикой потребления, утвержденными плановыми ценами</w:t>
      </w:r>
      <w:r w:rsidR="002F0D13">
        <w:rPr>
          <w:rFonts w:ascii="Arial" w:hAnsi="Arial" w:cs="Arial"/>
        </w:rPr>
        <w:t xml:space="preserve"> формирует в </w:t>
      </w:r>
      <w:proofErr w:type="spellStart"/>
      <w:r w:rsidR="007D7452">
        <w:rPr>
          <w:rFonts w:ascii="Arial" w:hAnsi="Arial" w:cs="Arial"/>
        </w:rPr>
        <w:t>Excel</w:t>
      </w:r>
      <w:proofErr w:type="spellEnd"/>
      <w:r w:rsidR="002F0D13" w:rsidRPr="002F0D13">
        <w:rPr>
          <w:rFonts w:ascii="Arial" w:hAnsi="Arial" w:cs="Arial"/>
        </w:rPr>
        <w:t xml:space="preserve"> </w:t>
      </w:r>
      <w:r w:rsidR="002F0D13">
        <w:rPr>
          <w:rFonts w:ascii="Arial" w:hAnsi="Arial" w:cs="Arial"/>
        </w:rPr>
        <w:t>план д</w:t>
      </w:r>
      <w:r w:rsidR="008B2B36">
        <w:rPr>
          <w:rFonts w:ascii="Arial" w:hAnsi="Arial" w:cs="Arial"/>
        </w:rPr>
        <w:t>олгосрочных закупочных процедур и согласовывает его руководителем.</w:t>
      </w:r>
    </w:p>
    <w:p w14:paraId="3A293191" w14:textId="77777777" w:rsidR="007A75D1" w:rsidRPr="00247522" w:rsidRDefault="007A75D1" w:rsidP="007A75D1">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32</w:t>
      </w:r>
      <w:r w:rsidRPr="00247522">
        <w:rPr>
          <w:rFonts w:ascii="Arial" w:hAnsi="Arial" w:cs="Arial"/>
          <w:b/>
          <w:sz w:val="22"/>
        </w:rPr>
        <w:fldChar w:fldCharType="end"/>
      </w:r>
      <w:r>
        <w:rPr>
          <w:rFonts w:ascii="Arial" w:hAnsi="Arial" w:cs="Arial"/>
          <w:b/>
          <w:sz w:val="22"/>
        </w:rPr>
        <w:t>. Описание шага «</w:t>
      </w:r>
      <w:r w:rsidR="00BB6B9C" w:rsidRPr="00BB6B9C">
        <w:rPr>
          <w:rFonts w:ascii="Arial" w:hAnsi="Arial" w:cs="Arial"/>
          <w:b/>
          <w:sz w:val="22"/>
        </w:rPr>
        <w:t>Формирование плана долгосрочных закупочных процедур</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29"/>
        <w:gridCol w:w="2693"/>
        <w:gridCol w:w="993"/>
        <w:gridCol w:w="1419"/>
        <w:gridCol w:w="2125"/>
        <w:gridCol w:w="1117"/>
      </w:tblGrid>
      <w:tr w:rsidR="007A75D1" w:rsidRPr="00F94454" w14:paraId="529FCD84" w14:textId="77777777" w:rsidTr="005C729F">
        <w:trPr>
          <w:cantSplit/>
          <w:trHeight w:val="397"/>
          <w:tblHeader/>
        </w:trPr>
        <w:tc>
          <w:tcPr>
            <w:tcW w:w="899" w:type="pct"/>
            <w:shd w:val="clear" w:color="auto" w:fill="FFC000"/>
            <w:vAlign w:val="center"/>
          </w:tcPr>
          <w:p w14:paraId="595F6137" w14:textId="77777777" w:rsidR="007A75D1" w:rsidRPr="00D36A72" w:rsidRDefault="007A75D1" w:rsidP="005C729F">
            <w:pPr>
              <w:jc w:val="center"/>
              <w:rPr>
                <w:rFonts w:ascii="Arial" w:hAnsi="Arial" w:cs="Arial"/>
                <w:b/>
                <w:sz w:val="20"/>
              </w:rPr>
            </w:pPr>
            <w:r>
              <w:rPr>
                <w:rFonts w:ascii="Arial" w:hAnsi="Arial" w:cs="Arial"/>
                <w:b/>
                <w:sz w:val="20"/>
                <w:szCs w:val="20"/>
                <w:lang w:eastAsia="ru-RU"/>
              </w:rPr>
              <w:t>Номер шага</w:t>
            </w:r>
          </w:p>
        </w:tc>
        <w:tc>
          <w:tcPr>
            <w:tcW w:w="1323" w:type="pct"/>
            <w:shd w:val="clear" w:color="auto" w:fill="FFC000"/>
            <w:vAlign w:val="center"/>
          </w:tcPr>
          <w:p w14:paraId="3B215725" w14:textId="77777777" w:rsidR="007A75D1" w:rsidRDefault="007A75D1" w:rsidP="005C729F">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0918E9F5" w14:textId="77777777" w:rsidR="007A75D1" w:rsidRPr="00F94454" w:rsidRDefault="007A75D1" w:rsidP="005C729F">
            <w:pPr>
              <w:jc w:val="center"/>
              <w:rPr>
                <w:rFonts w:ascii="Arial" w:hAnsi="Arial" w:cs="Arial"/>
                <w:b/>
                <w:sz w:val="20"/>
              </w:rPr>
            </w:pPr>
            <w:r>
              <w:rPr>
                <w:rFonts w:ascii="Arial" w:hAnsi="Arial" w:cs="Arial"/>
                <w:b/>
                <w:sz w:val="20"/>
              </w:rPr>
              <w:t>Транзакция</w:t>
            </w:r>
          </w:p>
        </w:tc>
        <w:tc>
          <w:tcPr>
            <w:tcW w:w="697" w:type="pct"/>
            <w:shd w:val="clear" w:color="auto" w:fill="FFC000"/>
          </w:tcPr>
          <w:p w14:paraId="1BD4025F" w14:textId="77777777" w:rsidR="007A75D1" w:rsidRDefault="007A75D1" w:rsidP="005C729F">
            <w:pPr>
              <w:jc w:val="center"/>
              <w:rPr>
                <w:rFonts w:ascii="Arial" w:hAnsi="Arial" w:cs="Arial"/>
                <w:b/>
                <w:sz w:val="20"/>
              </w:rPr>
            </w:pPr>
            <w:r>
              <w:rPr>
                <w:rFonts w:ascii="Arial" w:hAnsi="Arial" w:cs="Arial"/>
                <w:b/>
                <w:sz w:val="20"/>
              </w:rPr>
              <w:t>Вход</w:t>
            </w:r>
          </w:p>
        </w:tc>
        <w:tc>
          <w:tcPr>
            <w:tcW w:w="1044" w:type="pct"/>
            <w:shd w:val="clear" w:color="auto" w:fill="FFC000"/>
          </w:tcPr>
          <w:p w14:paraId="2F6BA9FD" w14:textId="77777777" w:rsidR="007A75D1" w:rsidRDefault="007A75D1" w:rsidP="005C729F">
            <w:pPr>
              <w:jc w:val="center"/>
              <w:rPr>
                <w:rFonts w:ascii="Arial" w:hAnsi="Arial" w:cs="Arial"/>
                <w:b/>
                <w:sz w:val="20"/>
              </w:rPr>
            </w:pPr>
            <w:r>
              <w:rPr>
                <w:rFonts w:ascii="Arial" w:hAnsi="Arial" w:cs="Arial"/>
                <w:b/>
                <w:sz w:val="20"/>
              </w:rPr>
              <w:t>Результат</w:t>
            </w:r>
          </w:p>
        </w:tc>
        <w:tc>
          <w:tcPr>
            <w:tcW w:w="550" w:type="pct"/>
            <w:shd w:val="clear" w:color="auto" w:fill="FFC000"/>
          </w:tcPr>
          <w:p w14:paraId="50652095" w14:textId="77777777" w:rsidR="007A75D1" w:rsidRDefault="007A75D1" w:rsidP="005C729F">
            <w:pPr>
              <w:jc w:val="center"/>
              <w:rPr>
                <w:rFonts w:ascii="Arial" w:hAnsi="Arial" w:cs="Arial"/>
                <w:b/>
                <w:sz w:val="20"/>
              </w:rPr>
            </w:pPr>
            <w:r>
              <w:rPr>
                <w:rFonts w:ascii="Arial" w:hAnsi="Arial" w:cs="Arial"/>
                <w:b/>
                <w:sz w:val="20"/>
              </w:rPr>
              <w:t>Бизнес-роль</w:t>
            </w:r>
          </w:p>
        </w:tc>
      </w:tr>
      <w:tr w:rsidR="007A75D1" w14:paraId="49E2FCDD" w14:textId="77777777" w:rsidTr="005C729F">
        <w:trPr>
          <w:cantSplit/>
          <w:trHeight w:val="1111"/>
        </w:trPr>
        <w:tc>
          <w:tcPr>
            <w:tcW w:w="899" w:type="pct"/>
          </w:tcPr>
          <w:p w14:paraId="579C358A" w14:textId="77777777" w:rsidR="007A75D1" w:rsidRDefault="007A75D1" w:rsidP="005C729F">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3</w:t>
            </w:r>
            <w:r w:rsidRPr="00B613A3">
              <w:rPr>
                <w:rFonts w:ascii="Arial" w:hAnsi="Arial" w:cs="Arial"/>
                <w:sz w:val="20"/>
                <w:szCs w:val="20"/>
              </w:rPr>
              <w:t>.0</w:t>
            </w:r>
            <w:r>
              <w:rPr>
                <w:rFonts w:ascii="Arial" w:hAnsi="Arial" w:cs="Arial"/>
                <w:sz w:val="20"/>
                <w:szCs w:val="20"/>
              </w:rPr>
              <w:t>6</w:t>
            </w:r>
            <w:r w:rsidRPr="00B613A3">
              <w:rPr>
                <w:rFonts w:ascii="Arial" w:hAnsi="Arial" w:cs="Arial"/>
                <w:sz w:val="20"/>
                <w:szCs w:val="20"/>
              </w:rPr>
              <w:t>0</w:t>
            </w:r>
          </w:p>
        </w:tc>
        <w:tc>
          <w:tcPr>
            <w:tcW w:w="1323" w:type="pct"/>
          </w:tcPr>
          <w:p w14:paraId="1EBEE140" w14:textId="77777777" w:rsidR="007A75D1" w:rsidRDefault="007A75D1" w:rsidP="005C729F">
            <w:pPr>
              <w:jc w:val="left"/>
              <w:rPr>
                <w:rFonts w:ascii="Arial" w:hAnsi="Arial" w:cs="Arial"/>
                <w:sz w:val="20"/>
              </w:rPr>
            </w:pPr>
            <w:r>
              <w:rPr>
                <w:rFonts w:ascii="Arial" w:hAnsi="Arial" w:cs="Arial"/>
                <w:sz w:val="20"/>
              </w:rPr>
              <w:t>- Наступил период долгосрочного планирования</w:t>
            </w:r>
          </w:p>
          <w:p w14:paraId="1BD4203B" w14:textId="77777777" w:rsidR="007A75D1" w:rsidRDefault="007A75D1" w:rsidP="005C729F">
            <w:pPr>
              <w:jc w:val="left"/>
              <w:rPr>
                <w:rFonts w:ascii="Arial" w:hAnsi="Arial" w:cs="Arial"/>
                <w:sz w:val="20"/>
              </w:rPr>
            </w:pPr>
            <w:r>
              <w:rPr>
                <w:rFonts w:ascii="Arial" w:hAnsi="Arial" w:cs="Arial"/>
                <w:sz w:val="20"/>
              </w:rPr>
              <w:t>- Плановая цена установлена</w:t>
            </w:r>
            <w:r>
              <w:rPr>
                <w:rFonts w:ascii="Arial" w:hAnsi="Arial" w:cs="Arial"/>
                <w:sz w:val="20"/>
              </w:rPr>
              <w:br/>
              <w:t>- Заявка на закупку передана Закупщику</w:t>
            </w:r>
            <w:r>
              <w:rPr>
                <w:rFonts w:ascii="Arial" w:hAnsi="Arial" w:cs="Arial"/>
                <w:sz w:val="20"/>
              </w:rPr>
              <w:br/>
              <w:t>- Заявка на закупку работ, услуг передана в закупку</w:t>
            </w:r>
            <w:r>
              <w:rPr>
                <w:rFonts w:ascii="Arial" w:hAnsi="Arial" w:cs="Arial"/>
                <w:sz w:val="20"/>
              </w:rPr>
              <w:br/>
              <w:t>- Заявка на списание МТР согласована</w:t>
            </w:r>
          </w:p>
          <w:p w14:paraId="33E531F4" w14:textId="77777777" w:rsidR="007A75D1" w:rsidRDefault="007A75D1" w:rsidP="005C729F">
            <w:pPr>
              <w:jc w:val="left"/>
              <w:rPr>
                <w:rFonts w:ascii="Arial" w:hAnsi="Arial" w:cs="Arial"/>
                <w:sz w:val="20"/>
              </w:rPr>
            </w:pPr>
            <w:r>
              <w:rPr>
                <w:rFonts w:ascii="Arial" w:hAnsi="Arial" w:cs="Arial"/>
                <w:sz w:val="20"/>
              </w:rPr>
              <w:t>- Потребность скорректирована</w:t>
            </w:r>
          </w:p>
          <w:p w14:paraId="7ABA3228" w14:textId="77777777" w:rsidR="00BB6B9C" w:rsidRDefault="00BB6B9C" w:rsidP="005C729F">
            <w:pPr>
              <w:jc w:val="left"/>
              <w:rPr>
                <w:rFonts w:ascii="Arial" w:hAnsi="Arial" w:cs="Arial"/>
                <w:sz w:val="20"/>
              </w:rPr>
            </w:pPr>
            <w:r>
              <w:rPr>
                <w:rFonts w:ascii="Arial" w:hAnsi="Arial" w:cs="Arial"/>
                <w:sz w:val="20"/>
              </w:rPr>
              <w:t>- Бюджет закупок утверждён</w:t>
            </w:r>
          </w:p>
        </w:tc>
        <w:tc>
          <w:tcPr>
            <w:tcW w:w="488" w:type="pct"/>
            <w:shd w:val="clear" w:color="auto" w:fill="auto"/>
          </w:tcPr>
          <w:p w14:paraId="54232489" w14:textId="77777777" w:rsidR="007A75D1" w:rsidRPr="007A75D1" w:rsidRDefault="007A75D1" w:rsidP="005C729F">
            <w:pPr>
              <w:jc w:val="center"/>
              <w:rPr>
                <w:rFonts w:ascii="Arial" w:hAnsi="Arial" w:cs="Arial"/>
                <w:sz w:val="20"/>
              </w:rPr>
            </w:pPr>
            <w:r>
              <w:rPr>
                <w:rFonts w:ascii="Arial" w:hAnsi="Arial" w:cs="Arial"/>
              </w:rPr>
              <w:t>–</w:t>
            </w:r>
          </w:p>
        </w:tc>
        <w:tc>
          <w:tcPr>
            <w:tcW w:w="697" w:type="pct"/>
          </w:tcPr>
          <w:p w14:paraId="633D8D49" w14:textId="77777777" w:rsidR="007A75D1" w:rsidRDefault="007A75D1" w:rsidP="005C729F">
            <w:pPr>
              <w:jc w:val="left"/>
              <w:rPr>
                <w:rFonts w:ascii="Arial" w:hAnsi="Arial" w:cs="Arial"/>
                <w:sz w:val="20"/>
              </w:rPr>
            </w:pPr>
            <w:r>
              <w:rPr>
                <w:rFonts w:ascii="Arial" w:hAnsi="Arial" w:cs="Arial"/>
                <w:sz w:val="20"/>
              </w:rPr>
              <w:t>- Плановая цена</w:t>
            </w:r>
          </w:p>
          <w:p w14:paraId="4B620A7A" w14:textId="77777777" w:rsidR="007A75D1" w:rsidRDefault="007A75D1" w:rsidP="00BB6B9C">
            <w:pPr>
              <w:jc w:val="left"/>
              <w:rPr>
                <w:rFonts w:ascii="Arial" w:hAnsi="Arial" w:cs="Arial"/>
                <w:sz w:val="20"/>
              </w:rPr>
            </w:pPr>
            <w:r>
              <w:rPr>
                <w:rFonts w:ascii="Arial" w:hAnsi="Arial" w:cs="Arial"/>
                <w:sz w:val="20"/>
              </w:rPr>
              <w:t xml:space="preserve">- </w:t>
            </w:r>
            <w:r w:rsidR="00BB6B9C">
              <w:rPr>
                <w:rFonts w:ascii="Arial" w:hAnsi="Arial" w:cs="Arial"/>
                <w:sz w:val="20"/>
              </w:rPr>
              <w:t>Бюджет закупок</w:t>
            </w:r>
          </w:p>
          <w:p w14:paraId="0B38C5D0" w14:textId="77777777" w:rsidR="00BB6B9C" w:rsidRPr="00CB3587" w:rsidRDefault="00BB6B9C" w:rsidP="00BB6B9C">
            <w:pPr>
              <w:jc w:val="left"/>
              <w:rPr>
                <w:rFonts w:ascii="Arial" w:hAnsi="Arial" w:cs="Arial"/>
                <w:sz w:val="20"/>
              </w:rPr>
            </w:pPr>
            <w:r>
              <w:rPr>
                <w:rFonts w:ascii="Arial" w:hAnsi="Arial" w:cs="Arial"/>
                <w:sz w:val="20"/>
              </w:rPr>
              <w:t>- Статистика потребления (Собрана)</w:t>
            </w:r>
          </w:p>
        </w:tc>
        <w:tc>
          <w:tcPr>
            <w:tcW w:w="1044" w:type="pct"/>
          </w:tcPr>
          <w:p w14:paraId="1C0967B9" w14:textId="77777777" w:rsidR="007A75D1" w:rsidRPr="00B613A3" w:rsidRDefault="007A75D1" w:rsidP="00BB6B9C">
            <w:pPr>
              <w:jc w:val="left"/>
              <w:rPr>
                <w:rFonts w:ascii="Arial" w:hAnsi="Arial" w:cs="Arial"/>
                <w:sz w:val="20"/>
              </w:rPr>
            </w:pPr>
            <w:r>
              <w:rPr>
                <w:rFonts w:ascii="Arial" w:hAnsi="Arial" w:cs="Arial"/>
                <w:sz w:val="20"/>
              </w:rPr>
              <w:t xml:space="preserve">- </w:t>
            </w:r>
            <w:r w:rsidR="00BB6B9C">
              <w:rPr>
                <w:rFonts w:ascii="Arial" w:hAnsi="Arial" w:cs="Arial"/>
                <w:sz w:val="20"/>
              </w:rPr>
              <w:t>План долгосрочных закупочных процедур (согласован)</w:t>
            </w:r>
          </w:p>
        </w:tc>
        <w:tc>
          <w:tcPr>
            <w:tcW w:w="550" w:type="pct"/>
          </w:tcPr>
          <w:p w14:paraId="2FDCEFA9" w14:textId="77777777" w:rsidR="007A75D1" w:rsidRPr="00B613A3" w:rsidRDefault="007A75D1" w:rsidP="005C729F">
            <w:pPr>
              <w:jc w:val="left"/>
              <w:rPr>
                <w:rFonts w:ascii="Arial" w:hAnsi="Arial" w:cs="Arial"/>
                <w:sz w:val="20"/>
              </w:rPr>
            </w:pPr>
            <w:r>
              <w:rPr>
                <w:rFonts w:ascii="Arial" w:hAnsi="Arial" w:cs="Arial"/>
                <w:sz w:val="20"/>
              </w:rPr>
              <w:t xml:space="preserve">- </w:t>
            </w:r>
            <w:r w:rsidR="00BB6B9C">
              <w:rPr>
                <w:rFonts w:ascii="Arial" w:hAnsi="Arial" w:cs="Arial"/>
                <w:sz w:val="20"/>
              </w:rPr>
              <w:t>Планировщик долгосрочных закупок</w:t>
            </w:r>
          </w:p>
        </w:tc>
      </w:tr>
    </w:tbl>
    <w:p w14:paraId="240B754A" w14:textId="77777777" w:rsidR="007A75D1" w:rsidRPr="00254151" w:rsidRDefault="007A75D1" w:rsidP="007A75D1"/>
    <w:p w14:paraId="669F6AE7" w14:textId="77777777" w:rsidR="00B44166" w:rsidRDefault="00B44166" w:rsidP="00B44166">
      <w:pPr>
        <w:spacing w:after="240" w:line="276" w:lineRule="auto"/>
        <w:ind w:firstLine="567"/>
        <w:rPr>
          <w:rFonts w:ascii="Arial" w:hAnsi="Arial" w:cs="Arial"/>
        </w:rPr>
      </w:pPr>
    </w:p>
    <w:p w14:paraId="0CD503A7" w14:textId="77777777" w:rsidR="00B44166" w:rsidRDefault="00B44166" w:rsidP="00B44166">
      <w:pPr>
        <w:spacing w:after="240" w:line="276" w:lineRule="auto"/>
        <w:ind w:firstLine="567"/>
        <w:rPr>
          <w:rFonts w:ascii="Arial" w:hAnsi="Arial" w:cs="Arial"/>
        </w:rPr>
      </w:pPr>
      <w:r w:rsidRPr="00D5251F">
        <w:rPr>
          <w:rFonts w:ascii="Arial" w:hAnsi="Arial" w:cs="Arial"/>
        </w:rPr>
        <w:lastRenderedPageBreak/>
        <w:t xml:space="preserve">Детальное описание шагов приведено в Приложении </w:t>
      </w:r>
      <w:r>
        <w:rPr>
          <w:rFonts w:ascii="Arial" w:hAnsi="Arial" w:cs="Arial"/>
        </w:rPr>
        <w:t>№ 3.</w:t>
      </w:r>
    </w:p>
    <w:p w14:paraId="62F9C813" w14:textId="77777777" w:rsidR="0028180A" w:rsidRDefault="0028180A" w:rsidP="0028180A">
      <w:pPr>
        <w:spacing w:after="240" w:line="276" w:lineRule="auto"/>
        <w:ind w:firstLine="567"/>
        <w:rPr>
          <w:rFonts w:ascii="Arial" w:hAnsi="Arial" w:cs="Arial"/>
        </w:rPr>
      </w:pPr>
    </w:p>
    <w:p w14:paraId="237D79C4" w14:textId="77777777" w:rsidR="001D229C" w:rsidRDefault="001D229C">
      <w:pPr>
        <w:spacing w:after="200" w:line="276" w:lineRule="auto"/>
        <w:jc w:val="left"/>
        <w:rPr>
          <w:rFonts w:ascii="Arial" w:eastAsiaTheme="majorEastAsia" w:hAnsi="Arial" w:cstheme="majorBidi"/>
          <w:b/>
          <w:szCs w:val="24"/>
        </w:rPr>
      </w:pPr>
      <w:r>
        <w:rPr>
          <w:rFonts w:eastAsiaTheme="majorEastAsia" w:cstheme="majorBidi"/>
          <w:caps/>
          <w:szCs w:val="24"/>
        </w:rPr>
        <w:br w:type="page"/>
      </w:r>
    </w:p>
    <w:p w14:paraId="1FB50728" w14:textId="77777777" w:rsidR="0028180A" w:rsidRPr="000835FE" w:rsidRDefault="0028180A" w:rsidP="00590100">
      <w:pPr>
        <w:pStyle w:val="3"/>
      </w:pPr>
      <w:bookmarkStart w:id="323" w:name="_Toc527633253"/>
      <w:r w:rsidRPr="000835FE">
        <w:lastRenderedPageBreak/>
        <w:t xml:space="preserve">Описание </w:t>
      </w:r>
      <w:r>
        <w:t xml:space="preserve">шагов </w:t>
      </w:r>
      <w:r w:rsidRPr="000835FE">
        <w:t xml:space="preserve">бизнес-процесса </w:t>
      </w:r>
      <w:r w:rsidRPr="00ED0716">
        <w:t>ПП-10.03.04-ERP Оперативное планирование обеспечения</w:t>
      </w:r>
      <w:bookmarkEnd w:id="323"/>
    </w:p>
    <w:p w14:paraId="7EE050C9" w14:textId="77777777" w:rsidR="00C142A5" w:rsidRPr="003C4C34" w:rsidRDefault="00C142A5" w:rsidP="00C142A5">
      <w:pPr>
        <w:pStyle w:val="4"/>
        <w:rPr>
          <w:b/>
          <w:i w:val="0"/>
          <w:sz w:val="24"/>
          <w:szCs w:val="24"/>
        </w:rPr>
      </w:pPr>
      <w:bookmarkStart w:id="324" w:name="_Шаг_процесса_ПП-10.03.04.010"/>
      <w:bookmarkStart w:id="325" w:name="_Hlk515900997"/>
      <w:bookmarkEnd w:id="324"/>
      <w:r w:rsidRPr="0012135C">
        <w:rPr>
          <w:rFonts w:eastAsiaTheme="majorEastAsia" w:cstheme="majorBidi"/>
          <w:b/>
          <w:i w:val="0"/>
          <w:caps w:val="0"/>
          <w:sz w:val="24"/>
          <w:szCs w:val="24"/>
        </w:rPr>
        <w:t xml:space="preserve">Шаг процесса </w:t>
      </w:r>
      <w:r w:rsidRPr="002531A4">
        <w:rPr>
          <w:rFonts w:eastAsiaTheme="majorEastAsia" w:cstheme="majorBidi"/>
          <w:b/>
          <w:i w:val="0"/>
          <w:caps w:val="0"/>
          <w:sz w:val="24"/>
          <w:szCs w:val="24"/>
        </w:rPr>
        <w:t>ПП-10.03.04.010</w:t>
      </w:r>
      <w:r w:rsidRPr="0012135C">
        <w:rPr>
          <w:rFonts w:eastAsiaTheme="majorEastAsia" w:cstheme="majorBidi"/>
          <w:b/>
          <w:i w:val="0"/>
          <w:caps w:val="0"/>
          <w:sz w:val="24"/>
          <w:szCs w:val="24"/>
        </w:rPr>
        <w:t xml:space="preserve"> – </w:t>
      </w:r>
      <w:r w:rsidRPr="003C4C34">
        <w:rPr>
          <w:b/>
          <w:i w:val="0"/>
          <w:sz w:val="24"/>
          <w:szCs w:val="24"/>
        </w:rPr>
        <w:t>П</w:t>
      </w:r>
      <w:r w:rsidRPr="003C4C34">
        <w:rPr>
          <w:b/>
          <w:i w:val="0"/>
          <w:caps w:val="0"/>
          <w:sz w:val="24"/>
          <w:szCs w:val="24"/>
        </w:rPr>
        <w:t>рогон</w:t>
      </w:r>
      <w:r>
        <w:rPr>
          <w:b/>
          <w:i w:val="0"/>
          <w:caps w:val="0"/>
          <w:sz w:val="24"/>
          <w:szCs w:val="24"/>
        </w:rPr>
        <w:t xml:space="preserve"> ППМ по областям планирования</w:t>
      </w:r>
      <w:bookmarkEnd w:id="325"/>
    </w:p>
    <w:p w14:paraId="7E882541" w14:textId="77777777" w:rsidR="00894645" w:rsidRDefault="00E31621" w:rsidP="0013069E">
      <w:pPr>
        <w:spacing w:after="240" w:line="276" w:lineRule="auto"/>
        <w:ind w:firstLine="567"/>
        <w:rPr>
          <w:rFonts w:ascii="Arial" w:hAnsi="Arial" w:cs="Arial"/>
        </w:rPr>
      </w:pPr>
      <w:r>
        <w:rPr>
          <w:rFonts w:ascii="Arial" w:hAnsi="Arial" w:cs="Arial"/>
        </w:rPr>
        <w:t xml:space="preserve">Область планирования – группа складов МТР по которым производится консолидация потребности в МТР, в рамках алгоритма ППМ. В результате исполнения ППМ формируется единая заявка на пополнение области планирования, которая покрывает всю консолидированную потребность. Концепция областей планирования предполагает, что все склады включенные в область планирования, находятся в относительной близости друг от друга. Т.е. запасы МТР, находящиеся на одном складе, могут быть оперативно выданы под потребность, сформированную на другой склад МТР, в рамках единой области планирования. </w:t>
      </w:r>
      <w:proofErr w:type="spellStart"/>
      <w:r>
        <w:rPr>
          <w:rFonts w:ascii="Arial" w:hAnsi="Arial" w:cs="Arial"/>
        </w:rPr>
        <w:t>Т.о</w:t>
      </w:r>
      <w:proofErr w:type="spellEnd"/>
      <w:r>
        <w:rPr>
          <w:rFonts w:ascii="Arial" w:hAnsi="Arial" w:cs="Arial"/>
        </w:rPr>
        <w:t>. автоматизированное планирование перемещений между складами, находящимися в одной области планирования, не выполняется. Планирование таких перемещений выполняется вручную.</w:t>
      </w:r>
    </w:p>
    <w:p w14:paraId="480A20BB" w14:textId="77777777" w:rsidR="00E31621" w:rsidRDefault="00E31621" w:rsidP="00E31621">
      <w:pPr>
        <w:spacing w:after="240" w:line="276" w:lineRule="auto"/>
        <w:ind w:firstLine="567"/>
        <w:rPr>
          <w:rFonts w:ascii="Arial" w:hAnsi="Arial" w:cs="Arial"/>
        </w:rPr>
      </w:pPr>
      <w:r>
        <w:rPr>
          <w:rFonts w:ascii="Arial" w:hAnsi="Arial" w:cs="Arial"/>
        </w:rPr>
        <w:t>Предусматриваются следующие области планирования для каждой производственной бизнес-единицы:</w:t>
      </w:r>
    </w:p>
    <w:p w14:paraId="479671FC" w14:textId="77777777" w:rsidR="00E31621" w:rsidRDefault="00E31621" w:rsidP="005F6568">
      <w:pPr>
        <w:pStyle w:val="afa"/>
        <w:numPr>
          <w:ilvl w:val="0"/>
          <w:numId w:val="39"/>
        </w:numPr>
        <w:spacing w:after="240" w:line="276" w:lineRule="auto"/>
        <w:rPr>
          <w:rFonts w:ascii="Arial" w:hAnsi="Arial" w:cs="Arial"/>
        </w:rPr>
      </w:pPr>
      <w:r>
        <w:rPr>
          <w:rFonts w:ascii="Arial" w:hAnsi="Arial" w:cs="Arial"/>
        </w:rPr>
        <w:t>Перевалочная база</w:t>
      </w:r>
    </w:p>
    <w:p w14:paraId="719FB865" w14:textId="77777777" w:rsidR="00E31621" w:rsidRDefault="00553AF3" w:rsidP="005F6568">
      <w:pPr>
        <w:pStyle w:val="afa"/>
        <w:numPr>
          <w:ilvl w:val="0"/>
          <w:numId w:val="39"/>
        </w:numPr>
        <w:spacing w:after="240" w:line="276" w:lineRule="auto"/>
        <w:rPr>
          <w:rFonts w:ascii="Arial" w:hAnsi="Arial" w:cs="Arial"/>
        </w:rPr>
      </w:pPr>
      <w:r>
        <w:rPr>
          <w:rFonts w:ascii="Arial" w:hAnsi="Arial" w:cs="Arial"/>
        </w:rPr>
        <w:t>Завод МТР производственной площадки</w:t>
      </w:r>
    </w:p>
    <w:p w14:paraId="1771F175" w14:textId="77777777" w:rsidR="00E31621" w:rsidRDefault="0079212F" w:rsidP="005F6568">
      <w:pPr>
        <w:pStyle w:val="afa"/>
        <w:numPr>
          <w:ilvl w:val="0"/>
          <w:numId w:val="39"/>
        </w:numPr>
        <w:spacing w:after="240" w:line="276" w:lineRule="auto"/>
        <w:rPr>
          <w:rFonts w:ascii="Arial" w:hAnsi="Arial" w:cs="Arial"/>
        </w:rPr>
      </w:pPr>
      <w:r>
        <w:rPr>
          <w:rFonts w:ascii="Arial" w:hAnsi="Arial" w:cs="Arial"/>
        </w:rPr>
        <w:t>Управляющий офис</w:t>
      </w:r>
      <w:r w:rsidR="00E31621">
        <w:rPr>
          <w:rFonts w:ascii="Arial" w:hAnsi="Arial" w:cs="Arial"/>
        </w:rPr>
        <w:t>.</w:t>
      </w:r>
    </w:p>
    <w:p w14:paraId="0948C53D" w14:textId="3BAE5AF4" w:rsidR="005F0CD4" w:rsidRDefault="005F0CD4" w:rsidP="005F0CD4">
      <w:pPr>
        <w:spacing w:after="240" w:line="276" w:lineRule="auto"/>
        <w:ind w:firstLine="567"/>
        <w:rPr>
          <w:rFonts w:ascii="Arial" w:hAnsi="Arial" w:cs="Arial"/>
        </w:rPr>
      </w:pPr>
      <w:r>
        <w:rPr>
          <w:rFonts w:ascii="Arial" w:hAnsi="Arial" w:cs="Arial"/>
        </w:rPr>
        <w:t xml:space="preserve">Также </w:t>
      </w:r>
      <w:r w:rsidR="00D864CC">
        <w:rPr>
          <w:rFonts w:ascii="Arial" w:hAnsi="Arial" w:cs="Arial"/>
        </w:rPr>
        <w:t xml:space="preserve">отдельная </w:t>
      </w:r>
      <w:r>
        <w:rPr>
          <w:rFonts w:ascii="Arial" w:hAnsi="Arial" w:cs="Arial"/>
        </w:rPr>
        <w:t>област</w:t>
      </w:r>
      <w:r w:rsidR="00D864CC">
        <w:rPr>
          <w:rFonts w:ascii="Arial" w:hAnsi="Arial" w:cs="Arial"/>
        </w:rPr>
        <w:t>ь</w:t>
      </w:r>
      <w:r>
        <w:rPr>
          <w:rFonts w:ascii="Arial" w:hAnsi="Arial" w:cs="Arial"/>
        </w:rPr>
        <w:t xml:space="preserve"> планирования предусматривается для каждого порта отправки ГП вспомогательного производства на экспорт. Перемещения ГП вспомогательного производства с производственной площадки на перевалочную базу (обратный поток)</w:t>
      </w:r>
      <w:ins w:id="326" w:author="MOS\BykovVA" w:date="2021-04-16T10:59:00Z">
        <w:r w:rsidR="00002CCF">
          <w:rPr>
            <w:rFonts w:ascii="Arial" w:hAnsi="Arial" w:cs="Arial"/>
          </w:rPr>
          <w:t>, а также с перевалочной базы в порт отправки</w:t>
        </w:r>
      </w:ins>
      <w:r>
        <w:rPr>
          <w:rFonts w:ascii="Arial" w:hAnsi="Arial" w:cs="Arial"/>
        </w:rPr>
        <w:t xml:space="preserve"> планируются вручную планировщиком логистики (см. КД </w:t>
      </w:r>
      <w:r w:rsidRPr="005F0CD4">
        <w:rPr>
          <w:rFonts w:ascii="Arial" w:hAnsi="Arial" w:cs="Arial"/>
        </w:rPr>
        <w:t>ERP.</w:t>
      </w:r>
      <w:ins w:id="327" w:author="SintsovaMA" w:date="2021-03-23T11:26:00Z">
        <w:r w:rsidR="00E11F76" w:rsidRPr="00E11F76">
          <w:rPr>
            <w:rFonts w:ascii="Arial" w:hAnsi="Arial" w:cs="Arial"/>
            <w:rPrChange w:id="328" w:author="SintsovaMA" w:date="2021-03-23T11:26:00Z">
              <w:rPr>
                <w:rFonts w:ascii="Arial" w:hAnsi="Arial" w:cs="Arial"/>
                <w:lang w:val="en-US"/>
              </w:rPr>
            </w:rPrChange>
          </w:rPr>
          <w:t>13.</w:t>
        </w:r>
      </w:ins>
      <w:r w:rsidR="00261909">
        <w:rPr>
          <w:rFonts w:ascii="Arial" w:hAnsi="Arial" w:cs="Arial"/>
        </w:rPr>
        <w:t>9</w:t>
      </w:r>
      <w:ins w:id="329" w:author="SintsovaMA" w:date="2021-03-23T11:26:00Z">
        <w:r w:rsidR="00E11F76" w:rsidRPr="00E11F76">
          <w:rPr>
            <w:rFonts w:ascii="Arial" w:hAnsi="Arial" w:cs="Arial"/>
            <w:rPrChange w:id="330" w:author="SintsovaMA" w:date="2021-03-23T11:26:00Z">
              <w:rPr>
                <w:rFonts w:ascii="Arial" w:hAnsi="Arial" w:cs="Arial"/>
                <w:lang w:val="en-US"/>
              </w:rPr>
            </w:rPrChange>
          </w:rPr>
          <w:t>_2_</w:t>
        </w:r>
      </w:ins>
      <w:del w:id="331" w:author="SintsovaMA" w:date="2021-03-23T11:26:00Z">
        <w:r w:rsidRPr="005F0CD4" w:rsidDel="00E11F76">
          <w:rPr>
            <w:rFonts w:ascii="Arial" w:hAnsi="Arial" w:cs="Arial"/>
          </w:rPr>
          <w:delText>.1.</w:delText>
        </w:r>
      </w:del>
      <w:r w:rsidRPr="005F0CD4">
        <w:rPr>
          <w:rFonts w:ascii="Arial" w:hAnsi="Arial" w:cs="Arial"/>
        </w:rPr>
        <w:t>62</w:t>
      </w:r>
      <w:ins w:id="332" w:author="SintsovaMA" w:date="2021-03-23T11:26:00Z">
        <w:r w:rsidR="00E11F76" w:rsidRPr="00106B79">
          <w:rPr>
            <w:rFonts w:ascii="Arial" w:hAnsi="Arial" w:cs="Arial"/>
            <w:rPrChange w:id="333" w:author="SintsovaMA" w:date="2021-03-23T11:26:00Z">
              <w:rPr>
                <w:rFonts w:ascii="Arial" w:hAnsi="Arial" w:cs="Arial"/>
                <w:lang w:val="en-US"/>
              </w:rPr>
            </w:rPrChange>
          </w:rPr>
          <w:t>_</w:t>
        </w:r>
        <w:r w:rsidR="00E11F76">
          <w:rPr>
            <w:rFonts w:ascii="Arial" w:hAnsi="Arial" w:cs="Arial"/>
            <w:lang w:val="en-US"/>
          </w:rPr>
          <w:t>MM</w:t>
        </w:r>
      </w:ins>
      <w:r w:rsidRPr="005F0CD4">
        <w:rPr>
          <w:rFonts w:ascii="Arial" w:hAnsi="Arial" w:cs="Arial"/>
        </w:rPr>
        <w:t xml:space="preserve"> Складская логистика</w:t>
      </w:r>
      <w:r>
        <w:rPr>
          <w:rFonts w:ascii="Arial" w:hAnsi="Arial" w:cs="Arial"/>
        </w:rPr>
        <w:t>)</w:t>
      </w:r>
      <w:del w:id="334" w:author="MOS\BykovVA" w:date="2021-04-16T10:57:00Z">
        <w:r w:rsidDel="00002CCF">
          <w:rPr>
            <w:rFonts w:ascii="Arial" w:hAnsi="Arial" w:cs="Arial"/>
          </w:rPr>
          <w:delText xml:space="preserve">, а </w:delText>
        </w:r>
      </w:del>
      <w:ins w:id="335" w:author="MOS\BykovVA" w:date="2021-04-16T10:57:00Z">
        <w:r w:rsidR="00002CCF">
          <w:rPr>
            <w:rFonts w:ascii="Arial" w:hAnsi="Arial" w:cs="Arial"/>
          </w:rPr>
          <w:t xml:space="preserve">. </w:t>
        </w:r>
      </w:ins>
      <w:del w:id="336" w:author="MOS\BykovVA" w:date="2021-04-16T10:57:00Z">
        <w:r w:rsidR="00002CCF" w:rsidDel="00002CCF">
          <w:rPr>
            <w:rFonts w:ascii="Arial" w:hAnsi="Arial" w:cs="Arial"/>
          </w:rPr>
          <w:delText xml:space="preserve">Перемещение </w:delText>
        </w:r>
        <w:r w:rsidDel="00002CCF">
          <w:rPr>
            <w:rFonts w:ascii="Arial" w:hAnsi="Arial" w:cs="Arial"/>
          </w:rPr>
          <w:delText xml:space="preserve">с перевалочной базы в порт отправки – автоматически </w:delText>
        </w:r>
        <w:r w:rsidR="00527782" w:rsidDel="00002CCF">
          <w:rPr>
            <w:rFonts w:ascii="Arial" w:hAnsi="Arial" w:cs="Arial"/>
          </w:rPr>
          <w:delText xml:space="preserve">при прогоне </w:delText>
        </w:r>
        <w:r w:rsidDel="00002CCF">
          <w:rPr>
            <w:rFonts w:ascii="Arial" w:hAnsi="Arial" w:cs="Arial"/>
          </w:rPr>
          <w:delText>ППМ.</w:delText>
        </w:r>
      </w:del>
    </w:p>
    <w:p w14:paraId="47C35D52" w14:textId="77777777" w:rsidR="00E31621" w:rsidRPr="00E5036F" w:rsidRDefault="00E5036F" w:rsidP="00E5036F">
      <w:pPr>
        <w:spacing w:after="240" w:line="276" w:lineRule="auto"/>
        <w:ind w:firstLine="567"/>
        <w:rPr>
          <w:rFonts w:ascii="Arial" w:hAnsi="Arial" w:cs="Arial"/>
        </w:rPr>
      </w:pPr>
      <w:r>
        <w:rPr>
          <w:rFonts w:ascii="Arial" w:hAnsi="Arial" w:cs="Arial"/>
        </w:rPr>
        <w:t xml:space="preserve">В системе </w:t>
      </w:r>
      <w:r w:rsidRPr="00E5036F">
        <w:rPr>
          <w:rFonts w:ascii="Arial" w:hAnsi="Arial" w:cs="Arial"/>
        </w:rPr>
        <w:t>SAP</w:t>
      </w:r>
      <w:r w:rsidR="00826358">
        <w:rPr>
          <w:rFonts w:ascii="Arial" w:hAnsi="Arial" w:cs="Arial"/>
        </w:rPr>
        <w:t xml:space="preserve"> S/4 HANA</w:t>
      </w:r>
      <w:r w:rsidRPr="00E5036F">
        <w:rPr>
          <w:rFonts w:ascii="Arial" w:hAnsi="Arial" w:cs="Arial"/>
        </w:rPr>
        <w:t xml:space="preserve"> </w:t>
      </w:r>
      <w:r>
        <w:rPr>
          <w:rFonts w:ascii="Arial" w:hAnsi="Arial" w:cs="Arial"/>
        </w:rPr>
        <w:t xml:space="preserve">областью планирования является элемент организационной структуры Завод. Полный перечень Заводов см. </w:t>
      </w:r>
      <w:r w:rsidR="00D25059">
        <w:rPr>
          <w:rFonts w:ascii="Arial" w:hAnsi="Arial" w:cs="Arial"/>
        </w:rPr>
        <w:t xml:space="preserve">в </w:t>
      </w:r>
      <w:r>
        <w:rPr>
          <w:rFonts w:ascii="Arial" w:hAnsi="Arial" w:cs="Arial"/>
        </w:rPr>
        <w:t>КД по Организационной структуре.</w:t>
      </w:r>
    </w:p>
    <w:p w14:paraId="2CDFFA6B" w14:textId="77777777" w:rsidR="00E31621" w:rsidRDefault="00E5036F" w:rsidP="0013069E">
      <w:pPr>
        <w:spacing w:after="240" w:line="276" w:lineRule="auto"/>
        <w:ind w:firstLine="567"/>
        <w:rPr>
          <w:rFonts w:ascii="Arial" w:hAnsi="Arial" w:cs="Arial"/>
        </w:rPr>
      </w:pPr>
      <w:r>
        <w:rPr>
          <w:rFonts w:ascii="Arial" w:hAnsi="Arial" w:cs="Arial"/>
        </w:rPr>
        <w:t>В рамках данного шага производится запуск алгоритма ППМ по областям планирования. Запуск алгоритма выполняется каскадами: сначала для Центральных заводов МТР, затем для Перевалочных баз. Данная последовательность позволяет учесть при планировании потребности Перевалочных баз заявки на перемещение МТР на Центральные заводы МТР, спланированные ранее.</w:t>
      </w:r>
    </w:p>
    <w:p w14:paraId="2796965E" w14:textId="77777777" w:rsidR="00E5036F" w:rsidRDefault="00E5036F" w:rsidP="00E5036F">
      <w:pPr>
        <w:spacing w:after="240" w:line="276" w:lineRule="auto"/>
        <w:ind w:firstLine="567"/>
        <w:rPr>
          <w:rFonts w:ascii="Arial" w:hAnsi="Arial" w:cs="Arial"/>
        </w:rPr>
      </w:pPr>
      <w:r>
        <w:rPr>
          <w:rFonts w:ascii="Arial" w:hAnsi="Arial" w:cs="Arial"/>
        </w:rPr>
        <w:t>Процедура ППМ</w:t>
      </w:r>
      <w:r w:rsidRPr="00C04DCA">
        <w:rPr>
          <w:rFonts w:ascii="Arial" w:hAnsi="Arial" w:cs="Arial"/>
        </w:rPr>
        <w:t xml:space="preserve"> </w:t>
      </w:r>
      <w:r>
        <w:rPr>
          <w:rFonts w:ascii="Arial" w:hAnsi="Arial" w:cs="Arial"/>
        </w:rPr>
        <w:t>запускается</w:t>
      </w:r>
      <w:r w:rsidRPr="00C04DCA">
        <w:rPr>
          <w:rFonts w:ascii="Arial" w:hAnsi="Arial" w:cs="Arial"/>
        </w:rPr>
        <w:t xml:space="preserve"> автоматически в фоновом режиме</w:t>
      </w:r>
      <w:r>
        <w:rPr>
          <w:rFonts w:ascii="Arial" w:hAnsi="Arial" w:cs="Arial"/>
        </w:rPr>
        <w:t xml:space="preserve"> по запланированному графику (каждую ночь)</w:t>
      </w:r>
      <w:r w:rsidRPr="00804160">
        <w:rPr>
          <w:rFonts w:ascii="Arial" w:hAnsi="Arial" w:cs="Arial"/>
        </w:rPr>
        <w:t>.</w:t>
      </w:r>
      <w:r>
        <w:rPr>
          <w:rFonts w:ascii="Arial" w:hAnsi="Arial" w:cs="Arial"/>
        </w:rPr>
        <w:t xml:space="preserve"> При необходимости сток-контролёр может вручную запустить ППМ (в том числе выборочно по области планирования/номеру МТР).</w:t>
      </w:r>
    </w:p>
    <w:p w14:paraId="35E39FB0" w14:textId="524BA011" w:rsidR="00E52090" w:rsidRDefault="00553AF3" w:rsidP="00553AF3">
      <w:pPr>
        <w:spacing w:after="240" w:line="276" w:lineRule="auto"/>
        <w:ind w:firstLine="567"/>
        <w:rPr>
          <w:rFonts w:ascii="Arial" w:hAnsi="Arial" w:cs="Arial"/>
        </w:rPr>
      </w:pPr>
      <w:r>
        <w:rPr>
          <w:rFonts w:ascii="Arial" w:hAnsi="Arial" w:cs="Arial"/>
        </w:rPr>
        <w:lastRenderedPageBreak/>
        <w:t xml:space="preserve">В </w:t>
      </w:r>
      <w:r w:rsidR="00D62FAD">
        <w:rPr>
          <w:rFonts w:ascii="Arial" w:hAnsi="Arial" w:cs="Arial"/>
        </w:rPr>
        <w:t>ходе</w:t>
      </w:r>
      <w:r>
        <w:rPr>
          <w:rFonts w:ascii="Arial" w:hAnsi="Arial" w:cs="Arial"/>
        </w:rPr>
        <w:t xml:space="preserve"> процедуры ППМ производится консолидация потребности в рамках области планирования, анализ текущих доступных запасов, расчет дефицита запасов (с учетом страхового запаса), формирование заявок на пополнения складского запаса.</w:t>
      </w:r>
    </w:p>
    <w:p w14:paraId="1AF7480E" w14:textId="77777777" w:rsidR="00A35894" w:rsidRDefault="00A35894" w:rsidP="00553AF3">
      <w:pPr>
        <w:spacing w:after="240" w:line="276" w:lineRule="auto"/>
        <w:ind w:firstLine="567"/>
        <w:rPr>
          <w:rFonts w:ascii="Arial" w:hAnsi="Arial" w:cs="Arial"/>
        </w:rPr>
      </w:pPr>
      <w:r>
        <w:rPr>
          <w:rFonts w:ascii="Arial" w:hAnsi="Arial" w:cs="Arial"/>
        </w:rPr>
        <w:t>Планирование выполняется на предопределенный горизонт (предварительно 2 года).</w:t>
      </w:r>
    </w:p>
    <w:p w14:paraId="1B941109" w14:textId="77777777" w:rsidR="00553AF3" w:rsidRDefault="00553AF3" w:rsidP="00553AF3">
      <w:pPr>
        <w:spacing w:after="240" w:line="276" w:lineRule="auto"/>
        <w:ind w:firstLine="567"/>
        <w:rPr>
          <w:rFonts w:ascii="Arial" w:hAnsi="Arial" w:cs="Arial"/>
        </w:rPr>
      </w:pPr>
      <w:r>
        <w:rPr>
          <w:rFonts w:ascii="Arial" w:hAnsi="Arial" w:cs="Arial"/>
        </w:rPr>
        <w:t>Подробно алгоритмы планирования рассматриваются в документе «Регламент по планированию использования запасов».</w:t>
      </w:r>
    </w:p>
    <w:p w14:paraId="1A5E58D8" w14:textId="77777777" w:rsidR="003C217C" w:rsidRDefault="003C217C" w:rsidP="00553AF3">
      <w:pPr>
        <w:spacing w:after="240" w:line="276" w:lineRule="auto"/>
        <w:ind w:firstLine="567"/>
        <w:rPr>
          <w:rFonts w:ascii="Arial" w:hAnsi="Arial" w:cs="Arial"/>
        </w:rPr>
      </w:pPr>
      <w:r>
        <w:rPr>
          <w:rFonts w:ascii="Arial" w:hAnsi="Arial" w:cs="Arial"/>
        </w:rPr>
        <w:t xml:space="preserve">Алгоритмы планирования для МТР определяются параметрами, </w:t>
      </w:r>
      <w:r w:rsidR="00D62FAD">
        <w:rPr>
          <w:rFonts w:ascii="Arial" w:hAnsi="Arial" w:cs="Arial"/>
        </w:rPr>
        <w:t>заданными</w:t>
      </w:r>
      <w:r>
        <w:rPr>
          <w:rFonts w:ascii="Arial" w:hAnsi="Arial" w:cs="Arial"/>
        </w:rPr>
        <w:t xml:space="preserve"> в карточке данного МТР</w:t>
      </w:r>
      <w:r w:rsidR="00FE6592">
        <w:rPr>
          <w:rFonts w:ascii="Arial" w:hAnsi="Arial" w:cs="Arial"/>
        </w:rPr>
        <w:t xml:space="preserve"> на уровне завода</w:t>
      </w:r>
      <w:r>
        <w:rPr>
          <w:rFonts w:ascii="Arial" w:hAnsi="Arial" w:cs="Arial"/>
        </w:rPr>
        <w:t>:</w:t>
      </w:r>
    </w:p>
    <w:p w14:paraId="30831064" w14:textId="77777777" w:rsidR="003C217C" w:rsidRDefault="003C217C" w:rsidP="005F6568">
      <w:pPr>
        <w:pStyle w:val="afa"/>
        <w:numPr>
          <w:ilvl w:val="0"/>
          <w:numId w:val="44"/>
        </w:numPr>
        <w:spacing w:after="240" w:line="276" w:lineRule="auto"/>
        <w:rPr>
          <w:rFonts w:ascii="Arial" w:hAnsi="Arial" w:cs="Arial"/>
        </w:rPr>
      </w:pPr>
      <w:r>
        <w:rPr>
          <w:rFonts w:ascii="Arial" w:hAnsi="Arial" w:cs="Arial"/>
        </w:rPr>
        <w:t>Тип планирования (Детерминированный – планирование от потребности, Стохастический – планирование от статистики расхода)</w:t>
      </w:r>
      <w:r w:rsidR="00997D45">
        <w:rPr>
          <w:rFonts w:ascii="Arial" w:hAnsi="Arial" w:cs="Arial"/>
        </w:rPr>
        <w:t>;</w:t>
      </w:r>
    </w:p>
    <w:p w14:paraId="2F188F77" w14:textId="77777777" w:rsidR="003C217C" w:rsidRDefault="003C217C" w:rsidP="005F6568">
      <w:pPr>
        <w:pStyle w:val="afa"/>
        <w:numPr>
          <w:ilvl w:val="0"/>
          <w:numId w:val="44"/>
        </w:numPr>
        <w:spacing w:after="240" w:line="276" w:lineRule="auto"/>
        <w:rPr>
          <w:rFonts w:ascii="Arial" w:hAnsi="Arial" w:cs="Arial"/>
        </w:rPr>
      </w:pPr>
      <w:r>
        <w:rPr>
          <w:rFonts w:ascii="Arial" w:hAnsi="Arial" w:cs="Arial"/>
        </w:rPr>
        <w:t>Страховой запас</w:t>
      </w:r>
      <w:r w:rsidR="00997D45">
        <w:rPr>
          <w:rFonts w:ascii="Arial" w:hAnsi="Arial" w:cs="Arial"/>
        </w:rPr>
        <w:t>;</w:t>
      </w:r>
    </w:p>
    <w:p w14:paraId="5C44987A" w14:textId="77777777" w:rsidR="002442A7" w:rsidRDefault="002442A7" w:rsidP="005F6568">
      <w:pPr>
        <w:pStyle w:val="afa"/>
        <w:numPr>
          <w:ilvl w:val="0"/>
          <w:numId w:val="44"/>
        </w:numPr>
        <w:spacing w:after="240" w:line="276" w:lineRule="auto"/>
        <w:rPr>
          <w:rFonts w:ascii="Arial" w:hAnsi="Arial" w:cs="Arial"/>
        </w:rPr>
      </w:pPr>
      <w:r>
        <w:rPr>
          <w:rFonts w:ascii="Arial" w:hAnsi="Arial" w:cs="Arial"/>
        </w:rPr>
        <w:t>Точка заказа;</w:t>
      </w:r>
    </w:p>
    <w:p w14:paraId="4E9A6EC4" w14:textId="77777777" w:rsidR="00FA1504" w:rsidRDefault="00FA1504" w:rsidP="005F6568">
      <w:pPr>
        <w:pStyle w:val="afa"/>
        <w:numPr>
          <w:ilvl w:val="0"/>
          <w:numId w:val="44"/>
        </w:numPr>
        <w:spacing w:after="240" w:line="276" w:lineRule="auto"/>
        <w:rPr>
          <w:rFonts w:ascii="Arial" w:hAnsi="Arial" w:cs="Arial"/>
        </w:rPr>
      </w:pPr>
      <w:r>
        <w:rPr>
          <w:rFonts w:ascii="Arial" w:hAnsi="Arial" w:cs="Arial"/>
          <w:lang w:val="en-US"/>
        </w:rPr>
        <w:t>MIN</w:t>
      </w:r>
      <w:r w:rsidRPr="00FA1504">
        <w:rPr>
          <w:rFonts w:ascii="Arial" w:hAnsi="Arial" w:cs="Arial"/>
        </w:rPr>
        <w:t>/</w:t>
      </w:r>
      <w:r>
        <w:rPr>
          <w:rFonts w:ascii="Arial" w:hAnsi="Arial" w:cs="Arial"/>
          <w:lang w:val="en-US"/>
        </w:rPr>
        <w:t>MAX</w:t>
      </w:r>
      <w:r w:rsidRPr="00FA1504">
        <w:rPr>
          <w:rFonts w:ascii="Arial" w:hAnsi="Arial" w:cs="Arial"/>
        </w:rPr>
        <w:t xml:space="preserve"> </w:t>
      </w:r>
      <w:r>
        <w:rPr>
          <w:rFonts w:ascii="Arial" w:hAnsi="Arial" w:cs="Arial"/>
        </w:rPr>
        <w:t>параметры запаса для пополнения</w:t>
      </w:r>
      <w:r w:rsidR="00997D45">
        <w:rPr>
          <w:rFonts w:ascii="Arial" w:hAnsi="Arial" w:cs="Arial"/>
        </w:rPr>
        <w:t>;</w:t>
      </w:r>
    </w:p>
    <w:p w14:paraId="15982501" w14:textId="77777777" w:rsidR="003C217C" w:rsidRDefault="003C217C" w:rsidP="005F6568">
      <w:pPr>
        <w:pStyle w:val="afa"/>
        <w:numPr>
          <w:ilvl w:val="0"/>
          <w:numId w:val="44"/>
        </w:numPr>
        <w:spacing w:after="240" w:line="276" w:lineRule="auto"/>
        <w:rPr>
          <w:rFonts w:ascii="Arial" w:hAnsi="Arial" w:cs="Arial"/>
        </w:rPr>
      </w:pPr>
      <w:r>
        <w:rPr>
          <w:rFonts w:ascii="Arial" w:hAnsi="Arial" w:cs="Arial"/>
        </w:rPr>
        <w:t>Объем партии (месячный объем)</w:t>
      </w:r>
      <w:r w:rsidR="00997D45">
        <w:rPr>
          <w:rFonts w:ascii="Arial" w:hAnsi="Arial" w:cs="Arial"/>
        </w:rPr>
        <w:t>;</w:t>
      </w:r>
    </w:p>
    <w:p w14:paraId="08D05C00" w14:textId="77777777" w:rsidR="003C217C" w:rsidRDefault="00E964FA" w:rsidP="005F6568">
      <w:pPr>
        <w:pStyle w:val="afa"/>
        <w:numPr>
          <w:ilvl w:val="0"/>
          <w:numId w:val="44"/>
        </w:numPr>
        <w:spacing w:after="240" w:line="276" w:lineRule="auto"/>
        <w:rPr>
          <w:rFonts w:ascii="Arial" w:hAnsi="Arial" w:cs="Arial"/>
        </w:rPr>
      </w:pPr>
      <w:r>
        <w:rPr>
          <w:rFonts w:ascii="Arial" w:hAnsi="Arial" w:cs="Arial"/>
        </w:rPr>
        <w:t>Плановый срок поставки</w:t>
      </w:r>
      <w:r w:rsidR="00997D45">
        <w:rPr>
          <w:rFonts w:ascii="Arial" w:hAnsi="Arial" w:cs="Arial"/>
        </w:rPr>
        <w:t>.</w:t>
      </w:r>
    </w:p>
    <w:p w14:paraId="3C662E2A" w14:textId="6CEAC004" w:rsidR="00FA1504" w:rsidRPr="003C217C" w:rsidRDefault="00354065" w:rsidP="00FA1504">
      <w:pPr>
        <w:spacing w:after="240" w:line="276" w:lineRule="auto"/>
        <w:ind w:firstLine="567"/>
        <w:rPr>
          <w:rFonts w:ascii="Arial" w:hAnsi="Arial" w:cs="Arial"/>
        </w:rPr>
      </w:pPr>
      <w:r>
        <w:rPr>
          <w:rFonts w:ascii="Arial" w:hAnsi="Arial" w:cs="Arial"/>
        </w:rPr>
        <w:t>Параметры планирования МТР пересматриваются и актуализируются сток контролерами на регулярной основе</w:t>
      </w:r>
      <w:ins w:id="337" w:author="Kislov Vladimir" w:date="2021-03-23T18:33:00Z">
        <w:r w:rsidR="00E1716B">
          <w:rPr>
            <w:rFonts w:ascii="Arial" w:hAnsi="Arial" w:cs="Arial"/>
          </w:rPr>
          <w:t xml:space="preserve"> (разработка </w:t>
        </w:r>
        <w:r w:rsidR="00E1716B">
          <w:rPr>
            <w:rFonts w:ascii="Arial" w:hAnsi="Arial" w:cs="Arial"/>
            <w:lang w:val="en-US"/>
          </w:rPr>
          <w:t>MM</w:t>
        </w:r>
        <w:r w:rsidR="00E1716B" w:rsidRPr="00E1716B">
          <w:rPr>
            <w:rFonts w:ascii="Arial" w:hAnsi="Arial" w:cs="Arial"/>
            <w:rPrChange w:id="338" w:author="Kislov Vladimir" w:date="2021-03-23T18:33:00Z">
              <w:rPr>
                <w:rFonts w:ascii="Arial" w:hAnsi="Arial" w:cs="Arial"/>
                <w:lang w:val="en-US"/>
              </w:rPr>
            </w:rPrChange>
          </w:rPr>
          <w:t>13</w:t>
        </w:r>
        <w:r w:rsidR="00E1716B">
          <w:rPr>
            <w:rFonts w:ascii="Arial" w:hAnsi="Arial" w:cs="Arial"/>
          </w:rPr>
          <w:t>)</w:t>
        </w:r>
      </w:ins>
      <w:r>
        <w:rPr>
          <w:rFonts w:ascii="Arial" w:hAnsi="Arial" w:cs="Arial"/>
        </w:rPr>
        <w:t xml:space="preserve"> в рамках процесс</w:t>
      </w:r>
      <w:r w:rsidR="006F3E38">
        <w:rPr>
          <w:rFonts w:ascii="Arial" w:hAnsi="Arial" w:cs="Arial"/>
        </w:rPr>
        <w:t>а</w:t>
      </w:r>
      <w:r>
        <w:rPr>
          <w:rFonts w:ascii="Arial" w:hAnsi="Arial" w:cs="Arial"/>
        </w:rPr>
        <w:t xml:space="preserve"> «Планирование использования запасов».</w:t>
      </w:r>
    </w:p>
    <w:p w14:paraId="3705C3A5" w14:textId="2848E799" w:rsidR="00553AF3" w:rsidRDefault="00553AF3" w:rsidP="0013069E">
      <w:pPr>
        <w:spacing w:after="240" w:line="276" w:lineRule="auto"/>
        <w:ind w:firstLine="567"/>
        <w:rPr>
          <w:rFonts w:ascii="Arial" w:hAnsi="Arial" w:cs="Arial"/>
        </w:rPr>
      </w:pPr>
      <w:r>
        <w:rPr>
          <w:rFonts w:ascii="Arial" w:hAnsi="Arial" w:cs="Arial"/>
        </w:rPr>
        <w:t xml:space="preserve">В результате планирования </w:t>
      </w:r>
      <w:ins w:id="339" w:author="MOS\BykovVA" w:date="2021-04-16T10:38:00Z">
        <w:r w:rsidR="00DD1DDA">
          <w:rPr>
            <w:rFonts w:ascii="Arial" w:hAnsi="Arial" w:cs="Arial"/>
          </w:rPr>
          <w:t xml:space="preserve">в зависимости от параметров ППМ и схемы обеспечения </w:t>
        </w:r>
      </w:ins>
      <w:r>
        <w:rPr>
          <w:rFonts w:ascii="Arial" w:hAnsi="Arial" w:cs="Arial"/>
        </w:rPr>
        <w:t>формируются:</w:t>
      </w:r>
    </w:p>
    <w:p w14:paraId="732F683B" w14:textId="77777777" w:rsidR="00553AF3" w:rsidRDefault="00553AF3" w:rsidP="005F6568">
      <w:pPr>
        <w:pStyle w:val="afa"/>
        <w:numPr>
          <w:ilvl w:val="0"/>
          <w:numId w:val="40"/>
        </w:numPr>
        <w:spacing w:after="240" w:line="276" w:lineRule="auto"/>
        <w:rPr>
          <w:rFonts w:ascii="Arial" w:hAnsi="Arial" w:cs="Arial"/>
        </w:rPr>
      </w:pPr>
      <w:r>
        <w:rPr>
          <w:rFonts w:ascii="Arial" w:hAnsi="Arial" w:cs="Arial"/>
        </w:rPr>
        <w:t>Заявки на перемещение МТР с Перевалочной базы на Заво</w:t>
      </w:r>
      <w:r w:rsidR="006F3E38">
        <w:rPr>
          <w:rFonts w:ascii="Arial" w:hAnsi="Arial" w:cs="Arial"/>
        </w:rPr>
        <w:t>д МТР производственной площадки;</w:t>
      </w:r>
    </w:p>
    <w:p w14:paraId="7CBE90B9" w14:textId="515C1448" w:rsidR="006F3E38" w:rsidRDefault="00553AF3" w:rsidP="005F6568">
      <w:pPr>
        <w:pStyle w:val="afa"/>
        <w:numPr>
          <w:ilvl w:val="0"/>
          <w:numId w:val="40"/>
        </w:numPr>
        <w:spacing w:after="240" w:line="276" w:lineRule="auto"/>
        <w:rPr>
          <w:rFonts w:ascii="Arial" w:hAnsi="Arial" w:cs="Arial"/>
        </w:rPr>
      </w:pPr>
      <w:r>
        <w:rPr>
          <w:rFonts w:ascii="Arial" w:hAnsi="Arial" w:cs="Arial"/>
        </w:rPr>
        <w:t>Заявки на закупку МТР на Перевалочную базу</w:t>
      </w:r>
      <w:ins w:id="340" w:author="MOS\BykovVA" w:date="2021-04-16T10:38:00Z">
        <w:r w:rsidR="00DD1DDA">
          <w:rPr>
            <w:rFonts w:ascii="Arial" w:hAnsi="Arial" w:cs="Arial"/>
          </w:rPr>
          <w:t xml:space="preserve"> либо на Завод МТР производственной площадки</w:t>
        </w:r>
      </w:ins>
      <w:r w:rsidR="006F3E38">
        <w:rPr>
          <w:rFonts w:ascii="Arial" w:hAnsi="Arial" w:cs="Arial"/>
        </w:rPr>
        <w:t>;</w:t>
      </w:r>
    </w:p>
    <w:p w14:paraId="35C2FBA0" w14:textId="77777777" w:rsidR="00553AF3" w:rsidRPr="00553AF3" w:rsidRDefault="006F3E38" w:rsidP="005F6568">
      <w:pPr>
        <w:pStyle w:val="afa"/>
        <w:numPr>
          <w:ilvl w:val="0"/>
          <w:numId w:val="40"/>
        </w:numPr>
        <w:spacing w:after="240" w:line="276" w:lineRule="auto"/>
        <w:rPr>
          <w:rFonts w:ascii="Arial" w:hAnsi="Arial" w:cs="Arial"/>
        </w:rPr>
      </w:pPr>
      <w:r>
        <w:rPr>
          <w:rFonts w:ascii="Arial" w:hAnsi="Arial" w:cs="Arial"/>
        </w:rPr>
        <w:t>Заявки на закупку в управляющий офис</w:t>
      </w:r>
      <w:r w:rsidR="00553AF3">
        <w:rPr>
          <w:rFonts w:ascii="Arial" w:hAnsi="Arial" w:cs="Arial"/>
        </w:rPr>
        <w:t>.</w:t>
      </w:r>
    </w:p>
    <w:p w14:paraId="2FF2E69D" w14:textId="7E66B2E7" w:rsidR="00152EF1" w:rsidRDefault="00256E1F" w:rsidP="0013069E">
      <w:pPr>
        <w:spacing w:after="240" w:line="276" w:lineRule="auto"/>
        <w:ind w:firstLine="567"/>
        <w:rPr>
          <w:ins w:id="341" w:author="MOS\BykovVA" w:date="2021-04-15T18:01:00Z"/>
          <w:rFonts w:ascii="Arial" w:hAnsi="Arial" w:cs="Arial"/>
        </w:rPr>
      </w:pPr>
      <w:r>
        <w:rPr>
          <w:rFonts w:ascii="Arial" w:hAnsi="Arial" w:cs="Arial"/>
        </w:rPr>
        <w:t>Заявки на закупку и заявки на перемещение формируются на месячный объем потребности</w:t>
      </w:r>
      <w:r w:rsidR="002C0266">
        <w:rPr>
          <w:rFonts w:ascii="Arial" w:hAnsi="Arial" w:cs="Arial"/>
        </w:rPr>
        <w:t xml:space="preserve"> в рамках всего горизонта планирования</w:t>
      </w:r>
      <w:r>
        <w:rPr>
          <w:rFonts w:ascii="Arial" w:hAnsi="Arial" w:cs="Arial"/>
        </w:rPr>
        <w:t>.</w:t>
      </w:r>
      <w:r w:rsidR="00DC1852">
        <w:rPr>
          <w:rFonts w:ascii="Arial" w:hAnsi="Arial" w:cs="Arial"/>
        </w:rPr>
        <w:t xml:space="preserve"> При этом в заявке определятся первое число месяца</w:t>
      </w:r>
      <w:r w:rsidR="00C47FCC">
        <w:rPr>
          <w:rFonts w:ascii="Arial" w:hAnsi="Arial" w:cs="Arial"/>
        </w:rPr>
        <w:t>, на который приходится дата потребности</w:t>
      </w:r>
      <w:r w:rsidR="00DC1852">
        <w:rPr>
          <w:rFonts w:ascii="Arial" w:hAnsi="Arial" w:cs="Arial"/>
        </w:rPr>
        <w:t>, как плановая дата поставки.</w:t>
      </w:r>
      <w:r w:rsidR="00CC5ED4">
        <w:rPr>
          <w:rFonts w:ascii="Arial" w:hAnsi="Arial" w:cs="Arial"/>
        </w:rPr>
        <w:t xml:space="preserve"> </w:t>
      </w:r>
      <w:r w:rsidR="00FF77D1">
        <w:rPr>
          <w:rFonts w:ascii="Arial" w:hAnsi="Arial" w:cs="Arial"/>
        </w:rPr>
        <w:t>З</w:t>
      </w:r>
      <w:r w:rsidR="00CC5ED4">
        <w:rPr>
          <w:rFonts w:ascii="Arial" w:hAnsi="Arial" w:cs="Arial"/>
        </w:rPr>
        <w:t xml:space="preserve">аявка создаётся не </w:t>
      </w:r>
      <w:r w:rsidR="00FF77D1">
        <w:rPr>
          <w:rFonts w:ascii="Arial" w:hAnsi="Arial" w:cs="Arial"/>
        </w:rPr>
        <w:t>на</w:t>
      </w:r>
      <w:r w:rsidR="00CC5ED4">
        <w:rPr>
          <w:rFonts w:ascii="Arial" w:hAnsi="Arial" w:cs="Arial"/>
        </w:rPr>
        <w:t xml:space="preserve"> возможн</w:t>
      </w:r>
      <w:r w:rsidR="00FF77D1">
        <w:rPr>
          <w:rFonts w:ascii="Arial" w:hAnsi="Arial" w:cs="Arial"/>
        </w:rPr>
        <w:t>ую</w:t>
      </w:r>
      <w:r w:rsidR="00CC5ED4">
        <w:rPr>
          <w:rFonts w:ascii="Arial" w:hAnsi="Arial" w:cs="Arial"/>
        </w:rPr>
        <w:t xml:space="preserve"> </w:t>
      </w:r>
      <w:r w:rsidR="00FF77D1">
        <w:rPr>
          <w:rFonts w:ascii="Arial" w:hAnsi="Arial" w:cs="Arial"/>
        </w:rPr>
        <w:t>дату поставки</w:t>
      </w:r>
      <w:r w:rsidR="00317A59">
        <w:rPr>
          <w:rFonts w:ascii="Arial" w:hAnsi="Arial" w:cs="Arial"/>
        </w:rPr>
        <w:t>,</w:t>
      </w:r>
      <w:r w:rsidR="005C1CB0">
        <w:rPr>
          <w:rFonts w:ascii="Arial" w:hAnsi="Arial" w:cs="Arial"/>
        </w:rPr>
        <w:t xml:space="preserve"> </w:t>
      </w:r>
      <w:r w:rsidR="00317A59">
        <w:rPr>
          <w:rFonts w:ascii="Arial" w:hAnsi="Arial" w:cs="Arial"/>
        </w:rPr>
        <w:t>рассчитанн</w:t>
      </w:r>
      <w:r w:rsidR="00FF77D1">
        <w:rPr>
          <w:rFonts w:ascii="Arial" w:hAnsi="Arial" w:cs="Arial"/>
        </w:rPr>
        <w:t>ую</w:t>
      </w:r>
      <w:r w:rsidR="00317A59">
        <w:rPr>
          <w:rFonts w:ascii="Arial" w:hAnsi="Arial" w:cs="Arial"/>
        </w:rPr>
        <w:t xml:space="preserve"> ППМ </w:t>
      </w:r>
      <w:r w:rsidR="00FF77D1">
        <w:rPr>
          <w:rFonts w:ascii="Arial" w:hAnsi="Arial" w:cs="Arial"/>
        </w:rPr>
        <w:t>исходя из</w:t>
      </w:r>
      <w:r w:rsidR="00AF234B">
        <w:rPr>
          <w:rFonts w:ascii="Arial" w:hAnsi="Arial" w:cs="Arial"/>
        </w:rPr>
        <w:t xml:space="preserve"> нормативно</w:t>
      </w:r>
      <w:r w:rsidR="00FF77D1">
        <w:rPr>
          <w:rFonts w:ascii="Arial" w:hAnsi="Arial" w:cs="Arial"/>
        </w:rPr>
        <w:t>го</w:t>
      </w:r>
      <w:r w:rsidR="00AF234B">
        <w:rPr>
          <w:rFonts w:ascii="Arial" w:hAnsi="Arial" w:cs="Arial"/>
        </w:rPr>
        <w:t xml:space="preserve"> срок</w:t>
      </w:r>
      <w:r w:rsidR="00FF77D1">
        <w:rPr>
          <w:rFonts w:ascii="Arial" w:hAnsi="Arial" w:cs="Arial"/>
        </w:rPr>
        <w:t>а</w:t>
      </w:r>
      <w:r w:rsidR="00AF234B">
        <w:rPr>
          <w:rFonts w:ascii="Arial" w:hAnsi="Arial" w:cs="Arial"/>
        </w:rPr>
        <w:t xml:space="preserve"> поставки</w:t>
      </w:r>
      <w:r w:rsidR="00FF77D1">
        <w:rPr>
          <w:rFonts w:ascii="Arial" w:hAnsi="Arial" w:cs="Arial"/>
        </w:rPr>
        <w:t xml:space="preserve"> (LT)</w:t>
      </w:r>
      <w:r w:rsidR="00317A59">
        <w:rPr>
          <w:rFonts w:ascii="Arial" w:hAnsi="Arial" w:cs="Arial"/>
        </w:rPr>
        <w:t>, а на необходим</w:t>
      </w:r>
      <w:r w:rsidR="00FF77D1">
        <w:rPr>
          <w:rFonts w:ascii="Arial" w:hAnsi="Arial" w:cs="Arial"/>
        </w:rPr>
        <w:t>ую</w:t>
      </w:r>
      <w:r w:rsidR="00317A59">
        <w:rPr>
          <w:rFonts w:ascii="Arial" w:hAnsi="Arial" w:cs="Arial"/>
        </w:rPr>
        <w:t>, исходя из даты потребности</w:t>
      </w:r>
      <w:r w:rsidR="00FF77D1">
        <w:rPr>
          <w:rFonts w:ascii="Arial" w:hAnsi="Arial" w:cs="Arial"/>
        </w:rPr>
        <w:t xml:space="preserve"> (разработка MM</w:t>
      </w:r>
      <w:r w:rsidR="002B58C4">
        <w:rPr>
          <w:rFonts w:ascii="Arial" w:hAnsi="Arial" w:cs="Arial"/>
        </w:rPr>
        <w:t>41</w:t>
      </w:r>
      <w:r w:rsidR="00FF77D1">
        <w:rPr>
          <w:rFonts w:ascii="Arial" w:hAnsi="Arial" w:cs="Arial"/>
        </w:rPr>
        <w:t xml:space="preserve"> </w:t>
      </w:r>
      <w:r w:rsidR="00FF77D1">
        <w:rPr>
          <w:rFonts w:ascii="Arial" w:hAnsi="Arial" w:cs="Arial"/>
        </w:rPr>
        <w:lastRenderedPageBreak/>
        <w:t>«</w:t>
      </w:r>
      <w:r w:rsidR="002B58C4" w:rsidRPr="002B58C4">
        <w:rPr>
          <w:rFonts w:ascii="Arial" w:hAnsi="Arial" w:cs="Arial"/>
        </w:rPr>
        <w:t>Доработка логики ППМ</w:t>
      </w:r>
      <w:r w:rsidR="00FF77D1">
        <w:rPr>
          <w:rFonts w:ascii="Arial" w:hAnsi="Arial" w:cs="Arial"/>
        </w:rPr>
        <w:t>»)</w:t>
      </w:r>
      <w:r w:rsidR="00317A59">
        <w:rPr>
          <w:rFonts w:ascii="Arial" w:hAnsi="Arial" w:cs="Arial"/>
        </w:rPr>
        <w:t>.</w:t>
      </w:r>
      <w:ins w:id="342" w:author="KislovVO" w:date="2021-04-13T12:10:00Z">
        <w:r w:rsidR="003120C4">
          <w:rPr>
            <w:rFonts w:ascii="Arial" w:hAnsi="Arial" w:cs="Arial"/>
          </w:rPr>
          <w:t xml:space="preserve"> </w:t>
        </w:r>
      </w:ins>
      <w:ins w:id="343" w:author="KislovVO" w:date="2021-04-13T11:53:00Z">
        <w:r w:rsidR="00CB1E19">
          <w:rPr>
            <w:rFonts w:ascii="Arial" w:hAnsi="Arial" w:cs="Arial"/>
          </w:rPr>
          <w:t>Заявки на перемещение</w:t>
        </w:r>
        <w:del w:id="344" w:author="MOS\BykovVA" w:date="2021-04-16T10:40:00Z">
          <w:r w:rsidR="00CB1E19" w:rsidDel="00DD1DDA">
            <w:rPr>
              <w:rFonts w:ascii="Arial" w:hAnsi="Arial" w:cs="Arial"/>
            </w:rPr>
            <w:delText>,</w:delText>
          </w:r>
        </w:del>
        <w:r w:rsidR="00CB1E19">
          <w:rPr>
            <w:rFonts w:ascii="Arial" w:hAnsi="Arial" w:cs="Arial"/>
          </w:rPr>
          <w:t xml:space="preserve"> </w:t>
        </w:r>
        <w:del w:id="345" w:author="MOS\BykovVA" w:date="2021-04-16T10:44:00Z">
          <w:r w:rsidR="00CB1E19" w:rsidDel="00DD1DDA">
            <w:rPr>
              <w:rFonts w:ascii="Arial" w:hAnsi="Arial" w:cs="Arial"/>
            </w:rPr>
            <w:delText xml:space="preserve">на Заводе-заявителе </w:delText>
          </w:r>
        </w:del>
        <w:r w:rsidR="00CB1E19">
          <w:rPr>
            <w:rFonts w:ascii="Arial" w:hAnsi="Arial" w:cs="Arial"/>
          </w:rPr>
          <w:t>формируются согласно периоду перепланирования, т.</w:t>
        </w:r>
      </w:ins>
      <w:ins w:id="346" w:author="KislovVO" w:date="2021-04-13T11:54:00Z">
        <w:r w:rsidR="00CB1E19">
          <w:rPr>
            <w:rFonts w:ascii="Arial" w:hAnsi="Arial" w:cs="Arial"/>
          </w:rPr>
          <w:t xml:space="preserve">е. </w:t>
        </w:r>
        <w:r w:rsidR="003120C4">
          <w:rPr>
            <w:rFonts w:ascii="Arial" w:hAnsi="Arial" w:cs="Arial"/>
          </w:rPr>
          <w:t>заявка</w:t>
        </w:r>
      </w:ins>
      <w:ins w:id="347" w:author="KislovVO" w:date="2021-04-13T12:11:00Z">
        <w:r w:rsidR="003120C4">
          <w:rPr>
            <w:rFonts w:ascii="Arial" w:hAnsi="Arial" w:cs="Arial"/>
          </w:rPr>
          <w:t xml:space="preserve"> на перемещение</w:t>
        </w:r>
      </w:ins>
      <w:ins w:id="348" w:author="KislovVO" w:date="2021-04-13T11:54:00Z">
        <w:r w:rsidR="003120C4">
          <w:rPr>
            <w:rFonts w:ascii="Arial" w:hAnsi="Arial" w:cs="Arial"/>
          </w:rPr>
          <w:t xml:space="preserve"> </w:t>
        </w:r>
      </w:ins>
      <w:ins w:id="349" w:author="KislovVO" w:date="2021-04-13T12:11:00Z">
        <w:r w:rsidR="003120C4">
          <w:rPr>
            <w:rFonts w:ascii="Arial" w:hAnsi="Arial" w:cs="Arial"/>
          </w:rPr>
          <w:t>создается,</w:t>
        </w:r>
      </w:ins>
      <w:ins w:id="350" w:author="KislovVO" w:date="2021-04-13T11:54:00Z">
        <w:r w:rsidR="00CB1E19">
          <w:rPr>
            <w:rFonts w:ascii="Arial" w:hAnsi="Arial" w:cs="Arial"/>
          </w:rPr>
          <w:t xml:space="preserve"> </w:t>
        </w:r>
      </w:ins>
      <w:ins w:id="351" w:author="KislovVO" w:date="2021-04-13T12:10:00Z">
        <w:r w:rsidR="003120C4">
          <w:rPr>
            <w:rFonts w:ascii="Arial" w:hAnsi="Arial" w:cs="Arial"/>
          </w:rPr>
          <w:t xml:space="preserve">если </w:t>
        </w:r>
        <w:del w:id="352" w:author="MOS\BykovVA" w:date="2021-04-16T10:40:00Z">
          <w:r w:rsidR="003120C4" w:rsidDel="00DD1DDA">
            <w:rPr>
              <w:rFonts w:ascii="Arial" w:hAnsi="Arial" w:cs="Arial"/>
            </w:rPr>
            <w:delText>на</w:delText>
          </w:r>
        </w:del>
      </w:ins>
      <w:ins w:id="353" w:author="MOS\BykovVA" w:date="2021-04-16T10:40:00Z">
        <w:r w:rsidR="00DD1DDA">
          <w:rPr>
            <w:rFonts w:ascii="Arial" w:hAnsi="Arial" w:cs="Arial"/>
          </w:rPr>
          <w:t>в рамках</w:t>
        </w:r>
      </w:ins>
      <w:ins w:id="354" w:author="KislovVO" w:date="2021-04-13T12:10:00Z">
        <w:r w:rsidR="003120C4">
          <w:rPr>
            <w:rFonts w:ascii="Arial" w:hAnsi="Arial" w:cs="Arial"/>
          </w:rPr>
          <w:t xml:space="preserve"> горизонт</w:t>
        </w:r>
        <w:del w:id="355" w:author="MOS\BykovVA" w:date="2021-04-16T10:40:00Z">
          <w:r w:rsidR="003120C4" w:rsidDel="00DD1DDA">
            <w:rPr>
              <w:rFonts w:ascii="Arial" w:hAnsi="Arial" w:cs="Arial"/>
            </w:rPr>
            <w:delText>е</w:delText>
          </w:r>
        </w:del>
      </w:ins>
      <w:ins w:id="356" w:author="MOS\BykovVA" w:date="2021-04-16T10:40:00Z">
        <w:r w:rsidR="00DD1DDA">
          <w:rPr>
            <w:rFonts w:ascii="Arial" w:hAnsi="Arial" w:cs="Arial"/>
          </w:rPr>
          <w:t>а</w:t>
        </w:r>
      </w:ins>
      <w:ins w:id="357" w:author="KislovVO" w:date="2021-04-13T12:10:00Z">
        <w:r w:rsidR="003120C4">
          <w:rPr>
            <w:rFonts w:ascii="Arial" w:hAnsi="Arial" w:cs="Arial"/>
          </w:rPr>
          <w:t xml:space="preserve"> перепланирования нет документов обеспечения потребности.</w:t>
        </w:r>
      </w:ins>
      <w:ins w:id="358" w:author="Kislov Vladimir" w:date="2021-03-23T18:48:00Z">
        <w:r w:rsidR="002046F6">
          <w:rPr>
            <w:rFonts w:ascii="Arial" w:hAnsi="Arial" w:cs="Arial"/>
          </w:rPr>
          <w:t xml:space="preserve"> Заявки на закупку</w:t>
        </w:r>
      </w:ins>
      <w:ins w:id="359" w:author="KislovVO" w:date="2021-04-13T11:41:00Z">
        <w:r w:rsidR="00B879B9">
          <w:rPr>
            <w:rFonts w:ascii="Arial" w:hAnsi="Arial" w:cs="Arial"/>
          </w:rPr>
          <w:t xml:space="preserve"> </w:t>
        </w:r>
        <w:del w:id="360" w:author="MOS\BykovVA" w:date="2021-04-16T10:40:00Z">
          <w:r w:rsidR="00B879B9" w:rsidDel="00DD1DDA">
            <w:rPr>
              <w:rFonts w:ascii="Arial" w:hAnsi="Arial" w:cs="Arial"/>
            </w:rPr>
            <w:delText>на перевалочной базе</w:delText>
          </w:r>
        </w:del>
      </w:ins>
      <w:ins w:id="361" w:author="Kislov Vladimir" w:date="2021-03-23T18:48:00Z">
        <w:del w:id="362" w:author="MOS\BykovVA" w:date="2021-04-16T10:40:00Z">
          <w:r w:rsidR="002046F6" w:rsidDel="00DD1DDA">
            <w:rPr>
              <w:rFonts w:ascii="Arial" w:hAnsi="Arial" w:cs="Arial"/>
            </w:rPr>
            <w:delText xml:space="preserve"> </w:delText>
          </w:r>
        </w:del>
        <w:del w:id="363" w:author="KislovVO" w:date="2021-04-09T15:21:00Z">
          <w:r w:rsidR="002046F6" w:rsidDel="008940B8">
            <w:rPr>
              <w:rFonts w:ascii="Arial" w:hAnsi="Arial" w:cs="Arial"/>
            </w:rPr>
            <w:delText xml:space="preserve">и заявки на перемещение </w:delText>
          </w:r>
        </w:del>
        <w:r w:rsidR="002046F6">
          <w:rPr>
            <w:rFonts w:ascii="Arial" w:hAnsi="Arial" w:cs="Arial"/>
          </w:rPr>
          <w:t xml:space="preserve">формируются </w:t>
        </w:r>
        <w:del w:id="364" w:author="MOS\BykovVA" w:date="2021-04-16T10:43:00Z">
          <w:r w:rsidR="002046F6" w:rsidDel="00DD1DDA">
            <w:rPr>
              <w:rFonts w:ascii="Arial" w:hAnsi="Arial" w:cs="Arial"/>
            </w:rPr>
            <w:delText>согласно</w:delText>
          </w:r>
        </w:del>
      </w:ins>
      <w:ins w:id="365" w:author="MOS\BykovVA" w:date="2021-04-16T10:43:00Z">
        <w:r w:rsidR="00DD1DDA">
          <w:rPr>
            <w:rFonts w:ascii="Arial" w:hAnsi="Arial" w:cs="Arial"/>
          </w:rPr>
          <w:t>в зависимости от</w:t>
        </w:r>
      </w:ins>
      <w:ins w:id="366" w:author="Kislov Vladimir" w:date="2021-03-23T18:48:00Z">
        <w:r w:rsidR="002046F6">
          <w:rPr>
            <w:rFonts w:ascii="Arial" w:hAnsi="Arial" w:cs="Arial"/>
          </w:rPr>
          <w:t xml:space="preserve"> период</w:t>
        </w:r>
        <w:del w:id="367" w:author="MOS\BykovVA" w:date="2021-04-16T10:43:00Z">
          <w:r w:rsidR="002046F6" w:rsidDel="00DD1DDA">
            <w:rPr>
              <w:rFonts w:ascii="Arial" w:hAnsi="Arial" w:cs="Arial"/>
            </w:rPr>
            <w:delText>у</w:delText>
          </w:r>
        </w:del>
      </w:ins>
      <w:ins w:id="368" w:author="MOS\BykovVA" w:date="2021-04-16T10:43:00Z">
        <w:r w:rsidR="00DD1DDA">
          <w:rPr>
            <w:rFonts w:ascii="Arial" w:hAnsi="Arial" w:cs="Arial"/>
          </w:rPr>
          <w:t>а</w:t>
        </w:r>
      </w:ins>
      <w:ins w:id="369" w:author="Kislov Vladimir" w:date="2021-03-23T18:48:00Z">
        <w:r w:rsidR="002046F6">
          <w:rPr>
            <w:rFonts w:ascii="Arial" w:hAnsi="Arial" w:cs="Arial"/>
          </w:rPr>
          <w:t xml:space="preserve"> поглощения</w:t>
        </w:r>
        <w:del w:id="370" w:author="MOS\BykovVA" w:date="2021-04-16T10:43:00Z">
          <w:r w:rsidR="002046F6" w:rsidDel="00DD1DDA">
            <w:rPr>
              <w:rFonts w:ascii="Arial" w:hAnsi="Arial" w:cs="Arial"/>
            </w:rPr>
            <w:delText>, т.е. д</w:delText>
          </w:r>
        </w:del>
      </w:ins>
      <w:ins w:id="371" w:author="Kislov Vladimir" w:date="2021-03-23T18:49:00Z">
        <w:del w:id="372" w:author="MOS\BykovVA" w:date="2021-04-16T10:43:00Z">
          <w:r w:rsidR="002046F6" w:rsidDel="00DD1DDA">
            <w:rPr>
              <w:rFonts w:ascii="Arial" w:hAnsi="Arial" w:cs="Arial"/>
            </w:rPr>
            <w:delText>окумент обеспечения</w:delText>
          </w:r>
        </w:del>
      </w:ins>
      <w:ins w:id="373" w:author="KislovVO" w:date="2021-04-13T12:14:00Z">
        <w:del w:id="374" w:author="MOS\BykovVA" w:date="2021-04-16T10:43:00Z">
          <w:r w:rsidR="003120C4" w:rsidDel="00DD1DDA">
            <w:rPr>
              <w:rFonts w:ascii="Arial" w:hAnsi="Arial" w:cs="Arial"/>
            </w:rPr>
            <w:delText>заявка на закупку</w:delText>
          </w:r>
        </w:del>
      </w:ins>
      <w:ins w:id="375" w:author="Kislov Vladimir" w:date="2021-03-23T18:49:00Z">
        <w:del w:id="376" w:author="MOS\BykovVA" w:date="2021-04-16T10:43:00Z">
          <w:r w:rsidR="002046F6" w:rsidDel="00DD1DDA">
            <w:rPr>
              <w:rFonts w:ascii="Arial" w:hAnsi="Arial" w:cs="Arial"/>
            </w:rPr>
            <w:delText xml:space="preserve"> создается в рамках месяца указанного в документе потребности.</w:delText>
          </w:r>
        </w:del>
      </w:ins>
      <w:ins w:id="377" w:author="KislovVO" w:date="2021-04-13T12:18:00Z">
        <w:del w:id="378" w:author="MOS\BykovVA" w:date="2021-04-16T10:43:00Z">
          <w:r w:rsidR="006B44F2" w:rsidDel="00DD1DDA">
            <w:rPr>
              <w:rFonts w:ascii="Arial" w:hAnsi="Arial" w:cs="Arial"/>
            </w:rPr>
            <w:delText xml:space="preserve"> настройки обеспечения потребности</w:delText>
          </w:r>
        </w:del>
        <w:r w:rsidR="006B44F2">
          <w:rPr>
            <w:rFonts w:ascii="Arial" w:hAnsi="Arial" w:cs="Arial"/>
          </w:rPr>
          <w:t xml:space="preserve">. </w:t>
        </w:r>
      </w:ins>
    </w:p>
    <w:p w14:paraId="2080A749" w14:textId="44DCDE13" w:rsidR="00152EF1" w:rsidRDefault="00152EF1" w:rsidP="0013069E">
      <w:pPr>
        <w:spacing w:after="240" w:line="276" w:lineRule="auto"/>
        <w:ind w:firstLine="567"/>
        <w:rPr>
          <w:ins w:id="379" w:author="MOS\BykovVA" w:date="2021-04-15T18:10:00Z"/>
          <w:rFonts w:ascii="Arial" w:hAnsi="Arial" w:cs="Arial"/>
        </w:rPr>
      </w:pPr>
      <w:ins w:id="380" w:author="MOS\BykovVA" w:date="2021-04-15T18:03:00Z">
        <w:r w:rsidRPr="00152EF1">
          <w:rPr>
            <w:rFonts w:ascii="Arial" w:hAnsi="Arial" w:cs="Arial"/>
          </w:rPr>
          <w:t xml:space="preserve">Период поглощения – это период, в рамках которого потребность может быть покрыта фиксированными плановыми элементами обеспечения (фиксированные заявки на закупку, заказы на поставку), находящимися в будущем периоде. </w:t>
        </w:r>
      </w:ins>
      <w:ins w:id="381" w:author="MOS\BykovVA" w:date="2021-04-15T18:04:00Z">
        <w:r>
          <w:rPr>
            <w:rFonts w:ascii="Arial" w:hAnsi="Arial" w:cs="Arial"/>
          </w:rPr>
          <w:t xml:space="preserve">При этом отсчет выполняется </w:t>
        </w:r>
      </w:ins>
      <w:ins w:id="382" w:author="MOS\BykovVA" w:date="2021-04-15T18:10:00Z">
        <w:r>
          <w:rPr>
            <w:rFonts w:ascii="Arial" w:hAnsi="Arial" w:cs="Arial"/>
          </w:rPr>
          <w:t>внутри периода</w:t>
        </w:r>
      </w:ins>
      <w:ins w:id="383" w:author="MOS\BykovVA" w:date="2021-04-15T18:04:00Z">
        <w:r>
          <w:rPr>
            <w:rFonts w:ascii="Arial" w:hAnsi="Arial" w:cs="Arial"/>
          </w:rPr>
          <w:t xml:space="preserve"> потребности. </w:t>
        </w:r>
      </w:ins>
      <w:ins w:id="384" w:author="MOS\BykovVA" w:date="2021-04-15T18:03:00Z">
        <w:r w:rsidRPr="00152EF1">
          <w:rPr>
            <w:rFonts w:ascii="Arial" w:hAnsi="Arial" w:cs="Arial"/>
          </w:rPr>
          <w:t>В случае, если потребность не попадает в период поглощения будущими элементами обеспечения, то в периоде потребности будет сформирована новая заявка на закупку</w:t>
        </w:r>
      </w:ins>
      <w:ins w:id="385" w:author="MOS\BykovVA" w:date="2021-04-15T18:12:00Z">
        <w:r w:rsidR="002A038A">
          <w:rPr>
            <w:rFonts w:ascii="Arial" w:hAnsi="Arial" w:cs="Arial"/>
          </w:rPr>
          <w:t xml:space="preserve">. При этом данная заявка может формировать избыточный закуп, который блокируется путем отклонения данной заявки сток-контролером с указанием </w:t>
        </w:r>
      </w:ins>
      <w:ins w:id="386" w:author="MOS\BykovVA" w:date="2021-04-15T18:15:00Z">
        <w:r w:rsidR="002A038A">
          <w:rPr>
            <w:rFonts w:ascii="Arial" w:hAnsi="Arial" w:cs="Arial"/>
          </w:rPr>
          <w:t>специальной причины отклонения.</w:t>
        </w:r>
      </w:ins>
      <w:ins w:id="387" w:author="MOS\BykovVA" w:date="2021-04-16T10:44:00Z">
        <w:r w:rsidR="00DD1DDA">
          <w:rPr>
            <w:rFonts w:ascii="Arial" w:hAnsi="Arial" w:cs="Arial"/>
          </w:rPr>
          <w:t xml:space="preserve"> В рамках разработки ММ41 такие заявки исключаются </w:t>
        </w:r>
      </w:ins>
      <w:ins w:id="388" w:author="MOS\BykovVA" w:date="2021-04-16T10:45:00Z">
        <w:r w:rsidR="00DD1DDA">
          <w:rPr>
            <w:rFonts w:ascii="Arial" w:hAnsi="Arial" w:cs="Arial"/>
          </w:rPr>
          <w:t>из планирования обеспечения будущего года, но учитываются в текущем.</w:t>
        </w:r>
      </w:ins>
    </w:p>
    <w:p w14:paraId="655EA16B" w14:textId="3F91810B" w:rsidR="00D061B3" w:rsidRDefault="00D061B3" w:rsidP="0013069E">
      <w:pPr>
        <w:spacing w:after="240" w:line="276" w:lineRule="auto"/>
        <w:ind w:firstLine="567"/>
        <w:rPr>
          <w:ins w:id="389" w:author="MOS\BykovVA" w:date="2021-04-15T18:01:00Z"/>
          <w:rFonts w:ascii="Arial" w:hAnsi="Arial" w:cs="Arial"/>
        </w:rPr>
      </w:pPr>
      <w:ins w:id="390" w:author="MOS\BykovVA" w:date="2021-04-15T18:10:00Z">
        <w:r>
          <w:rPr>
            <w:rFonts w:ascii="Arial" w:hAnsi="Arial" w:cs="Arial"/>
          </w:rPr>
          <w:t>Период перепланирования работает аналогичн</w:t>
        </w:r>
      </w:ins>
      <w:ins w:id="391" w:author="MOS\BykovVA" w:date="2021-04-16T10:45:00Z">
        <w:r w:rsidR="004A4BA9">
          <w:rPr>
            <w:rFonts w:ascii="Arial" w:hAnsi="Arial" w:cs="Arial"/>
          </w:rPr>
          <w:t>ым образом</w:t>
        </w:r>
      </w:ins>
      <w:ins w:id="392" w:author="MOS\BykovVA" w:date="2021-04-15T18:11:00Z">
        <w:r>
          <w:rPr>
            <w:rFonts w:ascii="Arial" w:hAnsi="Arial" w:cs="Arial"/>
          </w:rPr>
          <w:t>, только отсчет данного периода выполняется от текущей даты.</w:t>
        </w:r>
      </w:ins>
    </w:p>
    <w:p w14:paraId="143BEAB1" w14:textId="5F222018" w:rsidR="0013069E" w:rsidRDefault="00152EF1" w:rsidP="0013069E">
      <w:pPr>
        <w:spacing w:after="240" w:line="276" w:lineRule="auto"/>
        <w:ind w:firstLine="567"/>
        <w:rPr>
          <w:ins w:id="393" w:author="MOS\BykovVA" w:date="2021-04-15T18:00:00Z"/>
          <w:rFonts w:ascii="Arial" w:hAnsi="Arial" w:cs="Arial"/>
        </w:rPr>
      </w:pPr>
      <w:ins w:id="394" w:author="MOS\BykovVA" w:date="2021-04-15T18:01:00Z">
        <w:r>
          <w:rPr>
            <w:rFonts w:ascii="Arial" w:hAnsi="Arial" w:cs="Arial"/>
          </w:rPr>
          <w:t xml:space="preserve">Более </w:t>
        </w:r>
      </w:ins>
      <w:ins w:id="395" w:author="KislovVO" w:date="2021-04-13T12:18:00Z">
        <w:r>
          <w:rPr>
            <w:rFonts w:ascii="Arial" w:hAnsi="Arial" w:cs="Arial"/>
          </w:rPr>
          <w:t xml:space="preserve">подробное </w:t>
        </w:r>
        <w:r w:rsidR="006B44F2">
          <w:rPr>
            <w:rFonts w:ascii="Arial" w:hAnsi="Arial" w:cs="Arial"/>
          </w:rPr>
          <w:t>описание</w:t>
        </w:r>
      </w:ins>
      <w:ins w:id="396" w:author="KislovVO" w:date="2021-04-13T12:19:00Z">
        <w:r w:rsidR="006B44F2">
          <w:rPr>
            <w:rFonts w:ascii="Arial" w:hAnsi="Arial" w:cs="Arial"/>
          </w:rPr>
          <w:t xml:space="preserve"> </w:t>
        </w:r>
      </w:ins>
      <w:ins w:id="397" w:author="MOS\BykovVA" w:date="2021-04-15T18:01:00Z">
        <w:r>
          <w:rPr>
            <w:rFonts w:ascii="Arial" w:hAnsi="Arial" w:cs="Arial"/>
          </w:rPr>
          <w:t xml:space="preserve">логики </w:t>
        </w:r>
      </w:ins>
      <w:ins w:id="398" w:author="KislovVO" w:date="2021-04-13T12:19:00Z">
        <w:r w:rsidR="006B44F2">
          <w:rPr>
            <w:rFonts w:ascii="Arial" w:hAnsi="Arial" w:cs="Arial"/>
          </w:rPr>
          <w:t>периода перепланирования и периода поглощения</w:t>
        </w:r>
      </w:ins>
      <w:ins w:id="399" w:author="ChigvintsevAS" w:date="2021-04-14T15:33:00Z">
        <w:r w:rsidR="00F80B55">
          <w:rPr>
            <w:rFonts w:ascii="Arial" w:hAnsi="Arial" w:cs="Arial"/>
          </w:rPr>
          <w:t xml:space="preserve"> приведено</w:t>
        </w:r>
      </w:ins>
      <w:ins w:id="400" w:author="KislovVO" w:date="2021-04-13T12:18:00Z">
        <w:r w:rsidR="006B44F2">
          <w:rPr>
            <w:rFonts w:ascii="Arial" w:hAnsi="Arial" w:cs="Arial"/>
          </w:rPr>
          <w:t xml:space="preserve"> в п</w:t>
        </w:r>
      </w:ins>
      <w:ins w:id="401" w:author="KislovVO" w:date="2021-04-13T12:19:00Z">
        <w:r w:rsidR="006B44F2">
          <w:rPr>
            <w:rFonts w:ascii="Arial" w:hAnsi="Arial" w:cs="Arial"/>
          </w:rPr>
          <w:t>. 5.10.1.</w:t>
        </w:r>
      </w:ins>
    </w:p>
    <w:p w14:paraId="0C6A0FD6" w14:textId="31BE85AF" w:rsidR="00152EF1" w:rsidDel="00685D1A" w:rsidRDefault="00152EF1" w:rsidP="0013069E">
      <w:pPr>
        <w:spacing w:after="240" w:line="276" w:lineRule="auto"/>
        <w:ind w:firstLine="567"/>
        <w:rPr>
          <w:del w:id="402" w:author="MOS\BykovVA" w:date="2021-04-16T10:45:00Z"/>
          <w:rFonts w:ascii="Arial" w:hAnsi="Arial" w:cs="Arial"/>
        </w:rPr>
      </w:pPr>
    </w:p>
    <w:p w14:paraId="5BB3E007" w14:textId="7A1D4387" w:rsidR="000A3B43" w:rsidRDefault="000A3B43" w:rsidP="000A3B43">
      <w:pPr>
        <w:spacing w:after="240" w:line="276" w:lineRule="auto"/>
        <w:ind w:firstLine="567"/>
        <w:rPr>
          <w:ins w:id="403" w:author="KislovVO" w:date="2021-04-15T10:44:00Z"/>
          <w:rFonts w:ascii="Arial" w:hAnsi="Arial" w:cs="Arial"/>
        </w:rPr>
      </w:pPr>
      <w:ins w:id="404" w:author="KislovVO" w:date="2021-04-15T10:43:00Z">
        <w:r w:rsidRPr="000A3B43">
          <w:rPr>
            <w:rFonts w:ascii="Arial" w:hAnsi="Arial" w:cs="Arial"/>
          </w:rPr>
          <w:t xml:space="preserve">По потребностям </w:t>
        </w:r>
      </w:ins>
      <w:ins w:id="405" w:author="MOS\BykovVA" w:date="2021-04-15T17:25:00Z">
        <w:r w:rsidR="003C5A5B">
          <w:rPr>
            <w:rFonts w:ascii="Arial" w:hAnsi="Arial" w:cs="Arial"/>
          </w:rPr>
          <w:t xml:space="preserve">в </w:t>
        </w:r>
      </w:ins>
      <w:ins w:id="406" w:author="KislovVO" w:date="2021-04-15T10:43:00Z">
        <w:r w:rsidRPr="000A3B43">
          <w:rPr>
            <w:rFonts w:ascii="Arial" w:hAnsi="Arial" w:cs="Arial"/>
          </w:rPr>
          <w:t>оборудовани</w:t>
        </w:r>
        <w:del w:id="407" w:author="MOS\BykovVA" w:date="2021-04-15T17:25:00Z">
          <w:r w:rsidRPr="000A3B43" w:rsidDel="003C5A5B">
            <w:rPr>
              <w:rFonts w:ascii="Arial" w:hAnsi="Arial" w:cs="Arial"/>
            </w:rPr>
            <w:delText>я</w:delText>
          </w:r>
        </w:del>
      </w:ins>
      <w:ins w:id="408" w:author="MOS\BykovVA" w:date="2021-04-15T17:25:00Z">
        <w:r w:rsidR="003C5A5B">
          <w:rPr>
            <w:rFonts w:ascii="Arial" w:hAnsi="Arial" w:cs="Arial"/>
          </w:rPr>
          <w:t>и</w:t>
        </w:r>
      </w:ins>
      <w:ins w:id="409" w:author="KislovVO" w:date="2021-04-15T10:43:00Z">
        <w:r w:rsidRPr="000A3B43">
          <w:rPr>
            <w:rFonts w:ascii="Arial" w:hAnsi="Arial" w:cs="Arial"/>
          </w:rPr>
          <w:t xml:space="preserve"> </w:t>
        </w:r>
        <w:del w:id="410" w:author="MOS\BykovVA" w:date="2021-04-15T17:25:00Z">
          <w:r w:rsidRPr="000A3B43" w:rsidDel="003C5A5B">
            <w:rPr>
              <w:rFonts w:ascii="Arial" w:hAnsi="Arial" w:cs="Arial"/>
            </w:rPr>
            <w:delText>закупаемым по</w:delText>
          </w:r>
        </w:del>
      </w:ins>
      <w:ins w:id="411" w:author="MOS\BykovVA" w:date="2021-04-15T17:25:00Z">
        <w:r w:rsidR="003C5A5B">
          <w:rPr>
            <w:rFonts w:ascii="Arial" w:hAnsi="Arial" w:cs="Arial"/>
          </w:rPr>
          <w:t>с</w:t>
        </w:r>
      </w:ins>
      <w:ins w:id="412" w:author="KislovVO" w:date="2021-04-15T10:43:00Z">
        <w:r w:rsidRPr="000A3B43">
          <w:rPr>
            <w:rFonts w:ascii="Arial" w:hAnsi="Arial" w:cs="Arial"/>
          </w:rPr>
          <w:t xml:space="preserve"> ОЛ/ТЗ заявки на закупку </w:t>
        </w:r>
        <w:del w:id="413" w:author="MOS\BykovVA" w:date="2021-04-15T17:25:00Z">
          <w:r w:rsidRPr="000A3B43" w:rsidDel="003C5A5B">
            <w:rPr>
              <w:rFonts w:ascii="Arial" w:hAnsi="Arial" w:cs="Arial"/>
            </w:rPr>
            <w:delText xml:space="preserve">на перевалочную базу </w:delText>
          </w:r>
        </w:del>
        <w:r w:rsidRPr="000A3B43">
          <w:rPr>
            <w:rFonts w:ascii="Arial" w:hAnsi="Arial" w:cs="Arial"/>
          </w:rPr>
          <w:t xml:space="preserve">формируются в процессах управления проектами (формирование описано в КД «Планирование и реализация проектов </w:t>
        </w:r>
        <w:proofErr w:type="spellStart"/>
        <w:r w:rsidRPr="000A3B43">
          <w:rPr>
            <w:rFonts w:ascii="Arial" w:hAnsi="Arial" w:cs="Arial"/>
          </w:rPr>
          <w:t>КСиИ</w:t>
        </w:r>
        <w:proofErr w:type="spellEnd"/>
        <w:r w:rsidRPr="000A3B43">
          <w:rPr>
            <w:rFonts w:ascii="Arial" w:hAnsi="Arial" w:cs="Arial"/>
          </w:rPr>
          <w:t xml:space="preserve">»). </w:t>
        </w:r>
        <w:del w:id="414" w:author="MOS\BykovVA" w:date="2021-04-15T17:36:00Z">
          <w:r w:rsidRPr="000A3B43" w:rsidDel="0055450B">
            <w:rPr>
              <w:rFonts w:ascii="Arial" w:hAnsi="Arial" w:cs="Arial"/>
            </w:rPr>
            <w:delText xml:space="preserve">По потребностям </w:delText>
          </w:r>
        </w:del>
        <w:del w:id="415" w:author="MOS\BykovVA" w:date="2021-04-15T17:25:00Z">
          <w:r w:rsidRPr="000A3B43" w:rsidDel="003C5A5B">
            <w:rPr>
              <w:rFonts w:ascii="Arial" w:hAnsi="Arial" w:cs="Arial"/>
            </w:rPr>
            <w:delText xml:space="preserve">сырья </w:delText>
          </w:r>
        </w:del>
        <w:del w:id="416" w:author="MOS\BykovVA" w:date="2021-04-15T17:26:00Z">
          <w:r w:rsidRPr="000A3B43" w:rsidDel="003C5A5B">
            <w:rPr>
              <w:rFonts w:ascii="Arial" w:hAnsi="Arial" w:cs="Arial"/>
            </w:rPr>
            <w:delText xml:space="preserve">прогоняется ППМ и создаются </w:delText>
          </w:r>
        </w:del>
        <w:del w:id="417" w:author="MOS\BykovVA" w:date="2021-04-15T17:36:00Z">
          <w:r w:rsidRPr="000A3B43" w:rsidDel="0055450B">
            <w:rPr>
              <w:rFonts w:ascii="Arial" w:hAnsi="Arial" w:cs="Arial"/>
            </w:rPr>
            <w:delText xml:space="preserve">заявки на </w:delText>
          </w:r>
        </w:del>
        <w:del w:id="418" w:author="MOS\BykovVA" w:date="2021-04-15T17:26:00Z">
          <w:r w:rsidRPr="000A3B43" w:rsidDel="003C5A5B">
            <w:rPr>
              <w:rFonts w:ascii="Arial" w:hAnsi="Arial" w:cs="Arial"/>
            </w:rPr>
            <w:delText xml:space="preserve">перемещение или заявки </w:delText>
          </w:r>
        </w:del>
        <w:del w:id="419" w:author="MOS\BykovVA" w:date="2021-04-15T17:27:00Z">
          <w:r w:rsidRPr="000A3B43" w:rsidDel="003C5A5B">
            <w:rPr>
              <w:rFonts w:ascii="Arial" w:hAnsi="Arial" w:cs="Arial"/>
            </w:rPr>
            <w:delText xml:space="preserve">на </w:delText>
          </w:r>
        </w:del>
        <w:del w:id="420" w:author="MOS\BykovVA" w:date="2021-04-15T17:36:00Z">
          <w:r w:rsidRPr="000A3B43" w:rsidDel="0055450B">
            <w:rPr>
              <w:rFonts w:ascii="Arial" w:hAnsi="Arial" w:cs="Arial"/>
            </w:rPr>
            <w:delText>закупку</w:delText>
          </w:r>
        </w:del>
        <w:del w:id="421" w:author="MOS\BykovVA" w:date="2021-04-15T17:26:00Z">
          <w:r w:rsidRPr="000A3B43" w:rsidDel="003C5A5B">
            <w:rPr>
              <w:rFonts w:ascii="Arial" w:hAnsi="Arial" w:cs="Arial"/>
            </w:rPr>
            <w:delText>, в зависимости от схемы закупа материала</w:delText>
          </w:r>
        </w:del>
        <w:del w:id="422" w:author="MOS\BykovVA" w:date="2021-04-15T17:36:00Z">
          <w:r w:rsidRPr="000A3B43" w:rsidDel="0055450B">
            <w:rPr>
              <w:rFonts w:ascii="Arial" w:hAnsi="Arial" w:cs="Arial"/>
            </w:rPr>
            <w:delText xml:space="preserve">. </w:delText>
          </w:r>
        </w:del>
      </w:ins>
    </w:p>
    <w:p w14:paraId="7FAA2821" w14:textId="32C95A97" w:rsidR="00152EF1" w:rsidRDefault="00152EF1" w:rsidP="00152EF1">
      <w:pPr>
        <w:spacing w:after="240" w:line="276" w:lineRule="auto"/>
        <w:ind w:firstLine="567"/>
        <w:rPr>
          <w:ins w:id="423" w:author="MOS\BykovVA" w:date="2021-04-15T17:57:00Z"/>
          <w:rFonts w:ascii="Arial" w:hAnsi="Arial" w:cs="Arial"/>
        </w:rPr>
      </w:pPr>
      <w:ins w:id="424" w:author="MOS\BykovVA" w:date="2021-04-15T17:57:00Z">
        <w:r>
          <w:rPr>
            <w:rFonts w:ascii="Arial" w:hAnsi="Arial" w:cs="Arial"/>
          </w:rPr>
          <w:t>Планирование потребности выполняется в разрезе сегментов</w:t>
        </w:r>
      </w:ins>
      <w:ins w:id="425" w:author="MOS\BykovVA" w:date="2021-04-15T17:58:00Z">
        <w:r>
          <w:rPr>
            <w:rFonts w:ascii="Arial" w:hAnsi="Arial" w:cs="Arial"/>
          </w:rPr>
          <w:t xml:space="preserve"> планирования</w:t>
        </w:r>
      </w:ins>
      <w:ins w:id="426" w:author="MOS\BykovVA" w:date="2021-04-15T17:57:00Z">
        <w:r>
          <w:rPr>
            <w:rFonts w:ascii="Arial" w:hAnsi="Arial" w:cs="Arial"/>
          </w:rPr>
          <w:t>:</w:t>
        </w:r>
      </w:ins>
    </w:p>
    <w:p w14:paraId="3DD277B8" w14:textId="7D559E7B" w:rsidR="00152EF1" w:rsidRDefault="00152EF1" w:rsidP="00152EF1">
      <w:pPr>
        <w:pStyle w:val="afa"/>
        <w:numPr>
          <w:ilvl w:val="0"/>
          <w:numId w:val="41"/>
        </w:numPr>
        <w:spacing w:after="240" w:line="276" w:lineRule="auto"/>
        <w:rPr>
          <w:ins w:id="427" w:author="MOS\BykovVA" w:date="2021-04-15T17:57:00Z"/>
          <w:rFonts w:ascii="Arial" w:hAnsi="Arial" w:cs="Arial"/>
        </w:rPr>
      </w:pPr>
      <w:ins w:id="428" w:author="MOS\BykovVA" w:date="2021-04-15T17:57:00Z">
        <w:r>
          <w:rPr>
            <w:rFonts w:ascii="Arial" w:hAnsi="Arial" w:cs="Arial"/>
          </w:rPr>
          <w:t>Свободно используемый (Заказы ТОРО, Производство, Прочие потребности);</w:t>
        </w:r>
      </w:ins>
    </w:p>
    <w:p w14:paraId="4E479FE4" w14:textId="4A049D7D" w:rsidR="00152EF1" w:rsidRDefault="00152EF1" w:rsidP="00152EF1">
      <w:pPr>
        <w:pStyle w:val="afa"/>
        <w:numPr>
          <w:ilvl w:val="0"/>
          <w:numId w:val="41"/>
        </w:numPr>
        <w:spacing w:after="240" w:line="276" w:lineRule="auto"/>
        <w:rPr>
          <w:ins w:id="429" w:author="MOS\BykovVA" w:date="2021-04-15T17:57:00Z"/>
          <w:rFonts w:ascii="Arial" w:hAnsi="Arial" w:cs="Arial"/>
        </w:rPr>
      </w:pPr>
      <w:ins w:id="430" w:author="MOS\BykovVA" w:date="2021-04-15T17:58:00Z">
        <w:r>
          <w:rPr>
            <w:rFonts w:ascii="Arial" w:hAnsi="Arial" w:cs="Arial"/>
          </w:rPr>
          <w:t>О</w:t>
        </w:r>
      </w:ins>
      <w:ins w:id="431" w:author="MOS\BykovVA" w:date="2021-04-15T17:57:00Z">
        <w:r>
          <w:rPr>
            <w:rFonts w:ascii="Arial" w:hAnsi="Arial" w:cs="Arial"/>
          </w:rPr>
          <w:t>тдельны</w:t>
        </w:r>
      </w:ins>
      <w:ins w:id="432" w:author="MOS\BykovVA" w:date="2021-04-15T17:58:00Z">
        <w:r>
          <w:rPr>
            <w:rFonts w:ascii="Arial" w:hAnsi="Arial" w:cs="Arial"/>
          </w:rPr>
          <w:t>е</w:t>
        </w:r>
      </w:ins>
      <w:ins w:id="433" w:author="MOS\BykovVA" w:date="2021-04-15T17:57:00Z">
        <w:r>
          <w:rPr>
            <w:rFonts w:ascii="Arial" w:hAnsi="Arial" w:cs="Arial"/>
          </w:rPr>
          <w:t xml:space="preserve"> проект</w:t>
        </w:r>
      </w:ins>
      <w:ins w:id="434" w:author="MOS\BykovVA" w:date="2021-04-15T17:58:00Z">
        <w:r>
          <w:rPr>
            <w:rFonts w:ascii="Arial" w:hAnsi="Arial" w:cs="Arial"/>
          </w:rPr>
          <w:t>ы</w:t>
        </w:r>
      </w:ins>
      <w:ins w:id="435" w:author="MOS\BykovVA" w:date="2021-04-15T17:57:00Z">
        <w:r>
          <w:rPr>
            <w:rFonts w:ascii="Arial" w:hAnsi="Arial" w:cs="Arial"/>
          </w:rPr>
          <w:t>:</w:t>
        </w:r>
      </w:ins>
    </w:p>
    <w:p w14:paraId="2CCDC3B3" w14:textId="77777777" w:rsidR="00152EF1" w:rsidRDefault="00152EF1" w:rsidP="00152EF1">
      <w:pPr>
        <w:pStyle w:val="afa"/>
        <w:numPr>
          <w:ilvl w:val="1"/>
          <w:numId w:val="79"/>
        </w:numPr>
        <w:spacing w:after="240" w:line="276" w:lineRule="auto"/>
        <w:rPr>
          <w:ins w:id="436" w:author="MOS\BykovVA" w:date="2021-04-15T17:57:00Z"/>
          <w:rFonts w:ascii="Arial" w:hAnsi="Arial" w:cs="Arial"/>
        </w:rPr>
      </w:pPr>
      <w:ins w:id="437" w:author="MOS\BykovVA" w:date="2021-04-15T17:57:00Z">
        <w:r>
          <w:rPr>
            <w:rFonts w:ascii="Arial" w:hAnsi="Arial" w:cs="Arial"/>
          </w:rPr>
          <w:t xml:space="preserve">Запасы для проекта </w:t>
        </w:r>
        <w:proofErr w:type="spellStart"/>
        <w:r>
          <w:rPr>
            <w:rFonts w:ascii="Arial" w:hAnsi="Arial" w:cs="Arial"/>
          </w:rPr>
          <w:t>КСиИ</w:t>
        </w:r>
        <w:proofErr w:type="spellEnd"/>
        <w:r>
          <w:rPr>
            <w:rFonts w:ascii="Arial" w:hAnsi="Arial" w:cs="Arial"/>
          </w:rPr>
          <w:t xml:space="preserve"> (в </w:t>
        </w:r>
        <w:proofErr w:type="spellStart"/>
        <w:r>
          <w:rPr>
            <w:rFonts w:ascii="Arial" w:hAnsi="Arial" w:cs="Arial"/>
          </w:rPr>
          <w:t>т.ч</w:t>
        </w:r>
        <w:proofErr w:type="spellEnd"/>
        <w:r>
          <w:rPr>
            <w:rFonts w:ascii="Arial" w:hAnsi="Arial" w:cs="Arial"/>
          </w:rPr>
          <w:t>. ОВП, МОС);</w:t>
        </w:r>
      </w:ins>
    </w:p>
    <w:p w14:paraId="6CD963A5" w14:textId="77777777" w:rsidR="00152EF1" w:rsidRPr="00256E1F" w:rsidRDefault="00152EF1" w:rsidP="00152EF1">
      <w:pPr>
        <w:pStyle w:val="afa"/>
        <w:numPr>
          <w:ilvl w:val="1"/>
          <w:numId w:val="79"/>
        </w:numPr>
        <w:spacing w:after="240" w:line="276" w:lineRule="auto"/>
        <w:rPr>
          <w:ins w:id="438" w:author="MOS\BykovVA" w:date="2021-04-15T17:57:00Z"/>
          <w:rFonts w:ascii="Arial" w:hAnsi="Arial" w:cs="Arial"/>
        </w:rPr>
      </w:pPr>
      <w:ins w:id="439" w:author="MOS\BykovVA" w:date="2021-04-15T17:57:00Z">
        <w:r>
          <w:rPr>
            <w:rFonts w:ascii="Arial" w:hAnsi="Arial" w:cs="Arial"/>
          </w:rPr>
          <w:t xml:space="preserve">Запасы АТЗ и </w:t>
        </w:r>
        <w:proofErr w:type="spellStart"/>
        <w:r>
          <w:rPr>
            <w:rFonts w:ascii="Arial" w:hAnsi="Arial" w:cs="Arial"/>
          </w:rPr>
          <w:t>ГОиЧС</w:t>
        </w:r>
        <w:proofErr w:type="spellEnd"/>
        <w:r>
          <w:rPr>
            <w:rFonts w:ascii="Arial" w:hAnsi="Arial" w:cs="Arial"/>
          </w:rPr>
          <w:t xml:space="preserve"> (для данного вида запаса будет выделен технический СПП-элемент).</w:t>
        </w:r>
      </w:ins>
    </w:p>
    <w:p w14:paraId="0764EDFC" w14:textId="288133BA" w:rsidR="0055450B" w:rsidRPr="000A3B43" w:rsidRDefault="000A3B43" w:rsidP="0055450B">
      <w:pPr>
        <w:spacing w:after="240" w:line="276" w:lineRule="auto"/>
        <w:ind w:firstLine="567"/>
        <w:rPr>
          <w:ins w:id="440" w:author="MOS\BykovVA" w:date="2021-04-15T17:45:00Z"/>
          <w:rFonts w:ascii="Arial" w:hAnsi="Arial" w:cs="Arial"/>
        </w:rPr>
      </w:pPr>
      <w:ins w:id="441" w:author="KislovVO" w:date="2021-04-15T10:44:00Z">
        <w:del w:id="442" w:author="MOS\BykovVA" w:date="2021-04-15T17:57:00Z">
          <w:r w:rsidRPr="000A3B43" w:rsidDel="00152EF1">
            <w:rPr>
              <w:rFonts w:ascii="Arial" w:hAnsi="Arial" w:cs="Arial"/>
            </w:rPr>
            <w:delText xml:space="preserve">Потребности для проектов КСиИ </w:delText>
          </w:r>
        </w:del>
        <w:del w:id="443" w:author="MOS\BykovVA" w:date="2021-04-15T17:38:00Z">
          <w:r w:rsidRPr="000A3B43" w:rsidDel="0055450B">
            <w:rPr>
              <w:rFonts w:ascii="Arial" w:hAnsi="Arial" w:cs="Arial"/>
            </w:rPr>
            <w:delText>на</w:delText>
          </w:r>
        </w:del>
        <w:del w:id="444" w:author="MOS\BykovVA" w:date="2021-04-15T17:57:00Z">
          <w:r w:rsidRPr="000A3B43" w:rsidDel="00152EF1">
            <w:rPr>
              <w:rFonts w:ascii="Arial" w:hAnsi="Arial" w:cs="Arial"/>
            </w:rPr>
            <w:delText xml:space="preserve"> оборудовани</w:delText>
          </w:r>
        </w:del>
        <w:del w:id="445" w:author="MOS\BykovVA" w:date="2021-04-15T17:39:00Z">
          <w:r w:rsidRPr="000A3B43" w:rsidDel="0055450B">
            <w:rPr>
              <w:rFonts w:ascii="Arial" w:hAnsi="Arial" w:cs="Arial"/>
            </w:rPr>
            <w:delText>е</w:delText>
          </w:r>
        </w:del>
        <w:del w:id="446" w:author="MOS\BykovVA" w:date="2021-04-15T17:57:00Z">
          <w:r w:rsidRPr="000A3B43" w:rsidDel="00152EF1">
            <w:rPr>
              <w:rFonts w:ascii="Arial" w:hAnsi="Arial" w:cs="Arial"/>
            </w:rPr>
            <w:delText xml:space="preserve"> планируются в разрезе сегмента проекта. </w:delText>
          </w:r>
        </w:del>
      </w:ins>
      <w:ins w:id="447" w:author="MOS\BykovVA" w:date="2021-04-15T17:41:00Z">
        <w:r w:rsidR="0055450B">
          <w:rPr>
            <w:rFonts w:ascii="Arial" w:hAnsi="Arial" w:cs="Arial"/>
          </w:rPr>
          <w:t xml:space="preserve">Формирование </w:t>
        </w:r>
      </w:ins>
      <w:ins w:id="448" w:author="KislovVO" w:date="2021-04-15T10:44:00Z">
        <w:del w:id="449" w:author="MOS\BykovVA" w:date="2021-04-15T17:28:00Z">
          <w:r w:rsidRPr="000A3B43" w:rsidDel="003C5A5B">
            <w:rPr>
              <w:rFonts w:ascii="Arial" w:hAnsi="Arial" w:cs="Arial"/>
            </w:rPr>
            <w:delText>В п</w:delText>
          </w:r>
        </w:del>
      </w:ins>
      <w:ins w:id="450" w:author="MOS\BykovVA" w:date="2021-04-15T17:28:00Z">
        <w:r w:rsidR="0055450B">
          <w:rPr>
            <w:rFonts w:ascii="Arial" w:hAnsi="Arial" w:cs="Arial"/>
          </w:rPr>
          <w:t>п</w:t>
        </w:r>
      </w:ins>
      <w:ins w:id="451" w:author="KislovVO" w:date="2021-04-15T10:44:00Z">
        <w:r w:rsidR="0055450B" w:rsidRPr="000A3B43">
          <w:rPr>
            <w:rFonts w:ascii="Arial" w:hAnsi="Arial" w:cs="Arial"/>
          </w:rPr>
          <w:t>отребност</w:t>
        </w:r>
        <w:del w:id="452" w:author="MOS\BykovVA" w:date="2021-04-15T17:28:00Z">
          <w:r w:rsidRPr="000A3B43" w:rsidDel="003C5A5B">
            <w:rPr>
              <w:rFonts w:ascii="Arial" w:hAnsi="Arial" w:cs="Arial"/>
            </w:rPr>
            <w:delText>и</w:delText>
          </w:r>
        </w:del>
      </w:ins>
      <w:ins w:id="453" w:author="MOS\BykovVA" w:date="2021-04-15T17:41:00Z">
        <w:r w:rsidR="0055450B">
          <w:rPr>
            <w:rFonts w:ascii="Arial" w:hAnsi="Arial" w:cs="Arial"/>
          </w:rPr>
          <w:t>и</w:t>
        </w:r>
      </w:ins>
      <w:ins w:id="454" w:author="MOS\BykovVA" w:date="2021-04-15T17:39:00Z">
        <w:r w:rsidR="0055450B">
          <w:rPr>
            <w:rFonts w:ascii="Arial" w:hAnsi="Arial" w:cs="Arial"/>
          </w:rPr>
          <w:t xml:space="preserve"> в МТР </w:t>
        </w:r>
      </w:ins>
      <w:ins w:id="455" w:author="MOS\BykovVA" w:date="2021-04-15T17:40:00Z">
        <w:r w:rsidR="0055450B">
          <w:rPr>
            <w:rFonts w:ascii="Arial" w:hAnsi="Arial" w:cs="Arial"/>
          </w:rPr>
          <w:t xml:space="preserve">и </w:t>
        </w:r>
      </w:ins>
      <w:ins w:id="456" w:author="MOS\BykovVA" w:date="2021-04-15T17:39:00Z">
        <w:r w:rsidR="0055450B">
          <w:rPr>
            <w:rFonts w:ascii="Arial" w:hAnsi="Arial" w:cs="Arial"/>
          </w:rPr>
          <w:t>оборудовании</w:t>
        </w:r>
      </w:ins>
      <w:ins w:id="457" w:author="KislovVO" w:date="2021-04-15T10:44:00Z">
        <w:r w:rsidRPr="000A3B43">
          <w:rPr>
            <w:rFonts w:ascii="Arial" w:hAnsi="Arial" w:cs="Arial"/>
          </w:rPr>
          <w:t xml:space="preserve"> </w:t>
        </w:r>
      </w:ins>
      <w:ins w:id="458" w:author="MOS\BykovVA" w:date="2021-04-15T17:42:00Z">
        <w:r w:rsidR="0055450B">
          <w:rPr>
            <w:rFonts w:ascii="Arial" w:hAnsi="Arial" w:cs="Arial"/>
          </w:rPr>
          <w:t xml:space="preserve">для проектов </w:t>
        </w:r>
        <w:proofErr w:type="spellStart"/>
        <w:r w:rsidR="0055450B">
          <w:rPr>
            <w:rFonts w:ascii="Arial" w:hAnsi="Arial" w:cs="Arial"/>
          </w:rPr>
          <w:t>КСиИ</w:t>
        </w:r>
        <w:proofErr w:type="spellEnd"/>
        <w:r w:rsidR="0055450B">
          <w:rPr>
            <w:rFonts w:ascii="Arial" w:hAnsi="Arial" w:cs="Arial"/>
          </w:rPr>
          <w:t xml:space="preserve"> </w:t>
        </w:r>
      </w:ins>
      <w:ins w:id="459" w:author="KislovVO" w:date="2021-04-15T10:44:00Z">
        <w:del w:id="460" w:author="MOS\BykovVA" w:date="2021-04-15T17:28:00Z">
          <w:r w:rsidRPr="000A3B43" w:rsidDel="003C5A5B">
            <w:rPr>
              <w:rFonts w:ascii="Arial" w:hAnsi="Arial" w:cs="Arial"/>
            </w:rPr>
            <w:delText>указывается</w:delText>
          </w:r>
        </w:del>
      </w:ins>
      <w:ins w:id="461" w:author="MOS\BykovVA" w:date="2021-04-15T17:42:00Z">
        <w:r w:rsidR="0055450B">
          <w:rPr>
            <w:rFonts w:ascii="Arial" w:hAnsi="Arial" w:cs="Arial"/>
          </w:rPr>
          <w:t>выполняется</w:t>
        </w:r>
      </w:ins>
      <w:ins w:id="462" w:author="MOS\BykovVA" w:date="2021-04-15T17:28:00Z">
        <w:r w:rsidR="003C5A5B">
          <w:rPr>
            <w:rFonts w:ascii="Arial" w:hAnsi="Arial" w:cs="Arial"/>
          </w:rPr>
          <w:t xml:space="preserve"> в рамках</w:t>
        </w:r>
      </w:ins>
      <w:ins w:id="463" w:author="KislovVO" w:date="2021-04-15T10:44:00Z">
        <w:r w:rsidRPr="000A3B43">
          <w:rPr>
            <w:rFonts w:ascii="Arial" w:hAnsi="Arial" w:cs="Arial"/>
          </w:rPr>
          <w:t xml:space="preserve"> СПП-элемент</w:t>
        </w:r>
      </w:ins>
      <w:ins w:id="464" w:author="MOS\BykovVA" w:date="2021-04-15T17:28:00Z">
        <w:r w:rsidR="003C5A5B">
          <w:rPr>
            <w:rFonts w:ascii="Arial" w:hAnsi="Arial" w:cs="Arial"/>
          </w:rPr>
          <w:t>а</w:t>
        </w:r>
      </w:ins>
      <w:ins w:id="465" w:author="KislovVO" w:date="2021-04-15T10:44:00Z">
        <w:r w:rsidRPr="000A3B43">
          <w:rPr>
            <w:rFonts w:ascii="Arial" w:hAnsi="Arial" w:cs="Arial"/>
          </w:rPr>
          <w:t xml:space="preserve"> </w:t>
        </w:r>
      </w:ins>
      <w:ins w:id="466" w:author="MOS\BykovVA" w:date="2021-04-15T17:50:00Z">
        <w:r w:rsidR="00E473B4">
          <w:rPr>
            <w:rFonts w:ascii="Arial" w:hAnsi="Arial" w:cs="Arial"/>
          </w:rPr>
          <w:t xml:space="preserve">самого </w:t>
        </w:r>
      </w:ins>
      <w:ins w:id="467" w:author="KislovVO" w:date="2021-04-15T10:44:00Z">
        <w:del w:id="468" w:author="MOS\BykovVA" w:date="2021-04-15T17:50:00Z">
          <w:r w:rsidRPr="000A3B43" w:rsidDel="00E473B4">
            <w:rPr>
              <w:rFonts w:ascii="Arial" w:hAnsi="Arial" w:cs="Arial"/>
            </w:rPr>
            <w:delText>4-го</w:delText>
          </w:r>
        </w:del>
      </w:ins>
      <w:ins w:id="469" w:author="MOS\BykovVA" w:date="2021-04-15T17:50:00Z">
        <w:r w:rsidR="00E473B4">
          <w:rPr>
            <w:rFonts w:ascii="Arial" w:hAnsi="Arial" w:cs="Arial"/>
          </w:rPr>
          <w:t>нижнего</w:t>
        </w:r>
      </w:ins>
      <w:ins w:id="470" w:author="KislovVO" w:date="2021-04-15T10:44:00Z">
        <w:r w:rsidRPr="000A3B43">
          <w:rPr>
            <w:rFonts w:ascii="Arial" w:hAnsi="Arial" w:cs="Arial"/>
          </w:rPr>
          <w:t xml:space="preserve"> уровня</w:t>
        </w:r>
      </w:ins>
      <w:ins w:id="471" w:author="MOS\BykovVA" w:date="2021-04-15T17:45:00Z">
        <w:r w:rsidR="0055450B">
          <w:rPr>
            <w:rFonts w:ascii="Arial" w:hAnsi="Arial" w:cs="Arial"/>
          </w:rPr>
          <w:t xml:space="preserve"> (</w:t>
        </w:r>
        <w:r w:rsidR="0055450B" w:rsidRPr="000A3B43">
          <w:rPr>
            <w:rFonts w:ascii="Arial" w:hAnsi="Arial" w:cs="Arial"/>
          </w:rPr>
          <w:t xml:space="preserve">более подробное описание регистрации потребности для проектов </w:t>
        </w:r>
        <w:proofErr w:type="spellStart"/>
        <w:r w:rsidR="0055450B" w:rsidRPr="000A3B43">
          <w:rPr>
            <w:rFonts w:ascii="Arial" w:hAnsi="Arial" w:cs="Arial"/>
          </w:rPr>
          <w:t>КСиИ</w:t>
        </w:r>
        <w:proofErr w:type="spellEnd"/>
        <w:r w:rsidR="0055450B">
          <w:rPr>
            <w:rFonts w:ascii="Arial" w:hAnsi="Arial" w:cs="Arial"/>
          </w:rPr>
          <w:t xml:space="preserve"> см.</w:t>
        </w:r>
        <w:r w:rsidR="0055450B" w:rsidRPr="000A3B43">
          <w:rPr>
            <w:rFonts w:ascii="Arial" w:hAnsi="Arial" w:cs="Arial"/>
          </w:rPr>
          <w:t xml:space="preserve"> в КД «Планирование и реализация проектов </w:t>
        </w:r>
        <w:proofErr w:type="spellStart"/>
        <w:r w:rsidR="0055450B" w:rsidRPr="000A3B43">
          <w:rPr>
            <w:rFonts w:ascii="Arial" w:hAnsi="Arial" w:cs="Arial"/>
          </w:rPr>
          <w:t>КСиИ</w:t>
        </w:r>
        <w:proofErr w:type="spellEnd"/>
        <w:r w:rsidR="0055450B" w:rsidRPr="000A3B43">
          <w:rPr>
            <w:rFonts w:ascii="Arial" w:hAnsi="Arial" w:cs="Arial"/>
          </w:rPr>
          <w:t>»</w:t>
        </w:r>
        <w:r w:rsidR="0055450B">
          <w:rPr>
            <w:rFonts w:ascii="Arial" w:hAnsi="Arial" w:cs="Arial"/>
          </w:rPr>
          <w:t>)</w:t>
        </w:r>
        <w:r w:rsidR="0055450B" w:rsidRPr="000A3B43">
          <w:rPr>
            <w:rFonts w:ascii="Arial" w:hAnsi="Arial" w:cs="Arial"/>
          </w:rPr>
          <w:t>.</w:t>
        </w:r>
      </w:ins>
    </w:p>
    <w:p w14:paraId="5729EF27" w14:textId="23136656" w:rsidR="000A3B43" w:rsidRPr="000A3B43" w:rsidRDefault="000A3B43" w:rsidP="000A3B43">
      <w:pPr>
        <w:spacing w:after="240" w:line="276" w:lineRule="auto"/>
        <w:ind w:firstLine="567"/>
        <w:rPr>
          <w:ins w:id="472" w:author="KislovVO" w:date="2021-04-15T10:44:00Z"/>
          <w:rFonts w:ascii="Arial" w:hAnsi="Arial" w:cs="Arial"/>
        </w:rPr>
      </w:pPr>
      <w:ins w:id="473" w:author="KislovVO" w:date="2021-04-15T10:44:00Z">
        <w:del w:id="474" w:author="MOS\BykovVA" w:date="2021-04-15T17:42:00Z">
          <w:r w:rsidRPr="000A3B43" w:rsidDel="0055450B">
            <w:rPr>
              <w:rFonts w:ascii="Arial" w:hAnsi="Arial" w:cs="Arial"/>
            </w:rPr>
            <w:delText xml:space="preserve">, </w:delText>
          </w:r>
        </w:del>
        <w:r w:rsidR="0055450B" w:rsidRPr="000A3B43">
          <w:rPr>
            <w:rFonts w:ascii="Arial" w:hAnsi="Arial" w:cs="Arial"/>
          </w:rPr>
          <w:t xml:space="preserve">При </w:t>
        </w:r>
        <w:r w:rsidRPr="000A3B43">
          <w:rPr>
            <w:rFonts w:ascii="Arial" w:hAnsi="Arial" w:cs="Arial"/>
          </w:rPr>
          <w:t xml:space="preserve">этом </w:t>
        </w:r>
        <w:del w:id="475" w:author="MOS\BykovVA" w:date="2021-04-15T17:44:00Z">
          <w:r w:rsidRPr="000A3B43" w:rsidDel="0055450B">
            <w:rPr>
              <w:rFonts w:ascii="Arial" w:hAnsi="Arial" w:cs="Arial"/>
            </w:rPr>
            <w:delText xml:space="preserve">в ППМ анализ потребностей </w:delText>
          </w:r>
        </w:del>
      </w:ins>
      <w:ins w:id="476" w:author="MOS\BykovVA" w:date="2021-04-15T17:44:00Z">
        <w:r w:rsidR="0055450B">
          <w:rPr>
            <w:rFonts w:ascii="Arial" w:hAnsi="Arial" w:cs="Arial"/>
          </w:rPr>
          <w:t>для оборудования формирование заявок на закупку\перемещение и планирование обеспечения выполняется</w:t>
        </w:r>
      </w:ins>
      <w:ins w:id="477" w:author="MOS\BykovVA" w:date="2021-04-15T17:51:00Z">
        <w:r w:rsidR="00E473B4">
          <w:rPr>
            <w:rFonts w:ascii="Arial" w:hAnsi="Arial" w:cs="Arial"/>
          </w:rPr>
          <w:t xml:space="preserve"> также</w:t>
        </w:r>
      </w:ins>
      <w:ins w:id="478" w:author="MOS\BykovVA" w:date="2021-04-15T17:44:00Z">
        <w:r w:rsidR="0055450B">
          <w:rPr>
            <w:rFonts w:ascii="Arial" w:hAnsi="Arial" w:cs="Arial"/>
          </w:rPr>
          <w:t xml:space="preserve"> в рамках</w:t>
        </w:r>
      </w:ins>
      <w:ins w:id="479" w:author="KislovVO" w:date="2021-04-15T10:44:00Z">
        <w:del w:id="480" w:author="MOS\BykovVA" w:date="2021-04-15T17:44:00Z">
          <w:r w:rsidRPr="000A3B43" w:rsidDel="0055450B">
            <w:rPr>
              <w:rFonts w:ascii="Arial" w:hAnsi="Arial" w:cs="Arial"/>
            </w:rPr>
            <w:delText>происходит для</w:delText>
          </w:r>
        </w:del>
        <w:r w:rsidRPr="000A3B43">
          <w:rPr>
            <w:rFonts w:ascii="Arial" w:hAnsi="Arial" w:cs="Arial"/>
          </w:rPr>
          <w:t xml:space="preserve"> СПП-элемент</w:t>
        </w:r>
      </w:ins>
      <w:ins w:id="481" w:author="MOS\BykovVA" w:date="2021-04-15T17:45:00Z">
        <w:r w:rsidR="0055450B">
          <w:rPr>
            <w:rFonts w:ascii="Arial" w:hAnsi="Arial" w:cs="Arial"/>
          </w:rPr>
          <w:t>а</w:t>
        </w:r>
      </w:ins>
      <w:ins w:id="482" w:author="KislovVO" w:date="2021-04-15T10:44:00Z">
        <w:r w:rsidRPr="000A3B43">
          <w:rPr>
            <w:rFonts w:ascii="Arial" w:hAnsi="Arial" w:cs="Arial"/>
          </w:rPr>
          <w:t xml:space="preserve"> </w:t>
        </w:r>
        <w:del w:id="483" w:author="MOS\BykovVA" w:date="2021-04-15T17:51:00Z">
          <w:r w:rsidRPr="000A3B43" w:rsidDel="00E473B4">
            <w:rPr>
              <w:rFonts w:ascii="Arial" w:hAnsi="Arial" w:cs="Arial"/>
            </w:rPr>
            <w:delText>4-го</w:delText>
          </w:r>
        </w:del>
      </w:ins>
      <w:ins w:id="484" w:author="MOS\BykovVA" w:date="2021-04-15T17:51:00Z">
        <w:r w:rsidR="00E473B4">
          <w:rPr>
            <w:rFonts w:ascii="Arial" w:hAnsi="Arial" w:cs="Arial"/>
          </w:rPr>
          <w:t>самого нижнего</w:t>
        </w:r>
      </w:ins>
      <w:ins w:id="485" w:author="KislovVO" w:date="2021-04-15T10:44:00Z">
        <w:r w:rsidRPr="000A3B43">
          <w:rPr>
            <w:rFonts w:ascii="Arial" w:hAnsi="Arial" w:cs="Arial"/>
          </w:rPr>
          <w:t xml:space="preserve"> уровня. </w:t>
        </w:r>
        <w:del w:id="486" w:author="MOS\BykovVA" w:date="2021-04-15T17:45:00Z">
          <w:r w:rsidRPr="000A3B43" w:rsidDel="0055450B">
            <w:rPr>
              <w:rFonts w:ascii="Arial" w:hAnsi="Arial" w:cs="Arial"/>
            </w:rPr>
            <w:delText xml:space="preserve">Более подробное описание </w:delText>
          </w:r>
        </w:del>
        <w:del w:id="487" w:author="MOS\BykovVA" w:date="2021-04-15T17:43:00Z">
          <w:r w:rsidRPr="000A3B43" w:rsidDel="0055450B">
            <w:rPr>
              <w:rFonts w:ascii="Arial" w:hAnsi="Arial" w:cs="Arial"/>
            </w:rPr>
            <w:delText xml:space="preserve">по </w:delText>
          </w:r>
        </w:del>
        <w:del w:id="488" w:author="MOS\BykovVA" w:date="2021-04-15T17:45:00Z">
          <w:r w:rsidRPr="000A3B43" w:rsidDel="0055450B">
            <w:rPr>
              <w:rFonts w:ascii="Arial" w:hAnsi="Arial" w:cs="Arial"/>
            </w:rPr>
            <w:delText>регистрации потребности для проектов КСиИ в КД «Планирование и реализация проектов КСиИ».</w:delText>
          </w:r>
        </w:del>
      </w:ins>
    </w:p>
    <w:p w14:paraId="1EA64D21" w14:textId="490EED96" w:rsidR="000A3B43" w:rsidRPr="000A3B43" w:rsidRDefault="000A3B43" w:rsidP="000A3B43">
      <w:pPr>
        <w:spacing w:after="240" w:line="276" w:lineRule="auto"/>
        <w:ind w:firstLine="567"/>
        <w:rPr>
          <w:ins w:id="489" w:author="KislovVO" w:date="2021-04-15T10:43:00Z"/>
          <w:rFonts w:ascii="Arial" w:hAnsi="Arial" w:cs="Arial"/>
        </w:rPr>
      </w:pPr>
      <w:ins w:id="490" w:author="KislovVO" w:date="2021-04-15T10:43:00Z">
        <w:del w:id="491" w:author="MOS\BykovVA" w:date="2021-04-15T17:46:00Z">
          <w:r w:rsidRPr="000A3B43" w:rsidDel="0055450B">
            <w:rPr>
              <w:rFonts w:ascii="Arial" w:hAnsi="Arial" w:cs="Arial"/>
            </w:rPr>
            <w:delText xml:space="preserve">Потребности для проектов КСиИ на </w:delText>
          </w:r>
        </w:del>
        <w:del w:id="492" w:author="MOS\BykovVA" w:date="2021-04-15T17:30:00Z">
          <w:r w:rsidRPr="000A3B43" w:rsidDel="003C5A5B">
            <w:rPr>
              <w:rFonts w:ascii="Arial" w:hAnsi="Arial" w:cs="Arial"/>
            </w:rPr>
            <w:delText>сырье</w:delText>
          </w:r>
          <w:r w:rsidRPr="000A3B43" w:rsidDel="003C5A5B">
            <w:rPr>
              <w:rFonts w:ascii="Arial" w:hAnsi="Arial" w:cs="Arial"/>
              <w:rPrChange w:id="493" w:author="KislovVO" w:date="2021-04-15T10:43:00Z">
                <w:rPr>
                  <w:rFonts w:ascii="Arial" w:hAnsi="Arial" w:cs="Arial"/>
                  <w:lang w:val="en-US"/>
                </w:rPr>
              </w:rPrChange>
            </w:rPr>
            <w:delText>/</w:delText>
          </w:r>
        </w:del>
        <w:del w:id="494" w:author="MOS\BykovVA" w:date="2021-04-15T17:46:00Z">
          <w:r w:rsidDel="0055450B">
            <w:rPr>
              <w:rFonts w:ascii="Arial" w:hAnsi="Arial" w:cs="Arial"/>
            </w:rPr>
            <w:delText>МТР</w:delText>
          </w:r>
          <w:r w:rsidRPr="000A3B43" w:rsidDel="0055450B">
            <w:rPr>
              <w:rFonts w:ascii="Arial" w:hAnsi="Arial" w:cs="Arial"/>
            </w:rPr>
            <w:delText xml:space="preserve"> планируются в разрезе сегмента проекта. В потребности указывается СПП-элемент 4-го уровня, при этом в ППМ анализ потребностей </w:delText>
          </w:r>
        </w:del>
      </w:ins>
      <w:ins w:id="495" w:author="MOS\BykovVA" w:date="2021-04-15T17:46:00Z">
        <w:r w:rsidR="00E473B4">
          <w:rPr>
            <w:rFonts w:ascii="Arial" w:hAnsi="Arial" w:cs="Arial"/>
          </w:rPr>
          <w:t xml:space="preserve">Для МТР </w:t>
        </w:r>
      </w:ins>
      <w:ins w:id="496" w:author="MOS\BykovVA" w:date="2021-04-15T17:54:00Z">
        <w:r w:rsidR="00E473B4">
          <w:rPr>
            <w:rFonts w:ascii="Arial" w:hAnsi="Arial" w:cs="Arial"/>
          </w:rPr>
          <w:t>под</w:t>
        </w:r>
      </w:ins>
      <w:ins w:id="497" w:author="MOS\BykovVA" w:date="2021-04-15T17:53:00Z">
        <w:r w:rsidR="00E473B4">
          <w:rPr>
            <w:rFonts w:ascii="Arial" w:hAnsi="Arial" w:cs="Arial"/>
          </w:rPr>
          <w:t xml:space="preserve"> проект</w:t>
        </w:r>
      </w:ins>
      <w:ins w:id="498" w:author="MOS\BykovVA" w:date="2021-04-15T17:54:00Z">
        <w:r w:rsidR="00E473B4">
          <w:rPr>
            <w:rFonts w:ascii="Arial" w:hAnsi="Arial" w:cs="Arial"/>
          </w:rPr>
          <w:t>ы</w:t>
        </w:r>
      </w:ins>
      <w:ins w:id="499" w:author="MOS\BykovVA" w:date="2021-04-15T17:53:00Z">
        <w:r w:rsidR="00E473B4">
          <w:rPr>
            <w:rFonts w:ascii="Arial" w:hAnsi="Arial" w:cs="Arial"/>
          </w:rPr>
          <w:t xml:space="preserve"> </w:t>
        </w:r>
      </w:ins>
      <w:ins w:id="500" w:author="MOS\BykovVA" w:date="2021-04-15T17:54:00Z">
        <w:r w:rsidR="00E473B4">
          <w:rPr>
            <w:rFonts w:ascii="Arial" w:hAnsi="Arial" w:cs="Arial"/>
          </w:rPr>
          <w:t xml:space="preserve">КС и МОС </w:t>
        </w:r>
      </w:ins>
      <w:ins w:id="501" w:author="MOS\BykovVA" w:date="2021-04-15T17:46:00Z">
        <w:r w:rsidR="00E473B4">
          <w:rPr>
            <w:rFonts w:ascii="Arial" w:hAnsi="Arial" w:cs="Arial"/>
          </w:rPr>
          <w:t xml:space="preserve">формирование заявок на закупку\перемещение и планирование </w:t>
        </w:r>
      </w:ins>
      <w:ins w:id="502" w:author="MOS\BykovVA" w:date="2021-04-15T17:47:00Z">
        <w:r w:rsidR="00E473B4">
          <w:rPr>
            <w:rFonts w:ascii="Arial" w:hAnsi="Arial" w:cs="Arial"/>
          </w:rPr>
          <w:t>обеспечения</w:t>
        </w:r>
      </w:ins>
      <w:ins w:id="503" w:author="MOS\BykovVA" w:date="2021-04-15T17:46:00Z">
        <w:r w:rsidR="00E473B4">
          <w:rPr>
            <w:rFonts w:ascii="Arial" w:hAnsi="Arial" w:cs="Arial"/>
          </w:rPr>
          <w:t xml:space="preserve"> </w:t>
        </w:r>
      </w:ins>
      <w:ins w:id="504" w:author="KislovVO" w:date="2021-04-15T10:43:00Z">
        <w:del w:id="505" w:author="MOS\BykovVA" w:date="2021-04-15T17:47:00Z">
          <w:r w:rsidRPr="000A3B43" w:rsidDel="00E473B4">
            <w:rPr>
              <w:rFonts w:ascii="Arial" w:hAnsi="Arial" w:cs="Arial"/>
            </w:rPr>
            <w:delText xml:space="preserve">происходит </w:delText>
          </w:r>
        </w:del>
      </w:ins>
      <w:ins w:id="506" w:author="MOS\BykovVA" w:date="2021-04-15T17:47:00Z">
        <w:r w:rsidR="00E473B4">
          <w:rPr>
            <w:rFonts w:ascii="Arial" w:hAnsi="Arial" w:cs="Arial"/>
          </w:rPr>
          <w:t xml:space="preserve">выполняется </w:t>
        </w:r>
      </w:ins>
      <w:ins w:id="507" w:author="KislovVO" w:date="2021-04-15T10:43:00Z">
        <w:del w:id="508" w:author="MOS\BykovVA" w:date="2021-04-15T17:47:00Z">
          <w:r w:rsidRPr="000A3B43" w:rsidDel="00E473B4">
            <w:rPr>
              <w:rFonts w:ascii="Arial" w:hAnsi="Arial" w:cs="Arial"/>
            </w:rPr>
            <w:delText>для</w:delText>
          </w:r>
        </w:del>
      </w:ins>
      <w:ins w:id="509" w:author="MOS\BykovVA" w:date="2021-04-15T17:47:00Z">
        <w:r w:rsidR="00E473B4">
          <w:rPr>
            <w:rFonts w:ascii="Arial" w:hAnsi="Arial" w:cs="Arial"/>
          </w:rPr>
          <w:t>в рамках</w:t>
        </w:r>
      </w:ins>
      <w:ins w:id="510" w:author="KislovVO" w:date="2021-04-15T10:43:00Z">
        <w:r w:rsidRPr="000A3B43">
          <w:rPr>
            <w:rFonts w:ascii="Arial" w:hAnsi="Arial" w:cs="Arial"/>
          </w:rPr>
          <w:t xml:space="preserve"> СПП-элемент</w:t>
        </w:r>
      </w:ins>
      <w:ins w:id="511" w:author="MOS\BykovVA" w:date="2021-04-15T17:47:00Z">
        <w:r w:rsidR="00E473B4">
          <w:rPr>
            <w:rFonts w:ascii="Arial" w:hAnsi="Arial" w:cs="Arial"/>
          </w:rPr>
          <w:t>а</w:t>
        </w:r>
      </w:ins>
      <w:ins w:id="512" w:author="KislovVO" w:date="2021-04-15T10:43:00Z">
        <w:r w:rsidRPr="000A3B43">
          <w:rPr>
            <w:rFonts w:ascii="Arial" w:hAnsi="Arial" w:cs="Arial"/>
          </w:rPr>
          <w:t xml:space="preserve"> 2-го уровня, учитывая </w:t>
        </w:r>
        <w:r w:rsidRPr="000A3B43">
          <w:rPr>
            <w:rFonts w:ascii="Arial" w:hAnsi="Arial" w:cs="Arial"/>
          </w:rPr>
          <w:lastRenderedPageBreak/>
          <w:t xml:space="preserve">все подчиненные СПП-элементы </w:t>
        </w:r>
        <w:del w:id="513" w:author="MOS\BykovVA" w:date="2021-04-15T17:54:00Z">
          <w:r w:rsidRPr="000A3B43" w:rsidDel="00E473B4">
            <w:rPr>
              <w:rFonts w:ascii="Arial" w:hAnsi="Arial" w:cs="Arial"/>
            </w:rPr>
            <w:delText>4-го</w:delText>
          </w:r>
        </w:del>
      </w:ins>
      <w:ins w:id="514" w:author="MOS\BykovVA" w:date="2021-04-15T17:54:00Z">
        <w:r w:rsidR="00E473B4">
          <w:rPr>
            <w:rFonts w:ascii="Arial" w:hAnsi="Arial" w:cs="Arial"/>
          </w:rPr>
          <w:t>нижнего</w:t>
        </w:r>
      </w:ins>
      <w:ins w:id="515" w:author="KislovVO" w:date="2021-04-15T10:43:00Z">
        <w:r w:rsidRPr="000A3B43">
          <w:rPr>
            <w:rFonts w:ascii="Arial" w:hAnsi="Arial" w:cs="Arial"/>
          </w:rPr>
          <w:t xml:space="preserve"> уровня. </w:t>
        </w:r>
      </w:ins>
      <w:ins w:id="516" w:author="MOS\BykovVA" w:date="2021-04-15T17:47:00Z">
        <w:r w:rsidR="00E473B4">
          <w:rPr>
            <w:rFonts w:ascii="Arial" w:hAnsi="Arial" w:cs="Arial"/>
          </w:rPr>
          <w:t>Т.е. происходит агрегация</w:t>
        </w:r>
      </w:ins>
      <w:ins w:id="517" w:author="MOS\BykovVA" w:date="2021-04-15T17:48:00Z">
        <w:r w:rsidR="00E473B4">
          <w:rPr>
            <w:rFonts w:ascii="Arial" w:hAnsi="Arial" w:cs="Arial"/>
          </w:rPr>
          <w:t xml:space="preserve"> потребности на уровне вышестоящего СПП-элемента.</w:t>
        </w:r>
      </w:ins>
    </w:p>
    <w:p w14:paraId="59A7394D" w14:textId="10EB0F39" w:rsidR="00F56250" w:rsidDel="000A3B43" w:rsidRDefault="00E473B4" w:rsidP="0013069E">
      <w:pPr>
        <w:spacing w:after="240" w:line="276" w:lineRule="auto"/>
        <w:ind w:firstLine="567"/>
        <w:rPr>
          <w:del w:id="518" w:author="KislovVO" w:date="2021-04-15T10:43:00Z"/>
          <w:rFonts w:ascii="Arial" w:hAnsi="Arial" w:cs="Arial"/>
        </w:rPr>
      </w:pPr>
      <w:ins w:id="519" w:author="MOS\BykovVA" w:date="2021-04-15T17:49:00Z">
        <w:r>
          <w:rPr>
            <w:rFonts w:ascii="Arial" w:hAnsi="Arial" w:cs="Arial"/>
          </w:rPr>
          <w:t xml:space="preserve">Все </w:t>
        </w:r>
      </w:ins>
      <w:ins w:id="520" w:author="MOS\BykovVA" w:date="2021-04-15T17:37:00Z">
        <w:r>
          <w:rPr>
            <w:rFonts w:ascii="Arial" w:hAnsi="Arial" w:cs="Arial"/>
          </w:rPr>
          <w:t xml:space="preserve">потребности </w:t>
        </w:r>
        <w:r w:rsidR="0055450B">
          <w:rPr>
            <w:rFonts w:ascii="Arial" w:hAnsi="Arial" w:cs="Arial"/>
          </w:rPr>
          <w:t>для проектов ОВП формируются и планируются на уровне СПП-элемента 4-го уровня.</w:t>
        </w:r>
      </w:ins>
      <w:del w:id="521" w:author="KislovVO" w:date="2021-04-15T10:43:00Z">
        <w:r w:rsidR="00F56250" w:rsidDel="000A3B43">
          <w:rPr>
            <w:rFonts w:ascii="Arial" w:hAnsi="Arial" w:cs="Arial"/>
          </w:rPr>
          <w:delText xml:space="preserve">По потребностям в </w:delText>
        </w:r>
        <w:r w:rsidR="00F56250" w:rsidRPr="00C06D97" w:rsidDel="000A3B43">
          <w:rPr>
            <w:rFonts w:ascii="Arial" w:hAnsi="Arial" w:cs="Arial"/>
          </w:rPr>
          <w:delText>ОДЦИ</w:delText>
        </w:r>
        <w:r w:rsidR="00F56250" w:rsidDel="000A3B43">
          <w:rPr>
            <w:rFonts w:ascii="Arial" w:hAnsi="Arial" w:cs="Arial"/>
          </w:rPr>
          <w:delText xml:space="preserve"> и МТР закупаемым по ОЛ/</w:delText>
        </w:r>
        <w:r w:rsidR="00F56250" w:rsidRPr="00C06D97" w:rsidDel="000A3B43">
          <w:rPr>
            <w:rFonts w:ascii="Arial" w:hAnsi="Arial" w:cs="Arial"/>
          </w:rPr>
          <w:delText>ТЗ</w:delText>
        </w:r>
        <w:r w:rsidR="00F56250" w:rsidDel="000A3B43">
          <w:rPr>
            <w:rFonts w:ascii="Arial" w:hAnsi="Arial" w:cs="Arial"/>
          </w:rPr>
          <w:delText xml:space="preserve"> заявки на закупку на перевалочную базу формируются в процессах управления проектами (формирование описано в КД «</w:delText>
        </w:r>
        <w:r w:rsidR="00F56250" w:rsidRPr="00D06839" w:rsidDel="000A3B43">
          <w:rPr>
            <w:rFonts w:ascii="Arial" w:hAnsi="Arial" w:cs="Arial"/>
          </w:rPr>
          <w:delText>Планирование и реализация проектов КСиИ</w:delText>
        </w:r>
        <w:r w:rsidR="00F56250" w:rsidDel="000A3B43">
          <w:rPr>
            <w:rFonts w:ascii="Arial" w:hAnsi="Arial" w:cs="Arial"/>
          </w:rPr>
          <w:delText>»). При прогоне ППМ по данным потребностям формируются только заявки на перемещение с перевалочной базы.</w:delText>
        </w:r>
      </w:del>
    </w:p>
    <w:p w14:paraId="6DC47109" w14:textId="1D284AFD" w:rsidR="007742C4" w:rsidRDefault="006E5B38" w:rsidP="007742C4">
      <w:pPr>
        <w:spacing w:after="240" w:line="276" w:lineRule="auto"/>
        <w:ind w:firstLine="567"/>
        <w:rPr>
          <w:rFonts w:ascii="Arial" w:hAnsi="Arial" w:cs="Arial"/>
        </w:rPr>
      </w:pPr>
      <w:del w:id="522" w:author="KislovVO" w:date="2021-04-15T10:43:00Z">
        <w:r w:rsidDel="000A3B43">
          <w:rPr>
            <w:rFonts w:ascii="Arial" w:hAnsi="Arial" w:cs="Arial"/>
          </w:rPr>
          <w:delText xml:space="preserve">Потребности для проектов </w:delText>
        </w:r>
        <w:r w:rsidRPr="00D06839" w:rsidDel="000A3B43">
          <w:rPr>
            <w:rFonts w:ascii="Arial" w:hAnsi="Arial" w:cs="Arial"/>
          </w:rPr>
          <w:delText>КСиИ</w:delText>
        </w:r>
        <w:r w:rsidDel="000A3B43">
          <w:rPr>
            <w:rFonts w:ascii="Arial" w:hAnsi="Arial" w:cs="Arial"/>
          </w:rPr>
          <w:delText xml:space="preserve"> планируются в разрезе сегмента проекта. В потребности указывается СПП-элемент 4-го уровня, при этом в ППМ анализ потребностей происходит для СПП-элемент 2-го уровня, учитывая все подчиненные СПП-элементы 4-го уровня. </w:delText>
        </w:r>
        <w:r w:rsidR="00C52DDA" w:rsidDel="000A3B43">
          <w:rPr>
            <w:rFonts w:ascii="Arial" w:hAnsi="Arial" w:cs="Arial"/>
          </w:rPr>
          <w:delText>Более подробное описание по регистрации потребности для проектов КСи</w:delText>
        </w:r>
        <w:r w:rsidR="00993519" w:rsidDel="000A3B43">
          <w:rPr>
            <w:rFonts w:ascii="Arial" w:hAnsi="Arial" w:cs="Arial"/>
          </w:rPr>
          <w:delText>И в КД «</w:delText>
        </w:r>
        <w:r w:rsidR="00993519" w:rsidRPr="00D06839" w:rsidDel="000A3B43">
          <w:rPr>
            <w:rFonts w:ascii="Arial" w:hAnsi="Arial" w:cs="Arial"/>
          </w:rPr>
          <w:delText>Планирование и реализация проектов КСиИ</w:delText>
        </w:r>
        <w:r w:rsidR="00993519" w:rsidDel="000A3B43">
          <w:rPr>
            <w:rFonts w:ascii="Arial" w:hAnsi="Arial" w:cs="Arial"/>
          </w:rPr>
          <w:delText>»</w:delText>
        </w:r>
      </w:del>
    </w:p>
    <w:p w14:paraId="7F4E373B" w14:textId="77777777" w:rsidR="00966183" w:rsidRDefault="00A45709" w:rsidP="0013069E">
      <w:pPr>
        <w:spacing w:after="240" w:line="276" w:lineRule="auto"/>
        <w:ind w:firstLine="567"/>
        <w:rPr>
          <w:rFonts w:ascii="Arial" w:hAnsi="Arial" w:cs="Arial"/>
        </w:rPr>
      </w:pPr>
      <w:r w:rsidRPr="00A45709">
        <w:rPr>
          <w:rFonts w:ascii="Arial" w:hAnsi="Arial" w:cs="Arial"/>
        </w:rPr>
        <w:t>При создании заявки на закупку МТР выполняется расчёт возможности поставки МТР в указанные даты поставки (на основании заданных в системе сроков поставки). В случае, если дата поставки меньше, чем полученная при расчёте, автоматически для данной позиции устанавливается признак срочно</w:t>
      </w:r>
      <w:r>
        <w:rPr>
          <w:rFonts w:ascii="Arial" w:hAnsi="Arial" w:cs="Arial"/>
        </w:rPr>
        <w:t>сти (разработка MM02 «Проставле</w:t>
      </w:r>
      <w:r w:rsidRPr="00A45709">
        <w:rPr>
          <w:rFonts w:ascii="Arial" w:hAnsi="Arial" w:cs="Arial"/>
        </w:rPr>
        <w:t xml:space="preserve">ние признака срочности»). Подробнее расчёт сроков обеспечения описан в </w:t>
      </w:r>
      <w:hyperlink w:anchor="_Расчёт_сроков_обеспечения" w:history="1">
        <w:r w:rsidR="00915C65" w:rsidRPr="00915C65">
          <w:rPr>
            <w:rStyle w:val="a9"/>
            <w:rFonts w:ascii="Arial" w:hAnsi="Arial" w:cs="Arial"/>
          </w:rPr>
          <w:t>п.5.10.6</w:t>
        </w:r>
      </w:hyperlink>
      <w:r>
        <w:rPr>
          <w:rFonts w:ascii="Arial" w:hAnsi="Arial" w:cs="Arial"/>
        </w:rPr>
        <w:t xml:space="preserve"> насто</w:t>
      </w:r>
      <w:r w:rsidRPr="00A45709">
        <w:rPr>
          <w:rFonts w:ascii="Arial" w:hAnsi="Arial" w:cs="Arial"/>
        </w:rPr>
        <w:t>ящего документа.</w:t>
      </w:r>
    </w:p>
    <w:p w14:paraId="76A9C0BA" w14:textId="3D8AC751" w:rsidR="00D30A9A" w:rsidRDefault="00D30A9A" w:rsidP="00D30A9A">
      <w:pPr>
        <w:spacing w:after="240" w:line="276" w:lineRule="auto"/>
        <w:ind w:firstLine="567"/>
        <w:rPr>
          <w:ins w:id="523" w:author="Kislov Vladimir" w:date="2021-03-23T18:39:00Z"/>
          <w:rFonts w:ascii="Arial" w:hAnsi="Arial" w:cs="Arial"/>
        </w:rPr>
      </w:pPr>
      <w:r>
        <w:rPr>
          <w:rFonts w:ascii="Arial" w:hAnsi="Arial" w:cs="Arial"/>
        </w:rPr>
        <w:t>При прогоне ППМ не учитываются заявки на списание, по которым не выполнено согласование Руководителем планировщика потребности (</w:t>
      </w:r>
      <w:r w:rsidRPr="009D113A">
        <w:rPr>
          <w:rFonts w:ascii="Arial" w:hAnsi="Arial" w:cs="Arial"/>
        </w:rPr>
        <w:t xml:space="preserve">разработка </w:t>
      </w:r>
      <w:r w:rsidR="00664DD2" w:rsidRPr="005A0065">
        <w:rPr>
          <w:rFonts w:ascii="Arial" w:hAnsi="Arial" w:cs="Arial"/>
          <w:color w:val="000000" w:themeColor="text1"/>
        </w:rPr>
        <w:t>MM</w:t>
      </w:r>
      <w:r w:rsidR="00664DD2">
        <w:rPr>
          <w:rFonts w:ascii="Arial" w:hAnsi="Arial" w:cs="Arial"/>
          <w:color w:val="000000" w:themeColor="text1"/>
        </w:rPr>
        <w:t>41</w:t>
      </w:r>
      <w:r w:rsidR="00664DD2" w:rsidRPr="009D113A">
        <w:rPr>
          <w:rFonts w:ascii="Arial" w:hAnsi="Arial" w:cs="Arial"/>
        </w:rPr>
        <w:t xml:space="preserve"> </w:t>
      </w:r>
      <w:r w:rsidRPr="009D113A">
        <w:rPr>
          <w:rFonts w:ascii="Arial" w:hAnsi="Arial" w:cs="Arial"/>
        </w:rPr>
        <w:t>«</w:t>
      </w:r>
      <w:r w:rsidR="002B58C4" w:rsidRPr="002B58C4">
        <w:rPr>
          <w:rFonts w:ascii="Arial" w:hAnsi="Arial" w:cs="Arial"/>
        </w:rPr>
        <w:t>Доработка логики ППМ</w:t>
      </w:r>
      <w:r>
        <w:rPr>
          <w:rFonts w:ascii="Arial" w:hAnsi="Arial" w:cs="Arial"/>
        </w:rPr>
        <w:t>»)</w:t>
      </w:r>
      <w:ins w:id="524" w:author="Kislov Vladimir" w:date="2021-03-23T18:34:00Z">
        <w:r w:rsidR="00E1716B">
          <w:rPr>
            <w:rFonts w:ascii="Arial" w:hAnsi="Arial" w:cs="Arial"/>
          </w:rPr>
          <w:t>, а для БЕ КБЕ и ПЛ (только для топлива)</w:t>
        </w:r>
      </w:ins>
      <w:ins w:id="525" w:author="Kislov Vladimir" w:date="2021-03-23T18:35:00Z">
        <w:r w:rsidR="00E1716B">
          <w:rPr>
            <w:rFonts w:ascii="Arial" w:hAnsi="Arial" w:cs="Arial"/>
          </w:rPr>
          <w:t xml:space="preserve"> согласование Экономиста (ПЭО)</w:t>
        </w:r>
      </w:ins>
      <w:r w:rsidR="005C3D9C">
        <w:rPr>
          <w:rFonts w:ascii="Arial" w:hAnsi="Arial" w:cs="Arial"/>
        </w:rPr>
        <w:t xml:space="preserve">, за исключением </w:t>
      </w:r>
      <w:r w:rsidR="000B41C1">
        <w:rPr>
          <w:rFonts w:ascii="Arial" w:hAnsi="Arial" w:cs="Arial"/>
        </w:rPr>
        <w:t>заявок,</w:t>
      </w:r>
      <w:r w:rsidR="005C3D9C">
        <w:rPr>
          <w:rFonts w:ascii="Arial" w:hAnsi="Arial" w:cs="Arial"/>
        </w:rPr>
        <w:t xml:space="preserve"> находящихся на повторном согласовании (присвоение </w:t>
      </w:r>
      <w:r w:rsidR="00E54FC2">
        <w:rPr>
          <w:rFonts w:ascii="Arial" w:hAnsi="Arial" w:cs="Arial"/>
        </w:rPr>
        <w:t>стратегии «Повторное согласование» разработка MM89</w:t>
      </w:r>
      <w:r w:rsidR="005C3D9C">
        <w:rPr>
          <w:rFonts w:ascii="Arial" w:hAnsi="Arial" w:cs="Arial"/>
        </w:rPr>
        <w:t>)</w:t>
      </w:r>
      <w:r>
        <w:rPr>
          <w:rFonts w:ascii="Arial" w:hAnsi="Arial" w:cs="Arial"/>
        </w:rPr>
        <w:t>.</w:t>
      </w:r>
    </w:p>
    <w:p w14:paraId="100D30E4" w14:textId="0CBFF92D" w:rsidR="00E1716B" w:rsidRDefault="00E1716B" w:rsidP="00D30A9A">
      <w:pPr>
        <w:spacing w:after="240" w:line="276" w:lineRule="auto"/>
        <w:ind w:firstLine="567"/>
        <w:rPr>
          <w:ins w:id="526" w:author="Kislov Vladimir" w:date="2021-03-23T18:41:00Z"/>
          <w:rFonts w:ascii="Arial" w:hAnsi="Arial" w:cs="Arial"/>
        </w:rPr>
      </w:pPr>
      <w:ins w:id="527" w:author="Kislov Vladimir" w:date="2021-03-23T18:40:00Z">
        <w:r>
          <w:rPr>
            <w:rFonts w:ascii="Arial" w:hAnsi="Arial" w:cs="Arial"/>
          </w:rPr>
          <w:t>При прогоне ППМ не учитываются временно-сохраненные заказы, если в них заявка полностью не согласована (</w:t>
        </w:r>
      </w:ins>
      <w:ins w:id="528" w:author="Kislov Vladimir" w:date="2021-03-23T18:41:00Z">
        <w:r w:rsidRPr="009D113A">
          <w:rPr>
            <w:rFonts w:ascii="Arial" w:hAnsi="Arial" w:cs="Arial"/>
          </w:rPr>
          <w:t xml:space="preserve">разработка </w:t>
        </w:r>
        <w:r w:rsidRPr="005A0065">
          <w:rPr>
            <w:rFonts w:ascii="Arial" w:hAnsi="Arial" w:cs="Arial"/>
            <w:color w:val="000000" w:themeColor="text1"/>
          </w:rPr>
          <w:t>MM</w:t>
        </w:r>
        <w:r>
          <w:rPr>
            <w:rFonts w:ascii="Arial" w:hAnsi="Arial" w:cs="Arial"/>
            <w:color w:val="000000" w:themeColor="text1"/>
          </w:rPr>
          <w:t>41</w:t>
        </w:r>
        <w:r w:rsidRPr="009D113A">
          <w:rPr>
            <w:rFonts w:ascii="Arial" w:hAnsi="Arial" w:cs="Arial"/>
          </w:rPr>
          <w:t xml:space="preserve"> «</w:t>
        </w:r>
        <w:r w:rsidRPr="002B58C4">
          <w:rPr>
            <w:rFonts w:ascii="Arial" w:hAnsi="Arial" w:cs="Arial"/>
          </w:rPr>
          <w:t>Доработка логики ППМ</w:t>
        </w:r>
        <w:r>
          <w:rPr>
            <w:rFonts w:ascii="Arial" w:hAnsi="Arial" w:cs="Arial"/>
          </w:rPr>
          <w:t>»</w:t>
        </w:r>
      </w:ins>
      <w:ins w:id="529" w:author="Kislov Vladimir" w:date="2021-03-23T18:40:00Z">
        <w:r>
          <w:rPr>
            <w:rFonts w:ascii="Arial" w:hAnsi="Arial" w:cs="Arial"/>
          </w:rPr>
          <w:t>)</w:t>
        </w:r>
      </w:ins>
      <w:ins w:id="530" w:author="Kislov Vladimir" w:date="2021-03-23T18:41:00Z">
        <w:r>
          <w:rPr>
            <w:rFonts w:ascii="Arial" w:hAnsi="Arial" w:cs="Arial"/>
          </w:rPr>
          <w:t>.</w:t>
        </w:r>
      </w:ins>
    </w:p>
    <w:p w14:paraId="3BC6ED45" w14:textId="40B7B397" w:rsidR="00E1716B" w:rsidRDefault="00E1716B" w:rsidP="00D30A9A">
      <w:pPr>
        <w:spacing w:after="240" w:line="276" w:lineRule="auto"/>
        <w:ind w:firstLine="567"/>
        <w:rPr>
          <w:ins w:id="531" w:author="Kislov Vladimir" w:date="2021-03-23T18:44:00Z"/>
          <w:rFonts w:ascii="Arial" w:hAnsi="Arial" w:cs="Arial"/>
        </w:rPr>
      </w:pPr>
      <w:ins w:id="532" w:author="Kislov Vladimir" w:date="2021-03-23T18:41:00Z">
        <w:r>
          <w:rPr>
            <w:rFonts w:ascii="Arial" w:hAnsi="Arial" w:cs="Arial"/>
          </w:rPr>
          <w:t xml:space="preserve">При прогоне ППМ не учитываются системные документы внутреннего перемещения (перемещение между складами в рамках одного завода). </w:t>
        </w:r>
      </w:ins>
      <w:ins w:id="533" w:author="Kislov Vladimir" w:date="2021-03-23T18:42:00Z">
        <w:r>
          <w:rPr>
            <w:rFonts w:ascii="Arial" w:hAnsi="Arial" w:cs="Arial"/>
          </w:rPr>
          <w:t xml:space="preserve">Исключаются следующие документы: </w:t>
        </w:r>
      </w:ins>
      <w:ins w:id="534" w:author="Kislov Vladimir" w:date="2021-03-23T18:43:00Z">
        <w:r>
          <w:rPr>
            <w:rFonts w:ascii="Arial" w:hAnsi="Arial" w:cs="Arial"/>
          </w:rPr>
          <w:t>Заявки на перемещение, Заказы на перемещение, Исходящие поставки</w:t>
        </w:r>
      </w:ins>
      <w:ins w:id="535" w:author="KislovVO" w:date="2021-04-08T23:18:00Z">
        <w:r w:rsidR="00B93E14" w:rsidRPr="00B93E14">
          <w:rPr>
            <w:rFonts w:ascii="Arial" w:hAnsi="Arial" w:cs="Arial"/>
            <w:rPrChange w:id="536" w:author="KislovVO" w:date="2021-04-08T23:18:00Z">
              <w:rPr>
                <w:rFonts w:ascii="Arial" w:hAnsi="Arial" w:cs="Arial"/>
                <w:lang w:val="en-US"/>
              </w:rPr>
            </w:rPrChange>
          </w:rPr>
          <w:t xml:space="preserve"> </w:t>
        </w:r>
        <w:r w:rsidR="00B93E14">
          <w:rPr>
            <w:rFonts w:ascii="Arial" w:hAnsi="Arial" w:cs="Arial"/>
          </w:rPr>
          <w:t>(</w:t>
        </w:r>
        <w:r w:rsidR="00B93E14" w:rsidRPr="009D113A">
          <w:rPr>
            <w:rFonts w:ascii="Arial" w:hAnsi="Arial" w:cs="Arial"/>
          </w:rPr>
          <w:t xml:space="preserve">разработка </w:t>
        </w:r>
        <w:r w:rsidR="00B93E14" w:rsidRPr="005A0065">
          <w:rPr>
            <w:rFonts w:ascii="Arial" w:hAnsi="Arial" w:cs="Arial"/>
            <w:color w:val="000000" w:themeColor="text1"/>
          </w:rPr>
          <w:t>MM</w:t>
        </w:r>
        <w:r w:rsidR="00B93E14">
          <w:rPr>
            <w:rFonts w:ascii="Arial" w:hAnsi="Arial" w:cs="Arial"/>
            <w:color w:val="000000" w:themeColor="text1"/>
          </w:rPr>
          <w:t>41</w:t>
        </w:r>
        <w:r w:rsidR="00B93E14" w:rsidRPr="009D113A">
          <w:rPr>
            <w:rFonts w:ascii="Arial" w:hAnsi="Arial" w:cs="Arial"/>
          </w:rPr>
          <w:t xml:space="preserve"> «</w:t>
        </w:r>
        <w:r w:rsidR="00B93E14" w:rsidRPr="002B58C4">
          <w:rPr>
            <w:rFonts w:ascii="Arial" w:hAnsi="Arial" w:cs="Arial"/>
          </w:rPr>
          <w:t>Доработка логики ППМ</w:t>
        </w:r>
        <w:r w:rsidR="00B93E14">
          <w:rPr>
            <w:rFonts w:ascii="Arial" w:hAnsi="Arial" w:cs="Arial"/>
          </w:rPr>
          <w:t>»)</w:t>
        </w:r>
      </w:ins>
      <w:ins w:id="537" w:author="Kislov Vladimir" w:date="2021-03-23T18:43:00Z">
        <w:r>
          <w:rPr>
            <w:rFonts w:ascii="Arial" w:hAnsi="Arial" w:cs="Arial"/>
          </w:rPr>
          <w:t>.</w:t>
        </w:r>
      </w:ins>
    </w:p>
    <w:p w14:paraId="435D0CB9" w14:textId="0AEF2A75" w:rsidR="0025054B" w:rsidRDefault="0025054B" w:rsidP="0025054B">
      <w:pPr>
        <w:spacing w:after="240" w:line="276" w:lineRule="auto"/>
        <w:ind w:firstLine="567"/>
        <w:rPr>
          <w:ins w:id="538" w:author="Kislov Vladimir" w:date="2021-03-23T18:45:00Z"/>
          <w:rFonts w:ascii="Arial" w:hAnsi="Arial" w:cs="Arial"/>
        </w:rPr>
      </w:pPr>
      <w:ins w:id="539" w:author="Kislov Vladimir" w:date="2021-03-23T18:44:00Z">
        <w:r>
          <w:rPr>
            <w:rFonts w:ascii="Arial" w:hAnsi="Arial" w:cs="Arial"/>
          </w:rPr>
          <w:t xml:space="preserve">При прогоне ППМ не учитываются системные документы </w:t>
        </w:r>
        <w:proofErr w:type="spellStart"/>
        <w:r>
          <w:rPr>
            <w:rFonts w:ascii="Arial" w:hAnsi="Arial" w:cs="Arial"/>
          </w:rPr>
          <w:t>ответхранения</w:t>
        </w:r>
      </w:ins>
      <w:proofErr w:type="spellEnd"/>
      <w:ins w:id="540" w:author="KislovVO" w:date="2021-04-08T23:18:00Z">
        <w:r w:rsidR="00B93E14" w:rsidRPr="00B93E14">
          <w:rPr>
            <w:rFonts w:ascii="Arial" w:hAnsi="Arial" w:cs="Arial"/>
            <w:rPrChange w:id="541" w:author="KislovVO" w:date="2021-04-08T23:18:00Z">
              <w:rPr>
                <w:rFonts w:ascii="Arial" w:hAnsi="Arial" w:cs="Arial"/>
                <w:lang w:val="en-US"/>
              </w:rPr>
            </w:rPrChange>
          </w:rPr>
          <w:t xml:space="preserve"> </w:t>
        </w:r>
        <w:r w:rsidR="00B93E14">
          <w:rPr>
            <w:rFonts w:ascii="Arial" w:hAnsi="Arial" w:cs="Arial"/>
          </w:rPr>
          <w:t xml:space="preserve">и </w:t>
        </w:r>
      </w:ins>
      <w:ins w:id="542" w:author="KislovVO" w:date="2021-04-08T23:19:00Z">
        <w:r w:rsidR="00B93E14">
          <w:rPr>
            <w:rFonts w:ascii="Arial" w:hAnsi="Arial" w:cs="Arial"/>
          </w:rPr>
          <w:t xml:space="preserve">запас </w:t>
        </w:r>
        <w:proofErr w:type="spellStart"/>
        <w:r w:rsidR="00B93E14">
          <w:rPr>
            <w:rFonts w:ascii="Arial" w:hAnsi="Arial" w:cs="Arial"/>
          </w:rPr>
          <w:t>ответхранения</w:t>
        </w:r>
      </w:ins>
      <w:proofErr w:type="spellEnd"/>
      <w:ins w:id="543" w:author="Kislov Vladimir" w:date="2021-03-23T18:44:00Z">
        <w:r>
          <w:rPr>
            <w:rFonts w:ascii="Arial" w:hAnsi="Arial" w:cs="Arial"/>
          </w:rPr>
          <w:t xml:space="preserve">. Исключаются следующие документы: </w:t>
        </w:r>
      </w:ins>
      <w:ins w:id="544" w:author="Kislov Vladimir" w:date="2021-03-23T18:45:00Z">
        <w:r>
          <w:rPr>
            <w:rFonts w:ascii="Arial" w:hAnsi="Arial" w:cs="Arial"/>
          </w:rPr>
          <w:t>Заказ на поставку, Входящая поставка, Исходящая поставка</w:t>
        </w:r>
      </w:ins>
      <w:ins w:id="545" w:author="KislovVO" w:date="2021-04-08T23:18:00Z">
        <w:r w:rsidR="00B93E14" w:rsidRPr="00B93E14">
          <w:rPr>
            <w:rFonts w:ascii="Arial" w:hAnsi="Arial" w:cs="Arial"/>
            <w:rPrChange w:id="546" w:author="KislovVO" w:date="2021-04-08T23:18:00Z">
              <w:rPr>
                <w:rFonts w:ascii="Arial" w:hAnsi="Arial" w:cs="Arial"/>
                <w:lang w:val="en-US"/>
              </w:rPr>
            </w:rPrChange>
          </w:rPr>
          <w:t xml:space="preserve"> </w:t>
        </w:r>
        <w:r w:rsidR="00B93E14">
          <w:rPr>
            <w:rFonts w:ascii="Arial" w:hAnsi="Arial" w:cs="Arial"/>
          </w:rPr>
          <w:t>(</w:t>
        </w:r>
        <w:r w:rsidR="00B93E14" w:rsidRPr="009D113A">
          <w:rPr>
            <w:rFonts w:ascii="Arial" w:hAnsi="Arial" w:cs="Arial"/>
          </w:rPr>
          <w:t xml:space="preserve">разработка </w:t>
        </w:r>
        <w:r w:rsidR="00B93E14" w:rsidRPr="005A0065">
          <w:rPr>
            <w:rFonts w:ascii="Arial" w:hAnsi="Arial" w:cs="Arial"/>
            <w:color w:val="000000" w:themeColor="text1"/>
          </w:rPr>
          <w:t>MM</w:t>
        </w:r>
        <w:r w:rsidR="00B93E14">
          <w:rPr>
            <w:rFonts w:ascii="Arial" w:hAnsi="Arial" w:cs="Arial"/>
            <w:color w:val="000000" w:themeColor="text1"/>
          </w:rPr>
          <w:t>41</w:t>
        </w:r>
        <w:r w:rsidR="00B93E14" w:rsidRPr="009D113A">
          <w:rPr>
            <w:rFonts w:ascii="Arial" w:hAnsi="Arial" w:cs="Arial"/>
          </w:rPr>
          <w:t xml:space="preserve"> «</w:t>
        </w:r>
        <w:r w:rsidR="00B93E14" w:rsidRPr="002B58C4">
          <w:rPr>
            <w:rFonts w:ascii="Arial" w:hAnsi="Arial" w:cs="Arial"/>
          </w:rPr>
          <w:t>Доработка логики ППМ</w:t>
        </w:r>
        <w:r w:rsidR="00B93E14">
          <w:rPr>
            <w:rFonts w:ascii="Arial" w:hAnsi="Arial" w:cs="Arial"/>
          </w:rPr>
          <w:t>»)</w:t>
        </w:r>
      </w:ins>
      <w:ins w:id="547" w:author="Kislov Vladimir" w:date="2021-03-23T18:44:00Z">
        <w:r>
          <w:rPr>
            <w:rFonts w:ascii="Arial" w:hAnsi="Arial" w:cs="Arial"/>
          </w:rPr>
          <w:t>.</w:t>
        </w:r>
      </w:ins>
    </w:p>
    <w:p w14:paraId="0672F9CD" w14:textId="5895A259" w:rsidR="0025054B" w:rsidRDefault="0025054B" w:rsidP="0025054B">
      <w:pPr>
        <w:spacing w:after="240" w:line="276" w:lineRule="auto"/>
        <w:ind w:firstLine="567"/>
        <w:rPr>
          <w:ins w:id="548" w:author="KislovVO" w:date="2021-04-13T12:20:00Z"/>
          <w:rFonts w:ascii="Arial" w:hAnsi="Arial" w:cs="Arial"/>
        </w:rPr>
      </w:pPr>
      <w:ins w:id="549" w:author="Kislov Vladimir" w:date="2021-03-23T18:46:00Z">
        <w:r>
          <w:rPr>
            <w:rFonts w:ascii="Arial" w:hAnsi="Arial" w:cs="Arial"/>
          </w:rPr>
          <w:t>При прогоне ППМ исключаются потребности ТОРО</w:t>
        </w:r>
      </w:ins>
      <w:ins w:id="550" w:author="MOS\BykovVA" w:date="2021-04-15T17:32:00Z">
        <w:r w:rsidR="003C5A5B">
          <w:rPr>
            <w:rFonts w:ascii="Arial" w:hAnsi="Arial" w:cs="Arial"/>
          </w:rPr>
          <w:t>,</w:t>
        </w:r>
      </w:ins>
      <w:ins w:id="551" w:author="Kislov Vladimir" w:date="2021-03-23T18:46:00Z">
        <w:r>
          <w:rPr>
            <w:rFonts w:ascii="Arial" w:hAnsi="Arial" w:cs="Arial"/>
          </w:rPr>
          <w:t xml:space="preserve"> созданные для восстановления </w:t>
        </w:r>
      </w:ins>
      <w:ins w:id="552" w:author="Kislov Vladimir" w:date="2021-03-23T18:47:00Z">
        <w:r>
          <w:rPr>
            <w:rFonts w:ascii="Arial" w:hAnsi="Arial" w:cs="Arial"/>
          </w:rPr>
          <w:t>материала</w:t>
        </w:r>
      </w:ins>
      <w:ins w:id="553" w:author="KislovVO" w:date="2021-04-08T23:20:00Z">
        <w:r w:rsidR="00B93E14">
          <w:rPr>
            <w:rFonts w:ascii="Arial" w:hAnsi="Arial" w:cs="Arial"/>
          </w:rPr>
          <w:t xml:space="preserve"> (</w:t>
        </w:r>
        <w:r w:rsidR="00B93E14" w:rsidRPr="009D113A">
          <w:rPr>
            <w:rFonts w:ascii="Arial" w:hAnsi="Arial" w:cs="Arial"/>
          </w:rPr>
          <w:t xml:space="preserve">разработка </w:t>
        </w:r>
        <w:r w:rsidR="00B93E14" w:rsidRPr="005A0065">
          <w:rPr>
            <w:rFonts w:ascii="Arial" w:hAnsi="Arial" w:cs="Arial"/>
            <w:color w:val="000000" w:themeColor="text1"/>
          </w:rPr>
          <w:t>MM</w:t>
        </w:r>
        <w:r w:rsidR="00B93E14">
          <w:rPr>
            <w:rFonts w:ascii="Arial" w:hAnsi="Arial" w:cs="Arial"/>
            <w:color w:val="000000" w:themeColor="text1"/>
          </w:rPr>
          <w:t>41</w:t>
        </w:r>
        <w:r w:rsidR="00B93E14" w:rsidRPr="009D113A">
          <w:rPr>
            <w:rFonts w:ascii="Arial" w:hAnsi="Arial" w:cs="Arial"/>
          </w:rPr>
          <w:t xml:space="preserve"> «</w:t>
        </w:r>
        <w:r w:rsidR="00B93E14" w:rsidRPr="002B58C4">
          <w:rPr>
            <w:rFonts w:ascii="Arial" w:hAnsi="Arial" w:cs="Arial"/>
          </w:rPr>
          <w:t>Доработка логики ППМ</w:t>
        </w:r>
        <w:r w:rsidR="00B93E14">
          <w:rPr>
            <w:rFonts w:ascii="Arial" w:hAnsi="Arial" w:cs="Arial"/>
          </w:rPr>
          <w:t>»)</w:t>
        </w:r>
      </w:ins>
      <w:ins w:id="554" w:author="Kislov Vladimir" w:date="2021-03-23T18:47:00Z">
        <w:r>
          <w:rPr>
            <w:rFonts w:ascii="Arial" w:hAnsi="Arial" w:cs="Arial"/>
          </w:rPr>
          <w:t xml:space="preserve">. </w:t>
        </w:r>
      </w:ins>
    </w:p>
    <w:p w14:paraId="29C4F583" w14:textId="15097383" w:rsidR="006B44F2" w:rsidDel="003C5A5B" w:rsidRDefault="006B44F2" w:rsidP="0025054B">
      <w:pPr>
        <w:spacing w:after="240" w:line="276" w:lineRule="auto"/>
        <w:ind w:firstLine="567"/>
        <w:rPr>
          <w:ins w:id="555" w:author="Kislov Vladimir" w:date="2021-03-23T18:44:00Z"/>
          <w:del w:id="556" w:author="MOS\BykovVA" w:date="2021-04-15T17:32:00Z"/>
          <w:rFonts w:ascii="Arial" w:hAnsi="Arial" w:cs="Arial"/>
        </w:rPr>
      </w:pPr>
      <w:ins w:id="557" w:author="KislovVO" w:date="2021-04-13T12:20:00Z">
        <w:del w:id="558" w:author="MOS\BykovVA" w:date="2021-04-15T17:32:00Z">
          <w:r w:rsidDel="003C5A5B">
            <w:rPr>
              <w:rFonts w:ascii="Arial" w:hAnsi="Arial" w:cs="Arial"/>
            </w:rPr>
            <w:delText>Подробное описание периода перепланирования и периода поглощения в п. 5.10.1.</w:delText>
          </w:r>
        </w:del>
      </w:ins>
    </w:p>
    <w:p w14:paraId="632024E7" w14:textId="3C952C76" w:rsidR="0025054B" w:rsidDel="0025054B" w:rsidRDefault="0025054B" w:rsidP="00D30A9A">
      <w:pPr>
        <w:spacing w:after="240" w:line="276" w:lineRule="auto"/>
        <w:ind w:firstLine="567"/>
        <w:rPr>
          <w:del w:id="559" w:author="Kislov Vladimir" w:date="2021-03-23T18:47:00Z"/>
          <w:rFonts w:ascii="Arial" w:hAnsi="Arial" w:cs="Arial"/>
        </w:rPr>
      </w:pPr>
    </w:p>
    <w:p w14:paraId="695387CB" w14:textId="78494AF6" w:rsidR="003C5A3A" w:rsidRDefault="003C5A3A" w:rsidP="00D30A9A">
      <w:pPr>
        <w:spacing w:after="240" w:line="276" w:lineRule="auto"/>
        <w:ind w:firstLine="567"/>
        <w:rPr>
          <w:rFonts w:ascii="Arial" w:hAnsi="Arial" w:cs="Arial"/>
        </w:rPr>
      </w:pPr>
      <w:r>
        <w:rPr>
          <w:rFonts w:ascii="Arial" w:hAnsi="Arial" w:cs="Arial"/>
        </w:rPr>
        <w:t>П</w:t>
      </w:r>
      <w:r w:rsidRPr="006C1493">
        <w:rPr>
          <w:rFonts w:ascii="Arial" w:hAnsi="Arial" w:cs="Arial"/>
        </w:rPr>
        <w:t>ри прогоне ППМ не учитываются</w:t>
      </w:r>
      <w:ins w:id="560" w:author="Kislov Vladimir" w:date="2021-03-23T18:36:00Z">
        <w:r w:rsidR="00E1716B">
          <w:rPr>
            <w:rFonts w:ascii="Arial" w:hAnsi="Arial" w:cs="Arial"/>
          </w:rPr>
          <w:t xml:space="preserve"> запасы</w:t>
        </w:r>
      </w:ins>
      <w:r>
        <w:rPr>
          <w:rFonts w:ascii="Arial" w:hAnsi="Arial" w:cs="Arial"/>
        </w:rPr>
        <w:t>:</w:t>
      </w:r>
      <w:ins w:id="561" w:author="Kislov Vladimir" w:date="2021-03-23T18:36:00Z">
        <w:r w:rsidR="00E1716B">
          <w:rPr>
            <w:rFonts w:ascii="Arial" w:hAnsi="Arial" w:cs="Arial"/>
          </w:rPr>
          <w:t xml:space="preserve"> </w:t>
        </w:r>
      </w:ins>
    </w:p>
    <w:p w14:paraId="002AB033" w14:textId="471D5CD8" w:rsidR="003C5A3A" w:rsidRDefault="003C5A3A" w:rsidP="00E740CF">
      <w:pPr>
        <w:pStyle w:val="afa"/>
        <w:numPr>
          <w:ilvl w:val="0"/>
          <w:numId w:val="78"/>
        </w:numPr>
        <w:spacing w:after="240" w:line="276" w:lineRule="auto"/>
        <w:rPr>
          <w:rFonts w:ascii="Arial" w:hAnsi="Arial" w:cs="Arial"/>
        </w:rPr>
      </w:pPr>
      <w:r>
        <w:rPr>
          <w:rFonts w:ascii="Arial" w:hAnsi="Arial" w:cs="Arial"/>
        </w:rPr>
        <w:t>П</w:t>
      </w:r>
      <w:r w:rsidR="0013069E" w:rsidRPr="003C5A3A">
        <w:rPr>
          <w:rFonts w:ascii="Arial" w:hAnsi="Arial" w:cs="Arial"/>
        </w:rPr>
        <w:t>артии со статусом ограниченного использования (</w:t>
      </w:r>
      <w:r w:rsidR="00317BD0" w:rsidRPr="003C5A3A">
        <w:rPr>
          <w:rFonts w:ascii="Arial" w:hAnsi="Arial" w:cs="Arial"/>
        </w:rPr>
        <w:t>НЛИ</w:t>
      </w:r>
      <w:ins w:id="562" w:author="KislovVO" w:date="2021-04-08T23:21:00Z">
        <w:r w:rsidR="00B93E14">
          <w:rPr>
            <w:rFonts w:ascii="Arial" w:hAnsi="Arial" w:cs="Arial"/>
          </w:rPr>
          <w:t xml:space="preserve">, </w:t>
        </w:r>
        <w:proofErr w:type="spellStart"/>
        <w:r w:rsidR="00B93E14">
          <w:rPr>
            <w:rFonts w:ascii="Arial" w:hAnsi="Arial" w:cs="Arial"/>
          </w:rPr>
          <w:t>Ответхранение</w:t>
        </w:r>
      </w:ins>
      <w:proofErr w:type="spellEnd"/>
      <w:r w:rsidR="0013069E" w:rsidRPr="003C5A3A">
        <w:rPr>
          <w:rFonts w:ascii="Arial" w:hAnsi="Arial" w:cs="Arial"/>
        </w:rPr>
        <w:t xml:space="preserve">, </w:t>
      </w:r>
      <w:r w:rsidR="00D17A5D">
        <w:rPr>
          <w:rFonts w:ascii="Arial" w:hAnsi="Arial" w:cs="Arial"/>
        </w:rPr>
        <w:t xml:space="preserve">МТР требующие восстановления (вид оценки НЕИСПРАВН), </w:t>
      </w:r>
      <w:r w:rsidR="0013069E" w:rsidRPr="003C5A3A">
        <w:rPr>
          <w:rFonts w:ascii="Arial" w:hAnsi="Arial" w:cs="Arial"/>
        </w:rPr>
        <w:t>неиспользуемые партии МТР – обрезки трубы, кабеля и т.п</w:t>
      </w:r>
      <w:r>
        <w:rPr>
          <w:rFonts w:ascii="Arial" w:hAnsi="Arial" w:cs="Arial"/>
        </w:rPr>
        <w:t>.);</w:t>
      </w:r>
    </w:p>
    <w:p w14:paraId="00B6337A" w14:textId="77777777" w:rsidR="0028212A" w:rsidRPr="003C5A3A" w:rsidRDefault="003C5A3A" w:rsidP="00E740CF">
      <w:pPr>
        <w:pStyle w:val="afa"/>
        <w:numPr>
          <w:ilvl w:val="0"/>
          <w:numId w:val="78"/>
        </w:numPr>
        <w:spacing w:after="240" w:line="276" w:lineRule="auto"/>
        <w:rPr>
          <w:rFonts w:ascii="Arial" w:hAnsi="Arial" w:cs="Arial"/>
        </w:rPr>
      </w:pPr>
      <w:r>
        <w:rPr>
          <w:rFonts w:ascii="Arial" w:hAnsi="Arial" w:cs="Arial"/>
        </w:rPr>
        <w:t>Б</w:t>
      </w:r>
      <w:r w:rsidR="00CF4AA8" w:rsidRPr="003C5A3A">
        <w:rPr>
          <w:rFonts w:ascii="Arial" w:hAnsi="Arial" w:cs="Arial"/>
        </w:rPr>
        <w:t>локированный запас</w:t>
      </w:r>
      <w:r w:rsidR="00785EE2" w:rsidRPr="003C5A3A">
        <w:rPr>
          <w:rFonts w:ascii="Arial" w:hAnsi="Arial" w:cs="Arial"/>
        </w:rPr>
        <w:t xml:space="preserve"> (перенос в блокированный запас</w:t>
      </w:r>
      <w:r w:rsidR="008C757B" w:rsidRPr="003C5A3A">
        <w:rPr>
          <w:rFonts w:ascii="Arial" w:hAnsi="Arial" w:cs="Arial"/>
        </w:rPr>
        <w:t xml:space="preserve"> и установка статуса</w:t>
      </w:r>
      <w:r w:rsidR="00785EE2" w:rsidRPr="003C5A3A">
        <w:rPr>
          <w:rFonts w:ascii="Arial" w:hAnsi="Arial" w:cs="Arial"/>
        </w:rPr>
        <w:t xml:space="preserve"> </w:t>
      </w:r>
      <w:r w:rsidR="008C757B" w:rsidRPr="003C5A3A">
        <w:rPr>
          <w:rFonts w:ascii="Arial" w:hAnsi="Arial" w:cs="Arial"/>
        </w:rPr>
        <w:t xml:space="preserve">ограниченного использования </w:t>
      </w:r>
      <w:r w:rsidR="00785EE2" w:rsidRPr="003C5A3A">
        <w:rPr>
          <w:rFonts w:ascii="Arial" w:hAnsi="Arial" w:cs="Arial"/>
        </w:rPr>
        <w:t>см. КД ERP.5.1.60 Управление запасами)</w:t>
      </w:r>
      <w:r w:rsidR="0013069E" w:rsidRPr="003C5A3A">
        <w:rPr>
          <w:rFonts w:ascii="Arial" w:hAnsi="Arial" w:cs="Arial"/>
        </w:rPr>
        <w:t>.</w:t>
      </w:r>
    </w:p>
    <w:p w14:paraId="68E18378" w14:textId="73386590" w:rsidR="00256E1F" w:rsidDel="00152EF1" w:rsidRDefault="00256E1F" w:rsidP="0013069E">
      <w:pPr>
        <w:spacing w:after="240" w:line="276" w:lineRule="auto"/>
        <w:ind w:firstLine="567"/>
        <w:rPr>
          <w:del w:id="563" w:author="MOS\BykovVA" w:date="2021-04-15T17:56:00Z"/>
          <w:rFonts w:ascii="Arial" w:hAnsi="Arial" w:cs="Arial"/>
        </w:rPr>
      </w:pPr>
      <w:del w:id="564" w:author="MOS\BykovVA" w:date="2021-04-15T17:56:00Z">
        <w:r w:rsidDel="00152EF1">
          <w:rPr>
            <w:rFonts w:ascii="Arial" w:hAnsi="Arial" w:cs="Arial"/>
          </w:rPr>
          <w:lastRenderedPageBreak/>
          <w:delText>Планирование потребности выполняется в разрезе сегментов запасов:</w:delText>
        </w:r>
      </w:del>
    </w:p>
    <w:p w14:paraId="2E7D8AFE" w14:textId="666AE073" w:rsidR="00256E1F" w:rsidDel="00152EF1" w:rsidRDefault="00256E1F" w:rsidP="005F6568">
      <w:pPr>
        <w:pStyle w:val="afa"/>
        <w:numPr>
          <w:ilvl w:val="0"/>
          <w:numId w:val="41"/>
        </w:numPr>
        <w:spacing w:after="240" w:line="276" w:lineRule="auto"/>
        <w:rPr>
          <w:del w:id="565" w:author="MOS\BykovVA" w:date="2021-04-15T17:56:00Z"/>
          <w:rFonts w:ascii="Arial" w:hAnsi="Arial" w:cs="Arial"/>
        </w:rPr>
      </w:pPr>
      <w:del w:id="566" w:author="MOS\BykovVA" w:date="2021-04-15T17:56:00Z">
        <w:r w:rsidDel="00152EF1">
          <w:rPr>
            <w:rFonts w:ascii="Arial" w:hAnsi="Arial" w:cs="Arial"/>
          </w:rPr>
          <w:delText>Свободно используемый запас (ТОИР, Производство, Прочие потребности)</w:delText>
        </w:r>
        <w:r w:rsidR="00FC0821" w:rsidDel="00152EF1">
          <w:rPr>
            <w:rFonts w:ascii="Arial" w:hAnsi="Arial" w:cs="Arial"/>
          </w:rPr>
          <w:delText>;</w:delText>
        </w:r>
      </w:del>
    </w:p>
    <w:p w14:paraId="2149FCC1" w14:textId="2D317BFD" w:rsidR="00256E1F" w:rsidDel="00152EF1" w:rsidRDefault="00256E1F" w:rsidP="005F6568">
      <w:pPr>
        <w:pStyle w:val="afa"/>
        <w:numPr>
          <w:ilvl w:val="0"/>
          <w:numId w:val="41"/>
        </w:numPr>
        <w:spacing w:after="240" w:line="276" w:lineRule="auto"/>
        <w:rPr>
          <w:del w:id="567" w:author="MOS\BykovVA" w:date="2021-04-15T17:56:00Z"/>
          <w:rFonts w:ascii="Arial" w:hAnsi="Arial" w:cs="Arial"/>
        </w:rPr>
      </w:pPr>
      <w:del w:id="568" w:author="MOS\BykovVA" w:date="2021-04-15T17:56:00Z">
        <w:r w:rsidDel="00152EF1">
          <w:rPr>
            <w:rFonts w:ascii="Arial" w:hAnsi="Arial" w:cs="Arial"/>
          </w:rPr>
          <w:delText>Запасы отдельных проектов:</w:delText>
        </w:r>
      </w:del>
    </w:p>
    <w:p w14:paraId="2E7240B8" w14:textId="57BBB10E" w:rsidR="00256E1F" w:rsidDel="00152EF1" w:rsidRDefault="00256E1F" w:rsidP="00E740CF">
      <w:pPr>
        <w:pStyle w:val="afa"/>
        <w:numPr>
          <w:ilvl w:val="1"/>
          <w:numId w:val="79"/>
        </w:numPr>
        <w:spacing w:after="240" w:line="276" w:lineRule="auto"/>
        <w:rPr>
          <w:del w:id="569" w:author="MOS\BykovVA" w:date="2021-04-15T17:56:00Z"/>
          <w:rFonts w:ascii="Arial" w:hAnsi="Arial" w:cs="Arial"/>
        </w:rPr>
      </w:pPr>
      <w:del w:id="570" w:author="MOS\BykovVA" w:date="2021-04-15T17:56:00Z">
        <w:r w:rsidDel="00152EF1">
          <w:rPr>
            <w:rFonts w:ascii="Arial" w:hAnsi="Arial" w:cs="Arial"/>
          </w:rPr>
          <w:delText>Запасы для проекта КС</w:delText>
        </w:r>
        <w:r w:rsidR="00FC0821" w:rsidDel="00152EF1">
          <w:rPr>
            <w:rFonts w:ascii="Arial" w:hAnsi="Arial" w:cs="Arial"/>
          </w:rPr>
          <w:delText>;</w:delText>
        </w:r>
      </w:del>
    </w:p>
    <w:p w14:paraId="7029AD0E" w14:textId="3456F1C8" w:rsidR="00256E1F" w:rsidRPr="00256E1F" w:rsidDel="00152EF1" w:rsidRDefault="00256E1F" w:rsidP="00E740CF">
      <w:pPr>
        <w:pStyle w:val="afa"/>
        <w:numPr>
          <w:ilvl w:val="1"/>
          <w:numId w:val="79"/>
        </w:numPr>
        <w:spacing w:after="240" w:line="276" w:lineRule="auto"/>
        <w:rPr>
          <w:del w:id="571" w:author="MOS\BykovVA" w:date="2021-04-15T17:56:00Z"/>
          <w:rFonts w:ascii="Arial" w:hAnsi="Arial" w:cs="Arial"/>
        </w:rPr>
      </w:pPr>
      <w:del w:id="572" w:author="MOS\BykovVA" w:date="2021-04-15T17:56:00Z">
        <w:r w:rsidDel="00152EF1">
          <w:rPr>
            <w:rFonts w:ascii="Arial" w:hAnsi="Arial" w:cs="Arial"/>
          </w:rPr>
          <w:delText>Запасы АТЗ и ГОиЧС (для данного вида запаса будет выделен технический СПП-элемент)</w:delText>
        </w:r>
        <w:r w:rsidR="00FC0821" w:rsidDel="00152EF1">
          <w:rPr>
            <w:rFonts w:ascii="Arial" w:hAnsi="Arial" w:cs="Arial"/>
          </w:rPr>
          <w:delText>.</w:delText>
        </w:r>
      </w:del>
    </w:p>
    <w:p w14:paraId="76703854" w14:textId="576EF8B8" w:rsidR="00622795" w:rsidRPr="00622795" w:rsidRDefault="00622795" w:rsidP="00622795">
      <w:pPr>
        <w:spacing w:after="240" w:line="276" w:lineRule="auto"/>
        <w:ind w:firstLine="567"/>
        <w:rPr>
          <w:rFonts w:ascii="Arial" w:hAnsi="Arial" w:cs="Arial"/>
        </w:rPr>
      </w:pPr>
      <w:r w:rsidRPr="00622795">
        <w:rPr>
          <w:rFonts w:ascii="Arial" w:hAnsi="Arial" w:cs="Arial"/>
        </w:rPr>
        <w:t>Запасы</w:t>
      </w:r>
      <w:r>
        <w:rPr>
          <w:rFonts w:ascii="Arial" w:hAnsi="Arial" w:cs="Arial"/>
        </w:rPr>
        <w:t xml:space="preserve"> новых и БУ материалов ведутся на одном коде ОЗМ с разными видами оценки (ПОКУПНОЙ, НЕИСПРАВН, ИСПРАВНЫЙ), соответствующими их состоянию.</w:t>
      </w:r>
      <w:r w:rsidRPr="00622795">
        <w:rPr>
          <w:rFonts w:ascii="Arial" w:hAnsi="Arial" w:cs="Arial"/>
        </w:rPr>
        <w:t xml:space="preserve"> Запасы с видами оценки ПОКУПНОЙ и ИСПРАВНЫЙ участвуют в прогоне ППМ в рамках одного сегмента планирования.</w:t>
      </w:r>
    </w:p>
    <w:p w14:paraId="09E0E69A" w14:textId="77777777" w:rsidR="0013069E" w:rsidRPr="006C1493" w:rsidRDefault="00CF4AA8" w:rsidP="0013069E">
      <w:pPr>
        <w:spacing w:after="240" w:line="276" w:lineRule="auto"/>
        <w:ind w:firstLine="567"/>
        <w:rPr>
          <w:rFonts w:ascii="Arial" w:hAnsi="Arial" w:cs="Arial"/>
        </w:rPr>
      </w:pPr>
      <w:r>
        <w:rPr>
          <w:rFonts w:ascii="Arial" w:hAnsi="Arial" w:cs="Arial"/>
        </w:rPr>
        <w:t>В случае</w:t>
      </w:r>
      <w:r w:rsidR="0013069E" w:rsidRPr="006C1493">
        <w:rPr>
          <w:rFonts w:ascii="Arial" w:hAnsi="Arial" w:cs="Arial"/>
        </w:rPr>
        <w:t xml:space="preserve"> </w:t>
      </w:r>
      <w:r w:rsidR="0013069E">
        <w:rPr>
          <w:rFonts w:ascii="Arial" w:hAnsi="Arial" w:cs="Arial"/>
        </w:rPr>
        <w:t>изменения</w:t>
      </w:r>
      <w:r w:rsidR="0013069E" w:rsidRPr="006C1493">
        <w:rPr>
          <w:rFonts w:ascii="Arial" w:hAnsi="Arial" w:cs="Arial"/>
        </w:rPr>
        <w:t xml:space="preserve"> </w:t>
      </w:r>
      <w:r w:rsidR="0013069E">
        <w:rPr>
          <w:rFonts w:ascii="Arial" w:hAnsi="Arial" w:cs="Arial"/>
        </w:rPr>
        <w:t>объёма</w:t>
      </w:r>
      <w:r w:rsidR="0013069E" w:rsidRPr="006C1493">
        <w:rPr>
          <w:rFonts w:ascii="Arial" w:hAnsi="Arial" w:cs="Arial"/>
        </w:rPr>
        <w:t xml:space="preserve"> потребности в меньшую сторону, ППМ автоматически пересчитывает необходимое для закупки количество:</w:t>
      </w:r>
    </w:p>
    <w:p w14:paraId="13FB66CF" w14:textId="77777777" w:rsidR="0013069E" w:rsidRPr="00256E1F" w:rsidRDefault="0013069E" w:rsidP="005F6568">
      <w:pPr>
        <w:pStyle w:val="afa"/>
        <w:numPr>
          <w:ilvl w:val="0"/>
          <w:numId w:val="42"/>
        </w:numPr>
        <w:spacing w:after="240" w:line="276" w:lineRule="auto"/>
        <w:rPr>
          <w:rFonts w:ascii="Arial" w:hAnsi="Arial" w:cs="Arial"/>
        </w:rPr>
      </w:pPr>
      <w:r w:rsidRPr="00256E1F">
        <w:rPr>
          <w:rFonts w:ascii="Arial" w:hAnsi="Arial" w:cs="Arial"/>
        </w:rPr>
        <w:t>Если заявка на закупку</w:t>
      </w:r>
      <w:r w:rsidR="006A7545">
        <w:rPr>
          <w:rFonts w:ascii="Arial" w:hAnsi="Arial" w:cs="Arial"/>
        </w:rPr>
        <w:t>/перемещение</w:t>
      </w:r>
      <w:r w:rsidRPr="00256E1F">
        <w:rPr>
          <w:rFonts w:ascii="Arial" w:hAnsi="Arial" w:cs="Arial"/>
        </w:rPr>
        <w:t xml:space="preserve"> не зафиксирована для изменений (не деблокирована</w:t>
      </w:r>
      <w:r w:rsidR="008E43F0">
        <w:rPr>
          <w:rFonts w:ascii="Arial" w:hAnsi="Arial" w:cs="Arial"/>
        </w:rPr>
        <w:t xml:space="preserve"> сток-контролером</w:t>
      </w:r>
      <w:r w:rsidR="00CF4AA8">
        <w:rPr>
          <w:rFonts w:ascii="Arial" w:hAnsi="Arial" w:cs="Arial"/>
        </w:rPr>
        <w:t xml:space="preserve">, </w:t>
      </w:r>
      <w:r w:rsidRPr="00256E1F">
        <w:rPr>
          <w:rFonts w:ascii="Arial" w:hAnsi="Arial" w:cs="Arial"/>
        </w:rPr>
        <w:t>не скорректирована вручную</w:t>
      </w:r>
      <w:r w:rsidR="00CF4AA8">
        <w:rPr>
          <w:rFonts w:ascii="Arial" w:hAnsi="Arial" w:cs="Arial"/>
        </w:rPr>
        <w:t>, к ней не создан заказ на поставку</w:t>
      </w:r>
      <w:r w:rsidRPr="00256E1F">
        <w:rPr>
          <w:rFonts w:ascii="Arial" w:hAnsi="Arial" w:cs="Arial"/>
        </w:rPr>
        <w:t>), то ППМ уменьшает или удаляет заявку;</w:t>
      </w:r>
    </w:p>
    <w:p w14:paraId="2EA3C3E7" w14:textId="77777777" w:rsidR="0013069E" w:rsidRPr="00256E1F" w:rsidRDefault="0013069E" w:rsidP="005F6568">
      <w:pPr>
        <w:pStyle w:val="afa"/>
        <w:numPr>
          <w:ilvl w:val="0"/>
          <w:numId w:val="42"/>
        </w:numPr>
        <w:spacing w:after="240" w:line="276" w:lineRule="auto"/>
        <w:rPr>
          <w:rFonts w:ascii="Arial" w:hAnsi="Arial" w:cs="Arial"/>
        </w:rPr>
      </w:pPr>
      <w:r w:rsidRPr="00256E1F">
        <w:rPr>
          <w:rFonts w:ascii="Arial" w:hAnsi="Arial" w:cs="Arial"/>
        </w:rPr>
        <w:t>Если заявка на закупку</w:t>
      </w:r>
      <w:r w:rsidR="006A7545">
        <w:rPr>
          <w:rFonts w:ascii="Arial" w:hAnsi="Arial" w:cs="Arial"/>
        </w:rPr>
        <w:t>/перемещение</w:t>
      </w:r>
      <w:r w:rsidRPr="00256E1F">
        <w:rPr>
          <w:rFonts w:ascii="Arial" w:hAnsi="Arial" w:cs="Arial"/>
        </w:rPr>
        <w:t xml:space="preserve"> зафиксирована, программа ППМ не может удалить или скорректировать данную заявку и </w:t>
      </w:r>
      <w:r w:rsidR="00CF4AA8">
        <w:rPr>
          <w:rFonts w:ascii="Arial" w:hAnsi="Arial" w:cs="Arial"/>
        </w:rPr>
        <w:t>сформирует</w:t>
      </w:r>
      <w:r w:rsidRPr="00256E1F">
        <w:rPr>
          <w:rFonts w:ascii="Arial" w:hAnsi="Arial" w:cs="Arial"/>
        </w:rPr>
        <w:t xml:space="preserve"> особую ситуацию об избыточной закупке.</w:t>
      </w:r>
    </w:p>
    <w:p w14:paraId="5B9F514E" w14:textId="77777777" w:rsidR="0013069E" w:rsidRPr="006C1493" w:rsidRDefault="0013069E" w:rsidP="0013069E">
      <w:pPr>
        <w:spacing w:after="240" w:line="276" w:lineRule="auto"/>
        <w:ind w:firstLine="567"/>
        <w:rPr>
          <w:rFonts w:ascii="Arial" w:hAnsi="Arial" w:cs="Arial"/>
        </w:rPr>
      </w:pPr>
      <w:r w:rsidRPr="006C1493">
        <w:rPr>
          <w:rFonts w:ascii="Arial" w:hAnsi="Arial" w:cs="Arial"/>
        </w:rPr>
        <w:t xml:space="preserve">В случае </w:t>
      </w:r>
      <w:r>
        <w:rPr>
          <w:rFonts w:ascii="Arial" w:hAnsi="Arial" w:cs="Arial"/>
        </w:rPr>
        <w:t>изменения</w:t>
      </w:r>
      <w:r w:rsidRPr="006C1493">
        <w:rPr>
          <w:rFonts w:ascii="Arial" w:hAnsi="Arial" w:cs="Arial"/>
        </w:rPr>
        <w:t xml:space="preserve"> </w:t>
      </w:r>
      <w:r>
        <w:rPr>
          <w:rFonts w:ascii="Arial" w:hAnsi="Arial" w:cs="Arial"/>
        </w:rPr>
        <w:t>объёма</w:t>
      </w:r>
      <w:r w:rsidRPr="006C1493">
        <w:rPr>
          <w:rFonts w:ascii="Arial" w:hAnsi="Arial" w:cs="Arial"/>
        </w:rPr>
        <w:t xml:space="preserve"> потребности в </w:t>
      </w:r>
      <w:r>
        <w:rPr>
          <w:rFonts w:ascii="Arial" w:hAnsi="Arial" w:cs="Arial"/>
        </w:rPr>
        <w:t>бол</w:t>
      </w:r>
      <w:r w:rsidRPr="006C1493">
        <w:rPr>
          <w:rFonts w:ascii="Arial" w:hAnsi="Arial" w:cs="Arial"/>
        </w:rPr>
        <w:t>ьшую сторону, ППМ автоматически пересчитывает необходимое для закупки количество:</w:t>
      </w:r>
    </w:p>
    <w:p w14:paraId="09FEF5C1" w14:textId="77777777" w:rsidR="0013069E" w:rsidRPr="00256E1F" w:rsidRDefault="0013069E" w:rsidP="005F6568">
      <w:pPr>
        <w:pStyle w:val="afa"/>
        <w:numPr>
          <w:ilvl w:val="0"/>
          <w:numId w:val="43"/>
        </w:numPr>
        <w:spacing w:after="240" w:line="276" w:lineRule="auto"/>
        <w:rPr>
          <w:rFonts w:ascii="Arial" w:hAnsi="Arial" w:cs="Arial"/>
        </w:rPr>
      </w:pPr>
      <w:r w:rsidRPr="00256E1F">
        <w:rPr>
          <w:rFonts w:ascii="Arial" w:hAnsi="Arial" w:cs="Arial"/>
        </w:rPr>
        <w:t>Если заявка на закупку</w:t>
      </w:r>
      <w:r w:rsidR="006A7545">
        <w:rPr>
          <w:rFonts w:ascii="Arial" w:hAnsi="Arial" w:cs="Arial"/>
        </w:rPr>
        <w:t>/перемещение</w:t>
      </w:r>
      <w:r w:rsidRPr="00256E1F">
        <w:rPr>
          <w:rFonts w:ascii="Arial" w:hAnsi="Arial" w:cs="Arial"/>
        </w:rPr>
        <w:t xml:space="preserve"> не зафиксирована для изменений (не деблокирована</w:t>
      </w:r>
      <w:r w:rsidR="008E43F0">
        <w:rPr>
          <w:rFonts w:ascii="Arial" w:hAnsi="Arial" w:cs="Arial"/>
        </w:rPr>
        <w:t xml:space="preserve"> сток-контролером</w:t>
      </w:r>
      <w:r w:rsidRPr="00256E1F">
        <w:rPr>
          <w:rFonts w:ascii="Arial" w:hAnsi="Arial" w:cs="Arial"/>
        </w:rPr>
        <w:t xml:space="preserve"> и не скорректирована вручную), то ППМ увеличивает заявку;</w:t>
      </w:r>
    </w:p>
    <w:p w14:paraId="1526AD7B" w14:textId="77777777" w:rsidR="0013069E" w:rsidRPr="00256E1F" w:rsidRDefault="0013069E" w:rsidP="005F6568">
      <w:pPr>
        <w:pStyle w:val="afa"/>
        <w:numPr>
          <w:ilvl w:val="0"/>
          <w:numId w:val="43"/>
        </w:numPr>
        <w:spacing w:after="240" w:line="276" w:lineRule="auto"/>
        <w:rPr>
          <w:rFonts w:ascii="Arial" w:hAnsi="Arial" w:cs="Arial"/>
        </w:rPr>
      </w:pPr>
      <w:r w:rsidRPr="00256E1F">
        <w:rPr>
          <w:rFonts w:ascii="Arial" w:hAnsi="Arial" w:cs="Arial"/>
        </w:rPr>
        <w:t>Если заявка на закупку</w:t>
      </w:r>
      <w:r w:rsidR="006A7545">
        <w:rPr>
          <w:rFonts w:ascii="Arial" w:hAnsi="Arial" w:cs="Arial"/>
        </w:rPr>
        <w:t>/перемещение</w:t>
      </w:r>
      <w:r w:rsidRPr="00256E1F">
        <w:rPr>
          <w:rFonts w:ascii="Arial" w:hAnsi="Arial" w:cs="Arial"/>
        </w:rPr>
        <w:t xml:space="preserve"> зафиксирована, программа ППМ не может удалить или скорректировать данную заявку и создаст новую на недостающий объём.</w:t>
      </w:r>
    </w:p>
    <w:p w14:paraId="07D9FC49" w14:textId="77777777" w:rsidR="00317A59" w:rsidRDefault="00317A59" w:rsidP="0013069E">
      <w:pPr>
        <w:spacing w:after="240" w:line="276" w:lineRule="auto"/>
        <w:ind w:firstLine="567"/>
        <w:rPr>
          <w:rFonts w:ascii="Arial" w:hAnsi="Arial" w:cs="Arial"/>
        </w:rPr>
      </w:pPr>
      <w:r>
        <w:rPr>
          <w:rFonts w:ascii="Arial" w:hAnsi="Arial" w:cs="Arial"/>
        </w:rPr>
        <w:t>В случае</w:t>
      </w:r>
      <w:r w:rsidR="000A33C2">
        <w:rPr>
          <w:rFonts w:ascii="Arial" w:hAnsi="Arial" w:cs="Arial"/>
        </w:rPr>
        <w:t xml:space="preserve"> если по результатам прогона ППМ необходимо перепланировать срок в существующей заявке, т.е. необходимо изменить </w:t>
      </w:r>
      <w:r>
        <w:rPr>
          <w:rFonts w:ascii="Arial" w:hAnsi="Arial" w:cs="Arial"/>
        </w:rPr>
        <w:t>дат</w:t>
      </w:r>
      <w:r w:rsidR="000A33C2">
        <w:rPr>
          <w:rFonts w:ascii="Arial" w:hAnsi="Arial" w:cs="Arial"/>
        </w:rPr>
        <w:t>у</w:t>
      </w:r>
      <w:r>
        <w:rPr>
          <w:rFonts w:ascii="Arial" w:hAnsi="Arial" w:cs="Arial"/>
        </w:rPr>
        <w:t xml:space="preserve"> </w:t>
      </w:r>
      <w:r w:rsidR="006A7545">
        <w:rPr>
          <w:rFonts w:ascii="Arial" w:hAnsi="Arial" w:cs="Arial"/>
        </w:rPr>
        <w:t>поставки</w:t>
      </w:r>
      <w:r w:rsidR="000A33C2">
        <w:rPr>
          <w:rFonts w:ascii="Arial" w:hAnsi="Arial" w:cs="Arial"/>
        </w:rPr>
        <w:t>:</w:t>
      </w:r>
    </w:p>
    <w:p w14:paraId="50B043A0" w14:textId="77777777" w:rsidR="006A7545" w:rsidRPr="00256E1F" w:rsidRDefault="006A7545" w:rsidP="00E740CF">
      <w:pPr>
        <w:pStyle w:val="afa"/>
        <w:numPr>
          <w:ilvl w:val="0"/>
          <w:numId w:val="72"/>
        </w:numPr>
        <w:spacing w:after="240" w:line="276" w:lineRule="auto"/>
        <w:rPr>
          <w:rFonts w:ascii="Arial" w:hAnsi="Arial" w:cs="Arial"/>
        </w:rPr>
      </w:pPr>
      <w:r w:rsidRPr="00256E1F">
        <w:rPr>
          <w:rFonts w:ascii="Arial" w:hAnsi="Arial" w:cs="Arial"/>
        </w:rPr>
        <w:t>Если заявка на закупку</w:t>
      </w:r>
      <w:r>
        <w:rPr>
          <w:rFonts w:ascii="Arial" w:hAnsi="Arial" w:cs="Arial"/>
        </w:rPr>
        <w:t>/перемещение</w:t>
      </w:r>
      <w:r w:rsidRPr="00256E1F">
        <w:rPr>
          <w:rFonts w:ascii="Arial" w:hAnsi="Arial" w:cs="Arial"/>
        </w:rPr>
        <w:t xml:space="preserve"> не за</w:t>
      </w:r>
      <w:r w:rsidR="007F02A4">
        <w:rPr>
          <w:rFonts w:ascii="Arial" w:hAnsi="Arial" w:cs="Arial"/>
        </w:rPr>
        <w:t>фиксирована для изменений (не де</w:t>
      </w:r>
      <w:r w:rsidRPr="00256E1F">
        <w:rPr>
          <w:rFonts w:ascii="Arial" w:hAnsi="Arial" w:cs="Arial"/>
        </w:rPr>
        <w:t>блокирована</w:t>
      </w:r>
      <w:r>
        <w:rPr>
          <w:rFonts w:ascii="Arial" w:hAnsi="Arial" w:cs="Arial"/>
        </w:rPr>
        <w:t xml:space="preserve"> сток-контролером</w:t>
      </w:r>
      <w:r w:rsidRPr="00256E1F">
        <w:rPr>
          <w:rFonts w:ascii="Arial" w:hAnsi="Arial" w:cs="Arial"/>
        </w:rPr>
        <w:t xml:space="preserve"> и не скорректирована вручную), то ППМ </w:t>
      </w:r>
      <w:r>
        <w:rPr>
          <w:rFonts w:ascii="Arial" w:hAnsi="Arial" w:cs="Arial"/>
        </w:rPr>
        <w:t>актуализирует плановую дату поставки</w:t>
      </w:r>
      <w:r w:rsidRPr="00256E1F">
        <w:rPr>
          <w:rFonts w:ascii="Arial" w:hAnsi="Arial" w:cs="Arial"/>
        </w:rPr>
        <w:t>;</w:t>
      </w:r>
    </w:p>
    <w:p w14:paraId="151F396E" w14:textId="77777777" w:rsidR="006A7545" w:rsidRPr="00256E1F" w:rsidRDefault="006A7545" w:rsidP="00E740CF">
      <w:pPr>
        <w:pStyle w:val="afa"/>
        <w:numPr>
          <w:ilvl w:val="0"/>
          <w:numId w:val="72"/>
        </w:numPr>
        <w:spacing w:after="240" w:line="276" w:lineRule="auto"/>
        <w:rPr>
          <w:rFonts w:ascii="Arial" w:hAnsi="Arial" w:cs="Arial"/>
        </w:rPr>
      </w:pPr>
      <w:r w:rsidRPr="00256E1F">
        <w:rPr>
          <w:rFonts w:ascii="Arial" w:hAnsi="Arial" w:cs="Arial"/>
        </w:rPr>
        <w:t>Если заявка на закупку</w:t>
      </w:r>
      <w:r>
        <w:rPr>
          <w:rFonts w:ascii="Arial" w:hAnsi="Arial" w:cs="Arial"/>
        </w:rPr>
        <w:t>/перемещение</w:t>
      </w:r>
      <w:r w:rsidRPr="00256E1F">
        <w:rPr>
          <w:rFonts w:ascii="Arial" w:hAnsi="Arial" w:cs="Arial"/>
        </w:rPr>
        <w:t xml:space="preserve"> зафиксирована, программа ППМ не может удалить или</w:t>
      </w:r>
      <w:r w:rsidR="007F02A4">
        <w:rPr>
          <w:rFonts w:ascii="Arial" w:hAnsi="Arial" w:cs="Arial"/>
        </w:rPr>
        <w:t xml:space="preserve"> скорректировать данную заявку,</w:t>
      </w:r>
      <w:r w:rsidRPr="00256E1F">
        <w:rPr>
          <w:rFonts w:ascii="Arial" w:hAnsi="Arial" w:cs="Arial"/>
        </w:rPr>
        <w:t xml:space="preserve"> создаст новую </w:t>
      </w:r>
      <w:r>
        <w:rPr>
          <w:rFonts w:ascii="Arial" w:hAnsi="Arial" w:cs="Arial"/>
        </w:rPr>
        <w:t xml:space="preserve">с актуальной датой поставки </w:t>
      </w:r>
      <w:r w:rsidR="007F02A4" w:rsidRPr="00256E1F">
        <w:rPr>
          <w:rFonts w:ascii="Arial" w:hAnsi="Arial" w:cs="Arial"/>
        </w:rPr>
        <w:t xml:space="preserve">и </w:t>
      </w:r>
      <w:r w:rsidR="007F02A4">
        <w:rPr>
          <w:rFonts w:ascii="Arial" w:hAnsi="Arial" w:cs="Arial"/>
        </w:rPr>
        <w:t>сформирует</w:t>
      </w:r>
      <w:r w:rsidR="007F02A4" w:rsidRPr="00256E1F">
        <w:rPr>
          <w:rFonts w:ascii="Arial" w:hAnsi="Arial" w:cs="Arial"/>
        </w:rPr>
        <w:t xml:space="preserve"> особую ситуацию об избыточной закупке</w:t>
      </w:r>
      <w:r w:rsidR="007F02A4">
        <w:rPr>
          <w:rFonts w:ascii="Arial" w:hAnsi="Arial" w:cs="Arial"/>
        </w:rPr>
        <w:t xml:space="preserve"> (разработка MM</w:t>
      </w:r>
      <w:r w:rsidR="002B58C4">
        <w:rPr>
          <w:rFonts w:ascii="Arial" w:hAnsi="Arial" w:cs="Arial"/>
        </w:rPr>
        <w:t>41</w:t>
      </w:r>
      <w:r w:rsidR="007F02A4">
        <w:rPr>
          <w:rFonts w:ascii="Arial" w:hAnsi="Arial" w:cs="Arial"/>
        </w:rPr>
        <w:t xml:space="preserve"> «</w:t>
      </w:r>
      <w:r w:rsidR="002B58C4" w:rsidRPr="002B58C4">
        <w:rPr>
          <w:rFonts w:ascii="Arial" w:hAnsi="Arial" w:cs="Arial"/>
        </w:rPr>
        <w:t>Доработка логики ППМ</w:t>
      </w:r>
      <w:r w:rsidR="007F02A4">
        <w:rPr>
          <w:rFonts w:ascii="Arial" w:hAnsi="Arial" w:cs="Arial"/>
        </w:rPr>
        <w:t>»)</w:t>
      </w:r>
      <w:r w:rsidRPr="00256E1F">
        <w:rPr>
          <w:rFonts w:ascii="Arial" w:hAnsi="Arial" w:cs="Arial"/>
        </w:rPr>
        <w:t>.</w:t>
      </w:r>
    </w:p>
    <w:p w14:paraId="69EADE71" w14:textId="77777777" w:rsidR="0013069E" w:rsidRDefault="0013069E" w:rsidP="0013069E">
      <w:pPr>
        <w:spacing w:after="240" w:line="276" w:lineRule="auto"/>
        <w:ind w:firstLine="567"/>
        <w:rPr>
          <w:rFonts w:ascii="Arial" w:hAnsi="Arial" w:cs="Arial"/>
        </w:rPr>
      </w:pPr>
      <w:r w:rsidRPr="006C1493">
        <w:rPr>
          <w:rFonts w:ascii="Arial" w:hAnsi="Arial" w:cs="Arial"/>
        </w:rPr>
        <w:t>Прогон ППМ не может быть отменен или скорректирован. В случае необходимости, выполняется повторный прогон ППМ.</w:t>
      </w:r>
    </w:p>
    <w:p w14:paraId="726478B4" w14:textId="77777777" w:rsidR="008401EE" w:rsidRPr="008401EE" w:rsidRDefault="008401EE" w:rsidP="0013069E">
      <w:pPr>
        <w:spacing w:after="240" w:line="276" w:lineRule="auto"/>
        <w:ind w:firstLine="567"/>
        <w:rPr>
          <w:rFonts w:ascii="Arial" w:hAnsi="Arial" w:cs="Arial"/>
          <w:b/>
        </w:rPr>
      </w:pPr>
      <w:r w:rsidRPr="008401EE">
        <w:rPr>
          <w:rFonts w:ascii="Arial" w:hAnsi="Arial" w:cs="Arial"/>
          <w:b/>
        </w:rPr>
        <w:t>Особенности планирования аналогов</w:t>
      </w:r>
    </w:p>
    <w:p w14:paraId="13778190" w14:textId="77777777" w:rsidR="008401EE" w:rsidRDefault="008401EE" w:rsidP="0013069E">
      <w:pPr>
        <w:spacing w:after="240" w:line="276" w:lineRule="auto"/>
        <w:ind w:firstLine="567"/>
        <w:rPr>
          <w:rFonts w:ascii="Arial" w:hAnsi="Arial" w:cs="Arial"/>
        </w:rPr>
      </w:pPr>
      <w:r>
        <w:rPr>
          <w:rFonts w:ascii="Arial" w:hAnsi="Arial" w:cs="Arial"/>
        </w:rPr>
        <w:lastRenderedPageBreak/>
        <w:t xml:space="preserve">Алгоритм ППМ учитывает данные по безусловным аналогам МТР. </w:t>
      </w:r>
      <w:r w:rsidR="00D96731">
        <w:rPr>
          <w:rFonts w:ascii="Arial" w:hAnsi="Arial" w:cs="Arial"/>
        </w:rPr>
        <w:t xml:space="preserve">С </w:t>
      </w:r>
      <w:proofErr w:type="spellStart"/>
      <w:r w:rsidR="00D96731">
        <w:rPr>
          <w:rFonts w:ascii="Arial" w:hAnsi="Arial" w:cs="Arial"/>
        </w:rPr>
        <w:t>т.з</w:t>
      </w:r>
      <w:proofErr w:type="spellEnd"/>
      <w:r w:rsidR="00D96731">
        <w:rPr>
          <w:rFonts w:ascii="Arial" w:hAnsi="Arial" w:cs="Arial"/>
        </w:rPr>
        <w:t xml:space="preserve">. системы </w:t>
      </w:r>
      <w:r w:rsidR="00D96731">
        <w:rPr>
          <w:rFonts w:ascii="Arial" w:hAnsi="Arial" w:cs="Arial"/>
          <w:lang w:val="en-US"/>
        </w:rPr>
        <w:t>SAP</w:t>
      </w:r>
      <w:r w:rsidR="00D96731" w:rsidRPr="00D96731">
        <w:rPr>
          <w:rFonts w:ascii="Arial" w:hAnsi="Arial" w:cs="Arial"/>
        </w:rPr>
        <w:t xml:space="preserve"> </w:t>
      </w:r>
      <w:r w:rsidR="00D96731">
        <w:rPr>
          <w:rFonts w:ascii="Arial" w:hAnsi="Arial" w:cs="Arial"/>
        </w:rPr>
        <w:t xml:space="preserve">безусловными являются аналоги, которые имеют полную </w:t>
      </w:r>
      <w:r w:rsidR="00FF77D1">
        <w:rPr>
          <w:rFonts w:ascii="Arial" w:hAnsi="Arial" w:cs="Arial"/>
        </w:rPr>
        <w:t>взаимо</w:t>
      </w:r>
      <w:r w:rsidR="00D96731">
        <w:rPr>
          <w:rFonts w:ascii="Arial" w:hAnsi="Arial" w:cs="Arial"/>
        </w:rPr>
        <w:t xml:space="preserve">заменяемость. </w:t>
      </w:r>
      <w:r>
        <w:rPr>
          <w:rFonts w:ascii="Arial" w:hAnsi="Arial" w:cs="Arial"/>
        </w:rPr>
        <w:t xml:space="preserve">Если </w:t>
      </w:r>
      <w:r w:rsidR="006250EC">
        <w:rPr>
          <w:rFonts w:ascii="Arial" w:hAnsi="Arial" w:cs="Arial"/>
        </w:rPr>
        <w:t xml:space="preserve">конкретные </w:t>
      </w:r>
      <w:r>
        <w:rPr>
          <w:rFonts w:ascii="Arial" w:hAnsi="Arial" w:cs="Arial"/>
        </w:rPr>
        <w:t xml:space="preserve">коды МТР определены в системе как безусловные аналоги, то при планировании потребность по данным МТР консолидируется и формируется </w:t>
      </w:r>
      <w:r w:rsidR="00D96731">
        <w:rPr>
          <w:rFonts w:ascii="Arial" w:hAnsi="Arial" w:cs="Arial"/>
        </w:rPr>
        <w:t>заявка на закупку</w:t>
      </w:r>
      <w:r>
        <w:rPr>
          <w:rFonts w:ascii="Arial" w:hAnsi="Arial" w:cs="Arial"/>
        </w:rPr>
        <w:t xml:space="preserve"> на единый код МТР, который определен как </w:t>
      </w:r>
      <w:r w:rsidR="00D96731">
        <w:rPr>
          <w:rFonts w:ascii="Arial" w:hAnsi="Arial" w:cs="Arial"/>
        </w:rPr>
        <w:t>ведущий</w:t>
      </w:r>
      <w:r>
        <w:rPr>
          <w:rFonts w:ascii="Arial" w:hAnsi="Arial" w:cs="Arial"/>
        </w:rPr>
        <w:t xml:space="preserve"> для данной группы безусловных аналогов</w:t>
      </w:r>
      <w:r w:rsidR="004B6BFB">
        <w:rPr>
          <w:rFonts w:ascii="Arial" w:hAnsi="Arial" w:cs="Arial"/>
        </w:rPr>
        <w:t xml:space="preserve"> (ведение аналогов описано в КД </w:t>
      </w:r>
      <w:r w:rsidR="004B6BFB" w:rsidRPr="004B6BFB">
        <w:rPr>
          <w:rFonts w:ascii="Arial" w:hAnsi="Arial" w:cs="Arial"/>
        </w:rPr>
        <w:t>ERP.5.1.47_Концепция по нормативно-справочной информации</w:t>
      </w:r>
      <w:r w:rsidR="004B6BFB">
        <w:rPr>
          <w:rFonts w:ascii="Arial" w:hAnsi="Arial" w:cs="Arial"/>
        </w:rPr>
        <w:t>)</w:t>
      </w:r>
      <w:r>
        <w:rPr>
          <w:rFonts w:ascii="Arial" w:hAnsi="Arial" w:cs="Arial"/>
        </w:rPr>
        <w:t>.</w:t>
      </w:r>
    </w:p>
    <w:p w14:paraId="6AB221A4" w14:textId="5591E271" w:rsidR="00D036E2" w:rsidRDefault="006D229C" w:rsidP="00FC6072">
      <w:pPr>
        <w:spacing w:after="240" w:line="276" w:lineRule="auto"/>
        <w:ind w:firstLine="567"/>
        <w:rPr>
          <w:ins w:id="573" w:author="KislovVO" w:date="2021-12-08T12:26:00Z"/>
          <w:rFonts w:ascii="Arial" w:hAnsi="Arial" w:cs="Arial"/>
        </w:rPr>
      </w:pPr>
      <w:r>
        <w:rPr>
          <w:rFonts w:ascii="Arial" w:hAnsi="Arial" w:cs="Arial"/>
        </w:rPr>
        <w:t xml:space="preserve">Условные аналоги в рамках процедуры ППМ не учитываются. С </w:t>
      </w:r>
      <w:proofErr w:type="spellStart"/>
      <w:r>
        <w:rPr>
          <w:rFonts w:ascii="Arial" w:hAnsi="Arial" w:cs="Arial"/>
        </w:rPr>
        <w:t>т.з</w:t>
      </w:r>
      <w:proofErr w:type="spellEnd"/>
      <w:r>
        <w:rPr>
          <w:rFonts w:ascii="Arial" w:hAnsi="Arial" w:cs="Arial"/>
        </w:rPr>
        <w:t xml:space="preserve">. системы </w:t>
      </w:r>
      <w:r>
        <w:rPr>
          <w:rFonts w:ascii="Arial" w:hAnsi="Arial" w:cs="Arial"/>
          <w:lang w:val="en-US"/>
        </w:rPr>
        <w:t>SAP</w:t>
      </w:r>
      <w:r w:rsidRPr="006D229C">
        <w:rPr>
          <w:rFonts w:ascii="Arial" w:hAnsi="Arial" w:cs="Arial"/>
        </w:rPr>
        <w:t xml:space="preserve"> </w:t>
      </w:r>
      <w:r>
        <w:rPr>
          <w:rFonts w:ascii="Arial" w:hAnsi="Arial" w:cs="Arial"/>
        </w:rPr>
        <w:t xml:space="preserve">условными являются аналоги, которые имеют либо одностороннюю </w:t>
      </w:r>
      <w:proofErr w:type="spellStart"/>
      <w:r>
        <w:rPr>
          <w:rFonts w:ascii="Arial" w:hAnsi="Arial" w:cs="Arial"/>
        </w:rPr>
        <w:t>заменяемость</w:t>
      </w:r>
      <w:proofErr w:type="spellEnd"/>
      <w:r>
        <w:rPr>
          <w:rFonts w:ascii="Arial" w:hAnsi="Arial" w:cs="Arial"/>
        </w:rPr>
        <w:t>, либо требуют принятия решения о возможности замены.</w:t>
      </w:r>
      <w:bookmarkStart w:id="574" w:name="_Ref515890346"/>
      <w:ins w:id="575" w:author="MOS\BykovVA" w:date="2021-04-16T10:46:00Z">
        <w:r w:rsidR="006A01CB">
          <w:rPr>
            <w:rFonts w:ascii="Arial" w:hAnsi="Arial" w:cs="Arial"/>
          </w:rPr>
          <w:t xml:space="preserve"> При этом информация о дос</w:t>
        </w:r>
      </w:ins>
      <w:ins w:id="576" w:author="MOS\BykovVA" w:date="2021-04-16T10:48:00Z">
        <w:r w:rsidR="006A01CB">
          <w:rPr>
            <w:rFonts w:ascii="Arial" w:hAnsi="Arial" w:cs="Arial"/>
          </w:rPr>
          <w:t>ту</w:t>
        </w:r>
      </w:ins>
      <w:ins w:id="577" w:author="MOS\BykovVA" w:date="2021-04-16T10:46:00Z">
        <w:r w:rsidR="006A01CB">
          <w:rPr>
            <w:rFonts w:ascii="Arial" w:hAnsi="Arial" w:cs="Arial"/>
          </w:rPr>
          <w:t xml:space="preserve">пных запасах условных аналогов выводится в отчете </w:t>
        </w:r>
      </w:ins>
      <w:ins w:id="578" w:author="MOS\BykovVA" w:date="2021-04-16T10:48:00Z">
        <w:r w:rsidR="006A01CB">
          <w:rPr>
            <w:rFonts w:ascii="Arial" w:hAnsi="Arial" w:cs="Arial"/>
          </w:rPr>
          <w:t>«Анализ результатов ППМ»</w:t>
        </w:r>
      </w:ins>
      <w:ins w:id="579" w:author="MOS\BykovVA" w:date="2021-04-16T10:49:00Z">
        <w:r w:rsidR="006A01CB">
          <w:rPr>
            <w:rFonts w:ascii="Arial" w:hAnsi="Arial" w:cs="Arial"/>
          </w:rPr>
          <w:t xml:space="preserve"> (ММ</w:t>
        </w:r>
      </w:ins>
      <w:ins w:id="580" w:author="MOS\BykovVA" w:date="2021-04-16T10:52:00Z">
        <w:r w:rsidR="006A01CB">
          <w:rPr>
            <w:rFonts w:ascii="Arial" w:hAnsi="Arial" w:cs="Arial"/>
          </w:rPr>
          <w:t>34).</w:t>
        </w:r>
      </w:ins>
    </w:p>
    <w:p w14:paraId="212FDB7E" w14:textId="2CF4FF7E" w:rsidR="005C4BBE" w:rsidRDefault="00570FCC" w:rsidP="00FC6072">
      <w:pPr>
        <w:spacing w:after="240" w:line="276" w:lineRule="auto"/>
        <w:ind w:firstLine="567"/>
        <w:rPr>
          <w:ins w:id="581" w:author="KislovVO" w:date="2021-12-08T12:33:00Z"/>
          <w:rFonts w:ascii="Arial" w:hAnsi="Arial" w:cs="Arial"/>
        </w:rPr>
      </w:pPr>
      <w:ins w:id="582" w:author="KislovVO" w:date="2021-12-08T12:27:00Z">
        <w:r>
          <w:rPr>
            <w:rFonts w:ascii="Arial" w:hAnsi="Arial" w:cs="Arial"/>
          </w:rPr>
          <w:t>Для планирования плана закупа на следующий год используется функц</w:t>
        </w:r>
      </w:ins>
      <w:ins w:id="583" w:author="KislovVO" w:date="2021-12-08T12:28:00Z">
        <w:r>
          <w:rPr>
            <w:rFonts w:ascii="Arial" w:hAnsi="Arial" w:cs="Arial"/>
          </w:rPr>
          <w:t>ионал Годового</w:t>
        </w:r>
      </w:ins>
      <w:ins w:id="584" w:author="KislovVO" w:date="2021-12-08T12:27:00Z">
        <w:r>
          <w:rPr>
            <w:rFonts w:ascii="Arial" w:hAnsi="Arial" w:cs="Arial"/>
          </w:rPr>
          <w:t xml:space="preserve"> ППМ</w:t>
        </w:r>
      </w:ins>
      <w:ins w:id="585" w:author="KislovVO" w:date="2021-12-08T12:30:00Z">
        <w:r>
          <w:rPr>
            <w:rFonts w:ascii="Arial" w:hAnsi="Arial" w:cs="Arial"/>
          </w:rPr>
          <w:t xml:space="preserve"> (разработка </w:t>
        </w:r>
        <w:r>
          <w:rPr>
            <w:rFonts w:ascii="Arial" w:hAnsi="Arial" w:cs="Arial"/>
            <w:lang w:val="en-US"/>
          </w:rPr>
          <w:t>MM</w:t>
        </w:r>
        <w:r w:rsidRPr="00570FCC">
          <w:rPr>
            <w:rFonts w:ascii="Arial" w:hAnsi="Arial" w:cs="Arial"/>
            <w:rPrChange w:id="586" w:author="KislovVO" w:date="2021-12-08T12:30:00Z">
              <w:rPr>
                <w:rFonts w:ascii="Arial" w:hAnsi="Arial" w:cs="Arial"/>
                <w:lang w:val="en-US"/>
              </w:rPr>
            </w:rPrChange>
          </w:rPr>
          <w:t xml:space="preserve">310 </w:t>
        </w:r>
        <w:r>
          <w:rPr>
            <w:rFonts w:ascii="Arial" w:hAnsi="Arial" w:cs="Arial"/>
          </w:rPr>
          <w:t>–</w:t>
        </w:r>
        <w:r w:rsidRPr="00570FCC">
          <w:rPr>
            <w:rFonts w:ascii="Arial" w:hAnsi="Arial" w:cs="Arial"/>
            <w:rPrChange w:id="587" w:author="KislovVO" w:date="2021-12-08T12:30:00Z">
              <w:rPr>
                <w:rFonts w:ascii="Arial" w:hAnsi="Arial" w:cs="Arial"/>
                <w:lang w:val="en-US"/>
              </w:rPr>
            </w:rPrChange>
          </w:rPr>
          <w:t xml:space="preserve"> </w:t>
        </w:r>
        <w:r>
          <w:rPr>
            <w:rFonts w:ascii="Arial" w:hAnsi="Arial" w:cs="Arial"/>
          </w:rPr>
          <w:t>Инструмент годового планирования)</w:t>
        </w:r>
      </w:ins>
      <w:ins w:id="588" w:author="KislovVO" w:date="2021-12-08T12:28:00Z">
        <w:r>
          <w:rPr>
            <w:rFonts w:ascii="Arial" w:hAnsi="Arial" w:cs="Arial"/>
          </w:rPr>
          <w:t>. Годовой ППМ</w:t>
        </w:r>
      </w:ins>
      <w:ins w:id="589" w:author="KislovVO" w:date="2021-12-08T12:27:00Z">
        <w:r w:rsidRPr="00C04DCA">
          <w:rPr>
            <w:rFonts w:ascii="Arial" w:hAnsi="Arial" w:cs="Arial"/>
          </w:rPr>
          <w:t xml:space="preserve"> </w:t>
        </w:r>
        <w:r>
          <w:rPr>
            <w:rFonts w:ascii="Arial" w:hAnsi="Arial" w:cs="Arial"/>
          </w:rPr>
          <w:t xml:space="preserve">запускается </w:t>
        </w:r>
      </w:ins>
      <w:ins w:id="590" w:author="KislovVO" w:date="2021-12-08T12:28:00Z">
        <w:r>
          <w:rPr>
            <w:rFonts w:ascii="Arial" w:hAnsi="Arial" w:cs="Arial"/>
          </w:rPr>
          <w:t>вручную</w:t>
        </w:r>
      </w:ins>
      <w:ins w:id="591" w:author="KislovVO" w:date="2021-12-08T12:27:00Z">
        <w:r w:rsidRPr="00C04DCA">
          <w:rPr>
            <w:rFonts w:ascii="Arial" w:hAnsi="Arial" w:cs="Arial"/>
          </w:rPr>
          <w:t xml:space="preserve"> </w:t>
        </w:r>
      </w:ins>
      <w:ins w:id="592" w:author="KislovVO" w:date="2021-12-08T12:28:00Z">
        <w:r>
          <w:rPr>
            <w:rFonts w:ascii="Arial" w:hAnsi="Arial" w:cs="Arial"/>
          </w:rPr>
          <w:t>по каждому заводу</w:t>
        </w:r>
      </w:ins>
      <w:ins w:id="593" w:author="KislovVO" w:date="2021-12-08T12:31:00Z">
        <w:r>
          <w:rPr>
            <w:rFonts w:ascii="Arial" w:hAnsi="Arial" w:cs="Arial"/>
          </w:rPr>
          <w:t>,</w:t>
        </w:r>
      </w:ins>
      <w:ins w:id="594" w:author="KislovVO" w:date="2021-12-08T12:28:00Z">
        <w:r>
          <w:rPr>
            <w:rFonts w:ascii="Arial" w:hAnsi="Arial" w:cs="Arial"/>
          </w:rPr>
          <w:t xml:space="preserve"> и время запуска </w:t>
        </w:r>
      </w:ins>
      <w:ins w:id="595" w:author="KislovVO" w:date="2021-12-08T12:29:00Z">
        <w:r>
          <w:rPr>
            <w:rFonts w:ascii="Arial" w:hAnsi="Arial" w:cs="Arial"/>
          </w:rPr>
          <w:t>Годового ППМ не должно пересекаться с оперативным ППМ</w:t>
        </w:r>
      </w:ins>
      <w:ins w:id="596" w:author="KislovVO" w:date="2021-12-08T12:27:00Z">
        <w:r w:rsidRPr="00804160">
          <w:rPr>
            <w:rFonts w:ascii="Arial" w:hAnsi="Arial" w:cs="Arial"/>
          </w:rPr>
          <w:t>.</w:t>
        </w:r>
        <w:r>
          <w:rPr>
            <w:rFonts w:ascii="Arial" w:hAnsi="Arial" w:cs="Arial"/>
          </w:rPr>
          <w:t xml:space="preserve"> </w:t>
        </w:r>
      </w:ins>
      <w:ins w:id="597" w:author="KislovVO" w:date="2021-12-08T12:29:00Z">
        <w:r>
          <w:rPr>
            <w:rFonts w:ascii="Arial" w:hAnsi="Arial" w:cs="Arial"/>
          </w:rPr>
          <w:t>Полномочия на</w:t>
        </w:r>
      </w:ins>
      <w:ins w:id="598" w:author="KislovVO" w:date="2021-12-08T12:31:00Z">
        <w:r>
          <w:rPr>
            <w:rFonts w:ascii="Arial" w:hAnsi="Arial" w:cs="Arial"/>
          </w:rPr>
          <w:t xml:space="preserve"> запуск Годового ППМ имеет сотрудник с ролью</w:t>
        </w:r>
      </w:ins>
      <w:ins w:id="599" w:author="KislovVO" w:date="2021-12-08T12:27:00Z">
        <w:r>
          <w:rPr>
            <w:rFonts w:ascii="Arial" w:hAnsi="Arial" w:cs="Arial"/>
          </w:rPr>
          <w:t xml:space="preserve"> </w:t>
        </w:r>
      </w:ins>
      <w:ins w:id="600" w:author="KislovVO" w:date="2021-12-08T12:31:00Z">
        <w:r>
          <w:rPr>
            <w:rFonts w:ascii="Arial" w:hAnsi="Arial" w:cs="Arial"/>
          </w:rPr>
          <w:t>С</w:t>
        </w:r>
      </w:ins>
      <w:ins w:id="601" w:author="KislovVO" w:date="2021-12-08T12:27:00Z">
        <w:r>
          <w:rPr>
            <w:rFonts w:ascii="Arial" w:hAnsi="Arial" w:cs="Arial"/>
          </w:rPr>
          <w:t>ток-контролёр</w:t>
        </w:r>
      </w:ins>
      <w:ins w:id="602" w:author="KislovVO" w:date="2021-12-08T12:31:00Z">
        <w:r>
          <w:rPr>
            <w:rFonts w:ascii="Arial" w:hAnsi="Arial" w:cs="Arial"/>
          </w:rPr>
          <w:t>.</w:t>
        </w:r>
      </w:ins>
      <w:ins w:id="603" w:author="KislovVO" w:date="2021-12-08T12:32:00Z">
        <w:r w:rsidR="005C4BBE">
          <w:rPr>
            <w:rFonts w:ascii="Arial" w:hAnsi="Arial" w:cs="Arial"/>
          </w:rPr>
          <w:t xml:space="preserve"> </w:t>
        </w:r>
      </w:ins>
      <w:ins w:id="604" w:author="KislovVO" w:date="2021-12-08T12:36:00Z">
        <w:r w:rsidR="005C4BBE">
          <w:rPr>
            <w:rFonts w:ascii="Arial" w:hAnsi="Arial" w:cs="Arial"/>
          </w:rPr>
          <w:t>Проверки и ограничения,</w:t>
        </w:r>
      </w:ins>
      <w:ins w:id="605" w:author="KislovVO" w:date="2021-12-08T12:32:00Z">
        <w:r w:rsidR="005C4BBE">
          <w:rPr>
            <w:rFonts w:ascii="Arial" w:hAnsi="Arial" w:cs="Arial"/>
          </w:rPr>
          <w:t xml:space="preserve"> описанные выше для оперативного ППМ</w:t>
        </w:r>
      </w:ins>
      <w:ins w:id="606" w:author="KislovVO" w:date="2021-12-08T12:36:00Z">
        <w:r w:rsidR="005C4BBE">
          <w:rPr>
            <w:rFonts w:ascii="Arial" w:hAnsi="Arial" w:cs="Arial"/>
          </w:rPr>
          <w:t>,</w:t>
        </w:r>
      </w:ins>
      <w:ins w:id="607" w:author="KislovVO" w:date="2021-12-08T12:32:00Z">
        <w:r w:rsidR="005C4BBE">
          <w:rPr>
            <w:rFonts w:ascii="Arial" w:hAnsi="Arial" w:cs="Arial"/>
          </w:rPr>
          <w:t xml:space="preserve"> также применяются для Годового ППМ.</w:t>
        </w:r>
      </w:ins>
      <w:ins w:id="608" w:author="KislovVO" w:date="2021-12-08T12:33:00Z">
        <w:r w:rsidR="005C4BBE">
          <w:rPr>
            <w:rFonts w:ascii="Arial" w:hAnsi="Arial" w:cs="Arial"/>
          </w:rPr>
          <w:t xml:space="preserve"> </w:t>
        </w:r>
      </w:ins>
      <w:ins w:id="609" w:author="KislovVO" w:date="2021-12-08T12:35:00Z">
        <w:r w:rsidR="005C4BBE" w:rsidRPr="005C4BBE">
          <w:rPr>
            <w:rFonts w:ascii="Arial" w:hAnsi="Arial" w:cs="Arial"/>
            <w:rPrChange w:id="610" w:author="KislovVO" w:date="2021-12-08T12:35:00Z">
              <w:rPr>
                <w:rFonts w:ascii="Arial" w:hAnsi="Arial" w:cs="Arial"/>
                <w:highlight w:val="green"/>
              </w:rPr>
            </w:rPrChange>
          </w:rPr>
          <w:t>Главное отличие программы «Инструмент годового планирования» от основного ППМ заключается, в изменении учета документов потребности и документов обеспечения. В качестве документов потребности для годового ППМ могут дополнительно выступать не полностью согласованные документы, которые еще не видимы для оперативного ППМ.</w:t>
        </w:r>
      </w:ins>
      <w:ins w:id="611" w:author="KislovVO" w:date="2021-12-08T12:38:00Z">
        <w:r w:rsidR="005E3AC6">
          <w:rPr>
            <w:rFonts w:ascii="Arial" w:hAnsi="Arial" w:cs="Arial"/>
          </w:rPr>
          <w:t xml:space="preserve"> </w:t>
        </w:r>
      </w:ins>
      <w:ins w:id="612" w:author="KislovVO" w:date="2021-12-08T12:39:00Z">
        <w:r w:rsidR="005E3AC6">
          <w:rPr>
            <w:rFonts w:ascii="Arial" w:hAnsi="Arial" w:cs="Arial"/>
          </w:rPr>
          <w:t xml:space="preserve">Все </w:t>
        </w:r>
        <w:r w:rsidR="005E3AC6" w:rsidRPr="005E3AC6">
          <w:rPr>
            <w:rFonts w:ascii="Arial" w:hAnsi="Arial" w:cs="Arial"/>
            <w:rPrChange w:id="613" w:author="KislovVO" w:date="2021-12-08T12:39:00Z">
              <w:rPr>
                <w:rFonts w:ascii="Arial" w:hAnsi="Arial" w:cs="Arial"/>
                <w:highlight w:val="green"/>
              </w:rPr>
            </w:rPrChange>
          </w:rPr>
          <w:t>о</w:t>
        </w:r>
        <w:r w:rsidR="005E3AC6" w:rsidRPr="005E3AC6">
          <w:rPr>
            <w:rFonts w:ascii="Arial" w:hAnsi="Arial" w:cs="Arial"/>
            <w:rPrChange w:id="614" w:author="KislovVO" w:date="2021-12-08T12:39:00Z">
              <w:rPr>
                <w:rFonts w:ascii="Arial" w:hAnsi="Arial" w:cs="Arial"/>
                <w:highlight w:val="green"/>
              </w:rPr>
            </w:rPrChange>
          </w:rPr>
          <w:t>собенности работы программы годового ППМ</w:t>
        </w:r>
        <w:r w:rsidR="005E3AC6">
          <w:rPr>
            <w:rFonts w:ascii="Arial" w:hAnsi="Arial" w:cs="Arial"/>
          </w:rPr>
          <w:t xml:space="preserve"> описаны в пункте 5.</w:t>
        </w:r>
      </w:ins>
      <w:ins w:id="615" w:author="KislovVO" w:date="2021-12-08T12:40:00Z">
        <w:r w:rsidR="005E3AC6">
          <w:rPr>
            <w:rFonts w:ascii="Arial" w:hAnsi="Arial" w:cs="Arial"/>
          </w:rPr>
          <w:t>10</w:t>
        </w:r>
      </w:ins>
      <w:ins w:id="616" w:author="KislovVO" w:date="2021-12-08T12:39:00Z">
        <w:r w:rsidR="005E3AC6">
          <w:rPr>
            <w:rFonts w:ascii="Arial" w:hAnsi="Arial" w:cs="Arial"/>
          </w:rPr>
          <w:t>.1.</w:t>
        </w:r>
      </w:ins>
    </w:p>
    <w:p w14:paraId="5607D920" w14:textId="77777777" w:rsidR="00570FCC" w:rsidRDefault="00570FCC" w:rsidP="00FC6072">
      <w:pPr>
        <w:spacing w:after="240" w:line="276" w:lineRule="auto"/>
        <w:ind w:firstLine="567"/>
        <w:rPr>
          <w:rFonts w:ascii="Arial" w:hAnsi="Arial" w:cs="Arial"/>
        </w:rPr>
      </w:pPr>
    </w:p>
    <w:p w14:paraId="585E9B07" w14:textId="77777777" w:rsidR="00912875" w:rsidRDefault="00912875" w:rsidP="00FC6072">
      <w:pPr>
        <w:spacing w:after="240" w:line="276" w:lineRule="auto"/>
        <w:ind w:firstLine="567"/>
        <w:rPr>
          <w:rFonts w:ascii="Arial" w:hAnsi="Arial" w:cs="Arial"/>
          <w:b/>
        </w:rPr>
      </w:pPr>
      <w:r w:rsidRPr="00912875">
        <w:rPr>
          <w:rFonts w:ascii="Arial" w:hAnsi="Arial" w:cs="Arial"/>
          <w:b/>
        </w:rPr>
        <w:t>Ведение графика закупки</w:t>
      </w:r>
    </w:p>
    <w:p w14:paraId="406E4844" w14:textId="77777777" w:rsidR="000D043C" w:rsidRPr="001C1FC9" w:rsidRDefault="001C1FC9" w:rsidP="00FC6072">
      <w:pPr>
        <w:spacing w:after="240" w:line="276" w:lineRule="auto"/>
        <w:ind w:firstLine="567"/>
        <w:rPr>
          <w:rFonts w:ascii="Arial" w:hAnsi="Arial" w:cs="Arial"/>
        </w:rPr>
      </w:pPr>
      <w:r>
        <w:rPr>
          <w:rFonts w:ascii="Arial" w:hAnsi="Arial" w:cs="Arial"/>
        </w:rPr>
        <w:t xml:space="preserve">График закупки реализуется разработкой </w:t>
      </w:r>
      <w:r w:rsidRPr="00640BD2">
        <w:rPr>
          <w:rFonts w:ascii="Arial" w:hAnsi="Arial" w:cs="Arial"/>
        </w:rPr>
        <w:t>MM40</w:t>
      </w:r>
      <w:r>
        <w:rPr>
          <w:rFonts w:ascii="Arial" w:hAnsi="Arial" w:cs="Arial"/>
        </w:rPr>
        <w:t xml:space="preserve"> «</w:t>
      </w:r>
      <w:bookmarkStart w:id="617" w:name="_Hlk522294528"/>
      <w:r w:rsidRPr="003429DB">
        <w:rPr>
          <w:rFonts w:ascii="Arial" w:hAnsi="Arial" w:cs="Arial"/>
        </w:rPr>
        <w:t>Ведение графика закупки</w:t>
      </w:r>
      <w:bookmarkEnd w:id="617"/>
      <w:r>
        <w:rPr>
          <w:rFonts w:ascii="Arial" w:hAnsi="Arial" w:cs="Arial"/>
        </w:rPr>
        <w:t>».</w:t>
      </w:r>
    </w:p>
    <w:p w14:paraId="61D721AE" w14:textId="77777777" w:rsidR="000D043C" w:rsidRDefault="001C1FC9" w:rsidP="00FC6072">
      <w:pPr>
        <w:spacing w:after="240" w:line="276" w:lineRule="auto"/>
        <w:ind w:firstLine="567"/>
        <w:rPr>
          <w:rFonts w:ascii="Arial" w:hAnsi="Arial" w:cs="Arial"/>
        </w:rPr>
      </w:pPr>
      <w:r>
        <w:rPr>
          <w:rFonts w:ascii="Arial" w:hAnsi="Arial" w:cs="Arial"/>
        </w:rPr>
        <w:t>С</w:t>
      </w:r>
      <w:r w:rsidR="000D043C">
        <w:rPr>
          <w:rFonts w:ascii="Arial" w:hAnsi="Arial" w:cs="Arial"/>
        </w:rPr>
        <w:t>одержит следующий перечень этапов:</w:t>
      </w:r>
    </w:p>
    <w:p w14:paraId="15340D45" w14:textId="77777777" w:rsidR="000D043C" w:rsidRPr="003429DB" w:rsidRDefault="000D043C" w:rsidP="000D043C">
      <w:pPr>
        <w:pStyle w:val="afa"/>
        <w:numPr>
          <w:ilvl w:val="0"/>
          <w:numId w:val="63"/>
        </w:numPr>
        <w:spacing w:after="240" w:line="276" w:lineRule="auto"/>
        <w:rPr>
          <w:rFonts w:ascii="Arial" w:hAnsi="Arial" w:cs="Arial"/>
        </w:rPr>
      </w:pPr>
      <w:bookmarkStart w:id="618" w:name="_Hlk522520483"/>
      <w:r w:rsidRPr="003429DB">
        <w:rPr>
          <w:rFonts w:ascii="Arial" w:hAnsi="Arial" w:cs="Arial"/>
        </w:rPr>
        <w:t>Согласование сток-контролёром;</w:t>
      </w:r>
    </w:p>
    <w:p w14:paraId="08EDC99D" w14:textId="77777777" w:rsidR="000D043C" w:rsidRPr="003429DB" w:rsidRDefault="000D043C" w:rsidP="000D043C">
      <w:pPr>
        <w:pStyle w:val="afa"/>
        <w:numPr>
          <w:ilvl w:val="0"/>
          <w:numId w:val="63"/>
        </w:numPr>
        <w:spacing w:after="240" w:line="276" w:lineRule="auto"/>
        <w:rPr>
          <w:rFonts w:ascii="Arial" w:hAnsi="Arial" w:cs="Arial"/>
        </w:rPr>
      </w:pPr>
      <w:r>
        <w:rPr>
          <w:rFonts w:ascii="Arial" w:hAnsi="Arial" w:cs="Arial"/>
        </w:rPr>
        <w:t>Принятие в работу закупщиком;</w:t>
      </w:r>
    </w:p>
    <w:p w14:paraId="255C52B2" w14:textId="77777777" w:rsidR="000D043C" w:rsidRPr="003429DB" w:rsidRDefault="000D043C" w:rsidP="000D043C">
      <w:pPr>
        <w:pStyle w:val="afa"/>
        <w:numPr>
          <w:ilvl w:val="0"/>
          <w:numId w:val="63"/>
        </w:numPr>
        <w:spacing w:after="240" w:line="276" w:lineRule="auto"/>
        <w:rPr>
          <w:rFonts w:ascii="Arial" w:hAnsi="Arial" w:cs="Arial"/>
        </w:rPr>
      </w:pPr>
      <w:bookmarkStart w:id="619" w:name="_Hlk522520539"/>
      <w:bookmarkEnd w:id="618"/>
      <w:r w:rsidRPr="003429DB">
        <w:rPr>
          <w:rFonts w:ascii="Arial" w:hAnsi="Arial" w:cs="Arial"/>
        </w:rPr>
        <w:t>Создание, согласование и отправка Приглашений;</w:t>
      </w:r>
    </w:p>
    <w:p w14:paraId="61DD3527" w14:textId="77777777" w:rsidR="000D043C" w:rsidRPr="003429DB" w:rsidRDefault="000D043C" w:rsidP="000D043C">
      <w:pPr>
        <w:pStyle w:val="afa"/>
        <w:numPr>
          <w:ilvl w:val="0"/>
          <w:numId w:val="63"/>
        </w:numPr>
        <w:spacing w:after="240" w:line="276" w:lineRule="auto"/>
        <w:rPr>
          <w:rFonts w:ascii="Arial" w:hAnsi="Arial" w:cs="Arial"/>
        </w:rPr>
      </w:pPr>
      <w:r w:rsidRPr="003429DB">
        <w:rPr>
          <w:rFonts w:ascii="Arial" w:hAnsi="Arial" w:cs="Arial"/>
        </w:rPr>
        <w:t>Разработка Предложений поставщиками;</w:t>
      </w:r>
    </w:p>
    <w:p w14:paraId="7E4D05BC" w14:textId="77777777" w:rsidR="000D043C" w:rsidRPr="003429DB" w:rsidRDefault="000D043C" w:rsidP="000D043C">
      <w:pPr>
        <w:pStyle w:val="afa"/>
        <w:numPr>
          <w:ilvl w:val="0"/>
          <w:numId w:val="63"/>
        </w:numPr>
        <w:spacing w:after="240" w:line="276" w:lineRule="auto"/>
        <w:rPr>
          <w:rFonts w:ascii="Arial" w:hAnsi="Arial" w:cs="Arial"/>
        </w:rPr>
      </w:pPr>
      <w:r w:rsidRPr="003429DB">
        <w:rPr>
          <w:rFonts w:ascii="Arial" w:hAnsi="Arial" w:cs="Arial"/>
        </w:rPr>
        <w:t>Обработка полученных Предложений;</w:t>
      </w:r>
    </w:p>
    <w:p w14:paraId="6BE20511" w14:textId="77777777" w:rsidR="000D043C" w:rsidRPr="003429DB" w:rsidRDefault="000D043C" w:rsidP="000D043C">
      <w:pPr>
        <w:pStyle w:val="afa"/>
        <w:numPr>
          <w:ilvl w:val="0"/>
          <w:numId w:val="63"/>
        </w:numPr>
        <w:spacing w:after="240" w:line="276" w:lineRule="auto"/>
        <w:rPr>
          <w:rFonts w:ascii="Arial" w:hAnsi="Arial" w:cs="Arial"/>
        </w:rPr>
      </w:pPr>
      <w:r w:rsidRPr="003429DB">
        <w:rPr>
          <w:rFonts w:ascii="Arial" w:hAnsi="Arial" w:cs="Arial"/>
        </w:rPr>
        <w:t>Техническое согласование БЕ;</w:t>
      </w:r>
    </w:p>
    <w:p w14:paraId="58E93C1C" w14:textId="77777777" w:rsidR="000D043C" w:rsidRPr="003429DB" w:rsidRDefault="000D043C" w:rsidP="000D043C">
      <w:pPr>
        <w:pStyle w:val="afa"/>
        <w:numPr>
          <w:ilvl w:val="0"/>
          <w:numId w:val="63"/>
        </w:numPr>
        <w:spacing w:after="240" w:line="276" w:lineRule="auto"/>
        <w:rPr>
          <w:rFonts w:ascii="Arial" w:hAnsi="Arial" w:cs="Arial"/>
        </w:rPr>
      </w:pPr>
      <w:r w:rsidRPr="003429DB">
        <w:rPr>
          <w:rFonts w:ascii="Arial" w:hAnsi="Arial" w:cs="Arial"/>
        </w:rPr>
        <w:t>Устранение замечаний Участниками процедуры;</w:t>
      </w:r>
    </w:p>
    <w:p w14:paraId="06B3DD69" w14:textId="77777777" w:rsidR="000D043C" w:rsidRPr="003429DB" w:rsidRDefault="000D043C" w:rsidP="000D043C">
      <w:pPr>
        <w:pStyle w:val="afa"/>
        <w:numPr>
          <w:ilvl w:val="0"/>
          <w:numId w:val="63"/>
        </w:numPr>
        <w:spacing w:after="240" w:line="276" w:lineRule="auto"/>
        <w:rPr>
          <w:rFonts w:ascii="Arial" w:hAnsi="Arial" w:cs="Arial"/>
        </w:rPr>
      </w:pPr>
      <w:r w:rsidRPr="003429DB">
        <w:rPr>
          <w:rFonts w:ascii="Arial" w:hAnsi="Arial" w:cs="Arial"/>
        </w:rPr>
        <w:t>Проведение конкурентных процедур и выбор Поставщика;</w:t>
      </w:r>
    </w:p>
    <w:p w14:paraId="3D41B373" w14:textId="77777777" w:rsidR="000D043C" w:rsidRPr="003429DB" w:rsidRDefault="000D043C" w:rsidP="000D043C">
      <w:pPr>
        <w:pStyle w:val="afa"/>
        <w:numPr>
          <w:ilvl w:val="0"/>
          <w:numId w:val="63"/>
        </w:numPr>
        <w:spacing w:after="240" w:line="276" w:lineRule="auto"/>
        <w:rPr>
          <w:rFonts w:ascii="Arial" w:hAnsi="Arial" w:cs="Arial"/>
        </w:rPr>
      </w:pPr>
      <w:r w:rsidRPr="003429DB">
        <w:rPr>
          <w:rFonts w:ascii="Arial" w:hAnsi="Arial" w:cs="Arial"/>
        </w:rPr>
        <w:t>Согласование и подписание спецификации;</w:t>
      </w:r>
    </w:p>
    <w:p w14:paraId="1C8E265C" w14:textId="77777777" w:rsidR="000D043C" w:rsidRPr="003429DB" w:rsidRDefault="000D043C" w:rsidP="000D043C">
      <w:pPr>
        <w:pStyle w:val="afa"/>
        <w:numPr>
          <w:ilvl w:val="0"/>
          <w:numId w:val="63"/>
        </w:numPr>
        <w:spacing w:after="240" w:line="276" w:lineRule="auto"/>
        <w:rPr>
          <w:rFonts w:ascii="Arial" w:hAnsi="Arial" w:cs="Arial"/>
        </w:rPr>
      </w:pPr>
      <w:r>
        <w:rPr>
          <w:rFonts w:ascii="Arial" w:hAnsi="Arial" w:cs="Arial"/>
        </w:rPr>
        <w:t>Срок изготовления.</w:t>
      </w:r>
      <w:bookmarkEnd w:id="619"/>
    </w:p>
    <w:p w14:paraId="14625A43" w14:textId="77777777" w:rsidR="000D043C" w:rsidRPr="00912875" w:rsidRDefault="000D043C" w:rsidP="00FC6072">
      <w:pPr>
        <w:spacing w:after="240" w:line="276" w:lineRule="auto"/>
        <w:ind w:firstLine="567"/>
        <w:rPr>
          <w:rFonts w:ascii="Arial" w:hAnsi="Arial" w:cs="Arial"/>
          <w:b/>
        </w:rPr>
      </w:pPr>
      <w:r>
        <w:rPr>
          <w:rFonts w:ascii="Arial" w:hAnsi="Arial" w:cs="Arial"/>
        </w:rPr>
        <w:t>Каждый этап содержит три даты – Плановая, Прогнозная и Фактическая.</w:t>
      </w:r>
    </w:p>
    <w:p w14:paraId="1C2D70B8" w14:textId="47E754FE" w:rsidR="00912875" w:rsidRDefault="003429DB" w:rsidP="008D030C">
      <w:pPr>
        <w:spacing w:after="120" w:line="276" w:lineRule="auto"/>
        <w:ind w:firstLine="567"/>
        <w:rPr>
          <w:rFonts w:ascii="Arial" w:hAnsi="Arial" w:cs="Arial"/>
        </w:rPr>
      </w:pPr>
      <w:r>
        <w:rPr>
          <w:rFonts w:ascii="Arial" w:hAnsi="Arial" w:cs="Arial"/>
        </w:rPr>
        <w:t xml:space="preserve">При создании заявки на закупку МТР </w:t>
      </w:r>
      <w:bookmarkStart w:id="620" w:name="_Hlk522294572"/>
      <w:r w:rsidR="000D043C">
        <w:rPr>
          <w:rFonts w:ascii="Arial" w:hAnsi="Arial" w:cs="Arial"/>
        </w:rPr>
        <w:t>плановые даты графика закупки</w:t>
      </w:r>
      <w:bookmarkEnd w:id="620"/>
      <w:r w:rsidR="000D043C">
        <w:rPr>
          <w:rFonts w:ascii="Arial" w:hAnsi="Arial" w:cs="Arial"/>
        </w:rPr>
        <w:t xml:space="preserve"> рассчитываются </w:t>
      </w:r>
      <w:r w:rsidR="00DE5EF1">
        <w:rPr>
          <w:rFonts w:ascii="Arial" w:hAnsi="Arial" w:cs="Arial"/>
        </w:rPr>
        <w:t xml:space="preserve">автоматически </w:t>
      </w:r>
      <w:r w:rsidR="0039640D">
        <w:rPr>
          <w:rFonts w:ascii="Arial" w:hAnsi="Arial" w:cs="Arial"/>
        </w:rPr>
        <w:t>исходя из плановых сроков поставки (LT)</w:t>
      </w:r>
      <w:r w:rsidR="00014488">
        <w:rPr>
          <w:rFonts w:ascii="Arial" w:hAnsi="Arial" w:cs="Arial"/>
        </w:rPr>
        <w:t xml:space="preserve">, а также с учетом срока поставки с перевалочной базы. </w:t>
      </w:r>
    </w:p>
    <w:p w14:paraId="1649F50C" w14:textId="77777777" w:rsidR="00F27BC9" w:rsidRDefault="0039640D" w:rsidP="008D030C">
      <w:pPr>
        <w:spacing w:after="120" w:line="276" w:lineRule="auto"/>
        <w:ind w:firstLine="567"/>
        <w:rPr>
          <w:rFonts w:ascii="Arial" w:hAnsi="Arial" w:cs="Arial"/>
          <w:szCs w:val="24"/>
        </w:rPr>
      </w:pPr>
      <w:r w:rsidRPr="00590100">
        <w:rPr>
          <w:rFonts w:ascii="Arial" w:hAnsi="Arial" w:cs="Arial"/>
          <w:szCs w:val="24"/>
        </w:rPr>
        <w:t>Прогнозные даты</w:t>
      </w:r>
      <w:r w:rsidR="00884F82">
        <w:rPr>
          <w:rFonts w:ascii="Arial" w:hAnsi="Arial" w:cs="Arial"/>
          <w:szCs w:val="24"/>
        </w:rPr>
        <w:t xml:space="preserve"> также рассчитываются автоматически</w:t>
      </w:r>
      <w:r w:rsidR="00F27BC9">
        <w:rPr>
          <w:rFonts w:ascii="Arial" w:hAnsi="Arial" w:cs="Arial"/>
          <w:szCs w:val="24"/>
        </w:rPr>
        <w:t xml:space="preserve"> ежедневным фоновым заданием и</w:t>
      </w:r>
      <w:r w:rsidR="00884F82">
        <w:rPr>
          <w:rFonts w:ascii="Arial" w:hAnsi="Arial" w:cs="Arial"/>
          <w:szCs w:val="24"/>
        </w:rPr>
        <w:t xml:space="preserve"> при создании, изменении (в </w:t>
      </w:r>
      <w:proofErr w:type="spellStart"/>
      <w:r w:rsidR="00884F82">
        <w:rPr>
          <w:rFonts w:ascii="Arial" w:hAnsi="Arial" w:cs="Arial"/>
          <w:szCs w:val="24"/>
        </w:rPr>
        <w:t>т.ч</w:t>
      </w:r>
      <w:proofErr w:type="spellEnd"/>
      <w:r w:rsidR="00884F82">
        <w:rPr>
          <w:rFonts w:ascii="Arial" w:hAnsi="Arial" w:cs="Arial"/>
          <w:szCs w:val="24"/>
        </w:rPr>
        <w:t>. через запрос на корректировку), деблокировании</w:t>
      </w:r>
      <w:r w:rsidR="00F27BC9">
        <w:rPr>
          <w:rFonts w:ascii="Arial" w:hAnsi="Arial" w:cs="Arial"/>
          <w:szCs w:val="24"/>
        </w:rPr>
        <w:t xml:space="preserve"> </w:t>
      </w:r>
      <w:r w:rsidR="00F27BC9">
        <w:rPr>
          <w:rFonts w:ascii="Arial" w:hAnsi="Arial" w:cs="Arial"/>
          <w:szCs w:val="24"/>
        </w:rPr>
        <w:lastRenderedPageBreak/>
        <w:t>заявки</w:t>
      </w:r>
      <w:r w:rsidR="000D043C">
        <w:rPr>
          <w:rFonts w:ascii="Arial" w:hAnsi="Arial" w:cs="Arial"/>
          <w:szCs w:val="24"/>
        </w:rPr>
        <w:t>, но могут быть установлены вручную</w:t>
      </w:r>
      <w:r w:rsidR="0073784E">
        <w:rPr>
          <w:rFonts w:ascii="Arial" w:hAnsi="Arial" w:cs="Arial"/>
          <w:szCs w:val="24"/>
        </w:rPr>
        <w:t xml:space="preserve"> (с возможность указания комментария о причинах корректировки прогнозной даты)</w:t>
      </w:r>
      <w:r w:rsidR="000D043C">
        <w:rPr>
          <w:rFonts w:ascii="Arial" w:hAnsi="Arial" w:cs="Arial"/>
          <w:szCs w:val="24"/>
        </w:rPr>
        <w:t>. Изначально прогнозная дата устанавливается равной плановой.</w:t>
      </w:r>
    </w:p>
    <w:p w14:paraId="2E4A9BA9" w14:textId="77777777" w:rsidR="00B43E53" w:rsidRDefault="001C1FC9" w:rsidP="008D030C">
      <w:pPr>
        <w:spacing w:after="120" w:line="276" w:lineRule="auto"/>
        <w:ind w:firstLine="567"/>
        <w:rPr>
          <w:rFonts w:ascii="Arial" w:hAnsi="Arial" w:cs="Arial"/>
          <w:szCs w:val="24"/>
        </w:rPr>
      </w:pPr>
      <w:r>
        <w:rPr>
          <w:rFonts w:ascii="Arial" w:hAnsi="Arial" w:cs="Arial"/>
          <w:szCs w:val="24"/>
        </w:rPr>
        <w:t>При обновлении прогнозных дат, если одна из них является просроченной (т.е. находится в прошлом) и по ней не установлена фактическая дата, выполняется их актуализация путём откладывания плановых сроков поставки (LT) от фактической даты</w:t>
      </w:r>
      <w:r w:rsidR="0073784E">
        <w:rPr>
          <w:rFonts w:ascii="Arial" w:hAnsi="Arial" w:cs="Arial"/>
          <w:szCs w:val="24"/>
        </w:rPr>
        <w:t xml:space="preserve"> </w:t>
      </w:r>
      <w:r w:rsidR="0073784E" w:rsidRPr="0073784E">
        <w:rPr>
          <w:rFonts w:ascii="Arial" w:hAnsi="Arial" w:cs="Arial"/>
          <w:szCs w:val="24"/>
        </w:rPr>
        <w:t>последнего этапа закупочной процедуры</w:t>
      </w:r>
      <w:r>
        <w:rPr>
          <w:rFonts w:ascii="Arial" w:hAnsi="Arial" w:cs="Arial"/>
          <w:szCs w:val="24"/>
        </w:rPr>
        <w:t>, при её наличии, или от текущей даты, при отсутствии фактических дат.</w:t>
      </w:r>
    </w:p>
    <w:p w14:paraId="7F42751D" w14:textId="4A824E26" w:rsidR="001C1FC9" w:rsidRDefault="00813A0F" w:rsidP="008D030C">
      <w:pPr>
        <w:spacing w:after="120" w:line="276" w:lineRule="auto"/>
        <w:ind w:firstLine="567"/>
        <w:rPr>
          <w:rFonts w:ascii="Arial" w:hAnsi="Arial" w:cs="Arial"/>
          <w:szCs w:val="24"/>
        </w:rPr>
      </w:pPr>
      <w:r>
        <w:rPr>
          <w:rFonts w:ascii="Arial" w:hAnsi="Arial" w:cs="Arial"/>
          <w:szCs w:val="24"/>
        </w:rPr>
        <w:t xml:space="preserve">Фактические даты по этапам Согласование сток-контролёром и </w:t>
      </w:r>
      <w:r w:rsidRPr="00813A0F">
        <w:rPr>
          <w:rFonts w:ascii="Arial" w:hAnsi="Arial" w:cs="Arial"/>
          <w:szCs w:val="24"/>
        </w:rPr>
        <w:t>Принятие в работу закупщиком</w:t>
      </w:r>
      <w:r>
        <w:rPr>
          <w:rFonts w:ascii="Arial" w:hAnsi="Arial" w:cs="Arial"/>
          <w:szCs w:val="24"/>
        </w:rPr>
        <w:t xml:space="preserve"> заполняются </w:t>
      </w:r>
      <w:r w:rsidR="008D030C">
        <w:rPr>
          <w:rFonts w:ascii="Arial" w:hAnsi="Arial" w:cs="Arial"/>
          <w:szCs w:val="24"/>
        </w:rPr>
        <w:t xml:space="preserve">автоматически </w:t>
      </w:r>
      <w:r>
        <w:rPr>
          <w:rFonts w:ascii="Arial" w:hAnsi="Arial" w:cs="Arial"/>
          <w:szCs w:val="24"/>
        </w:rPr>
        <w:t>при согласовании заявки на закупку МТР сток-контролёром (</w:t>
      </w:r>
      <w:hyperlink w:anchor="_Шаг_процесса_ПП-10.03.04.070" w:history="1">
        <w:r w:rsidRPr="00813A0F">
          <w:rPr>
            <w:rStyle w:val="a9"/>
            <w:rFonts w:ascii="Arial" w:hAnsi="Arial" w:cs="Arial"/>
            <w:szCs w:val="24"/>
          </w:rPr>
          <w:t>п.5.2.4.7</w:t>
        </w:r>
      </w:hyperlink>
      <w:r>
        <w:rPr>
          <w:rFonts w:ascii="Arial" w:hAnsi="Arial" w:cs="Arial"/>
          <w:szCs w:val="24"/>
        </w:rPr>
        <w:t xml:space="preserve"> настоящего документа) и закупщиком (см. КД </w:t>
      </w:r>
      <w:r w:rsidRPr="00813A0F">
        <w:rPr>
          <w:rFonts w:ascii="Arial" w:hAnsi="Arial" w:cs="Arial"/>
          <w:szCs w:val="24"/>
        </w:rPr>
        <w:t>ERP.</w:t>
      </w:r>
      <w:ins w:id="621" w:author="SintsovaMA" w:date="2021-03-23T11:26:00Z">
        <w:r w:rsidR="00106B79" w:rsidRPr="004C55E4">
          <w:rPr>
            <w:rFonts w:ascii="Arial" w:hAnsi="Arial" w:cs="Arial"/>
            <w:szCs w:val="24"/>
            <w:rPrChange w:id="622" w:author="SintsovaMA" w:date="2021-03-23T11:26:00Z">
              <w:rPr>
                <w:rFonts w:ascii="Arial" w:hAnsi="Arial" w:cs="Arial"/>
                <w:szCs w:val="24"/>
                <w:lang w:val="en-US"/>
              </w:rPr>
            </w:rPrChange>
          </w:rPr>
          <w:t>13.</w:t>
        </w:r>
      </w:ins>
      <w:r w:rsidR="005A0E6F">
        <w:rPr>
          <w:rFonts w:ascii="Arial" w:hAnsi="Arial" w:cs="Arial"/>
          <w:szCs w:val="24"/>
        </w:rPr>
        <w:t>9</w:t>
      </w:r>
      <w:ins w:id="623" w:author="SintsovaMA" w:date="2021-03-23T11:26:00Z">
        <w:r w:rsidR="00106B79" w:rsidRPr="004C55E4">
          <w:rPr>
            <w:rFonts w:ascii="Arial" w:hAnsi="Arial" w:cs="Arial"/>
            <w:szCs w:val="24"/>
            <w:rPrChange w:id="624" w:author="SintsovaMA" w:date="2021-03-23T11:26:00Z">
              <w:rPr>
                <w:rFonts w:ascii="Arial" w:hAnsi="Arial" w:cs="Arial"/>
                <w:szCs w:val="24"/>
                <w:lang w:val="en-US"/>
              </w:rPr>
            </w:rPrChange>
          </w:rPr>
          <w:t>_2_</w:t>
        </w:r>
      </w:ins>
      <w:del w:id="625" w:author="SintsovaMA" w:date="2021-03-23T11:26:00Z">
        <w:r w:rsidRPr="00813A0F" w:rsidDel="00106B79">
          <w:rPr>
            <w:rFonts w:ascii="Arial" w:hAnsi="Arial" w:cs="Arial"/>
            <w:szCs w:val="24"/>
          </w:rPr>
          <w:delText>.1.</w:delText>
        </w:r>
      </w:del>
      <w:r w:rsidRPr="00813A0F">
        <w:rPr>
          <w:rFonts w:ascii="Arial" w:hAnsi="Arial" w:cs="Arial"/>
          <w:szCs w:val="24"/>
        </w:rPr>
        <w:t>59</w:t>
      </w:r>
      <w:ins w:id="626" w:author="SintsovaMA" w:date="2021-03-23T11:26:00Z">
        <w:r w:rsidR="00106B79" w:rsidRPr="004C55E4">
          <w:rPr>
            <w:rFonts w:ascii="Arial" w:hAnsi="Arial" w:cs="Arial"/>
            <w:szCs w:val="24"/>
            <w:rPrChange w:id="627" w:author="SintsovaMA" w:date="2021-03-23T11:26:00Z">
              <w:rPr>
                <w:rFonts w:ascii="Arial" w:hAnsi="Arial" w:cs="Arial"/>
                <w:szCs w:val="24"/>
                <w:lang w:val="en-US"/>
              </w:rPr>
            </w:rPrChange>
          </w:rPr>
          <w:t>_</w:t>
        </w:r>
        <w:r w:rsidR="00106B79">
          <w:rPr>
            <w:rFonts w:ascii="Arial" w:hAnsi="Arial" w:cs="Arial"/>
            <w:szCs w:val="24"/>
            <w:lang w:val="en-US"/>
          </w:rPr>
          <w:t>MM</w:t>
        </w:r>
      </w:ins>
      <w:r w:rsidRPr="00813A0F">
        <w:rPr>
          <w:rFonts w:ascii="Arial" w:hAnsi="Arial" w:cs="Arial"/>
          <w:szCs w:val="24"/>
        </w:rPr>
        <w:t xml:space="preserve"> Закупка МТР, работ, услуг</w:t>
      </w:r>
      <w:r>
        <w:rPr>
          <w:rFonts w:ascii="Arial" w:hAnsi="Arial" w:cs="Arial"/>
          <w:szCs w:val="24"/>
        </w:rPr>
        <w:t xml:space="preserve">). </w:t>
      </w:r>
      <w:r w:rsidR="008D030C">
        <w:rPr>
          <w:rFonts w:ascii="Arial" w:hAnsi="Arial" w:cs="Arial"/>
          <w:szCs w:val="24"/>
        </w:rPr>
        <w:t xml:space="preserve">Дата подписания договора заполняется автоматически. </w:t>
      </w:r>
      <w:r>
        <w:rPr>
          <w:rFonts w:ascii="Arial" w:hAnsi="Arial" w:cs="Arial"/>
          <w:szCs w:val="24"/>
        </w:rPr>
        <w:t>Фактические даты по остальным этапам заполняются при ведении лота, в который включена данная заявка (</w:t>
      </w:r>
      <w:r w:rsidRPr="00813A0F">
        <w:rPr>
          <w:rFonts w:ascii="Arial" w:hAnsi="Arial" w:cs="Arial"/>
          <w:szCs w:val="24"/>
        </w:rPr>
        <w:t>см. КД ERP.</w:t>
      </w:r>
      <w:ins w:id="628" w:author="SintsovaMA" w:date="2021-03-23T11:26:00Z">
        <w:r w:rsidR="00106B79" w:rsidRPr="009C724A">
          <w:rPr>
            <w:rFonts w:ascii="Arial" w:hAnsi="Arial" w:cs="Arial"/>
            <w:szCs w:val="24"/>
            <w:rPrChange w:id="629" w:author="SintsovaMA" w:date="2021-03-23T11:42:00Z">
              <w:rPr>
                <w:rFonts w:ascii="Arial" w:hAnsi="Arial" w:cs="Arial"/>
                <w:szCs w:val="24"/>
                <w:lang w:val="en-US"/>
              </w:rPr>
            </w:rPrChange>
          </w:rPr>
          <w:t>13.</w:t>
        </w:r>
      </w:ins>
      <w:r w:rsidR="005A0E6F">
        <w:rPr>
          <w:rFonts w:ascii="Arial" w:hAnsi="Arial" w:cs="Arial"/>
          <w:szCs w:val="24"/>
        </w:rPr>
        <w:t>9</w:t>
      </w:r>
      <w:ins w:id="630" w:author="SintsovaMA" w:date="2021-03-23T11:26:00Z">
        <w:r w:rsidR="00106B79" w:rsidRPr="009C724A">
          <w:rPr>
            <w:rFonts w:ascii="Arial" w:hAnsi="Arial" w:cs="Arial"/>
            <w:szCs w:val="24"/>
            <w:rPrChange w:id="631" w:author="SintsovaMA" w:date="2021-03-23T11:42:00Z">
              <w:rPr>
                <w:rFonts w:ascii="Arial" w:hAnsi="Arial" w:cs="Arial"/>
                <w:szCs w:val="24"/>
                <w:lang w:val="en-US"/>
              </w:rPr>
            </w:rPrChange>
          </w:rPr>
          <w:t>_2_</w:t>
        </w:r>
      </w:ins>
      <w:del w:id="632" w:author="SintsovaMA" w:date="2021-03-23T11:26:00Z">
        <w:r w:rsidRPr="00813A0F" w:rsidDel="00106B79">
          <w:rPr>
            <w:rFonts w:ascii="Arial" w:hAnsi="Arial" w:cs="Arial"/>
            <w:szCs w:val="24"/>
          </w:rPr>
          <w:delText>.1.</w:delText>
        </w:r>
      </w:del>
      <w:r w:rsidRPr="00813A0F">
        <w:rPr>
          <w:rFonts w:ascii="Arial" w:hAnsi="Arial" w:cs="Arial"/>
          <w:szCs w:val="24"/>
        </w:rPr>
        <w:t>59</w:t>
      </w:r>
      <w:ins w:id="633" w:author="SintsovaMA" w:date="2021-03-23T11:26:00Z">
        <w:r w:rsidR="00106B79" w:rsidRPr="009C724A">
          <w:rPr>
            <w:rFonts w:ascii="Arial" w:hAnsi="Arial" w:cs="Arial"/>
            <w:szCs w:val="24"/>
            <w:rPrChange w:id="634" w:author="SintsovaMA" w:date="2021-03-23T11:42:00Z">
              <w:rPr>
                <w:rFonts w:ascii="Arial" w:hAnsi="Arial" w:cs="Arial"/>
                <w:szCs w:val="24"/>
                <w:lang w:val="en-US"/>
              </w:rPr>
            </w:rPrChange>
          </w:rPr>
          <w:t>_</w:t>
        </w:r>
        <w:r w:rsidR="00106B79">
          <w:rPr>
            <w:rFonts w:ascii="Arial" w:hAnsi="Arial" w:cs="Arial"/>
            <w:szCs w:val="24"/>
            <w:lang w:val="en-US"/>
          </w:rPr>
          <w:t>MM</w:t>
        </w:r>
      </w:ins>
      <w:r w:rsidRPr="00813A0F">
        <w:rPr>
          <w:rFonts w:ascii="Arial" w:hAnsi="Arial" w:cs="Arial"/>
          <w:szCs w:val="24"/>
        </w:rPr>
        <w:t xml:space="preserve"> Закупка МТР, работ, услуг</w:t>
      </w:r>
      <w:r>
        <w:rPr>
          <w:rFonts w:ascii="Arial" w:hAnsi="Arial" w:cs="Arial"/>
          <w:szCs w:val="24"/>
        </w:rPr>
        <w:t>).</w:t>
      </w:r>
    </w:p>
    <w:p w14:paraId="4A4B3357" w14:textId="193E47AD" w:rsidR="003465AE" w:rsidRPr="00590100" w:rsidRDefault="003465AE" w:rsidP="00813A0F">
      <w:pPr>
        <w:spacing w:after="240" w:line="276" w:lineRule="auto"/>
        <w:ind w:firstLine="567"/>
        <w:rPr>
          <w:rFonts w:ascii="Arial" w:hAnsi="Arial" w:cs="Arial"/>
          <w:szCs w:val="24"/>
        </w:rPr>
      </w:pPr>
      <w:r>
        <w:rPr>
          <w:rFonts w:ascii="Arial" w:hAnsi="Arial" w:cs="Arial"/>
          <w:szCs w:val="24"/>
        </w:rPr>
        <w:t>Для просмотра информации о графике поставки по позициям заявок предусмотрен отчёт (</w:t>
      </w:r>
      <w:r>
        <w:rPr>
          <w:rFonts w:ascii="Arial" w:hAnsi="Arial" w:cs="Arial"/>
        </w:rPr>
        <w:t xml:space="preserve">разработка </w:t>
      </w:r>
      <w:r w:rsidRPr="00640BD2">
        <w:rPr>
          <w:rFonts w:ascii="Arial" w:hAnsi="Arial" w:cs="Arial"/>
        </w:rPr>
        <w:t>MM40</w:t>
      </w:r>
      <w:r>
        <w:rPr>
          <w:rFonts w:ascii="Arial" w:hAnsi="Arial" w:cs="Arial"/>
        </w:rPr>
        <w:t xml:space="preserve"> «</w:t>
      </w:r>
      <w:r w:rsidRPr="003429DB">
        <w:rPr>
          <w:rFonts w:ascii="Arial" w:hAnsi="Arial" w:cs="Arial"/>
        </w:rPr>
        <w:t>Ведение графика закупки</w:t>
      </w:r>
      <w:r>
        <w:rPr>
          <w:rFonts w:ascii="Arial" w:hAnsi="Arial" w:cs="Arial"/>
        </w:rPr>
        <w:t>»</w:t>
      </w:r>
      <w:r>
        <w:rPr>
          <w:rFonts w:ascii="Arial" w:hAnsi="Arial" w:cs="Arial"/>
          <w:szCs w:val="24"/>
        </w:rPr>
        <w:t>). Также в данном отчёте предусмотрена возможность корректировки прогнозных дат вручную.</w:t>
      </w:r>
    </w:p>
    <w:p w14:paraId="3393C7C1" w14:textId="77777777" w:rsidR="0013069E" w:rsidRPr="00247522" w:rsidRDefault="0013069E" w:rsidP="0013069E">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33</w:t>
      </w:r>
      <w:r w:rsidRPr="00247522">
        <w:rPr>
          <w:rFonts w:ascii="Arial" w:hAnsi="Arial" w:cs="Arial"/>
          <w:b/>
          <w:sz w:val="22"/>
        </w:rPr>
        <w:fldChar w:fldCharType="end"/>
      </w:r>
      <w:r>
        <w:rPr>
          <w:rFonts w:ascii="Arial" w:hAnsi="Arial" w:cs="Arial"/>
          <w:b/>
          <w:sz w:val="22"/>
        </w:rPr>
        <w:t>. Описание шага «</w:t>
      </w:r>
      <w:r w:rsidRPr="00A2768D">
        <w:rPr>
          <w:rFonts w:ascii="Arial" w:hAnsi="Arial" w:cs="Arial"/>
          <w:b/>
          <w:sz w:val="22"/>
        </w:rPr>
        <w:t>Прогон ППМ по областям планирования</w:t>
      </w:r>
      <w:r>
        <w:rPr>
          <w:rFonts w:ascii="Arial" w:hAnsi="Arial" w:cs="Arial"/>
          <w:b/>
          <w:sz w:val="22"/>
        </w:rPr>
        <w:t>»</w:t>
      </w:r>
      <w:bookmarkEnd w:id="574"/>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26"/>
        <w:gridCol w:w="2691"/>
        <w:gridCol w:w="894"/>
        <w:gridCol w:w="1665"/>
        <w:gridCol w:w="1273"/>
        <w:gridCol w:w="1827"/>
      </w:tblGrid>
      <w:tr w:rsidR="0013069E" w:rsidRPr="00F94454" w14:paraId="7524FF84" w14:textId="77777777" w:rsidTr="004F6A08">
        <w:trPr>
          <w:cantSplit/>
          <w:trHeight w:val="397"/>
          <w:tblHeader/>
        </w:trPr>
        <w:tc>
          <w:tcPr>
            <w:tcW w:w="898" w:type="pct"/>
            <w:shd w:val="clear" w:color="auto" w:fill="FFC000"/>
            <w:vAlign w:val="center"/>
          </w:tcPr>
          <w:p w14:paraId="47631872" w14:textId="77777777" w:rsidR="0013069E" w:rsidRPr="00D36A72" w:rsidRDefault="0013069E" w:rsidP="004F6A08">
            <w:pPr>
              <w:jc w:val="center"/>
              <w:rPr>
                <w:rFonts w:ascii="Arial" w:hAnsi="Arial" w:cs="Arial"/>
                <w:b/>
                <w:sz w:val="20"/>
              </w:rPr>
            </w:pPr>
            <w:r>
              <w:rPr>
                <w:rFonts w:ascii="Arial" w:hAnsi="Arial" w:cs="Arial"/>
                <w:b/>
                <w:sz w:val="20"/>
                <w:szCs w:val="20"/>
                <w:lang w:eastAsia="ru-RU"/>
              </w:rPr>
              <w:t>Номер шага</w:t>
            </w:r>
          </w:p>
        </w:tc>
        <w:tc>
          <w:tcPr>
            <w:tcW w:w="1323" w:type="pct"/>
            <w:shd w:val="clear" w:color="auto" w:fill="FFC000"/>
            <w:vAlign w:val="center"/>
          </w:tcPr>
          <w:p w14:paraId="3FADA561" w14:textId="77777777" w:rsidR="0013069E" w:rsidRDefault="0013069E" w:rsidP="004F6A08">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35" w:type="pct"/>
            <w:shd w:val="clear" w:color="auto" w:fill="FFC000"/>
            <w:vAlign w:val="center"/>
          </w:tcPr>
          <w:p w14:paraId="03AE5D86" w14:textId="77777777" w:rsidR="0013069E" w:rsidRPr="00F94454" w:rsidRDefault="0013069E" w:rsidP="004F6A08">
            <w:pPr>
              <w:jc w:val="center"/>
              <w:rPr>
                <w:rFonts w:ascii="Arial" w:hAnsi="Arial" w:cs="Arial"/>
                <w:b/>
                <w:sz w:val="20"/>
              </w:rPr>
            </w:pPr>
            <w:r>
              <w:rPr>
                <w:rFonts w:ascii="Arial" w:hAnsi="Arial" w:cs="Arial"/>
                <w:b/>
                <w:sz w:val="20"/>
              </w:rPr>
              <w:t>Транзакция</w:t>
            </w:r>
          </w:p>
        </w:tc>
        <w:tc>
          <w:tcPr>
            <w:tcW w:w="819" w:type="pct"/>
            <w:shd w:val="clear" w:color="auto" w:fill="FFC000"/>
          </w:tcPr>
          <w:p w14:paraId="534684A4" w14:textId="77777777" w:rsidR="0013069E" w:rsidRDefault="0013069E" w:rsidP="004F6A08">
            <w:pPr>
              <w:jc w:val="center"/>
              <w:rPr>
                <w:rFonts w:ascii="Arial" w:hAnsi="Arial" w:cs="Arial"/>
                <w:b/>
                <w:sz w:val="20"/>
              </w:rPr>
            </w:pPr>
            <w:r>
              <w:rPr>
                <w:rFonts w:ascii="Arial" w:hAnsi="Arial" w:cs="Arial"/>
                <w:b/>
                <w:sz w:val="20"/>
              </w:rPr>
              <w:t>Вход</w:t>
            </w:r>
          </w:p>
        </w:tc>
        <w:tc>
          <w:tcPr>
            <w:tcW w:w="626" w:type="pct"/>
            <w:shd w:val="clear" w:color="auto" w:fill="FFC000"/>
          </w:tcPr>
          <w:p w14:paraId="535B72CD" w14:textId="77777777" w:rsidR="0013069E" w:rsidRDefault="0013069E" w:rsidP="004F6A08">
            <w:pPr>
              <w:jc w:val="center"/>
              <w:rPr>
                <w:rFonts w:ascii="Arial" w:hAnsi="Arial" w:cs="Arial"/>
                <w:b/>
                <w:sz w:val="20"/>
              </w:rPr>
            </w:pPr>
            <w:r>
              <w:rPr>
                <w:rFonts w:ascii="Arial" w:hAnsi="Arial" w:cs="Arial"/>
                <w:b/>
                <w:sz w:val="20"/>
              </w:rPr>
              <w:t>Результат</w:t>
            </w:r>
          </w:p>
        </w:tc>
        <w:tc>
          <w:tcPr>
            <w:tcW w:w="898" w:type="pct"/>
            <w:shd w:val="clear" w:color="auto" w:fill="FFC000"/>
          </w:tcPr>
          <w:p w14:paraId="764FF989" w14:textId="77777777" w:rsidR="0013069E" w:rsidRDefault="0013069E" w:rsidP="004F6A08">
            <w:pPr>
              <w:jc w:val="center"/>
              <w:rPr>
                <w:rFonts w:ascii="Arial" w:hAnsi="Arial" w:cs="Arial"/>
                <w:b/>
                <w:sz w:val="20"/>
              </w:rPr>
            </w:pPr>
            <w:r>
              <w:rPr>
                <w:rFonts w:ascii="Arial" w:hAnsi="Arial" w:cs="Arial"/>
                <w:b/>
                <w:sz w:val="20"/>
              </w:rPr>
              <w:t>Бизнес-роль</w:t>
            </w:r>
          </w:p>
        </w:tc>
      </w:tr>
      <w:tr w:rsidR="0013069E" w14:paraId="3973D653" w14:textId="77777777" w:rsidTr="004F6A08">
        <w:trPr>
          <w:cantSplit/>
          <w:trHeight w:val="2390"/>
        </w:trPr>
        <w:tc>
          <w:tcPr>
            <w:tcW w:w="898" w:type="pct"/>
          </w:tcPr>
          <w:p w14:paraId="276B69CF" w14:textId="77777777" w:rsidR="0013069E" w:rsidRDefault="0013069E" w:rsidP="004F6A08">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4</w:t>
            </w:r>
            <w:r w:rsidRPr="00B613A3">
              <w:rPr>
                <w:rFonts w:ascii="Arial" w:hAnsi="Arial" w:cs="Arial"/>
                <w:sz w:val="20"/>
                <w:szCs w:val="20"/>
              </w:rPr>
              <w:t>.0</w:t>
            </w:r>
            <w:r>
              <w:rPr>
                <w:rFonts w:ascii="Arial" w:hAnsi="Arial" w:cs="Arial"/>
                <w:sz w:val="20"/>
                <w:szCs w:val="20"/>
              </w:rPr>
              <w:t>1</w:t>
            </w:r>
            <w:r w:rsidRPr="00B613A3">
              <w:rPr>
                <w:rFonts w:ascii="Arial" w:hAnsi="Arial" w:cs="Arial"/>
                <w:sz w:val="20"/>
                <w:szCs w:val="20"/>
              </w:rPr>
              <w:t>0</w:t>
            </w:r>
          </w:p>
        </w:tc>
        <w:tc>
          <w:tcPr>
            <w:tcW w:w="1323" w:type="pct"/>
          </w:tcPr>
          <w:p w14:paraId="5EC6F19B" w14:textId="77777777" w:rsidR="0013069E" w:rsidRDefault="0013069E" w:rsidP="004F6A08">
            <w:pPr>
              <w:jc w:val="left"/>
              <w:rPr>
                <w:rFonts w:ascii="Arial" w:hAnsi="Arial" w:cs="Arial"/>
                <w:sz w:val="20"/>
              </w:rPr>
            </w:pPr>
            <w:r>
              <w:rPr>
                <w:rFonts w:ascii="Arial" w:hAnsi="Arial" w:cs="Arial"/>
                <w:sz w:val="20"/>
              </w:rPr>
              <w:t>- Получены потребности в МТР</w:t>
            </w:r>
            <w:r w:rsidRPr="002A3350">
              <w:rPr>
                <w:rFonts w:ascii="Arial" w:hAnsi="Arial" w:cs="Arial"/>
                <w:sz w:val="20"/>
              </w:rPr>
              <w:t xml:space="preserve"> </w:t>
            </w:r>
            <w:r>
              <w:rPr>
                <w:rFonts w:ascii="Arial" w:hAnsi="Arial" w:cs="Arial"/>
                <w:sz w:val="20"/>
              </w:rPr>
              <w:t>из смежных процессов.</w:t>
            </w:r>
          </w:p>
          <w:p w14:paraId="112FA51F" w14:textId="77777777" w:rsidR="0013069E" w:rsidRDefault="0013069E" w:rsidP="004F6A08">
            <w:pPr>
              <w:jc w:val="left"/>
              <w:rPr>
                <w:rFonts w:ascii="Arial" w:hAnsi="Arial" w:cs="Arial"/>
                <w:sz w:val="20"/>
              </w:rPr>
            </w:pPr>
            <w:r>
              <w:rPr>
                <w:rFonts w:ascii="Arial" w:hAnsi="Arial" w:cs="Arial"/>
                <w:sz w:val="20"/>
              </w:rPr>
              <w:t>И</w:t>
            </w:r>
          </w:p>
          <w:p w14:paraId="6BDE599F" w14:textId="77777777" w:rsidR="0013069E" w:rsidRDefault="0013069E" w:rsidP="004F6A08">
            <w:pPr>
              <w:jc w:val="left"/>
              <w:rPr>
                <w:rFonts w:ascii="Arial" w:hAnsi="Arial" w:cs="Arial"/>
                <w:sz w:val="20"/>
              </w:rPr>
            </w:pPr>
            <w:r>
              <w:rPr>
                <w:rFonts w:ascii="Arial" w:hAnsi="Arial" w:cs="Arial"/>
                <w:sz w:val="20"/>
              </w:rPr>
              <w:t>-  Наступило регламентное время запуска прогона ППМ.</w:t>
            </w:r>
          </w:p>
        </w:tc>
        <w:tc>
          <w:tcPr>
            <w:tcW w:w="435" w:type="pct"/>
            <w:shd w:val="clear" w:color="auto" w:fill="auto"/>
          </w:tcPr>
          <w:p w14:paraId="4C210DEA" w14:textId="77777777" w:rsidR="00A365AA" w:rsidRDefault="0013069E" w:rsidP="004F6A08">
            <w:pPr>
              <w:jc w:val="left"/>
              <w:rPr>
                <w:rFonts w:ascii="Arial" w:hAnsi="Arial" w:cs="Arial"/>
                <w:sz w:val="20"/>
                <w:lang w:val="en-US"/>
              </w:rPr>
            </w:pPr>
            <w:r>
              <w:rPr>
                <w:rFonts w:ascii="Arial" w:hAnsi="Arial" w:cs="Arial"/>
                <w:sz w:val="20"/>
                <w:lang w:val="en-US"/>
              </w:rPr>
              <w:t>MDBT</w:t>
            </w:r>
            <w:r>
              <w:rPr>
                <w:rFonts w:ascii="Arial" w:hAnsi="Arial" w:cs="Arial"/>
                <w:sz w:val="20"/>
                <w:lang w:val="en-US"/>
              </w:rPr>
              <w:br/>
            </w:r>
            <w:r w:rsidR="00A365AA">
              <w:rPr>
                <w:rFonts w:ascii="Arial" w:hAnsi="Arial" w:cs="Arial"/>
                <w:sz w:val="20"/>
                <w:lang w:val="en-US"/>
              </w:rPr>
              <w:t>MD01N</w:t>
            </w:r>
          </w:p>
          <w:p w14:paraId="2B1FAC3E" w14:textId="77777777" w:rsidR="00A365AA" w:rsidRDefault="00A365AA" w:rsidP="004F6A08">
            <w:pPr>
              <w:jc w:val="left"/>
              <w:rPr>
                <w:rFonts w:ascii="Arial" w:hAnsi="Arial" w:cs="Arial"/>
                <w:sz w:val="20"/>
                <w:lang w:val="en-US"/>
              </w:rPr>
            </w:pPr>
            <w:r>
              <w:rPr>
                <w:rFonts w:ascii="Arial" w:hAnsi="Arial" w:cs="Arial"/>
                <w:sz w:val="20"/>
                <w:lang w:val="en-US"/>
              </w:rPr>
              <w:t>MD03</w:t>
            </w:r>
          </w:p>
          <w:p w14:paraId="791F7F04" w14:textId="77777777" w:rsidR="00A365AA" w:rsidRPr="00A365AA" w:rsidRDefault="00A365AA" w:rsidP="004F6A08">
            <w:pPr>
              <w:jc w:val="left"/>
              <w:rPr>
                <w:rFonts w:ascii="Arial" w:hAnsi="Arial" w:cs="Arial"/>
                <w:sz w:val="20"/>
                <w:szCs w:val="20"/>
                <w:lang w:val="en-US"/>
              </w:rPr>
            </w:pPr>
            <w:r>
              <w:rPr>
                <w:rFonts w:ascii="Arial" w:hAnsi="Arial" w:cs="Arial"/>
                <w:sz w:val="20"/>
                <w:lang w:val="en-US"/>
              </w:rPr>
              <w:t>MD51</w:t>
            </w:r>
          </w:p>
        </w:tc>
        <w:tc>
          <w:tcPr>
            <w:tcW w:w="819" w:type="pct"/>
          </w:tcPr>
          <w:p w14:paraId="4858BB02" w14:textId="77777777" w:rsidR="0013069E" w:rsidRDefault="0013069E" w:rsidP="004F6A08">
            <w:pPr>
              <w:jc w:val="left"/>
              <w:rPr>
                <w:rFonts w:ascii="Arial" w:hAnsi="Arial" w:cs="Arial"/>
                <w:sz w:val="20"/>
              </w:rPr>
            </w:pPr>
            <w:r>
              <w:rPr>
                <w:rFonts w:ascii="Arial" w:hAnsi="Arial" w:cs="Arial"/>
                <w:sz w:val="20"/>
              </w:rPr>
              <w:t>- Потребность в МТР</w:t>
            </w:r>
          </w:p>
          <w:p w14:paraId="0F0B0DA0" w14:textId="77777777" w:rsidR="0013069E" w:rsidRDefault="0013069E" w:rsidP="004F6A08">
            <w:pPr>
              <w:jc w:val="left"/>
              <w:rPr>
                <w:rFonts w:ascii="Arial" w:hAnsi="Arial" w:cs="Arial"/>
                <w:sz w:val="20"/>
              </w:rPr>
            </w:pPr>
            <w:r>
              <w:rPr>
                <w:rFonts w:ascii="Arial" w:hAnsi="Arial" w:cs="Arial"/>
                <w:sz w:val="20"/>
              </w:rPr>
              <w:t>- Заявка на списание МТР</w:t>
            </w:r>
          </w:p>
          <w:p w14:paraId="36167B0F" w14:textId="77777777" w:rsidR="0013069E" w:rsidRDefault="0013069E" w:rsidP="004F6A08">
            <w:pPr>
              <w:jc w:val="left"/>
              <w:rPr>
                <w:rFonts w:ascii="Arial" w:hAnsi="Arial" w:cs="Arial"/>
                <w:sz w:val="20"/>
              </w:rPr>
            </w:pPr>
            <w:r>
              <w:rPr>
                <w:rFonts w:ascii="Arial" w:hAnsi="Arial" w:cs="Arial"/>
                <w:sz w:val="20"/>
              </w:rPr>
              <w:t>- Варианты изготовления</w:t>
            </w:r>
          </w:p>
          <w:p w14:paraId="177BB050" w14:textId="77777777" w:rsidR="0013069E" w:rsidRDefault="0013069E" w:rsidP="004F6A08">
            <w:pPr>
              <w:jc w:val="left"/>
              <w:rPr>
                <w:rFonts w:ascii="Arial" w:hAnsi="Arial" w:cs="Arial"/>
                <w:sz w:val="20"/>
              </w:rPr>
            </w:pPr>
            <w:r>
              <w:rPr>
                <w:rFonts w:ascii="Arial" w:hAnsi="Arial" w:cs="Arial"/>
                <w:sz w:val="20"/>
              </w:rPr>
              <w:t>- Заявка на закупку МТР</w:t>
            </w:r>
          </w:p>
          <w:p w14:paraId="7F27B9EF" w14:textId="77777777" w:rsidR="0013069E" w:rsidRPr="00CB3587" w:rsidRDefault="0013069E" w:rsidP="004F6A08">
            <w:pPr>
              <w:jc w:val="left"/>
              <w:rPr>
                <w:rFonts w:ascii="Arial" w:hAnsi="Arial" w:cs="Arial"/>
                <w:sz w:val="20"/>
              </w:rPr>
            </w:pPr>
            <w:r>
              <w:rPr>
                <w:rFonts w:ascii="Arial" w:hAnsi="Arial" w:cs="Arial"/>
                <w:sz w:val="20"/>
              </w:rPr>
              <w:t>- Спецификация к договору</w:t>
            </w:r>
          </w:p>
        </w:tc>
        <w:tc>
          <w:tcPr>
            <w:tcW w:w="626" w:type="pct"/>
          </w:tcPr>
          <w:p w14:paraId="321513F7" w14:textId="77777777" w:rsidR="0013069E" w:rsidRDefault="0013069E" w:rsidP="004F6A08">
            <w:pPr>
              <w:jc w:val="left"/>
              <w:rPr>
                <w:rFonts w:ascii="Arial" w:hAnsi="Arial" w:cs="Arial"/>
                <w:sz w:val="20"/>
              </w:rPr>
            </w:pPr>
            <w:r>
              <w:rPr>
                <w:rFonts w:ascii="Arial" w:hAnsi="Arial" w:cs="Arial"/>
                <w:sz w:val="20"/>
              </w:rPr>
              <w:t>- Заявка на закупку МТР</w:t>
            </w:r>
          </w:p>
          <w:p w14:paraId="6DABB43C" w14:textId="77777777" w:rsidR="0013069E" w:rsidRPr="00B613A3" w:rsidRDefault="0013069E" w:rsidP="004F6A08">
            <w:pPr>
              <w:jc w:val="left"/>
              <w:rPr>
                <w:rFonts w:ascii="Arial" w:hAnsi="Arial" w:cs="Arial"/>
                <w:sz w:val="20"/>
              </w:rPr>
            </w:pPr>
            <w:r>
              <w:rPr>
                <w:rFonts w:ascii="Arial" w:hAnsi="Arial" w:cs="Arial"/>
                <w:sz w:val="20"/>
              </w:rPr>
              <w:t>- Заявка на перемещение</w:t>
            </w:r>
          </w:p>
        </w:tc>
        <w:tc>
          <w:tcPr>
            <w:tcW w:w="898" w:type="pct"/>
          </w:tcPr>
          <w:p w14:paraId="6F2E42E7" w14:textId="77777777" w:rsidR="0013069E" w:rsidRDefault="0013069E" w:rsidP="004F6A08">
            <w:pPr>
              <w:jc w:val="left"/>
              <w:rPr>
                <w:rFonts w:ascii="Arial" w:hAnsi="Arial" w:cs="Arial"/>
                <w:sz w:val="20"/>
              </w:rPr>
            </w:pPr>
            <w:r>
              <w:rPr>
                <w:rFonts w:ascii="Arial" w:hAnsi="Arial" w:cs="Arial"/>
                <w:sz w:val="20"/>
              </w:rPr>
              <w:t>- Автоматически</w:t>
            </w:r>
          </w:p>
          <w:p w14:paraId="5CC98157" w14:textId="77777777" w:rsidR="0013069E" w:rsidRPr="00B613A3" w:rsidRDefault="0013069E" w:rsidP="004F6A08">
            <w:pPr>
              <w:jc w:val="left"/>
              <w:rPr>
                <w:rFonts w:ascii="Arial" w:hAnsi="Arial" w:cs="Arial"/>
                <w:sz w:val="20"/>
              </w:rPr>
            </w:pPr>
            <w:r>
              <w:rPr>
                <w:rFonts w:ascii="Arial" w:hAnsi="Arial" w:cs="Arial"/>
                <w:sz w:val="20"/>
              </w:rPr>
              <w:t>- Сток-контролёр</w:t>
            </w:r>
          </w:p>
        </w:tc>
      </w:tr>
    </w:tbl>
    <w:p w14:paraId="2BF20153" w14:textId="77777777" w:rsidR="0013069E" w:rsidRDefault="0013069E" w:rsidP="0013069E">
      <w:pPr>
        <w:spacing w:after="240" w:line="276" w:lineRule="auto"/>
        <w:ind w:firstLine="567"/>
        <w:rPr>
          <w:rFonts w:ascii="Arial" w:eastAsiaTheme="majorEastAsia" w:hAnsi="Arial" w:cstheme="majorBidi"/>
          <w:b/>
          <w:caps/>
          <w:szCs w:val="26"/>
        </w:rPr>
      </w:pPr>
    </w:p>
    <w:p w14:paraId="7E299874" w14:textId="77777777" w:rsidR="00C142A5" w:rsidRDefault="00C142A5" w:rsidP="00C142A5">
      <w:pPr>
        <w:pStyle w:val="4"/>
        <w:rPr>
          <w:b/>
          <w:i w:val="0"/>
          <w:caps w:val="0"/>
          <w:sz w:val="24"/>
          <w:szCs w:val="24"/>
        </w:rPr>
      </w:pPr>
      <w:bookmarkStart w:id="635" w:name="_Шаг_процесса_ПП-10.03.04.020"/>
      <w:bookmarkEnd w:id="635"/>
      <w:r w:rsidRPr="0012135C">
        <w:rPr>
          <w:rFonts w:eastAsiaTheme="majorEastAsia" w:cstheme="majorBidi"/>
          <w:b/>
          <w:i w:val="0"/>
          <w:caps w:val="0"/>
          <w:sz w:val="24"/>
          <w:szCs w:val="24"/>
        </w:rPr>
        <w:t xml:space="preserve">Шаг процесса </w:t>
      </w:r>
      <w:r w:rsidRPr="002531A4">
        <w:rPr>
          <w:rFonts w:eastAsiaTheme="majorEastAsia" w:cstheme="majorBidi"/>
          <w:b/>
          <w:i w:val="0"/>
          <w:caps w:val="0"/>
          <w:sz w:val="24"/>
          <w:szCs w:val="24"/>
        </w:rPr>
        <w:t>ПП-10.03.04.0</w:t>
      </w:r>
      <w:r>
        <w:rPr>
          <w:rFonts w:eastAsiaTheme="majorEastAsia" w:cstheme="majorBidi"/>
          <w:b/>
          <w:i w:val="0"/>
          <w:caps w:val="0"/>
          <w:sz w:val="24"/>
          <w:szCs w:val="24"/>
        </w:rPr>
        <w:t>20</w:t>
      </w:r>
      <w:r w:rsidRPr="0012135C">
        <w:rPr>
          <w:rFonts w:eastAsiaTheme="majorEastAsia" w:cstheme="majorBidi"/>
          <w:b/>
          <w:i w:val="0"/>
          <w:caps w:val="0"/>
          <w:sz w:val="24"/>
          <w:szCs w:val="24"/>
        </w:rPr>
        <w:t xml:space="preserve"> – </w:t>
      </w:r>
      <w:r>
        <w:rPr>
          <w:b/>
          <w:i w:val="0"/>
          <w:sz w:val="24"/>
          <w:szCs w:val="24"/>
        </w:rPr>
        <w:t>О</w:t>
      </w:r>
      <w:r>
        <w:rPr>
          <w:b/>
          <w:i w:val="0"/>
          <w:caps w:val="0"/>
          <w:sz w:val="24"/>
          <w:szCs w:val="24"/>
        </w:rPr>
        <w:t>бработка особых ситуаций, оптимизация обеспечения потребностей</w:t>
      </w:r>
    </w:p>
    <w:p w14:paraId="1CCA8909" w14:textId="77777777" w:rsidR="007D7452" w:rsidRPr="007D7452" w:rsidRDefault="007D7452" w:rsidP="007D7452"/>
    <w:p w14:paraId="20F7F184" w14:textId="77777777" w:rsidR="00D102A3" w:rsidRPr="00D102A3" w:rsidRDefault="00D102A3" w:rsidP="0013069E">
      <w:pPr>
        <w:spacing w:after="240" w:line="276" w:lineRule="auto"/>
        <w:ind w:firstLine="567"/>
        <w:rPr>
          <w:rFonts w:ascii="Arial" w:hAnsi="Arial" w:cs="Arial"/>
          <w:b/>
        </w:rPr>
      </w:pPr>
      <w:r w:rsidRPr="00D102A3">
        <w:rPr>
          <w:rFonts w:ascii="Arial" w:hAnsi="Arial" w:cs="Arial"/>
          <w:b/>
        </w:rPr>
        <w:t>Обработка особых ситуаций</w:t>
      </w:r>
    </w:p>
    <w:p w14:paraId="62F92739" w14:textId="77777777" w:rsidR="00D102A3" w:rsidRDefault="00D102A3" w:rsidP="0013069E">
      <w:pPr>
        <w:spacing w:after="240" w:line="276" w:lineRule="auto"/>
        <w:ind w:firstLine="567"/>
        <w:rPr>
          <w:rFonts w:ascii="Arial" w:hAnsi="Arial" w:cs="Arial"/>
        </w:rPr>
      </w:pPr>
      <w:r>
        <w:rPr>
          <w:rFonts w:ascii="Arial" w:hAnsi="Arial" w:cs="Arial"/>
        </w:rPr>
        <w:t>В результате планирования потребности в материалах (ППМ) возникают особые ситуации, как правило, обусловленные несогласованностью потребности и запланированных поставок МТР. Данные ситуации возникают вследствие того, что потребность заявляется в срок, меньший чем срок поставки МТР, либо происходит задержка поставки от поставщика.</w:t>
      </w:r>
    </w:p>
    <w:p w14:paraId="0B62A07C" w14:textId="77777777" w:rsidR="00494E08" w:rsidRDefault="00494E08" w:rsidP="0013069E">
      <w:pPr>
        <w:spacing w:after="240" w:line="276" w:lineRule="auto"/>
        <w:ind w:firstLine="567"/>
        <w:rPr>
          <w:rFonts w:ascii="Arial" w:hAnsi="Arial" w:cs="Arial"/>
          <w:color w:val="000000" w:themeColor="text1"/>
          <w:szCs w:val="24"/>
        </w:rPr>
      </w:pPr>
      <w:r>
        <w:rPr>
          <w:rFonts w:ascii="Arial" w:hAnsi="Arial" w:cs="Arial"/>
        </w:rPr>
        <w:t xml:space="preserve">Перечень основных особых ситуаций приведён </w:t>
      </w:r>
      <w:r>
        <w:rPr>
          <w:rFonts w:ascii="Arial" w:hAnsi="Arial" w:cs="Arial"/>
          <w:color w:val="000000" w:themeColor="text1"/>
          <w:szCs w:val="24"/>
        </w:rPr>
        <w:t>в таблице</w:t>
      </w:r>
      <w:r w:rsidR="00BC57DC">
        <w:rPr>
          <w:rFonts w:ascii="Arial" w:hAnsi="Arial" w:cs="Arial"/>
          <w:color w:val="000000" w:themeColor="text1"/>
          <w:szCs w:val="24"/>
        </w:rPr>
        <w:t>:</w:t>
      </w:r>
    </w:p>
    <w:p w14:paraId="39CF1916" w14:textId="77777777" w:rsidR="0013069E" w:rsidRPr="0037165E" w:rsidRDefault="0013069E" w:rsidP="0013069E">
      <w:pPr>
        <w:pStyle w:val="a8"/>
        <w:jc w:val="right"/>
        <w:rPr>
          <w:rFonts w:ascii="Arial" w:hAnsi="Arial" w:cs="Arial"/>
          <w:b/>
          <w:sz w:val="22"/>
        </w:rPr>
      </w:pPr>
      <w:r w:rsidRPr="00247522">
        <w:rPr>
          <w:rFonts w:ascii="Arial" w:hAnsi="Arial" w:cs="Arial"/>
          <w:b/>
          <w:sz w:val="22"/>
        </w:rPr>
        <w:lastRenderedPageBreak/>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34</w:t>
      </w:r>
      <w:r w:rsidRPr="00247522">
        <w:rPr>
          <w:rFonts w:ascii="Arial" w:hAnsi="Arial" w:cs="Arial"/>
          <w:b/>
          <w:sz w:val="22"/>
        </w:rPr>
        <w:fldChar w:fldCharType="end"/>
      </w:r>
      <w:r>
        <w:rPr>
          <w:rFonts w:ascii="Arial" w:hAnsi="Arial" w:cs="Arial"/>
          <w:b/>
          <w:sz w:val="22"/>
        </w:rPr>
        <w:t>. Основные особые ситуации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140"/>
        <w:gridCol w:w="3240"/>
        <w:gridCol w:w="5796"/>
      </w:tblGrid>
      <w:tr w:rsidR="0013069E" w:rsidRPr="00F94454" w14:paraId="29226FD4" w14:textId="77777777" w:rsidTr="000B7D2D">
        <w:trPr>
          <w:cantSplit/>
          <w:trHeight w:val="397"/>
          <w:tblHeader/>
        </w:trPr>
        <w:tc>
          <w:tcPr>
            <w:tcW w:w="560" w:type="pct"/>
            <w:shd w:val="clear" w:color="auto" w:fill="FFC000"/>
            <w:vAlign w:val="center"/>
          </w:tcPr>
          <w:p w14:paraId="59023729" w14:textId="77777777" w:rsidR="0013069E" w:rsidRPr="00D36A72" w:rsidRDefault="0013069E" w:rsidP="004F6A08">
            <w:pPr>
              <w:jc w:val="center"/>
              <w:rPr>
                <w:rFonts w:ascii="Arial" w:hAnsi="Arial" w:cs="Arial"/>
                <w:b/>
                <w:sz w:val="20"/>
              </w:rPr>
            </w:pPr>
            <w:r>
              <w:rPr>
                <w:rFonts w:ascii="Arial" w:hAnsi="Arial" w:cs="Arial"/>
                <w:b/>
                <w:sz w:val="20"/>
                <w:szCs w:val="20"/>
                <w:lang w:eastAsia="ru-RU"/>
              </w:rPr>
              <w:t xml:space="preserve">Код </w:t>
            </w:r>
            <w:proofErr w:type="spellStart"/>
            <w:r>
              <w:rPr>
                <w:rFonts w:ascii="Arial" w:hAnsi="Arial" w:cs="Arial"/>
                <w:b/>
                <w:sz w:val="20"/>
                <w:szCs w:val="20"/>
                <w:lang w:eastAsia="ru-RU"/>
              </w:rPr>
              <w:t>особ.сит</w:t>
            </w:r>
            <w:proofErr w:type="spellEnd"/>
            <w:r>
              <w:rPr>
                <w:rFonts w:ascii="Arial" w:hAnsi="Arial" w:cs="Arial"/>
                <w:b/>
                <w:sz w:val="20"/>
                <w:szCs w:val="20"/>
                <w:lang w:eastAsia="ru-RU"/>
              </w:rPr>
              <w:t>.</w:t>
            </w:r>
          </w:p>
        </w:tc>
        <w:tc>
          <w:tcPr>
            <w:tcW w:w="1592" w:type="pct"/>
            <w:shd w:val="clear" w:color="auto" w:fill="FFC000"/>
            <w:vAlign w:val="center"/>
          </w:tcPr>
          <w:p w14:paraId="450AF563" w14:textId="77777777" w:rsidR="0013069E" w:rsidRPr="00F94454" w:rsidRDefault="000B7D2D" w:rsidP="004F6A08">
            <w:pPr>
              <w:jc w:val="center"/>
              <w:rPr>
                <w:rFonts w:ascii="Arial" w:hAnsi="Arial" w:cs="Arial"/>
                <w:b/>
                <w:sz w:val="20"/>
              </w:rPr>
            </w:pPr>
            <w:r>
              <w:rPr>
                <w:rFonts w:ascii="Arial" w:hAnsi="Arial" w:cs="Arial"/>
                <w:b/>
                <w:sz w:val="20"/>
                <w:szCs w:val="20"/>
                <w:lang w:eastAsia="ru-RU"/>
              </w:rPr>
              <w:t>Имя особой ситуации</w:t>
            </w:r>
          </w:p>
        </w:tc>
        <w:tc>
          <w:tcPr>
            <w:tcW w:w="2848" w:type="pct"/>
            <w:shd w:val="clear" w:color="auto" w:fill="FFC000"/>
            <w:vAlign w:val="center"/>
          </w:tcPr>
          <w:p w14:paraId="5074BA78" w14:textId="77777777" w:rsidR="0013069E" w:rsidRDefault="0013069E" w:rsidP="000B7D2D">
            <w:pPr>
              <w:jc w:val="center"/>
              <w:rPr>
                <w:rFonts w:ascii="Arial" w:hAnsi="Arial" w:cs="Arial"/>
                <w:b/>
                <w:sz w:val="20"/>
                <w:szCs w:val="20"/>
                <w:lang w:eastAsia="ru-RU"/>
              </w:rPr>
            </w:pPr>
            <w:r>
              <w:rPr>
                <w:rFonts w:ascii="Arial" w:hAnsi="Arial" w:cs="Arial"/>
                <w:b/>
                <w:sz w:val="20"/>
                <w:szCs w:val="20"/>
                <w:lang w:eastAsia="ru-RU"/>
              </w:rPr>
              <w:t>Значение</w:t>
            </w:r>
          </w:p>
        </w:tc>
      </w:tr>
      <w:tr w:rsidR="000B7D2D" w:rsidRPr="00F94454" w14:paraId="00C6A2A7" w14:textId="77777777" w:rsidTr="000B7D2D">
        <w:trPr>
          <w:cantSplit/>
        </w:trPr>
        <w:tc>
          <w:tcPr>
            <w:tcW w:w="560" w:type="pct"/>
          </w:tcPr>
          <w:p w14:paraId="2928D083" w14:textId="77777777" w:rsidR="000B7D2D" w:rsidRPr="000B7D2D" w:rsidRDefault="000B7D2D" w:rsidP="005F6568">
            <w:pPr>
              <w:pStyle w:val="afa"/>
              <w:numPr>
                <w:ilvl w:val="0"/>
                <w:numId w:val="57"/>
              </w:numPr>
              <w:jc w:val="left"/>
              <w:rPr>
                <w:rFonts w:ascii="Arial" w:hAnsi="Arial" w:cs="Arial"/>
                <w:sz w:val="20"/>
                <w:szCs w:val="20"/>
              </w:rPr>
            </w:pPr>
          </w:p>
        </w:tc>
        <w:tc>
          <w:tcPr>
            <w:tcW w:w="1592" w:type="pct"/>
            <w:shd w:val="clear" w:color="auto" w:fill="auto"/>
          </w:tcPr>
          <w:p w14:paraId="1DD409C8" w14:textId="77777777" w:rsidR="000B7D2D" w:rsidRPr="000B7D2D" w:rsidRDefault="000B7D2D" w:rsidP="000B7D2D">
            <w:pPr>
              <w:jc w:val="left"/>
              <w:rPr>
                <w:rFonts w:ascii="Arial" w:hAnsi="Arial" w:cs="Arial"/>
                <w:sz w:val="20"/>
              </w:rPr>
            </w:pPr>
            <w:r w:rsidRPr="000B7D2D">
              <w:rPr>
                <w:rFonts w:ascii="Arial" w:hAnsi="Arial" w:cs="Arial"/>
                <w:sz w:val="20"/>
              </w:rPr>
              <w:t>Запас ниже уровня страхового запаса</w:t>
            </w:r>
          </w:p>
        </w:tc>
        <w:tc>
          <w:tcPr>
            <w:tcW w:w="2848" w:type="pct"/>
          </w:tcPr>
          <w:p w14:paraId="6A880F7A" w14:textId="77777777" w:rsidR="000B7D2D" w:rsidRPr="000B7D2D" w:rsidRDefault="000B7D2D" w:rsidP="000B7D2D">
            <w:pPr>
              <w:jc w:val="left"/>
              <w:rPr>
                <w:rFonts w:ascii="Arial" w:hAnsi="Arial" w:cs="Arial"/>
                <w:sz w:val="20"/>
              </w:rPr>
            </w:pPr>
            <w:r w:rsidRPr="000B7D2D">
              <w:rPr>
                <w:rFonts w:ascii="Arial" w:hAnsi="Arial" w:cs="Arial"/>
                <w:sz w:val="20"/>
              </w:rPr>
              <w:t>Доступный заводской запас меньше, чем страховой запас, определенный в основной записи материала.</w:t>
            </w:r>
          </w:p>
        </w:tc>
      </w:tr>
      <w:tr w:rsidR="000B7D2D" w:rsidRPr="00F94454" w14:paraId="05987C65" w14:textId="77777777" w:rsidTr="000B7D2D">
        <w:trPr>
          <w:cantSplit/>
        </w:trPr>
        <w:tc>
          <w:tcPr>
            <w:tcW w:w="560" w:type="pct"/>
          </w:tcPr>
          <w:p w14:paraId="5F5A8049" w14:textId="77777777" w:rsidR="000B7D2D" w:rsidRPr="000B7D2D" w:rsidRDefault="000B7D2D" w:rsidP="005F6568">
            <w:pPr>
              <w:pStyle w:val="afa"/>
              <w:numPr>
                <w:ilvl w:val="0"/>
                <w:numId w:val="57"/>
              </w:numPr>
              <w:jc w:val="left"/>
              <w:rPr>
                <w:rFonts w:ascii="Arial" w:hAnsi="Arial" w:cs="Arial"/>
                <w:sz w:val="20"/>
                <w:szCs w:val="20"/>
              </w:rPr>
            </w:pPr>
          </w:p>
        </w:tc>
        <w:tc>
          <w:tcPr>
            <w:tcW w:w="1592" w:type="pct"/>
            <w:shd w:val="clear" w:color="auto" w:fill="auto"/>
          </w:tcPr>
          <w:p w14:paraId="2DF86363" w14:textId="77777777" w:rsidR="000B7D2D" w:rsidRPr="000B7D2D" w:rsidRDefault="000B7D2D" w:rsidP="000B7D2D">
            <w:pPr>
              <w:jc w:val="left"/>
              <w:rPr>
                <w:rFonts w:ascii="Arial" w:hAnsi="Arial" w:cs="Arial"/>
                <w:sz w:val="20"/>
              </w:rPr>
            </w:pPr>
            <w:r w:rsidRPr="000B7D2D">
              <w:rPr>
                <w:rFonts w:ascii="Arial" w:hAnsi="Arial" w:cs="Arial"/>
                <w:sz w:val="20"/>
              </w:rPr>
              <w:t>Выполнение операции передвинуть вперед</w:t>
            </w:r>
          </w:p>
        </w:tc>
        <w:tc>
          <w:tcPr>
            <w:tcW w:w="2848" w:type="pct"/>
          </w:tcPr>
          <w:p w14:paraId="2D099D5D" w14:textId="77777777" w:rsidR="000B7D2D" w:rsidRPr="000B7D2D" w:rsidRDefault="000B7D2D" w:rsidP="000B7D2D">
            <w:pPr>
              <w:jc w:val="left"/>
              <w:rPr>
                <w:rFonts w:ascii="Arial" w:hAnsi="Arial" w:cs="Arial"/>
                <w:sz w:val="20"/>
              </w:rPr>
            </w:pPr>
            <w:r w:rsidRPr="000B7D2D">
              <w:rPr>
                <w:rFonts w:ascii="Arial" w:hAnsi="Arial" w:cs="Arial"/>
                <w:sz w:val="20"/>
              </w:rPr>
              <w:t>Система предлагает дату, на которую необходимо перенести поступление, чтобы избежать дефицита материалов.</w:t>
            </w:r>
          </w:p>
          <w:p w14:paraId="64E6CECD" w14:textId="77777777" w:rsidR="000B7D2D" w:rsidRPr="000B7D2D" w:rsidRDefault="000B7D2D" w:rsidP="000B7D2D">
            <w:pPr>
              <w:jc w:val="left"/>
              <w:rPr>
                <w:rFonts w:ascii="Arial" w:hAnsi="Arial" w:cs="Arial"/>
                <w:sz w:val="20"/>
              </w:rPr>
            </w:pPr>
            <w:r w:rsidRPr="000B7D2D">
              <w:rPr>
                <w:rFonts w:ascii="Arial" w:hAnsi="Arial" w:cs="Arial"/>
                <w:sz w:val="20"/>
              </w:rPr>
              <w:t>Необходимо перенести поступление на более раннюю дату.</w:t>
            </w:r>
          </w:p>
        </w:tc>
      </w:tr>
      <w:tr w:rsidR="000B7D2D" w:rsidRPr="00F94454" w14:paraId="57BF6174" w14:textId="77777777" w:rsidTr="000B7D2D">
        <w:trPr>
          <w:cantSplit/>
        </w:trPr>
        <w:tc>
          <w:tcPr>
            <w:tcW w:w="560" w:type="pct"/>
          </w:tcPr>
          <w:p w14:paraId="45E8F413" w14:textId="77777777" w:rsidR="000B7D2D" w:rsidRPr="000B7D2D" w:rsidRDefault="000B7D2D" w:rsidP="005F6568">
            <w:pPr>
              <w:pStyle w:val="afa"/>
              <w:numPr>
                <w:ilvl w:val="0"/>
                <w:numId w:val="57"/>
              </w:numPr>
              <w:jc w:val="left"/>
              <w:rPr>
                <w:rFonts w:ascii="Arial" w:hAnsi="Arial" w:cs="Arial"/>
                <w:sz w:val="20"/>
                <w:szCs w:val="20"/>
              </w:rPr>
            </w:pPr>
          </w:p>
        </w:tc>
        <w:tc>
          <w:tcPr>
            <w:tcW w:w="1592" w:type="pct"/>
            <w:shd w:val="clear" w:color="auto" w:fill="auto"/>
          </w:tcPr>
          <w:p w14:paraId="14E85E63" w14:textId="77777777" w:rsidR="000B7D2D" w:rsidRPr="000B7D2D" w:rsidRDefault="000B7D2D" w:rsidP="000B7D2D">
            <w:pPr>
              <w:jc w:val="left"/>
              <w:rPr>
                <w:rFonts w:ascii="Arial" w:hAnsi="Arial" w:cs="Arial"/>
                <w:sz w:val="20"/>
              </w:rPr>
            </w:pPr>
            <w:r w:rsidRPr="000B7D2D">
              <w:rPr>
                <w:rFonts w:ascii="Arial" w:hAnsi="Arial" w:cs="Arial"/>
                <w:sz w:val="20"/>
              </w:rPr>
              <w:t>Избыточный приход на дату обеспечения</w:t>
            </w:r>
          </w:p>
        </w:tc>
        <w:tc>
          <w:tcPr>
            <w:tcW w:w="2848" w:type="pct"/>
          </w:tcPr>
          <w:p w14:paraId="3179BB81" w14:textId="77777777" w:rsidR="000B7D2D" w:rsidRPr="000B7D2D" w:rsidRDefault="000B7D2D" w:rsidP="000B7D2D">
            <w:pPr>
              <w:jc w:val="left"/>
              <w:rPr>
                <w:rFonts w:ascii="Arial" w:hAnsi="Arial" w:cs="Arial"/>
                <w:sz w:val="20"/>
              </w:rPr>
            </w:pPr>
            <w:r w:rsidRPr="000B7D2D">
              <w:rPr>
                <w:rFonts w:ascii="Arial" w:hAnsi="Arial" w:cs="Arial"/>
                <w:sz w:val="20"/>
              </w:rPr>
              <w:t>Перераспределена / отменена Потребность в МТР.</w:t>
            </w:r>
          </w:p>
          <w:p w14:paraId="261B1EE7" w14:textId="77777777" w:rsidR="000B7D2D" w:rsidRPr="000B7D2D" w:rsidRDefault="000B7D2D" w:rsidP="000B7D2D">
            <w:pPr>
              <w:jc w:val="left"/>
              <w:rPr>
                <w:rFonts w:ascii="Arial" w:hAnsi="Arial" w:cs="Arial"/>
                <w:sz w:val="20"/>
              </w:rPr>
            </w:pPr>
          </w:p>
          <w:p w14:paraId="797D51FD" w14:textId="77777777" w:rsidR="000B7D2D" w:rsidRPr="000B7D2D" w:rsidRDefault="000B7D2D" w:rsidP="000B7D2D">
            <w:pPr>
              <w:jc w:val="left"/>
              <w:rPr>
                <w:rFonts w:ascii="Arial" w:hAnsi="Arial" w:cs="Arial"/>
                <w:sz w:val="20"/>
              </w:rPr>
            </w:pPr>
            <w:r w:rsidRPr="000B7D2D">
              <w:rPr>
                <w:rFonts w:ascii="Arial" w:hAnsi="Arial" w:cs="Arial"/>
                <w:sz w:val="20"/>
              </w:rPr>
              <w:t>Необходимо отложить поступление, либо отменить поступление, чтобы избежать избытка складских запасов.</w:t>
            </w:r>
          </w:p>
        </w:tc>
      </w:tr>
      <w:tr w:rsidR="000B7D2D" w:rsidRPr="00F94454" w14:paraId="7FB78192" w14:textId="77777777" w:rsidTr="000B7D2D">
        <w:trPr>
          <w:cantSplit/>
        </w:trPr>
        <w:tc>
          <w:tcPr>
            <w:tcW w:w="560" w:type="pct"/>
          </w:tcPr>
          <w:p w14:paraId="640A736F" w14:textId="77777777" w:rsidR="000B7D2D" w:rsidRPr="000B7D2D" w:rsidRDefault="000B7D2D" w:rsidP="005F6568">
            <w:pPr>
              <w:pStyle w:val="afa"/>
              <w:numPr>
                <w:ilvl w:val="0"/>
                <w:numId w:val="57"/>
              </w:numPr>
              <w:jc w:val="left"/>
              <w:rPr>
                <w:rFonts w:ascii="Arial" w:hAnsi="Arial" w:cs="Arial"/>
                <w:sz w:val="20"/>
                <w:szCs w:val="20"/>
              </w:rPr>
            </w:pPr>
          </w:p>
        </w:tc>
        <w:tc>
          <w:tcPr>
            <w:tcW w:w="1592" w:type="pct"/>
            <w:shd w:val="clear" w:color="auto" w:fill="auto"/>
          </w:tcPr>
          <w:p w14:paraId="7FFB506C" w14:textId="53627F8E" w:rsidR="000B7D2D" w:rsidRPr="000B7D2D" w:rsidRDefault="000B7D2D" w:rsidP="005E5655">
            <w:pPr>
              <w:jc w:val="left"/>
              <w:rPr>
                <w:rFonts w:ascii="Arial" w:hAnsi="Arial" w:cs="Arial"/>
                <w:sz w:val="20"/>
              </w:rPr>
            </w:pPr>
            <w:r w:rsidRPr="000B7D2D">
              <w:rPr>
                <w:rFonts w:ascii="Arial" w:hAnsi="Arial" w:cs="Arial"/>
                <w:sz w:val="20"/>
              </w:rPr>
              <w:t xml:space="preserve">Заявка на закупку МТР не согласована </w:t>
            </w:r>
          </w:p>
        </w:tc>
        <w:tc>
          <w:tcPr>
            <w:tcW w:w="2848" w:type="pct"/>
          </w:tcPr>
          <w:p w14:paraId="67493D09" w14:textId="04C4463A" w:rsidR="000B7D2D" w:rsidRPr="000B7D2D" w:rsidRDefault="000B7D2D" w:rsidP="005E5655">
            <w:pPr>
              <w:jc w:val="left"/>
              <w:rPr>
                <w:rFonts w:ascii="Arial" w:hAnsi="Arial" w:cs="Arial"/>
                <w:sz w:val="20"/>
              </w:rPr>
            </w:pPr>
            <w:r w:rsidRPr="000B7D2D">
              <w:rPr>
                <w:rFonts w:ascii="Arial" w:hAnsi="Arial" w:cs="Arial"/>
                <w:sz w:val="20"/>
              </w:rPr>
              <w:t>Заявка на закупку МТР была отклонена Ответственным закупщиком.</w:t>
            </w:r>
          </w:p>
        </w:tc>
      </w:tr>
      <w:tr w:rsidR="000B7D2D" w:rsidRPr="00F94454" w14:paraId="2B473DD7" w14:textId="77777777" w:rsidTr="000B7D2D">
        <w:trPr>
          <w:cantSplit/>
        </w:trPr>
        <w:tc>
          <w:tcPr>
            <w:tcW w:w="560" w:type="pct"/>
          </w:tcPr>
          <w:p w14:paraId="3DF2AF2E" w14:textId="77777777" w:rsidR="000B7D2D" w:rsidRPr="000B7D2D" w:rsidRDefault="000B7D2D" w:rsidP="005F6568">
            <w:pPr>
              <w:pStyle w:val="afa"/>
              <w:numPr>
                <w:ilvl w:val="0"/>
                <w:numId w:val="57"/>
              </w:numPr>
              <w:jc w:val="left"/>
              <w:rPr>
                <w:rFonts w:ascii="Arial" w:hAnsi="Arial" w:cs="Arial"/>
                <w:sz w:val="20"/>
                <w:szCs w:val="20"/>
              </w:rPr>
            </w:pPr>
          </w:p>
        </w:tc>
        <w:tc>
          <w:tcPr>
            <w:tcW w:w="1592" w:type="pct"/>
            <w:shd w:val="clear" w:color="auto" w:fill="auto"/>
          </w:tcPr>
          <w:p w14:paraId="22375C57" w14:textId="78C6D82A" w:rsidR="000B7D2D" w:rsidRPr="000B7D2D" w:rsidRDefault="000B7D2D" w:rsidP="000B7D2D">
            <w:pPr>
              <w:jc w:val="left"/>
              <w:rPr>
                <w:rFonts w:ascii="Arial" w:hAnsi="Arial" w:cs="Arial"/>
                <w:sz w:val="20"/>
              </w:rPr>
            </w:pPr>
          </w:p>
        </w:tc>
        <w:tc>
          <w:tcPr>
            <w:tcW w:w="2848" w:type="pct"/>
          </w:tcPr>
          <w:p w14:paraId="40DE4D46" w14:textId="7F5FACD4" w:rsidR="000B7D2D" w:rsidRPr="000B7D2D" w:rsidRDefault="000B7D2D" w:rsidP="000B7D2D">
            <w:pPr>
              <w:jc w:val="left"/>
              <w:rPr>
                <w:rFonts w:ascii="Arial" w:hAnsi="Arial" w:cs="Arial"/>
                <w:sz w:val="20"/>
              </w:rPr>
            </w:pPr>
          </w:p>
        </w:tc>
      </w:tr>
      <w:tr w:rsidR="000B7D2D" w:rsidRPr="00F94454" w14:paraId="6B69A541" w14:textId="77777777" w:rsidTr="000B7D2D">
        <w:trPr>
          <w:cantSplit/>
        </w:trPr>
        <w:tc>
          <w:tcPr>
            <w:tcW w:w="560" w:type="pct"/>
          </w:tcPr>
          <w:p w14:paraId="671C188D" w14:textId="77777777" w:rsidR="000B7D2D" w:rsidRPr="000B7D2D" w:rsidRDefault="000B7D2D" w:rsidP="005F6568">
            <w:pPr>
              <w:pStyle w:val="afa"/>
              <w:numPr>
                <w:ilvl w:val="0"/>
                <w:numId w:val="57"/>
              </w:numPr>
              <w:jc w:val="left"/>
              <w:rPr>
                <w:rFonts w:ascii="Arial" w:hAnsi="Arial" w:cs="Arial"/>
                <w:sz w:val="20"/>
                <w:szCs w:val="20"/>
              </w:rPr>
            </w:pPr>
          </w:p>
        </w:tc>
        <w:tc>
          <w:tcPr>
            <w:tcW w:w="1592" w:type="pct"/>
            <w:shd w:val="clear" w:color="auto" w:fill="auto"/>
          </w:tcPr>
          <w:p w14:paraId="3BE6C2F2" w14:textId="174F177E" w:rsidR="000B7D2D" w:rsidRPr="000B7D2D" w:rsidRDefault="000B7D2D" w:rsidP="000B7D2D">
            <w:pPr>
              <w:jc w:val="left"/>
              <w:rPr>
                <w:rFonts w:ascii="Arial" w:hAnsi="Arial" w:cs="Arial"/>
                <w:sz w:val="20"/>
              </w:rPr>
            </w:pPr>
          </w:p>
        </w:tc>
        <w:tc>
          <w:tcPr>
            <w:tcW w:w="2848" w:type="pct"/>
          </w:tcPr>
          <w:p w14:paraId="1ED1A312" w14:textId="5044E96E" w:rsidR="000B7D2D" w:rsidRPr="000B7D2D" w:rsidRDefault="000B7D2D" w:rsidP="000B7D2D">
            <w:pPr>
              <w:jc w:val="left"/>
              <w:rPr>
                <w:rFonts w:ascii="Arial" w:hAnsi="Arial" w:cs="Arial"/>
                <w:sz w:val="20"/>
              </w:rPr>
            </w:pPr>
          </w:p>
        </w:tc>
      </w:tr>
      <w:tr w:rsidR="000B7D2D" w:rsidRPr="00F94454" w14:paraId="2B56A58E" w14:textId="77777777" w:rsidTr="000B7D2D">
        <w:trPr>
          <w:cantSplit/>
        </w:trPr>
        <w:tc>
          <w:tcPr>
            <w:tcW w:w="560" w:type="pct"/>
          </w:tcPr>
          <w:p w14:paraId="4EF5A5E6" w14:textId="77777777" w:rsidR="000B7D2D" w:rsidRPr="000B7D2D" w:rsidRDefault="000B7D2D" w:rsidP="005F6568">
            <w:pPr>
              <w:pStyle w:val="afa"/>
              <w:numPr>
                <w:ilvl w:val="0"/>
                <w:numId w:val="57"/>
              </w:numPr>
              <w:jc w:val="left"/>
              <w:rPr>
                <w:rFonts w:ascii="Arial" w:hAnsi="Arial" w:cs="Arial"/>
                <w:sz w:val="20"/>
                <w:szCs w:val="20"/>
              </w:rPr>
            </w:pPr>
          </w:p>
        </w:tc>
        <w:tc>
          <w:tcPr>
            <w:tcW w:w="1592" w:type="pct"/>
            <w:shd w:val="clear" w:color="auto" w:fill="auto"/>
          </w:tcPr>
          <w:p w14:paraId="40EA48FD" w14:textId="77777777" w:rsidR="000B7D2D" w:rsidRPr="000B7D2D" w:rsidRDefault="000B7D2D" w:rsidP="000B7D2D">
            <w:pPr>
              <w:jc w:val="left"/>
              <w:rPr>
                <w:rFonts w:ascii="Arial" w:hAnsi="Arial" w:cs="Arial"/>
                <w:sz w:val="20"/>
              </w:rPr>
            </w:pPr>
            <w:r w:rsidRPr="000B7D2D">
              <w:rPr>
                <w:rFonts w:ascii="Arial" w:hAnsi="Arial" w:cs="Arial"/>
                <w:sz w:val="20"/>
              </w:rPr>
              <w:t>Потребности присвоен статус «аварийная»</w:t>
            </w:r>
          </w:p>
        </w:tc>
        <w:tc>
          <w:tcPr>
            <w:tcW w:w="2848" w:type="pct"/>
          </w:tcPr>
          <w:p w14:paraId="76FEE2FB" w14:textId="77777777" w:rsidR="000B7D2D" w:rsidRPr="000B7D2D" w:rsidRDefault="000B7D2D" w:rsidP="000B7D2D">
            <w:pPr>
              <w:jc w:val="left"/>
              <w:rPr>
                <w:rFonts w:ascii="Arial" w:hAnsi="Arial" w:cs="Arial"/>
                <w:sz w:val="20"/>
              </w:rPr>
            </w:pPr>
            <w:r w:rsidRPr="000B7D2D">
              <w:rPr>
                <w:rFonts w:ascii="Arial" w:hAnsi="Arial" w:cs="Arial"/>
                <w:sz w:val="20"/>
              </w:rPr>
              <w:t>Поступила потребность в МТР с признаком «аварийная»</w:t>
            </w:r>
          </w:p>
        </w:tc>
      </w:tr>
      <w:tr w:rsidR="000B7D2D" w:rsidRPr="00F94454" w14:paraId="258CF1E8" w14:textId="77777777" w:rsidTr="000B7D2D">
        <w:trPr>
          <w:cantSplit/>
        </w:trPr>
        <w:tc>
          <w:tcPr>
            <w:tcW w:w="560" w:type="pct"/>
          </w:tcPr>
          <w:p w14:paraId="361A017E" w14:textId="77777777" w:rsidR="000B7D2D" w:rsidRPr="000B7D2D" w:rsidRDefault="000B7D2D" w:rsidP="005F6568">
            <w:pPr>
              <w:pStyle w:val="afa"/>
              <w:numPr>
                <w:ilvl w:val="0"/>
                <w:numId w:val="57"/>
              </w:numPr>
              <w:jc w:val="left"/>
              <w:rPr>
                <w:rFonts w:ascii="Arial" w:hAnsi="Arial" w:cs="Arial"/>
                <w:sz w:val="20"/>
                <w:szCs w:val="20"/>
              </w:rPr>
            </w:pPr>
          </w:p>
        </w:tc>
        <w:tc>
          <w:tcPr>
            <w:tcW w:w="1592" w:type="pct"/>
            <w:shd w:val="clear" w:color="auto" w:fill="auto"/>
          </w:tcPr>
          <w:p w14:paraId="1EB80E80" w14:textId="77777777" w:rsidR="000B7D2D" w:rsidRPr="000B7D2D" w:rsidRDefault="000B7D2D" w:rsidP="000B7D2D">
            <w:pPr>
              <w:jc w:val="left"/>
              <w:rPr>
                <w:rFonts w:ascii="Arial" w:hAnsi="Arial" w:cs="Arial"/>
                <w:sz w:val="20"/>
              </w:rPr>
            </w:pPr>
            <w:r w:rsidRPr="000B7D2D">
              <w:rPr>
                <w:rFonts w:ascii="Arial" w:hAnsi="Arial" w:cs="Arial"/>
                <w:sz w:val="20"/>
              </w:rPr>
              <w:t>Ожидаемая дата поставки в Спецификации на поставку в прошлом</w:t>
            </w:r>
          </w:p>
        </w:tc>
        <w:tc>
          <w:tcPr>
            <w:tcW w:w="2848" w:type="pct"/>
          </w:tcPr>
          <w:p w14:paraId="1611022B" w14:textId="77777777" w:rsidR="000B7D2D" w:rsidRPr="000B7D2D" w:rsidRDefault="000B7D2D" w:rsidP="000B7D2D">
            <w:pPr>
              <w:jc w:val="left"/>
              <w:rPr>
                <w:rFonts w:ascii="Arial" w:hAnsi="Arial" w:cs="Arial"/>
                <w:sz w:val="20"/>
              </w:rPr>
            </w:pPr>
            <w:r w:rsidRPr="000B7D2D">
              <w:rPr>
                <w:rFonts w:ascii="Arial" w:hAnsi="Arial" w:cs="Arial"/>
                <w:sz w:val="20"/>
              </w:rPr>
              <w:t>Спецификация на поставку имеет плановую дату поступления ранее текущего числа, но по которой не было поступлений.</w:t>
            </w:r>
          </w:p>
        </w:tc>
      </w:tr>
      <w:tr w:rsidR="000B7D2D" w:rsidRPr="00F94454" w14:paraId="3D6CAABA" w14:textId="77777777" w:rsidTr="000B7D2D">
        <w:trPr>
          <w:cantSplit/>
        </w:trPr>
        <w:tc>
          <w:tcPr>
            <w:tcW w:w="560" w:type="pct"/>
          </w:tcPr>
          <w:p w14:paraId="2B29134B" w14:textId="77777777" w:rsidR="000B7D2D" w:rsidRPr="000B7D2D" w:rsidRDefault="000B7D2D" w:rsidP="005F6568">
            <w:pPr>
              <w:pStyle w:val="afa"/>
              <w:numPr>
                <w:ilvl w:val="0"/>
                <w:numId w:val="57"/>
              </w:numPr>
              <w:jc w:val="left"/>
              <w:rPr>
                <w:rFonts w:ascii="Arial" w:hAnsi="Arial" w:cs="Arial"/>
                <w:sz w:val="20"/>
                <w:szCs w:val="20"/>
              </w:rPr>
            </w:pPr>
          </w:p>
        </w:tc>
        <w:tc>
          <w:tcPr>
            <w:tcW w:w="1592" w:type="pct"/>
            <w:shd w:val="clear" w:color="auto" w:fill="auto"/>
          </w:tcPr>
          <w:p w14:paraId="61D5FF0F" w14:textId="77777777" w:rsidR="000B7D2D" w:rsidRPr="000B7D2D" w:rsidRDefault="000B7D2D" w:rsidP="000B7D2D">
            <w:pPr>
              <w:jc w:val="left"/>
              <w:rPr>
                <w:rFonts w:ascii="Arial" w:hAnsi="Arial" w:cs="Arial"/>
                <w:sz w:val="20"/>
              </w:rPr>
            </w:pPr>
            <w:r w:rsidRPr="000B7D2D">
              <w:rPr>
                <w:rFonts w:ascii="Arial" w:hAnsi="Arial" w:cs="Arial"/>
                <w:sz w:val="20"/>
              </w:rPr>
              <w:t>Дата открытия Заявки на закупку МТР в прошлом</w:t>
            </w:r>
          </w:p>
        </w:tc>
        <w:tc>
          <w:tcPr>
            <w:tcW w:w="2848" w:type="pct"/>
          </w:tcPr>
          <w:p w14:paraId="69A6C1FB" w14:textId="77777777" w:rsidR="000B7D2D" w:rsidRPr="000B7D2D" w:rsidRDefault="000B7D2D" w:rsidP="000B7D2D">
            <w:pPr>
              <w:jc w:val="left"/>
              <w:rPr>
                <w:rFonts w:ascii="Arial" w:hAnsi="Arial" w:cs="Arial"/>
                <w:sz w:val="20"/>
              </w:rPr>
            </w:pPr>
            <w:r w:rsidRPr="000B7D2D">
              <w:rPr>
                <w:rFonts w:ascii="Arial" w:hAnsi="Arial" w:cs="Arial"/>
                <w:sz w:val="20"/>
              </w:rPr>
              <w:t>Заявка на закупку МТР, по которой требуемая дата создания для выполнения заказа на закупку МТР оказалась ранее текущей даты.</w:t>
            </w:r>
          </w:p>
        </w:tc>
      </w:tr>
      <w:tr w:rsidR="007801BB" w:rsidRPr="00F94454" w14:paraId="61A67A66" w14:textId="77777777" w:rsidTr="000B7D2D">
        <w:trPr>
          <w:cantSplit/>
        </w:trPr>
        <w:tc>
          <w:tcPr>
            <w:tcW w:w="560" w:type="pct"/>
          </w:tcPr>
          <w:p w14:paraId="0CDE74AB" w14:textId="77777777" w:rsidR="007801BB" w:rsidRPr="000B7D2D" w:rsidRDefault="007801BB" w:rsidP="005F6568">
            <w:pPr>
              <w:pStyle w:val="afa"/>
              <w:numPr>
                <w:ilvl w:val="0"/>
                <w:numId w:val="57"/>
              </w:numPr>
              <w:jc w:val="left"/>
              <w:rPr>
                <w:rFonts w:ascii="Arial" w:hAnsi="Arial" w:cs="Arial"/>
                <w:sz w:val="20"/>
                <w:szCs w:val="20"/>
              </w:rPr>
            </w:pPr>
          </w:p>
        </w:tc>
        <w:tc>
          <w:tcPr>
            <w:tcW w:w="1592" w:type="pct"/>
            <w:shd w:val="clear" w:color="auto" w:fill="auto"/>
          </w:tcPr>
          <w:p w14:paraId="10D7F12C" w14:textId="7EBC04B0" w:rsidR="007801BB" w:rsidRDefault="007801BB" w:rsidP="000B7D2D">
            <w:pPr>
              <w:jc w:val="left"/>
              <w:rPr>
                <w:rFonts w:ascii="Arial" w:hAnsi="Arial" w:cs="Arial"/>
                <w:sz w:val="20"/>
              </w:rPr>
            </w:pPr>
          </w:p>
          <w:p w14:paraId="4D2E8875" w14:textId="170015D0" w:rsidR="005E5655" w:rsidRPr="000B7D2D" w:rsidRDefault="005E5655" w:rsidP="000B7D2D">
            <w:pPr>
              <w:jc w:val="left"/>
              <w:rPr>
                <w:rFonts w:ascii="Arial" w:hAnsi="Arial" w:cs="Arial"/>
                <w:sz w:val="20"/>
              </w:rPr>
            </w:pPr>
            <w:r>
              <w:rPr>
                <w:rFonts w:ascii="Arial" w:hAnsi="Arial" w:cs="Arial"/>
                <w:sz w:val="20"/>
              </w:rPr>
              <w:t>Избыточный запас</w:t>
            </w:r>
          </w:p>
        </w:tc>
        <w:tc>
          <w:tcPr>
            <w:tcW w:w="2848" w:type="pct"/>
          </w:tcPr>
          <w:p w14:paraId="24F6B561" w14:textId="0E0CCB14" w:rsidR="007801BB" w:rsidRDefault="007801BB" w:rsidP="000B7D2D">
            <w:pPr>
              <w:jc w:val="left"/>
              <w:rPr>
                <w:rFonts w:ascii="Arial" w:hAnsi="Arial" w:cs="Arial"/>
                <w:sz w:val="20"/>
              </w:rPr>
            </w:pPr>
          </w:p>
          <w:p w14:paraId="0D35BD29" w14:textId="0B74CAC8" w:rsidR="005E5655" w:rsidRPr="000B7D2D" w:rsidRDefault="005E5655" w:rsidP="000B7D2D">
            <w:pPr>
              <w:jc w:val="left"/>
              <w:rPr>
                <w:rFonts w:ascii="Arial" w:hAnsi="Arial" w:cs="Arial"/>
                <w:sz w:val="20"/>
              </w:rPr>
            </w:pPr>
            <w:r>
              <w:rPr>
                <w:rFonts w:ascii="Arial" w:hAnsi="Arial" w:cs="Arial"/>
                <w:sz w:val="20"/>
              </w:rPr>
              <w:t>Существует запас сверх потребности</w:t>
            </w:r>
          </w:p>
        </w:tc>
      </w:tr>
      <w:tr w:rsidR="005E5655" w:rsidRPr="00F94454" w14:paraId="35840993" w14:textId="77777777" w:rsidTr="000B7D2D">
        <w:trPr>
          <w:cantSplit/>
        </w:trPr>
        <w:tc>
          <w:tcPr>
            <w:tcW w:w="560" w:type="pct"/>
          </w:tcPr>
          <w:p w14:paraId="4EA525AF" w14:textId="77777777" w:rsidR="005E5655" w:rsidRPr="000B7D2D" w:rsidRDefault="005E5655" w:rsidP="005F6568">
            <w:pPr>
              <w:pStyle w:val="afa"/>
              <w:numPr>
                <w:ilvl w:val="0"/>
                <w:numId w:val="57"/>
              </w:numPr>
              <w:jc w:val="left"/>
              <w:rPr>
                <w:rFonts w:ascii="Arial" w:hAnsi="Arial" w:cs="Arial"/>
                <w:sz w:val="20"/>
                <w:szCs w:val="20"/>
              </w:rPr>
            </w:pPr>
          </w:p>
        </w:tc>
        <w:tc>
          <w:tcPr>
            <w:tcW w:w="1592" w:type="pct"/>
            <w:shd w:val="clear" w:color="auto" w:fill="auto"/>
          </w:tcPr>
          <w:p w14:paraId="30A38A42" w14:textId="4BF57B3E" w:rsidR="005E5655" w:rsidDel="005E5655" w:rsidRDefault="005E5655" w:rsidP="000B7D2D">
            <w:pPr>
              <w:jc w:val="left"/>
              <w:rPr>
                <w:rFonts w:ascii="Arial" w:hAnsi="Arial" w:cs="Arial"/>
                <w:sz w:val="20"/>
              </w:rPr>
            </w:pPr>
            <w:r>
              <w:rPr>
                <w:rFonts w:ascii="Arial" w:hAnsi="Arial" w:cs="Arial"/>
                <w:sz w:val="20"/>
              </w:rPr>
              <w:t>Потребность не обеспечена</w:t>
            </w:r>
          </w:p>
        </w:tc>
        <w:tc>
          <w:tcPr>
            <w:tcW w:w="2848" w:type="pct"/>
          </w:tcPr>
          <w:p w14:paraId="0CFBDE18" w14:textId="0F8600CA" w:rsidR="005E5655" w:rsidDel="005E5655" w:rsidRDefault="005E5655" w:rsidP="000B7D2D">
            <w:pPr>
              <w:jc w:val="left"/>
              <w:rPr>
                <w:rFonts w:ascii="Arial" w:hAnsi="Arial" w:cs="Arial"/>
                <w:sz w:val="20"/>
              </w:rPr>
            </w:pPr>
            <w:r>
              <w:rPr>
                <w:rFonts w:ascii="Arial" w:hAnsi="Arial" w:cs="Arial"/>
                <w:sz w:val="20"/>
              </w:rPr>
              <w:t>Потребность не обеспечена ни запасом, ни документами закупки</w:t>
            </w:r>
          </w:p>
        </w:tc>
      </w:tr>
      <w:tr w:rsidR="00E1716B" w:rsidRPr="00F94454" w14:paraId="68C5DCB7" w14:textId="77777777" w:rsidTr="000B7D2D">
        <w:trPr>
          <w:cantSplit/>
          <w:ins w:id="636" w:author="Kislov Vladimir" w:date="2021-03-23T18:38:00Z"/>
        </w:trPr>
        <w:tc>
          <w:tcPr>
            <w:tcW w:w="560" w:type="pct"/>
          </w:tcPr>
          <w:p w14:paraId="5C95097A" w14:textId="77777777" w:rsidR="00E1716B" w:rsidRPr="000B7D2D" w:rsidRDefault="00E1716B" w:rsidP="005F6568">
            <w:pPr>
              <w:pStyle w:val="afa"/>
              <w:numPr>
                <w:ilvl w:val="0"/>
                <w:numId w:val="57"/>
              </w:numPr>
              <w:jc w:val="left"/>
              <w:rPr>
                <w:ins w:id="637" w:author="Kislov Vladimir" w:date="2021-03-23T18:38:00Z"/>
                <w:rFonts w:ascii="Arial" w:hAnsi="Arial" w:cs="Arial"/>
                <w:sz w:val="20"/>
                <w:szCs w:val="20"/>
              </w:rPr>
            </w:pPr>
          </w:p>
        </w:tc>
        <w:tc>
          <w:tcPr>
            <w:tcW w:w="1592" w:type="pct"/>
            <w:shd w:val="clear" w:color="auto" w:fill="auto"/>
          </w:tcPr>
          <w:p w14:paraId="5C9961EA" w14:textId="56A8F55F" w:rsidR="00E1716B" w:rsidRDefault="00E1716B" w:rsidP="000B7D2D">
            <w:pPr>
              <w:jc w:val="left"/>
              <w:rPr>
                <w:ins w:id="638" w:author="Kislov Vladimir" w:date="2021-03-23T18:38:00Z"/>
                <w:rFonts w:ascii="Arial" w:hAnsi="Arial" w:cs="Arial"/>
                <w:sz w:val="20"/>
              </w:rPr>
            </w:pPr>
            <w:ins w:id="639" w:author="Kislov Vladimir" w:date="2021-03-23T18:38:00Z">
              <w:r>
                <w:rPr>
                  <w:rFonts w:ascii="Arial" w:hAnsi="Arial" w:cs="Arial"/>
                  <w:sz w:val="20"/>
                </w:rPr>
                <w:t>Консигнационный запаса</w:t>
              </w:r>
            </w:ins>
          </w:p>
        </w:tc>
        <w:tc>
          <w:tcPr>
            <w:tcW w:w="2848" w:type="pct"/>
          </w:tcPr>
          <w:p w14:paraId="034E2AA0" w14:textId="472A1E7A" w:rsidR="00E1716B" w:rsidRDefault="00E1716B" w:rsidP="000B7D2D">
            <w:pPr>
              <w:jc w:val="left"/>
              <w:rPr>
                <w:ins w:id="640" w:author="Kislov Vladimir" w:date="2021-03-23T18:38:00Z"/>
                <w:rFonts w:ascii="Arial" w:hAnsi="Arial" w:cs="Arial"/>
                <w:sz w:val="20"/>
              </w:rPr>
            </w:pPr>
            <w:ins w:id="641" w:author="Kislov Vladimir" w:date="2021-03-23T18:38:00Z">
              <w:r>
                <w:rPr>
                  <w:rFonts w:ascii="Arial" w:hAnsi="Arial" w:cs="Arial"/>
                  <w:sz w:val="20"/>
                </w:rPr>
                <w:t>Существует консигнационный запас подрядчика</w:t>
              </w:r>
            </w:ins>
          </w:p>
        </w:tc>
      </w:tr>
    </w:tbl>
    <w:p w14:paraId="4AB29736" w14:textId="77777777" w:rsidR="006C0AB5" w:rsidRPr="006C0AB5" w:rsidRDefault="006C0AB5" w:rsidP="006C0AB5">
      <w:pPr>
        <w:jc w:val="left"/>
        <w:rPr>
          <w:rFonts w:ascii="Arial" w:hAnsi="Arial" w:cs="Arial"/>
          <w:sz w:val="20"/>
          <w:szCs w:val="20"/>
        </w:rPr>
      </w:pPr>
    </w:p>
    <w:p w14:paraId="405FCBA2" w14:textId="77777777" w:rsidR="001B583B" w:rsidRDefault="001B583B" w:rsidP="00496C4E">
      <w:pPr>
        <w:spacing w:after="240" w:line="276" w:lineRule="auto"/>
        <w:ind w:firstLine="567"/>
        <w:rPr>
          <w:rFonts w:ascii="Arial" w:hAnsi="Arial" w:cs="Arial"/>
        </w:rPr>
      </w:pPr>
      <w:r>
        <w:rPr>
          <w:rFonts w:ascii="Arial" w:hAnsi="Arial" w:cs="Arial"/>
        </w:rPr>
        <w:t>В результате ППМ формируется ведомость ППМ, содержащая информацию о заявках, сформированных в результате планирования, а также информацию о возникших особых ситуациях</w:t>
      </w:r>
      <w:r w:rsidR="00496C4E" w:rsidRPr="00BB3828">
        <w:rPr>
          <w:rFonts w:ascii="Arial" w:hAnsi="Arial" w:cs="Arial"/>
        </w:rPr>
        <w:t>.</w:t>
      </w:r>
      <w:r w:rsidR="00496C4E">
        <w:rPr>
          <w:rFonts w:ascii="Arial" w:hAnsi="Arial" w:cs="Arial"/>
        </w:rPr>
        <w:t xml:space="preserve"> </w:t>
      </w:r>
      <w:r>
        <w:rPr>
          <w:rFonts w:ascii="Arial" w:hAnsi="Arial" w:cs="Arial"/>
        </w:rPr>
        <w:t>Для анализа ведомости ППМ используется специальный отчет</w:t>
      </w:r>
      <w:r w:rsidR="007D7452">
        <w:rPr>
          <w:rFonts w:ascii="Arial" w:hAnsi="Arial" w:cs="Arial"/>
        </w:rPr>
        <w:t xml:space="preserve"> </w:t>
      </w:r>
      <w:r w:rsidR="007D7452" w:rsidRPr="007D7452">
        <w:rPr>
          <w:rFonts w:ascii="Arial" w:hAnsi="Arial" w:cs="Arial"/>
        </w:rPr>
        <w:t xml:space="preserve">Анализ результатов ППМ </w:t>
      </w:r>
      <w:r w:rsidR="007D7452">
        <w:rPr>
          <w:rFonts w:ascii="Arial" w:hAnsi="Arial" w:cs="Arial"/>
        </w:rPr>
        <w:t xml:space="preserve">(разработка </w:t>
      </w:r>
      <w:r w:rsidR="00664DD2" w:rsidRPr="005A0065">
        <w:rPr>
          <w:rFonts w:ascii="Arial" w:hAnsi="Arial" w:cs="Arial"/>
          <w:color w:val="000000" w:themeColor="text1"/>
        </w:rPr>
        <w:t>MM</w:t>
      </w:r>
      <w:r w:rsidR="00664DD2">
        <w:rPr>
          <w:rFonts w:ascii="Arial" w:hAnsi="Arial" w:cs="Arial"/>
          <w:color w:val="000000" w:themeColor="text1"/>
        </w:rPr>
        <w:t>3</w:t>
      </w:r>
      <w:r w:rsidR="00664DD2" w:rsidRPr="005A0065">
        <w:rPr>
          <w:rFonts w:ascii="Arial" w:hAnsi="Arial" w:cs="Arial"/>
          <w:color w:val="000000" w:themeColor="text1"/>
        </w:rPr>
        <w:t>4</w:t>
      </w:r>
      <w:r w:rsidR="00664DD2">
        <w:rPr>
          <w:rFonts w:ascii="Arial" w:hAnsi="Arial" w:cs="Arial"/>
        </w:rPr>
        <w:t xml:space="preserve"> </w:t>
      </w:r>
      <w:r w:rsidR="007D7452">
        <w:rPr>
          <w:rFonts w:ascii="Arial" w:hAnsi="Arial" w:cs="Arial"/>
        </w:rPr>
        <w:t>«Анализ результа</w:t>
      </w:r>
      <w:r w:rsidR="007D7452" w:rsidRPr="007D7452">
        <w:rPr>
          <w:rFonts w:ascii="Arial" w:hAnsi="Arial" w:cs="Arial"/>
        </w:rPr>
        <w:t>тов ППМ</w:t>
      </w:r>
      <w:r w:rsidR="007D7452">
        <w:rPr>
          <w:rFonts w:ascii="Arial" w:hAnsi="Arial" w:cs="Arial"/>
        </w:rPr>
        <w:t>»)</w:t>
      </w:r>
      <w:r>
        <w:rPr>
          <w:rFonts w:ascii="Arial" w:hAnsi="Arial" w:cs="Arial"/>
        </w:rPr>
        <w:t>.</w:t>
      </w:r>
    </w:p>
    <w:p w14:paraId="3613D799" w14:textId="77777777" w:rsidR="001B583B" w:rsidRDefault="001B583B" w:rsidP="00496C4E">
      <w:pPr>
        <w:spacing w:after="240" w:line="276" w:lineRule="auto"/>
        <w:ind w:firstLine="567"/>
        <w:rPr>
          <w:rFonts w:ascii="Arial" w:hAnsi="Arial" w:cs="Arial"/>
          <w:szCs w:val="24"/>
        </w:rPr>
      </w:pPr>
      <w:r>
        <w:rPr>
          <w:rFonts w:ascii="Arial" w:hAnsi="Arial" w:cs="Arial"/>
          <w:szCs w:val="24"/>
        </w:rPr>
        <w:t>Сток-контролер работает с данны</w:t>
      </w:r>
      <w:r w:rsidR="00BA7329">
        <w:rPr>
          <w:rFonts w:ascii="Arial" w:hAnsi="Arial" w:cs="Arial"/>
          <w:szCs w:val="24"/>
        </w:rPr>
        <w:t>м</w:t>
      </w:r>
      <w:r>
        <w:rPr>
          <w:rFonts w:ascii="Arial" w:hAnsi="Arial" w:cs="Arial"/>
          <w:szCs w:val="24"/>
        </w:rPr>
        <w:t xml:space="preserve"> отчетом, отфильтровывая из общего списка МТР, входящие в его область ответственности (определяется через </w:t>
      </w:r>
      <w:r w:rsidR="00FA6CB9">
        <w:rPr>
          <w:rFonts w:ascii="Arial" w:hAnsi="Arial" w:cs="Arial"/>
          <w:szCs w:val="24"/>
        </w:rPr>
        <w:t>параметр «</w:t>
      </w:r>
      <w:r>
        <w:rPr>
          <w:rFonts w:ascii="Arial" w:hAnsi="Arial" w:cs="Arial"/>
          <w:szCs w:val="24"/>
        </w:rPr>
        <w:t>Плановик</w:t>
      </w:r>
      <w:r w:rsidR="00FA6CB9">
        <w:rPr>
          <w:rFonts w:ascii="Arial" w:hAnsi="Arial" w:cs="Arial"/>
          <w:szCs w:val="24"/>
        </w:rPr>
        <w:t>»</w:t>
      </w:r>
      <w:r>
        <w:rPr>
          <w:rFonts w:ascii="Arial" w:hAnsi="Arial" w:cs="Arial"/>
          <w:szCs w:val="24"/>
        </w:rPr>
        <w:t xml:space="preserve"> в карточке МТР).</w:t>
      </w:r>
    </w:p>
    <w:p w14:paraId="3242E8F1" w14:textId="77777777" w:rsidR="007412EF" w:rsidRDefault="001B583B" w:rsidP="00496C4E">
      <w:pPr>
        <w:spacing w:after="240" w:line="276" w:lineRule="auto"/>
        <w:ind w:firstLine="567"/>
        <w:rPr>
          <w:rFonts w:ascii="Arial" w:hAnsi="Arial" w:cs="Arial"/>
          <w:szCs w:val="24"/>
        </w:rPr>
      </w:pPr>
      <w:r>
        <w:rPr>
          <w:rFonts w:ascii="Arial" w:hAnsi="Arial" w:cs="Arial"/>
          <w:szCs w:val="24"/>
        </w:rPr>
        <w:t xml:space="preserve">Отчет отображает общую ситуацию по обеспеченности потребности, подсвечивая коды МТР, по которым имеется необеспеченная потребность. </w:t>
      </w:r>
      <w:r w:rsidR="00992F0B">
        <w:rPr>
          <w:rFonts w:ascii="Arial" w:hAnsi="Arial" w:cs="Arial"/>
          <w:szCs w:val="24"/>
        </w:rPr>
        <w:t>Экранная форма отчета предполагает вывод</w:t>
      </w:r>
      <w:r>
        <w:rPr>
          <w:rFonts w:ascii="Arial" w:hAnsi="Arial" w:cs="Arial"/>
          <w:szCs w:val="24"/>
        </w:rPr>
        <w:t xml:space="preserve"> </w:t>
      </w:r>
      <w:r w:rsidR="00992F0B">
        <w:rPr>
          <w:rFonts w:ascii="Arial" w:hAnsi="Arial" w:cs="Arial"/>
          <w:szCs w:val="24"/>
        </w:rPr>
        <w:t xml:space="preserve">детальной информации </w:t>
      </w:r>
      <w:r>
        <w:rPr>
          <w:rFonts w:ascii="Arial" w:hAnsi="Arial" w:cs="Arial"/>
          <w:szCs w:val="24"/>
        </w:rPr>
        <w:t xml:space="preserve">о номерах потребности, заявителях, </w:t>
      </w:r>
      <w:r w:rsidR="00E220E1">
        <w:rPr>
          <w:rFonts w:ascii="Arial" w:hAnsi="Arial" w:cs="Arial"/>
          <w:szCs w:val="24"/>
        </w:rPr>
        <w:t xml:space="preserve">номерах </w:t>
      </w:r>
      <w:r>
        <w:rPr>
          <w:rFonts w:ascii="Arial" w:hAnsi="Arial" w:cs="Arial"/>
          <w:szCs w:val="24"/>
        </w:rPr>
        <w:t>спецификаций н</w:t>
      </w:r>
      <w:r w:rsidR="00E220E1">
        <w:rPr>
          <w:rFonts w:ascii="Arial" w:hAnsi="Arial" w:cs="Arial"/>
          <w:szCs w:val="24"/>
        </w:rPr>
        <w:t>а поставку МТР, сроках, а также о возникших особых ситуациях, не позволяющих своевременно обеспечить потребность</w:t>
      </w:r>
      <w:r w:rsidR="00992F0B">
        <w:rPr>
          <w:rFonts w:ascii="Arial" w:hAnsi="Arial" w:cs="Arial"/>
          <w:szCs w:val="24"/>
        </w:rPr>
        <w:t xml:space="preserve"> на одном экране, при этом существует возможность провалиться в просмотр конкретных документов.</w:t>
      </w:r>
      <w:r w:rsidR="007412EF">
        <w:rPr>
          <w:rFonts w:ascii="Arial" w:hAnsi="Arial" w:cs="Arial"/>
          <w:szCs w:val="24"/>
        </w:rPr>
        <w:t xml:space="preserve"> Для </w:t>
      </w:r>
      <w:r w:rsidR="00992F0B">
        <w:rPr>
          <w:rFonts w:ascii="Arial" w:hAnsi="Arial" w:cs="Arial"/>
          <w:szCs w:val="24"/>
        </w:rPr>
        <w:t xml:space="preserve">анализа возможности </w:t>
      </w:r>
      <w:r w:rsidR="007412EF">
        <w:rPr>
          <w:rFonts w:ascii="Arial" w:hAnsi="Arial" w:cs="Arial"/>
          <w:szCs w:val="24"/>
        </w:rPr>
        <w:t xml:space="preserve">покрытия </w:t>
      </w:r>
      <w:r w:rsidR="00992F0B">
        <w:rPr>
          <w:rFonts w:ascii="Arial" w:hAnsi="Arial" w:cs="Arial"/>
          <w:szCs w:val="24"/>
        </w:rPr>
        <w:t xml:space="preserve">потребности за счет запаса условных аналогов, </w:t>
      </w:r>
      <w:r w:rsidR="007412EF">
        <w:rPr>
          <w:rFonts w:ascii="Arial" w:hAnsi="Arial" w:cs="Arial"/>
          <w:szCs w:val="24"/>
        </w:rPr>
        <w:t>в отчёте отображается</w:t>
      </w:r>
      <w:r w:rsidR="00992F0B">
        <w:rPr>
          <w:rFonts w:ascii="Arial" w:hAnsi="Arial" w:cs="Arial"/>
          <w:szCs w:val="24"/>
        </w:rPr>
        <w:t xml:space="preserve"> соответствующая</w:t>
      </w:r>
      <w:r w:rsidR="007412EF">
        <w:rPr>
          <w:rFonts w:ascii="Arial" w:hAnsi="Arial" w:cs="Arial"/>
          <w:szCs w:val="24"/>
        </w:rPr>
        <w:t xml:space="preserve"> информация о </w:t>
      </w:r>
      <w:r w:rsidR="00992F0B">
        <w:rPr>
          <w:rFonts w:ascii="Arial" w:hAnsi="Arial" w:cs="Arial"/>
          <w:szCs w:val="24"/>
        </w:rPr>
        <w:t xml:space="preserve">их </w:t>
      </w:r>
      <w:r w:rsidR="007412EF">
        <w:rPr>
          <w:rFonts w:ascii="Arial" w:hAnsi="Arial" w:cs="Arial"/>
          <w:szCs w:val="24"/>
        </w:rPr>
        <w:t>наличии.</w:t>
      </w:r>
    </w:p>
    <w:p w14:paraId="4BEF2FA8" w14:textId="77777777" w:rsidR="005379BE" w:rsidRPr="005379BE" w:rsidRDefault="005379BE" w:rsidP="005379BE">
      <w:pPr>
        <w:spacing w:after="240" w:line="276" w:lineRule="auto"/>
        <w:ind w:firstLine="567"/>
        <w:rPr>
          <w:rFonts w:ascii="Arial" w:hAnsi="Arial" w:cs="Arial"/>
        </w:rPr>
      </w:pPr>
      <w:r>
        <w:rPr>
          <w:rFonts w:ascii="Arial" w:hAnsi="Arial" w:cs="Arial"/>
        </w:rPr>
        <w:lastRenderedPageBreak/>
        <w:t xml:space="preserve">По факту согласования запроса на корректировку может быть активирована или деактивирована автоматическая корректировка потребности. Если она деактивирована, то </w:t>
      </w:r>
      <w:r w:rsidR="00342E21">
        <w:rPr>
          <w:rFonts w:ascii="Arial" w:hAnsi="Arial" w:cs="Arial"/>
        </w:rPr>
        <w:t>при формировании отчёта</w:t>
      </w:r>
      <w:r>
        <w:rPr>
          <w:rFonts w:ascii="Arial" w:hAnsi="Arial" w:cs="Arial"/>
        </w:rPr>
        <w:t xml:space="preserve"> проверяется наличие согласованных запросов на корректировку с датой(временем) согласования большей, чем дата(время) последней корректировки данной потребности. Если такие запросы найдены, то </w:t>
      </w:r>
      <w:r w:rsidR="00607A05">
        <w:rPr>
          <w:rFonts w:ascii="Arial" w:hAnsi="Arial" w:cs="Arial"/>
        </w:rPr>
        <w:t>Анализ результа</w:t>
      </w:r>
      <w:r w:rsidR="00607A05" w:rsidRPr="007D7452">
        <w:rPr>
          <w:rFonts w:ascii="Arial" w:hAnsi="Arial" w:cs="Arial"/>
        </w:rPr>
        <w:t>тов ППМ</w:t>
      </w:r>
      <w:r>
        <w:rPr>
          <w:rFonts w:ascii="Arial" w:hAnsi="Arial" w:cs="Arial"/>
        </w:rPr>
        <w:t xml:space="preserve"> показывает данную потребность с учётом корректировок указанных в запросе на корректировку и особую ситуацию «</w:t>
      </w:r>
      <w:r w:rsidRPr="005379BE">
        <w:rPr>
          <w:rFonts w:ascii="Arial" w:hAnsi="Arial" w:cs="Arial"/>
        </w:rPr>
        <w:t>Потребность не соответствует согласованному запросу на корректировку</w:t>
      </w:r>
      <w:r>
        <w:rPr>
          <w:rFonts w:ascii="Arial" w:hAnsi="Arial" w:cs="Arial"/>
        </w:rPr>
        <w:t>».</w:t>
      </w:r>
    </w:p>
    <w:p w14:paraId="32040C29" w14:textId="77777777" w:rsidR="00496C4E" w:rsidRDefault="00496C4E" w:rsidP="00496C4E">
      <w:pPr>
        <w:spacing w:after="240" w:line="276" w:lineRule="auto"/>
        <w:ind w:firstLine="567"/>
        <w:rPr>
          <w:rFonts w:ascii="Arial" w:hAnsi="Arial" w:cs="Arial"/>
          <w:szCs w:val="24"/>
        </w:rPr>
      </w:pPr>
      <w:r w:rsidRPr="008E6F4F">
        <w:rPr>
          <w:rFonts w:ascii="Arial" w:hAnsi="Arial" w:cs="Arial"/>
          <w:szCs w:val="24"/>
        </w:rPr>
        <w:t xml:space="preserve">Для расшифровки </w:t>
      </w:r>
      <w:r>
        <w:rPr>
          <w:rFonts w:ascii="Arial" w:hAnsi="Arial" w:cs="Arial"/>
          <w:szCs w:val="24"/>
        </w:rPr>
        <w:t xml:space="preserve">особых ситуаций с </w:t>
      </w:r>
      <w:r w:rsidRPr="008E6F4F">
        <w:rPr>
          <w:rFonts w:ascii="Arial" w:hAnsi="Arial" w:cs="Arial"/>
          <w:szCs w:val="24"/>
        </w:rPr>
        <w:t>избыточн</w:t>
      </w:r>
      <w:r>
        <w:rPr>
          <w:rFonts w:ascii="Arial" w:hAnsi="Arial" w:cs="Arial"/>
          <w:szCs w:val="24"/>
        </w:rPr>
        <w:t>ым</w:t>
      </w:r>
      <w:r w:rsidRPr="008E6F4F">
        <w:rPr>
          <w:rFonts w:ascii="Arial" w:hAnsi="Arial" w:cs="Arial"/>
          <w:szCs w:val="24"/>
        </w:rPr>
        <w:t xml:space="preserve"> </w:t>
      </w:r>
      <w:r>
        <w:rPr>
          <w:rFonts w:ascii="Arial" w:hAnsi="Arial" w:cs="Arial"/>
          <w:szCs w:val="24"/>
        </w:rPr>
        <w:t>объёмом плановых поступлений и запасов возможен переход в отчёт по истории изменений потребностей с определением причины возникновения:</w:t>
      </w:r>
    </w:p>
    <w:p w14:paraId="60534959" w14:textId="77777777" w:rsidR="00496C4E" w:rsidRPr="008E6F4F" w:rsidRDefault="00496C4E" w:rsidP="005F6568">
      <w:pPr>
        <w:pStyle w:val="afff4"/>
        <w:numPr>
          <w:ilvl w:val="0"/>
          <w:numId w:val="16"/>
        </w:numPr>
        <w:tabs>
          <w:tab w:val="left" w:pos="993"/>
        </w:tabs>
        <w:rPr>
          <w:rFonts w:ascii="Arial" w:hAnsi="Arial" w:cs="Arial"/>
          <w:szCs w:val="24"/>
        </w:rPr>
      </w:pPr>
      <w:r w:rsidRPr="008E6F4F">
        <w:rPr>
          <w:rFonts w:ascii="Arial" w:hAnsi="Arial" w:cs="Arial"/>
          <w:szCs w:val="24"/>
        </w:rPr>
        <w:t>Закупка сверх заявки;</w:t>
      </w:r>
    </w:p>
    <w:p w14:paraId="7631CDF8" w14:textId="77777777" w:rsidR="00496C4E" w:rsidRPr="008E6F4F" w:rsidRDefault="00496C4E" w:rsidP="005F6568">
      <w:pPr>
        <w:pStyle w:val="afff4"/>
        <w:numPr>
          <w:ilvl w:val="0"/>
          <w:numId w:val="16"/>
        </w:numPr>
        <w:tabs>
          <w:tab w:val="left" w:pos="993"/>
        </w:tabs>
        <w:rPr>
          <w:rFonts w:ascii="Arial" w:hAnsi="Arial" w:cs="Arial"/>
          <w:szCs w:val="24"/>
        </w:rPr>
      </w:pPr>
      <w:r>
        <w:rPr>
          <w:rFonts w:ascii="Arial" w:hAnsi="Arial" w:cs="Arial"/>
          <w:szCs w:val="24"/>
        </w:rPr>
        <w:t>Уменьшение аварийного/</w:t>
      </w:r>
      <w:proofErr w:type="spellStart"/>
      <w:r>
        <w:rPr>
          <w:rFonts w:ascii="Arial" w:hAnsi="Arial" w:cs="Arial"/>
          <w:szCs w:val="24"/>
        </w:rPr>
        <w:t>ГОиЧС</w:t>
      </w:r>
      <w:proofErr w:type="spellEnd"/>
      <w:r>
        <w:rPr>
          <w:rFonts w:ascii="Arial" w:hAnsi="Arial" w:cs="Arial"/>
          <w:szCs w:val="24"/>
        </w:rPr>
        <w:t xml:space="preserve"> запаса</w:t>
      </w:r>
      <w:r w:rsidRPr="008E6F4F">
        <w:rPr>
          <w:rFonts w:ascii="Arial" w:hAnsi="Arial" w:cs="Arial"/>
          <w:szCs w:val="24"/>
        </w:rPr>
        <w:t>;</w:t>
      </w:r>
    </w:p>
    <w:p w14:paraId="6FB79FD9" w14:textId="77777777" w:rsidR="00496C4E" w:rsidRPr="008E6F4F" w:rsidRDefault="00496C4E" w:rsidP="005F6568">
      <w:pPr>
        <w:pStyle w:val="afff4"/>
        <w:numPr>
          <w:ilvl w:val="0"/>
          <w:numId w:val="16"/>
        </w:numPr>
        <w:tabs>
          <w:tab w:val="left" w:pos="993"/>
        </w:tabs>
        <w:rPr>
          <w:rFonts w:ascii="Arial" w:hAnsi="Arial" w:cs="Arial"/>
          <w:szCs w:val="24"/>
        </w:rPr>
      </w:pPr>
      <w:r w:rsidRPr="008E6F4F">
        <w:rPr>
          <w:rFonts w:ascii="Arial" w:hAnsi="Arial" w:cs="Arial"/>
          <w:szCs w:val="24"/>
        </w:rPr>
        <w:t>Ум</w:t>
      </w:r>
      <w:r>
        <w:rPr>
          <w:rFonts w:ascii="Arial" w:hAnsi="Arial" w:cs="Arial"/>
          <w:szCs w:val="24"/>
        </w:rPr>
        <w:t>еньшение страхового запаса</w:t>
      </w:r>
      <w:r w:rsidRPr="008E6F4F">
        <w:rPr>
          <w:rFonts w:ascii="Arial" w:hAnsi="Arial" w:cs="Arial"/>
          <w:szCs w:val="24"/>
        </w:rPr>
        <w:t>;</w:t>
      </w:r>
    </w:p>
    <w:p w14:paraId="727C324D" w14:textId="77777777" w:rsidR="00496C4E" w:rsidRDefault="00496C4E" w:rsidP="005F6568">
      <w:pPr>
        <w:pStyle w:val="afff4"/>
        <w:numPr>
          <w:ilvl w:val="0"/>
          <w:numId w:val="16"/>
        </w:numPr>
        <w:tabs>
          <w:tab w:val="left" w:pos="993"/>
        </w:tabs>
        <w:rPr>
          <w:rFonts w:ascii="Arial" w:hAnsi="Arial" w:cs="Arial"/>
          <w:szCs w:val="24"/>
        </w:rPr>
      </w:pPr>
      <w:r w:rsidRPr="008E6F4F">
        <w:rPr>
          <w:rFonts w:ascii="Arial" w:hAnsi="Arial" w:cs="Arial"/>
          <w:szCs w:val="24"/>
        </w:rPr>
        <w:t>Уменьшение потребности</w:t>
      </w:r>
      <w:r>
        <w:rPr>
          <w:rFonts w:ascii="Arial" w:hAnsi="Arial" w:cs="Arial"/>
          <w:szCs w:val="24"/>
        </w:rPr>
        <w:t xml:space="preserve"> (с расшифровкой по потребностям)</w:t>
      </w:r>
      <w:r w:rsidRPr="008E6F4F">
        <w:rPr>
          <w:rFonts w:ascii="Arial" w:hAnsi="Arial" w:cs="Arial"/>
          <w:szCs w:val="24"/>
        </w:rPr>
        <w:t>;</w:t>
      </w:r>
    </w:p>
    <w:p w14:paraId="7A8DAC97" w14:textId="77777777" w:rsidR="00DE1A63" w:rsidRPr="008E6F4F" w:rsidRDefault="00DE1A63" w:rsidP="00005529">
      <w:pPr>
        <w:spacing w:after="240" w:line="276" w:lineRule="auto"/>
        <w:ind w:firstLine="567"/>
        <w:rPr>
          <w:rFonts w:ascii="Arial" w:hAnsi="Arial" w:cs="Arial"/>
          <w:szCs w:val="24"/>
        </w:rPr>
      </w:pPr>
      <w:r>
        <w:rPr>
          <w:rFonts w:ascii="Arial" w:hAnsi="Arial" w:cs="Arial"/>
          <w:szCs w:val="24"/>
        </w:rPr>
        <w:t xml:space="preserve">Если для потребности на МТР закупаемым по ОЛ/ТЗ существует </w:t>
      </w:r>
      <w:r w:rsidR="00B52460">
        <w:rPr>
          <w:rFonts w:ascii="Arial" w:hAnsi="Arial" w:cs="Arial"/>
          <w:szCs w:val="24"/>
        </w:rPr>
        <w:t xml:space="preserve">свободный </w:t>
      </w:r>
      <w:r>
        <w:rPr>
          <w:rFonts w:ascii="Arial" w:hAnsi="Arial" w:cs="Arial"/>
          <w:szCs w:val="24"/>
        </w:rPr>
        <w:t>запас</w:t>
      </w:r>
      <w:r w:rsidR="00B52460">
        <w:rPr>
          <w:rFonts w:ascii="Arial" w:hAnsi="Arial" w:cs="Arial"/>
          <w:szCs w:val="24"/>
        </w:rPr>
        <w:t xml:space="preserve">, Сток-контролёр получит в отчёте особую ситуацию о </w:t>
      </w:r>
      <w:r w:rsidR="00B52460" w:rsidRPr="008E6F4F">
        <w:rPr>
          <w:rFonts w:ascii="Arial" w:hAnsi="Arial" w:cs="Arial"/>
          <w:szCs w:val="24"/>
        </w:rPr>
        <w:t>избыточн</w:t>
      </w:r>
      <w:r w:rsidR="00B52460">
        <w:rPr>
          <w:rFonts w:ascii="Arial" w:hAnsi="Arial" w:cs="Arial"/>
          <w:szCs w:val="24"/>
        </w:rPr>
        <w:t>ом</w:t>
      </w:r>
      <w:r w:rsidR="00B52460" w:rsidRPr="008E6F4F">
        <w:rPr>
          <w:rFonts w:ascii="Arial" w:hAnsi="Arial" w:cs="Arial"/>
          <w:szCs w:val="24"/>
        </w:rPr>
        <w:t xml:space="preserve"> </w:t>
      </w:r>
      <w:r w:rsidR="00B52460">
        <w:rPr>
          <w:rFonts w:ascii="Arial" w:hAnsi="Arial" w:cs="Arial"/>
          <w:szCs w:val="24"/>
        </w:rPr>
        <w:t>объёме плановых поступлений. Если данный запас подходит для новой потребности</w:t>
      </w:r>
      <w:r>
        <w:rPr>
          <w:rFonts w:ascii="Arial" w:hAnsi="Arial" w:cs="Arial"/>
          <w:szCs w:val="24"/>
        </w:rPr>
        <w:t xml:space="preserve"> и нет необходимости выполнять закупку, то для </w:t>
      </w:r>
      <w:r w:rsidR="00B52460">
        <w:rPr>
          <w:rFonts w:ascii="Arial" w:hAnsi="Arial" w:cs="Arial"/>
          <w:szCs w:val="24"/>
        </w:rPr>
        <w:t xml:space="preserve">резервирования и дальнейшего списания этого запаса </w:t>
      </w:r>
      <w:r w:rsidR="00B52460">
        <w:rPr>
          <w:rFonts w:ascii="Arial" w:hAnsi="Arial" w:cs="Arial"/>
        </w:rPr>
        <w:t xml:space="preserve">Сток-контролёр должен поменять номер потребности в признаке партии (т.к. </w:t>
      </w:r>
      <w:r>
        <w:rPr>
          <w:rFonts w:ascii="Arial" w:hAnsi="Arial" w:cs="Arial"/>
        </w:rPr>
        <w:t xml:space="preserve">ранее </w:t>
      </w:r>
      <w:r w:rsidR="00B52460">
        <w:rPr>
          <w:rFonts w:ascii="Arial" w:hAnsi="Arial" w:cs="Arial"/>
        </w:rPr>
        <w:t xml:space="preserve">этот запас </w:t>
      </w:r>
      <w:r>
        <w:rPr>
          <w:rFonts w:ascii="Arial" w:hAnsi="Arial" w:cs="Arial"/>
        </w:rPr>
        <w:t xml:space="preserve">закупался под </w:t>
      </w:r>
      <w:r w:rsidR="00B52460">
        <w:rPr>
          <w:rFonts w:ascii="Arial" w:hAnsi="Arial" w:cs="Arial"/>
        </w:rPr>
        <w:t>другую</w:t>
      </w:r>
      <w:r>
        <w:rPr>
          <w:rFonts w:ascii="Arial" w:hAnsi="Arial" w:cs="Arial"/>
        </w:rPr>
        <w:t xml:space="preserve"> потребность</w:t>
      </w:r>
      <w:r w:rsidR="00B52460">
        <w:rPr>
          <w:rFonts w:ascii="Arial" w:hAnsi="Arial" w:cs="Arial"/>
        </w:rPr>
        <w:t>), а заявку на закупку отклонить.</w:t>
      </w:r>
    </w:p>
    <w:p w14:paraId="28231ABD" w14:textId="77777777" w:rsidR="00B37EDF" w:rsidRDefault="008F4903" w:rsidP="00B37EDF">
      <w:pPr>
        <w:spacing w:after="240" w:line="276" w:lineRule="auto"/>
        <w:ind w:firstLine="567"/>
        <w:rPr>
          <w:rFonts w:ascii="Arial" w:hAnsi="Arial" w:cs="Arial"/>
        </w:rPr>
      </w:pPr>
      <w:r>
        <w:rPr>
          <w:rFonts w:ascii="Arial" w:hAnsi="Arial" w:cs="Arial"/>
        </w:rPr>
        <w:t>З</w:t>
      </w:r>
      <w:r w:rsidR="00B37EDF">
        <w:rPr>
          <w:rFonts w:ascii="Arial" w:hAnsi="Arial" w:cs="Arial"/>
        </w:rPr>
        <w:t xml:space="preserve">адачей сток-контролера является оперативное выявление </w:t>
      </w:r>
      <w:r>
        <w:rPr>
          <w:rFonts w:ascii="Arial" w:hAnsi="Arial" w:cs="Arial"/>
        </w:rPr>
        <w:t>особ</w:t>
      </w:r>
      <w:r w:rsidR="00B37EDF">
        <w:rPr>
          <w:rFonts w:ascii="Arial" w:hAnsi="Arial" w:cs="Arial"/>
        </w:rPr>
        <w:t>ых ситуаций и проработка мероприятий по урегулированию возникших рассогласований по срокам/объемам:</w:t>
      </w:r>
    </w:p>
    <w:p w14:paraId="65C57E21" w14:textId="77777777" w:rsidR="00B37EDF" w:rsidRDefault="00B37EDF" w:rsidP="005F6568">
      <w:pPr>
        <w:pStyle w:val="afa"/>
        <w:numPr>
          <w:ilvl w:val="0"/>
          <w:numId w:val="45"/>
        </w:numPr>
        <w:spacing w:after="240" w:line="276" w:lineRule="auto"/>
        <w:rPr>
          <w:rFonts w:ascii="Arial" w:hAnsi="Arial" w:cs="Arial"/>
        </w:rPr>
      </w:pPr>
      <w:r>
        <w:rPr>
          <w:rFonts w:ascii="Arial" w:hAnsi="Arial" w:cs="Arial"/>
        </w:rPr>
        <w:t>Согласование с Заявителем потребности смещение сроков потребности (на более поздние сроки)</w:t>
      </w:r>
    </w:p>
    <w:p w14:paraId="64849E0A" w14:textId="77777777" w:rsidR="00B37EDF" w:rsidRDefault="00B37EDF" w:rsidP="005F6568">
      <w:pPr>
        <w:pStyle w:val="afa"/>
        <w:numPr>
          <w:ilvl w:val="0"/>
          <w:numId w:val="45"/>
        </w:numPr>
        <w:spacing w:after="240" w:line="276" w:lineRule="auto"/>
        <w:rPr>
          <w:rFonts w:ascii="Arial" w:hAnsi="Arial" w:cs="Arial"/>
        </w:rPr>
      </w:pPr>
      <w:r>
        <w:rPr>
          <w:rFonts w:ascii="Arial" w:hAnsi="Arial" w:cs="Arial"/>
        </w:rPr>
        <w:t>Согласование с Закупщиком смещение сроков поставки МТР (на более ранние сроки)</w:t>
      </w:r>
    </w:p>
    <w:p w14:paraId="4EAFCE9B" w14:textId="77777777" w:rsidR="00B37EDF" w:rsidRDefault="00B37EDF" w:rsidP="00B37EDF">
      <w:pPr>
        <w:spacing w:after="240" w:line="276" w:lineRule="auto"/>
        <w:ind w:firstLine="567"/>
        <w:rPr>
          <w:rFonts w:ascii="Arial" w:hAnsi="Arial" w:cs="Arial"/>
        </w:rPr>
      </w:pPr>
      <w:r>
        <w:rPr>
          <w:rFonts w:ascii="Arial" w:hAnsi="Arial" w:cs="Arial"/>
        </w:rPr>
        <w:t>Взаимодействие сток-контролера с Заявителями потребности и с Закупщиками осуществляется</w:t>
      </w:r>
      <w:r w:rsidR="00496C4E">
        <w:rPr>
          <w:rFonts w:ascii="Arial" w:hAnsi="Arial" w:cs="Arial"/>
        </w:rPr>
        <w:t xml:space="preserve"> через Запросы на корректировку</w:t>
      </w:r>
      <w:r w:rsidR="00E220E1">
        <w:rPr>
          <w:rFonts w:ascii="Arial" w:hAnsi="Arial" w:cs="Arial"/>
        </w:rPr>
        <w:t>.</w:t>
      </w:r>
    </w:p>
    <w:p w14:paraId="4995FC81" w14:textId="77777777" w:rsidR="00E220E1" w:rsidRDefault="00E220E1" w:rsidP="00B37EDF">
      <w:pPr>
        <w:spacing w:after="240" w:line="276" w:lineRule="auto"/>
        <w:ind w:firstLine="567"/>
        <w:rPr>
          <w:rFonts w:ascii="Arial" w:hAnsi="Arial" w:cs="Arial"/>
        </w:rPr>
      </w:pPr>
      <w:r>
        <w:rPr>
          <w:rFonts w:ascii="Arial" w:hAnsi="Arial" w:cs="Arial"/>
        </w:rPr>
        <w:t xml:space="preserve">Запрос на корректировку – системный документ, который будет разработан специально для компании Полюс, позволяющий формализовать взаимодействие </w:t>
      </w:r>
      <w:r w:rsidR="00B87B51">
        <w:rPr>
          <w:rFonts w:ascii="Arial" w:hAnsi="Arial" w:cs="Arial"/>
        </w:rPr>
        <w:t>С</w:t>
      </w:r>
      <w:r>
        <w:rPr>
          <w:rFonts w:ascii="Arial" w:hAnsi="Arial" w:cs="Arial"/>
        </w:rPr>
        <w:t>ток-контролер</w:t>
      </w:r>
      <w:r w:rsidR="00B87B51">
        <w:rPr>
          <w:rFonts w:ascii="Arial" w:hAnsi="Arial" w:cs="Arial"/>
        </w:rPr>
        <w:t>ов</w:t>
      </w:r>
      <w:r>
        <w:rPr>
          <w:rFonts w:ascii="Arial" w:hAnsi="Arial" w:cs="Arial"/>
        </w:rPr>
        <w:t xml:space="preserve"> с Закупщиками и Заявителями потребности.</w:t>
      </w:r>
    </w:p>
    <w:p w14:paraId="1A04C5CB" w14:textId="77777777" w:rsidR="0011270B" w:rsidRDefault="00762E9F" w:rsidP="00B37EDF">
      <w:pPr>
        <w:spacing w:after="240" w:line="276" w:lineRule="auto"/>
        <w:ind w:firstLine="567"/>
        <w:rPr>
          <w:rFonts w:ascii="Arial" w:hAnsi="Arial" w:cs="Arial"/>
        </w:rPr>
      </w:pPr>
      <w:r>
        <w:rPr>
          <w:rFonts w:ascii="Arial" w:hAnsi="Arial" w:cs="Arial"/>
        </w:rPr>
        <w:t>У запроса есть инициатор и согласующий. В зависимости от роли инициатора, ему доступны запросы корректировки определённых документов (виды запросов), в зависимости от которых, в свою очередь, определяется согласующий.</w:t>
      </w:r>
    </w:p>
    <w:p w14:paraId="4424C9EC" w14:textId="77777777" w:rsidR="00762E9F" w:rsidRDefault="006A6945" w:rsidP="00B37EDF">
      <w:pPr>
        <w:spacing w:after="240" w:line="276" w:lineRule="auto"/>
        <w:ind w:firstLine="567"/>
        <w:rPr>
          <w:rFonts w:ascii="Arial" w:hAnsi="Arial" w:cs="Arial"/>
        </w:rPr>
      </w:pPr>
      <w:r>
        <w:rPr>
          <w:rFonts w:ascii="Arial" w:hAnsi="Arial" w:cs="Arial"/>
        </w:rPr>
        <w:lastRenderedPageBreak/>
        <w:t xml:space="preserve">По инициативе </w:t>
      </w:r>
      <w:r w:rsidR="00C14DF2">
        <w:rPr>
          <w:rFonts w:ascii="Arial" w:hAnsi="Arial" w:cs="Arial"/>
        </w:rPr>
        <w:t>З</w:t>
      </w:r>
      <w:r>
        <w:rPr>
          <w:rFonts w:ascii="Arial" w:hAnsi="Arial" w:cs="Arial"/>
        </w:rPr>
        <w:t>акупщика может быть создан запрос на корректировку</w:t>
      </w:r>
      <w:r w:rsidR="00762E9F">
        <w:rPr>
          <w:rFonts w:ascii="Arial" w:hAnsi="Arial" w:cs="Arial"/>
        </w:rPr>
        <w:t>:</w:t>
      </w:r>
    </w:p>
    <w:p w14:paraId="52634005" w14:textId="77777777" w:rsidR="003B2E6E" w:rsidRDefault="0011270B" w:rsidP="005F6568">
      <w:pPr>
        <w:pStyle w:val="afa"/>
        <w:numPr>
          <w:ilvl w:val="0"/>
          <w:numId w:val="61"/>
        </w:numPr>
        <w:spacing w:after="240" w:line="276" w:lineRule="auto"/>
        <w:rPr>
          <w:rFonts w:ascii="Arial" w:hAnsi="Arial" w:cs="Arial"/>
        </w:rPr>
      </w:pPr>
      <w:r w:rsidRPr="00762E9F">
        <w:rPr>
          <w:rFonts w:ascii="Arial" w:hAnsi="Arial" w:cs="Arial"/>
        </w:rPr>
        <w:t>заявки на закупку МТР</w:t>
      </w:r>
      <w:r w:rsidR="006A6945">
        <w:rPr>
          <w:rFonts w:ascii="Arial" w:hAnsi="Arial" w:cs="Arial"/>
        </w:rPr>
        <w:t xml:space="preserve"> (создание описано в КД «Закупка МТР, работ, услуг»)</w:t>
      </w:r>
      <w:r w:rsidR="00762E9F">
        <w:rPr>
          <w:rFonts w:ascii="Arial" w:hAnsi="Arial" w:cs="Arial"/>
        </w:rPr>
        <w:t xml:space="preserve"> – при этом согласующим будет Сток-контролёр</w:t>
      </w:r>
      <w:r w:rsidRPr="00762E9F">
        <w:rPr>
          <w:rFonts w:ascii="Arial" w:hAnsi="Arial" w:cs="Arial"/>
        </w:rPr>
        <w:t>.</w:t>
      </w:r>
    </w:p>
    <w:p w14:paraId="449BDF20" w14:textId="77777777" w:rsidR="006A6945" w:rsidRPr="006A6945" w:rsidRDefault="006A6945" w:rsidP="006A6945">
      <w:pPr>
        <w:pStyle w:val="afa"/>
        <w:spacing w:after="240" w:line="276" w:lineRule="auto"/>
        <w:ind w:left="1287"/>
        <w:rPr>
          <w:rFonts w:ascii="Arial" w:hAnsi="Arial" w:cs="Arial"/>
        </w:rPr>
      </w:pPr>
      <w:r w:rsidRPr="006A6945">
        <w:rPr>
          <w:rFonts w:ascii="Arial" w:hAnsi="Arial" w:cs="Arial"/>
        </w:rPr>
        <w:t xml:space="preserve">Сток-контролер открывает транзакцию </w:t>
      </w:r>
      <w:r>
        <w:rPr>
          <w:rFonts w:ascii="Arial" w:hAnsi="Arial" w:cs="Arial"/>
        </w:rPr>
        <w:t>о</w:t>
      </w:r>
      <w:r w:rsidRPr="006A6945">
        <w:rPr>
          <w:rFonts w:ascii="Arial" w:hAnsi="Arial" w:cs="Arial"/>
        </w:rPr>
        <w:t>бработк</w:t>
      </w:r>
      <w:r>
        <w:rPr>
          <w:rFonts w:ascii="Arial" w:hAnsi="Arial" w:cs="Arial"/>
        </w:rPr>
        <w:t>и</w:t>
      </w:r>
      <w:r w:rsidRPr="006A6945">
        <w:rPr>
          <w:rFonts w:ascii="Arial" w:hAnsi="Arial" w:cs="Arial"/>
        </w:rPr>
        <w:t xml:space="preserve"> запросов на корректировку потребности (разработка ММ07 «Обработка запросов на корректировку»). Просматривает предлагаемые закупщиком изменения. Для согласования запроса на корректировку сток-контролер нажимает на кнопку «Принять». Для отклонения запроса на корректировку сток-контролер нажимает на кнопку «Отклонить»</w:t>
      </w:r>
      <w:r w:rsidR="00F806C1">
        <w:rPr>
          <w:rFonts w:ascii="Arial" w:hAnsi="Arial" w:cs="Arial"/>
        </w:rPr>
        <w:t>, при этом инициатору запроса отправляется извещение об отклонении</w:t>
      </w:r>
      <w:r w:rsidRPr="006A6945">
        <w:rPr>
          <w:rFonts w:ascii="Arial" w:hAnsi="Arial" w:cs="Arial"/>
        </w:rPr>
        <w:t xml:space="preserve">. </w:t>
      </w:r>
    </w:p>
    <w:p w14:paraId="2ACBAA44" w14:textId="77777777" w:rsidR="006A6945" w:rsidRDefault="006A6945" w:rsidP="006A6945">
      <w:pPr>
        <w:pStyle w:val="afa"/>
        <w:spacing w:after="240" w:line="276" w:lineRule="auto"/>
        <w:ind w:left="1287"/>
        <w:rPr>
          <w:rFonts w:ascii="Arial" w:hAnsi="Arial" w:cs="Arial"/>
        </w:rPr>
      </w:pPr>
      <w:r w:rsidRPr="006A6945">
        <w:rPr>
          <w:rFonts w:ascii="Arial" w:hAnsi="Arial" w:cs="Arial"/>
        </w:rPr>
        <w:t>В случае принятия запроса на корректировку, происходит автоматическое изменение заявки на закупку МТР, указанной в запросе на корректировку (в соответствии с данными самого запроса).</w:t>
      </w:r>
    </w:p>
    <w:p w14:paraId="624FABCC" w14:textId="77777777" w:rsidR="00762E9F" w:rsidRDefault="006A6945" w:rsidP="00B37EDF">
      <w:pPr>
        <w:spacing w:after="240" w:line="276" w:lineRule="auto"/>
        <w:ind w:firstLine="567"/>
        <w:rPr>
          <w:rFonts w:ascii="Arial" w:hAnsi="Arial" w:cs="Arial"/>
        </w:rPr>
      </w:pPr>
      <w:r>
        <w:rPr>
          <w:rFonts w:ascii="Arial" w:hAnsi="Arial" w:cs="Arial"/>
        </w:rPr>
        <w:t xml:space="preserve">По инициативе </w:t>
      </w:r>
      <w:r w:rsidR="00C14DF2">
        <w:rPr>
          <w:rFonts w:ascii="Arial" w:hAnsi="Arial" w:cs="Arial"/>
        </w:rPr>
        <w:t>М</w:t>
      </w:r>
      <w:r w:rsidR="00762E9F">
        <w:rPr>
          <w:rFonts w:ascii="Arial" w:hAnsi="Arial" w:cs="Arial"/>
        </w:rPr>
        <w:t>енеджер</w:t>
      </w:r>
      <w:r>
        <w:rPr>
          <w:rFonts w:ascii="Arial" w:hAnsi="Arial" w:cs="Arial"/>
        </w:rPr>
        <w:t>а</w:t>
      </w:r>
      <w:r w:rsidR="00762E9F">
        <w:rPr>
          <w:rFonts w:ascii="Arial" w:hAnsi="Arial" w:cs="Arial"/>
        </w:rPr>
        <w:t xml:space="preserve"> по сопровождению договора может</w:t>
      </w:r>
      <w:r w:rsidRPr="006A6945">
        <w:rPr>
          <w:rFonts w:ascii="Arial" w:hAnsi="Arial" w:cs="Arial"/>
        </w:rPr>
        <w:t xml:space="preserve"> быть создан запрос на корректировку</w:t>
      </w:r>
      <w:r w:rsidR="00762E9F">
        <w:rPr>
          <w:rFonts w:ascii="Arial" w:hAnsi="Arial" w:cs="Arial"/>
        </w:rPr>
        <w:t>:</w:t>
      </w:r>
    </w:p>
    <w:p w14:paraId="257E9AAF" w14:textId="77777777" w:rsidR="00762E9F" w:rsidRDefault="00762E9F" w:rsidP="005F6568">
      <w:pPr>
        <w:pStyle w:val="afa"/>
        <w:numPr>
          <w:ilvl w:val="0"/>
          <w:numId w:val="61"/>
        </w:numPr>
        <w:spacing w:after="240" w:line="276" w:lineRule="auto"/>
        <w:rPr>
          <w:rFonts w:ascii="Arial" w:hAnsi="Arial" w:cs="Arial"/>
        </w:rPr>
      </w:pPr>
      <w:r>
        <w:rPr>
          <w:rFonts w:ascii="Arial" w:hAnsi="Arial" w:cs="Arial"/>
        </w:rPr>
        <w:t xml:space="preserve">спецификации </w:t>
      </w:r>
      <w:r w:rsidR="006A6945">
        <w:rPr>
          <w:rFonts w:ascii="Arial" w:hAnsi="Arial" w:cs="Arial"/>
        </w:rPr>
        <w:t xml:space="preserve">(создание описано в КД «Закупка МТР, работ, услуг») </w:t>
      </w:r>
      <w:r>
        <w:rPr>
          <w:rFonts w:ascii="Arial" w:hAnsi="Arial" w:cs="Arial"/>
        </w:rPr>
        <w:t xml:space="preserve">– при </w:t>
      </w:r>
      <w:r w:rsidR="00C14DF2">
        <w:rPr>
          <w:rFonts w:ascii="Arial" w:hAnsi="Arial" w:cs="Arial"/>
        </w:rPr>
        <w:t>этом, если</w:t>
      </w:r>
      <w:r w:rsidR="00C14DF2" w:rsidRPr="00C14DF2">
        <w:rPr>
          <w:rFonts w:ascii="Arial" w:hAnsi="Arial" w:cs="Arial"/>
        </w:rPr>
        <w:t xml:space="preserve"> предлагаемая корректировка является существенной</w:t>
      </w:r>
      <w:r w:rsidR="00C14DF2">
        <w:rPr>
          <w:rFonts w:ascii="Arial" w:hAnsi="Arial" w:cs="Arial"/>
        </w:rPr>
        <w:t>,</w:t>
      </w:r>
      <w:r w:rsidR="00C14DF2" w:rsidRPr="00C14DF2">
        <w:rPr>
          <w:rFonts w:ascii="Arial" w:hAnsi="Arial" w:cs="Arial"/>
        </w:rPr>
        <w:t xml:space="preserve"> </w:t>
      </w:r>
      <w:r>
        <w:rPr>
          <w:rFonts w:ascii="Arial" w:hAnsi="Arial" w:cs="Arial"/>
        </w:rPr>
        <w:t>согласующим будет Сток-контролёр</w:t>
      </w:r>
      <w:r w:rsidRPr="00762E9F">
        <w:rPr>
          <w:rFonts w:ascii="Arial" w:hAnsi="Arial" w:cs="Arial"/>
        </w:rPr>
        <w:t>.</w:t>
      </w:r>
    </w:p>
    <w:p w14:paraId="050102CB" w14:textId="77777777" w:rsidR="008B753E" w:rsidRPr="008B753E" w:rsidRDefault="008B753E" w:rsidP="008B753E">
      <w:pPr>
        <w:pStyle w:val="afa"/>
        <w:spacing w:after="240" w:line="276" w:lineRule="auto"/>
        <w:ind w:left="1287"/>
        <w:rPr>
          <w:rFonts w:ascii="Arial" w:hAnsi="Arial" w:cs="Arial"/>
        </w:rPr>
      </w:pPr>
      <w:r w:rsidRPr="008B753E">
        <w:rPr>
          <w:rFonts w:ascii="Arial" w:hAnsi="Arial" w:cs="Arial"/>
        </w:rPr>
        <w:t xml:space="preserve">Сток-контролер открывает транзакцию обработки запросов на корректировку </w:t>
      </w:r>
      <w:r w:rsidR="00C14DF2">
        <w:rPr>
          <w:rFonts w:ascii="Arial" w:hAnsi="Arial" w:cs="Arial"/>
        </w:rPr>
        <w:t>спецификации</w:t>
      </w:r>
      <w:r w:rsidRPr="008B753E">
        <w:rPr>
          <w:rFonts w:ascii="Arial" w:hAnsi="Arial" w:cs="Arial"/>
        </w:rPr>
        <w:t xml:space="preserve"> (разработка ММ07 «Обработка запросов на корректировку»). Просматривает предлагаемые </w:t>
      </w:r>
      <w:r w:rsidR="00C14DF2">
        <w:rPr>
          <w:rFonts w:ascii="Arial" w:hAnsi="Arial" w:cs="Arial"/>
        </w:rPr>
        <w:t>м</w:t>
      </w:r>
      <w:r w:rsidR="00C14DF2" w:rsidRPr="00C14DF2">
        <w:rPr>
          <w:rFonts w:ascii="Arial" w:hAnsi="Arial" w:cs="Arial"/>
        </w:rPr>
        <w:t>енеджера по сопровождению договора</w:t>
      </w:r>
      <w:r w:rsidRPr="008B753E">
        <w:rPr>
          <w:rFonts w:ascii="Arial" w:hAnsi="Arial" w:cs="Arial"/>
        </w:rPr>
        <w:t xml:space="preserve"> изменения. Для согласования запроса на корректировку сток-контролер нажимает на кнопку «Принять». Для отклонения запроса на корректировку сток-контролер нажимает на кнопку «Отклонить»</w:t>
      </w:r>
      <w:r w:rsidR="00F806C1">
        <w:rPr>
          <w:rFonts w:ascii="Arial" w:hAnsi="Arial" w:cs="Arial"/>
        </w:rPr>
        <w:t>, при этом инициатору запроса отправляется извещение об отклонении</w:t>
      </w:r>
      <w:r w:rsidRPr="008B753E">
        <w:rPr>
          <w:rFonts w:ascii="Arial" w:hAnsi="Arial" w:cs="Arial"/>
        </w:rPr>
        <w:t xml:space="preserve">. </w:t>
      </w:r>
    </w:p>
    <w:p w14:paraId="12D4E9B6" w14:textId="77777777" w:rsidR="006A6945" w:rsidRPr="00762E9F" w:rsidRDefault="008B753E" w:rsidP="008B753E">
      <w:pPr>
        <w:pStyle w:val="afa"/>
        <w:spacing w:after="240" w:line="276" w:lineRule="auto"/>
        <w:ind w:left="1287"/>
        <w:rPr>
          <w:rFonts w:ascii="Arial" w:hAnsi="Arial" w:cs="Arial"/>
        </w:rPr>
      </w:pPr>
      <w:r w:rsidRPr="008B753E">
        <w:rPr>
          <w:rFonts w:ascii="Arial" w:hAnsi="Arial" w:cs="Arial"/>
        </w:rPr>
        <w:t xml:space="preserve">В случае принятия запроса на корректировку, </w:t>
      </w:r>
      <w:r w:rsidR="00C14DF2">
        <w:rPr>
          <w:rFonts w:ascii="Arial" w:hAnsi="Arial" w:cs="Arial"/>
        </w:rPr>
        <w:t xml:space="preserve">он передаётся на дальнейшее согласование и обработку Ответственному </w:t>
      </w:r>
      <w:r w:rsidR="00C14DF2" w:rsidRPr="00C14DF2">
        <w:rPr>
          <w:rFonts w:ascii="Arial" w:hAnsi="Arial" w:cs="Arial"/>
        </w:rPr>
        <w:t>за корректировку спецификации</w:t>
      </w:r>
      <w:r w:rsidR="00C14DF2">
        <w:rPr>
          <w:rFonts w:ascii="Arial" w:hAnsi="Arial" w:cs="Arial"/>
        </w:rPr>
        <w:t xml:space="preserve"> (описано в КД «Закупка МТР, работ, услуг»)</w:t>
      </w:r>
      <w:r w:rsidRPr="008B753E">
        <w:rPr>
          <w:rFonts w:ascii="Arial" w:hAnsi="Arial" w:cs="Arial"/>
        </w:rPr>
        <w:t>.</w:t>
      </w:r>
    </w:p>
    <w:p w14:paraId="0D1694EE" w14:textId="77777777" w:rsidR="00762E9F" w:rsidRDefault="00C14DF2" w:rsidP="00B37EDF">
      <w:pPr>
        <w:spacing w:after="240" w:line="276" w:lineRule="auto"/>
        <w:ind w:firstLine="567"/>
        <w:rPr>
          <w:rFonts w:ascii="Arial" w:hAnsi="Arial" w:cs="Arial"/>
        </w:rPr>
      </w:pPr>
      <w:r>
        <w:rPr>
          <w:rFonts w:ascii="Arial" w:hAnsi="Arial" w:cs="Arial"/>
        </w:rPr>
        <w:t>По инициативе с</w:t>
      </w:r>
      <w:r w:rsidR="00B87B51">
        <w:rPr>
          <w:rFonts w:ascii="Arial" w:hAnsi="Arial" w:cs="Arial"/>
        </w:rPr>
        <w:t>ток-контролёр</w:t>
      </w:r>
      <w:r>
        <w:rPr>
          <w:rFonts w:ascii="Arial" w:hAnsi="Arial" w:cs="Arial"/>
        </w:rPr>
        <w:t>а</w:t>
      </w:r>
      <w:r w:rsidR="00B87B51">
        <w:rPr>
          <w:rFonts w:ascii="Arial" w:hAnsi="Arial" w:cs="Arial"/>
        </w:rPr>
        <w:t xml:space="preserve"> </w:t>
      </w:r>
      <w:r w:rsidRPr="00C14DF2">
        <w:rPr>
          <w:rFonts w:ascii="Arial" w:hAnsi="Arial" w:cs="Arial"/>
        </w:rPr>
        <w:t>может быть создан запрос на корректировку</w:t>
      </w:r>
      <w:r w:rsidR="00B87B51">
        <w:rPr>
          <w:rFonts w:ascii="Arial" w:hAnsi="Arial" w:cs="Arial"/>
        </w:rPr>
        <w:t>:</w:t>
      </w:r>
    </w:p>
    <w:p w14:paraId="365C2F93" w14:textId="77777777" w:rsidR="00B87B51" w:rsidRDefault="00B87B51" w:rsidP="005F6568">
      <w:pPr>
        <w:pStyle w:val="afa"/>
        <w:numPr>
          <w:ilvl w:val="0"/>
          <w:numId w:val="61"/>
        </w:numPr>
        <w:spacing w:after="240" w:line="276" w:lineRule="auto"/>
        <w:rPr>
          <w:rFonts w:ascii="Arial" w:hAnsi="Arial" w:cs="Arial"/>
        </w:rPr>
      </w:pPr>
      <w:r>
        <w:rPr>
          <w:rFonts w:ascii="Arial" w:hAnsi="Arial" w:cs="Arial"/>
        </w:rPr>
        <w:t>потребности – при этом согласующим будет Заявитель потребности;</w:t>
      </w:r>
    </w:p>
    <w:p w14:paraId="0999EE53" w14:textId="77777777" w:rsidR="00B87B51" w:rsidRDefault="00B87B51" w:rsidP="005F6568">
      <w:pPr>
        <w:pStyle w:val="afa"/>
        <w:numPr>
          <w:ilvl w:val="0"/>
          <w:numId w:val="61"/>
        </w:numPr>
        <w:spacing w:after="240" w:line="276" w:lineRule="auto"/>
        <w:rPr>
          <w:rFonts w:ascii="Arial" w:hAnsi="Arial" w:cs="Arial"/>
        </w:rPr>
      </w:pPr>
      <w:r w:rsidRPr="00762E9F">
        <w:rPr>
          <w:rFonts w:ascii="Arial" w:hAnsi="Arial" w:cs="Arial"/>
        </w:rPr>
        <w:t>заявки на закупку МТР</w:t>
      </w:r>
      <w:r>
        <w:rPr>
          <w:rFonts w:ascii="Arial" w:hAnsi="Arial" w:cs="Arial"/>
        </w:rPr>
        <w:t xml:space="preserve"> – при этом согласующим будет Закупщик;</w:t>
      </w:r>
    </w:p>
    <w:p w14:paraId="7158AA69" w14:textId="7EBE6AAE" w:rsidR="00B87B51" w:rsidRDefault="00B87B51" w:rsidP="005F6568">
      <w:pPr>
        <w:pStyle w:val="afa"/>
        <w:numPr>
          <w:ilvl w:val="0"/>
          <w:numId w:val="61"/>
        </w:numPr>
        <w:spacing w:after="240" w:line="276" w:lineRule="auto"/>
        <w:rPr>
          <w:rFonts w:ascii="Arial" w:hAnsi="Arial" w:cs="Arial"/>
        </w:rPr>
      </w:pPr>
      <w:r>
        <w:rPr>
          <w:rFonts w:ascii="Arial" w:hAnsi="Arial" w:cs="Arial"/>
        </w:rPr>
        <w:t>спецификации</w:t>
      </w:r>
      <w:ins w:id="642" w:author="Kislov Vladimir" w:date="2021-03-23T18:52:00Z">
        <w:r w:rsidR="00FB5E59">
          <w:rPr>
            <w:rFonts w:ascii="Arial" w:hAnsi="Arial" w:cs="Arial"/>
          </w:rPr>
          <w:t xml:space="preserve"> (заказ на поставку)</w:t>
        </w:r>
      </w:ins>
      <w:r>
        <w:rPr>
          <w:rFonts w:ascii="Arial" w:hAnsi="Arial" w:cs="Arial"/>
        </w:rPr>
        <w:t xml:space="preserve"> – при этом согласующим будет Менеджер по сопровождению договора</w:t>
      </w:r>
      <w:r w:rsidRPr="00762E9F">
        <w:rPr>
          <w:rFonts w:ascii="Arial" w:hAnsi="Arial" w:cs="Arial"/>
        </w:rPr>
        <w:t>.</w:t>
      </w:r>
    </w:p>
    <w:p w14:paraId="718E6A30" w14:textId="77777777" w:rsidR="00E220E1" w:rsidRDefault="00E220E1" w:rsidP="00B37EDF">
      <w:pPr>
        <w:spacing w:after="240" w:line="276" w:lineRule="auto"/>
        <w:ind w:firstLine="567"/>
        <w:rPr>
          <w:rFonts w:ascii="Arial" w:hAnsi="Arial" w:cs="Arial"/>
        </w:rPr>
      </w:pPr>
      <w:r>
        <w:rPr>
          <w:rFonts w:ascii="Arial" w:hAnsi="Arial" w:cs="Arial"/>
        </w:rPr>
        <w:t>Запрос на корректировку содержит в себе:</w:t>
      </w:r>
    </w:p>
    <w:p w14:paraId="7F8CB0F0" w14:textId="77777777" w:rsidR="00E220E1" w:rsidRDefault="00E220E1" w:rsidP="005F6568">
      <w:pPr>
        <w:pStyle w:val="afa"/>
        <w:numPr>
          <w:ilvl w:val="0"/>
          <w:numId w:val="48"/>
        </w:numPr>
        <w:spacing w:after="240" w:line="276" w:lineRule="auto"/>
        <w:rPr>
          <w:rFonts w:ascii="Arial" w:hAnsi="Arial" w:cs="Arial"/>
        </w:rPr>
      </w:pPr>
      <w:r>
        <w:rPr>
          <w:rFonts w:ascii="Arial" w:hAnsi="Arial" w:cs="Arial"/>
        </w:rPr>
        <w:lastRenderedPageBreak/>
        <w:t>Номер исходного документа (потребность, заявка на закупку МТР, спецификация на поставку МТР)</w:t>
      </w:r>
      <w:r w:rsidR="00EA62C3">
        <w:rPr>
          <w:rFonts w:ascii="Arial" w:hAnsi="Arial" w:cs="Arial"/>
        </w:rPr>
        <w:t>;</w:t>
      </w:r>
    </w:p>
    <w:p w14:paraId="536CF0FB" w14:textId="77777777" w:rsidR="00E220E1" w:rsidRDefault="00E220E1" w:rsidP="005F6568">
      <w:pPr>
        <w:pStyle w:val="afa"/>
        <w:numPr>
          <w:ilvl w:val="0"/>
          <w:numId w:val="48"/>
        </w:numPr>
        <w:spacing w:after="240" w:line="276" w:lineRule="auto"/>
        <w:rPr>
          <w:rFonts w:ascii="Arial" w:hAnsi="Arial" w:cs="Arial"/>
        </w:rPr>
      </w:pPr>
      <w:r>
        <w:rPr>
          <w:rFonts w:ascii="Arial" w:hAnsi="Arial" w:cs="Arial"/>
        </w:rPr>
        <w:t>Позиция исходного документа</w:t>
      </w:r>
      <w:r w:rsidR="00EA62C3">
        <w:rPr>
          <w:rFonts w:ascii="Arial" w:hAnsi="Arial" w:cs="Arial"/>
        </w:rPr>
        <w:t>;</w:t>
      </w:r>
    </w:p>
    <w:p w14:paraId="1565A886" w14:textId="77777777" w:rsidR="00E220E1" w:rsidRDefault="00E220E1" w:rsidP="005F6568">
      <w:pPr>
        <w:pStyle w:val="afa"/>
        <w:numPr>
          <w:ilvl w:val="0"/>
          <w:numId w:val="48"/>
        </w:numPr>
        <w:spacing w:after="240" w:line="276" w:lineRule="auto"/>
        <w:rPr>
          <w:rFonts w:ascii="Arial" w:hAnsi="Arial" w:cs="Arial"/>
        </w:rPr>
      </w:pPr>
      <w:r>
        <w:rPr>
          <w:rFonts w:ascii="Arial" w:hAnsi="Arial" w:cs="Arial"/>
        </w:rPr>
        <w:t>Предлагаемая дата поставки</w:t>
      </w:r>
      <w:r w:rsidR="00B21CA9">
        <w:rPr>
          <w:rFonts w:ascii="Arial" w:hAnsi="Arial" w:cs="Arial"/>
        </w:rPr>
        <w:t xml:space="preserve"> (старое и новое значение)</w:t>
      </w:r>
      <w:r w:rsidR="00EA62C3">
        <w:rPr>
          <w:rFonts w:ascii="Arial" w:hAnsi="Arial" w:cs="Arial"/>
        </w:rPr>
        <w:t>;</w:t>
      </w:r>
    </w:p>
    <w:p w14:paraId="77FEE043" w14:textId="77777777" w:rsidR="00E220E1" w:rsidRDefault="00E220E1" w:rsidP="005F6568">
      <w:pPr>
        <w:pStyle w:val="afa"/>
        <w:numPr>
          <w:ilvl w:val="0"/>
          <w:numId w:val="48"/>
        </w:numPr>
        <w:spacing w:after="240" w:line="276" w:lineRule="auto"/>
        <w:rPr>
          <w:rFonts w:ascii="Arial" w:hAnsi="Arial" w:cs="Arial"/>
        </w:rPr>
      </w:pPr>
      <w:r>
        <w:rPr>
          <w:rFonts w:ascii="Arial" w:hAnsi="Arial" w:cs="Arial"/>
        </w:rPr>
        <w:t>Предложение по корректировке Кода МТР</w:t>
      </w:r>
      <w:r w:rsidR="00B21CA9">
        <w:rPr>
          <w:rFonts w:ascii="Arial" w:hAnsi="Arial" w:cs="Arial"/>
        </w:rPr>
        <w:t xml:space="preserve"> (старое и новое значение)</w:t>
      </w:r>
      <w:r w:rsidR="00EA62C3">
        <w:rPr>
          <w:rFonts w:ascii="Arial" w:hAnsi="Arial" w:cs="Arial"/>
        </w:rPr>
        <w:t>;</w:t>
      </w:r>
    </w:p>
    <w:p w14:paraId="07EE6467" w14:textId="77777777" w:rsidR="00CC4D75" w:rsidRDefault="00CC4D75" w:rsidP="005F6568">
      <w:pPr>
        <w:pStyle w:val="afa"/>
        <w:numPr>
          <w:ilvl w:val="0"/>
          <w:numId w:val="48"/>
        </w:numPr>
        <w:spacing w:after="240" w:line="276" w:lineRule="auto"/>
        <w:rPr>
          <w:rFonts w:ascii="Arial" w:hAnsi="Arial" w:cs="Arial"/>
        </w:rPr>
      </w:pPr>
      <w:r>
        <w:rPr>
          <w:rFonts w:ascii="Arial" w:hAnsi="Arial" w:cs="Arial"/>
        </w:rPr>
        <w:t xml:space="preserve">Предлагаемое </w:t>
      </w:r>
      <w:r w:rsidR="00EA62C3">
        <w:rPr>
          <w:rFonts w:ascii="Arial" w:hAnsi="Arial" w:cs="Arial"/>
        </w:rPr>
        <w:t>количество</w:t>
      </w:r>
      <w:r w:rsidR="00B21CA9">
        <w:rPr>
          <w:rFonts w:ascii="Arial" w:hAnsi="Arial" w:cs="Arial"/>
        </w:rPr>
        <w:t xml:space="preserve"> (старое и новое значение)</w:t>
      </w:r>
      <w:r w:rsidR="00EA62C3">
        <w:rPr>
          <w:rFonts w:ascii="Arial" w:hAnsi="Arial" w:cs="Arial"/>
        </w:rPr>
        <w:t>;</w:t>
      </w:r>
    </w:p>
    <w:p w14:paraId="5F8E72D9" w14:textId="77777777" w:rsidR="00B21CA9" w:rsidRDefault="00EA62C3" w:rsidP="005F6568">
      <w:pPr>
        <w:pStyle w:val="afa"/>
        <w:numPr>
          <w:ilvl w:val="0"/>
          <w:numId w:val="48"/>
        </w:numPr>
        <w:spacing w:after="240" w:line="276" w:lineRule="auto"/>
        <w:rPr>
          <w:rFonts w:ascii="Arial" w:hAnsi="Arial" w:cs="Arial"/>
        </w:rPr>
      </w:pPr>
      <w:r w:rsidRPr="00EA62C3">
        <w:rPr>
          <w:rFonts w:ascii="Arial" w:hAnsi="Arial" w:cs="Arial"/>
        </w:rPr>
        <w:t xml:space="preserve">Причину корректировки </w:t>
      </w:r>
      <w:bookmarkStart w:id="643" w:name="_Hlk522895714"/>
      <w:r w:rsidRPr="00EA62C3">
        <w:rPr>
          <w:rFonts w:ascii="Arial" w:hAnsi="Arial" w:cs="Arial"/>
        </w:rPr>
        <w:t>(</w:t>
      </w:r>
      <w:r>
        <w:rPr>
          <w:rFonts w:ascii="Arial" w:hAnsi="Arial" w:cs="Arial"/>
        </w:rPr>
        <w:t>с</w:t>
      </w:r>
      <w:r w:rsidRPr="00EA62C3">
        <w:rPr>
          <w:rFonts w:ascii="Arial" w:hAnsi="Arial" w:cs="Arial"/>
        </w:rPr>
        <w:t>правочник причин запросов на корректировку описан «КД по управлению основными данными по направлению МТО»)</w:t>
      </w:r>
      <w:bookmarkEnd w:id="643"/>
      <w:r w:rsidR="00B21CA9">
        <w:rPr>
          <w:rFonts w:ascii="Arial" w:hAnsi="Arial" w:cs="Arial"/>
        </w:rPr>
        <w:t>;</w:t>
      </w:r>
    </w:p>
    <w:p w14:paraId="76D8C7D8" w14:textId="77777777" w:rsidR="00EA62C3" w:rsidRDefault="00B21CA9" w:rsidP="005F6568">
      <w:pPr>
        <w:pStyle w:val="afa"/>
        <w:numPr>
          <w:ilvl w:val="0"/>
          <w:numId w:val="48"/>
        </w:numPr>
        <w:spacing w:after="240" w:line="276" w:lineRule="auto"/>
        <w:rPr>
          <w:rFonts w:ascii="Arial" w:hAnsi="Arial" w:cs="Arial"/>
        </w:rPr>
      </w:pPr>
      <w:r>
        <w:rPr>
          <w:rFonts w:ascii="Arial" w:hAnsi="Arial" w:cs="Arial"/>
        </w:rPr>
        <w:t>Комментарий к причине в свободной форме</w:t>
      </w:r>
      <w:r w:rsidR="00EA62C3">
        <w:rPr>
          <w:rFonts w:ascii="Arial" w:hAnsi="Arial" w:cs="Arial"/>
        </w:rPr>
        <w:t>.</w:t>
      </w:r>
    </w:p>
    <w:p w14:paraId="7577A193" w14:textId="788A1138" w:rsidR="00E32FCE" w:rsidRDefault="00A46718">
      <w:pPr>
        <w:spacing w:after="240" w:line="276" w:lineRule="auto"/>
        <w:rPr>
          <w:rFonts w:ascii="Arial" w:hAnsi="Arial" w:cs="Arial"/>
        </w:rPr>
        <w:pPrChange w:id="644" w:author="KislovVO" w:date="2021-04-21T12:41:00Z">
          <w:pPr>
            <w:spacing w:after="240" w:line="276" w:lineRule="auto"/>
            <w:ind w:firstLine="567"/>
          </w:pPr>
        </w:pPrChange>
      </w:pPr>
      <w:ins w:id="645" w:author="KislovVO" w:date="2021-04-21T12:14:00Z">
        <w:r>
          <w:rPr>
            <w:rFonts w:ascii="Arial" w:hAnsi="Arial" w:cs="Arial"/>
          </w:rPr>
          <w:t xml:space="preserve">       </w:t>
        </w:r>
      </w:ins>
      <w:ins w:id="646" w:author="KislovVO" w:date="2021-04-21T12:39:00Z">
        <w:r w:rsidR="000C5228">
          <w:rPr>
            <w:rFonts w:ascii="Arial" w:hAnsi="Arial" w:cs="Arial"/>
          </w:rPr>
          <w:t xml:space="preserve"> </w:t>
        </w:r>
      </w:ins>
      <w:r w:rsidR="0062144F">
        <w:rPr>
          <w:rFonts w:ascii="Arial" w:hAnsi="Arial" w:cs="Arial"/>
        </w:rPr>
        <w:t>Запрос на корректировку отправляется на согласование владельцу документа</w:t>
      </w:r>
      <w:r w:rsidR="0011270B">
        <w:rPr>
          <w:rFonts w:ascii="Arial" w:hAnsi="Arial" w:cs="Arial"/>
        </w:rPr>
        <w:t xml:space="preserve"> </w:t>
      </w:r>
      <w:r w:rsidR="00B87B51">
        <w:rPr>
          <w:rFonts w:ascii="Arial" w:hAnsi="Arial" w:cs="Arial"/>
        </w:rPr>
        <w:t xml:space="preserve">(согласующему) </w:t>
      </w:r>
      <w:r w:rsidR="0062144F">
        <w:rPr>
          <w:rFonts w:ascii="Arial" w:hAnsi="Arial" w:cs="Arial"/>
        </w:rPr>
        <w:t>– Заявителю потребности</w:t>
      </w:r>
      <w:r w:rsidR="0011270B">
        <w:rPr>
          <w:rFonts w:ascii="Arial" w:hAnsi="Arial" w:cs="Arial"/>
        </w:rPr>
        <w:t xml:space="preserve">, ответственному Сток-контролёру, </w:t>
      </w:r>
      <w:r w:rsidR="00203239">
        <w:rPr>
          <w:rFonts w:ascii="Arial" w:hAnsi="Arial" w:cs="Arial"/>
        </w:rPr>
        <w:t xml:space="preserve">ответственному </w:t>
      </w:r>
      <w:r w:rsidR="000B3FFA">
        <w:rPr>
          <w:rFonts w:ascii="Arial" w:hAnsi="Arial" w:cs="Arial"/>
        </w:rPr>
        <w:t>З</w:t>
      </w:r>
      <w:r w:rsidR="0062144F">
        <w:rPr>
          <w:rFonts w:ascii="Arial" w:hAnsi="Arial" w:cs="Arial"/>
        </w:rPr>
        <w:t>акупщику</w:t>
      </w:r>
      <w:r w:rsidR="0011270B">
        <w:rPr>
          <w:rFonts w:ascii="Arial" w:hAnsi="Arial" w:cs="Arial"/>
        </w:rPr>
        <w:t xml:space="preserve"> или ответственному Менеджеру по сопровождению договора</w:t>
      </w:r>
      <w:r w:rsidR="0062144F">
        <w:rPr>
          <w:rFonts w:ascii="Arial" w:hAnsi="Arial" w:cs="Arial"/>
        </w:rPr>
        <w:t>.</w:t>
      </w:r>
    </w:p>
    <w:p w14:paraId="56AEF4AC" w14:textId="77777777" w:rsidR="00E32FCE" w:rsidRDefault="0011270B" w:rsidP="00E32FCE">
      <w:pPr>
        <w:spacing w:after="240" w:line="276" w:lineRule="auto"/>
        <w:ind w:firstLine="567"/>
        <w:rPr>
          <w:rFonts w:ascii="Arial" w:hAnsi="Arial" w:cs="Arial"/>
        </w:rPr>
      </w:pPr>
      <w:r>
        <w:rPr>
          <w:rFonts w:ascii="Arial" w:hAnsi="Arial" w:cs="Arial"/>
        </w:rPr>
        <w:t>Согласующий</w:t>
      </w:r>
      <w:r w:rsidR="00E32FCE">
        <w:rPr>
          <w:rFonts w:ascii="Arial" w:hAnsi="Arial" w:cs="Arial"/>
        </w:rPr>
        <w:t xml:space="preserve"> может:</w:t>
      </w:r>
    </w:p>
    <w:p w14:paraId="10ED5FD3" w14:textId="77777777" w:rsidR="00E32FCE" w:rsidRDefault="00E32FCE" w:rsidP="005F6568">
      <w:pPr>
        <w:pStyle w:val="afa"/>
        <w:numPr>
          <w:ilvl w:val="0"/>
          <w:numId w:val="49"/>
        </w:numPr>
        <w:spacing w:after="240" w:line="276" w:lineRule="auto"/>
        <w:rPr>
          <w:rFonts w:ascii="Arial" w:hAnsi="Arial" w:cs="Arial"/>
        </w:rPr>
      </w:pPr>
      <w:r>
        <w:rPr>
          <w:rFonts w:ascii="Arial" w:hAnsi="Arial" w:cs="Arial"/>
        </w:rPr>
        <w:t>Согласовать запрос на корректировку</w:t>
      </w:r>
      <w:r w:rsidR="005C3822">
        <w:rPr>
          <w:rFonts w:ascii="Arial" w:hAnsi="Arial" w:cs="Arial"/>
        </w:rPr>
        <w:t>;</w:t>
      </w:r>
    </w:p>
    <w:p w14:paraId="7D81E65C" w14:textId="77777777" w:rsidR="00E32FCE" w:rsidRDefault="00E32FCE" w:rsidP="005F6568">
      <w:pPr>
        <w:pStyle w:val="afa"/>
        <w:numPr>
          <w:ilvl w:val="0"/>
          <w:numId w:val="49"/>
        </w:numPr>
        <w:spacing w:after="240" w:line="276" w:lineRule="auto"/>
        <w:rPr>
          <w:rFonts w:ascii="Arial" w:hAnsi="Arial" w:cs="Arial"/>
        </w:rPr>
      </w:pPr>
      <w:r>
        <w:rPr>
          <w:rFonts w:ascii="Arial" w:hAnsi="Arial" w:cs="Arial"/>
        </w:rPr>
        <w:t xml:space="preserve">Отклонить запрос на корректировку, с указанием причины </w:t>
      </w:r>
      <w:r w:rsidR="005C3822">
        <w:rPr>
          <w:rFonts w:ascii="Arial" w:hAnsi="Arial" w:cs="Arial"/>
        </w:rPr>
        <w:t xml:space="preserve">отклонения </w:t>
      </w:r>
      <w:r>
        <w:rPr>
          <w:rFonts w:ascii="Arial" w:hAnsi="Arial" w:cs="Arial"/>
        </w:rPr>
        <w:t>из справочника.</w:t>
      </w:r>
    </w:p>
    <w:p w14:paraId="7B6F46E9" w14:textId="77777777" w:rsidR="00087A53" w:rsidRDefault="00087A53" w:rsidP="00087A53">
      <w:pPr>
        <w:spacing w:after="240" w:line="276" w:lineRule="auto"/>
        <w:ind w:firstLine="567"/>
        <w:rPr>
          <w:rFonts w:ascii="Arial" w:hAnsi="Arial" w:cs="Arial"/>
        </w:rPr>
      </w:pPr>
      <w:r>
        <w:rPr>
          <w:rFonts w:ascii="Arial" w:hAnsi="Arial" w:cs="Arial"/>
        </w:rPr>
        <w:t>Если согласующий не обработал (т.е. не согласовал и не отклонил) запрос на корректировку в течени</w:t>
      </w:r>
      <w:r w:rsidR="00005632">
        <w:rPr>
          <w:rFonts w:ascii="Arial" w:hAnsi="Arial" w:cs="Arial"/>
        </w:rPr>
        <w:t>е</w:t>
      </w:r>
      <w:r>
        <w:rPr>
          <w:rFonts w:ascii="Arial" w:hAnsi="Arial" w:cs="Arial"/>
        </w:rPr>
        <w:t xml:space="preserve"> 10 рабочих дней, его согласование выполняется автоматически. Предусмотрена возможность настройки количества дней до </w:t>
      </w:r>
      <w:proofErr w:type="spellStart"/>
      <w:r>
        <w:rPr>
          <w:rFonts w:ascii="Arial" w:hAnsi="Arial" w:cs="Arial"/>
        </w:rPr>
        <w:t>автосогласования</w:t>
      </w:r>
      <w:proofErr w:type="spellEnd"/>
      <w:r>
        <w:rPr>
          <w:rFonts w:ascii="Arial" w:hAnsi="Arial" w:cs="Arial"/>
        </w:rPr>
        <w:t xml:space="preserve"> и возможность включения/выключения </w:t>
      </w:r>
      <w:proofErr w:type="spellStart"/>
      <w:r>
        <w:rPr>
          <w:rFonts w:ascii="Arial" w:hAnsi="Arial" w:cs="Arial"/>
        </w:rPr>
        <w:t>автосогласования</w:t>
      </w:r>
      <w:proofErr w:type="spellEnd"/>
      <w:r>
        <w:rPr>
          <w:rFonts w:ascii="Arial" w:hAnsi="Arial" w:cs="Arial"/>
        </w:rPr>
        <w:t xml:space="preserve"> в зависимости от типа корректировки.</w:t>
      </w:r>
    </w:p>
    <w:p w14:paraId="770063A2" w14:textId="77777777" w:rsidR="002659B1" w:rsidRDefault="002659B1" w:rsidP="002659B1">
      <w:pPr>
        <w:spacing w:after="240" w:line="276" w:lineRule="auto"/>
        <w:ind w:firstLine="567"/>
        <w:rPr>
          <w:rFonts w:ascii="Arial" w:hAnsi="Arial" w:cs="Arial"/>
        </w:rPr>
      </w:pPr>
      <w:r>
        <w:rPr>
          <w:rFonts w:ascii="Arial" w:hAnsi="Arial" w:cs="Arial"/>
        </w:rPr>
        <w:t>Переа</w:t>
      </w:r>
      <w:r w:rsidRPr="002659B1">
        <w:rPr>
          <w:rFonts w:ascii="Arial" w:hAnsi="Arial" w:cs="Arial"/>
        </w:rPr>
        <w:t xml:space="preserve">дресация </w:t>
      </w:r>
      <w:r>
        <w:rPr>
          <w:rFonts w:ascii="Arial" w:hAnsi="Arial" w:cs="Arial"/>
        </w:rPr>
        <w:t xml:space="preserve">Запроса на корректировку между </w:t>
      </w:r>
      <w:r w:rsidR="006A6945">
        <w:rPr>
          <w:rFonts w:ascii="Arial" w:hAnsi="Arial" w:cs="Arial"/>
        </w:rPr>
        <w:t>инициатором</w:t>
      </w:r>
      <w:r w:rsidR="00AF699D">
        <w:rPr>
          <w:rFonts w:ascii="Arial" w:hAnsi="Arial" w:cs="Arial"/>
        </w:rPr>
        <w:t xml:space="preserve"> и </w:t>
      </w:r>
      <w:r w:rsidR="006A6945">
        <w:rPr>
          <w:rFonts w:ascii="Arial" w:hAnsi="Arial" w:cs="Arial"/>
        </w:rPr>
        <w:t>согласующим</w:t>
      </w:r>
      <w:r w:rsidR="009E1F02">
        <w:rPr>
          <w:rFonts w:ascii="Arial" w:hAnsi="Arial" w:cs="Arial"/>
        </w:rPr>
        <w:t xml:space="preserve"> осуществляется с использованием потока операций. Т.к. данная функциональность будет разработана специально для компании Полюс, то детально данная разработка будет описана в функциональной спецификации на разработку на фазе реализации проекта.</w:t>
      </w:r>
    </w:p>
    <w:p w14:paraId="64FB3BF4" w14:textId="77777777" w:rsidR="00D06839" w:rsidRDefault="00D06839" w:rsidP="00D06839">
      <w:pPr>
        <w:spacing w:after="240" w:line="276" w:lineRule="auto"/>
        <w:ind w:firstLine="567"/>
        <w:rPr>
          <w:rFonts w:ascii="Arial" w:hAnsi="Arial" w:cs="Arial"/>
        </w:rPr>
      </w:pPr>
      <w:r>
        <w:rPr>
          <w:rFonts w:ascii="Arial" w:hAnsi="Arial" w:cs="Arial"/>
        </w:rPr>
        <w:t xml:space="preserve">Запросы на корректировку могут быть сформированы через отдельную транзакцию, либо </w:t>
      </w:r>
      <w:bookmarkStart w:id="647" w:name="_Hlk522893320"/>
      <w:r>
        <w:rPr>
          <w:rFonts w:ascii="Arial" w:hAnsi="Arial" w:cs="Arial"/>
        </w:rPr>
        <w:t xml:space="preserve">из отчета </w:t>
      </w:r>
      <w:r w:rsidRPr="007D7452">
        <w:rPr>
          <w:rFonts w:ascii="Arial" w:hAnsi="Arial" w:cs="Arial"/>
        </w:rPr>
        <w:t xml:space="preserve">Анализ результатов ППМ </w:t>
      </w:r>
      <w:r>
        <w:rPr>
          <w:rFonts w:ascii="Arial" w:hAnsi="Arial" w:cs="Arial"/>
        </w:rPr>
        <w:t xml:space="preserve">(разработка </w:t>
      </w:r>
      <w:r w:rsidRPr="005A0065">
        <w:rPr>
          <w:rFonts w:ascii="Arial" w:hAnsi="Arial" w:cs="Arial"/>
          <w:color w:val="000000" w:themeColor="text1"/>
        </w:rPr>
        <w:t>MM</w:t>
      </w:r>
      <w:r>
        <w:rPr>
          <w:rFonts w:ascii="Arial" w:hAnsi="Arial" w:cs="Arial"/>
          <w:color w:val="000000" w:themeColor="text1"/>
        </w:rPr>
        <w:t>3</w:t>
      </w:r>
      <w:r w:rsidRPr="005A0065">
        <w:rPr>
          <w:rFonts w:ascii="Arial" w:hAnsi="Arial" w:cs="Arial"/>
          <w:color w:val="000000" w:themeColor="text1"/>
        </w:rPr>
        <w:t>4</w:t>
      </w:r>
      <w:r>
        <w:rPr>
          <w:rFonts w:ascii="Arial" w:hAnsi="Arial" w:cs="Arial"/>
        </w:rPr>
        <w:t xml:space="preserve"> «Анализ результа</w:t>
      </w:r>
      <w:r w:rsidRPr="007D7452">
        <w:rPr>
          <w:rFonts w:ascii="Arial" w:hAnsi="Arial" w:cs="Arial"/>
        </w:rPr>
        <w:t>тов ППМ</w:t>
      </w:r>
      <w:r>
        <w:rPr>
          <w:rFonts w:ascii="Arial" w:hAnsi="Arial" w:cs="Arial"/>
        </w:rPr>
        <w:t>»)</w:t>
      </w:r>
      <w:bookmarkEnd w:id="647"/>
      <w:r w:rsidR="0085782F">
        <w:rPr>
          <w:rFonts w:ascii="Arial" w:hAnsi="Arial" w:cs="Arial"/>
        </w:rPr>
        <w:t>.</w:t>
      </w:r>
    </w:p>
    <w:p w14:paraId="1537F475" w14:textId="77777777" w:rsidR="00532007" w:rsidRPr="002659B1" w:rsidRDefault="00532007" w:rsidP="002659B1">
      <w:pPr>
        <w:spacing w:after="240" w:line="276" w:lineRule="auto"/>
        <w:ind w:firstLine="567"/>
        <w:rPr>
          <w:rFonts w:ascii="Arial" w:hAnsi="Arial" w:cs="Arial"/>
        </w:rPr>
      </w:pPr>
      <w:r>
        <w:rPr>
          <w:rFonts w:ascii="Arial" w:hAnsi="Arial" w:cs="Arial"/>
        </w:rPr>
        <w:t>Возможны следующие виды запросов на корректировку:</w:t>
      </w:r>
    </w:p>
    <w:p w14:paraId="1EA9E6CD" w14:textId="77777777" w:rsidR="0013069E" w:rsidRDefault="00E32FCE" w:rsidP="005F6568">
      <w:pPr>
        <w:pStyle w:val="afa"/>
        <w:numPr>
          <w:ilvl w:val="0"/>
          <w:numId w:val="62"/>
        </w:numPr>
        <w:spacing w:after="240" w:line="276" w:lineRule="auto"/>
        <w:rPr>
          <w:rFonts w:ascii="Arial" w:hAnsi="Arial" w:cs="Arial"/>
        </w:rPr>
      </w:pPr>
      <w:r>
        <w:rPr>
          <w:rFonts w:ascii="Arial" w:hAnsi="Arial" w:cs="Arial"/>
        </w:rPr>
        <w:t>Ф</w:t>
      </w:r>
      <w:r w:rsidR="0013069E" w:rsidRPr="002728C9">
        <w:rPr>
          <w:rFonts w:ascii="Arial" w:hAnsi="Arial" w:cs="Arial"/>
        </w:rPr>
        <w:t>ормирование запроса на корр</w:t>
      </w:r>
      <w:r w:rsidR="0013069E">
        <w:rPr>
          <w:rFonts w:ascii="Arial" w:hAnsi="Arial" w:cs="Arial"/>
        </w:rPr>
        <w:t>ектировку Заявки на закупку МТР</w:t>
      </w:r>
    </w:p>
    <w:p w14:paraId="77080615" w14:textId="77777777" w:rsidR="0013069E" w:rsidRDefault="00457082" w:rsidP="0013069E">
      <w:pPr>
        <w:pStyle w:val="afa"/>
        <w:spacing w:after="240" w:line="276" w:lineRule="auto"/>
        <w:ind w:left="927"/>
        <w:rPr>
          <w:rFonts w:ascii="Arial" w:hAnsi="Arial" w:cs="Arial"/>
        </w:rPr>
      </w:pPr>
      <w:r>
        <w:rPr>
          <w:rFonts w:ascii="Arial" w:hAnsi="Arial" w:cs="Arial"/>
        </w:rPr>
        <w:lastRenderedPageBreak/>
        <w:t xml:space="preserve">Регистрируется в </w:t>
      </w:r>
      <w:r w:rsidRPr="004F6A08">
        <w:rPr>
          <w:rFonts w:ascii="Arial" w:hAnsi="Arial" w:cs="Arial"/>
          <w:color w:val="000000" w:themeColor="text1"/>
        </w:rPr>
        <w:t>SAP S/4 HANA</w:t>
      </w:r>
      <w:r>
        <w:rPr>
          <w:rFonts w:ascii="Arial" w:hAnsi="Arial" w:cs="Arial"/>
        </w:rPr>
        <w:t xml:space="preserve"> </w:t>
      </w:r>
      <w:r w:rsidR="00E271BB">
        <w:rPr>
          <w:rFonts w:ascii="Arial" w:hAnsi="Arial" w:cs="Arial"/>
        </w:rPr>
        <w:t xml:space="preserve">отдельным объектом (разработка </w:t>
      </w:r>
      <w:r w:rsidR="00664DD2" w:rsidRPr="005A0065">
        <w:rPr>
          <w:rFonts w:ascii="Arial" w:hAnsi="Arial" w:cs="Arial"/>
          <w:color w:val="000000" w:themeColor="text1"/>
        </w:rPr>
        <w:t>MM0</w:t>
      </w:r>
      <w:r w:rsidR="00664DD2">
        <w:rPr>
          <w:rFonts w:ascii="Arial" w:hAnsi="Arial" w:cs="Arial"/>
          <w:color w:val="000000" w:themeColor="text1"/>
        </w:rPr>
        <w:t>7</w:t>
      </w:r>
      <w:r w:rsidR="00664DD2">
        <w:rPr>
          <w:rFonts w:ascii="Arial" w:hAnsi="Arial" w:cs="Arial"/>
        </w:rPr>
        <w:t xml:space="preserve"> </w:t>
      </w:r>
      <w:r w:rsidR="00E271BB">
        <w:rPr>
          <w:rFonts w:ascii="Arial" w:hAnsi="Arial" w:cs="Arial"/>
        </w:rPr>
        <w:t>«</w:t>
      </w:r>
      <w:r w:rsidR="00A5535D" w:rsidRPr="00A5535D">
        <w:rPr>
          <w:rFonts w:ascii="Arial" w:hAnsi="Arial" w:cs="Arial"/>
        </w:rPr>
        <w:t>Управление запросами на корректировку</w:t>
      </w:r>
      <w:r w:rsidR="00E271BB">
        <w:rPr>
          <w:rFonts w:ascii="Arial" w:hAnsi="Arial" w:cs="Arial"/>
        </w:rPr>
        <w:t xml:space="preserve">»). </w:t>
      </w:r>
      <w:r w:rsidR="00946C6D">
        <w:rPr>
          <w:rFonts w:ascii="Arial" w:hAnsi="Arial" w:cs="Arial"/>
        </w:rPr>
        <w:t xml:space="preserve">Данные в запрос копируются из корректируемой </w:t>
      </w:r>
      <w:r w:rsidR="009D00D8">
        <w:rPr>
          <w:rFonts w:ascii="Arial" w:hAnsi="Arial" w:cs="Arial"/>
        </w:rPr>
        <w:t>заявки</w:t>
      </w:r>
      <w:r w:rsidR="00946C6D">
        <w:rPr>
          <w:rFonts w:ascii="Arial" w:hAnsi="Arial" w:cs="Arial"/>
        </w:rPr>
        <w:t xml:space="preserve">, после чего в них вносятся </w:t>
      </w:r>
      <w:r w:rsidR="009D00D8" w:rsidRPr="009D00D8">
        <w:rPr>
          <w:rFonts w:ascii="Arial" w:hAnsi="Arial" w:cs="Arial"/>
        </w:rPr>
        <w:t>предлагаемые изменения – другой МТР, сд</w:t>
      </w:r>
      <w:r w:rsidR="009D00D8">
        <w:rPr>
          <w:rFonts w:ascii="Arial" w:hAnsi="Arial" w:cs="Arial"/>
        </w:rPr>
        <w:t>виг сроков, изменение объёма закупки (количества)</w:t>
      </w:r>
      <w:r w:rsidR="00946C6D">
        <w:rPr>
          <w:rFonts w:ascii="Arial" w:hAnsi="Arial" w:cs="Arial"/>
        </w:rPr>
        <w:t xml:space="preserve">. </w:t>
      </w:r>
      <w:r w:rsidR="00F80F8B">
        <w:rPr>
          <w:rFonts w:ascii="Arial" w:hAnsi="Arial" w:cs="Arial"/>
        </w:rPr>
        <w:t xml:space="preserve">Формируется </w:t>
      </w:r>
      <w:r w:rsidR="0013069E">
        <w:rPr>
          <w:rFonts w:ascii="Arial" w:hAnsi="Arial" w:cs="Arial"/>
        </w:rPr>
        <w:t>в случае, если Заявка на закупку МТР, которую необходимо скорректировать, уже принята в работу закупщиком (установлен статус согласования Закупщиком), но ещё не создана спецификация договора поставки (документ заказ на закупку). Созданный запрос на корректировку Заявки на закупку МТР отправляется на согласование ответственн</w:t>
      </w:r>
      <w:r w:rsidR="0011270B">
        <w:rPr>
          <w:rFonts w:ascii="Arial" w:hAnsi="Arial" w:cs="Arial"/>
        </w:rPr>
        <w:t>ому</w:t>
      </w:r>
      <w:r w:rsidR="0013069E">
        <w:rPr>
          <w:rFonts w:ascii="Arial" w:hAnsi="Arial" w:cs="Arial"/>
        </w:rPr>
        <w:t xml:space="preserve"> закупщик</w:t>
      </w:r>
      <w:r w:rsidR="0011270B">
        <w:rPr>
          <w:rFonts w:ascii="Arial" w:hAnsi="Arial" w:cs="Arial"/>
        </w:rPr>
        <w:t>у</w:t>
      </w:r>
      <w:r w:rsidR="0077684F">
        <w:rPr>
          <w:rFonts w:ascii="Arial" w:hAnsi="Arial" w:cs="Arial"/>
        </w:rPr>
        <w:t xml:space="preserve"> </w:t>
      </w:r>
      <w:r w:rsidR="0011270B">
        <w:rPr>
          <w:rFonts w:ascii="Arial" w:hAnsi="Arial" w:cs="Arial"/>
        </w:rPr>
        <w:t xml:space="preserve">(если </w:t>
      </w:r>
      <w:r w:rsidR="0077684F">
        <w:rPr>
          <w:rFonts w:ascii="Arial" w:hAnsi="Arial" w:cs="Arial"/>
        </w:rPr>
        <w:t xml:space="preserve">запрос </w:t>
      </w:r>
      <w:r w:rsidR="0011270B">
        <w:rPr>
          <w:rFonts w:ascii="Arial" w:hAnsi="Arial" w:cs="Arial"/>
        </w:rPr>
        <w:t xml:space="preserve">инициирован </w:t>
      </w:r>
      <w:r w:rsidR="0077684F">
        <w:rPr>
          <w:rFonts w:ascii="Arial" w:hAnsi="Arial" w:cs="Arial"/>
        </w:rPr>
        <w:t>сток-контролёр</w:t>
      </w:r>
      <w:r w:rsidR="0011270B">
        <w:rPr>
          <w:rFonts w:ascii="Arial" w:hAnsi="Arial" w:cs="Arial"/>
        </w:rPr>
        <w:t>ом)</w:t>
      </w:r>
      <w:r w:rsidR="0077684F">
        <w:rPr>
          <w:rFonts w:ascii="Arial" w:hAnsi="Arial" w:cs="Arial"/>
        </w:rPr>
        <w:t xml:space="preserve">, либо </w:t>
      </w:r>
      <w:r w:rsidR="0011270B">
        <w:rPr>
          <w:rFonts w:ascii="Arial" w:hAnsi="Arial" w:cs="Arial"/>
        </w:rPr>
        <w:t xml:space="preserve">ответственному </w:t>
      </w:r>
      <w:r w:rsidR="0077684F">
        <w:rPr>
          <w:rFonts w:ascii="Arial" w:hAnsi="Arial" w:cs="Arial"/>
        </w:rPr>
        <w:t>сток-</w:t>
      </w:r>
      <w:r w:rsidR="0011270B">
        <w:rPr>
          <w:rFonts w:ascii="Arial" w:hAnsi="Arial" w:cs="Arial"/>
        </w:rPr>
        <w:t>контролёру (если запрос инициирован закупщиком)</w:t>
      </w:r>
      <w:r w:rsidR="0013069E">
        <w:rPr>
          <w:rFonts w:ascii="Arial" w:hAnsi="Arial" w:cs="Arial"/>
        </w:rPr>
        <w:t xml:space="preserve">, при этом </w:t>
      </w:r>
      <w:r w:rsidR="0011270B">
        <w:rPr>
          <w:rFonts w:ascii="Arial" w:hAnsi="Arial" w:cs="Arial"/>
        </w:rPr>
        <w:t>согласующему</w:t>
      </w:r>
      <w:r w:rsidR="0013069E">
        <w:rPr>
          <w:rFonts w:ascii="Arial" w:hAnsi="Arial" w:cs="Arial"/>
        </w:rPr>
        <w:t xml:space="preserve"> отправляется извещение на электронную почту. </w:t>
      </w:r>
      <w:bookmarkStart w:id="648" w:name="_Hlk521591698"/>
      <w:r w:rsidR="00276394">
        <w:rPr>
          <w:rFonts w:ascii="Arial" w:hAnsi="Arial" w:cs="Arial"/>
        </w:rPr>
        <w:t>Для запуска создания запроса необходимо указать номер корректируемой заявки, при этом выполняются следующие проверки (аналогич</w:t>
      </w:r>
      <w:r w:rsidR="00B556C8">
        <w:rPr>
          <w:rFonts w:ascii="Arial" w:hAnsi="Arial" w:cs="Arial"/>
        </w:rPr>
        <w:t>ные проверки выполняются также</w:t>
      </w:r>
      <w:r w:rsidR="00276394">
        <w:rPr>
          <w:rFonts w:ascii="Arial" w:hAnsi="Arial" w:cs="Arial"/>
        </w:rPr>
        <w:t xml:space="preserve"> при сохранении запроса</w:t>
      </w:r>
      <w:r w:rsidR="00B556C8">
        <w:rPr>
          <w:rFonts w:ascii="Arial" w:hAnsi="Arial" w:cs="Arial"/>
        </w:rPr>
        <w:t xml:space="preserve"> и при согласовании запроса</w:t>
      </w:r>
      <w:r w:rsidR="00276394">
        <w:rPr>
          <w:rFonts w:ascii="Arial" w:hAnsi="Arial" w:cs="Arial"/>
        </w:rPr>
        <w:t>):</w:t>
      </w:r>
    </w:p>
    <w:p w14:paraId="09DE5C01" w14:textId="77777777" w:rsidR="00276394" w:rsidRDefault="00276394" w:rsidP="005F6568">
      <w:pPr>
        <w:pStyle w:val="afa"/>
        <w:numPr>
          <w:ilvl w:val="0"/>
          <w:numId w:val="59"/>
        </w:numPr>
        <w:spacing w:after="240" w:line="276" w:lineRule="auto"/>
        <w:rPr>
          <w:rFonts w:ascii="Arial" w:hAnsi="Arial" w:cs="Arial"/>
        </w:rPr>
      </w:pPr>
      <w:r>
        <w:rPr>
          <w:rFonts w:ascii="Arial" w:hAnsi="Arial" w:cs="Arial"/>
        </w:rPr>
        <w:t>статус заявки – позиция должна быть согласована закупщиком;</w:t>
      </w:r>
    </w:p>
    <w:p w14:paraId="327C35F5" w14:textId="77777777" w:rsidR="00276394" w:rsidRDefault="00276394" w:rsidP="005F6568">
      <w:pPr>
        <w:pStyle w:val="afa"/>
        <w:numPr>
          <w:ilvl w:val="0"/>
          <w:numId w:val="59"/>
        </w:numPr>
        <w:spacing w:after="240" w:line="276" w:lineRule="auto"/>
        <w:rPr>
          <w:rFonts w:ascii="Arial" w:hAnsi="Arial" w:cs="Arial"/>
        </w:rPr>
      </w:pPr>
      <w:r>
        <w:rPr>
          <w:rFonts w:ascii="Arial" w:hAnsi="Arial" w:cs="Arial"/>
        </w:rPr>
        <w:t>последующие документы – на основании позиции заявки не должно быть создано заказа на поставку;</w:t>
      </w:r>
    </w:p>
    <w:p w14:paraId="622EB631" w14:textId="77777777" w:rsidR="00276394" w:rsidRDefault="00276394" w:rsidP="005F6568">
      <w:pPr>
        <w:pStyle w:val="afa"/>
        <w:numPr>
          <w:ilvl w:val="0"/>
          <w:numId w:val="59"/>
        </w:numPr>
        <w:spacing w:after="240" w:line="276" w:lineRule="auto"/>
        <w:rPr>
          <w:rFonts w:ascii="Arial" w:hAnsi="Arial" w:cs="Arial"/>
        </w:rPr>
      </w:pPr>
      <w:r>
        <w:rPr>
          <w:rFonts w:ascii="Arial" w:hAnsi="Arial" w:cs="Arial"/>
        </w:rPr>
        <w:t xml:space="preserve">другие запросы – по данной </w:t>
      </w:r>
      <w:r w:rsidR="00B556C8">
        <w:rPr>
          <w:rFonts w:ascii="Arial" w:hAnsi="Arial" w:cs="Arial"/>
        </w:rPr>
        <w:t>позиции заявки не должно быть других открытых (не согласованных и не отклонённых) запросов на корректировку;</w:t>
      </w:r>
    </w:p>
    <w:p w14:paraId="35106CDD" w14:textId="77777777" w:rsidR="00B556C8" w:rsidRPr="00B556C8" w:rsidRDefault="00B556C8" w:rsidP="005F6568">
      <w:pPr>
        <w:pStyle w:val="afa"/>
        <w:numPr>
          <w:ilvl w:val="0"/>
          <w:numId w:val="59"/>
        </w:numPr>
        <w:spacing w:after="240" w:line="276" w:lineRule="auto"/>
        <w:rPr>
          <w:rFonts w:ascii="Arial" w:hAnsi="Arial" w:cs="Arial"/>
        </w:rPr>
      </w:pPr>
      <w:r w:rsidRPr="00B556C8">
        <w:rPr>
          <w:rFonts w:ascii="Arial" w:hAnsi="Arial" w:cs="Arial"/>
        </w:rPr>
        <w:t>метка удаления – корректируемая позиция заявки не должна быть помечена на удаление;</w:t>
      </w:r>
    </w:p>
    <w:p w14:paraId="522D25D0" w14:textId="2DAF7CD1" w:rsidR="00B556C8" w:rsidRDefault="00B556C8" w:rsidP="005F6568">
      <w:pPr>
        <w:pStyle w:val="afa"/>
        <w:numPr>
          <w:ilvl w:val="0"/>
          <w:numId w:val="59"/>
        </w:numPr>
        <w:spacing w:after="240" w:line="276" w:lineRule="auto"/>
        <w:rPr>
          <w:ins w:id="649" w:author="KislovVO" w:date="2021-04-21T12:42:00Z"/>
          <w:rFonts w:ascii="Arial" w:hAnsi="Arial" w:cs="Arial"/>
        </w:rPr>
      </w:pPr>
      <w:r w:rsidRPr="00B556C8">
        <w:rPr>
          <w:rFonts w:ascii="Arial" w:hAnsi="Arial" w:cs="Arial"/>
        </w:rPr>
        <w:t>метка выполнения – в корректируемой позиции заявки не должна быть установлена метка «Заявка выполнена».</w:t>
      </w:r>
    </w:p>
    <w:p w14:paraId="3AF9B3A7" w14:textId="4F9F8258" w:rsidR="000C5228" w:rsidRPr="000C5228" w:rsidRDefault="000C5228">
      <w:pPr>
        <w:spacing w:after="240" w:line="276" w:lineRule="auto"/>
        <w:ind w:left="1287"/>
        <w:rPr>
          <w:ins w:id="650" w:author="KislovVO" w:date="2021-04-21T12:41:00Z"/>
          <w:rFonts w:ascii="Arial" w:hAnsi="Arial" w:cs="Arial"/>
          <w:rPrChange w:id="651" w:author="KislovVO" w:date="2021-04-21T12:47:00Z">
            <w:rPr>
              <w:ins w:id="652" w:author="KislovVO" w:date="2021-04-21T12:41:00Z"/>
            </w:rPr>
          </w:rPrChange>
        </w:rPr>
        <w:pPrChange w:id="653" w:author="KislovVO" w:date="2021-04-21T12:47:00Z">
          <w:pPr>
            <w:pStyle w:val="afa"/>
            <w:numPr>
              <w:numId w:val="93"/>
            </w:numPr>
            <w:spacing w:after="240" w:line="276" w:lineRule="auto"/>
            <w:ind w:left="1353" w:hanging="360"/>
          </w:pPr>
        </w:pPrChange>
      </w:pPr>
      <w:ins w:id="654" w:author="KislovVO" w:date="2021-04-21T12:43:00Z">
        <w:r>
          <w:rPr>
            <w:rFonts w:ascii="Arial" w:hAnsi="Arial" w:cs="Arial"/>
          </w:rPr>
          <w:t>По потребностям</w:t>
        </w:r>
        <w:r w:rsidRPr="0083738D">
          <w:rPr>
            <w:rFonts w:ascii="Arial" w:hAnsi="Arial" w:cs="Arial"/>
          </w:rPr>
          <w:t xml:space="preserve"> сетевы</w:t>
        </w:r>
        <w:r>
          <w:rPr>
            <w:rFonts w:ascii="Arial" w:hAnsi="Arial" w:cs="Arial"/>
          </w:rPr>
          <w:t>х графиков</w:t>
        </w:r>
        <w:r w:rsidRPr="000772BE">
          <w:rPr>
            <w:rFonts w:ascii="Arial" w:hAnsi="Arial" w:cs="Arial"/>
          </w:rPr>
          <w:t>, которые планируются по опросным листам или техническому заданию (ОЛ/ТЗ) заявка на закупку формируется автоматически, поэтому корректировка этой заявки</w:t>
        </w:r>
      </w:ins>
      <w:ins w:id="655" w:author="KislovVO" w:date="2021-04-21T12:54:00Z">
        <w:r w:rsidR="002A5BA7">
          <w:rPr>
            <w:rFonts w:ascii="Arial" w:hAnsi="Arial" w:cs="Arial"/>
          </w:rPr>
          <w:t xml:space="preserve"> и последующих документов,</w:t>
        </w:r>
      </w:ins>
      <w:ins w:id="656" w:author="KislovVO" w:date="2021-04-21T12:43:00Z">
        <w:r w:rsidRPr="000772BE">
          <w:rPr>
            <w:rFonts w:ascii="Arial" w:hAnsi="Arial" w:cs="Arial"/>
          </w:rPr>
          <w:t xml:space="preserve"> или сетевого графика должна происходить с привлечением планировщика потребности, сток-контролера и закупщика. Этот процесс реализован путем создания смежных запросов</w:t>
        </w:r>
      </w:ins>
      <w:ins w:id="657" w:author="KislovVO" w:date="2021-04-21T12:47:00Z">
        <w:r>
          <w:rPr>
            <w:rFonts w:ascii="Arial" w:hAnsi="Arial" w:cs="Arial"/>
          </w:rPr>
          <w:t>. Е</w:t>
        </w:r>
      </w:ins>
      <w:ins w:id="658" w:author="KislovVO" w:date="2021-04-21T12:41:00Z">
        <w:r w:rsidRPr="000C5228">
          <w:rPr>
            <w:rFonts w:ascii="Arial" w:hAnsi="Arial" w:cs="Arial"/>
            <w:rPrChange w:id="659" w:author="KislovVO" w:date="2021-04-21T12:47:00Z">
              <w:rPr/>
            </w:rPrChange>
          </w:rPr>
          <w:t>сли первичны</w:t>
        </w:r>
        <w:r w:rsidR="002A5BA7">
          <w:rPr>
            <w:rFonts w:ascii="Arial" w:hAnsi="Arial" w:cs="Arial"/>
          </w:rPr>
          <w:t xml:space="preserve">й </w:t>
        </w:r>
        <w:proofErr w:type="spellStart"/>
        <w:r w:rsidR="002A5BA7">
          <w:rPr>
            <w:rFonts w:ascii="Arial" w:hAnsi="Arial" w:cs="Arial"/>
          </w:rPr>
          <w:t>ЗнК</w:t>
        </w:r>
        <w:proofErr w:type="spellEnd"/>
        <w:r w:rsidR="002A5BA7">
          <w:rPr>
            <w:rFonts w:ascii="Arial" w:hAnsi="Arial" w:cs="Arial"/>
          </w:rPr>
          <w:t xml:space="preserve"> создан к документу </w:t>
        </w:r>
      </w:ins>
      <w:ins w:id="660" w:author="KislovVO" w:date="2021-04-21T12:52:00Z">
        <w:r w:rsidR="002A5BA7">
          <w:rPr>
            <w:rFonts w:ascii="Arial" w:hAnsi="Arial" w:cs="Arial"/>
          </w:rPr>
          <w:t>заявка на закупку</w:t>
        </w:r>
      </w:ins>
      <w:ins w:id="661" w:author="KislovVO" w:date="2021-04-21T12:41:00Z">
        <w:r w:rsidRPr="000C5228">
          <w:rPr>
            <w:rFonts w:ascii="Arial" w:hAnsi="Arial" w:cs="Arial"/>
            <w:rPrChange w:id="662" w:author="KislovVO" w:date="2021-04-21T12:47:00Z">
              <w:rPr/>
            </w:rPrChange>
          </w:rPr>
          <w:t xml:space="preserve">, то при его согласовании будет автоматически создаваться новый «смежный» </w:t>
        </w:r>
        <w:proofErr w:type="spellStart"/>
        <w:r w:rsidRPr="000C5228">
          <w:rPr>
            <w:rFonts w:ascii="Arial" w:hAnsi="Arial" w:cs="Arial"/>
            <w:rPrChange w:id="663" w:author="KislovVO" w:date="2021-04-21T12:47:00Z">
              <w:rPr/>
            </w:rPrChange>
          </w:rPr>
          <w:t>ЗнК</w:t>
        </w:r>
        <w:proofErr w:type="spellEnd"/>
        <w:r w:rsidRPr="000C5228">
          <w:rPr>
            <w:rFonts w:ascii="Arial" w:hAnsi="Arial" w:cs="Arial"/>
            <w:rPrChange w:id="664" w:author="KislovVO" w:date="2021-04-21T12:47:00Z">
              <w:rPr/>
            </w:rPrChange>
          </w:rPr>
          <w:t xml:space="preserve"> к соответствующему сетевому графику</w:t>
        </w:r>
      </w:ins>
      <w:ins w:id="665" w:author="KislovVO" w:date="2021-04-21T12:47:00Z">
        <w:r>
          <w:rPr>
            <w:rFonts w:ascii="Arial" w:hAnsi="Arial" w:cs="Arial"/>
          </w:rPr>
          <w:t>.</w:t>
        </w:r>
      </w:ins>
    </w:p>
    <w:p w14:paraId="7359A0EB" w14:textId="3FFC7722" w:rsidR="000C5228" w:rsidRPr="000C5228" w:rsidRDefault="000C5228">
      <w:pPr>
        <w:spacing w:after="240" w:line="276" w:lineRule="auto"/>
        <w:rPr>
          <w:rFonts w:ascii="Arial" w:hAnsi="Arial" w:cs="Arial"/>
          <w:rPrChange w:id="666" w:author="KislovVO" w:date="2021-04-21T12:41:00Z">
            <w:rPr/>
          </w:rPrChange>
        </w:rPr>
        <w:pPrChange w:id="667" w:author="KislovVO" w:date="2021-04-21T12:41:00Z">
          <w:pPr>
            <w:pStyle w:val="afa"/>
            <w:numPr>
              <w:numId w:val="59"/>
            </w:numPr>
            <w:spacing w:after="240" w:line="276" w:lineRule="auto"/>
            <w:ind w:left="1647" w:hanging="360"/>
          </w:pPr>
        </w:pPrChange>
      </w:pPr>
    </w:p>
    <w:p w14:paraId="29107A00" w14:textId="77777777" w:rsidR="0013069E" w:rsidRDefault="00E32FCE" w:rsidP="005F6568">
      <w:pPr>
        <w:pStyle w:val="afa"/>
        <w:numPr>
          <w:ilvl w:val="0"/>
          <w:numId w:val="62"/>
        </w:numPr>
        <w:spacing w:after="240" w:line="276" w:lineRule="auto"/>
        <w:rPr>
          <w:rFonts w:ascii="Arial" w:hAnsi="Arial" w:cs="Arial"/>
        </w:rPr>
      </w:pPr>
      <w:bookmarkStart w:id="668" w:name="_Hlk521949790"/>
      <w:bookmarkEnd w:id="648"/>
      <w:r>
        <w:rPr>
          <w:rFonts w:ascii="Arial" w:hAnsi="Arial" w:cs="Arial"/>
        </w:rPr>
        <w:t>Ф</w:t>
      </w:r>
      <w:r w:rsidR="0013069E" w:rsidRPr="002728C9">
        <w:rPr>
          <w:rFonts w:ascii="Arial" w:hAnsi="Arial" w:cs="Arial"/>
        </w:rPr>
        <w:t xml:space="preserve">ормирование запроса на корректировку графика, </w:t>
      </w:r>
      <w:r w:rsidR="0013069E">
        <w:rPr>
          <w:rFonts w:ascii="Arial" w:hAnsi="Arial" w:cs="Arial"/>
        </w:rPr>
        <w:t>объема поставки по спецификации</w:t>
      </w:r>
    </w:p>
    <w:p w14:paraId="782518E1" w14:textId="77777777" w:rsidR="00F80F8B" w:rsidRDefault="0001055B" w:rsidP="00F80F8B">
      <w:pPr>
        <w:pStyle w:val="afa"/>
        <w:spacing w:after="240" w:line="276" w:lineRule="auto"/>
        <w:ind w:left="927"/>
        <w:rPr>
          <w:rFonts w:ascii="Arial" w:hAnsi="Arial" w:cs="Arial"/>
        </w:rPr>
      </w:pPr>
      <w:r>
        <w:rPr>
          <w:rFonts w:ascii="Arial" w:hAnsi="Arial" w:cs="Arial"/>
        </w:rPr>
        <w:lastRenderedPageBreak/>
        <w:t xml:space="preserve">Регистрируется в </w:t>
      </w:r>
      <w:r w:rsidRPr="004F6A08">
        <w:rPr>
          <w:rFonts w:ascii="Arial" w:hAnsi="Arial" w:cs="Arial"/>
          <w:color w:val="000000" w:themeColor="text1"/>
        </w:rPr>
        <w:t>SAP S/4 HANA</w:t>
      </w:r>
      <w:r>
        <w:rPr>
          <w:rFonts w:ascii="Arial" w:hAnsi="Arial" w:cs="Arial"/>
        </w:rPr>
        <w:t xml:space="preserve"> отдельным объектом (разработка </w:t>
      </w:r>
      <w:r>
        <w:rPr>
          <w:rFonts w:ascii="Arial" w:hAnsi="Arial" w:cs="Arial"/>
          <w:color w:val="000000" w:themeColor="text1"/>
        </w:rPr>
        <w:t>MM07</w:t>
      </w:r>
      <w:r>
        <w:rPr>
          <w:rFonts w:ascii="Arial" w:hAnsi="Arial" w:cs="Arial"/>
        </w:rPr>
        <w:t xml:space="preserve"> «</w:t>
      </w:r>
      <w:r w:rsidR="00A5535D" w:rsidRPr="00A5535D">
        <w:rPr>
          <w:rFonts w:ascii="Arial" w:hAnsi="Arial" w:cs="Arial"/>
        </w:rPr>
        <w:t>Управление запросами на корректировку</w:t>
      </w:r>
      <w:r>
        <w:rPr>
          <w:rFonts w:ascii="Arial" w:hAnsi="Arial" w:cs="Arial"/>
        </w:rPr>
        <w:t xml:space="preserve">»). </w:t>
      </w:r>
      <w:r w:rsidR="00F80F8B">
        <w:rPr>
          <w:rFonts w:ascii="Arial" w:hAnsi="Arial" w:cs="Arial"/>
        </w:rPr>
        <w:t xml:space="preserve">Данные в запрос копируются из корректируемой спецификации, после чего в них вносятся </w:t>
      </w:r>
      <w:r w:rsidR="00F80F8B" w:rsidRPr="009D00D8">
        <w:rPr>
          <w:rFonts w:ascii="Arial" w:hAnsi="Arial" w:cs="Arial"/>
        </w:rPr>
        <w:t>предлагаемые изменения – другой МТР, сд</w:t>
      </w:r>
      <w:r w:rsidR="00F80F8B">
        <w:rPr>
          <w:rFonts w:ascii="Arial" w:hAnsi="Arial" w:cs="Arial"/>
        </w:rPr>
        <w:t>виг сроков, изменение объёма закупки (количества). Формируется в случае, если нельзя сформировать запрос на корректировку заявки на закупку МТР, т.к. по ней уже создана спецификация договора поставки (документ заказ на закупку). Созданный запрос на корректировку спецификации отправляется на согласование ответственному менеджеру по сопровождению договора (если запрос инициирован сток-контролёром), либо ответственному сток-контролёру (если запрос инициирован менеджером по сопровождению договора), при этом согласующему отправляется извещение на электронную почту. Для запуска создания запроса необходимо указать номер корректируемой спецификации, при этом выполняются следующие проверки (аналогичные проверки выполняются также при сохранении запроса и при согласовании запроса):</w:t>
      </w:r>
    </w:p>
    <w:p w14:paraId="4238697F" w14:textId="77777777" w:rsidR="00F80F8B" w:rsidRDefault="00F80F8B" w:rsidP="005F6568">
      <w:pPr>
        <w:pStyle w:val="afa"/>
        <w:numPr>
          <w:ilvl w:val="0"/>
          <w:numId w:val="59"/>
        </w:numPr>
        <w:spacing w:after="240" w:line="276" w:lineRule="auto"/>
        <w:rPr>
          <w:rFonts w:ascii="Arial" w:hAnsi="Arial" w:cs="Arial"/>
        </w:rPr>
      </w:pPr>
      <w:r>
        <w:rPr>
          <w:rFonts w:ascii="Arial" w:hAnsi="Arial" w:cs="Arial"/>
        </w:rPr>
        <w:t xml:space="preserve">статус </w:t>
      </w:r>
      <w:r w:rsidR="00133678">
        <w:rPr>
          <w:rFonts w:ascii="Arial" w:hAnsi="Arial" w:cs="Arial"/>
        </w:rPr>
        <w:t>спецификации</w:t>
      </w:r>
      <w:r>
        <w:rPr>
          <w:rFonts w:ascii="Arial" w:hAnsi="Arial" w:cs="Arial"/>
        </w:rPr>
        <w:t xml:space="preserve"> – спецификация не должна быть в статусе «на согласовании в СЭД»</w:t>
      </w:r>
      <w:r w:rsidR="00133678">
        <w:rPr>
          <w:rFonts w:ascii="Arial" w:hAnsi="Arial" w:cs="Arial"/>
        </w:rPr>
        <w:t>, перед корректировкой согласование в СЭД должно быть завершено или отклонено</w:t>
      </w:r>
      <w:r>
        <w:rPr>
          <w:rFonts w:ascii="Arial" w:hAnsi="Arial" w:cs="Arial"/>
        </w:rPr>
        <w:t>;</w:t>
      </w:r>
    </w:p>
    <w:p w14:paraId="09340D6C" w14:textId="77777777" w:rsidR="00F80F8B" w:rsidRDefault="00F80F8B" w:rsidP="005F6568">
      <w:pPr>
        <w:pStyle w:val="afa"/>
        <w:numPr>
          <w:ilvl w:val="0"/>
          <w:numId w:val="59"/>
        </w:numPr>
        <w:spacing w:after="240" w:line="276" w:lineRule="auto"/>
        <w:rPr>
          <w:rFonts w:ascii="Arial" w:hAnsi="Arial" w:cs="Arial"/>
        </w:rPr>
      </w:pPr>
      <w:r>
        <w:rPr>
          <w:rFonts w:ascii="Arial" w:hAnsi="Arial" w:cs="Arial"/>
        </w:rPr>
        <w:t xml:space="preserve">последующие документы – на основании позиции </w:t>
      </w:r>
      <w:r w:rsidR="00133678">
        <w:rPr>
          <w:rFonts w:ascii="Arial" w:hAnsi="Arial" w:cs="Arial"/>
        </w:rPr>
        <w:t>спецификации</w:t>
      </w:r>
      <w:r>
        <w:rPr>
          <w:rFonts w:ascii="Arial" w:hAnsi="Arial" w:cs="Arial"/>
        </w:rPr>
        <w:t xml:space="preserve"> не должно быть создано </w:t>
      </w:r>
      <w:r w:rsidR="00133678">
        <w:rPr>
          <w:rFonts w:ascii="Arial" w:hAnsi="Arial" w:cs="Arial"/>
        </w:rPr>
        <w:t>последующих документов (входящая поставка, поступление материалов) на количество большее, чем предлагаемое в корректировке</w:t>
      </w:r>
      <w:r>
        <w:rPr>
          <w:rFonts w:ascii="Arial" w:hAnsi="Arial" w:cs="Arial"/>
        </w:rPr>
        <w:t>;</w:t>
      </w:r>
    </w:p>
    <w:p w14:paraId="2CF3AB5F" w14:textId="77777777" w:rsidR="00F80F8B" w:rsidRDefault="00F80F8B" w:rsidP="005F6568">
      <w:pPr>
        <w:pStyle w:val="afa"/>
        <w:numPr>
          <w:ilvl w:val="0"/>
          <w:numId w:val="59"/>
        </w:numPr>
        <w:spacing w:after="240" w:line="276" w:lineRule="auto"/>
        <w:rPr>
          <w:rFonts w:ascii="Arial" w:hAnsi="Arial" w:cs="Arial"/>
        </w:rPr>
      </w:pPr>
      <w:r>
        <w:rPr>
          <w:rFonts w:ascii="Arial" w:hAnsi="Arial" w:cs="Arial"/>
        </w:rPr>
        <w:t xml:space="preserve">другие запросы – по </w:t>
      </w:r>
      <w:r w:rsidR="00133678">
        <w:rPr>
          <w:rFonts w:ascii="Arial" w:hAnsi="Arial" w:cs="Arial"/>
        </w:rPr>
        <w:t>корректируем</w:t>
      </w:r>
      <w:r>
        <w:rPr>
          <w:rFonts w:ascii="Arial" w:hAnsi="Arial" w:cs="Arial"/>
        </w:rPr>
        <w:t>ой позиции спецификации не должно быть других открытых (не согласованных и не отклонённых) запросов на корректировку;</w:t>
      </w:r>
    </w:p>
    <w:p w14:paraId="1B022BC3" w14:textId="423835A9" w:rsidR="00F80F8B" w:rsidRDefault="00F80F8B" w:rsidP="005F6568">
      <w:pPr>
        <w:pStyle w:val="afa"/>
        <w:numPr>
          <w:ilvl w:val="0"/>
          <w:numId w:val="59"/>
        </w:numPr>
        <w:spacing w:after="240" w:line="276" w:lineRule="auto"/>
        <w:rPr>
          <w:ins w:id="669" w:author="KislovVO" w:date="2021-04-21T12:51:00Z"/>
          <w:rFonts w:ascii="Arial" w:hAnsi="Arial" w:cs="Arial"/>
        </w:rPr>
      </w:pPr>
      <w:r w:rsidRPr="00B556C8">
        <w:rPr>
          <w:rFonts w:ascii="Arial" w:hAnsi="Arial" w:cs="Arial"/>
        </w:rPr>
        <w:t xml:space="preserve">метка удаления – корректируемая позиция </w:t>
      </w:r>
      <w:r>
        <w:rPr>
          <w:rFonts w:ascii="Arial" w:hAnsi="Arial" w:cs="Arial"/>
        </w:rPr>
        <w:t>спецификации</w:t>
      </w:r>
      <w:r w:rsidRPr="00B556C8">
        <w:rPr>
          <w:rFonts w:ascii="Arial" w:hAnsi="Arial" w:cs="Arial"/>
        </w:rPr>
        <w:t xml:space="preserve"> не д</w:t>
      </w:r>
      <w:r w:rsidR="006C0AB5">
        <w:rPr>
          <w:rFonts w:ascii="Arial" w:hAnsi="Arial" w:cs="Arial"/>
        </w:rPr>
        <w:t>олжна быть помечена на удаление.</w:t>
      </w:r>
    </w:p>
    <w:p w14:paraId="1900D55F" w14:textId="35C0E419" w:rsidR="002A5BA7" w:rsidRPr="002A5BA7" w:rsidRDefault="002A5BA7">
      <w:pPr>
        <w:spacing w:after="240" w:line="276" w:lineRule="auto"/>
        <w:ind w:left="1287"/>
        <w:rPr>
          <w:ins w:id="670" w:author="KislovVO" w:date="2021-04-21T12:51:00Z"/>
          <w:rFonts w:ascii="Arial" w:hAnsi="Arial" w:cs="Arial"/>
          <w:rPrChange w:id="671" w:author="KislovVO" w:date="2021-04-21T12:51:00Z">
            <w:rPr>
              <w:ins w:id="672" w:author="KislovVO" w:date="2021-04-21T12:51:00Z"/>
            </w:rPr>
          </w:rPrChange>
        </w:rPr>
        <w:pPrChange w:id="673" w:author="KislovVO" w:date="2021-04-21T12:51:00Z">
          <w:pPr>
            <w:pStyle w:val="afa"/>
            <w:numPr>
              <w:numId w:val="59"/>
            </w:numPr>
            <w:spacing w:after="240" w:line="276" w:lineRule="auto"/>
            <w:ind w:left="1647" w:hanging="360"/>
          </w:pPr>
        </w:pPrChange>
      </w:pPr>
      <w:ins w:id="674" w:author="KislovVO" w:date="2021-04-21T12:51:00Z">
        <w:r w:rsidRPr="002A5BA7">
          <w:rPr>
            <w:rFonts w:ascii="Arial" w:hAnsi="Arial" w:cs="Arial"/>
            <w:rPrChange w:id="675" w:author="KislovVO" w:date="2021-04-21T12:51:00Z">
              <w:rPr/>
            </w:rPrChange>
          </w:rPr>
          <w:t>По потребностям сетевых графиков, которые планируются по опросным листам или техническому заданию (ОЛ/ТЗ) заявка на закупку формируется автоматически, поэтому корректировка этой заявки</w:t>
        </w:r>
      </w:ins>
      <w:ins w:id="676" w:author="KislovVO" w:date="2021-04-21T12:53:00Z">
        <w:r>
          <w:rPr>
            <w:rFonts w:ascii="Arial" w:hAnsi="Arial" w:cs="Arial"/>
          </w:rPr>
          <w:t xml:space="preserve"> и</w:t>
        </w:r>
        <w:r w:rsidRPr="002A5BA7">
          <w:rPr>
            <w:rFonts w:ascii="Arial" w:hAnsi="Arial" w:cs="Arial"/>
            <w:rPrChange w:id="677" w:author="KislovVO" w:date="2021-04-21T12:53:00Z">
              <w:rPr>
                <w:rFonts w:ascii="Arial" w:hAnsi="Arial" w:cs="Arial"/>
                <w:lang w:val="en-US"/>
              </w:rPr>
            </w:rPrChange>
          </w:rPr>
          <w:t xml:space="preserve"> </w:t>
        </w:r>
        <w:r>
          <w:rPr>
            <w:rFonts w:ascii="Arial" w:hAnsi="Arial" w:cs="Arial"/>
          </w:rPr>
          <w:t>последующих документов,</w:t>
        </w:r>
      </w:ins>
      <w:ins w:id="678" w:author="KislovVO" w:date="2021-04-21T12:51:00Z">
        <w:r w:rsidRPr="002A5BA7">
          <w:rPr>
            <w:rFonts w:ascii="Arial" w:hAnsi="Arial" w:cs="Arial"/>
            <w:rPrChange w:id="679" w:author="KislovVO" w:date="2021-04-21T12:51:00Z">
              <w:rPr/>
            </w:rPrChange>
          </w:rPr>
          <w:t xml:space="preserve"> или сетевого графика должна происходить с привлечением планировщика потребности, сток-контролера и закупщика. Этот процесс реализован путем создания смежных запросов. Если</w:t>
        </w:r>
        <w:r w:rsidR="00297114" w:rsidRPr="00297114">
          <w:rPr>
            <w:rFonts w:ascii="Arial" w:hAnsi="Arial" w:cs="Arial"/>
          </w:rPr>
          <w:t xml:space="preserve"> первичный </w:t>
        </w:r>
        <w:proofErr w:type="spellStart"/>
        <w:r w:rsidR="00297114" w:rsidRPr="00297114">
          <w:rPr>
            <w:rFonts w:ascii="Arial" w:hAnsi="Arial" w:cs="Arial"/>
          </w:rPr>
          <w:t>ЗнК</w:t>
        </w:r>
        <w:proofErr w:type="spellEnd"/>
        <w:r w:rsidR="00297114" w:rsidRPr="00297114">
          <w:rPr>
            <w:rFonts w:ascii="Arial" w:hAnsi="Arial" w:cs="Arial"/>
          </w:rPr>
          <w:t xml:space="preserve"> создан к </w:t>
        </w:r>
      </w:ins>
      <w:ins w:id="680" w:author="KislovVO" w:date="2021-04-21T12:55:00Z">
        <w:r w:rsidR="00297114">
          <w:rPr>
            <w:rFonts w:ascii="Arial" w:hAnsi="Arial" w:cs="Arial"/>
          </w:rPr>
          <w:t>спецификации</w:t>
        </w:r>
      </w:ins>
      <w:ins w:id="681" w:author="KislovVO" w:date="2021-04-21T12:51:00Z">
        <w:r w:rsidRPr="002A5BA7">
          <w:rPr>
            <w:rFonts w:ascii="Arial" w:hAnsi="Arial" w:cs="Arial"/>
            <w:rPrChange w:id="682" w:author="KislovVO" w:date="2021-04-21T12:51:00Z">
              <w:rPr/>
            </w:rPrChange>
          </w:rPr>
          <w:t xml:space="preserve">, то при его согласовании планировщиком будет автоматически создаваться новый «смежный» </w:t>
        </w:r>
        <w:proofErr w:type="spellStart"/>
        <w:r w:rsidRPr="002A5BA7">
          <w:rPr>
            <w:rFonts w:ascii="Arial" w:hAnsi="Arial" w:cs="Arial"/>
            <w:rPrChange w:id="683" w:author="KislovVO" w:date="2021-04-21T12:51:00Z">
              <w:rPr/>
            </w:rPrChange>
          </w:rPr>
          <w:t>ЗнК</w:t>
        </w:r>
        <w:proofErr w:type="spellEnd"/>
        <w:r w:rsidRPr="002A5BA7">
          <w:rPr>
            <w:rFonts w:ascii="Arial" w:hAnsi="Arial" w:cs="Arial"/>
            <w:rPrChange w:id="684" w:author="KislovVO" w:date="2021-04-21T12:51:00Z">
              <w:rPr/>
            </w:rPrChange>
          </w:rPr>
          <w:t xml:space="preserve"> к соответствующему документу </w:t>
        </w:r>
      </w:ins>
      <w:ins w:id="685" w:author="KislovVO" w:date="2021-04-21T12:56:00Z">
        <w:r w:rsidR="00297114">
          <w:rPr>
            <w:rFonts w:ascii="Arial" w:hAnsi="Arial" w:cs="Arial"/>
          </w:rPr>
          <w:t>потребности Сетевой график</w:t>
        </w:r>
      </w:ins>
      <w:ins w:id="686" w:author="KislovVO" w:date="2021-04-21T12:51:00Z">
        <w:r w:rsidRPr="002A5BA7">
          <w:rPr>
            <w:rFonts w:ascii="Arial" w:hAnsi="Arial" w:cs="Arial"/>
            <w:rPrChange w:id="687" w:author="KislovVO" w:date="2021-04-21T12:51:00Z">
              <w:rPr/>
            </w:rPrChange>
          </w:rPr>
          <w:t>.</w:t>
        </w:r>
      </w:ins>
    </w:p>
    <w:p w14:paraId="016F6A44" w14:textId="77777777" w:rsidR="002A5BA7" w:rsidRDefault="002A5BA7">
      <w:pPr>
        <w:pStyle w:val="afa"/>
        <w:spacing w:after="240" w:line="276" w:lineRule="auto"/>
        <w:ind w:left="1647"/>
        <w:rPr>
          <w:ins w:id="688" w:author="KislovVO" w:date="2021-04-21T12:50:00Z"/>
          <w:rFonts w:ascii="Arial" w:hAnsi="Arial" w:cs="Arial"/>
        </w:rPr>
        <w:pPrChange w:id="689" w:author="KislovVO" w:date="2021-04-21T12:51:00Z">
          <w:pPr>
            <w:pStyle w:val="afa"/>
            <w:numPr>
              <w:numId w:val="59"/>
            </w:numPr>
            <w:spacing w:after="240" w:line="276" w:lineRule="auto"/>
            <w:ind w:left="1647" w:hanging="360"/>
          </w:pPr>
        </w:pPrChange>
      </w:pPr>
    </w:p>
    <w:p w14:paraId="7D60EE48" w14:textId="394B0561" w:rsidR="002A5BA7" w:rsidRPr="002A5BA7" w:rsidDel="002A5BA7" w:rsidRDefault="002A5BA7">
      <w:pPr>
        <w:spacing w:after="240" w:line="276" w:lineRule="auto"/>
        <w:rPr>
          <w:del w:id="690" w:author="KislovVO" w:date="2021-04-21T12:50:00Z"/>
          <w:rFonts w:ascii="Arial" w:hAnsi="Arial" w:cs="Arial"/>
          <w:rPrChange w:id="691" w:author="KislovVO" w:date="2021-04-21T12:50:00Z">
            <w:rPr>
              <w:del w:id="692" w:author="KislovVO" w:date="2021-04-21T12:50:00Z"/>
            </w:rPr>
          </w:rPrChange>
        </w:rPr>
        <w:pPrChange w:id="693" w:author="KislovVO" w:date="2021-04-21T12:50:00Z">
          <w:pPr>
            <w:pStyle w:val="afa"/>
            <w:numPr>
              <w:numId w:val="59"/>
            </w:numPr>
            <w:spacing w:after="240" w:line="276" w:lineRule="auto"/>
            <w:ind w:left="1647" w:hanging="360"/>
          </w:pPr>
        </w:pPrChange>
      </w:pPr>
      <w:ins w:id="694" w:author="KislovVO" w:date="2021-04-21T12:51:00Z">
        <w:r>
          <w:rPr>
            <w:rFonts w:ascii="Arial" w:hAnsi="Arial" w:cs="Arial"/>
          </w:rPr>
          <w:t xml:space="preserve"> </w:t>
        </w:r>
      </w:ins>
    </w:p>
    <w:bookmarkEnd w:id="668"/>
    <w:p w14:paraId="546A5D89" w14:textId="77777777" w:rsidR="003465AE" w:rsidRDefault="003465AE" w:rsidP="003465AE">
      <w:pPr>
        <w:pStyle w:val="afa"/>
        <w:spacing w:after="240" w:line="276" w:lineRule="auto"/>
        <w:ind w:left="927"/>
        <w:rPr>
          <w:rFonts w:ascii="Arial" w:hAnsi="Arial" w:cs="Arial"/>
        </w:rPr>
      </w:pPr>
    </w:p>
    <w:p w14:paraId="3D559FEC" w14:textId="77777777" w:rsidR="0013069E" w:rsidRDefault="00E32FCE" w:rsidP="005F6568">
      <w:pPr>
        <w:pStyle w:val="afa"/>
        <w:numPr>
          <w:ilvl w:val="0"/>
          <w:numId w:val="62"/>
        </w:numPr>
        <w:spacing w:after="240" w:line="276" w:lineRule="auto"/>
        <w:rPr>
          <w:rFonts w:ascii="Arial" w:hAnsi="Arial" w:cs="Arial"/>
        </w:rPr>
      </w:pPr>
      <w:r>
        <w:rPr>
          <w:rFonts w:ascii="Arial" w:hAnsi="Arial" w:cs="Arial"/>
        </w:rPr>
        <w:t>Ф</w:t>
      </w:r>
      <w:r w:rsidR="0013069E" w:rsidRPr="002728C9">
        <w:rPr>
          <w:rFonts w:ascii="Arial" w:hAnsi="Arial" w:cs="Arial"/>
        </w:rPr>
        <w:t>ормирование запро</w:t>
      </w:r>
      <w:r w:rsidR="0013069E">
        <w:rPr>
          <w:rFonts w:ascii="Arial" w:hAnsi="Arial" w:cs="Arial"/>
        </w:rPr>
        <w:t>са на корректировку потребности</w:t>
      </w:r>
    </w:p>
    <w:p w14:paraId="18E4F089" w14:textId="1B459559" w:rsidR="00E4479E" w:rsidRDefault="00B556C8" w:rsidP="0013069E">
      <w:pPr>
        <w:pStyle w:val="afa"/>
        <w:spacing w:after="240" w:line="276" w:lineRule="auto"/>
        <w:ind w:left="927"/>
        <w:rPr>
          <w:rFonts w:ascii="Arial" w:hAnsi="Arial" w:cs="Arial"/>
        </w:rPr>
      </w:pPr>
      <w:r>
        <w:rPr>
          <w:rFonts w:ascii="Arial" w:hAnsi="Arial" w:cs="Arial"/>
        </w:rPr>
        <w:lastRenderedPageBreak/>
        <w:t xml:space="preserve">Регистрируется в </w:t>
      </w:r>
      <w:r w:rsidRPr="004F6A08">
        <w:rPr>
          <w:rFonts w:ascii="Arial" w:hAnsi="Arial" w:cs="Arial"/>
          <w:color w:val="000000" w:themeColor="text1"/>
        </w:rPr>
        <w:t>SAP S/4 HANA</w:t>
      </w:r>
      <w:r>
        <w:rPr>
          <w:rFonts w:ascii="Arial" w:hAnsi="Arial" w:cs="Arial"/>
        </w:rPr>
        <w:t xml:space="preserve"> отдельным объектом (разработка </w:t>
      </w:r>
      <w:r w:rsidR="00664DD2">
        <w:rPr>
          <w:rFonts w:ascii="Arial" w:hAnsi="Arial" w:cs="Arial"/>
          <w:color w:val="000000" w:themeColor="text1"/>
        </w:rPr>
        <w:t>MM07</w:t>
      </w:r>
      <w:r w:rsidR="00664DD2">
        <w:rPr>
          <w:rFonts w:ascii="Arial" w:hAnsi="Arial" w:cs="Arial"/>
        </w:rPr>
        <w:t xml:space="preserve"> </w:t>
      </w:r>
      <w:r>
        <w:rPr>
          <w:rFonts w:ascii="Arial" w:hAnsi="Arial" w:cs="Arial"/>
        </w:rPr>
        <w:t>«</w:t>
      </w:r>
      <w:r w:rsidR="00A5535D" w:rsidRPr="00A5535D">
        <w:rPr>
          <w:rFonts w:ascii="Arial" w:hAnsi="Arial" w:cs="Arial"/>
        </w:rPr>
        <w:t>Управление запросами на корректировку</w:t>
      </w:r>
      <w:r>
        <w:rPr>
          <w:rFonts w:ascii="Arial" w:hAnsi="Arial" w:cs="Arial"/>
        </w:rPr>
        <w:t xml:space="preserve">»). </w:t>
      </w:r>
      <w:r w:rsidR="008E43F0">
        <w:rPr>
          <w:rFonts w:ascii="Arial" w:hAnsi="Arial" w:cs="Arial"/>
        </w:rPr>
        <w:t>П</w:t>
      </w:r>
      <w:r w:rsidR="0013069E">
        <w:rPr>
          <w:rFonts w:ascii="Arial" w:hAnsi="Arial" w:cs="Arial"/>
        </w:rPr>
        <w:t xml:space="preserve">ри необходимости корректировки потребности Сток-контролёр </w:t>
      </w:r>
      <w:r w:rsidR="00D624A1">
        <w:rPr>
          <w:rFonts w:ascii="Arial" w:hAnsi="Arial" w:cs="Arial"/>
        </w:rPr>
        <w:t>с помощью отдельной транзакции либо непосредственно из отчета «Анализ результа</w:t>
      </w:r>
      <w:r w:rsidR="00D624A1" w:rsidRPr="007D7452">
        <w:rPr>
          <w:rFonts w:ascii="Arial" w:hAnsi="Arial" w:cs="Arial"/>
        </w:rPr>
        <w:t>тов ППМ</w:t>
      </w:r>
      <w:r w:rsidR="00D624A1">
        <w:rPr>
          <w:rFonts w:ascii="Arial" w:hAnsi="Arial" w:cs="Arial"/>
        </w:rPr>
        <w:t xml:space="preserve">» (разработка </w:t>
      </w:r>
      <w:r w:rsidR="00D624A1" w:rsidRPr="005A0065">
        <w:rPr>
          <w:rFonts w:ascii="Arial" w:hAnsi="Arial" w:cs="Arial"/>
          <w:color w:val="000000" w:themeColor="text1"/>
        </w:rPr>
        <w:t>MM</w:t>
      </w:r>
      <w:r w:rsidR="00D624A1">
        <w:rPr>
          <w:rFonts w:ascii="Arial" w:hAnsi="Arial" w:cs="Arial"/>
          <w:color w:val="000000" w:themeColor="text1"/>
        </w:rPr>
        <w:t>3</w:t>
      </w:r>
      <w:r w:rsidR="00D624A1" w:rsidRPr="005A0065">
        <w:rPr>
          <w:rFonts w:ascii="Arial" w:hAnsi="Arial" w:cs="Arial"/>
          <w:color w:val="000000" w:themeColor="text1"/>
        </w:rPr>
        <w:t>4</w:t>
      </w:r>
      <w:r w:rsidR="00D624A1">
        <w:rPr>
          <w:rFonts w:ascii="Arial" w:hAnsi="Arial" w:cs="Arial"/>
        </w:rPr>
        <w:t xml:space="preserve"> «Анализ результа</w:t>
      </w:r>
      <w:r w:rsidR="00D624A1" w:rsidRPr="007D7452">
        <w:rPr>
          <w:rFonts w:ascii="Arial" w:hAnsi="Arial" w:cs="Arial"/>
        </w:rPr>
        <w:t>тов ППМ</w:t>
      </w:r>
      <w:r w:rsidR="00D624A1">
        <w:rPr>
          <w:rFonts w:ascii="Arial" w:hAnsi="Arial" w:cs="Arial"/>
        </w:rPr>
        <w:t>») выделив требуем</w:t>
      </w:r>
      <w:r w:rsidR="00F4289D">
        <w:rPr>
          <w:rFonts w:ascii="Arial" w:hAnsi="Arial" w:cs="Arial"/>
        </w:rPr>
        <w:t>ые</w:t>
      </w:r>
      <w:r w:rsidR="00D624A1">
        <w:rPr>
          <w:rFonts w:ascii="Arial" w:hAnsi="Arial" w:cs="Arial"/>
        </w:rPr>
        <w:t xml:space="preserve"> строк</w:t>
      </w:r>
      <w:r w:rsidR="00F4289D">
        <w:rPr>
          <w:rFonts w:ascii="Arial" w:hAnsi="Arial" w:cs="Arial"/>
        </w:rPr>
        <w:t>и</w:t>
      </w:r>
      <w:r w:rsidR="00D624A1">
        <w:rPr>
          <w:rFonts w:ascii="Arial" w:hAnsi="Arial" w:cs="Arial"/>
        </w:rPr>
        <w:t xml:space="preserve"> и нажав кнопку «Создать запрос на корректировку», </w:t>
      </w:r>
      <w:r w:rsidR="0013069E">
        <w:rPr>
          <w:rFonts w:ascii="Arial" w:hAnsi="Arial" w:cs="Arial"/>
        </w:rPr>
        <w:t>формирует запрос на корректировку потребности</w:t>
      </w:r>
      <w:r w:rsidR="0013069E" w:rsidRPr="006A7BBE">
        <w:rPr>
          <w:rFonts w:ascii="Arial" w:hAnsi="Arial" w:cs="Arial"/>
        </w:rPr>
        <w:t xml:space="preserve"> </w:t>
      </w:r>
      <w:r w:rsidR="0013069E">
        <w:rPr>
          <w:rFonts w:ascii="Arial" w:hAnsi="Arial" w:cs="Arial"/>
        </w:rPr>
        <w:t xml:space="preserve">с указанием потребности, для которой запрашивается корректировка. </w:t>
      </w:r>
      <w:r w:rsidR="009D00D8">
        <w:rPr>
          <w:rFonts w:ascii="Arial" w:hAnsi="Arial" w:cs="Arial"/>
        </w:rPr>
        <w:t xml:space="preserve">Данные в запрос копируются из корректируемой потребности, после чего в них вносятся </w:t>
      </w:r>
      <w:r w:rsidR="009D00D8" w:rsidRPr="009D00D8">
        <w:rPr>
          <w:rFonts w:ascii="Arial" w:hAnsi="Arial" w:cs="Arial"/>
        </w:rPr>
        <w:t>предлагаемы</w:t>
      </w:r>
      <w:r w:rsidR="009D00D8">
        <w:rPr>
          <w:rFonts w:ascii="Arial" w:hAnsi="Arial" w:cs="Arial"/>
        </w:rPr>
        <w:t>е</w:t>
      </w:r>
      <w:r w:rsidR="009D00D8" w:rsidRPr="009D00D8">
        <w:rPr>
          <w:rFonts w:ascii="Arial" w:hAnsi="Arial" w:cs="Arial"/>
        </w:rPr>
        <w:t xml:space="preserve"> изменени</w:t>
      </w:r>
      <w:r w:rsidR="009D00D8">
        <w:rPr>
          <w:rFonts w:ascii="Arial" w:hAnsi="Arial" w:cs="Arial"/>
        </w:rPr>
        <w:t>я</w:t>
      </w:r>
      <w:r w:rsidR="009D00D8" w:rsidRPr="009D00D8">
        <w:rPr>
          <w:rFonts w:ascii="Arial" w:hAnsi="Arial" w:cs="Arial"/>
        </w:rPr>
        <w:t xml:space="preserve"> – другой </w:t>
      </w:r>
      <w:r w:rsidR="009D00D8" w:rsidRPr="000F385E">
        <w:rPr>
          <w:rFonts w:ascii="Arial" w:hAnsi="Arial" w:cs="Arial"/>
        </w:rPr>
        <w:t>МТР</w:t>
      </w:r>
      <w:r w:rsidR="00A706CE" w:rsidRPr="000F385E">
        <w:rPr>
          <w:rFonts w:ascii="Arial" w:hAnsi="Arial" w:cs="Arial"/>
        </w:rPr>
        <w:t xml:space="preserve"> (непрямой аналог или замена)</w:t>
      </w:r>
      <w:r w:rsidR="009D00D8" w:rsidRPr="000F385E">
        <w:rPr>
          <w:rFonts w:ascii="Arial" w:hAnsi="Arial" w:cs="Arial"/>
        </w:rPr>
        <w:t>, сд</w:t>
      </w:r>
      <w:r w:rsidR="009D00D8" w:rsidRPr="009D00D8">
        <w:rPr>
          <w:rFonts w:ascii="Arial" w:hAnsi="Arial" w:cs="Arial"/>
        </w:rPr>
        <w:t>виг сроков, изменение объёма потребности (количества</w:t>
      </w:r>
      <w:r w:rsidR="00D66E3B">
        <w:rPr>
          <w:rFonts w:ascii="Arial" w:hAnsi="Arial" w:cs="Arial"/>
        </w:rPr>
        <w:t xml:space="preserve"> в меньшую сторону</w:t>
      </w:r>
      <w:r w:rsidR="009D00D8" w:rsidRPr="009D00D8">
        <w:rPr>
          <w:rFonts w:ascii="Arial" w:hAnsi="Arial" w:cs="Arial"/>
        </w:rPr>
        <w:t>)</w:t>
      </w:r>
      <w:r w:rsidR="009D00D8">
        <w:rPr>
          <w:rFonts w:ascii="Arial" w:hAnsi="Arial" w:cs="Arial"/>
        </w:rPr>
        <w:t>.</w:t>
      </w:r>
      <w:r w:rsidR="001B1CEE">
        <w:rPr>
          <w:rFonts w:ascii="Arial" w:hAnsi="Arial" w:cs="Arial"/>
        </w:rPr>
        <w:t xml:space="preserve"> Если в качестве корректируемой потребности указана заявка на закупку</w:t>
      </w:r>
      <w:r w:rsidR="007E49D7">
        <w:rPr>
          <w:rFonts w:ascii="Arial" w:hAnsi="Arial" w:cs="Arial"/>
        </w:rPr>
        <w:t xml:space="preserve"> давальческих услуг, то в запрос копируются позиции МТР указанные в компонентах давальческой услуги.</w:t>
      </w:r>
      <w:r w:rsidR="009D00D8">
        <w:rPr>
          <w:rFonts w:ascii="Arial" w:hAnsi="Arial" w:cs="Arial"/>
        </w:rPr>
        <w:t xml:space="preserve"> </w:t>
      </w:r>
      <w:r w:rsidR="0013069E">
        <w:rPr>
          <w:rFonts w:ascii="Arial" w:hAnsi="Arial" w:cs="Arial"/>
        </w:rPr>
        <w:t>Извещение о сформированном запросе отправляется на электронную почту планировщику корректируемой потребности. Дальнейшая обработка запроса (согласование</w:t>
      </w:r>
      <w:r w:rsidR="00173C67">
        <w:rPr>
          <w:rFonts w:ascii="Arial" w:hAnsi="Arial" w:cs="Arial"/>
        </w:rPr>
        <w:t>/отклонение</w:t>
      </w:r>
      <w:r w:rsidR="0013069E">
        <w:rPr>
          <w:rFonts w:ascii="Arial" w:hAnsi="Arial" w:cs="Arial"/>
        </w:rPr>
        <w:t xml:space="preserve"> запроса</w:t>
      </w:r>
      <w:r w:rsidR="00215C5F">
        <w:rPr>
          <w:rFonts w:ascii="Arial" w:hAnsi="Arial" w:cs="Arial"/>
        </w:rPr>
        <w:t>, выполнение необходимых автоматических проверок</w:t>
      </w:r>
      <w:r w:rsidR="0013069E">
        <w:rPr>
          <w:rFonts w:ascii="Arial" w:hAnsi="Arial" w:cs="Arial"/>
        </w:rPr>
        <w:t xml:space="preserve">, внесение изменений в потребность) выполняется </w:t>
      </w:r>
      <w:r w:rsidR="00215C5F">
        <w:rPr>
          <w:rFonts w:ascii="Arial" w:hAnsi="Arial" w:cs="Arial"/>
        </w:rPr>
        <w:t xml:space="preserve">и описывается </w:t>
      </w:r>
      <w:r w:rsidR="0013069E">
        <w:rPr>
          <w:rFonts w:ascii="Arial" w:hAnsi="Arial" w:cs="Arial"/>
        </w:rPr>
        <w:t xml:space="preserve">в </w:t>
      </w:r>
      <w:r w:rsidR="00E4479E">
        <w:rPr>
          <w:rFonts w:ascii="Arial" w:hAnsi="Arial" w:cs="Arial"/>
        </w:rPr>
        <w:t xml:space="preserve">следующих </w:t>
      </w:r>
      <w:r w:rsidR="0013069E">
        <w:rPr>
          <w:rFonts w:ascii="Arial" w:hAnsi="Arial" w:cs="Arial"/>
        </w:rPr>
        <w:t>смежных процессах в зависимости от типа потребности</w:t>
      </w:r>
      <w:r w:rsidR="00E4479E">
        <w:rPr>
          <w:rFonts w:ascii="Arial" w:hAnsi="Arial" w:cs="Arial"/>
        </w:rPr>
        <w:t>:</w:t>
      </w:r>
    </w:p>
    <w:p w14:paraId="21EC7C68" w14:textId="77777777" w:rsidR="00621F66" w:rsidRDefault="00621F66" w:rsidP="00E740CF">
      <w:pPr>
        <w:pStyle w:val="afa"/>
        <w:numPr>
          <w:ilvl w:val="0"/>
          <w:numId w:val="73"/>
        </w:numPr>
        <w:spacing w:after="240" w:line="276" w:lineRule="auto"/>
        <w:rPr>
          <w:rFonts w:ascii="Arial" w:hAnsi="Arial" w:cs="Arial"/>
        </w:rPr>
      </w:pPr>
      <w:r>
        <w:rPr>
          <w:rFonts w:ascii="Arial" w:hAnsi="Arial" w:cs="Arial"/>
        </w:rPr>
        <w:t>производственная</w:t>
      </w:r>
      <w:r w:rsidRPr="00621F66" w:rsidDel="00621F66">
        <w:rPr>
          <w:rFonts w:ascii="Arial" w:hAnsi="Arial" w:cs="Arial"/>
        </w:rPr>
        <w:t xml:space="preserve"> </w:t>
      </w:r>
      <w:r>
        <w:rPr>
          <w:rFonts w:ascii="Arial" w:hAnsi="Arial" w:cs="Arial"/>
        </w:rPr>
        <w:t xml:space="preserve">– </w:t>
      </w:r>
      <w:r w:rsidRPr="00621F66">
        <w:rPr>
          <w:rFonts w:ascii="Arial" w:hAnsi="Arial" w:cs="Arial"/>
        </w:rPr>
        <w:t>ПП-07.03.01-ERP</w:t>
      </w:r>
      <w:r>
        <w:rPr>
          <w:rFonts w:ascii="Arial" w:hAnsi="Arial" w:cs="Arial"/>
        </w:rPr>
        <w:t xml:space="preserve"> </w:t>
      </w:r>
      <w:r w:rsidRPr="00621F66">
        <w:rPr>
          <w:rFonts w:ascii="Arial" w:hAnsi="Arial" w:cs="Arial"/>
        </w:rPr>
        <w:t>Оперативное (месячное) планирование воздействий на производственные активы</w:t>
      </w:r>
      <w:r>
        <w:rPr>
          <w:rFonts w:ascii="Arial" w:hAnsi="Arial" w:cs="Arial"/>
        </w:rPr>
        <w:t>;</w:t>
      </w:r>
    </w:p>
    <w:p w14:paraId="086D63F2" w14:textId="77777777" w:rsidR="00621F66" w:rsidRDefault="00621F66" w:rsidP="00E740CF">
      <w:pPr>
        <w:pStyle w:val="afa"/>
        <w:numPr>
          <w:ilvl w:val="0"/>
          <w:numId w:val="73"/>
        </w:numPr>
        <w:spacing w:after="240" w:line="276" w:lineRule="auto"/>
        <w:rPr>
          <w:rFonts w:ascii="Arial" w:hAnsi="Arial" w:cs="Arial"/>
        </w:rPr>
      </w:pPr>
      <w:proofErr w:type="spellStart"/>
      <w:r>
        <w:rPr>
          <w:rFonts w:ascii="Arial" w:hAnsi="Arial" w:cs="Arial"/>
        </w:rPr>
        <w:t>ТОиР</w:t>
      </w:r>
      <w:proofErr w:type="spellEnd"/>
      <w:r w:rsidRPr="00621F66" w:rsidDel="00621F66">
        <w:rPr>
          <w:rFonts w:ascii="Arial" w:hAnsi="Arial" w:cs="Arial"/>
        </w:rPr>
        <w:t xml:space="preserve"> </w:t>
      </w:r>
      <w:r>
        <w:rPr>
          <w:rFonts w:ascii="Arial" w:hAnsi="Arial" w:cs="Arial"/>
        </w:rPr>
        <w:t xml:space="preserve">– </w:t>
      </w:r>
      <w:r w:rsidRPr="00621F66">
        <w:rPr>
          <w:rFonts w:ascii="Arial" w:hAnsi="Arial" w:cs="Arial"/>
        </w:rPr>
        <w:t>УП-03.03.05.02-ERP</w:t>
      </w:r>
      <w:r>
        <w:rPr>
          <w:rFonts w:ascii="Arial" w:hAnsi="Arial" w:cs="Arial"/>
        </w:rPr>
        <w:t xml:space="preserve"> </w:t>
      </w:r>
      <w:r w:rsidRPr="00621F66">
        <w:rPr>
          <w:rFonts w:ascii="Arial" w:hAnsi="Arial" w:cs="Arial"/>
        </w:rPr>
        <w:t>Ведение норм и нормативов для основного и вспомогательного производства</w:t>
      </w:r>
      <w:r>
        <w:rPr>
          <w:rFonts w:ascii="Arial" w:hAnsi="Arial" w:cs="Arial"/>
        </w:rPr>
        <w:t>;</w:t>
      </w:r>
    </w:p>
    <w:p w14:paraId="679FFD4C" w14:textId="77777777" w:rsidR="00621F66" w:rsidRDefault="00621F66" w:rsidP="00E740CF">
      <w:pPr>
        <w:pStyle w:val="afa"/>
        <w:numPr>
          <w:ilvl w:val="0"/>
          <w:numId w:val="73"/>
        </w:numPr>
        <w:spacing w:after="240" w:line="276" w:lineRule="auto"/>
        <w:rPr>
          <w:rFonts w:ascii="Arial" w:hAnsi="Arial" w:cs="Arial"/>
        </w:rPr>
      </w:pPr>
      <w:r>
        <w:rPr>
          <w:rFonts w:ascii="Arial" w:hAnsi="Arial" w:cs="Arial"/>
        </w:rPr>
        <w:t>проектная</w:t>
      </w:r>
      <w:r w:rsidRPr="00621F66" w:rsidDel="00621F66">
        <w:rPr>
          <w:rFonts w:ascii="Arial" w:hAnsi="Arial" w:cs="Arial"/>
        </w:rPr>
        <w:t xml:space="preserve"> </w:t>
      </w:r>
      <w:r>
        <w:rPr>
          <w:rFonts w:ascii="Arial" w:hAnsi="Arial" w:cs="Arial"/>
        </w:rPr>
        <w:t xml:space="preserve">– </w:t>
      </w:r>
      <w:r w:rsidRPr="00621F66">
        <w:rPr>
          <w:rFonts w:ascii="Arial" w:hAnsi="Arial" w:cs="Arial"/>
        </w:rPr>
        <w:t>ОП-03.02.19.04-ERP</w:t>
      </w:r>
      <w:r>
        <w:rPr>
          <w:rFonts w:ascii="Arial" w:hAnsi="Arial" w:cs="Arial"/>
        </w:rPr>
        <w:t xml:space="preserve"> </w:t>
      </w:r>
      <w:r w:rsidRPr="00621F66">
        <w:rPr>
          <w:rFonts w:ascii="Arial" w:hAnsi="Arial" w:cs="Arial"/>
        </w:rPr>
        <w:t>Управление потребностью и стоимостью МТР (кроме ОДЦИ)</w:t>
      </w:r>
      <w:r>
        <w:rPr>
          <w:rFonts w:ascii="Arial" w:hAnsi="Arial" w:cs="Arial"/>
        </w:rPr>
        <w:t>;</w:t>
      </w:r>
    </w:p>
    <w:p w14:paraId="7FC54A43" w14:textId="7756CEEA" w:rsidR="0013069E" w:rsidRDefault="00621F66" w:rsidP="00E740CF">
      <w:pPr>
        <w:pStyle w:val="afa"/>
        <w:numPr>
          <w:ilvl w:val="0"/>
          <w:numId w:val="73"/>
        </w:numPr>
        <w:spacing w:after="240" w:line="276" w:lineRule="auto"/>
        <w:rPr>
          <w:ins w:id="695" w:author="KislovVO" w:date="2021-04-21T12:47:00Z"/>
          <w:rFonts w:ascii="Arial" w:hAnsi="Arial" w:cs="Arial"/>
        </w:rPr>
      </w:pPr>
      <w:r>
        <w:rPr>
          <w:rFonts w:ascii="Arial" w:hAnsi="Arial" w:cs="Arial"/>
        </w:rPr>
        <w:t>внутренняя</w:t>
      </w:r>
      <w:r w:rsidRPr="00621F66" w:rsidDel="00621F66">
        <w:rPr>
          <w:rFonts w:ascii="Arial" w:hAnsi="Arial" w:cs="Arial"/>
        </w:rPr>
        <w:t xml:space="preserve"> </w:t>
      </w:r>
      <w:r>
        <w:rPr>
          <w:rFonts w:ascii="Arial" w:hAnsi="Arial" w:cs="Arial"/>
        </w:rPr>
        <w:t xml:space="preserve">– </w:t>
      </w:r>
      <w:r w:rsidRPr="00621F66">
        <w:rPr>
          <w:rFonts w:ascii="Arial" w:hAnsi="Arial" w:cs="Arial"/>
        </w:rPr>
        <w:t xml:space="preserve">ПП-10.03.02-ERP Регистрация потребности </w:t>
      </w:r>
      <w:r>
        <w:rPr>
          <w:rFonts w:ascii="Arial" w:hAnsi="Arial" w:cs="Arial"/>
        </w:rPr>
        <w:t xml:space="preserve">(в данном КД </w:t>
      </w:r>
      <w:hyperlink w:anchor="_Шаг_процесса_ПП-10.03.02.040" w:history="1">
        <w:r w:rsidRPr="00621F66">
          <w:rPr>
            <w:rStyle w:val="a9"/>
            <w:rFonts w:ascii="Arial" w:hAnsi="Arial" w:cs="Arial"/>
          </w:rPr>
          <w:t>п.5.2.2.4</w:t>
        </w:r>
      </w:hyperlink>
      <w:r>
        <w:rPr>
          <w:rFonts w:ascii="Arial" w:hAnsi="Arial" w:cs="Arial"/>
        </w:rPr>
        <w:t>).</w:t>
      </w:r>
    </w:p>
    <w:p w14:paraId="7B406604" w14:textId="413E4337" w:rsidR="000C5228" w:rsidRPr="000772BE" w:rsidRDefault="000C5228">
      <w:pPr>
        <w:spacing w:after="240" w:line="276" w:lineRule="auto"/>
        <w:ind w:left="1287"/>
        <w:rPr>
          <w:ins w:id="696" w:author="KislovVO" w:date="2021-04-21T12:48:00Z"/>
          <w:rFonts w:ascii="Arial" w:hAnsi="Arial" w:cs="Arial"/>
        </w:rPr>
        <w:pPrChange w:id="697" w:author="KislovVO" w:date="2021-04-21T12:48:00Z">
          <w:pPr>
            <w:numPr>
              <w:numId w:val="93"/>
            </w:numPr>
            <w:spacing w:after="240" w:line="276" w:lineRule="auto"/>
            <w:ind w:left="1353" w:hanging="360"/>
            <w:contextualSpacing/>
          </w:pPr>
        </w:pPrChange>
      </w:pPr>
      <w:ins w:id="698" w:author="KislovVO" w:date="2021-04-21T12:48:00Z">
        <w:r>
          <w:rPr>
            <w:rFonts w:ascii="Arial" w:hAnsi="Arial" w:cs="Arial"/>
          </w:rPr>
          <w:t>По потребностям</w:t>
        </w:r>
        <w:r w:rsidRPr="0083738D">
          <w:rPr>
            <w:rFonts w:ascii="Arial" w:hAnsi="Arial" w:cs="Arial"/>
          </w:rPr>
          <w:t xml:space="preserve"> сетевы</w:t>
        </w:r>
        <w:r>
          <w:rPr>
            <w:rFonts w:ascii="Arial" w:hAnsi="Arial" w:cs="Arial"/>
          </w:rPr>
          <w:t>х графиков</w:t>
        </w:r>
        <w:r w:rsidRPr="000772BE">
          <w:rPr>
            <w:rFonts w:ascii="Arial" w:hAnsi="Arial" w:cs="Arial"/>
          </w:rPr>
          <w:t>, которые планируются по опросным листам или техническому заданию (ОЛ/ТЗ) заявка на закупку формируется автоматически, поэтому корректировка этой заявки</w:t>
        </w:r>
      </w:ins>
      <w:ins w:id="699" w:author="KislovVO" w:date="2021-04-21T12:56:00Z">
        <w:r w:rsidR="00297114">
          <w:rPr>
            <w:rFonts w:ascii="Arial" w:hAnsi="Arial" w:cs="Arial"/>
          </w:rPr>
          <w:t xml:space="preserve"> и последующих документов,</w:t>
        </w:r>
      </w:ins>
      <w:ins w:id="700" w:author="KislovVO" w:date="2021-04-21T12:48:00Z">
        <w:r w:rsidRPr="000772BE">
          <w:rPr>
            <w:rFonts w:ascii="Arial" w:hAnsi="Arial" w:cs="Arial"/>
          </w:rPr>
          <w:t xml:space="preserve"> или сетевого графика должна происходить с привлечением планировщика потребности, сток-контролера и закупщика. Этот процесс реализован путем создания смежных запросов</w:t>
        </w:r>
        <w:r>
          <w:rPr>
            <w:rFonts w:ascii="Arial" w:hAnsi="Arial" w:cs="Arial"/>
          </w:rPr>
          <w:t>. Е</w:t>
        </w:r>
        <w:r w:rsidRPr="000772BE">
          <w:rPr>
            <w:rFonts w:ascii="Arial" w:hAnsi="Arial" w:cs="Arial"/>
          </w:rPr>
          <w:t xml:space="preserve">сли первичный </w:t>
        </w:r>
        <w:proofErr w:type="spellStart"/>
        <w:r w:rsidRPr="000772BE">
          <w:rPr>
            <w:rFonts w:ascii="Arial" w:hAnsi="Arial" w:cs="Arial"/>
          </w:rPr>
          <w:t>ЗнК</w:t>
        </w:r>
        <w:proofErr w:type="spellEnd"/>
        <w:r w:rsidRPr="000772BE">
          <w:rPr>
            <w:rFonts w:ascii="Arial" w:hAnsi="Arial" w:cs="Arial"/>
          </w:rPr>
          <w:t xml:space="preserve"> создан к сетевому графику, то при его согласовании планировщиком будет автоматически создаваться новый «смежный» </w:t>
        </w:r>
        <w:proofErr w:type="spellStart"/>
        <w:r w:rsidRPr="000772BE">
          <w:rPr>
            <w:rFonts w:ascii="Arial" w:hAnsi="Arial" w:cs="Arial"/>
          </w:rPr>
          <w:t>ЗнК</w:t>
        </w:r>
        <w:proofErr w:type="spellEnd"/>
        <w:r w:rsidRPr="000772BE">
          <w:rPr>
            <w:rFonts w:ascii="Arial" w:hAnsi="Arial" w:cs="Arial"/>
          </w:rPr>
          <w:t xml:space="preserve"> к соответствующему документу </w:t>
        </w:r>
      </w:ins>
      <w:ins w:id="701" w:author="KislovVO" w:date="2021-04-21T12:49:00Z">
        <w:r w:rsidR="002A5BA7">
          <w:rPr>
            <w:rFonts w:ascii="Arial" w:hAnsi="Arial" w:cs="Arial"/>
          </w:rPr>
          <w:t>заявка на закупку</w:t>
        </w:r>
      </w:ins>
      <w:ins w:id="702" w:author="KislovVO" w:date="2021-04-21T12:57:00Z">
        <w:r w:rsidR="00297114">
          <w:rPr>
            <w:rFonts w:ascii="Arial" w:hAnsi="Arial" w:cs="Arial"/>
          </w:rPr>
          <w:t xml:space="preserve"> или последующему документу закупки</w:t>
        </w:r>
      </w:ins>
      <w:ins w:id="703" w:author="KislovVO" w:date="2021-04-21T12:48:00Z">
        <w:r w:rsidRPr="000772BE">
          <w:rPr>
            <w:rFonts w:ascii="Arial" w:hAnsi="Arial" w:cs="Arial"/>
          </w:rPr>
          <w:t>.</w:t>
        </w:r>
      </w:ins>
    </w:p>
    <w:p w14:paraId="584CD17B" w14:textId="77777777" w:rsidR="000C5228" w:rsidRPr="000C5228" w:rsidRDefault="000C5228">
      <w:pPr>
        <w:spacing w:after="240" w:line="276" w:lineRule="auto"/>
        <w:rPr>
          <w:rFonts w:ascii="Arial" w:hAnsi="Arial" w:cs="Arial"/>
          <w:rPrChange w:id="704" w:author="KislovVO" w:date="2021-04-21T12:47:00Z">
            <w:rPr/>
          </w:rPrChange>
        </w:rPr>
        <w:pPrChange w:id="705" w:author="KislovVO" w:date="2021-04-21T12:47:00Z">
          <w:pPr>
            <w:pStyle w:val="afa"/>
            <w:numPr>
              <w:numId w:val="73"/>
            </w:numPr>
            <w:spacing w:after="240" w:line="276" w:lineRule="auto"/>
            <w:ind w:left="1647" w:hanging="360"/>
          </w:pPr>
        </w:pPrChange>
      </w:pPr>
    </w:p>
    <w:p w14:paraId="4EBEDDA1" w14:textId="77777777" w:rsidR="00496C4E" w:rsidRDefault="00496C4E" w:rsidP="00496C4E">
      <w:pPr>
        <w:spacing w:after="240" w:line="276" w:lineRule="auto"/>
        <w:ind w:firstLine="567"/>
        <w:rPr>
          <w:rFonts w:ascii="Arial" w:hAnsi="Arial" w:cs="Arial"/>
          <w:b/>
        </w:rPr>
      </w:pPr>
      <w:r w:rsidRPr="00496C4E">
        <w:rPr>
          <w:rFonts w:ascii="Arial" w:hAnsi="Arial" w:cs="Arial"/>
          <w:b/>
        </w:rPr>
        <w:t>Опти</w:t>
      </w:r>
      <w:r>
        <w:rPr>
          <w:rFonts w:ascii="Arial" w:hAnsi="Arial" w:cs="Arial"/>
          <w:b/>
        </w:rPr>
        <w:t>мизация обеспечения</w:t>
      </w:r>
    </w:p>
    <w:p w14:paraId="0B495BE8" w14:textId="77777777" w:rsidR="00370DA0" w:rsidRDefault="00D619D7" w:rsidP="00370DA0">
      <w:pPr>
        <w:spacing w:after="240" w:line="276" w:lineRule="auto"/>
        <w:ind w:firstLine="567"/>
        <w:rPr>
          <w:rFonts w:ascii="Arial" w:hAnsi="Arial" w:cs="Arial"/>
        </w:rPr>
      </w:pPr>
      <w:r>
        <w:rPr>
          <w:rFonts w:ascii="Arial" w:hAnsi="Arial" w:cs="Arial"/>
        </w:rPr>
        <w:lastRenderedPageBreak/>
        <w:t xml:space="preserve">Одной из ключевых задач службы МТО является </w:t>
      </w:r>
      <w:r w:rsidR="00367E98">
        <w:rPr>
          <w:rFonts w:ascii="Arial" w:hAnsi="Arial" w:cs="Arial"/>
        </w:rPr>
        <w:t>оптимизация</w:t>
      </w:r>
      <w:r>
        <w:rPr>
          <w:rFonts w:ascii="Arial" w:hAnsi="Arial" w:cs="Arial"/>
        </w:rPr>
        <w:t xml:space="preserve"> объемов закупки МТР за счет максимального вовлечения имеющихся запасов МТР. Алгоритм ППМ выполняет планирование исключительно в </w:t>
      </w:r>
      <w:r w:rsidR="00DD5DB7">
        <w:rPr>
          <w:rFonts w:ascii="Arial" w:hAnsi="Arial" w:cs="Arial"/>
        </w:rPr>
        <w:t>рамках области планирования</w:t>
      </w:r>
      <w:r w:rsidR="00370DA0">
        <w:rPr>
          <w:rFonts w:ascii="Arial" w:hAnsi="Arial" w:cs="Arial"/>
        </w:rPr>
        <w:t xml:space="preserve"> и сегмента запаса</w:t>
      </w:r>
      <w:r w:rsidR="00DD5DB7">
        <w:rPr>
          <w:rFonts w:ascii="Arial" w:hAnsi="Arial" w:cs="Arial"/>
        </w:rPr>
        <w:t>, без оптимизации уровня запасов по компании в целом. Т.е. алгоритм ППМ не предполагает перемещение излишков МТР из одной области планирования</w:t>
      </w:r>
      <w:r w:rsidR="00370DA0">
        <w:rPr>
          <w:rFonts w:ascii="Arial" w:hAnsi="Arial" w:cs="Arial"/>
        </w:rPr>
        <w:t>/сегмента запаса</w:t>
      </w:r>
      <w:r w:rsidR="00DD5DB7">
        <w:rPr>
          <w:rFonts w:ascii="Arial" w:hAnsi="Arial" w:cs="Arial"/>
        </w:rPr>
        <w:t xml:space="preserve"> в область планирования</w:t>
      </w:r>
      <w:r w:rsidR="00370DA0">
        <w:rPr>
          <w:rFonts w:ascii="Arial" w:hAnsi="Arial" w:cs="Arial"/>
        </w:rPr>
        <w:t>/сегмент запаса</w:t>
      </w:r>
      <w:r w:rsidR="00DD5DB7">
        <w:rPr>
          <w:rFonts w:ascii="Arial" w:hAnsi="Arial" w:cs="Arial"/>
        </w:rPr>
        <w:t>, где имеется дефицит по данным МТР.</w:t>
      </w:r>
      <w:r w:rsidR="001468C4">
        <w:rPr>
          <w:rFonts w:ascii="Arial" w:hAnsi="Arial" w:cs="Arial"/>
        </w:rPr>
        <w:t xml:space="preserve"> </w:t>
      </w:r>
      <w:r w:rsidR="00370DA0">
        <w:rPr>
          <w:rFonts w:ascii="Arial" w:hAnsi="Arial" w:cs="Arial"/>
        </w:rPr>
        <w:t>Данная оптимизация выполняется вручную сток-контролерами.</w:t>
      </w:r>
    </w:p>
    <w:p w14:paraId="185794C5" w14:textId="77777777" w:rsidR="00370DA0" w:rsidRDefault="00370DA0" w:rsidP="00370DA0">
      <w:pPr>
        <w:spacing w:after="240" w:line="276" w:lineRule="auto"/>
        <w:ind w:firstLine="567"/>
        <w:rPr>
          <w:rFonts w:ascii="Arial" w:hAnsi="Arial" w:cs="Arial"/>
        </w:rPr>
      </w:pPr>
      <w:r>
        <w:rPr>
          <w:rFonts w:ascii="Arial" w:hAnsi="Arial" w:cs="Arial"/>
        </w:rPr>
        <w:t>Для поддержки работы сток-контролеров предусматривается разработка специальных инструментальных средств</w:t>
      </w:r>
      <w:r w:rsidR="005A0065">
        <w:rPr>
          <w:rFonts w:ascii="Arial" w:hAnsi="Arial" w:cs="Arial"/>
        </w:rPr>
        <w:t xml:space="preserve"> (разработка </w:t>
      </w:r>
      <w:r w:rsidR="005A0065" w:rsidRPr="005A0065">
        <w:rPr>
          <w:rFonts w:ascii="Arial" w:hAnsi="Arial" w:cs="Arial"/>
        </w:rPr>
        <w:t>MM</w:t>
      </w:r>
      <w:r w:rsidR="00A83DE2">
        <w:rPr>
          <w:rFonts w:ascii="Arial" w:hAnsi="Arial" w:cs="Arial"/>
        </w:rPr>
        <w:t>3</w:t>
      </w:r>
      <w:r w:rsidR="005A0065" w:rsidRPr="005A0065">
        <w:rPr>
          <w:rFonts w:ascii="Arial" w:hAnsi="Arial" w:cs="Arial"/>
        </w:rPr>
        <w:t>4</w:t>
      </w:r>
      <w:r w:rsidR="005A0065">
        <w:rPr>
          <w:rFonts w:ascii="Arial" w:hAnsi="Arial" w:cs="Arial"/>
        </w:rPr>
        <w:t xml:space="preserve"> «Анализ результа</w:t>
      </w:r>
      <w:r w:rsidR="005A0065" w:rsidRPr="005A0065">
        <w:rPr>
          <w:rFonts w:ascii="Arial" w:hAnsi="Arial" w:cs="Arial"/>
        </w:rPr>
        <w:t>тов ППМ</w:t>
      </w:r>
      <w:r w:rsidR="005A0065">
        <w:rPr>
          <w:rFonts w:ascii="Arial" w:hAnsi="Arial" w:cs="Arial"/>
        </w:rPr>
        <w:t>»)</w:t>
      </w:r>
      <w:r>
        <w:rPr>
          <w:rFonts w:ascii="Arial" w:hAnsi="Arial" w:cs="Arial"/>
        </w:rPr>
        <w:t xml:space="preserve"> с возможность</w:t>
      </w:r>
      <w:r w:rsidR="00367E98">
        <w:rPr>
          <w:rFonts w:ascii="Arial" w:hAnsi="Arial" w:cs="Arial"/>
        </w:rPr>
        <w:t>ю</w:t>
      </w:r>
      <w:r>
        <w:rPr>
          <w:rFonts w:ascii="Arial" w:hAnsi="Arial" w:cs="Arial"/>
        </w:rPr>
        <w:t>:</w:t>
      </w:r>
    </w:p>
    <w:p w14:paraId="72F319F6" w14:textId="77777777" w:rsidR="00370DA0" w:rsidRDefault="00370DA0" w:rsidP="005F6568">
      <w:pPr>
        <w:pStyle w:val="afa"/>
        <w:numPr>
          <w:ilvl w:val="0"/>
          <w:numId w:val="46"/>
        </w:numPr>
        <w:spacing w:after="240"/>
        <w:rPr>
          <w:rFonts w:ascii="Arial" w:hAnsi="Arial" w:cs="Arial"/>
        </w:rPr>
      </w:pPr>
      <w:r>
        <w:rPr>
          <w:rFonts w:ascii="Arial" w:hAnsi="Arial" w:cs="Arial"/>
        </w:rPr>
        <w:t>Выполнять анализ запасов по областям планирования/сегментам запасов и выявлять запасы, превышающие запланированную потребност</w:t>
      </w:r>
      <w:r w:rsidR="009C618B">
        <w:rPr>
          <w:rFonts w:ascii="Arial" w:hAnsi="Arial" w:cs="Arial"/>
        </w:rPr>
        <w:t>ь;</w:t>
      </w:r>
    </w:p>
    <w:p w14:paraId="7337EEBF" w14:textId="77777777" w:rsidR="00370DA0" w:rsidRPr="00C63F3F" w:rsidRDefault="00370DA0" w:rsidP="005F6568">
      <w:pPr>
        <w:pStyle w:val="afa"/>
        <w:numPr>
          <w:ilvl w:val="0"/>
          <w:numId w:val="46"/>
        </w:numPr>
        <w:spacing w:after="240"/>
        <w:rPr>
          <w:rFonts w:ascii="Arial" w:hAnsi="Arial" w:cs="Arial"/>
        </w:rPr>
      </w:pPr>
      <w:r>
        <w:rPr>
          <w:rFonts w:ascii="Arial" w:hAnsi="Arial" w:cs="Arial"/>
        </w:rPr>
        <w:t>Формировать документы пере</w:t>
      </w:r>
      <w:r w:rsidR="00C63F3F">
        <w:rPr>
          <w:rFonts w:ascii="Arial" w:hAnsi="Arial" w:cs="Arial"/>
        </w:rPr>
        <w:t>носа</w:t>
      </w:r>
      <w:r>
        <w:rPr>
          <w:rFonts w:ascii="Arial" w:hAnsi="Arial" w:cs="Arial"/>
        </w:rPr>
        <w:t xml:space="preserve"> запас</w:t>
      </w:r>
      <w:r w:rsidR="00C63F3F">
        <w:rPr>
          <w:rFonts w:ascii="Arial" w:hAnsi="Arial" w:cs="Arial"/>
        </w:rPr>
        <w:t>а</w:t>
      </w:r>
      <w:r>
        <w:rPr>
          <w:rFonts w:ascii="Arial" w:hAnsi="Arial" w:cs="Arial"/>
        </w:rPr>
        <w:t xml:space="preserve"> МТР между сегментами</w:t>
      </w:r>
      <w:r w:rsidRPr="00C63F3F">
        <w:rPr>
          <w:rFonts w:ascii="Arial" w:hAnsi="Arial" w:cs="Arial"/>
        </w:rPr>
        <w:t>.</w:t>
      </w:r>
    </w:p>
    <w:p w14:paraId="43CF034E" w14:textId="77777777" w:rsidR="00370DA0" w:rsidRDefault="00370DA0" w:rsidP="00370DA0">
      <w:pPr>
        <w:spacing w:after="240" w:line="276" w:lineRule="auto"/>
        <w:ind w:firstLine="567"/>
        <w:rPr>
          <w:rFonts w:ascii="Arial" w:hAnsi="Arial" w:cs="Arial"/>
        </w:rPr>
      </w:pPr>
      <w:r>
        <w:rPr>
          <w:rFonts w:ascii="Arial" w:hAnsi="Arial" w:cs="Arial"/>
        </w:rPr>
        <w:t xml:space="preserve">В качестве основных </w:t>
      </w:r>
      <w:r w:rsidR="005A0052">
        <w:rPr>
          <w:rFonts w:ascii="Arial" w:hAnsi="Arial" w:cs="Arial"/>
        </w:rPr>
        <w:t>подходов оптимизации предусматриваются:</w:t>
      </w:r>
    </w:p>
    <w:p w14:paraId="77BEB328" w14:textId="77777777" w:rsidR="005A0052" w:rsidRDefault="005A0052" w:rsidP="005F6568">
      <w:pPr>
        <w:pStyle w:val="afa"/>
        <w:numPr>
          <w:ilvl w:val="0"/>
          <w:numId w:val="47"/>
        </w:numPr>
        <w:spacing w:after="240" w:line="276" w:lineRule="auto"/>
        <w:rPr>
          <w:rFonts w:ascii="Arial" w:hAnsi="Arial" w:cs="Arial"/>
        </w:rPr>
      </w:pPr>
      <w:r>
        <w:rPr>
          <w:rFonts w:ascii="Arial" w:hAnsi="Arial" w:cs="Arial"/>
        </w:rPr>
        <w:t xml:space="preserve">Перемещение запасов МТР между запасом проекта и свободным запасом </w:t>
      </w:r>
      <w:r w:rsidR="00B54D86">
        <w:rPr>
          <w:rFonts w:ascii="Arial" w:hAnsi="Arial" w:cs="Arial"/>
        </w:rPr>
        <w:t>с</w:t>
      </w:r>
      <w:r w:rsidR="00B54D86" w:rsidRPr="00B54D86">
        <w:rPr>
          <w:rFonts w:ascii="Arial" w:hAnsi="Arial" w:cs="Arial"/>
        </w:rPr>
        <w:t xml:space="preserve"> информированием</w:t>
      </w:r>
      <w:r>
        <w:rPr>
          <w:rFonts w:ascii="Arial" w:hAnsi="Arial" w:cs="Arial"/>
        </w:rPr>
        <w:t xml:space="preserve"> </w:t>
      </w:r>
      <w:r w:rsidR="00B54D86">
        <w:rPr>
          <w:rFonts w:ascii="Arial" w:hAnsi="Arial" w:cs="Arial"/>
        </w:rPr>
        <w:t xml:space="preserve">ответственных лиц </w:t>
      </w:r>
      <w:r>
        <w:rPr>
          <w:rFonts w:ascii="Arial" w:hAnsi="Arial" w:cs="Arial"/>
        </w:rPr>
        <w:t>соответствующего проекта</w:t>
      </w:r>
      <w:r w:rsidR="00B54D86">
        <w:rPr>
          <w:rFonts w:ascii="Arial" w:hAnsi="Arial" w:cs="Arial"/>
        </w:rPr>
        <w:t xml:space="preserve">, при этом информация об ответственных </w:t>
      </w:r>
      <w:r w:rsidR="00B54D86" w:rsidRPr="00B54D86">
        <w:rPr>
          <w:rFonts w:ascii="Arial" w:hAnsi="Arial" w:cs="Arial"/>
        </w:rPr>
        <w:t>получает</w:t>
      </w:r>
      <w:r w:rsidR="00B54D86">
        <w:rPr>
          <w:rFonts w:ascii="Arial" w:hAnsi="Arial" w:cs="Arial"/>
        </w:rPr>
        <w:t>ся</w:t>
      </w:r>
      <w:r w:rsidR="00B54D86" w:rsidRPr="00B54D86">
        <w:rPr>
          <w:rFonts w:ascii="Arial" w:hAnsi="Arial" w:cs="Arial"/>
        </w:rPr>
        <w:t xml:space="preserve"> из данных проекта в системе</w:t>
      </w:r>
      <w:r w:rsidR="00B54D86">
        <w:rPr>
          <w:rFonts w:ascii="Arial" w:hAnsi="Arial" w:cs="Arial"/>
        </w:rPr>
        <w:t>;</w:t>
      </w:r>
      <w:r>
        <w:rPr>
          <w:rFonts w:ascii="Arial" w:hAnsi="Arial" w:cs="Arial"/>
        </w:rPr>
        <w:t xml:space="preserve"> </w:t>
      </w:r>
      <w:r w:rsidR="00B54D86">
        <w:rPr>
          <w:rFonts w:ascii="Arial" w:hAnsi="Arial" w:cs="Arial"/>
        </w:rPr>
        <w:t>(</w:t>
      </w:r>
      <w:r>
        <w:rPr>
          <w:rFonts w:ascii="Arial" w:hAnsi="Arial" w:cs="Arial"/>
        </w:rPr>
        <w:t xml:space="preserve">См. раздел </w:t>
      </w:r>
      <w:hyperlink w:anchor="_Шаг_процесса_ПП-10.03.04.060" w:history="1">
        <w:r w:rsidRPr="00B54D86">
          <w:rPr>
            <w:rStyle w:val="a9"/>
            <w:rFonts w:ascii="Arial" w:hAnsi="Arial" w:cs="Arial"/>
          </w:rPr>
          <w:t>5.</w:t>
        </w:r>
        <w:r w:rsidR="008E43F0" w:rsidRPr="00B54D86">
          <w:rPr>
            <w:rStyle w:val="a9"/>
            <w:rFonts w:ascii="Arial" w:hAnsi="Arial" w:cs="Arial"/>
          </w:rPr>
          <w:t>2</w:t>
        </w:r>
        <w:r w:rsidR="00B54D86" w:rsidRPr="00B54D86">
          <w:rPr>
            <w:rStyle w:val="a9"/>
            <w:rFonts w:ascii="Arial" w:hAnsi="Arial" w:cs="Arial"/>
          </w:rPr>
          <w:t>.4.6</w:t>
        </w:r>
      </w:hyperlink>
      <w:r w:rsidR="00B54D86">
        <w:rPr>
          <w:rFonts w:ascii="Arial" w:hAnsi="Arial" w:cs="Arial"/>
        </w:rPr>
        <w:t>)</w:t>
      </w:r>
    </w:p>
    <w:p w14:paraId="69EBEDFB" w14:textId="165DBBF4" w:rsidR="005E62EE" w:rsidRDefault="005E62EE" w:rsidP="005F6568">
      <w:pPr>
        <w:pStyle w:val="afa"/>
        <w:numPr>
          <w:ilvl w:val="0"/>
          <w:numId w:val="47"/>
        </w:numPr>
        <w:spacing w:after="240" w:line="276" w:lineRule="auto"/>
        <w:rPr>
          <w:rFonts w:ascii="Arial" w:hAnsi="Arial" w:cs="Arial"/>
        </w:rPr>
      </w:pPr>
      <w:r>
        <w:rPr>
          <w:rFonts w:ascii="Arial" w:hAnsi="Arial" w:cs="Arial"/>
        </w:rPr>
        <w:t>Закрытие потребности на один МТР запасами другого МТР</w:t>
      </w:r>
      <w:r w:rsidR="00322253">
        <w:rPr>
          <w:rFonts w:ascii="Arial" w:hAnsi="Arial" w:cs="Arial"/>
        </w:rPr>
        <w:t xml:space="preserve"> со схожими свойствами, т.е.</w:t>
      </w:r>
      <w:r>
        <w:rPr>
          <w:rFonts w:ascii="Arial" w:hAnsi="Arial" w:cs="Arial"/>
        </w:rPr>
        <w:t xml:space="preserve"> </w:t>
      </w:r>
      <w:r w:rsidR="00322253">
        <w:rPr>
          <w:rFonts w:ascii="Arial" w:hAnsi="Arial" w:cs="Arial"/>
        </w:rPr>
        <w:t>е</w:t>
      </w:r>
      <w:r>
        <w:rPr>
          <w:rFonts w:ascii="Arial" w:hAnsi="Arial" w:cs="Arial"/>
        </w:rPr>
        <w:t xml:space="preserve">сли МТР не являются безусловными аналогами, то </w:t>
      </w:r>
      <w:r w:rsidR="00CF197A">
        <w:rPr>
          <w:rFonts w:ascii="Arial" w:hAnsi="Arial" w:cs="Arial"/>
        </w:rPr>
        <w:t xml:space="preserve">Сток-контролер </w:t>
      </w:r>
      <w:r w:rsidR="00472E7E">
        <w:rPr>
          <w:rFonts w:ascii="Arial" w:hAnsi="Arial" w:cs="Arial"/>
        </w:rPr>
        <w:t xml:space="preserve">может </w:t>
      </w:r>
      <w:r w:rsidR="00CF197A">
        <w:rPr>
          <w:rFonts w:ascii="Arial" w:hAnsi="Arial" w:cs="Arial"/>
        </w:rPr>
        <w:t>оформ</w:t>
      </w:r>
      <w:r w:rsidR="00472E7E">
        <w:rPr>
          <w:rFonts w:ascii="Arial" w:hAnsi="Arial" w:cs="Arial"/>
        </w:rPr>
        <w:t>и</w:t>
      </w:r>
      <w:r w:rsidR="00CF197A">
        <w:rPr>
          <w:rFonts w:ascii="Arial" w:hAnsi="Arial" w:cs="Arial"/>
        </w:rPr>
        <w:t>т</w:t>
      </w:r>
      <w:r w:rsidR="00472E7E">
        <w:rPr>
          <w:rFonts w:ascii="Arial" w:hAnsi="Arial" w:cs="Arial"/>
        </w:rPr>
        <w:t>ь</w:t>
      </w:r>
      <w:r w:rsidR="00CF197A">
        <w:rPr>
          <w:rFonts w:ascii="Arial" w:hAnsi="Arial" w:cs="Arial"/>
        </w:rPr>
        <w:t xml:space="preserve"> Запрос на корректировку потребности с предложением о </w:t>
      </w:r>
      <w:r w:rsidR="009A7D2E">
        <w:rPr>
          <w:rFonts w:ascii="Arial" w:hAnsi="Arial" w:cs="Arial"/>
        </w:rPr>
        <w:t>изменении</w:t>
      </w:r>
      <w:r w:rsidR="00CF197A">
        <w:rPr>
          <w:rFonts w:ascii="Arial" w:hAnsi="Arial" w:cs="Arial"/>
        </w:rPr>
        <w:t xml:space="preserve"> Кода МТР</w:t>
      </w:r>
      <w:r w:rsidR="009A7D2E">
        <w:rPr>
          <w:rFonts w:ascii="Arial" w:hAnsi="Arial" w:cs="Arial"/>
        </w:rPr>
        <w:t xml:space="preserve"> на непрямой аналог или замену</w:t>
      </w:r>
      <w:r w:rsidR="00CF197A">
        <w:rPr>
          <w:rFonts w:ascii="Arial" w:hAnsi="Arial" w:cs="Arial"/>
        </w:rPr>
        <w:t>.</w:t>
      </w:r>
      <w:r w:rsidR="00E36469">
        <w:rPr>
          <w:rFonts w:ascii="Arial" w:hAnsi="Arial" w:cs="Arial"/>
        </w:rPr>
        <w:t xml:space="preserve"> Решение о возможности </w:t>
      </w:r>
      <w:r w:rsidR="009A7D2E">
        <w:rPr>
          <w:rFonts w:ascii="Arial" w:hAnsi="Arial" w:cs="Arial"/>
        </w:rPr>
        <w:t>изменения</w:t>
      </w:r>
      <w:r w:rsidR="00E36469">
        <w:rPr>
          <w:rFonts w:ascii="Arial" w:hAnsi="Arial" w:cs="Arial"/>
        </w:rPr>
        <w:t xml:space="preserve"> МТР принимается заявител</w:t>
      </w:r>
      <w:r w:rsidR="00472E7E">
        <w:rPr>
          <w:rFonts w:ascii="Arial" w:hAnsi="Arial" w:cs="Arial"/>
        </w:rPr>
        <w:t>ем</w:t>
      </w:r>
      <w:r w:rsidR="00E36469">
        <w:rPr>
          <w:rFonts w:ascii="Arial" w:hAnsi="Arial" w:cs="Arial"/>
        </w:rPr>
        <w:t xml:space="preserve"> потребности</w:t>
      </w:r>
      <w:r w:rsidR="00322253">
        <w:rPr>
          <w:rFonts w:ascii="Arial" w:hAnsi="Arial" w:cs="Arial"/>
        </w:rPr>
        <w:t xml:space="preserve"> путём согласования или отклонения этого запроса</w:t>
      </w:r>
      <w:r w:rsidR="00E36469">
        <w:rPr>
          <w:rFonts w:ascii="Arial" w:hAnsi="Arial" w:cs="Arial"/>
        </w:rPr>
        <w:t>.</w:t>
      </w:r>
    </w:p>
    <w:p w14:paraId="1B15981E" w14:textId="77777777" w:rsidR="004D345E" w:rsidRPr="00247522" w:rsidRDefault="004D345E" w:rsidP="004D345E">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35</w:t>
      </w:r>
      <w:r w:rsidRPr="00247522">
        <w:rPr>
          <w:rFonts w:ascii="Arial" w:hAnsi="Arial" w:cs="Arial"/>
          <w:b/>
          <w:sz w:val="22"/>
        </w:rPr>
        <w:fldChar w:fldCharType="end"/>
      </w:r>
      <w:r>
        <w:rPr>
          <w:rFonts w:ascii="Arial" w:hAnsi="Arial" w:cs="Arial"/>
          <w:b/>
          <w:sz w:val="22"/>
        </w:rPr>
        <w:t>. Описание шага «</w:t>
      </w:r>
      <w:r w:rsidRPr="004D345E">
        <w:rPr>
          <w:rFonts w:ascii="Arial" w:hAnsi="Arial" w:cs="Arial"/>
          <w:b/>
          <w:sz w:val="22"/>
        </w:rPr>
        <w:t>Обработка особых ситуаций, оптимизация обеспечения потребностей</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29"/>
        <w:gridCol w:w="2693"/>
        <w:gridCol w:w="885"/>
        <w:gridCol w:w="1667"/>
        <w:gridCol w:w="1274"/>
        <w:gridCol w:w="1828"/>
      </w:tblGrid>
      <w:tr w:rsidR="004D345E" w:rsidRPr="00F94454" w14:paraId="5DC3CB97" w14:textId="77777777" w:rsidTr="004F6A08">
        <w:trPr>
          <w:cantSplit/>
          <w:trHeight w:val="397"/>
          <w:tblHeader/>
        </w:trPr>
        <w:tc>
          <w:tcPr>
            <w:tcW w:w="898" w:type="pct"/>
            <w:shd w:val="clear" w:color="auto" w:fill="FFC000"/>
            <w:vAlign w:val="center"/>
          </w:tcPr>
          <w:p w14:paraId="267979E3" w14:textId="77777777" w:rsidR="004D345E" w:rsidRPr="00D36A72" w:rsidRDefault="004D345E" w:rsidP="004F6A08">
            <w:pPr>
              <w:jc w:val="center"/>
              <w:rPr>
                <w:rFonts w:ascii="Arial" w:hAnsi="Arial" w:cs="Arial"/>
                <w:b/>
                <w:sz w:val="20"/>
              </w:rPr>
            </w:pPr>
            <w:r>
              <w:rPr>
                <w:rFonts w:ascii="Arial" w:hAnsi="Arial" w:cs="Arial"/>
                <w:b/>
                <w:sz w:val="20"/>
                <w:szCs w:val="20"/>
                <w:lang w:eastAsia="ru-RU"/>
              </w:rPr>
              <w:t>Номер шага</w:t>
            </w:r>
          </w:p>
        </w:tc>
        <w:tc>
          <w:tcPr>
            <w:tcW w:w="1323" w:type="pct"/>
            <w:shd w:val="clear" w:color="auto" w:fill="FFC000"/>
            <w:vAlign w:val="center"/>
          </w:tcPr>
          <w:p w14:paraId="1D45BBC7" w14:textId="77777777" w:rsidR="004D345E" w:rsidRDefault="004D345E" w:rsidP="004F6A08">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35" w:type="pct"/>
            <w:shd w:val="clear" w:color="auto" w:fill="FFC000"/>
            <w:vAlign w:val="center"/>
          </w:tcPr>
          <w:p w14:paraId="1741919E" w14:textId="77777777" w:rsidR="004D345E" w:rsidRPr="00F94454" w:rsidRDefault="004D345E" w:rsidP="004F6A08">
            <w:pPr>
              <w:jc w:val="center"/>
              <w:rPr>
                <w:rFonts w:ascii="Arial" w:hAnsi="Arial" w:cs="Arial"/>
                <w:b/>
                <w:sz w:val="20"/>
              </w:rPr>
            </w:pPr>
            <w:r>
              <w:rPr>
                <w:rFonts w:ascii="Arial" w:hAnsi="Arial" w:cs="Arial"/>
                <w:b/>
                <w:sz w:val="20"/>
              </w:rPr>
              <w:t>Транзакция</w:t>
            </w:r>
          </w:p>
        </w:tc>
        <w:tc>
          <w:tcPr>
            <w:tcW w:w="819" w:type="pct"/>
            <w:shd w:val="clear" w:color="auto" w:fill="FFC000"/>
          </w:tcPr>
          <w:p w14:paraId="497C2973" w14:textId="77777777" w:rsidR="004D345E" w:rsidRDefault="004D345E" w:rsidP="004F6A08">
            <w:pPr>
              <w:jc w:val="center"/>
              <w:rPr>
                <w:rFonts w:ascii="Arial" w:hAnsi="Arial" w:cs="Arial"/>
                <w:b/>
                <w:sz w:val="20"/>
              </w:rPr>
            </w:pPr>
            <w:r>
              <w:rPr>
                <w:rFonts w:ascii="Arial" w:hAnsi="Arial" w:cs="Arial"/>
                <w:b/>
                <w:sz w:val="20"/>
              </w:rPr>
              <w:t>Вход</w:t>
            </w:r>
          </w:p>
        </w:tc>
        <w:tc>
          <w:tcPr>
            <w:tcW w:w="626" w:type="pct"/>
            <w:shd w:val="clear" w:color="auto" w:fill="FFC000"/>
          </w:tcPr>
          <w:p w14:paraId="3B4EEC75" w14:textId="77777777" w:rsidR="004D345E" w:rsidRDefault="004D345E" w:rsidP="004F6A08">
            <w:pPr>
              <w:jc w:val="center"/>
              <w:rPr>
                <w:rFonts w:ascii="Arial" w:hAnsi="Arial" w:cs="Arial"/>
                <w:b/>
                <w:sz w:val="20"/>
              </w:rPr>
            </w:pPr>
            <w:r>
              <w:rPr>
                <w:rFonts w:ascii="Arial" w:hAnsi="Arial" w:cs="Arial"/>
                <w:b/>
                <w:sz w:val="20"/>
              </w:rPr>
              <w:t>Результат</w:t>
            </w:r>
          </w:p>
        </w:tc>
        <w:tc>
          <w:tcPr>
            <w:tcW w:w="898" w:type="pct"/>
            <w:shd w:val="clear" w:color="auto" w:fill="FFC000"/>
          </w:tcPr>
          <w:p w14:paraId="5DD20983" w14:textId="77777777" w:rsidR="004D345E" w:rsidRDefault="004D345E" w:rsidP="004F6A08">
            <w:pPr>
              <w:jc w:val="center"/>
              <w:rPr>
                <w:rFonts w:ascii="Arial" w:hAnsi="Arial" w:cs="Arial"/>
                <w:b/>
                <w:sz w:val="20"/>
              </w:rPr>
            </w:pPr>
            <w:r>
              <w:rPr>
                <w:rFonts w:ascii="Arial" w:hAnsi="Arial" w:cs="Arial"/>
                <w:b/>
                <w:sz w:val="20"/>
              </w:rPr>
              <w:t>Бизнес-роль</w:t>
            </w:r>
          </w:p>
        </w:tc>
      </w:tr>
      <w:tr w:rsidR="004D345E" w14:paraId="5C9AC5D2" w14:textId="77777777" w:rsidTr="000B7D2D">
        <w:trPr>
          <w:cantSplit/>
          <w:trHeight w:val="1964"/>
        </w:trPr>
        <w:tc>
          <w:tcPr>
            <w:tcW w:w="898" w:type="pct"/>
          </w:tcPr>
          <w:p w14:paraId="3B665A5D" w14:textId="77777777" w:rsidR="004D345E" w:rsidRDefault="004D345E" w:rsidP="004F6A08">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4</w:t>
            </w:r>
            <w:r w:rsidRPr="00B613A3">
              <w:rPr>
                <w:rFonts w:ascii="Arial" w:hAnsi="Arial" w:cs="Arial"/>
                <w:sz w:val="20"/>
                <w:szCs w:val="20"/>
              </w:rPr>
              <w:t>.0</w:t>
            </w:r>
            <w:r>
              <w:rPr>
                <w:rFonts w:ascii="Arial" w:hAnsi="Arial" w:cs="Arial"/>
                <w:sz w:val="20"/>
                <w:szCs w:val="20"/>
              </w:rPr>
              <w:t>2</w:t>
            </w:r>
            <w:r w:rsidRPr="00B613A3">
              <w:rPr>
                <w:rFonts w:ascii="Arial" w:hAnsi="Arial" w:cs="Arial"/>
                <w:sz w:val="20"/>
                <w:szCs w:val="20"/>
              </w:rPr>
              <w:t>0</w:t>
            </w:r>
          </w:p>
        </w:tc>
        <w:tc>
          <w:tcPr>
            <w:tcW w:w="1323" w:type="pct"/>
          </w:tcPr>
          <w:p w14:paraId="60A57AF3" w14:textId="77777777" w:rsidR="004D345E" w:rsidRDefault="004D345E" w:rsidP="004D345E">
            <w:pPr>
              <w:jc w:val="left"/>
              <w:rPr>
                <w:rFonts w:ascii="Arial" w:hAnsi="Arial" w:cs="Arial"/>
                <w:sz w:val="20"/>
              </w:rPr>
            </w:pPr>
            <w:r>
              <w:rPr>
                <w:rFonts w:ascii="Arial" w:hAnsi="Arial" w:cs="Arial"/>
                <w:sz w:val="20"/>
              </w:rPr>
              <w:t>- ППМ выполнено.</w:t>
            </w:r>
          </w:p>
        </w:tc>
        <w:tc>
          <w:tcPr>
            <w:tcW w:w="435" w:type="pct"/>
            <w:shd w:val="clear" w:color="auto" w:fill="auto"/>
          </w:tcPr>
          <w:p w14:paraId="476A9BF6" w14:textId="77777777" w:rsidR="004D345E" w:rsidRPr="009D6B7B" w:rsidRDefault="004D345E" w:rsidP="004F6A08">
            <w:pPr>
              <w:jc w:val="left"/>
              <w:rPr>
                <w:rFonts w:ascii="Arial" w:hAnsi="Arial" w:cs="Arial"/>
                <w:sz w:val="20"/>
                <w:szCs w:val="20"/>
              </w:rPr>
            </w:pPr>
            <w:r>
              <w:rPr>
                <w:rFonts w:ascii="Arial" w:hAnsi="Arial" w:cs="Arial"/>
                <w:sz w:val="20"/>
              </w:rPr>
              <w:t>Z</w:t>
            </w:r>
            <w:r w:rsidR="006C2926">
              <w:rPr>
                <w:rFonts w:ascii="Arial" w:hAnsi="Arial" w:cs="Arial"/>
                <w:sz w:val="20"/>
                <w:lang w:val="en-US"/>
              </w:rPr>
              <w:t>MD07</w:t>
            </w:r>
          </w:p>
        </w:tc>
        <w:tc>
          <w:tcPr>
            <w:tcW w:w="819" w:type="pct"/>
          </w:tcPr>
          <w:p w14:paraId="5FEE047B" w14:textId="77777777" w:rsidR="004D345E" w:rsidRDefault="004D345E" w:rsidP="004F6A08">
            <w:pPr>
              <w:jc w:val="left"/>
              <w:rPr>
                <w:rFonts w:ascii="Arial" w:hAnsi="Arial" w:cs="Arial"/>
                <w:sz w:val="20"/>
              </w:rPr>
            </w:pPr>
            <w:r>
              <w:rPr>
                <w:rFonts w:ascii="Arial" w:hAnsi="Arial" w:cs="Arial"/>
                <w:sz w:val="20"/>
              </w:rPr>
              <w:t>- Потребность в МТР</w:t>
            </w:r>
          </w:p>
          <w:p w14:paraId="492ED3E6" w14:textId="77777777" w:rsidR="004D345E" w:rsidRDefault="004D345E" w:rsidP="004F6A08">
            <w:pPr>
              <w:jc w:val="left"/>
              <w:rPr>
                <w:rFonts w:ascii="Arial" w:hAnsi="Arial" w:cs="Arial"/>
                <w:sz w:val="20"/>
              </w:rPr>
            </w:pPr>
            <w:r>
              <w:rPr>
                <w:rFonts w:ascii="Arial" w:hAnsi="Arial" w:cs="Arial"/>
                <w:sz w:val="20"/>
              </w:rPr>
              <w:t>- Заявка на списание МТР</w:t>
            </w:r>
          </w:p>
          <w:p w14:paraId="24840A01" w14:textId="77777777" w:rsidR="004D345E" w:rsidRDefault="004D345E" w:rsidP="004F6A08">
            <w:pPr>
              <w:jc w:val="left"/>
              <w:rPr>
                <w:rFonts w:ascii="Arial" w:hAnsi="Arial" w:cs="Arial"/>
                <w:sz w:val="20"/>
              </w:rPr>
            </w:pPr>
            <w:r>
              <w:rPr>
                <w:rFonts w:ascii="Arial" w:hAnsi="Arial" w:cs="Arial"/>
                <w:sz w:val="20"/>
              </w:rPr>
              <w:t>- Варианты изготовления</w:t>
            </w:r>
          </w:p>
          <w:p w14:paraId="78808DF8" w14:textId="77777777" w:rsidR="004D345E" w:rsidRDefault="004D345E" w:rsidP="004F6A08">
            <w:pPr>
              <w:jc w:val="left"/>
              <w:rPr>
                <w:rFonts w:ascii="Arial" w:hAnsi="Arial" w:cs="Arial"/>
                <w:sz w:val="20"/>
              </w:rPr>
            </w:pPr>
            <w:r>
              <w:rPr>
                <w:rFonts w:ascii="Arial" w:hAnsi="Arial" w:cs="Arial"/>
                <w:sz w:val="20"/>
              </w:rPr>
              <w:t>- Заявка на закупку МТР</w:t>
            </w:r>
          </w:p>
          <w:p w14:paraId="76D3597A" w14:textId="77777777" w:rsidR="004D345E" w:rsidRPr="00CB3587" w:rsidRDefault="004D345E" w:rsidP="004F6A08">
            <w:pPr>
              <w:jc w:val="left"/>
              <w:rPr>
                <w:rFonts w:ascii="Arial" w:hAnsi="Arial" w:cs="Arial"/>
                <w:sz w:val="20"/>
              </w:rPr>
            </w:pPr>
            <w:r>
              <w:rPr>
                <w:rFonts w:ascii="Arial" w:hAnsi="Arial" w:cs="Arial"/>
                <w:sz w:val="20"/>
              </w:rPr>
              <w:t>- Спецификация к договору</w:t>
            </w:r>
          </w:p>
        </w:tc>
        <w:tc>
          <w:tcPr>
            <w:tcW w:w="626" w:type="pct"/>
          </w:tcPr>
          <w:p w14:paraId="251C9D3A" w14:textId="77777777" w:rsidR="004D345E" w:rsidRDefault="004D345E" w:rsidP="004F6A08">
            <w:pPr>
              <w:jc w:val="left"/>
              <w:rPr>
                <w:rFonts w:ascii="Arial" w:hAnsi="Arial" w:cs="Arial"/>
                <w:sz w:val="20"/>
              </w:rPr>
            </w:pPr>
            <w:r>
              <w:rPr>
                <w:rFonts w:ascii="Arial" w:hAnsi="Arial" w:cs="Arial"/>
                <w:sz w:val="20"/>
              </w:rPr>
              <w:t>- Заявка на закупку МТР</w:t>
            </w:r>
          </w:p>
          <w:p w14:paraId="55C86FF1" w14:textId="77777777" w:rsidR="004D345E" w:rsidRPr="00B613A3" w:rsidRDefault="004D345E" w:rsidP="004F6A08">
            <w:pPr>
              <w:jc w:val="left"/>
              <w:rPr>
                <w:rFonts w:ascii="Arial" w:hAnsi="Arial" w:cs="Arial"/>
                <w:sz w:val="20"/>
              </w:rPr>
            </w:pPr>
            <w:r>
              <w:rPr>
                <w:rFonts w:ascii="Arial" w:hAnsi="Arial" w:cs="Arial"/>
                <w:sz w:val="20"/>
              </w:rPr>
              <w:t>- Заявка на перемещение</w:t>
            </w:r>
          </w:p>
        </w:tc>
        <w:tc>
          <w:tcPr>
            <w:tcW w:w="898" w:type="pct"/>
          </w:tcPr>
          <w:p w14:paraId="057B6166" w14:textId="77777777" w:rsidR="004D345E" w:rsidRDefault="004D345E" w:rsidP="004F6A08">
            <w:pPr>
              <w:jc w:val="left"/>
              <w:rPr>
                <w:rFonts w:ascii="Arial" w:hAnsi="Arial" w:cs="Arial"/>
                <w:sz w:val="20"/>
              </w:rPr>
            </w:pPr>
            <w:r>
              <w:rPr>
                <w:rFonts w:ascii="Arial" w:hAnsi="Arial" w:cs="Arial"/>
                <w:sz w:val="20"/>
              </w:rPr>
              <w:t>- Автоматически</w:t>
            </w:r>
          </w:p>
          <w:p w14:paraId="6954284B" w14:textId="77777777" w:rsidR="004D345E" w:rsidRPr="00B613A3" w:rsidRDefault="004D345E" w:rsidP="004F6A08">
            <w:pPr>
              <w:jc w:val="left"/>
              <w:rPr>
                <w:rFonts w:ascii="Arial" w:hAnsi="Arial" w:cs="Arial"/>
                <w:sz w:val="20"/>
              </w:rPr>
            </w:pPr>
            <w:r>
              <w:rPr>
                <w:rFonts w:ascii="Arial" w:hAnsi="Arial" w:cs="Arial"/>
                <w:sz w:val="20"/>
              </w:rPr>
              <w:t>- Сток-контролёр</w:t>
            </w:r>
          </w:p>
        </w:tc>
      </w:tr>
    </w:tbl>
    <w:p w14:paraId="1B002036" w14:textId="77777777" w:rsidR="0026449F" w:rsidRDefault="0026449F" w:rsidP="0013069E">
      <w:pPr>
        <w:tabs>
          <w:tab w:val="left" w:pos="1930"/>
        </w:tabs>
        <w:spacing w:after="240" w:line="276" w:lineRule="auto"/>
        <w:ind w:firstLine="567"/>
        <w:rPr>
          <w:rFonts w:ascii="Arial" w:hAnsi="Arial" w:cs="Arial"/>
        </w:rPr>
      </w:pPr>
    </w:p>
    <w:p w14:paraId="064C8CA0" w14:textId="77777777" w:rsidR="0013069E" w:rsidRDefault="00052518" w:rsidP="0013069E">
      <w:pPr>
        <w:pStyle w:val="4"/>
        <w:rPr>
          <w:b/>
          <w:i w:val="0"/>
          <w:caps w:val="0"/>
          <w:sz w:val="24"/>
          <w:szCs w:val="24"/>
        </w:rPr>
      </w:pPr>
      <w:bookmarkStart w:id="706" w:name="_Hlk516130246"/>
      <w:r w:rsidRPr="0012135C">
        <w:rPr>
          <w:rFonts w:eastAsiaTheme="majorEastAsia" w:cstheme="majorBidi"/>
          <w:b/>
          <w:i w:val="0"/>
          <w:caps w:val="0"/>
          <w:sz w:val="24"/>
          <w:szCs w:val="24"/>
        </w:rPr>
        <w:lastRenderedPageBreak/>
        <w:t xml:space="preserve">Шаг процесса </w:t>
      </w:r>
      <w:r w:rsidRPr="002531A4">
        <w:rPr>
          <w:rFonts w:eastAsiaTheme="majorEastAsia" w:cstheme="majorBidi"/>
          <w:b/>
          <w:i w:val="0"/>
          <w:caps w:val="0"/>
          <w:sz w:val="24"/>
          <w:szCs w:val="24"/>
        </w:rPr>
        <w:t>ПП-10.03.04.0</w:t>
      </w:r>
      <w:r>
        <w:rPr>
          <w:rFonts w:eastAsiaTheme="majorEastAsia" w:cstheme="majorBidi"/>
          <w:b/>
          <w:i w:val="0"/>
          <w:caps w:val="0"/>
          <w:sz w:val="24"/>
          <w:szCs w:val="24"/>
        </w:rPr>
        <w:t>30</w:t>
      </w:r>
      <w:r w:rsidRPr="0012135C">
        <w:rPr>
          <w:rFonts w:eastAsiaTheme="majorEastAsia" w:cstheme="majorBidi"/>
          <w:b/>
          <w:i w:val="0"/>
          <w:caps w:val="0"/>
          <w:sz w:val="24"/>
          <w:szCs w:val="24"/>
        </w:rPr>
        <w:t xml:space="preserve"> – </w:t>
      </w:r>
      <w:r w:rsidR="0013069E">
        <w:rPr>
          <w:b/>
          <w:i w:val="0"/>
          <w:caps w:val="0"/>
          <w:sz w:val="24"/>
          <w:szCs w:val="24"/>
        </w:rPr>
        <w:t>Создание заявки на закупку МТР, заявки на перемещение</w:t>
      </w:r>
      <w:bookmarkEnd w:id="706"/>
    </w:p>
    <w:p w14:paraId="41BB7FDC" w14:textId="77777777" w:rsidR="00B43E53" w:rsidRPr="00B43E53" w:rsidRDefault="00B43E53" w:rsidP="00B43E53"/>
    <w:p w14:paraId="5124FB6E" w14:textId="0070F98E" w:rsidR="0013069E" w:rsidRDefault="0013069E" w:rsidP="0013069E">
      <w:pPr>
        <w:spacing w:after="240" w:line="276" w:lineRule="auto"/>
        <w:ind w:firstLine="567"/>
        <w:rPr>
          <w:rFonts w:ascii="Arial" w:hAnsi="Arial" w:cs="Arial"/>
        </w:rPr>
      </w:pPr>
      <w:r>
        <w:rPr>
          <w:rFonts w:ascii="Arial" w:hAnsi="Arial" w:cs="Arial"/>
        </w:rPr>
        <w:t>В случае необходимости сток-контролёр может создать заявку на закупку или заявку на перемещение</w:t>
      </w:r>
      <w:r w:rsidR="00322253">
        <w:rPr>
          <w:rFonts w:ascii="Arial" w:hAnsi="Arial" w:cs="Arial"/>
        </w:rPr>
        <w:t xml:space="preserve"> </w:t>
      </w:r>
      <w:del w:id="707" w:author="MOS\BykovVA" w:date="2021-04-16T11:06:00Z">
        <w:r w:rsidR="00322253" w:rsidDel="00DA289D">
          <w:rPr>
            <w:rFonts w:ascii="Arial" w:hAnsi="Arial" w:cs="Arial"/>
          </w:rPr>
          <w:delText xml:space="preserve">нормируемых </w:delText>
        </w:r>
      </w:del>
      <w:r w:rsidR="00322253">
        <w:rPr>
          <w:rFonts w:ascii="Arial" w:hAnsi="Arial" w:cs="Arial"/>
        </w:rPr>
        <w:t>МТР</w:t>
      </w:r>
      <w:r>
        <w:rPr>
          <w:rFonts w:ascii="Arial" w:hAnsi="Arial" w:cs="Arial"/>
        </w:rPr>
        <w:t xml:space="preserve"> вручную. Данная необходимость может возникнуть:</w:t>
      </w:r>
    </w:p>
    <w:p w14:paraId="12CE8301" w14:textId="77777777" w:rsidR="0013069E" w:rsidRDefault="0013069E" w:rsidP="00DF1CB6">
      <w:pPr>
        <w:pStyle w:val="afa"/>
        <w:numPr>
          <w:ilvl w:val="0"/>
          <w:numId w:val="14"/>
        </w:numPr>
        <w:spacing w:after="240" w:line="276" w:lineRule="auto"/>
        <w:rPr>
          <w:rFonts w:ascii="Arial" w:hAnsi="Arial" w:cs="Arial"/>
        </w:rPr>
      </w:pPr>
      <w:r w:rsidRPr="00F2439A">
        <w:rPr>
          <w:rFonts w:ascii="Arial" w:hAnsi="Arial" w:cs="Arial"/>
        </w:rPr>
        <w:t>В случае если Сток-контролер использует нестандартный алгоритм оптимизации обеспечения Потребности в МТР:</w:t>
      </w:r>
    </w:p>
    <w:p w14:paraId="17848140" w14:textId="77777777" w:rsidR="0013069E" w:rsidRPr="00F2439A" w:rsidRDefault="0013069E" w:rsidP="00DF1CB6">
      <w:pPr>
        <w:pStyle w:val="afa"/>
        <w:numPr>
          <w:ilvl w:val="1"/>
          <w:numId w:val="14"/>
        </w:numPr>
        <w:spacing w:after="240" w:line="276" w:lineRule="auto"/>
        <w:rPr>
          <w:rFonts w:ascii="Arial" w:hAnsi="Arial" w:cs="Arial"/>
        </w:rPr>
      </w:pPr>
      <w:r w:rsidRPr="00F2439A">
        <w:rPr>
          <w:rFonts w:ascii="Arial" w:hAnsi="Arial" w:cs="Arial"/>
        </w:rPr>
        <w:t>Неактуальная информация о товарах на складах (в случае недоимки, недостачи МТР на складах);</w:t>
      </w:r>
    </w:p>
    <w:p w14:paraId="515F3D74" w14:textId="77777777" w:rsidR="0013069E" w:rsidRDefault="0013069E" w:rsidP="00DF1CB6">
      <w:pPr>
        <w:pStyle w:val="afa"/>
        <w:numPr>
          <w:ilvl w:val="1"/>
          <w:numId w:val="14"/>
        </w:numPr>
        <w:spacing w:after="240" w:line="276" w:lineRule="auto"/>
        <w:rPr>
          <w:rFonts w:ascii="Arial" w:hAnsi="Arial" w:cs="Arial"/>
        </w:rPr>
      </w:pPr>
      <w:r w:rsidRPr="00F2439A">
        <w:rPr>
          <w:rFonts w:ascii="Arial" w:hAnsi="Arial" w:cs="Arial"/>
        </w:rPr>
        <w:t>В случае, если необходимо создать Заявку на закупку МТР на более ранний период, аккумулировав потребность нескольких периодов;</w:t>
      </w:r>
    </w:p>
    <w:p w14:paraId="4DC576BD" w14:textId="77777777" w:rsidR="0013069E" w:rsidRPr="00F2439A" w:rsidRDefault="0013069E" w:rsidP="00DF1CB6">
      <w:pPr>
        <w:pStyle w:val="afa"/>
        <w:numPr>
          <w:ilvl w:val="1"/>
          <w:numId w:val="14"/>
        </w:numPr>
        <w:spacing w:after="240" w:line="276" w:lineRule="auto"/>
        <w:rPr>
          <w:rFonts w:ascii="Arial" w:hAnsi="Arial" w:cs="Arial"/>
        </w:rPr>
      </w:pPr>
      <w:r>
        <w:rPr>
          <w:rFonts w:ascii="Arial" w:hAnsi="Arial" w:cs="Arial"/>
        </w:rPr>
        <w:t>В случае необходимости переноса части объёма на другой период;</w:t>
      </w:r>
    </w:p>
    <w:p w14:paraId="2B690435" w14:textId="77777777" w:rsidR="0013069E" w:rsidRPr="00F2439A" w:rsidRDefault="0013069E" w:rsidP="00DF1CB6">
      <w:pPr>
        <w:pStyle w:val="afa"/>
        <w:numPr>
          <w:ilvl w:val="1"/>
          <w:numId w:val="14"/>
        </w:numPr>
        <w:spacing w:after="240" w:line="276" w:lineRule="auto"/>
        <w:rPr>
          <w:rFonts w:ascii="Arial" w:hAnsi="Arial" w:cs="Arial"/>
        </w:rPr>
      </w:pPr>
      <w:r w:rsidRPr="00F2439A">
        <w:rPr>
          <w:rFonts w:ascii="Arial" w:hAnsi="Arial" w:cs="Arial"/>
        </w:rPr>
        <w:t>В случае невозможности применения варианта оптимизации Потребности.</w:t>
      </w:r>
    </w:p>
    <w:p w14:paraId="76D32D08" w14:textId="77777777" w:rsidR="007D4148" w:rsidRDefault="0013069E" w:rsidP="000006E0">
      <w:pPr>
        <w:pStyle w:val="afa"/>
        <w:numPr>
          <w:ilvl w:val="0"/>
          <w:numId w:val="14"/>
        </w:numPr>
        <w:spacing w:after="240" w:line="276" w:lineRule="auto"/>
        <w:rPr>
          <w:rFonts w:ascii="Arial" w:hAnsi="Arial" w:cs="Arial"/>
        </w:rPr>
      </w:pPr>
      <w:r w:rsidRPr="00F2439A">
        <w:rPr>
          <w:rFonts w:ascii="Arial" w:hAnsi="Arial" w:cs="Arial"/>
        </w:rPr>
        <w:t>В случае, когда транзитные нормы не соответствуют количеству потребности. Т.е. невозможно заключить договор на поставку с количеством, в автоматически рассчитанной Заявке на закупку МТР</w:t>
      </w:r>
      <w:r w:rsidR="007D4148">
        <w:rPr>
          <w:rFonts w:ascii="Arial" w:hAnsi="Arial" w:cs="Arial"/>
        </w:rPr>
        <w:t>;</w:t>
      </w:r>
    </w:p>
    <w:p w14:paraId="1E738C8F" w14:textId="77777777" w:rsidR="000006E0" w:rsidRDefault="007D4148" w:rsidP="007D4148">
      <w:pPr>
        <w:pStyle w:val="afa"/>
        <w:numPr>
          <w:ilvl w:val="0"/>
          <w:numId w:val="14"/>
        </w:numPr>
        <w:spacing w:after="240" w:line="276" w:lineRule="auto"/>
        <w:rPr>
          <w:rFonts w:ascii="Arial" w:hAnsi="Arial" w:cs="Arial"/>
        </w:rPr>
      </w:pPr>
      <w:r w:rsidRPr="007D4148">
        <w:rPr>
          <w:rFonts w:ascii="Arial" w:hAnsi="Arial" w:cs="Arial"/>
        </w:rPr>
        <w:t>В случае, если в ходе закупочных процедур, возникла необходимость закупки ЗИП, вместе с основной потребностью, то закупщик оповещает об этом сток-контролера письмом по корпоративной электронной почте. Далее сток-контролер формирует вручную заявку на закупку МТР (на ЗИП)</w:t>
      </w:r>
      <w:r w:rsidR="0013069E" w:rsidRPr="00F2439A">
        <w:rPr>
          <w:rFonts w:ascii="Arial" w:hAnsi="Arial" w:cs="Arial"/>
        </w:rPr>
        <w:t>.</w:t>
      </w:r>
    </w:p>
    <w:p w14:paraId="51E41F24" w14:textId="77777777" w:rsidR="00E4479E" w:rsidRDefault="00E4479E" w:rsidP="00E4479E">
      <w:pPr>
        <w:spacing w:after="240" w:line="276" w:lineRule="auto"/>
        <w:ind w:firstLine="567"/>
        <w:rPr>
          <w:rFonts w:ascii="Arial" w:hAnsi="Arial" w:cs="Arial"/>
        </w:rPr>
      </w:pPr>
      <w:r>
        <w:rPr>
          <w:rFonts w:ascii="Arial" w:hAnsi="Arial" w:cs="Arial"/>
        </w:rPr>
        <w:t>Для создания заявки сток-контролер запускает транзакцию создания заявки на закупку (</w:t>
      </w:r>
      <w:r>
        <w:rPr>
          <w:rFonts w:ascii="Arial" w:hAnsi="Arial" w:cs="Arial"/>
          <w:lang w:val="en-US"/>
        </w:rPr>
        <w:t>ME</w:t>
      </w:r>
      <w:r w:rsidRPr="00590100">
        <w:rPr>
          <w:rFonts w:ascii="Arial" w:hAnsi="Arial" w:cs="Arial"/>
        </w:rPr>
        <w:t>51</w:t>
      </w:r>
      <w:r>
        <w:rPr>
          <w:rFonts w:ascii="Arial" w:hAnsi="Arial" w:cs="Arial"/>
          <w:lang w:val="en-US"/>
        </w:rPr>
        <w:t>N</w:t>
      </w:r>
      <w:r>
        <w:rPr>
          <w:rFonts w:ascii="Arial" w:hAnsi="Arial" w:cs="Arial"/>
        </w:rPr>
        <w:t>) и указывает в ней такие основные атрибуты как код МТР, количество, требуемая дата поставка. Более подробно см. раздел 5.7.3.</w:t>
      </w:r>
    </w:p>
    <w:p w14:paraId="378B9613" w14:textId="77777777" w:rsidR="000006E0" w:rsidRDefault="000006E0" w:rsidP="00074652">
      <w:pPr>
        <w:spacing w:after="240" w:line="276" w:lineRule="auto"/>
        <w:ind w:firstLine="567"/>
        <w:rPr>
          <w:rFonts w:ascii="Arial" w:hAnsi="Arial" w:cs="Arial"/>
        </w:rPr>
      </w:pPr>
      <w:r>
        <w:rPr>
          <w:rFonts w:ascii="Arial" w:hAnsi="Arial" w:cs="Arial"/>
        </w:rPr>
        <w:t>Созданные вручную заявки на закупку, заявки на перемещение являются фиксированными для ППМ. Это означает, что программа ППМ не может корректиров</w:t>
      </w:r>
      <w:r w:rsidR="0040530C">
        <w:rPr>
          <w:rFonts w:ascii="Arial" w:hAnsi="Arial" w:cs="Arial"/>
        </w:rPr>
        <w:t>ать данные заявки автоматически</w:t>
      </w:r>
      <w:r>
        <w:rPr>
          <w:rFonts w:ascii="Arial" w:hAnsi="Arial" w:cs="Arial"/>
        </w:rPr>
        <w:t xml:space="preserve"> и при необходимости их дальнейшая корректировка должна выполняться вручную.</w:t>
      </w:r>
    </w:p>
    <w:p w14:paraId="01092342" w14:textId="77777777" w:rsidR="00074652" w:rsidRDefault="00074652" w:rsidP="00074652">
      <w:pPr>
        <w:spacing w:after="240" w:line="276" w:lineRule="auto"/>
        <w:ind w:firstLine="567"/>
        <w:rPr>
          <w:rFonts w:ascii="Arial" w:hAnsi="Arial" w:cs="Arial"/>
        </w:rPr>
      </w:pPr>
      <w:r>
        <w:rPr>
          <w:rFonts w:ascii="Arial" w:hAnsi="Arial" w:cs="Arial"/>
        </w:rPr>
        <w:t xml:space="preserve">При создании заявки на закупку МТР выполняется расчёт </w:t>
      </w:r>
      <w:r w:rsidRPr="003A741A">
        <w:rPr>
          <w:rFonts w:ascii="Arial" w:hAnsi="Arial" w:cs="Arial"/>
        </w:rPr>
        <w:t>возможност</w:t>
      </w:r>
      <w:r>
        <w:rPr>
          <w:rFonts w:ascii="Arial" w:hAnsi="Arial" w:cs="Arial"/>
        </w:rPr>
        <w:t>и</w:t>
      </w:r>
      <w:r w:rsidRPr="003A741A">
        <w:rPr>
          <w:rFonts w:ascii="Arial" w:hAnsi="Arial" w:cs="Arial"/>
        </w:rPr>
        <w:t xml:space="preserve"> поставки МТР в указанн</w:t>
      </w:r>
      <w:r>
        <w:rPr>
          <w:rFonts w:ascii="Arial" w:hAnsi="Arial" w:cs="Arial"/>
        </w:rPr>
        <w:t xml:space="preserve">ые </w:t>
      </w:r>
      <w:r w:rsidRPr="003A741A">
        <w:rPr>
          <w:rFonts w:ascii="Arial" w:hAnsi="Arial" w:cs="Arial"/>
        </w:rPr>
        <w:t>дат</w:t>
      </w:r>
      <w:r>
        <w:rPr>
          <w:rFonts w:ascii="Arial" w:hAnsi="Arial" w:cs="Arial"/>
        </w:rPr>
        <w:t>ы</w:t>
      </w:r>
      <w:r w:rsidRPr="003A741A">
        <w:rPr>
          <w:rFonts w:ascii="Arial" w:hAnsi="Arial" w:cs="Arial"/>
        </w:rPr>
        <w:t xml:space="preserve"> </w:t>
      </w:r>
      <w:r>
        <w:rPr>
          <w:rFonts w:ascii="Arial" w:hAnsi="Arial" w:cs="Arial"/>
        </w:rPr>
        <w:t xml:space="preserve">поставки </w:t>
      </w:r>
      <w:r w:rsidRPr="003A741A">
        <w:rPr>
          <w:rFonts w:ascii="Arial" w:hAnsi="Arial" w:cs="Arial"/>
        </w:rPr>
        <w:t xml:space="preserve">(на основании заданных в системе сроков поставки). В случае, если </w:t>
      </w:r>
      <w:r>
        <w:rPr>
          <w:rFonts w:ascii="Arial" w:hAnsi="Arial" w:cs="Arial"/>
        </w:rPr>
        <w:t>дата поставки</w:t>
      </w:r>
      <w:r w:rsidRPr="003A741A">
        <w:rPr>
          <w:rFonts w:ascii="Arial" w:hAnsi="Arial" w:cs="Arial"/>
        </w:rPr>
        <w:t xml:space="preserve"> </w:t>
      </w:r>
      <w:r>
        <w:rPr>
          <w:rFonts w:ascii="Arial" w:hAnsi="Arial" w:cs="Arial"/>
        </w:rPr>
        <w:t>меньше</w:t>
      </w:r>
      <w:r w:rsidRPr="003A741A">
        <w:rPr>
          <w:rFonts w:ascii="Arial" w:hAnsi="Arial" w:cs="Arial"/>
        </w:rPr>
        <w:t xml:space="preserve">, чем </w:t>
      </w:r>
      <w:r>
        <w:rPr>
          <w:rFonts w:ascii="Arial" w:hAnsi="Arial" w:cs="Arial"/>
        </w:rPr>
        <w:t>полученная при расчёте</w:t>
      </w:r>
      <w:r w:rsidRPr="003A741A">
        <w:rPr>
          <w:rFonts w:ascii="Arial" w:hAnsi="Arial" w:cs="Arial"/>
        </w:rPr>
        <w:t xml:space="preserve">, </w:t>
      </w:r>
      <w:r>
        <w:rPr>
          <w:rFonts w:ascii="Arial" w:hAnsi="Arial" w:cs="Arial"/>
        </w:rPr>
        <w:t>система выда</w:t>
      </w:r>
      <w:r w:rsidR="00BD6BEA">
        <w:rPr>
          <w:rFonts w:ascii="Arial" w:hAnsi="Arial" w:cs="Arial"/>
        </w:rPr>
        <w:t>ё</w:t>
      </w:r>
      <w:r>
        <w:rPr>
          <w:rFonts w:ascii="Arial" w:hAnsi="Arial" w:cs="Arial"/>
        </w:rPr>
        <w:t>т</w:t>
      </w:r>
      <w:r w:rsidRPr="003A741A">
        <w:rPr>
          <w:rFonts w:ascii="Arial" w:hAnsi="Arial" w:cs="Arial"/>
        </w:rPr>
        <w:t xml:space="preserve"> предупреждающее сообщение, о том, что дата поставки не может быть соблюдена и автоматически для данной позиции </w:t>
      </w:r>
      <w:r w:rsidR="00BD6BEA">
        <w:rPr>
          <w:rFonts w:ascii="Arial" w:hAnsi="Arial" w:cs="Arial"/>
        </w:rPr>
        <w:t>устанавливается</w:t>
      </w:r>
      <w:r w:rsidRPr="003A741A">
        <w:rPr>
          <w:rFonts w:ascii="Arial" w:hAnsi="Arial" w:cs="Arial"/>
        </w:rPr>
        <w:t xml:space="preserve"> признак срочности (разработка MM02 «Проставление признака срочности»). Подробнее расчёт сроков обеспечения описан в </w:t>
      </w:r>
      <w:hyperlink w:anchor="_Расчёт_сроков_обеспечения" w:history="1">
        <w:r w:rsidR="00915C65">
          <w:rPr>
            <w:rStyle w:val="a9"/>
            <w:rFonts w:ascii="Arial" w:hAnsi="Arial" w:cs="Arial"/>
          </w:rPr>
          <w:t>п.5.10.6</w:t>
        </w:r>
      </w:hyperlink>
      <w:r>
        <w:rPr>
          <w:rFonts w:ascii="Arial" w:hAnsi="Arial" w:cs="Arial"/>
        </w:rPr>
        <w:t xml:space="preserve"> </w:t>
      </w:r>
      <w:r w:rsidRPr="003A741A">
        <w:rPr>
          <w:rFonts w:ascii="Arial" w:hAnsi="Arial" w:cs="Arial"/>
        </w:rPr>
        <w:t>настоящего документа.</w:t>
      </w:r>
    </w:p>
    <w:p w14:paraId="569A51F9" w14:textId="77777777" w:rsidR="0013069E" w:rsidRPr="00247522" w:rsidRDefault="0013069E" w:rsidP="0013069E">
      <w:pPr>
        <w:pStyle w:val="a8"/>
        <w:jc w:val="right"/>
        <w:rPr>
          <w:rFonts w:ascii="Arial" w:hAnsi="Arial" w:cs="Arial"/>
          <w:b/>
          <w:sz w:val="22"/>
        </w:rPr>
      </w:pPr>
      <w:r w:rsidRPr="00247522">
        <w:rPr>
          <w:rFonts w:ascii="Arial" w:hAnsi="Arial" w:cs="Arial"/>
          <w:b/>
          <w:sz w:val="22"/>
        </w:rPr>
        <w:lastRenderedPageBreak/>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36</w:t>
      </w:r>
      <w:r w:rsidRPr="00247522">
        <w:rPr>
          <w:rFonts w:ascii="Arial" w:hAnsi="Arial" w:cs="Arial"/>
          <w:b/>
          <w:sz w:val="22"/>
        </w:rPr>
        <w:fldChar w:fldCharType="end"/>
      </w:r>
      <w:r>
        <w:rPr>
          <w:rFonts w:ascii="Arial" w:hAnsi="Arial" w:cs="Arial"/>
          <w:b/>
          <w:sz w:val="22"/>
        </w:rPr>
        <w:t>. Описание шага «</w:t>
      </w:r>
      <w:r w:rsidRPr="00607407">
        <w:rPr>
          <w:rFonts w:ascii="Arial" w:hAnsi="Arial" w:cs="Arial"/>
          <w:b/>
          <w:sz w:val="22"/>
        </w:rPr>
        <w:t>Создание заявки на закупку МТР, заявки на перемещение</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29"/>
        <w:gridCol w:w="2693"/>
        <w:gridCol w:w="885"/>
        <w:gridCol w:w="1667"/>
        <w:gridCol w:w="1274"/>
        <w:gridCol w:w="1828"/>
      </w:tblGrid>
      <w:tr w:rsidR="0013069E" w:rsidRPr="00F94454" w14:paraId="7470DC3B" w14:textId="77777777" w:rsidTr="004F6A08">
        <w:trPr>
          <w:cantSplit/>
          <w:trHeight w:val="397"/>
          <w:tblHeader/>
        </w:trPr>
        <w:tc>
          <w:tcPr>
            <w:tcW w:w="898" w:type="pct"/>
            <w:shd w:val="clear" w:color="auto" w:fill="FFC000"/>
            <w:vAlign w:val="center"/>
          </w:tcPr>
          <w:p w14:paraId="7947A3BB" w14:textId="77777777" w:rsidR="0013069E" w:rsidRPr="00D36A72" w:rsidRDefault="0013069E" w:rsidP="004F6A08">
            <w:pPr>
              <w:jc w:val="center"/>
              <w:rPr>
                <w:rFonts w:ascii="Arial" w:hAnsi="Arial" w:cs="Arial"/>
                <w:b/>
                <w:sz w:val="20"/>
              </w:rPr>
            </w:pPr>
            <w:r>
              <w:rPr>
                <w:rFonts w:ascii="Arial" w:hAnsi="Arial" w:cs="Arial"/>
                <w:b/>
                <w:sz w:val="20"/>
                <w:szCs w:val="20"/>
                <w:lang w:eastAsia="ru-RU"/>
              </w:rPr>
              <w:t>Номер шага</w:t>
            </w:r>
          </w:p>
        </w:tc>
        <w:tc>
          <w:tcPr>
            <w:tcW w:w="1323" w:type="pct"/>
            <w:shd w:val="clear" w:color="auto" w:fill="FFC000"/>
            <w:vAlign w:val="center"/>
          </w:tcPr>
          <w:p w14:paraId="4C614647" w14:textId="77777777" w:rsidR="0013069E" w:rsidRDefault="0013069E" w:rsidP="004F6A08">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35" w:type="pct"/>
            <w:shd w:val="clear" w:color="auto" w:fill="FFC000"/>
            <w:vAlign w:val="center"/>
          </w:tcPr>
          <w:p w14:paraId="4AD1E9AF" w14:textId="77777777" w:rsidR="0013069E" w:rsidRPr="00F94454" w:rsidRDefault="0013069E" w:rsidP="004F6A08">
            <w:pPr>
              <w:jc w:val="center"/>
              <w:rPr>
                <w:rFonts w:ascii="Arial" w:hAnsi="Arial" w:cs="Arial"/>
                <w:b/>
                <w:sz w:val="20"/>
              </w:rPr>
            </w:pPr>
            <w:r>
              <w:rPr>
                <w:rFonts w:ascii="Arial" w:hAnsi="Arial" w:cs="Arial"/>
                <w:b/>
                <w:sz w:val="20"/>
              </w:rPr>
              <w:t>Транзакция</w:t>
            </w:r>
          </w:p>
        </w:tc>
        <w:tc>
          <w:tcPr>
            <w:tcW w:w="819" w:type="pct"/>
            <w:shd w:val="clear" w:color="auto" w:fill="FFC000"/>
          </w:tcPr>
          <w:p w14:paraId="71FEBAE2" w14:textId="77777777" w:rsidR="0013069E" w:rsidRDefault="0013069E" w:rsidP="004F6A08">
            <w:pPr>
              <w:jc w:val="center"/>
              <w:rPr>
                <w:rFonts w:ascii="Arial" w:hAnsi="Arial" w:cs="Arial"/>
                <w:b/>
                <w:sz w:val="20"/>
              </w:rPr>
            </w:pPr>
            <w:r>
              <w:rPr>
                <w:rFonts w:ascii="Arial" w:hAnsi="Arial" w:cs="Arial"/>
                <w:b/>
                <w:sz w:val="20"/>
              </w:rPr>
              <w:t>Вход</w:t>
            </w:r>
          </w:p>
        </w:tc>
        <w:tc>
          <w:tcPr>
            <w:tcW w:w="626" w:type="pct"/>
            <w:shd w:val="clear" w:color="auto" w:fill="FFC000"/>
          </w:tcPr>
          <w:p w14:paraId="545467E9" w14:textId="77777777" w:rsidR="0013069E" w:rsidRDefault="0013069E" w:rsidP="004F6A08">
            <w:pPr>
              <w:jc w:val="center"/>
              <w:rPr>
                <w:rFonts w:ascii="Arial" w:hAnsi="Arial" w:cs="Arial"/>
                <w:b/>
                <w:sz w:val="20"/>
              </w:rPr>
            </w:pPr>
            <w:r>
              <w:rPr>
                <w:rFonts w:ascii="Arial" w:hAnsi="Arial" w:cs="Arial"/>
                <w:b/>
                <w:sz w:val="20"/>
              </w:rPr>
              <w:t>Результат</w:t>
            </w:r>
          </w:p>
        </w:tc>
        <w:tc>
          <w:tcPr>
            <w:tcW w:w="898" w:type="pct"/>
            <w:shd w:val="clear" w:color="auto" w:fill="FFC000"/>
          </w:tcPr>
          <w:p w14:paraId="45234091" w14:textId="77777777" w:rsidR="0013069E" w:rsidRDefault="0013069E" w:rsidP="004F6A08">
            <w:pPr>
              <w:jc w:val="center"/>
              <w:rPr>
                <w:rFonts w:ascii="Arial" w:hAnsi="Arial" w:cs="Arial"/>
                <w:b/>
                <w:sz w:val="20"/>
              </w:rPr>
            </w:pPr>
            <w:r>
              <w:rPr>
                <w:rFonts w:ascii="Arial" w:hAnsi="Arial" w:cs="Arial"/>
                <w:b/>
                <w:sz w:val="20"/>
              </w:rPr>
              <w:t>Бизнес-роль</w:t>
            </w:r>
          </w:p>
        </w:tc>
      </w:tr>
      <w:tr w:rsidR="0013069E" w14:paraId="05F550FA" w14:textId="77777777" w:rsidTr="000B7D2D">
        <w:trPr>
          <w:cantSplit/>
          <w:trHeight w:val="1111"/>
        </w:trPr>
        <w:tc>
          <w:tcPr>
            <w:tcW w:w="898" w:type="pct"/>
          </w:tcPr>
          <w:p w14:paraId="28BDB04E" w14:textId="77777777" w:rsidR="0013069E" w:rsidRDefault="0013069E" w:rsidP="004F6A08">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4</w:t>
            </w:r>
            <w:r w:rsidRPr="00B613A3">
              <w:rPr>
                <w:rFonts w:ascii="Arial" w:hAnsi="Arial" w:cs="Arial"/>
                <w:sz w:val="20"/>
                <w:szCs w:val="20"/>
              </w:rPr>
              <w:t>.0</w:t>
            </w:r>
            <w:r>
              <w:rPr>
                <w:rFonts w:ascii="Arial" w:hAnsi="Arial" w:cs="Arial"/>
                <w:sz w:val="20"/>
                <w:szCs w:val="20"/>
              </w:rPr>
              <w:t>3</w:t>
            </w:r>
            <w:r w:rsidRPr="00B613A3">
              <w:rPr>
                <w:rFonts w:ascii="Arial" w:hAnsi="Arial" w:cs="Arial"/>
                <w:sz w:val="20"/>
                <w:szCs w:val="20"/>
              </w:rPr>
              <w:t>0</w:t>
            </w:r>
          </w:p>
        </w:tc>
        <w:tc>
          <w:tcPr>
            <w:tcW w:w="1323" w:type="pct"/>
          </w:tcPr>
          <w:p w14:paraId="10217755" w14:textId="77777777" w:rsidR="0013069E" w:rsidRDefault="0013069E" w:rsidP="00525F84">
            <w:pPr>
              <w:jc w:val="left"/>
              <w:rPr>
                <w:rFonts w:ascii="Arial" w:hAnsi="Arial" w:cs="Arial"/>
                <w:sz w:val="20"/>
              </w:rPr>
            </w:pPr>
            <w:r>
              <w:rPr>
                <w:rFonts w:ascii="Arial" w:hAnsi="Arial" w:cs="Arial"/>
                <w:sz w:val="20"/>
              </w:rPr>
              <w:t xml:space="preserve">- </w:t>
            </w:r>
            <w:r w:rsidR="00525F84">
              <w:rPr>
                <w:rFonts w:ascii="Arial" w:hAnsi="Arial" w:cs="Arial"/>
                <w:sz w:val="20"/>
              </w:rPr>
              <w:t>Необходимо ручное создание заявки на закупку, заявки на перемещение</w:t>
            </w:r>
          </w:p>
        </w:tc>
        <w:tc>
          <w:tcPr>
            <w:tcW w:w="435" w:type="pct"/>
            <w:shd w:val="clear" w:color="auto" w:fill="auto"/>
          </w:tcPr>
          <w:p w14:paraId="6EEBA6EE" w14:textId="77777777" w:rsidR="0013069E" w:rsidRPr="00525F84" w:rsidRDefault="0013069E" w:rsidP="004F6A08">
            <w:pPr>
              <w:jc w:val="left"/>
              <w:rPr>
                <w:rFonts w:ascii="Arial" w:hAnsi="Arial" w:cs="Arial"/>
                <w:sz w:val="20"/>
                <w:szCs w:val="20"/>
                <w:lang w:val="en-US"/>
              </w:rPr>
            </w:pPr>
            <w:r>
              <w:rPr>
                <w:rFonts w:ascii="Arial" w:hAnsi="Arial" w:cs="Arial"/>
                <w:sz w:val="20"/>
                <w:lang w:val="en-US"/>
              </w:rPr>
              <w:t>M</w:t>
            </w:r>
            <w:r w:rsidR="00525F84">
              <w:rPr>
                <w:rFonts w:ascii="Arial" w:hAnsi="Arial" w:cs="Arial"/>
                <w:sz w:val="20"/>
                <w:lang w:val="en-US"/>
              </w:rPr>
              <w:t>E51N</w:t>
            </w:r>
          </w:p>
        </w:tc>
        <w:tc>
          <w:tcPr>
            <w:tcW w:w="819" w:type="pct"/>
          </w:tcPr>
          <w:p w14:paraId="616FFB5C" w14:textId="77777777" w:rsidR="0013069E" w:rsidRPr="00CB3587" w:rsidRDefault="00525F84" w:rsidP="004F6A08">
            <w:pPr>
              <w:jc w:val="left"/>
              <w:rPr>
                <w:rFonts w:ascii="Arial" w:hAnsi="Arial" w:cs="Arial"/>
                <w:sz w:val="20"/>
              </w:rPr>
            </w:pPr>
            <w:r>
              <w:rPr>
                <w:rFonts w:ascii="Arial" w:hAnsi="Arial" w:cs="Arial"/>
                <w:sz w:val="20"/>
              </w:rPr>
              <w:t>- Потребность в МТР</w:t>
            </w:r>
          </w:p>
        </w:tc>
        <w:tc>
          <w:tcPr>
            <w:tcW w:w="626" w:type="pct"/>
          </w:tcPr>
          <w:p w14:paraId="200ADEDA" w14:textId="77777777" w:rsidR="0013069E" w:rsidRDefault="0013069E" w:rsidP="004F6A08">
            <w:pPr>
              <w:jc w:val="left"/>
              <w:rPr>
                <w:rFonts w:ascii="Arial" w:hAnsi="Arial" w:cs="Arial"/>
                <w:sz w:val="20"/>
              </w:rPr>
            </w:pPr>
            <w:r>
              <w:rPr>
                <w:rFonts w:ascii="Arial" w:hAnsi="Arial" w:cs="Arial"/>
                <w:sz w:val="20"/>
              </w:rPr>
              <w:t>- Заявка на закупку МТР</w:t>
            </w:r>
          </w:p>
          <w:p w14:paraId="5C141049" w14:textId="77777777" w:rsidR="0013069E" w:rsidRPr="00B613A3" w:rsidRDefault="0013069E" w:rsidP="004F6A08">
            <w:pPr>
              <w:jc w:val="left"/>
              <w:rPr>
                <w:rFonts w:ascii="Arial" w:hAnsi="Arial" w:cs="Arial"/>
                <w:sz w:val="20"/>
              </w:rPr>
            </w:pPr>
            <w:r>
              <w:rPr>
                <w:rFonts w:ascii="Arial" w:hAnsi="Arial" w:cs="Arial"/>
                <w:sz w:val="20"/>
              </w:rPr>
              <w:t>- Заявка на перемещение</w:t>
            </w:r>
          </w:p>
        </w:tc>
        <w:tc>
          <w:tcPr>
            <w:tcW w:w="898" w:type="pct"/>
          </w:tcPr>
          <w:p w14:paraId="08C1981D" w14:textId="77777777" w:rsidR="0013069E" w:rsidRPr="00B613A3" w:rsidRDefault="0013069E" w:rsidP="004F6A08">
            <w:pPr>
              <w:jc w:val="left"/>
              <w:rPr>
                <w:rFonts w:ascii="Arial" w:hAnsi="Arial" w:cs="Arial"/>
                <w:sz w:val="20"/>
              </w:rPr>
            </w:pPr>
            <w:r>
              <w:rPr>
                <w:rFonts w:ascii="Arial" w:hAnsi="Arial" w:cs="Arial"/>
                <w:sz w:val="20"/>
              </w:rPr>
              <w:t>- Сток-контролёр</w:t>
            </w:r>
          </w:p>
        </w:tc>
      </w:tr>
    </w:tbl>
    <w:p w14:paraId="2F304264" w14:textId="77777777" w:rsidR="001D229C" w:rsidRPr="00155D40" w:rsidRDefault="001D229C" w:rsidP="00155D40">
      <w:pPr>
        <w:spacing w:after="240" w:line="276" w:lineRule="auto"/>
        <w:ind w:firstLine="567"/>
        <w:rPr>
          <w:rFonts w:ascii="Arial" w:hAnsi="Arial" w:cs="Arial"/>
        </w:rPr>
      </w:pPr>
    </w:p>
    <w:p w14:paraId="696FB950" w14:textId="77777777" w:rsidR="0013069E" w:rsidRDefault="00052518" w:rsidP="0013069E">
      <w:pPr>
        <w:pStyle w:val="4"/>
        <w:rPr>
          <w:b/>
          <w:i w:val="0"/>
          <w:caps w:val="0"/>
          <w:sz w:val="24"/>
          <w:szCs w:val="24"/>
        </w:rPr>
      </w:pPr>
      <w:r w:rsidRPr="0012135C">
        <w:rPr>
          <w:rFonts w:eastAsiaTheme="majorEastAsia" w:cstheme="majorBidi"/>
          <w:b/>
          <w:i w:val="0"/>
          <w:caps w:val="0"/>
          <w:sz w:val="24"/>
          <w:szCs w:val="24"/>
        </w:rPr>
        <w:t xml:space="preserve">Шаг процесса </w:t>
      </w:r>
      <w:r w:rsidRPr="002531A4">
        <w:rPr>
          <w:rFonts w:eastAsiaTheme="majorEastAsia" w:cstheme="majorBidi"/>
          <w:b/>
          <w:i w:val="0"/>
          <w:caps w:val="0"/>
          <w:sz w:val="24"/>
          <w:szCs w:val="24"/>
        </w:rPr>
        <w:t>ПП-10.03.04.0</w:t>
      </w:r>
      <w:r>
        <w:rPr>
          <w:rFonts w:eastAsiaTheme="majorEastAsia" w:cstheme="majorBidi"/>
          <w:b/>
          <w:i w:val="0"/>
          <w:caps w:val="0"/>
          <w:sz w:val="24"/>
          <w:szCs w:val="24"/>
        </w:rPr>
        <w:t>40</w:t>
      </w:r>
      <w:r w:rsidRPr="0012135C">
        <w:rPr>
          <w:rFonts w:eastAsiaTheme="majorEastAsia" w:cstheme="majorBidi"/>
          <w:b/>
          <w:i w:val="0"/>
          <w:caps w:val="0"/>
          <w:sz w:val="24"/>
          <w:szCs w:val="24"/>
        </w:rPr>
        <w:t xml:space="preserve"> – </w:t>
      </w:r>
      <w:r w:rsidR="0013069E">
        <w:rPr>
          <w:b/>
          <w:i w:val="0"/>
          <w:caps w:val="0"/>
          <w:sz w:val="24"/>
          <w:szCs w:val="24"/>
        </w:rPr>
        <w:t>Сдвиг сроков заявок на перемещение</w:t>
      </w:r>
    </w:p>
    <w:p w14:paraId="7E251ABC" w14:textId="77777777" w:rsidR="00B43E53" w:rsidRPr="00B43E53" w:rsidRDefault="00B43E53" w:rsidP="00B43E53"/>
    <w:p w14:paraId="707F94FB" w14:textId="77777777" w:rsidR="00E23FE4" w:rsidRDefault="00E23FE4" w:rsidP="00E23FE4">
      <w:pPr>
        <w:spacing w:after="240" w:line="276" w:lineRule="auto"/>
        <w:ind w:firstLine="567"/>
        <w:rPr>
          <w:rFonts w:ascii="Arial" w:hAnsi="Arial" w:cs="Arial"/>
        </w:rPr>
      </w:pPr>
      <w:r>
        <w:rPr>
          <w:rFonts w:ascii="Arial" w:hAnsi="Arial" w:cs="Arial"/>
        </w:rPr>
        <w:t xml:space="preserve">Особенностью снабжения производственной площадки с перевалочной базы является наличие сезонных логистических пауз, обусловленных погодными условиями. Сезонные ограничения изменяются год от года и </w:t>
      </w:r>
      <w:r w:rsidR="003F31D8">
        <w:rPr>
          <w:rFonts w:ascii="Arial" w:hAnsi="Arial" w:cs="Arial"/>
        </w:rPr>
        <w:t xml:space="preserve">не </w:t>
      </w:r>
      <w:r>
        <w:rPr>
          <w:rFonts w:ascii="Arial" w:hAnsi="Arial" w:cs="Arial"/>
        </w:rPr>
        <w:t>могут быть учтены алгоритмом ППМ.</w:t>
      </w:r>
    </w:p>
    <w:p w14:paraId="69835698" w14:textId="77777777" w:rsidR="00E23FE4" w:rsidRDefault="00E23FE4" w:rsidP="00E23FE4">
      <w:pPr>
        <w:spacing w:after="240" w:line="276" w:lineRule="auto"/>
        <w:ind w:firstLine="567"/>
        <w:rPr>
          <w:rFonts w:ascii="Arial" w:hAnsi="Arial" w:cs="Arial"/>
        </w:rPr>
      </w:pPr>
      <w:r>
        <w:rPr>
          <w:rFonts w:ascii="Arial" w:hAnsi="Arial" w:cs="Arial"/>
        </w:rPr>
        <w:t>В рамках планирования обеспечения предусматривается ручная корректировка запланированных сроков поставки</w:t>
      </w:r>
      <w:r w:rsidR="001B196B">
        <w:rPr>
          <w:rFonts w:ascii="Arial" w:hAnsi="Arial" w:cs="Arial"/>
        </w:rPr>
        <w:t xml:space="preserve"> нормируемых МТР</w:t>
      </w:r>
      <w:r>
        <w:rPr>
          <w:rFonts w:ascii="Arial" w:hAnsi="Arial" w:cs="Arial"/>
        </w:rPr>
        <w:t xml:space="preserve">. Т.е. сток-контролер, обладая информацией о сезонных ограничениях, может принудительно изменить дату поставки МТР с перевалочной базы на производственную площадку на более ранние сроки. Данная дата должна быть зафиксирована в заявке. </w:t>
      </w:r>
      <w:proofErr w:type="spellStart"/>
      <w:r>
        <w:rPr>
          <w:rFonts w:ascii="Arial" w:hAnsi="Arial" w:cs="Arial"/>
        </w:rPr>
        <w:t>Т.о</w:t>
      </w:r>
      <w:proofErr w:type="spellEnd"/>
      <w:r>
        <w:rPr>
          <w:rFonts w:ascii="Arial" w:hAnsi="Arial" w:cs="Arial"/>
        </w:rPr>
        <w:t>. последующие запуски алгоритма ППМ не скорректирую</w:t>
      </w:r>
      <w:r w:rsidR="002962B8">
        <w:rPr>
          <w:rFonts w:ascii="Arial" w:hAnsi="Arial" w:cs="Arial"/>
        </w:rPr>
        <w:t>т</w:t>
      </w:r>
      <w:r>
        <w:rPr>
          <w:rFonts w:ascii="Arial" w:hAnsi="Arial" w:cs="Arial"/>
        </w:rPr>
        <w:t xml:space="preserve"> эту дату, а планирование заявок на закупку МТР на перевалочную базу буд</w:t>
      </w:r>
      <w:r w:rsidR="002962B8">
        <w:rPr>
          <w:rFonts w:ascii="Arial" w:hAnsi="Arial" w:cs="Arial"/>
        </w:rPr>
        <w:t>ет</w:t>
      </w:r>
      <w:r>
        <w:rPr>
          <w:rFonts w:ascii="Arial" w:hAnsi="Arial" w:cs="Arial"/>
        </w:rPr>
        <w:t xml:space="preserve"> выполнен</w:t>
      </w:r>
      <w:r w:rsidR="002962B8">
        <w:rPr>
          <w:rFonts w:ascii="Arial" w:hAnsi="Arial" w:cs="Arial"/>
        </w:rPr>
        <w:t>о</w:t>
      </w:r>
      <w:r>
        <w:rPr>
          <w:rFonts w:ascii="Arial" w:hAnsi="Arial" w:cs="Arial"/>
        </w:rPr>
        <w:t xml:space="preserve"> с учетом новых сроков</w:t>
      </w:r>
      <w:r w:rsidR="002962B8">
        <w:rPr>
          <w:rFonts w:ascii="Arial" w:hAnsi="Arial" w:cs="Arial"/>
        </w:rPr>
        <w:t xml:space="preserve"> заявок на </w:t>
      </w:r>
      <w:r w:rsidR="009C758B">
        <w:rPr>
          <w:rFonts w:ascii="Arial" w:hAnsi="Arial" w:cs="Arial"/>
        </w:rPr>
        <w:t>перемещение</w:t>
      </w:r>
      <w:r>
        <w:rPr>
          <w:rFonts w:ascii="Arial" w:hAnsi="Arial" w:cs="Arial"/>
        </w:rPr>
        <w:t>.</w:t>
      </w:r>
    </w:p>
    <w:p w14:paraId="6E9DF755" w14:textId="77777777" w:rsidR="00155D40" w:rsidRPr="005A0052" w:rsidRDefault="00FF6D47" w:rsidP="00FF6D47">
      <w:pPr>
        <w:spacing w:after="240" w:line="276" w:lineRule="auto"/>
        <w:ind w:firstLine="567"/>
        <w:rPr>
          <w:rFonts w:ascii="Arial" w:hAnsi="Arial" w:cs="Arial"/>
        </w:rPr>
      </w:pPr>
      <w:r>
        <w:rPr>
          <w:rFonts w:ascii="Arial" w:hAnsi="Arial" w:cs="Arial"/>
        </w:rPr>
        <w:t>П</w:t>
      </w:r>
      <w:r w:rsidRPr="00FF6D47">
        <w:rPr>
          <w:rFonts w:ascii="Arial" w:hAnsi="Arial" w:cs="Arial"/>
        </w:rPr>
        <w:t>о остальным</w:t>
      </w:r>
      <w:r>
        <w:rPr>
          <w:rFonts w:ascii="Arial" w:hAnsi="Arial" w:cs="Arial"/>
        </w:rPr>
        <w:t xml:space="preserve"> МТР</w:t>
      </w:r>
      <w:r w:rsidRPr="00FF6D47">
        <w:rPr>
          <w:rFonts w:ascii="Arial" w:hAnsi="Arial" w:cs="Arial"/>
        </w:rPr>
        <w:t xml:space="preserve"> </w:t>
      </w:r>
      <w:r>
        <w:rPr>
          <w:rFonts w:ascii="Arial" w:hAnsi="Arial" w:cs="Arial"/>
        </w:rPr>
        <w:t>планировщик</w:t>
      </w:r>
      <w:r w:rsidRPr="00FF6D47">
        <w:rPr>
          <w:rFonts w:ascii="Arial" w:hAnsi="Arial" w:cs="Arial"/>
        </w:rPr>
        <w:t xml:space="preserve"> логистик</w:t>
      </w:r>
      <w:r>
        <w:rPr>
          <w:rFonts w:ascii="Arial" w:hAnsi="Arial" w:cs="Arial"/>
        </w:rPr>
        <w:t>и</w:t>
      </w:r>
      <w:r w:rsidRPr="00FF6D47">
        <w:rPr>
          <w:rFonts w:ascii="Arial" w:hAnsi="Arial" w:cs="Arial"/>
        </w:rPr>
        <w:t xml:space="preserve"> действует самостоятельно, планирует ресурсы </w:t>
      </w:r>
      <w:r>
        <w:rPr>
          <w:rFonts w:ascii="Arial" w:hAnsi="Arial" w:cs="Arial"/>
        </w:rPr>
        <w:t xml:space="preserve">и </w:t>
      </w:r>
      <w:r w:rsidRPr="00FF6D47">
        <w:rPr>
          <w:rFonts w:ascii="Arial" w:hAnsi="Arial" w:cs="Arial"/>
        </w:rPr>
        <w:t>обеспечива</w:t>
      </w:r>
      <w:r>
        <w:rPr>
          <w:rFonts w:ascii="Arial" w:hAnsi="Arial" w:cs="Arial"/>
        </w:rPr>
        <w:t>ет</w:t>
      </w:r>
      <w:r w:rsidRPr="00FF6D47">
        <w:rPr>
          <w:rFonts w:ascii="Arial" w:hAnsi="Arial" w:cs="Arial"/>
        </w:rPr>
        <w:t xml:space="preserve"> заблаговременную </w:t>
      </w:r>
      <w:r>
        <w:rPr>
          <w:rFonts w:ascii="Arial" w:hAnsi="Arial" w:cs="Arial"/>
        </w:rPr>
        <w:t xml:space="preserve">перевалку всех таких МТР (см. КД </w:t>
      </w:r>
      <w:r w:rsidRPr="00FF6D47">
        <w:rPr>
          <w:rFonts w:ascii="Arial" w:hAnsi="Arial" w:cs="Arial"/>
        </w:rPr>
        <w:t>ERP.5.1.62 Складская логистика</w:t>
      </w:r>
      <w:r>
        <w:rPr>
          <w:rFonts w:ascii="Arial" w:hAnsi="Arial" w:cs="Arial"/>
        </w:rPr>
        <w:t>).</w:t>
      </w:r>
    </w:p>
    <w:p w14:paraId="3D266A38" w14:textId="77777777" w:rsidR="0013069E" w:rsidRPr="00247522" w:rsidRDefault="0013069E" w:rsidP="0013069E">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37</w:t>
      </w:r>
      <w:r w:rsidRPr="00247522">
        <w:rPr>
          <w:rFonts w:ascii="Arial" w:hAnsi="Arial" w:cs="Arial"/>
          <w:b/>
          <w:sz w:val="22"/>
        </w:rPr>
        <w:fldChar w:fldCharType="end"/>
      </w:r>
      <w:r>
        <w:rPr>
          <w:rFonts w:ascii="Arial" w:hAnsi="Arial" w:cs="Arial"/>
          <w:b/>
          <w:sz w:val="22"/>
        </w:rPr>
        <w:t>. Описание шага «</w:t>
      </w:r>
      <w:r w:rsidRPr="002D09FE">
        <w:rPr>
          <w:rFonts w:ascii="Arial" w:hAnsi="Arial" w:cs="Arial"/>
          <w:b/>
          <w:sz w:val="22"/>
        </w:rPr>
        <w:t>Сдвиг сроков заявок на перемещени</w:t>
      </w:r>
      <w:r>
        <w:rPr>
          <w:rFonts w:ascii="Arial" w:hAnsi="Arial" w:cs="Arial"/>
          <w:b/>
          <w:sz w:val="22"/>
        </w:rPr>
        <w:t>е»</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29"/>
        <w:gridCol w:w="2693"/>
        <w:gridCol w:w="885"/>
        <w:gridCol w:w="1667"/>
        <w:gridCol w:w="1274"/>
        <w:gridCol w:w="1828"/>
      </w:tblGrid>
      <w:tr w:rsidR="0013069E" w:rsidRPr="00F94454" w14:paraId="5C7C0BA9" w14:textId="77777777" w:rsidTr="004F6A08">
        <w:trPr>
          <w:cantSplit/>
          <w:trHeight w:val="397"/>
          <w:tblHeader/>
        </w:trPr>
        <w:tc>
          <w:tcPr>
            <w:tcW w:w="898" w:type="pct"/>
            <w:shd w:val="clear" w:color="auto" w:fill="FFC000"/>
            <w:vAlign w:val="center"/>
          </w:tcPr>
          <w:p w14:paraId="05C5C761" w14:textId="77777777" w:rsidR="0013069E" w:rsidRPr="00D36A72" w:rsidRDefault="0013069E" w:rsidP="004F6A08">
            <w:pPr>
              <w:jc w:val="center"/>
              <w:rPr>
                <w:rFonts w:ascii="Arial" w:hAnsi="Arial" w:cs="Arial"/>
                <w:b/>
                <w:sz w:val="20"/>
              </w:rPr>
            </w:pPr>
            <w:r>
              <w:rPr>
                <w:rFonts w:ascii="Arial" w:hAnsi="Arial" w:cs="Arial"/>
                <w:b/>
                <w:sz w:val="20"/>
                <w:szCs w:val="20"/>
                <w:lang w:eastAsia="ru-RU"/>
              </w:rPr>
              <w:t>Номер шага</w:t>
            </w:r>
          </w:p>
        </w:tc>
        <w:tc>
          <w:tcPr>
            <w:tcW w:w="1323" w:type="pct"/>
            <w:shd w:val="clear" w:color="auto" w:fill="FFC000"/>
            <w:vAlign w:val="center"/>
          </w:tcPr>
          <w:p w14:paraId="0F7E9056" w14:textId="77777777" w:rsidR="0013069E" w:rsidRDefault="0013069E" w:rsidP="004F6A08">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35" w:type="pct"/>
            <w:shd w:val="clear" w:color="auto" w:fill="FFC000"/>
            <w:vAlign w:val="center"/>
          </w:tcPr>
          <w:p w14:paraId="0573DA49" w14:textId="77777777" w:rsidR="0013069E" w:rsidRPr="00F94454" w:rsidRDefault="0013069E" w:rsidP="004F6A08">
            <w:pPr>
              <w:jc w:val="center"/>
              <w:rPr>
                <w:rFonts w:ascii="Arial" w:hAnsi="Arial" w:cs="Arial"/>
                <w:b/>
                <w:sz w:val="20"/>
              </w:rPr>
            </w:pPr>
            <w:r>
              <w:rPr>
                <w:rFonts w:ascii="Arial" w:hAnsi="Arial" w:cs="Arial"/>
                <w:b/>
                <w:sz w:val="20"/>
              </w:rPr>
              <w:t>Транзакция</w:t>
            </w:r>
          </w:p>
        </w:tc>
        <w:tc>
          <w:tcPr>
            <w:tcW w:w="819" w:type="pct"/>
            <w:shd w:val="clear" w:color="auto" w:fill="FFC000"/>
          </w:tcPr>
          <w:p w14:paraId="4889C7FC" w14:textId="77777777" w:rsidR="0013069E" w:rsidRDefault="0013069E" w:rsidP="004F6A08">
            <w:pPr>
              <w:jc w:val="center"/>
              <w:rPr>
                <w:rFonts w:ascii="Arial" w:hAnsi="Arial" w:cs="Arial"/>
                <w:b/>
                <w:sz w:val="20"/>
              </w:rPr>
            </w:pPr>
            <w:r>
              <w:rPr>
                <w:rFonts w:ascii="Arial" w:hAnsi="Arial" w:cs="Arial"/>
                <w:b/>
                <w:sz w:val="20"/>
              </w:rPr>
              <w:t>Вход</w:t>
            </w:r>
          </w:p>
        </w:tc>
        <w:tc>
          <w:tcPr>
            <w:tcW w:w="626" w:type="pct"/>
            <w:shd w:val="clear" w:color="auto" w:fill="FFC000"/>
          </w:tcPr>
          <w:p w14:paraId="68C9E17E" w14:textId="77777777" w:rsidR="0013069E" w:rsidRDefault="0013069E" w:rsidP="004F6A08">
            <w:pPr>
              <w:jc w:val="center"/>
              <w:rPr>
                <w:rFonts w:ascii="Arial" w:hAnsi="Arial" w:cs="Arial"/>
                <w:b/>
                <w:sz w:val="20"/>
              </w:rPr>
            </w:pPr>
            <w:r>
              <w:rPr>
                <w:rFonts w:ascii="Arial" w:hAnsi="Arial" w:cs="Arial"/>
                <w:b/>
                <w:sz w:val="20"/>
              </w:rPr>
              <w:t>Результат</w:t>
            </w:r>
          </w:p>
        </w:tc>
        <w:tc>
          <w:tcPr>
            <w:tcW w:w="898" w:type="pct"/>
            <w:shd w:val="clear" w:color="auto" w:fill="FFC000"/>
          </w:tcPr>
          <w:p w14:paraId="23DC7B89" w14:textId="77777777" w:rsidR="0013069E" w:rsidRDefault="0013069E" w:rsidP="004F6A08">
            <w:pPr>
              <w:jc w:val="center"/>
              <w:rPr>
                <w:rFonts w:ascii="Arial" w:hAnsi="Arial" w:cs="Arial"/>
                <w:b/>
                <w:sz w:val="20"/>
              </w:rPr>
            </w:pPr>
            <w:r>
              <w:rPr>
                <w:rFonts w:ascii="Arial" w:hAnsi="Arial" w:cs="Arial"/>
                <w:b/>
                <w:sz w:val="20"/>
              </w:rPr>
              <w:t>Бизнес-роль</w:t>
            </w:r>
          </w:p>
        </w:tc>
      </w:tr>
      <w:tr w:rsidR="0013069E" w14:paraId="29985979" w14:textId="77777777" w:rsidTr="000B7D2D">
        <w:trPr>
          <w:cantSplit/>
          <w:trHeight w:val="1248"/>
        </w:trPr>
        <w:tc>
          <w:tcPr>
            <w:tcW w:w="898" w:type="pct"/>
          </w:tcPr>
          <w:p w14:paraId="1DD84AE2" w14:textId="77777777" w:rsidR="0013069E" w:rsidRDefault="0013069E" w:rsidP="004F6A08">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4</w:t>
            </w:r>
            <w:r w:rsidRPr="00B613A3">
              <w:rPr>
                <w:rFonts w:ascii="Arial" w:hAnsi="Arial" w:cs="Arial"/>
                <w:sz w:val="20"/>
                <w:szCs w:val="20"/>
              </w:rPr>
              <w:t>.0</w:t>
            </w:r>
            <w:r>
              <w:rPr>
                <w:rFonts w:ascii="Arial" w:hAnsi="Arial" w:cs="Arial"/>
                <w:sz w:val="20"/>
                <w:szCs w:val="20"/>
              </w:rPr>
              <w:t>4</w:t>
            </w:r>
            <w:r w:rsidRPr="00B613A3">
              <w:rPr>
                <w:rFonts w:ascii="Arial" w:hAnsi="Arial" w:cs="Arial"/>
                <w:sz w:val="20"/>
                <w:szCs w:val="20"/>
              </w:rPr>
              <w:t>0</w:t>
            </w:r>
          </w:p>
        </w:tc>
        <w:tc>
          <w:tcPr>
            <w:tcW w:w="1323" w:type="pct"/>
          </w:tcPr>
          <w:p w14:paraId="0DBD7694" w14:textId="77777777" w:rsidR="0013069E" w:rsidRDefault="0013069E" w:rsidP="004F6A08">
            <w:pPr>
              <w:jc w:val="left"/>
              <w:rPr>
                <w:rFonts w:ascii="Arial" w:hAnsi="Arial" w:cs="Arial"/>
                <w:sz w:val="20"/>
              </w:rPr>
            </w:pPr>
            <w:r>
              <w:rPr>
                <w:rFonts w:ascii="Arial" w:hAnsi="Arial" w:cs="Arial"/>
                <w:sz w:val="20"/>
              </w:rPr>
              <w:t>- Требуется корректировка сроков заявки на перемещение с учётом сезонности по определённым группам МТР.</w:t>
            </w:r>
          </w:p>
        </w:tc>
        <w:tc>
          <w:tcPr>
            <w:tcW w:w="435" w:type="pct"/>
            <w:shd w:val="clear" w:color="auto" w:fill="auto"/>
          </w:tcPr>
          <w:p w14:paraId="387AC144" w14:textId="77777777" w:rsidR="0013069E" w:rsidRPr="002D09FE" w:rsidRDefault="0013069E" w:rsidP="004F6A08">
            <w:pPr>
              <w:jc w:val="left"/>
              <w:rPr>
                <w:rFonts w:ascii="Arial" w:hAnsi="Arial" w:cs="Arial"/>
                <w:sz w:val="20"/>
                <w:szCs w:val="20"/>
                <w:lang w:val="en-US"/>
              </w:rPr>
            </w:pPr>
            <w:r>
              <w:rPr>
                <w:rFonts w:ascii="Arial" w:hAnsi="Arial" w:cs="Arial"/>
                <w:sz w:val="20"/>
                <w:lang w:val="en-US"/>
              </w:rPr>
              <w:t>ME54N</w:t>
            </w:r>
          </w:p>
        </w:tc>
        <w:tc>
          <w:tcPr>
            <w:tcW w:w="819" w:type="pct"/>
          </w:tcPr>
          <w:p w14:paraId="58551BB4" w14:textId="77777777" w:rsidR="0013069E" w:rsidRPr="002D09FE" w:rsidRDefault="0013069E" w:rsidP="004F6A08">
            <w:pPr>
              <w:jc w:val="left"/>
              <w:rPr>
                <w:rFonts w:ascii="Arial" w:hAnsi="Arial" w:cs="Arial"/>
                <w:sz w:val="20"/>
              </w:rPr>
            </w:pPr>
            <w:r>
              <w:rPr>
                <w:rFonts w:ascii="Arial" w:hAnsi="Arial" w:cs="Arial"/>
                <w:sz w:val="20"/>
              </w:rPr>
              <w:t>-</w:t>
            </w:r>
            <w:r>
              <w:t xml:space="preserve"> </w:t>
            </w:r>
            <w:r w:rsidRPr="002D09FE">
              <w:rPr>
                <w:rFonts w:ascii="Arial" w:hAnsi="Arial" w:cs="Arial"/>
                <w:sz w:val="20"/>
              </w:rPr>
              <w:t>Заявка на перемещение нормируемых МТР</w:t>
            </w:r>
          </w:p>
          <w:p w14:paraId="5414A59A" w14:textId="77777777" w:rsidR="0013069E" w:rsidRPr="00CB3587" w:rsidRDefault="0013069E" w:rsidP="004F6A08">
            <w:pPr>
              <w:jc w:val="left"/>
              <w:rPr>
                <w:rFonts w:ascii="Arial" w:hAnsi="Arial" w:cs="Arial"/>
                <w:sz w:val="20"/>
              </w:rPr>
            </w:pPr>
            <w:r w:rsidRPr="002D09FE">
              <w:rPr>
                <w:rFonts w:ascii="Arial" w:hAnsi="Arial" w:cs="Arial"/>
                <w:sz w:val="20"/>
              </w:rPr>
              <w:t>(Отклонена)</w:t>
            </w:r>
          </w:p>
        </w:tc>
        <w:tc>
          <w:tcPr>
            <w:tcW w:w="626" w:type="pct"/>
          </w:tcPr>
          <w:p w14:paraId="3721DD49" w14:textId="77777777" w:rsidR="0013069E" w:rsidRPr="002D09FE" w:rsidRDefault="0013069E" w:rsidP="004F6A08">
            <w:pPr>
              <w:jc w:val="left"/>
              <w:rPr>
                <w:rFonts w:ascii="Arial" w:hAnsi="Arial" w:cs="Arial"/>
                <w:sz w:val="20"/>
              </w:rPr>
            </w:pPr>
            <w:r>
              <w:rPr>
                <w:rFonts w:ascii="Arial" w:hAnsi="Arial" w:cs="Arial"/>
                <w:sz w:val="20"/>
              </w:rPr>
              <w:t xml:space="preserve">- </w:t>
            </w:r>
            <w:r w:rsidRPr="002D09FE">
              <w:rPr>
                <w:rFonts w:ascii="Arial" w:hAnsi="Arial" w:cs="Arial"/>
                <w:sz w:val="20"/>
              </w:rPr>
              <w:t>Заявка на перемещение нормируемых МТР</w:t>
            </w:r>
          </w:p>
          <w:p w14:paraId="29331948" w14:textId="77777777" w:rsidR="0013069E" w:rsidRPr="00B613A3" w:rsidRDefault="0013069E" w:rsidP="004F6A08">
            <w:pPr>
              <w:jc w:val="left"/>
              <w:rPr>
                <w:rFonts w:ascii="Arial" w:hAnsi="Arial" w:cs="Arial"/>
                <w:sz w:val="20"/>
              </w:rPr>
            </w:pPr>
            <w:r w:rsidRPr="002D09FE">
              <w:rPr>
                <w:rFonts w:ascii="Arial" w:hAnsi="Arial" w:cs="Arial"/>
                <w:sz w:val="20"/>
              </w:rPr>
              <w:t>(Изменена)</w:t>
            </w:r>
          </w:p>
        </w:tc>
        <w:tc>
          <w:tcPr>
            <w:tcW w:w="898" w:type="pct"/>
          </w:tcPr>
          <w:p w14:paraId="285D97E1" w14:textId="77777777" w:rsidR="0013069E" w:rsidRPr="00B613A3" w:rsidRDefault="0013069E" w:rsidP="004F6A08">
            <w:pPr>
              <w:jc w:val="left"/>
              <w:rPr>
                <w:rFonts w:ascii="Arial" w:hAnsi="Arial" w:cs="Arial"/>
                <w:sz w:val="20"/>
              </w:rPr>
            </w:pPr>
            <w:r>
              <w:rPr>
                <w:rFonts w:ascii="Arial" w:hAnsi="Arial" w:cs="Arial"/>
                <w:sz w:val="20"/>
              </w:rPr>
              <w:t>- Сток-контролёр</w:t>
            </w:r>
          </w:p>
        </w:tc>
      </w:tr>
    </w:tbl>
    <w:p w14:paraId="72A92C90" w14:textId="77777777" w:rsidR="0026449F" w:rsidRPr="00A564C0" w:rsidRDefault="0026449F" w:rsidP="0013069E">
      <w:pPr>
        <w:spacing w:after="240" w:line="276" w:lineRule="auto"/>
        <w:ind w:firstLine="567"/>
        <w:rPr>
          <w:rFonts w:ascii="Arial" w:hAnsi="Arial" w:cs="Arial"/>
        </w:rPr>
      </w:pPr>
    </w:p>
    <w:p w14:paraId="14F396F6" w14:textId="77777777" w:rsidR="0013069E" w:rsidRDefault="00052518" w:rsidP="0013069E">
      <w:pPr>
        <w:pStyle w:val="4"/>
        <w:rPr>
          <w:b/>
          <w:i w:val="0"/>
          <w:caps w:val="0"/>
          <w:sz w:val="24"/>
          <w:szCs w:val="24"/>
        </w:rPr>
      </w:pPr>
      <w:r w:rsidRPr="0012135C">
        <w:rPr>
          <w:rFonts w:eastAsiaTheme="majorEastAsia" w:cstheme="majorBidi"/>
          <w:b/>
          <w:i w:val="0"/>
          <w:caps w:val="0"/>
          <w:sz w:val="24"/>
          <w:szCs w:val="24"/>
        </w:rPr>
        <w:t xml:space="preserve">Шаг процесса </w:t>
      </w:r>
      <w:r w:rsidRPr="002531A4">
        <w:rPr>
          <w:rFonts w:eastAsiaTheme="majorEastAsia" w:cstheme="majorBidi"/>
          <w:b/>
          <w:i w:val="0"/>
          <w:caps w:val="0"/>
          <w:sz w:val="24"/>
          <w:szCs w:val="24"/>
        </w:rPr>
        <w:t>ПП-10.03.04.0</w:t>
      </w:r>
      <w:r>
        <w:rPr>
          <w:rFonts w:eastAsiaTheme="majorEastAsia" w:cstheme="majorBidi"/>
          <w:b/>
          <w:i w:val="0"/>
          <w:caps w:val="0"/>
          <w:sz w:val="24"/>
          <w:szCs w:val="24"/>
        </w:rPr>
        <w:t>50</w:t>
      </w:r>
      <w:r w:rsidRPr="0012135C">
        <w:rPr>
          <w:rFonts w:eastAsiaTheme="majorEastAsia" w:cstheme="majorBidi"/>
          <w:b/>
          <w:i w:val="0"/>
          <w:caps w:val="0"/>
          <w:sz w:val="24"/>
          <w:szCs w:val="24"/>
        </w:rPr>
        <w:t xml:space="preserve"> – </w:t>
      </w:r>
      <w:r w:rsidR="0013069E">
        <w:rPr>
          <w:b/>
          <w:i w:val="0"/>
          <w:caps w:val="0"/>
          <w:sz w:val="24"/>
          <w:szCs w:val="24"/>
        </w:rPr>
        <w:t>Изменение заявки на закупку</w:t>
      </w:r>
    </w:p>
    <w:p w14:paraId="5FF316C9" w14:textId="77777777" w:rsidR="00B43E53" w:rsidRPr="00B43E53" w:rsidRDefault="00B43E53" w:rsidP="00B43E53"/>
    <w:p w14:paraId="0BBDF870" w14:textId="77777777" w:rsidR="00E4479E" w:rsidRDefault="00C247A5" w:rsidP="00E4479E">
      <w:pPr>
        <w:spacing w:after="240" w:line="276" w:lineRule="auto"/>
        <w:ind w:firstLine="567"/>
        <w:rPr>
          <w:rFonts w:ascii="Arial" w:hAnsi="Arial" w:cs="Arial"/>
        </w:rPr>
      </w:pPr>
      <w:r>
        <w:rPr>
          <w:rFonts w:ascii="Arial" w:hAnsi="Arial" w:cs="Arial"/>
        </w:rPr>
        <w:t xml:space="preserve">Заявка на закупку, сформированная алгоритмом ППМ, может быть изменена сток-контролером в ручном режиме. </w:t>
      </w:r>
      <w:r w:rsidR="001E07BC">
        <w:rPr>
          <w:rFonts w:ascii="Arial" w:hAnsi="Arial" w:cs="Arial"/>
        </w:rPr>
        <w:t xml:space="preserve">Данная необходимость может быть обусловлена требованиями отработки особых ситуаций. </w:t>
      </w:r>
      <w:r>
        <w:rPr>
          <w:rFonts w:ascii="Arial" w:hAnsi="Arial" w:cs="Arial"/>
        </w:rPr>
        <w:t xml:space="preserve">Например, может быть скорректирована дата </w:t>
      </w:r>
      <w:r w:rsidR="009C758B">
        <w:rPr>
          <w:rFonts w:ascii="Arial" w:hAnsi="Arial" w:cs="Arial"/>
        </w:rPr>
        <w:t xml:space="preserve">поставки </w:t>
      </w:r>
      <w:r w:rsidR="009C758B">
        <w:rPr>
          <w:rFonts w:ascii="Arial" w:hAnsi="Arial" w:cs="Arial"/>
        </w:rPr>
        <w:lastRenderedPageBreak/>
        <w:t>или</w:t>
      </w:r>
      <w:r>
        <w:rPr>
          <w:rFonts w:ascii="Arial" w:hAnsi="Arial" w:cs="Arial"/>
        </w:rPr>
        <w:t xml:space="preserve"> количество</w:t>
      </w:r>
      <w:r w:rsidR="001E07BC">
        <w:rPr>
          <w:rFonts w:ascii="Arial" w:hAnsi="Arial" w:cs="Arial"/>
        </w:rPr>
        <w:t xml:space="preserve"> заявки</w:t>
      </w:r>
      <w:r>
        <w:rPr>
          <w:rFonts w:ascii="Arial" w:hAnsi="Arial" w:cs="Arial"/>
        </w:rPr>
        <w:t>.</w:t>
      </w:r>
      <w:r w:rsidR="00E4479E">
        <w:rPr>
          <w:rFonts w:ascii="Arial" w:hAnsi="Arial" w:cs="Arial"/>
        </w:rPr>
        <w:t xml:space="preserve"> Для корректировки заявки сток-контролер запускает транзакцию изменения заявки на закупку (</w:t>
      </w:r>
      <w:r w:rsidR="00E4479E">
        <w:rPr>
          <w:rFonts w:ascii="Arial" w:hAnsi="Arial" w:cs="Arial"/>
          <w:lang w:val="en-US"/>
        </w:rPr>
        <w:t>ME</w:t>
      </w:r>
      <w:r w:rsidR="00E4479E" w:rsidRPr="007C05C2">
        <w:rPr>
          <w:rFonts w:ascii="Arial" w:hAnsi="Arial" w:cs="Arial"/>
        </w:rPr>
        <w:t>5</w:t>
      </w:r>
      <w:r w:rsidR="00E4479E">
        <w:rPr>
          <w:rFonts w:ascii="Arial" w:hAnsi="Arial" w:cs="Arial"/>
        </w:rPr>
        <w:t>2</w:t>
      </w:r>
      <w:r w:rsidR="00E4479E">
        <w:rPr>
          <w:rFonts w:ascii="Arial" w:hAnsi="Arial" w:cs="Arial"/>
          <w:lang w:val="en-US"/>
        </w:rPr>
        <w:t>N</w:t>
      </w:r>
      <w:r w:rsidR="00E4479E">
        <w:rPr>
          <w:rFonts w:ascii="Arial" w:hAnsi="Arial" w:cs="Arial"/>
        </w:rPr>
        <w:t>) и изменяет требуемые данные, например, количество или дату поставки.</w:t>
      </w:r>
    </w:p>
    <w:p w14:paraId="11F084E2" w14:textId="77777777" w:rsidR="0013069E" w:rsidRDefault="00E57C69" w:rsidP="0013069E">
      <w:pPr>
        <w:spacing w:after="240" w:line="276" w:lineRule="auto"/>
        <w:ind w:firstLine="567"/>
        <w:rPr>
          <w:rFonts w:ascii="Arial" w:hAnsi="Arial" w:cs="Arial"/>
        </w:rPr>
      </w:pPr>
      <w:r>
        <w:rPr>
          <w:rFonts w:ascii="Arial" w:hAnsi="Arial" w:cs="Arial"/>
        </w:rPr>
        <w:t>Изменение</w:t>
      </w:r>
      <w:r w:rsidR="00C247A5">
        <w:rPr>
          <w:rFonts w:ascii="Arial" w:hAnsi="Arial" w:cs="Arial"/>
        </w:rPr>
        <w:t xml:space="preserve"> заявк</w:t>
      </w:r>
      <w:r>
        <w:rPr>
          <w:rFonts w:ascii="Arial" w:hAnsi="Arial" w:cs="Arial"/>
        </w:rPr>
        <w:t>и</w:t>
      </w:r>
      <w:r w:rsidR="00C247A5">
        <w:rPr>
          <w:rFonts w:ascii="Arial" w:hAnsi="Arial" w:cs="Arial"/>
        </w:rPr>
        <w:t xml:space="preserve"> на закупку </w:t>
      </w:r>
      <w:r>
        <w:rPr>
          <w:rFonts w:ascii="Arial" w:hAnsi="Arial" w:cs="Arial"/>
        </w:rPr>
        <w:t xml:space="preserve">в ручном режиме сток-контролером </w:t>
      </w:r>
      <w:r w:rsidR="00C247A5">
        <w:rPr>
          <w:rFonts w:ascii="Arial" w:hAnsi="Arial" w:cs="Arial"/>
        </w:rPr>
        <w:t>возможны только до того момента, пока Закупщик не взял данную заявку в работу (установка соответствующего статуса деблокирования в Заявке).</w:t>
      </w:r>
      <w:r w:rsidR="003A741A">
        <w:rPr>
          <w:rFonts w:ascii="Arial" w:hAnsi="Arial" w:cs="Arial"/>
        </w:rPr>
        <w:t xml:space="preserve"> Для изменения заявок, согласованных закупщиком, необходимо создавать запрос на корректировку (описано в </w:t>
      </w:r>
      <w:hyperlink w:anchor="_Шаг_процесса_ПП-10.03.04.020" w:history="1">
        <w:r w:rsidR="003A741A" w:rsidRPr="003A741A">
          <w:rPr>
            <w:rStyle w:val="a9"/>
            <w:rFonts w:ascii="Arial" w:hAnsi="Arial" w:cs="Arial"/>
          </w:rPr>
          <w:t>п.5.2.4.2</w:t>
        </w:r>
      </w:hyperlink>
      <w:r w:rsidR="003A741A">
        <w:rPr>
          <w:rFonts w:ascii="Arial" w:hAnsi="Arial" w:cs="Arial"/>
        </w:rPr>
        <w:t>)</w:t>
      </w:r>
    </w:p>
    <w:p w14:paraId="53267B50" w14:textId="77777777" w:rsidR="0013069E" w:rsidRDefault="00E57C69" w:rsidP="0013069E">
      <w:pPr>
        <w:spacing w:after="240" w:line="276" w:lineRule="auto"/>
        <w:ind w:firstLine="567"/>
        <w:rPr>
          <w:rFonts w:ascii="Arial" w:hAnsi="Arial" w:cs="Arial"/>
        </w:rPr>
      </w:pPr>
      <w:r>
        <w:rPr>
          <w:rFonts w:ascii="Arial" w:hAnsi="Arial" w:cs="Arial"/>
        </w:rPr>
        <w:t>Так</w:t>
      </w:r>
      <w:r w:rsidR="0013069E">
        <w:rPr>
          <w:rFonts w:ascii="Arial" w:hAnsi="Arial" w:cs="Arial"/>
        </w:rPr>
        <w:t xml:space="preserve">же на данном шаге </w:t>
      </w:r>
      <w:r w:rsidR="0013069E" w:rsidRPr="005C27F2">
        <w:rPr>
          <w:rFonts w:ascii="Arial" w:hAnsi="Arial" w:cs="Arial"/>
        </w:rPr>
        <w:t xml:space="preserve">Сток-контроллер анализирует заявки на </w:t>
      </w:r>
      <w:r w:rsidR="0013069E">
        <w:rPr>
          <w:rFonts w:ascii="Arial" w:hAnsi="Arial" w:cs="Arial"/>
        </w:rPr>
        <w:t>закупку МТР</w:t>
      </w:r>
      <w:r w:rsidR="0013069E" w:rsidRPr="005C27F2">
        <w:rPr>
          <w:rFonts w:ascii="Arial" w:hAnsi="Arial" w:cs="Arial"/>
        </w:rPr>
        <w:t xml:space="preserve">, отклоненные </w:t>
      </w:r>
      <w:r w:rsidR="0013069E">
        <w:rPr>
          <w:rFonts w:ascii="Arial" w:hAnsi="Arial" w:cs="Arial"/>
        </w:rPr>
        <w:t>Закупщиком и указанные в комментарии причины отклонения</w:t>
      </w:r>
      <w:r w:rsidR="0013069E" w:rsidRPr="005C27F2">
        <w:rPr>
          <w:rFonts w:ascii="Arial" w:hAnsi="Arial" w:cs="Arial"/>
        </w:rPr>
        <w:t>. На основании этой информации сток-контроллер</w:t>
      </w:r>
      <w:r w:rsidR="0013069E">
        <w:rPr>
          <w:rFonts w:ascii="Arial" w:hAnsi="Arial" w:cs="Arial"/>
        </w:rPr>
        <w:t xml:space="preserve"> принимает решение о необходимости данных корректировок, вносит их и повторно устанавливает свой статус согласования (последующий шаг «</w:t>
      </w:r>
      <w:r w:rsidR="0013069E" w:rsidRPr="009B537B">
        <w:rPr>
          <w:rFonts w:ascii="Arial" w:hAnsi="Arial" w:cs="Arial"/>
        </w:rPr>
        <w:t>Согласование и передача заявки на закупку МТР в работу Закупщику</w:t>
      </w:r>
      <w:r w:rsidR="0013069E">
        <w:rPr>
          <w:rFonts w:ascii="Arial" w:hAnsi="Arial" w:cs="Arial"/>
        </w:rPr>
        <w:t>»), после чего заявка на закупку МТР повторно передаётся на согласование Закупщику.</w:t>
      </w:r>
    </w:p>
    <w:p w14:paraId="06558229" w14:textId="77777777" w:rsidR="007D4148" w:rsidRDefault="007D4148" w:rsidP="0013069E">
      <w:pPr>
        <w:spacing w:after="240" w:line="276" w:lineRule="auto"/>
        <w:ind w:firstLine="567"/>
        <w:rPr>
          <w:rFonts w:ascii="Arial" w:hAnsi="Arial" w:cs="Arial"/>
        </w:rPr>
      </w:pPr>
      <w:r>
        <w:rPr>
          <w:rFonts w:ascii="Arial" w:hAnsi="Arial" w:cs="Arial"/>
        </w:rPr>
        <w:t xml:space="preserve">В случае если Закупщик отклонил заявку на закупку МТР по причине необходимости передачи </w:t>
      </w:r>
      <w:r w:rsidRPr="007D4148">
        <w:rPr>
          <w:rFonts w:ascii="Arial" w:hAnsi="Arial" w:cs="Arial"/>
        </w:rPr>
        <w:t>на исполнение на нижестоящий уровень закупки</w:t>
      </w:r>
      <w:r>
        <w:rPr>
          <w:rFonts w:ascii="Arial" w:hAnsi="Arial" w:cs="Arial"/>
        </w:rPr>
        <w:t>,</w:t>
      </w:r>
      <w:r w:rsidRPr="007D4148">
        <w:rPr>
          <w:rFonts w:ascii="Arial" w:hAnsi="Arial" w:cs="Arial"/>
        </w:rPr>
        <w:t xml:space="preserve"> либо напрямую Заказчику</w:t>
      </w:r>
      <w:r>
        <w:rPr>
          <w:rFonts w:ascii="Arial" w:hAnsi="Arial" w:cs="Arial"/>
        </w:rPr>
        <w:t xml:space="preserve">, Сток-контролёр </w:t>
      </w:r>
      <w:r w:rsidRPr="007D4148">
        <w:rPr>
          <w:rFonts w:ascii="Arial" w:hAnsi="Arial" w:cs="Arial"/>
        </w:rPr>
        <w:t>изменяет группу закупок на руководителя департамента региональных закупок (ДРЗ) (для передачи закупки на уровень ДРЗ), либо на группу закупок руководителя локальной закупочной организации (для передачи закупки на уровень локальной закупочной организации).</w:t>
      </w:r>
    </w:p>
    <w:p w14:paraId="196F070F" w14:textId="77777777" w:rsidR="001D229C" w:rsidRDefault="003A741A" w:rsidP="0013069E">
      <w:pPr>
        <w:spacing w:after="240" w:line="276" w:lineRule="auto"/>
        <w:ind w:firstLine="567"/>
        <w:rPr>
          <w:rFonts w:ascii="Arial" w:hAnsi="Arial" w:cs="Arial"/>
        </w:rPr>
      </w:pPr>
      <w:r>
        <w:rPr>
          <w:rFonts w:ascii="Arial" w:hAnsi="Arial" w:cs="Arial"/>
        </w:rPr>
        <w:t xml:space="preserve">При изменении даты поставки выполняется расчёт </w:t>
      </w:r>
      <w:r w:rsidRPr="003A741A">
        <w:rPr>
          <w:rFonts w:ascii="Arial" w:hAnsi="Arial" w:cs="Arial"/>
        </w:rPr>
        <w:t>возможност</w:t>
      </w:r>
      <w:r w:rsidR="00074652">
        <w:rPr>
          <w:rFonts w:ascii="Arial" w:hAnsi="Arial" w:cs="Arial"/>
        </w:rPr>
        <w:t>и</w:t>
      </w:r>
      <w:r w:rsidRPr="003A741A">
        <w:rPr>
          <w:rFonts w:ascii="Arial" w:hAnsi="Arial" w:cs="Arial"/>
        </w:rPr>
        <w:t xml:space="preserve"> поставки МТР в указанную дату (на основании заданных в системе сроков поставки). В случае, если </w:t>
      </w:r>
      <w:r w:rsidR="00074652">
        <w:rPr>
          <w:rFonts w:ascii="Arial" w:hAnsi="Arial" w:cs="Arial"/>
        </w:rPr>
        <w:t>новая дата поставки</w:t>
      </w:r>
      <w:r w:rsidRPr="003A741A">
        <w:rPr>
          <w:rFonts w:ascii="Arial" w:hAnsi="Arial" w:cs="Arial"/>
        </w:rPr>
        <w:t xml:space="preserve"> </w:t>
      </w:r>
      <w:r w:rsidR="00074652">
        <w:rPr>
          <w:rFonts w:ascii="Arial" w:hAnsi="Arial" w:cs="Arial"/>
        </w:rPr>
        <w:t>меньше</w:t>
      </w:r>
      <w:r w:rsidRPr="003A741A">
        <w:rPr>
          <w:rFonts w:ascii="Arial" w:hAnsi="Arial" w:cs="Arial"/>
        </w:rPr>
        <w:t xml:space="preserve">, чем </w:t>
      </w:r>
      <w:r w:rsidR="00074652">
        <w:rPr>
          <w:rFonts w:ascii="Arial" w:hAnsi="Arial" w:cs="Arial"/>
        </w:rPr>
        <w:t>полученная при расчёте</w:t>
      </w:r>
      <w:r w:rsidRPr="003A741A">
        <w:rPr>
          <w:rFonts w:ascii="Arial" w:hAnsi="Arial" w:cs="Arial"/>
        </w:rPr>
        <w:t xml:space="preserve">, </w:t>
      </w:r>
      <w:r w:rsidR="00074652">
        <w:rPr>
          <w:rFonts w:ascii="Arial" w:hAnsi="Arial" w:cs="Arial"/>
        </w:rPr>
        <w:t>система выда</w:t>
      </w:r>
      <w:r w:rsidR="00C54131">
        <w:rPr>
          <w:rFonts w:ascii="Arial" w:hAnsi="Arial" w:cs="Arial"/>
        </w:rPr>
        <w:t>ё</w:t>
      </w:r>
      <w:r w:rsidR="00074652">
        <w:rPr>
          <w:rFonts w:ascii="Arial" w:hAnsi="Arial" w:cs="Arial"/>
        </w:rPr>
        <w:t>т</w:t>
      </w:r>
      <w:r w:rsidRPr="003A741A">
        <w:rPr>
          <w:rFonts w:ascii="Arial" w:hAnsi="Arial" w:cs="Arial"/>
        </w:rPr>
        <w:t xml:space="preserve"> предупреждающее сообщение, о том, что дата поставки не может быть соблюдена и автоматически для данной позиции </w:t>
      </w:r>
      <w:r w:rsidR="00C54131">
        <w:rPr>
          <w:rFonts w:ascii="Arial" w:hAnsi="Arial" w:cs="Arial"/>
        </w:rPr>
        <w:t>устанавливается</w:t>
      </w:r>
      <w:r w:rsidRPr="003A741A">
        <w:rPr>
          <w:rFonts w:ascii="Arial" w:hAnsi="Arial" w:cs="Arial"/>
        </w:rPr>
        <w:t xml:space="preserve"> признак срочности (разработка MM02 «Проставление признака срочности»). Подробнее расчёт сроков</w:t>
      </w:r>
      <w:r w:rsidR="00915C65" w:rsidRPr="00915C65">
        <w:t xml:space="preserve"> </w:t>
      </w:r>
      <w:r w:rsidR="00915C65" w:rsidRPr="00915C65">
        <w:rPr>
          <w:rFonts w:ascii="Arial" w:hAnsi="Arial" w:cs="Arial"/>
        </w:rPr>
        <w:t xml:space="preserve">обеспечения описан в </w:t>
      </w:r>
      <w:hyperlink w:anchor="_Расчёт_сроков_обеспечения" w:history="1">
        <w:r w:rsidR="00915C65" w:rsidRPr="00915C65">
          <w:rPr>
            <w:rStyle w:val="a9"/>
            <w:rFonts w:ascii="Arial" w:hAnsi="Arial" w:cs="Arial"/>
          </w:rPr>
          <w:t>п.5.10.6</w:t>
        </w:r>
      </w:hyperlink>
      <w:r w:rsidR="00915C65">
        <w:rPr>
          <w:rFonts w:ascii="Arial" w:hAnsi="Arial" w:cs="Arial"/>
        </w:rPr>
        <w:t xml:space="preserve"> настоящего документа</w:t>
      </w:r>
      <w:r w:rsidRPr="003A741A">
        <w:rPr>
          <w:rFonts w:ascii="Arial" w:hAnsi="Arial" w:cs="Arial"/>
        </w:rPr>
        <w:t>.</w:t>
      </w:r>
    </w:p>
    <w:p w14:paraId="64271806" w14:textId="77777777" w:rsidR="0026449F" w:rsidRDefault="0026449F" w:rsidP="0013069E">
      <w:pPr>
        <w:spacing w:after="240" w:line="276" w:lineRule="auto"/>
        <w:ind w:firstLine="567"/>
        <w:rPr>
          <w:rFonts w:ascii="Arial" w:hAnsi="Arial" w:cs="Arial"/>
        </w:rPr>
      </w:pPr>
    </w:p>
    <w:p w14:paraId="536E8BB6" w14:textId="77777777" w:rsidR="0013069E" w:rsidRPr="00247522" w:rsidRDefault="0013069E" w:rsidP="0013069E">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38</w:t>
      </w:r>
      <w:r w:rsidRPr="00247522">
        <w:rPr>
          <w:rFonts w:ascii="Arial" w:hAnsi="Arial" w:cs="Arial"/>
          <w:b/>
          <w:sz w:val="22"/>
        </w:rPr>
        <w:fldChar w:fldCharType="end"/>
      </w:r>
      <w:r>
        <w:rPr>
          <w:rFonts w:ascii="Arial" w:hAnsi="Arial" w:cs="Arial"/>
          <w:b/>
          <w:sz w:val="22"/>
        </w:rPr>
        <w:t>. Описание шага «</w:t>
      </w:r>
      <w:r w:rsidRPr="00AF22B7">
        <w:rPr>
          <w:rFonts w:ascii="Arial" w:hAnsi="Arial" w:cs="Arial"/>
          <w:b/>
          <w:sz w:val="22"/>
        </w:rPr>
        <w:t>Изменение заявки на закупку</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29"/>
        <w:gridCol w:w="2693"/>
        <w:gridCol w:w="885"/>
        <w:gridCol w:w="1667"/>
        <w:gridCol w:w="1274"/>
        <w:gridCol w:w="1828"/>
      </w:tblGrid>
      <w:tr w:rsidR="0013069E" w:rsidRPr="00F94454" w14:paraId="29A0EEB3" w14:textId="77777777" w:rsidTr="004F6A08">
        <w:trPr>
          <w:cantSplit/>
          <w:trHeight w:val="397"/>
          <w:tblHeader/>
        </w:trPr>
        <w:tc>
          <w:tcPr>
            <w:tcW w:w="898" w:type="pct"/>
            <w:shd w:val="clear" w:color="auto" w:fill="FFC000"/>
            <w:vAlign w:val="center"/>
          </w:tcPr>
          <w:p w14:paraId="52F2A6F9" w14:textId="77777777" w:rsidR="0013069E" w:rsidRPr="00D36A72" w:rsidRDefault="0013069E" w:rsidP="004F6A08">
            <w:pPr>
              <w:jc w:val="center"/>
              <w:rPr>
                <w:rFonts w:ascii="Arial" w:hAnsi="Arial" w:cs="Arial"/>
                <w:b/>
                <w:sz w:val="20"/>
              </w:rPr>
            </w:pPr>
            <w:r>
              <w:rPr>
                <w:rFonts w:ascii="Arial" w:hAnsi="Arial" w:cs="Arial"/>
                <w:b/>
                <w:sz w:val="20"/>
                <w:szCs w:val="20"/>
                <w:lang w:eastAsia="ru-RU"/>
              </w:rPr>
              <w:t>Номер шага</w:t>
            </w:r>
          </w:p>
        </w:tc>
        <w:tc>
          <w:tcPr>
            <w:tcW w:w="1323" w:type="pct"/>
            <w:shd w:val="clear" w:color="auto" w:fill="FFC000"/>
            <w:vAlign w:val="center"/>
          </w:tcPr>
          <w:p w14:paraId="41FC80D7" w14:textId="77777777" w:rsidR="0013069E" w:rsidRDefault="0013069E" w:rsidP="004F6A08">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35" w:type="pct"/>
            <w:shd w:val="clear" w:color="auto" w:fill="FFC000"/>
            <w:vAlign w:val="center"/>
          </w:tcPr>
          <w:p w14:paraId="0EE77E8B" w14:textId="77777777" w:rsidR="0013069E" w:rsidRPr="00F94454" w:rsidRDefault="0013069E" w:rsidP="004F6A08">
            <w:pPr>
              <w:jc w:val="center"/>
              <w:rPr>
                <w:rFonts w:ascii="Arial" w:hAnsi="Arial" w:cs="Arial"/>
                <w:b/>
                <w:sz w:val="20"/>
              </w:rPr>
            </w:pPr>
            <w:r>
              <w:rPr>
                <w:rFonts w:ascii="Arial" w:hAnsi="Arial" w:cs="Arial"/>
                <w:b/>
                <w:sz w:val="20"/>
              </w:rPr>
              <w:t>Транзакция</w:t>
            </w:r>
          </w:p>
        </w:tc>
        <w:tc>
          <w:tcPr>
            <w:tcW w:w="819" w:type="pct"/>
            <w:shd w:val="clear" w:color="auto" w:fill="FFC000"/>
          </w:tcPr>
          <w:p w14:paraId="61EE4414" w14:textId="77777777" w:rsidR="0013069E" w:rsidRDefault="0013069E" w:rsidP="004F6A08">
            <w:pPr>
              <w:jc w:val="center"/>
              <w:rPr>
                <w:rFonts w:ascii="Arial" w:hAnsi="Arial" w:cs="Arial"/>
                <w:b/>
                <w:sz w:val="20"/>
              </w:rPr>
            </w:pPr>
            <w:r>
              <w:rPr>
                <w:rFonts w:ascii="Arial" w:hAnsi="Arial" w:cs="Arial"/>
                <w:b/>
                <w:sz w:val="20"/>
              </w:rPr>
              <w:t>Вход</w:t>
            </w:r>
          </w:p>
        </w:tc>
        <w:tc>
          <w:tcPr>
            <w:tcW w:w="626" w:type="pct"/>
            <w:shd w:val="clear" w:color="auto" w:fill="FFC000"/>
          </w:tcPr>
          <w:p w14:paraId="0CB6AC34" w14:textId="77777777" w:rsidR="0013069E" w:rsidRDefault="0013069E" w:rsidP="004F6A08">
            <w:pPr>
              <w:jc w:val="center"/>
              <w:rPr>
                <w:rFonts w:ascii="Arial" w:hAnsi="Arial" w:cs="Arial"/>
                <w:b/>
                <w:sz w:val="20"/>
              </w:rPr>
            </w:pPr>
            <w:r>
              <w:rPr>
                <w:rFonts w:ascii="Arial" w:hAnsi="Arial" w:cs="Arial"/>
                <w:b/>
                <w:sz w:val="20"/>
              </w:rPr>
              <w:t>Результат</w:t>
            </w:r>
          </w:p>
        </w:tc>
        <w:tc>
          <w:tcPr>
            <w:tcW w:w="898" w:type="pct"/>
            <w:shd w:val="clear" w:color="auto" w:fill="FFC000"/>
          </w:tcPr>
          <w:p w14:paraId="56F900CF" w14:textId="77777777" w:rsidR="0013069E" w:rsidRDefault="0013069E" w:rsidP="004F6A08">
            <w:pPr>
              <w:jc w:val="center"/>
              <w:rPr>
                <w:rFonts w:ascii="Arial" w:hAnsi="Arial" w:cs="Arial"/>
                <w:b/>
                <w:sz w:val="20"/>
              </w:rPr>
            </w:pPr>
            <w:r>
              <w:rPr>
                <w:rFonts w:ascii="Arial" w:hAnsi="Arial" w:cs="Arial"/>
                <w:b/>
                <w:sz w:val="20"/>
              </w:rPr>
              <w:t>Бизнес-роль</w:t>
            </w:r>
          </w:p>
        </w:tc>
      </w:tr>
      <w:tr w:rsidR="0013069E" w14:paraId="2BDF5ED4" w14:textId="77777777" w:rsidTr="001D229C">
        <w:trPr>
          <w:cantSplit/>
          <w:trHeight w:val="35"/>
        </w:trPr>
        <w:tc>
          <w:tcPr>
            <w:tcW w:w="898" w:type="pct"/>
          </w:tcPr>
          <w:p w14:paraId="1DF21947" w14:textId="77777777" w:rsidR="0013069E" w:rsidRDefault="0013069E" w:rsidP="004F6A08">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4</w:t>
            </w:r>
            <w:r w:rsidRPr="00B613A3">
              <w:rPr>
                <w:rFonts w:ascii="Arial" w:hAnsi="Arial" w:cs="Arial"/>
                <w:sz w:val="20"/>
                <w:szCs w:val="20"/>
              </w:rPr>
              <w:t>.0</w:t>
            </w:r>
            <w:r>
              <w:rPr>
                <w:rFonts w:ascii="Arial" w:hAnsi="Arial" w:cs="Arial"/>
                <w:sz w:val="20"/>
                <w:szCs w:val="20"/>
                <w:lang w:val="en-US"/>
              </w:rPr>
              <w:t>5</w:t>
            </w:r>
            <w:r w:rsidRPr="00B613A3">
              <w:rPr>
                <w:rFonts w:ascii="Arial" w:hAnsi="Arial" w:cs="Arial"/>
                <w:sz w:val="20"/>
                <w:szCs w:val="20"/>
              </w:rPr>
              <w:t>0</w:t>
            </w:r>
          </w:p>
        </w:tc>
        <w:tc>
          <w:tcPr>
            <w:tcW w:w="1323" w:type="pct"/>
          </w:tcPr>
          <w:p w14:paraId="6BC080DF" w14:textId="77777777" w:rsidR="0013069E" w:rsidRDefault="0013069E" w:rsidP="004F6A08">
            <w:pPr>
              <w:jc w:val="left"/>
              <w:rPr>
                <w:rFonts w:ascii="Arial" w:hAnsi="Arial" w:cs="Arial"/>
                <w:sz w:val="20"/>
              </w:rPr>
            </w:pPr>
            <w:r>
              <w:rPr>
                <w:rFonts w:ascii="Arial" w:hAnsi="Arial" w:cs="Arial"/>
                <w:sz w:val="20"/>
              </w:rPr>
              <w:t>- Необходима корректировка заявки на закупку.</w:t>
            </w:r>
          </w:p>
        </w:tc>
        <w:tc>
          <w:tcPr>
            <w:tcW w:w="435" w:type="pct"/>
            <w:shd w:val="clear" w:color="auto" w:fill="auto"/>
          </w:tcPr>
          <w:p w14:paraId="531CE12C" w14:textId="77777777" w:rsidR="0013069E" w:rsidRPr="002D09FE" w:rsidRDefault="0013069E" w:rsidP="004F6A08">
            <w:pPr>
              <w:jc w:val="left"/>
              <w:rPr>
                <w:rFonts w:ascii="Arial" w:hAnsi="Arial" w:cs="Arial"/>
                <w:sz w:val="20"/>
                <w:szCs w:val="20"/>
                <w:lang w:val="en-US"/>
              </w:rPr>
            </w:pPr>
            <w:r>
              <w:rPr>
                <w:rFonts w:ascii="Arial" w:hAnsi="Arial" w:cs="Arial"/>
                <w:sz w:val="20"/>
                <w:lang w:val="en-US"/>
              </w:rPr>
              <w:t>ME5</w:t>
            </w:r>
            <w:r>
              <w:rPr>
                <w:rFonts w:ascii="Arial" w:hAnsi="Arial" w:cs="Arial"/>
                <w:sz w:val="20"/>
              </w:rPr>
              <w:t>2</w:t>
            </w:r>
            <w:r>
              <w:rPr>
                <w:rFonts w:ascii="Arial" w:hAnsi="Arial" w:cs="Arial"/>
                <w:sz w:val="20"/>
                <w:lang w:val="en-US"/>
              </w:rPr>
              <w:t>N</w:t>
            </w:r>
          </w:p>
        </w:tc>
        <w:tc>
          <w:tcPr>
            <w:tcW w:w="819" w:type="pct"/>
          </w:tcPr>
          <w:p w14:paraId="15F7400F" w14:textId="77777777" w:rsidR="0013069E" w:rsidRPr="002D09FE" w:rsidRDefault="0013069E" w:rsidP="004F6A08">
            <w:pPr>
              <w:jc w:val="left"/>
              <w:rPr>
                <w:rFonts w:ascii="Arial" w:hAnsi="Arial" w:cs="Arial"/>
                <w:sz w:val="20"/>
              </w:rPr>
            </w:pPr>
            <w:r>
              <w:rPr>
                <w:rFonts w:ascii="Arial" w:hAnsi="Arial" w:cs="Arial"/>
                <w:sz w:val="20"/>
              </w:rPr>
              <w:t>-</w:t>
            </w:r>
            <w:r>
              <w:t xml:space="preserve"> </w:t>
            </w:r>
            <w:r w:rsidRPr="002D09FE">
              <w:rPr>
                <w:rFonts w:ascii="Arial" w:hAnsi="Arial" w:cs="Arial"/>
                <w:sz w:val="20"/>
              </w:rPr>
              <w:t xml:space="preserve">Заявка на </w:t>
            </w:r>
            <w:r>
              <w:rPr>
                <w:rFonts w:ascii="Arial" w:hAnsi="Arial" w:cs="Arial"/>
                <w:sz w:val="20"/>
              </w:rPr>
              <w:t>закупку</w:t>
            </w:r>
            <w:r w:rsidRPr="002D09FE">
              <w:rPr>
                <w:rFonts w:ascii="Arial" w:hAnsi="Arial" w:cs="Arial"/>
                <w:sz w:val="20"/>
              </w:rPr>
              <w:t xml:space="preserve"> МТР</w:t>
            </w:r>
          </w:p>
          <w:p w14:paraId="49614894" w14:textId="77777777" w:rsidR="0013069E" w:rsidRPr="00CB3587" w:rsidRDefault="0013069E" w:rsidP="004F6A08">
            <w:pPr>
              <w:jc w:val="left"/>
              <w:rPr>
                <w:rFonts w:ascii="Arial" w:hAnsi="Arial" w:cs="Arial"/>
                <w:sz w:val="20"/>
              </w:rPr>
            </w:pPr>
            <w:r w:rsidRPr="002D09FE">
              <w:rPr>
                <w:rFonts w:ascii="Arial" w:hAnsi="Arial" w:cs="Arial"/>
                <w:sz w:val="20"/>
              </w:rPr>
              <w:t>(</w:t>
            </w:r>
            <w:r>
              <w:rPr>
                <w:rFonts w:ascii="Arial" w:hAnsi="Arial" w:cs="Arial"/>
                <w:sz w:val="20"/>
              </w:rPr>
              <w:t>Создана ППМ</w:t>
            </w:r>
            <w:r w:rsidRPr="002D09FE">
              <w:rPr>
                <w:rFonts w:ascii="Arial" w:hAnsi="Arial" w:cs="Arial"/>
                <w:sz w:val="20"/>
              </w:rPr>
              <w:t>)</w:t>
            </w:r>
          </w:p>
        </w:tc>
        <w:tc>
          <w:tcPr>
            <w:tcW w:w="626" w:type="pct"/>
          </w:tcPr>
          <w:p w14:paraId="342A3A65" w14:textId="77777777" w:rsidR="0013069E" w:rsidRPr="00AF22B7" w:rsidRDefault="0013069E" w:rsidP="004F6A08">
            <w:pPr>
              <w:jc w:val="left"/>
              <w:rPr>
                <w:rFonts w:ascii="Arial" w:hAnsi="Arial" w:cs="Arial"/>
                <w:sz w:val="20"/>
              </w:rPr>
            </w:pPr>
            <w:r>
              <w:rPr>
                <w:rFonts w:ascii="Arial" w:hAnsi="Arial" w:cs="Arial"/>
                <w:sz w:val="20"/>
              </w:rPr>
              <w:t xml:space="preserve">- </w:t>
            </w:r>
            <w:r w:rsidRPr="00AF22B7">
              <w:rPr>
                <w:rFonts w:ascii="Arial" w:hAnsi="Arial" w:cs="Arial"/>
                <w:sz w:val="20"/>
              </w:rPr>
              <w:t>Заявка на закупку МТР</w:t>
            </w:r>
          </w:p>
          <w:p w14:paraId="530F0C5B" w14:textId="77777777" w:rsidR="0013069E" w:rsidRPr="00B613A3" w:rsidRDefault="0013069E" w:rsidP="004F6A08">
            <w:pPr>
              <w:jc w:val="left"/>
              <w:rPr>
                <w:rFonts w:ascii="Arial" w:hAnsi="Arial" w:cs="Arial"/>
                <w:sz w:val="20"/>
              </w:rPr>
            </w:pPr>
            <w:r>
              <w:rPr>
                <w:rFonts w:ascii="Arial" w:hAnsi="Arial" w:cs="Arial"/>
                <w:sz w:val="20"/>
              </w:rPr>
              <w:t>(Изменена сток-контро</w:t>
            </w:r>
            <w:r w:rsidRPr="00AF22B7">
              <w:rPr>
                <w:rFonts w:ascii="Arial" w:hAnsi="Arial" w:cs="Arial"/>
                <w:sz w:val="20"/>
              </w:rPr>
              <w:t>лером)</w:t>
            </w:r>
          </w:p>
        </w:tc>
        <w:tc>
          <w:tcPr>
            <w:tcW w:w="898" w:type="pct"/>
          </w:tcPr>
          <w:p w14:paraId="0359ECD5" w14:textId="77777777" w:rsidR="0013069E" w:rsidRPr="00B613A3" w:rsidRDefault="0013069E" w:rsidP="004F6A08">
            <w:pPr>
              <w:jc w:val="left"/>
              <w:rPr>
                <w:rFonts w:ascii="Arial" w:hAnsi="Arial" w:cs="Arial"/>
                <w:sz w:val="20"/>
              </w:rPr>
            </w:pPr>
            <w:r>
              <w:rPr>
                <w:rFonts w:ascii="Arial" w:hAnsi="Arial" w:cs="Arial"/>
                <w:sz w:val="20"/>
              </w:rPr>
              <w:t>- Сток-контролёр</w:t>
            </w:r>
          </w:p>
        </w:tc>
      </w:tr>
    </w:tbl>
    <w:p w14:paraId="3345AE61" w14:textId="77777777" w:rsidR="0013069E" w:rsidRPr="00A564C0" w:rsidRDefault="0013069E" w:rsidP="0013069E">
      <w:pPr>
        <w:spacing w:after="240" w:line="276" w:lineRule="auto"/>
        <w:ind w:firstLine="567"/>
        <w:rPr>
          <w:rFonts w:ascii="Arial" w:hAnsi="Arial" w:cs="Arial"/>
        </w:rPr>
      </w:pPr>
    </w:p>
    <w:p w14:paraId="133F7E08" w14:textId="77777777" w:rsidR="0013069E" w:rsidRDefault="00052518" w:rsidP="0013069E">
      <w:pPr>
        <w:pStyle w:val="4"/>
        <w:rPr>
          <w:b/>
          <w:i w:val="0"/>
          <w:caps w:val="0"/>
          <w:sz w:val="24"/>
          <w:szCs w:val="24"/>
        </w:rPr>
      </w:pPr>
      <w:bookmarkStart w:id="708" w:name="_Шаг_процесса_ПП-10.03.04.060"/>
      <w:bookmarkEnd w:id="708"/>
      <w:r w:rsidRPr="0012135C">
        <w:rPr>
          <w:rFonts w:eastAsiaTheme="majorEastAsia" w:cstheme="majorBidi"/>
          <w:b/>
          <w:i w:val="0"/>
          <w:caps w:val="0"/>
          <w:sz w:val="24"/>
          <w:szCs w:val="24"/>
        </w:rPr>
        <w:lastRenderedPageBreak/>
        <w:t xml:space="preserve">Шаг процесса </w:t>
      </w:r>
      <w:r w:rsidRPr="002531A4">
        <w:rPr>
          <w:rFonts w:eastAsiaTheme="majorEastAsia" w:cstheme="majorBidi"/>
          <w:b/>
          <w:i w:val="0"/>
          <w:caps w:val="0"/>
          <w:sz w:val="24"/>
          <w:szCs w:val="24"/>
        </w:rPr>
        <w:t>ПП-10.03.04.0</w:t>
      </w:r>
      <w:r>
        <w:rPr>
          <w:rFonts w:eastAsiaTheme="majorEastAsia" w:cstheme="majorBidi"/>
          <w:b/>
          <w:i w:val="0"/>
          <w:caps w:val="0"/>
          <w:sz w:val="24"/>
          <w:szCs w:val="24"/>
        </w:rPr>
        <w:t>60</w:t>
      </w:r>
      <w:r w:rsidRPr="0012135C">
        <w:rPr>
          <w:rFonts w:eastAsiaTheme="majorEastAsia" w:cstheme="majorBidi"/>
          <w:b/>
          <w:i w:val="0"/>
          <w:caps w:val="0"/>
          <w:sz w:val="24"/>
          <w:szCs w:val="24"/>
        </w:rPr>
        <w:t xml:space="preserve"> – </w:t>
      </w:r>
      <w:r w:rsidR="0013069E">
        <w:rPr>
          <w:b/>
          <w:i w:val="0"/>
          <w:caps w:val="0"/>
          <w:sz w:val="24"/>
          <w:szCs w:val="24"/>
        </w:rPr>
        <w:t>Пере</w:t>
      </w:r>
      <w:r w:rsidR="0013069E" w:rsidRPr="00AF22B7">
        <w:rPr>
          <w:b/>
          <w:i w:val="0"/>
          <w:caps w:val="0"/>
          <w:sz w:val="24"/>
          <w:szCs w:val="24"/>
        </w:rPr>
        <w:t>распределение запаса между сегментами под потребность</w:t>
      </w:r>
    </w:p>
    <w:p w14:paraId="05D2B4A1" w14:textId="77777777" w:rsidR="00B43E53" w:rsidRPr="00B43E53" w:rsidRDefault="00B43E53" w:rsidP="00B43E53"/>
    <w:p w14:paraId="7F682F0B" w14:textId="77777777" w:rsidR="000521E6" w:rsidRPr="000521E6" w:rsidRDefault="000521E6" w:rsidP="0013069E">
      <w:pPr>
        <w:spacing w:after="240" w:line="276" w:lineRule="auto"/>
        <w:ind w:firstLine="567"/>
        <w:rPr>
          <w:rFonts w:ascii="Arial" w:hAnsi="Arial" w:cs="Arial"/>
          <w:b/>
        </w:rPr>
      </w:pPr>
      <w:r w:rsidRPr="000521E6">
        <w:rPr>
          <w:rFonts w:ascii="Arial" w:hAnsi="Arial" w:cs="Arial"/>
          <w:b/>
        </w:rPr>
        <w:t>Перемещение МТР из свободного запаса в запас проекта</w:t>
      </w:r>
    </w:p>
    <w:p w14:paraId="46EDC34D" w14:textId="700A3AD8" w:rsidR="00762387" w:rsidRDefault="0013069E" w:rsidP="0013069E">
      <w:pPr>
        <w:spacing w:after="240" w:line="276" w:lineRule="auto"/>
        <w:ind w:firstLine="567"/>
        <w:rPr>
          <w:rFonts w:ascii="Arial" w:hAnsi="Arial" w:cs="Arial"/>
        </w:rPr>
      </w:pPr>
      <w:r>
        <w:rPr>
          <w:rFonts w:ascii="Arial" w:hAnsi="Arial" w:cs="Arial"/>
        </w:rPr>
        <w:t>Для обеспечения потребностей в сегменте запаса проекта (СПП-элемента) и при наличии свободного запаса вне данного сегмента запаса проекта (СПП-элемента) Сток-контролёр может выполнить проводку переноса из свободного запаса в запас проекта (СПП-элемента) или проводку переноса между запасами проекта (СПП-элемента)</w:t>
      </w:r>
      <w:ins w:id="709" w:author="MOS\BykovVA" w:date="2021-04-16T11:10:00Z">
        <w:r w:rsidR="00DA289D">
          <w:rPr>
            <w:rFonts w:ascii="Arial" w:hAnsi="Arial" w:cs="Arial"/>
          </w:rPr>
          <w:t>, при этом существ</w:t>
        </w:r>
      </w:ins>
      <w:ins w:id="710" w:author="MOS\BykovVA" w:date="2021-04-16T11:11:00Z">
        <w:r w:rsidR="00DA289D">
          <w:rPr>
            <w:rFonts w:ascii="Arial" w:hAnsi="Arial" w:cs="Arial"/>
          </w:rPr>
          <w:t>у</w:t>
        </w:r>
      </w:ins>
      <w:ins w:id="711" w:author="MOS\BykovVA" w:date="2021-04-16T11:10:00Z">
        <w:r w:rsidR="00DA289D">
          <w:rPr>
            <w:rFonts w:ascii="Arial" w:hAnsi="Arial" w:cs="Arial"/>
          </w:rPr>
          <w:t xml:space="preserve">ет возможность массового переноса запаса между сегментами </w:t>
        </w:r>
      </w:ins>
      <w:ins w:id="712" w:author="MOS\BykovVA" w:date="2021-04-16T11:11:00Z">
        <w:r w:rsidR="00DA289D">
          <w:rPr>
            <w:rFonts w:ascii="Arial" w:hAnsi="Arial" w:cs="Arial"/>
          </w:rPr>
          <w:t xml:space="preserve">с помощью транзакции </w:t>
        </w:r>
        <w:r w:rsidR="00DA289D">
          <w:rPr>
            <w:rFonts w:ascii="Arial" w:hAnsi="Arial" w:cs="Arial"/>
            <w:lang w:val="en-US"/>
          </w:rPr>
          <w:t>ZMM</w:t>
        </w:r>
        <w:r w:rsidR="00DA289D" w:rsidRPr="00DA289D">
          <w:rPr>
            <w:rFonts w:ascii="Arial" w:hAnsi="Arial" w:cs="Arial"/>
            <w:rPrChange w:id="713" w:author="MOS\BykovVA" w:date="2021-04-16T11:11:00Z">
              <w:rPr>
                <w:rFonts w:ascii="Arial" w:hAnsi="Arial" w:cs="Arial"/>
                <w:lang w:val="en-US"/>
              </w:rPr>
            </w:rPrChange>
          </w:rPr>
          <w:t>_</w:t>
        </w:r>
        <w:r w:rsidR="00DA289D">
          <w:rPr>
            <w:rFonts w:ascii="Arial" w:hAnsi="Arial" w:cs="Arial"/>
            <w:lang w:val="en-US"/>
          </w:rPr>
          <w:t>MIGO</w:t>
        </w:r>
        <w:r w:rsidR="00DA289D">
          <w:rPr>
            <w:rFonts w:ascii="Arial" w:hAnsi="Arial" w:cs="Arial"/>
          </w:rPr>
          <w:t xml:space="preserve"> (Разработка </w:t>
        </w:r>
        <w:r w:rsidR="00DA289D">
          <w:rPr>
            <w:rFonts w:ascii="Arial" w:hAnsi="Arial" w:cs="Arial"/>
            <w:lang w:val="en-US"/>
          </w:rPr>
          <w:t>MM</w:t>
        </w:r>
        <w:r w:rsidR="00DA289D">
          <w:rPr>
            <w:rFonts w:ascii="Arial" w:hAnsi="Arial" w:cs="Arial"/>
          </w:rPr>
          <w:t>86)</w:t>
        </w:r>
      </w:ins>
      <w:r>
        <w:rPr>
          <w:rFonts w:ascii="Arial" w:hAnsi="Arial" w:cs="Arial"/>
        </w:rPr>
        <w:t>.</w:t>
      </w:r>
      <w:r w:rsidR="00762387">
        <w:rPr>
          <w:rFonts w:ascii="Arial" w:hAnsi="Arial" w:cs="Arial"/>
        </w:rPr>
        <w:t xml:space="preserve"> </w:t>
      </w:r>
    </w:p>
    <w:p w14:paraId="5AE1BFCA" w14:textId="71DECC44" w:rsidR="0013069E" w:rsidRDefault="00762387" w:rsidP="008D030C">
      <w:pPr>
        <w:spacing w:after="240" w:line="276" w:lineRule="auto"/>
        <w:ind w:firstLine="567"/>
        <w:rPr>
          <w:rFonts w:ascii="Arial" w:hAnsi="Arial" w:cs="Arial"/>
        </w:rPr>
      </w:pPr>
      <w:r>
        <w:rPr>
          <w:rFonts w:ascii="Arial" w:hAnsi="Arial" w:cs="Arial"/>
          <w:color w:val="000000"/>
        </w:rPr>
        <w:t>В случае, если проводка переноса осуществляется на складе под управлением системы </w:t>
      </w:r>
      <w:r>
        <w:rPr>
          <w:rFonts w:ascii="Arial" w:hAnsi="Arial" w:cs="Arial"/>
          <w:color w:val="000000"/>
          <w:lang w:val="en-US"/>
        </w:rPr>
        <w:t>SAP EWM</w:t>
      </w:r>
      <w:r w:rsidR="00FB2FDA">
        <w:rPr>
          <w:rFonts w:ascii="Arial" w:hAnsi="Arial" w:cs="Arial"/>
          <w:color w:val="000000"/>
        </w:rPr>
        <w:t xml:space="preserve">, в результате проводки в отдельной транзакции для переносов </w:t>
      </w:r>
      <w:ins w:id="714" w:author="MOS\BykovVA" w:date="2021-04-16T11:12:00Z">
        <w:r w:rsidR="00DA289D">
          <w:rPr>
            <w:rFonts w:ascii="Arial" w:hAnsi="Arial" w:cs="Arial"/>
            <w:lang w:val="en-US"/>
          </w:rPr>
          <w:t>ZMM</w:t>
        </w:r>
        <w:r w:rsidR="00DA289D" w:rsidRPr="00D56B5D">
          <w:rPr>
            <w:rFonts w:ascii="Arial" w:hAnsi="Arial" w:cs="Arial"/>
          </w:rPr>
          <w:t>_</w:t>
        </w:r>
        <w:r w:rsidR="00DA289D">
          <w:rPr>
            <w:rFonts w:ascii="Arial" w:hAnsi="Arial" w:cs="Arial"/>
            <w:lang w:val="en-US"/>
          </w:rPr>
          <w:t>MIGO</w:t>
        </w:r>
        <w:r w:rsidR="00DA289D">
          <w:rPr>
            <w:rFonts w:ascii="Arial" w:hAnsi="Arial" w:cs="Arial"/>
          </w:rPr>
          <w:t xml:space="preserve"> </w:t>
        </w:r>
      </w:ins>
      <w:r w:rsidR="00FB2FDA">
        <w:rPr>
          <w:rFonts w:ascii="Arial" w:hAnsi="Arial" w:cs="Arial"/>
          <w:color w:val="000000"/>
        </w:rPr>
        <w:t>(Разработка ММ86)</w:t>
      </w:r>
      <w:r>
        <w:rPr>
          <w:rFonts w:ascii="Arial" w:hAnsi="Arial" w:cs="Arial"/>
          <w:color w:val="000000"/>
        </w:rPr>
        <w:t> </w:t>
      </w:r>
      <w:r w:rsidR="008D030C">
        <w:rPr>
          <w:rFonts w:ascii="Arial" w:hAnsi="Arial" w:cs="Arial"/>
          <w:color w:val="000000"/>
        </w:rPr>
        <w:t>автоматически формируется документ исходящая поставка вида проводка переноса, которая автоматически распределяется в систему</w:t>
      </w:r>
      <w:r w:rsidR="00FB2FDA">
        <w:rPr>
          <w:rFonts w:ascii="Arial" w:hAnsi="Arial" w:cs="Arial"/>
          <w:color w:val="000000"/>
        </w:rPr>
        <w:t xml:space="preserve"> </w:t>
      </w:r>
      <w:r w:rsidR="00FB2FDA">
        <w:rPr>
          <w:rFonts w:ascii="Arial" w:hAnsi="Arial" w:cs="Arial"/>
          <w:color w:val="000000"/>
          <w:lang w:val="en-US"/>
        </w:rPr>
        <w:t>SAP</w:t>
      </w:r>
      <w:r w:rsidR="00FB2FDA" w:rsidRPr="00FB2FDA">
        <w:rPr>
          <w:rFonts w:ascii="Arial" w:hAnsi="Arial" w:cs="Arial"/>
          <w:color w:val="000000"/>
        </w:rPr>
        <w:t xml:space="preserve"> </w:t>
      </w:r>
      <w:r w:rsidR="00FB2FDA">
        <w:rPr>
          <w:rFonts w:ascii="Arial" w:hAnsi="Arial" w:cs="Arial"/>
          <w:color w:val="000000"/>
          <w:lang w:val="en-US"/>
        </w:rPr>
        <w:t>EWM</w:t>
      </w:r>
      <w:r w:rsidR="008D030C">
        <w:rPr>
          <w:rFonts w:ascii="Arial" w:hAnsi="Arial" w:cs="Arial"/>
          <w:color w:val="000000"/>
        </w:rPr>
        <w:t>, к ней формируется и подтверждается складская задача и</w:t>
      </w:r>
      <w:r>
        <w:rPr>
          <w:rFonts w:ascii="Arial" w:hAnsi="Arial" w:cs="Arial"/>
          <w:color w:val="000000"/>
        </w:rPr>
        <w:t xml:space="preserve"> </w:t>
      </w:r>
      <w:r w:rsidR="008D030C">
        <w:rPr>
          <w:rFonts w:ascii="Arial" w:hAnsi="Arial" w:cs="Arial"/>
        </w:rPr>
        <w:t xml:space="preserve">(см. КД </w:t>
      </w:r>
      <w:r w:rsidR="008D030C" w:rsidRPr="005F0CD4">
        <w:rPr>
          <w:rFonts w:ascii="Arial" w:hAnsi="Arial" w:cs="Arial"/>
        </w:rPr>
        <w:t>ERP.</w:t>
      </w:r>
      <w:ins w:id="715" w:author="SintsovaMA" w:date="2021-03-23T11:27:00Z">
        <w:r w:rsidR="004C55E4" w:rsidRPr="00F52AD0">
          <w:rPr>
            <w:rFonts w:ascii="Arial" w:hAnsi="Arial" w:cs="Arial"/>
            <w:rPrChange w:id="716" w:author="SintsovaMA" w:date="2021-03-23T11:30:00Z">
              <w:rPr>
                <w:rFonts w:ascii="Arial" w:hAnsi="Arial" w:cs="Arial"/>
                <w:lang w:val="en-US"/>
              </w:rPr>
            </w:rPrChange>
          </w:rPr>
          <w:t>13.</w:t>
        </w:r>
      </w:ins>
      <w:r w:rsidR="008D030C">
        <w:rPr>
          <w:rFonts w:ascii="Arial" w:hAnsi="Arial" w:cs="Arial"/>
        </w:rPr>
        <w:t>9</w:t>
      </w:r>
      <w:ins w:id="717" w:author="SintsovaMA" w:date="2021-03-23T11:27:00Z">
        <w:r w:rsidR="004C55E4" w:rsidRPr="00F52AD0">
          <w:rPr>
            <w:rFonts w:ascii="Arial" w:hAnsi="Arial" w:cs="Arial"/>
            <w:rPrChange w:id="718" w:author="SintsovaMA" w:date="2021-03-23T11:30:00Z">
              <w:rPr>
                <w:rFonts w:ascii="Arial" w:hAnsi="Arial" w:cs="Arial"/>
                <w:lang w:val="en-US"/>
              </w:rPr>
            </w:rPrChange>
          </w:rPr>
          <w:t>_2_</w:t>
        </w:r>
      </w:ins>
      <w:del w:id="719" w:author="SintsovaMA" w:date="2021-03-23T11:27:00Z">
        <w:r w:rsidR="008D030C" w:rsidRPr="005F0CD4" w:rsidDel="004C55E4">
          <w:rPr>
            <w:rFonts w:ascii="Arial" w:hAnsi="Arial" w:cs="Arial"/>
          </w:rPr>
          <w:delText>.1.6</w:delText>
        </w:r>
      </w:del>
      <w:ins w:id="720" w:author="SintsovaMA" w:date="2021-03-23T11:27:00Z">
        <w:r w:rsidR="004C55E4" w:rsidRPr="00F52AD0">
          <w:rPr>
            <w:rFonts w:ascii="Arial" w:hAnsi="Arial" w:cs="Arial"/>
            <w:rPrChange w:id="721" w:author="SintsovaMA" w:date="2021-03-23T11:30:00Z">
              <w:rPr>
                <w:rFonts w:ascii="Arial" w:hAnsi="Arial" w:cs="Arial"/>
                <w:lang w:val="en-US"/>
              </w:rPr>
            </w:rPrChange>
          </w:rPr>
          <w:t>6</w:t>
        </w:r>
      </w:ins>
      <w:r w:rsidR="008D030C" w:rsidRPr="005F0CD4">
        <w:rPr>
          <w:rFonts w:ascii="Arial" w:hAnsi="Arial" w:cs="Arial"/>
        </w:rPr>
        <w:t>2</w:t>
      </w:r>
      <w:ins w:id="722" w:author="SintsovaMA" w:date="2021-03-23T11:27:00Z">
        <w:r w:rsidR="004C55E4" w:rsidRPr="00F52AD0">
          <w:rPr>
            <w:rFonts w:ascii="Arial" w:hAnsi="Arial" w:cs="Arial"/>
            <w:rPrChange w:id="723" w:author="SintsovaMA" w:date="2021-03-23T11:30:00Z">
              <w:rPr>
                <w:rFonts w:ascii="Arial" w:hAnsi="Arial" w:cs="Arial"/>
                <w:lang w:val="en-US"/>
              </w:rPr>
            </w:rPrChange>
          </w:rPr>
          <w:t>_</w:t>
        </w:r>
        <w:r w:rsidR="004C55E4">
          <w:rPr>
            <w:rFonts w:ascii="Arial" w:hAnsi="Arial" w:cs="Arial"/>
            <w:lang w:val="en-US"/>
          </w:rPr>
          <w:t>MM</w:t>
        </w:r>
      </w:ins>
      <w:r w:rsidR="008D030C" w:rsidRPr="005F0CD4">
        <w:rPr>
          <w:rFonts w:ascii="Arial" w:hAnsi="Arial" w:cs="Arial"/>
        </w:rPr>
        <w:t xml:space="preserve"> Складская логистика</w:t>
      </w:r>
      <w:r w:rsidR="008D030C">
        <w:rPr>
          <w:rFonts w:ascii="Arial" w:hAnsi="Arial" w:cs="Arial"/>
        </w:rPr>
        <w:softHyphen/>
        <w:t>).</w:t>
      </w:r>
    </w:p>
    <w:p w14:paraId="21879FE5" w14:textId="77777777" w:rsidR="000521E6" w:rsidRPr="000521E6" w:rsidRDefault="000521E6" w:rsidP="0013069E">
      <w:pPr>
        <w:spacing w:after="240" w:line="276" w:lineRule="auto"/>
        <w:ind w:firstLine="567"/>
        <w:rPr>
          <w:rFonts w:ascii="Arial" w:hAnsi="Arial" w:cs="Arial"/>
          <w:b/>
        </w:rPr>
      </w:pPr>
      <w:r w:rsidRPr="000521E6">
        <w:rPr>
          <w:rFonts w:ascii="Arial" w:hAnsi="Arial" w:cs="Arial"/>
          <w:b/>
        </w:rPr>
        <w:t>Перемещение МТР из запаса проекта в свободный запас</w:t>
      </w:r>
    </w:p>
    <w:p w14:paraId="6B0DE32A" w14:textId="18B59BAB" w:rsidR="000521E6" w:rsidRDefault="0013069E" w:rsidP="0013069E">
      <w:pPr>
        <w:spacing w:after="240" w:line="276" w:lineRule="auto"/>
        <w:ind w:firstLine="567"/>
        <w:rPr>
          <w:rFonts w:ascii="Arial" w:hAnsi="Arial" w:cs="Arial"/>
        </w:rPr>
      </w:pPr>
      <w:r>
        <w:rPr>
          <w:rFonts w:ascii="Arial" w:hAnsi="Arial" w:cs="Arial"/>
        </w:rPr>
        <w:t>Необходимость перераспределения запаса может возникнуть в случае наличия неиспользованного запаса в сегменте закрываемого проекта.</w:t>
      </w:r>
      <w:r w:rsidR="000521E6">
        <w:rPr>
          <w:rFonts w:ascii="Arial" w:hAnsi="Arial" w:cs="Arial"/>
        </w:rPr>
        <w:t xml:space="preserve"> В таком случае руководитель закрываемого проекта должен оформить запрос на сток-контролера (вне системы </w:t>
      </w:r>
      <w:r w:rsidR="000521E6">
        <w:rPr>
          <w:rFonts w:ascii="Arial" w:hAnsi="Arial" w:cs="Arial"/>
          <w:lang w:val="en-US"/>
        </w:rPr>
        <w:t>SAP</w:t>
      </w:r>
      <w:r w:rsidR="000521E6" w:rsidRPr="000521E6">
        <w:rPr>
          <w:rFonts w:ascii="Arial" w:hAnsi="Arial" w:cs="Arial"/>
        </w:rPr>
        <w:t xml:space="preserve">) </w:t>
      </w:r>
      <w:r w:rsidR="000521E6">
        <w:rPr>
          <w:rFonts w:ascii="Arial" w:hAnsi="Arial" w:cs="Arial"/>
        </w:rPr>
        <w:t>с поручением вывода неиспользованных запасов из сегмента запаса проекта в свободно используемый запас.</w:t>
      </w:r>
      <w:ins w:id="724" w:author="MOS\BykovVA" w:date="2021-04-16T11:13:00Z">
        <w:r w:rsidR="00D27FBA">
          <w:rPr>
            <w:rFonts w:ascii="Arial" w:hAnsi="Arial" w:cs="Arial"/>
          </w:rPr>
          <w:t xml:space="preserve"> Массовый вывод запаса из сегмента проекта в свободный возможен с помощью транзакции </w:t>
        </w:r>
      </w:ins>
      <w:ins w:id="725" w:author="MOS\BykovVA" w:date="2021-04-16T11:14:00Z">
        <w:r w:rsidR="00D27FBA">
          <w:rPr>
            <w:rFonts w:ascii="Arial" w:hAnsi="Arial" w:cs="Arial"/>
            <w:lang w:val="en-US"/>
          </w:rPr>
          <w:t>ZMM</w:t>
        </w:r>
        <w:r w:rsidR="00D27FBA" w:rsidRPr="00D56B5D">
          <w:rPr>
            <w:rFonts w:ascii="Arial" w:hAnsi="Arial" w:cs="Arial"/>
          </w:rPr>
          <w:t>_</w:t>
        </w:r>
        <w:r w:rsidR="00D27FBA">
          <w:rPr>
            <w:rFonts w:ascii="Arial" w:hAnsi="Arial" w:cs="Arial"/>
            <w:lang w:val="en-US"/>
          </w:rPr>
          <w:t>MIGO</w:t>
        </w:r>
        <w:r w:rsidR="00D27FBA">
          <w:rPr>
            <w:rFonts w:ascii="Arial" w:hAnsi="Arial" w:cs="Arial"/>
          </w:rPr>
          <w:t xml:space="preserve"> (</w:t>
        </w:r>
        <w:r w:rsidR="00D27FBA">
          <w:rPr>
            <w:rFonts w:ascii="Arial" w:hAnsi="Arial" w:cs="Arial"/>
            <w:lang w:val="en-US"/>
          </w:rPr>
          <w:t>MM</w:t>
        </w:r>
        <w:r w:rsidR="00D27FBA" w:rsidRPr="00D27FBA">
          <w:rPr>
            <w:rFonts w:ascii="Arial" w:hAnsi="Arial" w:cs="Arial"/>
            <w:rPrChange w:id="726" w:author="MOS\BykovVA" w:date="2021-04-16T11:14:00Z">
              <w:rPr>
                <w:rFonts w:ascii="Arial" w:hAnsi="Arial" w:cs="Arial"/>
                <w:lang w:val="en-US"/>
              </w:rPr>
            </w:rPrChange>
          </w:rPr>
          <w:t>86)</w:t>
        </w:r>
        <w:r w:rsidR="00D27FBA">
          <w:rPr>
            <w:rFonts w:ascii="Arial" w:hAnsi="Arial" w:cs="Arial"/>
          </w:rPr>
          <w:t>.</w:t>
        </w:r>
      </w:ins>
    </w:p>
    <w:p w14:paraId="60E1A524" w14:textId="0C3E632B" w:rsidR="00762387" w:rsidRDefault="00762387" w:rsidP="00762387">
      <w:pPr>
        <w:spacing w:after="240" w:line="276" w:lineRule="auto"/>
        <w:ind w:firstLine="567"/>
        <w:rPr>
          <w:rFonts w:ascii="Arial" w:hAnsi="Arial" w:cs="Arial"/>
        </w:rPr>
      </w:pPr>
      <w:r>
        <w:rPr>
          <w:rFonts w:ascii="Arial" w:hAnsi="Arial" w:cs="Arial"/>
          <w:color w:val="000000"/>
        </w:rPr>
        <w:t>В случае, если проводка переноса осуществляется на складе под управлением системы </w:t>
      </w:r>
      <w:r>
        <w:rPr>
          <w:rFonts w:ascii="Arial" w:hAnsi="Arial" w:cs="Arial"/>
          <w:color w:val="000000"/>
          <w:lang w:val="en-US"/>
        </w:rPr>
        <w:t>SAP EWM</w:t>
      </w:r>
      <w:r w:rsidR="00FB2FDA" w:rsidRPr="00FB2FDA">
        <w:rPr>
          <w:rFonts w:ascii="Arial" w:hAnsi="Arial" w:cs="Arial"/>
          <w:color w:val="000000"/>
        </w:rPr>
        <w:t xml:space="preserve"> </w:t>
      </w:r>
      <w:r w:rsidR="00FB2FDA">
        <w:rPr>
          <w:rFonts w:ascii="Arial" w:hAnsi="Arial" w:cs="Arial"/>
          <w:color w:val="000000"/>
        </w:rPr>
        <w:t xml:space="preserve">в результате проводки в отдельной транзакции для переносов </w:t>
      </w:r>
      <w:ins w:id="727" w:author="MOS\BykovVA" w:date="2021-04-16T11:14:00Z">
        <w:r w:rsidR="00D27FBA">
          <w:rPr>
            <w:rFonts w:ascii="Arial" w:hAnsi="Arial" w:cs="Arial"/>
            <w:lang w:val="en-US"/>
          </w:rPr>
          <w:t>ZMM</w:t>
        </w:r>
        <w:r w:rsidR="00D27FBA" w:rsidRPr="00D56B5D">
          <w:rPr>
            <w:rFonts w:ascii="Arial" w:hAnsi="Arial" w:cs="Arial"/>
          </w:rPr>
          <w:t>_</w:t>
        </w:r>
        <w:r w:rsidR="00D27FBA">
          <w:rPr>
            <w:rFonts w:ascii="Arial" w:hAnsi="Arial" w:cs="Arial"/>
            <w:lang w:val="en-US"/>
          </w:rPr>
          <w:t>MIGO</w:t>
        </w:r>
        <w:r w:rsidR="00D27FBA">
          <w:rPr>
            <w:rFonts w:ascii="Arial" w:hAnsi="Arial" w:cs="Arial"/>
          </w:rPr>
          <w:t xml:space="preserve"> </w:t>
        </w:r>
      </w:ins>
      <w:r w:rsidR="00FB2FDA">
        <w:rPr>
          <w:rFonts w:ascii="Arial" w:hAnsi="Arial" w:cs="Arial"/>
          <w:color w:val="000000"/>
        </w:rPr>
        <w:t xml:space="preserve">(Разработка ММ86) автоматически формируется документ исходящая поставка вида проводка переноса, которая автоматически распределяется в систему </w:t>
      </w:r>
      <w:r w:rsidR="00FB2FDA">
        <w:rPr>
          <w:rFonts w:ascii="Arial" w:hAnsi="Arial" w:cs="Arial"/>
          <w:color w:val="000000"/>
          <w:lang w:val="en-US"/>
        </w:rPr>
        <w:t>SAP</w:t>
      </w:r>
      <w:r w:rsidR="00FB2FDA" w:rsidRPr="00FB2FDA">
        <w:rPr>
          <w:rFonts w:ascii="Arial" w:hAnsi="Arial" w:cs="Arial"/>
          <w:color w:val="000000"/>
        </w:rPr>
        <w:t xml:space="preserve"> </w:t>
      </w:r>
      <w:r w:rsidR="00FB2FDA">
        <w:rPr>
          <w:rFonts w:ascii="Arial" w:hAnsi="Arial" w:cs="Arial"/>
          <w:color w:val="000000"/>
          <w:lang w:val="en-US"/>
        </w:rPr>
        <w:t>EWM</w:t>
      </w:r>
      <w:r w:rsidR="00FB2FDA">
        <w:rPr>
          <w:rFonts w:ascii="Arial" w:hAnsi="Arial" w:cs="Arial"/>
          <w:color w:val="000000"/>
        </w:rPr>
        <w:t xml:space="preserve">, к ней формируется и подтверждается складская задача и </w:t>
      </w:r>
      <w:r w:rsidR="00FB2FDA">
        <w:rPr>
          <w:rFonts w:ascii="Arial" w:hAnsi="Arial" w:cs="Arial"/>
        </w:rPr>
        <w:t xml:space="preserve">(см. КД </w:t>
      </w:r>
      <w:r w:rsidR="00FB2FDA" w:rsidRPr="005F0CD4">
        <w:rPr>
          <w:rFonts w:ascii="Arial" w:hAnsi="Arial" w:cs="Arial"/>
        </w:rPr>
        <w:t>ERP.</w:t>
      </w:r>
      <w:ins w:id="728" w:author="SintsovaMA" w:date="2021-03-23T11:27:00Z">
        <w:r w:rsidR="004C55E4" w:rsidRPr="00F52AD0">
          <w:rPr>
            <w:rFonts w:ascii="Arial" w:hAnsi="Arial" w:cs="Arial"/>
            <w:rPrChange w:id="729" w:author="SintsovaMA" w:date="2021-03-23T11:30:00Z">
              <w:rPr>
                <w:rFonts w:ascii="Arial" w:hAnsi="Arial" w:cs="Arial"/>
                <w:lang w:val="en-US"/>
              </w:rPr>
            </w:rPrChange>
          </w:rPr>
          <w:t>13.</w:t>
        </w:r>
      </w:ins>
      <w:r w:rsidR="00FB2FDA">
        <w:rPr>
          <w:rFonts w:ascii="Arial" w:hAnsi="Arial" w:cs="Arial"/>
        </w:rPr>
        <w:t>9</w:t>
      </w:r>
      <w:ins w:id="730" w:author="SintsovaMA" w:date="2021-03-23T11:27:00Z">
        <w:r w:rsidR="004C55E4" w:rsidRPr="00F52AD0">
          <w:rPr>
            <w:rFonts w:ascii="Arial" w:hAnsi="Arial" w:cs="Arial"/>
            <w:rPrChange w:id="731" w:author="SintsovaMA" w:date="2021-03-23T11:30:00Z">
              <w:rPr>
                <w:rFonts w:ascii="Arial" w:hAnsi="Arial" w:cs="Arial"/>
                <w:lang w:val="en-US"/>
              </w:rPr>
            </w:rPrChange>
          </w:rPr>
          <w:t>_2_</w:t>
        </w:r>
      </w:ins>
      <w:del w:id="732" w:author="SintsovaMA" w:date="2021-03-23T11:27:00Z">
        <w:r w:rsidR="00FB2FDA" w:rsidRPr="005F0CD4" w:rsidDel="004C55E4">
          <w:rPr>
            <w:rFonts w:ascii="Arial" w:hAnsi="Arial" w:cs="Arial"/>
          </w:rPr>
          <w:delText>.1.</w:delText>
        </w:r>
      </w:del>
      <w:r w:rsidR="00FB2FDA" w:rsidRPr="005F0CD4">
        <w:rPr>
          <w:rFonts w:ascii="Arial" w:hAnsi="Arial" w:cs="Arial"/>
        </w:rPr>
        <w:t>62</w:t>
      </w:r>
      <w:ins w:id="733" w:author="SintsovaMA" w:date="2021-03-23T11:27:00Z">
        <w:r w:rsidR="004C55E4" w:rsidRPr="00F52AD0">
          <w:rPr>
            <w:rFonts w:ascii="Arial" w:hAnsi="Arial" w:cs="Arial"/>
            <w:rPrChange w:id="734" w:author="SintsovaMA" w:date="2021-03-23T11:30:00Z">
              <w:rPr>
                <w:rFonts w:ascii="Arial" w:hAnsi="Arial" w:cs="Arial"/>
                <w:lang w:val="en-US"/>
              </w:rPr>
            </w:rPrChange>
          </w:rPr>
          <w:t>_</w:t>
        </w:r>
        <w:r w:rsidR="004C55E4">
          <w:rPr>
            <w:rFonts w:ascii="Arial" w:hAnsi="Arial" w:cs="Arial"/>
            <w:lang w:val="en-US"/>
          </w:rPr>
          <w:t>MM</w:t>
        </w:r>
      </w:ins>
      <w:r w:rsidR="00FB2FDA" w:rsidRPr="005F0CD4">
        <w:rPr>
          <w:rFonts w:ascii="Arial" w:hAnsi="Arial" w:cs="Arial"/>
        </w:rPr>
        <w:t xml:space="preserve"> Складская логистика</w:t>
      </w:r>
      <w:r w:rsidR="00FB2FDA">
        <w:rPr>
          <w:rFonts w:ascii="Arial" w:hAnsi="Arial" w:cs="Arial"/>
        </w:rPr>
        <w:softHyphen/>
        <w:t>)</w:t>
      </w:r>
      <w:r w:rsidR="00FB2FDA">
        <w:rPr>
          <w:rFonts w:ascii="Arial" w:hAnsi="Arial" w:cs="Arial"/>
          <w:color w:val="000000"/>
        </w:rPr>
        <w:t>.</w:t>
      </w:r>
    </w:p>
    <w:p w14:paraId="01CA943B" w14:textId="77777777" w:rsidR="0013069E" w:rsidRPr="00247522" w:rsidRDefault="0013069E" w:rsidP="0013069E">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39</w:t>
      </w:r>
      <w:r w:rsidRPr="00247522">
        <w:rPr>
          <w:rFonts w:ascii="Arial" w:hAnsi="Arial" w:cs="Arial"/>
          <w:b/>
          <w:sz w:val="22"/>
        </w:rPr>
        <w:fldChar w:fldCharType="end"/>
      </w:r>
      <w:r>
        <w:rPr>
          <w:rFonts w:ascii="Arial" w:hAnsi="Arial" w:cs="Arial"/>
          <w:b/>
          <w:sz w:val="22"/>
        </w:rPr>
        <w:t>. Описание шага «</w:t>
      </w:r>
      <w:r w:rsidRPr="00E60F9F">
        <w:rPr>
          <w:rFonts w:ascii="Arial" w:hAnsi="Arial" w:cs="Arial"/>
          <w:b/>
          <w:sz w:val="22"/>
        </w:rPr>
        <w:t>Перераспределение запаса между сегментами под потребность</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29"/>
        <w:gridCol w:w="2693"/>
        <w:gridCol w:w="885"/>
        <w:gridCol w:w="1667"/>
        <w:gridCol w:w="1274"/>
        <w:gridCol w:w="1828"/>
      </w:tblGrid>
      <w:tr w:rsidR="0013069E" w:rsidRPr="00F94454" w14:paraId="62355D4F" w14:textId="77777777" w:rsidTr="004F6A08">
        <w:trPr>
          <w:cantSplit/>
          <w:trHeight w:val="397"/>
          <w:tblHeader/>
        </w:trPr>
        <w:tc>
          <w:tcPr>
            <w:tcW w:w="898" w:type="pct"/>
            <w:shd w:val="clear" w:color="auto" w:fill="FFC000"/>
            <w:vAlign w:val="center"/>
          </w:tcPr>
          <w:p w14:paraId="53A5489D" w14:textId="77777777" w:rsidR="0013069E" w:rsidRPr="00D36A72" w:rsidRDefault="0013069E" w:rsidP="004F6A08">
            <w:pPr>
              <w:jc w:val="center"/>
              <w:rPr>
                <w:rFonts w:ascii="Arial" w:hAnsi="Arial" w:cs="Arial"/>
                <w:b/>
                <w:sz w:val="20"/>
              </w:rPr>
            </w:pPr>
            <w:r>
              <w:rPr>
                <w:rFonts w:ascii="Arial" w:hAnsi="Arial" w:cs="Arial"/>
                <w:b/>
                <w:sz w:val="20"/>
                <w:szCs w:val="20"/>
                <w:lang w:eastAsia="ru-RU"/>
              </w:rPr>
              <w:lastRenderedPageBreak/>
              <w:t>Номер шага</w:t>
            </w:r>
          </w:p>
        </w:tc>
        <w:tc>
          <w:tcPr>
            <w:tcW w:w="1323" w:type="pct"/>
            <w:shd w:val="clear" w:color="auto" w:fill="FFC000"/>
            <w:vAlign w:val="center"/>
          </w:tcPr>
          <w:p w14:paraId="06DF9D30" w14:textId="77777777" w:rsidR="0013069E" w:rsidRDefault="0013069E" w:rsidP="004F6A08">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35" w:type="pct"/>
            <w:shd w:val="clear" w:color="auto" w:fill="FFC000"/>
            <w:vAlign w:val="center"/>
          </w:tcPr>
          <w:p w14:paraId="4B9DDF01" w14:textId="77777777" w:rsidR="0013069E" w:rsidRPr="00F94454" w:rsidRDefault="0013069E" w:rsidP="004F6A08">
            <w:pPr>
              <w:jc w:val="center"/>
              <w:rPr>
                <w:rFonts w:ascii="Arial" w:hAnsi="Arial" w:cs="Arial"/>
                <w:b/>
                <w:sz w:val="20"/>
              </w:rPr>
            </w:pPr>
            <w:r>
              <w:rPr>
                <w:rFonts w:ascii="Arial" w:hAnsi="Arial" w:cs="Arial"/>
                <w:b/>
                <w:sz w:val="20"/>
              </w:rPr>
              <w:t>Транзакция</w:t>
            </w:r>
          </w:p>
        </w:tc>
        <w:tc>
          <w:tcPr>
            <w:tcW w:w="819" w:type="pct"/>
            <w:shd w:val="clear" w:color="auto" w:fill="FFC000"/>
          </w:tcPr>
          <w:p w14:paraId="0280F56B" w14:textId="77777777" w:rsidR="0013069E" w:rsidRDefault="0013069E" w:rsidP="004F6A08">
            <w:pPr>
              <w:jc w:val="center"/>
              <w:rPr>
                <w:rFonts w:ascii="Arial" w:hAnsi="Arial" w:cs="Arial"/>
                <w:b/>
                <w:sz w:val="20"/>
              </w:rPr>
            </w:pPr>
            <w:r>
              <w:rPr>
                <w:rFonts w:ascii="Arial" w:hAnsi="Arial" w:cs="Arial"/>
                <w:b/>
                <w:sz w:val="20"/>
              </w:rPr>
              <w:t>Вход</w:t>
            </w:r>
          </w:p>
        </w:tc>
        <w:tc>
          <w:tcPr>
            <w:tcW w:w="626" w:type="pct"/>
            <w:shd w:val="clear" w:color="auto" w:fill="FFC000"/>
          </w:tcPr>
          <w:p w14:paraId="2853CB5C" w14:textId="77777777" w:rsidR="0013069E" w:rsidRDefault="0013069E" w:rsidP="004F6A08">
            <w:pPr>
              <w:jc w:val="center"/>
              <w:rPr>
                <w:rFonts w:ascii="Arial" w:hAnsi="Arial" w:cs="Arial"/>
                <w:b/>
                <w:sz w:val="20"/>
              </w:rPr>
            </w:pPr>
            <w:r>
              <w:rPr>
                <w:rFonts w:ascii="Arial" w:hAnsi="Arial" w:cs="Arial"/>
                <w:b/>
                <w:sz w:val="20"/>
              </w:rPr>
              <w:t>Результат</w:t>
            </w:r>
          </w:p>
        </w:tc>
        <w:tc>
          <w:tcPr>
            <w:tcW w:w="898" w:type="pct"/>
            <w:shd w:val="clear" w:color="auto" w:fill="FFC000"/>
          </w:tcPr>
          <w:p w14:paraId="31AD58D3" w14:textId="77777777" w:rsidR="0013069E" w:rsidRDefault="0013069E" w:rsidP="004F6A08">
            <w:pPr>
              <w:jc w:val="center"/>
              <w:rPr>
                <w:rFonts w:ascii="Arial" w:hAnsi="Arial" w:cs="Arial"/>
                <w:b/>
                <w:sz w:val="20"/>
              </w:rPr>
            </w:pPr>
            <w:r>
              <w:rPr>
                <w:rFonts w:ascii="Arial" w:hAnsi="Arial" w:cs="Arial"/>
                <w:b/>
                <w:sz w:val="20"/>
              </w:rPr>
              <w:t>Бизнес-роль</w:t>
            </w:r>
          </w:p>
        </w:tc>
      </w:tr>
      <w:tr w:rsidR="0013069E" w14:paraId="431E987F" w14:textId="77777777" w:rsidTr="004F6A08">
        <w:trPr>
          <w:cantSplit/>
          <w:trHeight w:val="1815"/>
        </w:trPr>
        <w:tc>
          <w:tcPr>
            <w:tcW w:w="898" w:type="pct"/>
          </w:tcPr>
          <w:p w14:paraId="3449848E" w14:textId="77777777" w:rsidR="0013069E" w:rsidRDefault="0013069E" w:rsidP="004F6A08">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4</w:t>
            </w:r>
            <w:r w:rsidRPr="00B613A3">
              <w:rPr>
                <w:rFonts w:ascii="Arial" w:hAnsi="Arial" w:cs="Arial"/>
                <w:sz w:val="20"/>
                <w:szCs w:val="20"/>
              </w:rPr>
              <w:t>.0</w:t>
            </w:r>
            <w:r>
              <w:rPr>
                <w:rFonts w:ascii="Arial" w:hAnsi="Arial" w:cs="Arial"/>
                <w:sz w:val="20"/>
                <w:szCs w:val="20"/>
              </w:rPr>
              <w:t>6</w:t>
            </w:r>
            <w:r w:rsidRPr="00B613A3">
              <w:rPr>
                <w:rFonts w:ascii="Arial" w:hAnsi="Arial" w:cs="Arial"/>
                <w:sz w:val="20"/>
                <w:szCs w:val="20"/>
              </w:rPr>
              <w:t>0</w:t>
            </w:r>
          </w:p>
        </w:tc>
        <w:tc>
          <w:tcPr>
            <w:tcW w:w="1323" w:type="pct"/>
          </w:tcPr>
          <w:p w14:paraId="036F01CC" w14:textId="77777777" w:rsidR="0013069E" w:rsidRDefault="0013069E" w:rsidP="004F6A08">
            <w:pPr>
              <w:jc w:val="left"/>
              <w:rPr>
                <w:rFonts w:ascii="Arial" w:hAnsi="Arial" w:cs="Arial"/>
                <w:sz w:val="20"/>
              </w:rPr>
            </w:pPr>
            <w:r>
              <w:rPr>
                <w:rFonts w:ascii="Arial" w:hAnsi="Arial" w:cs="Arial"/>
                <w:sz w:val="20"/>
              </w:rPr>
              <w:t xml:space="preserve">- Необходимо перевести МТР в </w:t>
            </w:r>
            <w:proofErr w:type="spellStart"/>
            <w:r>
              <w:rPr>
                <w:rFonts w:ascii="Arial" w:hAnsi="Arial" w:cs="Arial"/>
                <w:sz w:val="20"/>
              </w:rPr>
              <w:t>своб.запас</w:t>
            </w:r>
            <w:proofErr w:type="spellEnd"/>
            <w:r>
              <w:rPr>
                <w:rFonts w:ascii="Arial" w:hAnsi="Arial" w:cs="Arial"/>
                <w:sz w:val="20"/>
              </w:rPr>
              <w:t>.</w:t>
            </w:r>
            <w:r>
              <w:rPr>
                <w:rFonts w:ascii="Arial" w:hAnsi="Arial" w:cs="Arial"/>
                <w:sz w:val="20"/>
              </w:rPr>
              <w:br/>
              <w:t>ИЛИ</w:t>
            </w:r>
          </w:p>
          <w:p w14:paraId="54A4AA27" w14:textId="77777777" w:rsidR="0013069E" w:rsidRDefault="0013069E" w:rsidP="004F6A08">
            <w:pPr>
              <w:jc w:val="left"/>
              <w:rPr>
                <w:rFonts w:ascii="Arial" w:hAnsi="Arial" w:cs="Arial"/>
                <w:sz w:val="20"/>
              </w:rPr>
            </w:pPr>
            <w:r>
              <w:rPr>
                <w:rFonts w:ascii="Arial" w:hAnsi="Arial" w:cs="Arial"/>
                <w:sz w:val="20"/>
              </w:rPr>
              <w:t>- Необходимо перевести запас между сегментами/ из свободного в запас  проекта.</w:t>
            </w:r>
          </w:p>
        </w:tc>
        <w:tc>
          <w:tcPr>
            <w:tcW w:w="435" w:type="pct"/>
            <w:shd w:val="clear" w:color="auto" w:fill="auto"/>
          </w:tcPr>
          <w:p w14:paraId="4C20791A" w14:textId="77777777" w:rsidR="0013069E" w:rsidRPr="002D09FE" w:rsidRDefault="0013069E" w:rsidP="004F6A08">
            <w:pPr>
              <w:jc w:val="left"/>
              <w:rPr>
                <w:rFonts w:ascii="Arial" w:hAnsi="Arial" w:cs="Arial"/>
                <w:sz w:val="20"/>
                <w:szCs w:val="20"/>
                <w:lang w:val="en-US"/>
              </w:rPr>
            </w:pPr>
            <w:r>
              <w:rPr>
                <w:rFonts w:ascii="Arial" w:hAnsi="Arial" w:cs="Arial"/>
                <w:sz w:val="20"/>
                <w:lang w:val="en-US"/>
              </w:rPr>
              <w:t>MIGO</w:t>
            </w:r>
          </w:p>
        </w:tc>
        <w:tc>
          <w:tcPr>
            <w:tcW w:w="819" w:type="pct"/>
          </w:tcPr>
          <w:p w14:paraId="14D2B99B" w14:textId="77777777" w:rsidR="0013069E" w:rsidRPr="00AF22B7" w:rsidRDefault="0013069E" w:rsidP="004F6A08">
            <w:pPr>
              <w:jc w:val="left"/>
              <w:rPr>
                <w:rFonts w:ascii="Arial" w:hAnsi="Arial" w:cs="Arial"/>
                <w:sz w:val="20"/>
              </w:rPr>
            </w:pPr>
            <w:r>
              <w:rPr>
                <w:rFonts w:ascii="Arial" w:hAnsi="Arial" w:cs="Arial"/>
                <w:sz w:val="20"/>
              </w:rPr>
              <w:t>-</w:t>
            </w:r>
            <w:r>
              <w:t xml:space="preserve"> </w:t>
            </w:r>
            <w:r w:rsidRPr="00AF22B7">
              <w:rPr>
                <w:rFonts w:ascii="Arial" w:hAnsi="Arial" w:cs="Arial"/>
                <w:sz w:val="20"/>
              </w:rPr>
              <w:t>Потребность в МТР</w:t>
            </w:r>
          </w:p>
          <w:p w14:paraId="73273D02" w14:textId="77777777" w:rsidR="0013069E" w:rsidRPr="00CB3587" w:rsidRDefault="0013069E" w:rsidP="004F6A08">
            <w:pPr>
              <w:jc w:val="left"/>
              <w:rPr>
                <w:rFonts w:ascii="Arial" w:hAnsi="Arial" w:cs="Arial"/>
                <w:sz w:val="20"/>
              </w:rPr>
            </w:pPr>
            <w:r>
              <w:rPr>
                <w:rFonts w:ascii="Arial" w:hAnsi="Arial" w:cs="Arial"/>
                <w:sz w:val="20"/>
              </w:rPr>
              <w:t xml:space="preserve">- </w:t>
            </w:r>
            <w:r w:rsidRPr="00AF22B7">
              <w:rPr>
                <w:rFonts w:ascii="Arial" w:hAnsi="Arial" w:cs="Arial"/>
                <w:sz w:val="20"/>
              </w:rPr>
              <w:t>Поручено перевести остатки на другой проект/ в свободный запас</w:t>
            </w:r>
          </w:p>
        </w:tc>
        <w:tc>
          <w:tcPr>
            <w:tcW w:w="626" w:type="pct"/>
          </w:tcPr>
          <w:p w14:paraId="435C5D6D" w14:textId="77777777" w:rsidR="0013069E" w:rsidRPr="00B613A3" w:rsidRDefault="0013069E" w:rsidP="004F6A08">
            <w:pPr>
              <w:jc w:val="left"/>
              <w:rPr>
                <w:rFonts w:ascii="Arial" w:hAnsi="Arial" w:cs="Arial"/>
                <w:sz w:val="20"/>
              </w:rPr>
            </w:pPr>
            <w:r>
              <w:rPr>
                <w:rFonts w:ascii="Arial" w:hAnsi="Arial" w:cs="Arial"/>
                <w:sz w:val="20"/>
              </w:rPr>
              <w:t>- Документ материала (проводка переноса)</w:t>
            </w:r>
          </w:p>
        </w:tc>
        <w:tc>
          <w:tcPr>
            <w:tcW w:w="898" w:type="pct"/>
          </w:tcPr>
          <w:p w14:paraId="4979076C" w14:textId="77777777" w:rsidR="0013069E" w:rsidRPr="00B613A3" w:rsidRDefault="0013069E" w:rsidP="004F6A08">
            <w:pPr>
              <w:jc w:val="left"/>
              <w:rPr>
                <w:rFonts w:ascii="Arial" w:hAnsi="Arial" w:cs="Arial"/>
                <w:sz w:val="20"/>
              </w:rPr>
            </w:pPr>
            <w:r>
              <w:rPr>
                <w:rFonts w:ascii="Arial" w:hAnsi="Arial" w:cs="Arial"/>
                <w:sz w:val="20"/>
              </w:rPr>
              <w:t>- Сток-контролёр</w:t>
            </w:r>
          </w:p>
        </w:tc>
      </w:tr>
    </w:tbl>
    <w:p w14:paraId="07CD06F3" w14:textId="77777777" w:rsidR="001D229C" w:rsidRPr="00A564C0" w:rsidRDefault="001D229C" w:rsidP="0013069E">
      <w:pPr>
        <w:spacing w:after="240" w:line="276" w:lineRule="auto"/>
        <w:ind w:firstLine="567"/>
        <w:rPr>
          <w:rFonts w:ascii="Arial" w:hAnsi="Arial" w:cs="Arial"/>
        </w:rPr>
      </w:pPr>
    </w:p>
    <w:p w14:paraId="5F903E57" w14:textId="77777777" w:rsidR="0013069E" w:rsidRDefault="00052518" w:rsidP="0013069E">
      <w:pPr>
        <w:pStyle w:val="4"/>
        <w:rPr>
          <w:b/>
          <w:i w:val="0"/>
          <w:caps w:val="0"/>
          <w:sz w:val="24"/>
          <w:szCs w:val="24"/>
        </w:rPr>
      </w:pPr>
      <w:bookmarkStart w:id="735" w:name="_Шаг_процесса_ПП-10.03.04.070"/>
      <w:bookmarkEnd w:id="735"/>
      <w:r w:rsidRPr="0012135C">
        <w:rPr>
          <w:rFonts w:eastAsiaTheme="majorEastAsia" w:cstheme="majorBidi"/>
          <w:b/>
          <w:i w:val="0"/>
          <w:caps w:val="0"/>
          <w:sz w:val="24"/>
          <w:szCs w:val="24"/>
        </w:rPr>
        <w:t xml:space="preserve">Шаг процесса </w:t>
      </w:r>
      <w:r w:rsidRPr="002531A4">
        <w:rPr>
          <w:rFonts w:eastAsiaTheme="majorEastAsia" w:cstheme="majorBidi"/>
          <w:b/>
          <w:i w:val="0"/>
          <w:caps w:val="0"/>
          <w:sz w:val="24"/>
          <w:szCs w:val="24"/>
        </w:rPr>
        <w:t>ПП-10.03.04.0</w:t>
      </w:r>
      <w:r>
        <w:rPr>
          <w:rFonts w:eastAsiaTheme="majorEastAsia" w:cstheme="majorBidi"/>
          <w:b/>
          <w:i w:val="0"/>
          <w:caps w:val="0"/>
          <w:sz w:val="24"/>
          <w:szCs w:val="24"/>
        </w:rPr>
        <w:t>70</w:t>
      </w:r>
      <w:r w:rsidRPr="0012135C">
        <w:rPr>
          <w:rFonts w:eastAsiaTheme="majorEastAsia" w:cstheme="majorBidi"/>
          <w:b/>
          <w:i w:val="0"/>
          <w:caps w:val="0"/>
          <w:sz w:val="24"/>
          <w:szCs w:val="24"/>
        </w:rPr>
        <w:t xml:space="preserve"> – </w:t>
      </w:r>
      <w:r w:rsidR="0013069E" w:rsidRPr="00B44A83">
        <w:rPr>
          <w:b/>
          <w:i w:val="0"/>
          <w:caps w:val="0"/>
          <w:sz w:val="24"/>
          <w:szCs w:val="24"/>
        </w:rPr>
        <w:t>Согласование и передача заявки на закупку МТР в работу Закупщику</w:t>
      </w:r>
    </w:p>
    <w:p w14:paraId="3BB473EF" w14:textId="77777777" w:rsidR="00B43E53" w:rsidRPr="00B43E53" w:rsidRDefault="00B43E53" w:rsidP="00B43E53"/>
    <w:p w14:paraId="14D079FC" w14:textId="77777777" w:rsidR="00B95333" w:rsidRDefault="00B95333" w:rsidP="00B95333">
      <w:pPr>
        <w:spacing w:after="240" w:line="276" w:lineRule="auto"/>
        <w:ind w:firstLine="567"/>
        <w:rPr>
          <w:rFonts w:ascii="Arial" w:hAnsi="Arial" w:cs="Arial"/>
        </w:rPr>
      </w:pPr>
      <w:r>
        <w:rPr>
          <w:rFonts w:ascii="Arial" w:hAnsi="Arial" w:cs="Arial"/>
        </w:rPr>
        <w:t>Заявки на закупку сформированные автоматически ППМ, созданные сток-контролером вручную</w:t>
      </w:r>
      <w:r w:rsidR="00C06D97">
        <w:rPr>
          <w:rFonts w:ascii="Arial" w:hAnsi="Arial" w:cs="Arial"/>
        </w:rPr>
        <w:t xml:space="preserve"> и полученные из процессов управления проектами (</w:t>
      </w:r>
      <w:r w:rsidR="00C06D97" w:rsidRPr="00C06D97">
        <w:rPr>
          <w:rFonts w:ascii="Arial" w:hAnsi="Arial" w:cs="Arial"/>
        </w:rPr>
        <w:t>ОДЦИ</w:t>
      </w:r>
      <w:r w:rsidR="00C06D97">
        <w:rPr>
          <w:rFonts w:ascii="Arial" w:hAnsi="Arial" w:cs="Arial"/>
        </w:rPr>
        <w:t xml:space="preserve"> и </w:t>
      </w:r>
      <w:r w:rsidR="00FD51C4">
        <w:rPr>
          <w:rFonts w:ascii="Arial" w:hAnsi="Arial" w:cs="Arial"/>
        </w:rPr>
        <w:t>ОЛ/</w:t>
      </w:r>
      <w:r w:rsidR="00C06D97" w:rsidRPr="00C06D97">
        <w:rPr>
          <w:rFonts w:ascii="Arial" w:hAnsi="Arial" w:cs="Arial"/>
        </w:rPr>
        <w:t>ТЗ</w:t>
      </w:r>
      <w:r w:rsidR="00D06839">
        <w:rPr>
          <w:rFonts w:ascii="Arial" w:hAnsi="Arial" w:cs="Arial"/>
        </w:rPr>
        <w:t>, формирование описано в КД «</w:t>
      </w:r>
      <w:r w:rsidR="00D06839" w:rsidRPr="00D06839">
        <w:rPr>
          <w:rFonts w:ascii="Arial" w:hAnsi="Arial" w:cs="Arial"/>
        </w:rPr>
        <w:t xml:space="preserve">Планирование и реализация проектов </w:t>
      </w:r>
      <w:proofErr w:type="spellStart"/>
      <w:r w:rsidR="00D06839" w:rsidRPr="00D06839">
        <w:rPr>
          <w:rFonts w:ascii="Arial" w:hAnsi="Arial" w:cs="Arial"/>
        </w:rPr>
        <w:t>КСиИ</w:t>
      </w:r>
      <w:proofErr w:type="spellEnd"/>
      <w:r w:rsidR="00D06839">
        <w:rPr>
          <w:rFonts w:ascii="Arial" w:hAnsi="Arial" w:cs="Arial"/>
        </w:rPr>
        <w:t>»</w:t>
      </w:r>
      <w:r w:rsidR="00C06D97">
        <w:rPr>
          <w:rFonts w:ascii="Arial" w:hAnsi="Arial" w:cs="Arial"/>
        </w:rPr>
        <w:t>)</w:t>
      </w:r>
      <w:r>
        <w:rPr>
          <w:rFonts w:ascii="Arial" w:hAnsi="Arial" w:cs="Arial"/>
        </w:rPr>
        <w:t xml:space="preserve"> должны быть деблокированы сток-контролером для последующей обработки Закупщиком. Для деблокирования заявок используется специальная экранная форма</w:t>
      </w:r>
      <w:r w:rsidR="005A0065">
        <w:rPr>
          <w:rFonts w:ascii="Arial" w:hAnsi="Arial" w:cs="Arial"/>
        </w:rPr>
        <w:t xml:space="preserve"> (разработка </w:t>
      </w:r>
      <w:r w:rsidR="005A0065" w:rsidRPr="005A0065">
        <w:rPr>
          <w:rFonts w:ascii="Arial" w:hAnsi="Arial" w:cs="Arial"/>
        </w:rPr>
        <w:t>MM06</w:t>
      </w:r>
      <w:r w:rsidR="005A0065">
        <w:rPr>
          <w:rFonts w:ascii="Arial" w:hAnsi="Arial" w:cs="Arial"/>
        </w:rPr>
        <w:t xml:space="preserve"> «</w:t>
      </w:r>
      <w:r w:rsidR="00DA11F3" w:rsidRPr="00DA11F3">
        <w:rPr>
          <w:rFonts w:ascii="Arial" w:hAnsi="Arial" w:cs="Arial"/>
        </w:rPr>
        <w:t>Инструмент для массового деблокирования заявок на списание и заявок на закупку</w:t>
      </w:r>
      <w:r w:rsidR="005A0065">
        <w:rPr>
          <w:rFonts w:ascii="Arial" w:hAnsi="Arial" w:cs="Arial"/>
        </w:rPr>
        <w:t>»)</w:t>
      </w:r>
      <w:r>
        <w:rPr>
          <w:rFonts w:ascii="Arial" w:hAnsi="Arial" w:cs="Arial"/>
        </w:rPr>
        <w:t>. Данная форма наполняется заявками согласно указанн</w:t>
      </w:r>
      <w:r w:rsidR="008B0D63">
        <w:rPr>
          <w:rFonts w:ascii="Arial" w:hAnsi="Arial" w:cs="Arial"/>
        </w:rPr>
        <w:t>ой</w:t>
      </w:r>
      <w:r>
        <w:rPr>
          <w:rFonts w:ascii="Arial" w:hAnsi="Arial" w:cs="Arial"/>
        </w:rPr>
        <w:t xml:space="preserve"> </w:t>
      </w:r>
      <w:r w:rsidR="0085782F">
        <w:rPr>
          <w:rFonts w:ascii="Arial" w:hAnsi="Arial" w:cs="Arial"/>
        </w:rPr>
        <w:t>планов</w:t>
      </w:r>
      <w:r w:rsidR="008B0D63">
        <w:rPr>
          <w:rFonts w:ascii="Arial" w:hAnsi="Arial" w:cs="Arial"/>
        </w:rPr>
        <w:t>ой дате (или периоду)</w:t>
      </w:r>
      <w:r w:rsidR="0085782F">
        <w:rPr>
          <w:rFonts w:ascii="Arial" w:hAnsi="Arial" w:cs="Arial"/>
        </w:rPr>
        <w:t xml:space="preserve"> </w:t>
      </w:r>
      <w:r w:rsidR="008B0D63">
        <w:rPr>
          <w:rFonts w:ascii="Arial" w:hAnsi="Arial" w:cs="Arial"/>
        </w:rPr>
        <w:t>«</w:t>
      </w:r>
      <w:r w:rsidR="0085782F" w:rsidRPr="0085782F">
        <w:rPr>
          <w:rFonts w:ascii="Arial" w:hAnsi="Arial" w:cs="Arial"/>
        </w:rPr>
        <w:t>Согласование сток-контролёром</w:t>
      </w:r>
      <w:r w:rsidR="008B0D63">
        <w:rPr>
          <w:rFonts w:ascii="Arial" w:hAnsi="Arial" w:cs="Arial"/>
        </w:rPr>
        <w:t>»</w:t>
      </w:r>
      <w:r>
        <w:rPr>
          <w:rFonts w:ascii="Arial" w:hAnsi="Arial" w:cs="Arial"/>
        </w:rPr>
        <w:t>, ответственному сток-контролеру и прочим селекционным критериям. Деблокирование выполняется посредством установки соответствующего статуса.</w:t>
      </w:r>
    </w:p>
    <w:p w14:paraId="1CE46A14" w14:textId="77777777" w:rsidR="0013069E" w:rsidRDefault="00B95333" w:rsidP="00B95333">
      <w:pPr>
        <w:spacing w:after="240" w:line="276" w:lineRule="auto"/>
        <w:ind w:firstLine="567"/>
        <w:rPr>
          <w:rFonts w:ascii="Arial" w:hAnsi="Arial" w:cs="Arial"/>
        </w:rPr>
      </w:pPr>
      <w:r>
        <w:rPr>
          <w:rFonts w:ascii="Arial" w:hAnsi="Arial" w:cs="Arial"/>
        </w:rPr>
        <w:t>Данной операцией</w:t>
      </w:r>
      <w:r w:rsidR="0013069E">
        <w:rPr>
          <w:rFonts w:ascii="Arial" w:hAnsi="Arial" w:cs="Arial"/>
        </w:rPr>
        <w:t xml:space="preserve"> Сток-контролёр </w:t>
      </w:r>
      <w:r w:rsidR="0013069E" w:rsidRPr="008863AF">
        <w:rPr>
          <w:rFonts w:ascii="Arial" w:hAnsi="Arial" w:cs="Arial"/>
        </w:rPr>
        <w:t>подтверждает необходимость проработки и исполнения заяв</w:t>
      </w:r>
      <w:r w:rsidR="0013069E">
        <w:rPr>
          <w:rFonts w:ascii="Arial" w:hAnsi="Arial" w:cs="Arial"/>
        </w:rPr>
        <w:t>ок на закупку МТР</w:t>
      </w:r>
      <w:r w:rsidR="0013069E" w:rsidRPr="008863AF">
        <w:rPr>
          <w:rFonts w:ascii="Arial" w:hAnsi="Arial" w:cs="Arial"/>
        </w:rPr>
        <w:t xml:space="preserve"> в соответств</w:t>
      </w:r>
      <w:r w:rsidR="0013069E">
        <w:rPr>
          <w:rFonts w:ascii="Arial" w:hAnsi="Arial" w:cs="Arial"/>
        </w:rPr>
        <w:t>ии с указанными в них условиями</w:t>
      </w:r>
      <w:r>
        <w:rPr>
          <w:rFonts w:ascii="Arial" w:hAnsi="Arial" w:cs="Arial"/>
        </w:rPr>
        <w:t>.</w:t>
      </w:r>
      <w:r w:rsidR="0013069E" w:rsidRPr="00940A19">
        <w:rPr>
          <w:rFonts w:ascii="Arial" w:hAnsi="Arial" w:cs="Arial"/>
        </w:rPr>
        <w:t xml:space="preserve"> </w:t>
      </w:r>
      <w:r>
        <w:rPr>
          <w:rFonts w:ascii="Arial" w:hAnsi="Arial" w:cs="Arial"/>
        </w:rPr>
        <w:t>П</w:t>
      </w:r>
      <w:r w:rsidR="0013069E" w:rsidRPr="00940A19">
        <w:rPr>
          <w:rFonts w:ascii="Arial" w:hAnsi="Arial" w:cs="Arial"/>
        </w:rPr>
        <w:t xml:space="preserve">осле </w:t>
      </w:r>
      <w:r>
        <w:rPr>
          <w:rFonts w:ascii="Arial" w:hAnsi="Arial" w:cs="Arial"/>
        </w:rPr>
        <w:t>этого заявки</w:t>
      </w:r>
      <w:r w:rsidR="0013069E" w:rsidRPr="00940A19">
        <w:rPr>
          <w:rFonts w:ascii="Arial" w:hAnsi="Arial" w:cs="Arial"/>
        </w:rPr>
        <w:t xml:space="preserve"> передаются в работу Закупщику</w:t>
      </w:r>
      <w:r w:rsidR="0013069E">
        <w:rPr>
          <w:rFonts w:ascii="Arial" w:hAnsi="Arial" w:cs="Arial"/>
        </w:rPr>
        <w:t xml:space="preserve"> в процесс ПП-10.04.03.01 Выполнение закупки</w:t>
      </w:r>
      <w:r w:rsidR="001B196B">
        <w:rPr>
          <w:rFonts w:ascii="Arial" w:hAnsi="Arial" w:cs="Arial"/>
        </w:rPr>
        <w:t>.</w:t>
      </w:r>
    </w:p>
    <w:p w14:paraId="01C63738" w14:textId="77777777" w:rsidR="001B4257" w:rsidRDefault="00567EAE" w:rsidP="00FC19B0">
      <w:pPr>
        <w:spacing w:line="276" w:lineRule="auto"/>
        <w:ind w:firstLine="567"/>
        <w:rPr>
          <w:rFonts w:ascii="Arial" w:hAnsi="Arial" w:cs="Arial"/>
        </w:rPr>
      </w:pPr>
      <w:bookmarkStart w:id="736" w:name="_Hlk522792315"/>
      <w:r w:rsidRPr="00730E72">
        <w:rPr>
          <w:rFonts w:ascii="Arial" w:hAnsi="Arial" w:cs="Arial"/>
        </w:rPr>
        <w:t>При деблокировании</w:t>
      </w:r>
      <w:r w:rsidR="001B4257">
        <w:rPr>
          <w:rFonts w:ascii="Arial" w:hAnsi="Arial" w:cs="Arial"/>
        </w:rPr>
        <w:t xml:space="preserve"> и передаче заявки в работу закупщику</w:t>
      </w:r>
      <w:r w:rsidRPr="00730E72">
        <w:rPr>
          <w:rFonts w:ascii="Arial" w:hAnsi="Arial" w:cs="Arial"/>
        </w:rPr>
        <w:t xml:space="preserve"> в графике закупки (разработка MM40 «Ведение графика закупки») заполняется фактическая дата деблокирования заявки на закупку МТР сток-контролёром. </w:t>
      </w:r>
      <w:r w:rsidR="00242ACB" w:rsidRPr="00730E72">
        <w:rPr>
          <w:rFonts w:ascii="Arial" w:hAnsi="Arial" w:cs="Arial"/>
        </w:rPr>
        <w:t xml:space="preserve">Если фактическая дата деблокирования будет позже </w:t>
      </w:r>
      <w:r w:rsidR="00EA0F7D" w:rsidRPr="00730E72">
        <w:rPr>
          <w:rFonts w:ascii="Arial" w:hAnsi="Arial" w:cs="Arial"/>
        </w:rPr>
        <w:t>прогнозн</w:t>
      </w:r>
      <w:r w:rsidR="00242ACB" w:rsidRPr="00730E72">
        <w:rPr>
          <w:rFonts w:ascii="Arial" w:hAnsi="Arial" w:cs="Arial"/>
        </w:rPr>
        <w:t xml:space="preserve">ой </w:t>
      </w:r>
      <w:r w:rsidR="003A741A" w:rsidRPr="00730E72">
        <w:rPr>
          <w:rFonts w:ascii="Arial" w:hAnsi="Arial" w:cs="Arial"/>
        </w:rPr>
        <w:t>(</w:t>
      </w:r>
      <w:r w:rsidR="00845292" w:rsidRPr="00730E72">
        <w:rPr>
          <w:rFonts w:ascii="Arial" w:hAnsi="Arial" w:cs="Arial"/>
        </w:rPr>
        <w:t xml:space="preserve">указанной в </w:t>
      </w:r>
      <w:r w:rsidRPr="00730E72">
        <w:rPr>
          <w:rFonts w:ascii="Arial" w:hAnsi="Arial" w:cs="Arial"/>
        </w:rPr>
        <w:t>графике закупки</w:t>
      </w:r>
      <w:r w:rsidR="003A741A" w:rsidRPr="00730E72">
        <w:rPr>
          <w:rFonts w:ascii="Arial" w:hAnsi="Arial" w:cs="Arial"/>
        </w:rPr>
        <w:t>)</w:t>
      </w:r>
      <w:r w:rsidR="00242ACB" w:rsidRPr="00730E72">
        <w:rPr>
          <w:rFonts w:ascii="Arial" w:hAnsi="Arial" w:cs="Arial"/>
        </w:rPr>
        <w:t>, то в позиции заявки на закупку автоматически устанавливается индикатор «</w:t>
      </w:r>
      <w:r w:rsidR="003A741A" w:rsidRPr="00730E72">
        <w:rPr>
          <w:rFonts w:ascii="Arial" w:hAnsi="Arial" w:cs="Arial"/>
        </w:rPr>
        <w:t>Срочность из-за поздней передачи сток-контролером заявки на закупку МТР</w:t>
      </w:r>
      <w:r w:rsidR="00242ACB" w:rsidRPr="00730E72">
        <w:rPr>
          <w:rFonts w:ascii="Arial" w:hAnsi="Arial" w:cs="Arial"/>
        </w:rPr>
        <w:t xml:space="preserve">» (разработка </w:t>
      </w:r>
      <w:r w:rsidR="003A741A" w:rsidRPr="00730E72">
        <w:rPr>
          <w:rFonts w:ascii="Arial" w:hAnsi="Arial" w:cs="Arial"/>
        </w:rPr>
        <w:t>MM02 «</w:t>
      </w:r>
      <w:r w:rsidR="00242ACB" w:rsidRPr="00730E72">
        <w:rPr>
          <w:rFonts w:ascii="Arial" w:hAnsi="Arial" w:cs="Arial"/>
        </w:rPr>
        <w:t>Проставление признака срочности</w:t>
      </w:r>
      <w:r w:rsidR="003A741A" w:rsidRPr="00730E72">
        <w:rPr>
          <w:rFonts w:ascii="Arial" w:hAnsi="Arial" w:cs="Arial"/>
        </w:rPr>
        <w:t>»</w:t>
      </w:r>
      <w:r w:rsidR="00242ACB" w:rsidRPr="00730E72">
        <w:rPr>
          <w:rFonts w:ascii="Arial" w:hAnsi="Arial" w:cs="Arial"/>
        </w:rPr>
        <w:t>)</w:t>
      </w:r>
      <w:r w:rsidR="003A741A" w:rsidRPr="00730E72">
        <w:rPr>
          <w:rFonts w:ascii="Arial" w:hAnsi="Arial" w:cs="Arial"/>
        </w:rPr>
        <w:t>.</w:t>
      </w:r>
    </w:p>
    <w:p w14:paraId="05B12102" w14:textId="5328CE49" w:rsidR="005D1446" w:rsidRDefault="0042449C" w:rsidP="00FC19B0">
      <w:pPr>
        <w:spacing w:line="276" w:lineRule="auto"/>
        <w:ind w:firstLine="567"/>
        <w:rPr>
          <w:rFonts w:ascii="Arial" w:hAnsi="Arial" w:cs="Arial"/>
        </w:rPr>
      </w:pPr>
      <w:r w:rsidRPr="0042449C">
        <w:rPr>
          <w:rFonts w:ascii="Arial" w:eastAsiaTheme="minorEastAsia" w:hAnsi="Arial" w:cs="Arial"/>
          <w:color w:val="000000" w:themeColor="text1"/>
          <w:szCs w:val="24"/>
          <w:lang w:eastAsia="ru-RU"/>
        </w:rPr>
        <w:t xml:space="preserve">В случае, если закупочная процедура проводилась по заявке на закупку ОДЦИ (вид заявки ZDCI), то после выполнения закупочных процедур, позиции таких заявок поступают сток-контролёру в статусе отклонено менеджером </w:t>
      </w:r>
      <w:r>
        <w:rPr>
          <w:rFonts w:ascii="Arial" w:eastAsiaTheme="minorEastAsia" w:hAnsi="Arial" w:cs="Arial"/>
          <w:color w:val="000000" w:themeColor="text1"/>
          <w:szCs w:val="24"/>
          <w:lang w:eastAsia="ru-RU"/>
        </w:rPr>
        <w:t>по сопровождению договора с ука</w:t>
      </w:r>
      <w:r w:rsidRPr="0042449C">
        <w:rPr>
          <w:rFonts w:ascii="Arial" w:eastAsiaTheme="minorEastAsia" w:hAnsi="Arial" w:cs="Arial"/>
          <w:color w:val="000000" w:themeColor="text1"/>
          <w:szCs w:val="24"/>
          <w:lang w:eastAsia="ru-RU"/>
        </w:rPr>
        <w:t>занием причины отклонения «Расценка ОДЦИ выполнена» с приложенной в ракурсе «Вложения» матрицей оценки (из процесса ПП-10.04.03.01, описано в КД «Закупка МТР, работ, услуг»). Далее сток-контролер оповещает по электронной почте Комплектовщика ОДЦИ о завершении закупочных процедур, приклады</w:t>
      </w:r>
      <w:r>
        <w:rPr>
          <w:rFonts w:ascii="Arial" w:eastAsiaTheme="minorEastAsia" w:hAnsi="Arial" w:cs="Arial"/>
          <w:color w:val="000000" w:themeColor="text1"/>
          <w:szCs w:val="24"/>
          <w:lang w:eastAsia="ru-RU"/>
        </w:rPr>
        <w:t>вая к письму матрицу оценки. Об</w:t>
      </w:r>
      <w:r w:rsidRPr="0042449C">
        <w:rPr>
          <w:rFonts w:ascii="Arial" w:eastAsiaTheme="minorEastAsia" w:hAnsi="Arial" w:cs="Arial"/>
          <w:color w:val="000000" w:themeColor="text1"/>
          <w:szCs w:val="24"/>
          <w:lang w:eastAsia="ru-RU"/>
        </w:rPr>
        <w:t>работанные позиции отмечаются индикатором «Заявка выполнена».</w:t>
      </w:r>
      <w:r w:rsidR="001B4257" w:rsidRPr="00FB7C88">
        <w:rPr>
          <w:rFonts w:ascii="Arial" w:eastAsiaTheme="minorEastAsia" w:hAnsi="Arial" w:cs="Arial"/>
          <w:color w:val="000000" w:themeColor="text1"/>
          <w:szCs w:val="24"/>
          <w:lang w:eastAsia="ru-RU"/>
        </w:rPr>
        <w:t xml:space="preserve"> Комплектовщик ОДЦИ в отчете </w:t>
      </w:r>
      <w:r w:rsidR="001B4257" w:rsidRPr="00985984">
        <w:rPr>
          <w:rFonts w:ascii="Arial" w:eastAsiaTheme="minorEastAsia" w:hAnsi="Arial" w:cs="Arial"/>
          <w:color w:val="000000" w:themeColor="text1"/>
          <w:szCs w:val="24"/>
          <w:lang w:eastAsia="ru-RU"/>
        </w:rPr>
        <w:t xml:space="preserve">PS02 «Фактическое исполнение по отдельным документам Заказчика» (подробнее см. ERP.5.1.71 «Альбом форм по направлению </w:t>
      </w:r>
      <w:proofErr w:type="spellStart"/>
      <w:r w:rsidR="001B4257" w:rsidRPr="00985984">
        <w:rPr>
          <w:rFonts w:ascii="Arial" w:eastAsiaTheme="minorEastAsia" w:hAnsi="Arial" w:cs="Arial"/>
          <w:color w:val="000000" w:themeColor="text1"/>
          <w:szCs w:val="24"/>
          <w:lang w:eastAsia="ru-RU"/>
        </w:rPr>
        <w:t>КСиИ</w:t>
      </w:r>
      <w:proofErr w:type="spellEnd"/>
      <w:r w:rsidR="001B4257" w:rsidRPr="00985984">
        <w:rPr>
          <w:rFonts w:ascii="Arial" w:eastAsiaTheme="minorEastAsia" w:hAnsi="Arial" w:cs="Arial"/>
          <w:color w:val="000000" w:themeColor="text1"/>
          <w:szCs w:val="24"/>
          <w:lang w:eastAsia="ru-RU"/>
        </w:rPr>
        <w:t>») сможет увидеть факт выполнения своей потребности</w:t>
      </w:r>
      <w:r w:rsidR="001B4257">
        <w:rPr>
          <w:rFonts w:ascii="Arial" w:hAnsi="Arial" w:cs="Arial"/>
          <w:color w:val="000000" w:themeColor="text1"/>
          <w:szCs w:val="24"/>
        </w:rPr>
        <w:t>.</w:t>
      </w:r>
    </w:p>
    <w:bookmarkEnd w:id="736"/>
    <w:p w14:paraId="774C0B49" w14:textId="77777777" w:rsidR="00F431B0" w:rsidRDefault="00F431B0" w:rsidP="00B95333">
      <w:pPr>
        <w:spacing w:after="240" w:line="276" w:lineRule="auto"/>
        <w:ind w:firstLine="567"/>
        <w:rPr>
          <w:rFonts w:ascii="Arial" w:hAnsi="Arial" w:cs="Arial"/>
          <w:b/>
        </w:rPr>
      </w:pPr>
      <w:r>
        <w:rPr>
          <w:rFonts w:ascii="Arial" w:hAnsi="Arial" w:cs="Arial"/>
          <w:b/>
        </w:rPr>
        <w:lastRenderedPageBreak/>
        <w:t>Особенности по договорам с квартальной спецификацией:</w:t>
      </w:r>
    </w:p>
    <w:p w14:paraId="3B59ED40" w14:textId="77777777" w:rsidR="00F431B0" w:rsidRDefault="00F431B0" w:rsidP="00F431B0">
      <w:pPr>
        <w:spacing w:after="240" w:line="276" w:lineRule="auto"/>
        <w:ind w:firstLine="567"/>
        <w:rPr>
          <w:rFonts w:ascii="Arial" w:hAnsi="Arial" w:cs="Arial"/>
        </w:rPr>
      </w:pPr>
      <w:r>
        <w:rPr>
          <w:rFonts w:ascii="Arial" w:hAnsi="Arial" w:cs="Arial"/>
        </w:rPr>
        <w:t>П</w:t>
      </w:r>
      <w:r w:rsidR="0081154D" w:rsidRPr="00F431B0">
        <w:rPr>
          <w:rFonts w:ascii="Arial" w:hAnsi="Arial" w:cs="Arial"/>
        </w:rPr>
        <w:t>о заявкам на закупку МТР, которы</w:t>
      </w:r>
      <w:r w:rsidR="00EC0F6F">
        <w:rPr>
          <w:rFonts w:ascii="Arial" w:hAnsi="Arial" w:cs="Arial"/>
        </w:rPr>
        <w:t>м</w:t>
      </w:r>
      <w:r w:rsidR="0081154D" w:rsidRPr="00F431B0">
        <w:rPr>
          <w:rFonts w:ascii="Arial" w:hAnsi="Arial" w:cs="Arial"/>
        </w:rPr>
        <w:t xml:space="preserve"> присвоен договор с квартальной спецификацией в качестве источника поставки</w:t>
      </w:r>
      <w:r>
        <w:rPr>
          <w:rFonts w:ascii="Arial" w:hAnsi="Arial" w:cs="Arial"/>
        </w:rPr>
        <w:t>, согласование сток-контролёром выполняется в 2 этапа – перед со</w:t>
      </w:r>
      <w:r w:rsidR="006E3971">
        <w:rPr>
          <w:rFonts w:ascii="Arial" w:hAnsi="Arial" w:cs="Arial"/>
        </w:rPr>
        <w:t>зданием квартально спецификации и перед созданием разнарядки.</w:t>
      </w:r>
    </w:p>
    <w:p w14:paraId="03EF824D" w14:textId="77777777" w:rsidR="0081154D" w:rsidRDefault="006E3971" w:rsidP="006E3971">
      <w:pPr>
        <w:spacing w:after="240" w:line="276" w:lineRule="auto"/>
        <w:ind w:firstLine="567"/>
        <w:rPr>
          <w:rFonts w:ascii="Arial" w:hAnsi="Arial" w:cs="Arial"/>
        </w:rPr>
      </w:pPr>
      <w:r>
        <w:rPr>
          <w:rFonts w:ascii="Arial" w:hAnsi="Arial" w:cs="Arial"/>
        </w:rPr>
        <w:t>При первом согласовании сток-контролёр ориентируется на дату деблокирования в заявке рассчитанную ППМ исходя из сроков поставки МТР. Данным согласованием он подтверждает квартальный прогноз</w:t>
      </w:r>
      <w:r w:rsidR="0062231C">
        <w:rPr>
          <w:rFonts w:ascii="Arial" w:hAnsi="Arial" w:cs="Arial"/>
        </w:rPr>
        <w:t xml:space="preserve"> (при этом </w:t>
      </w:r>
      <w:r w:rsidR="0062231C" w:rsidRPr="0062231C">
        <w:rPr>
          <w:rFonts w:ascii="Arial" w:hAnsi="Arial" w:cs="Arial"/>
        </w:rPr>
        <w:t>заявка на закупку МТР фиксируется для ППМ, т.е. более не обновляется автоматически</w:t>
      </w:r>
      <w:r w:rsidR="0062231C">
        <w:rPr>
          <w:rFonts w:ascii="Arial" w:hAnsi="Arial" w:cs="Arial"/>
        </w:rPr>
        <w:t>)</w:t>
      </w:r>
      <w:r>
        <w:rPr>
          <w:rFonts w:ascii="Arial" w:hAnsi="Arial" w:cs="Arial"/>
        </w:rPr>
        <w:t xml:space="preserve"> и передаёт заявки на квартал в работу закупщику для </w:t>
      </w:r>
      <w:r w:rsidR="00C207D6">
        <w:rPr>
          <w:rFonts w:ascii="Arial" w:hAnsi="Arial" w:cs="Arial"/>
        </w:rPr>
        <w:t>подтверждения присвоения действующего рамочного договора в качестве источника поставки (описано в КД</w:t>
      </w:r>
      <w:r w:rsidR="007755C0">
        <w:rPr>
          <w:rFonts w:ascii="Arial" w:hAnsi="Arial" w:cs="Arial"/>
        </w:rPr>
        <w:t xml:space="preserve"> «Закупка МТР, работ, услуг»</w:t>
      </w:r>
      <w:r w:rsidR="00C207D6">
        <w:rPr>
          <w:rFonts w:ascii="Arial" w:hAnsi="Arial" w:cs="Arial"/>
        </w:rPr>
        <w:t>)</w:t>
      </w:r>
      <w:r>
        <w:rPr>
          <w:rFonts w:ascii="Arial" w:hAnsi="Arial" w:cs="Arial"/>
        </w:rPr>
        <w:t>.</w:t>
      </w:r>
    </w:p>
    <w:p w14:paraId="1666737B" w14:textId="161602BD" w:rsidR="00C207D6" w:rsidRDefault="00C207D6" w:rsidP="006E3971">
      <w:pPr>
        <w:spacing w:after="240" w:line="276" w:lineRule="auto"/>
        <w:ind w:firstLine="567"/>
        <w:rPr>
          <w:rFonts w:ascii="Arial" w:hAnsi="Arial" w:cs="Arial"/>
        </w:rPr>
      </w:pPr>
      <w:r>
        <w:rPr>
          <w:rFonts w:ascii="Arial" w:hAnsi="Arial" w:cs="Arial"/>
        </w:rPr>
        <w:t>После согласования закупщиком</w:t>
      </w:r>
      <w:r w:rsidR="00EC0F6F">
        <w:rPr>
          <w:rFonts w:ascii="Arial" w:hAnsi="Arial" w:cs="Arial"/>
        </w:rPr>
        <w:t>,</w:t>
      </w:r>
      <w:r>
        <w:rPr>
          <w:rFonts w:ascii="Arial" w:hAnsi="Arial" w:cs="Arial"/>
        </w:rPr>
        <w:t xml:space="preserve"> заявка на закупку МТР передаётся мене</w:t>
      </w:r>
      <w:r w:rsidR="00EC0F6F">
        <w:rPr>
          <w:rFonts w:ascii="Arial" w:hAnsi="Arial" w:cs="Arial"/>
        </w:rPr>
        <w:t>джеру по сопровождению договора для заключения квартальной спецификации</w:t>
      </w:r>
      <w:ins w:id="737" w:author="Kislov Vladimir" w:date="2021-03-23T18:59:00Z">
        <w:r w:rsidR="004061F2">
          <w:rPr>
            <w:rFonts w:ascii="Arial" w:hAnsi="Arial" w:cs="Arial"/>
          </w:rPr>
          <w:t xml:space="preserve"> (разработка </w:t>
        </w:r>
      </w:ins>
      <w:ins w:id="738" w:author="Kislov Vladimir" w:date="2021-03-23T19:00:00Z">
        <w:r w:rsidR="004061F2">
          <w:rPr>
            <w:rFonts w:ascii="Arial" w:hAnsi="Arial" w:cs="Arial"/>
            <w:lang w:val="en-US"/>
          </w:rPr>
          <w:t>MM</w:t>
        </w:r>
        <w:r w:rsidR="004061F2" w:rsidRPr="004061F2">
          <w:rPr>
            <w:rFonts w:ascii="Arial" w:hAnsi="Arial" w:cs="Arial"/>
            <w:rPrChange w:id="739" w:author="Kislov Vladimir" w:date="2021-03-23T19:00:00Z">
              <w:rPr>
                <w:rFonts w:ascii="Arial" w:hAnsi="Arial" w:cs="Arial"/>
                <w:lang w:val="en-US"/>
              </w:rPr>
            </w:rPrChange>
          </w:rPr>
          <w:t>213)</w:t>
        </w:r>
      </w:ins>
      <w:r w:rsidR="001A5192">
        <w:rPr>
          <w:rFonts w:ascii="Arial" w:hAnsi="Arial" w:cs="Arial"/>
        </w:rPr>
        <w:t>.</w:t>
      </w:r>
      <w:r w:rsidR="00EC0F6F">
        <w:rPr>
          <w:rFonts w:ascii="Arial" w:hAnsi="Arial" w:cs="Arial"/>
        </w:rPr>
        <w:t xml:space="preserve"> </w:t>
      </w:r>
      <w:r w:rsidR="001A5192">
        <w:rPr>
          <w:rFonts w:ascii="Arial" w:hAnsi="Arial" w:cs="Arial"/>
        </w:rPr>
        <w:t xml:space="preserve">После согласования квартальной спецификации (или спецификации на защищённый склад) в СЭД, заявки на закупку </w:t>
      </w:r>
      <w:r w:rsidR="00EC0F6F">
        <w:rPr>
          <w:rFonts w:ascii="Arial" w:hAnsi="Arial" w:cs="Arial"/>
        </w:rPr>
        <w:t>становится доступной для обновления ППМ в случае изменения потребностей</w:t>
      </w:r>
      <w:r w:rsidR="001A5192">
        <w:rPr>
          <w:rFonts w:ascii="Arial" w:hAnsi="Arial" w:cs="Arial"/>
        </w:rPr>
        <w:t xml:space="preserve"> (разработка </w:t>
      </w:r>
      <w:r w:rsidR="001A5192">
        <w:rPr>
          <w:rFonts w:ascii="Arial" w:hAnsi="Arial" w:cs="Arial"/>
          <w:color w:val="000000" w:themeColor="text1"/>
          <w:szCs w:val="24"/>
        </w:rPr>
        <w:t>ММ58</w:t>
      </w:r>
      <w:r w:rsidR="001A5192" w:rsidRPr="00861566">
        <w:rPr>
          <w:rFonts w:ascii="Arial" w:hAnsi="Arial" w:cs="Arial"/>
          <w:color w:val="000000" w:themeColor="text1"/>
          <w:szCs w:val="24"/>
        </w:rPr>
        <w:t xml:space="preserve"> </w:t>
      </w:r>
      <w:r w:rsidR="001A5192">
        <w:rPr>
          <w:rFonts w:ascii="Arial" w:hAnsi="Arial" w:cs="Arial"/>
          <w:color w:val="000000" w:themeColor="text1"/>
          <w:szCs w:val="24"/>
        </w:rPr>
        <w:t>«</w:t>
      </w:r>
      <w:r w:rsidR="001A5192" w:rsidRPr="00861566">
        <w:rPr>
          <w:rFonts w:ascii="Arial" w:hAnsi="Arial" w:cs="Arial"/>
          <w:color w:val="000000" w:themeColor="text1"/>
          <w:szCs w:val="24"/>
        </w:rPr>
        <w:t xml:space="preserve">Установка статуса </w:t>
      </w:r>
      <w:r w:rsidR="001A5192">
        <w:rPr>
          <w:rFonts w:ascii="Arial" w:hAnsi="Arial" w:cs="Arial"/>
          <w:color w:val="000000" w:themeColor="text1"/>
          <w:szCs w:val="24"/>
        </w:rPr>
        <w:t>в заявке на закупку МТР</w:t>
      </w:r>
      <w:r w:rsidR="001A5192" w:rsidRPr="00861566">
        <w:rPr>
          <w:rFonts w:ascii="Arial" w:hAnsi="Arial" w:cs="Arial"/>
          <w:color w:val="000000" w:themeColor="text1"/>
          <w:szCs w:val="24"/>
        </w:rPr>
        <w:t xml:space="preserve"> </w:t>
      </w:r>
      <w:r w:rsidR="001A5192">
        <w:rPr>
          <w:rFonts w:ascii="Arial" w:hAnsi="Arial" w:cs="Arial"/>
          <w:color w:val="000000" w:themeColor="text1"/>
          <w:szCs w:val="24"/>
        </w:rPr>
        <w:t>SS-Кв</w:t>
      </w:r>
      <w:r w:rsidR="001A5192" w:rsidRPr="00861566">
        <w:rPr>
          <w:rFonts w:ascii="Arial" w:hAnsi="Arial" w:cs="Arial"/>
          <w:color w:val="000000" w:themeColor="text1"/>
          <w:szCs w:val="24"/>
        </w:rPr>
        <w:t>артальная спецификация</w:t>
      </w:r>
      <w:r w:rsidR="001A5192" w:rsidRPr="000E606D">
        <w:rPr>
          <w:rFonts w:ascii="Arial" w:hAnsi="Arial" w:cs="Arial"/>
          <w:color w:val="000000" w:themeColor="text1"/>
          <w:szCs w:val="24"/>
        </w:rPr>
        <w:t>»</w:t>
      </w:r>
      <w:r w:rsidR="001A5192">
        <w:rPr>
          <w:rFonts w:ascii="Arial" w:hAnsi="Arial" w:cs="Arial"/>
        </w:rPr>
        <w:t>)</w:t>
      </w:r>
      <w:r w:rsidR="00EC0F6F">
        <w:rPr>
          <w:rFonts w:ascii="Arial" w:hAnsi="Arial" w:cs="Arial"/>
        </w:rPr>
        <w:t>.</w:t>
      </w:r>
    </w:p>
    <w:p w14:paraId="7368EF4D" w14:textId="77777777" w:rsidR="006E3971" w:rsidRDefault="00EC0F6F" w:rsidP="006E3971">
      <w:pPr>
        <w:spacing w:after="240" w:line="276" w:lineRule="auto"/>
        <w:ind w:firstLine="567"/>
        <w:rPr>
          <w:rFonts w:ascii="Arial" w:hAnsi="Arial" w:cs="Arial"/>
        </w:rPr>
      </w:pPr>
      <w:r>
        <w:rPr>
          <w:rFonts w:ascii="Arial" w:hAnsi="Arial" w:cs="Arial"/>
        </w:rPr>
        <w:t>При наступлении срока предоставления прогноза на месяц (срок оговаривается в условиях договора), сток-контролёр выполняет второй этап согласования заявки на закупку МТР</w:t>
      </w:r>
      <w:r w:rsidR="006E3971">
        <w:rPr>
          <w:rFonts w:ascii="Arial" w:hAnsi="Arial" w:cs="Arial"/>
        </w:rPr>
        <w:t>.</w:t>
      </w:r>
      <w:r>
        <w:rPr>
          <w:rFonts w:ascii="Arial" w:hAnsi="Arial" w:cs="Arial"/>
        </w:rPr>
        <w:t xml:space="preserve"> Вторым согласованием сток-контролёр подтверждает прогноз на месяц и передаёт его менеджеру по сопровождению договора для создания разнарядки</w:t>
      </w:r>
      <w:r w:rsidR="001D6D7C">
        <w:rPr>
          <w:rFonts w:ascii="Arial" w:hAnsi="Arial" w:cs="Arial"/>
        </w:rPr>
        <w:t>. После установки второго статуса деблокирования заявка на закупку МТР фиксируется для ППМ, т.е. более не обновляется автоматически.</w:t>
      </w:r>
    </w:p>
    <w:p w14:paraId="545B1A08" w14:textId="77777777" w:rsidR="0013069E" w:rsidRPr="00247522" w:rsidRDefault="0013069E" w:rsidP="0013069E">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40</w:t>
      </w:r>
      <w:r w:rsidRPr="00247522">
        <w:rPr>
          <w:rFonts w:ascii="Arial" w:hAnsi="Arial" w:cs="Arial"/>
          <w:b/>
          <w:sz w:val="22"/>
        </w:rPr>
        <w:fldChar w:fldCharType="end"/>
      </w:r>
      <w:r>
        <w:rPr>
          <w:rFonts w:ascii="Arial" w:hAnsi="Arial" w:cs="Arial"/>
          <w:b/>
          <w:sz w:val="22"/>
        </w:rPr>
        <w:t>. Описание шага «</w:t>
      </w:r>
      <w:r w:rsidRPr="00B44A83">
        <w:rPr>
          <w:rFonts w:ascii="Arial" w:hAnsi="Arial" w:cs="Arial"/>
          <w:b/>
          <w:sz w:val="22"/>
        </w:rPr>
        <w:t>Согласование и передача заявки на закупку МТР в работу Закупщику</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29"/>
        <w:gridCol w:w="2693"/>
        <w:gridCol w:w="885"/>
        <w:gridCol w:w="1667"/>
        <w:gridCol w:w="1274"/>
        <w:gridCol w:w="1828"/>
      </w:tblGrid>
      <w:tr w:rsidR="0013069E" w:rsidRPr="00F94454" w14:paraId="5B2516BC" w14:textId="77777777" w:rsidTr="004F6A08">
        <w:trPr>
          <w:cantSplit/>
          <w:trHeight w:val="397"/>
          <w:tblHeader/>
        </w:trPr>
        <w:tc>
          <w:tcPr>
            <w:tcW w:w="898" w:type="pct"/>
            <w:shd w:val="clear" w:color="auto" w:fill="FFC000"/>
            <w:vAlign w:val="center"/>
          </w:tcPr>
          <w:p w14:paraId="46027DB2" w14:textId="77777777" w:rsidR="0013069E" w:rsidRPr="00D36A72" w:rsidRDefault="0013069E" w:rsidP="004F6A08">
            <w:pPr>
              <w:jc w:val="center"/>
              <w:rPr>
                <w:rFonts w:ascii="Arial" w:hAnsi="Arial" w:cs="Arial"/>
                <w:b/>
                <w:sz w:val="20"/>
              </w:rPr>
            </w:pPr>
            <w:r>
              <w:rPr>
                <w:rFonts w:ascii="Arial" w:hAnsi="Arial" w:cs="Arial"/>
                <w:b/>
                <w:sz w:val="20"/>
                <w:szCs w:val="20"/>
                <w:lang w:eastAsia="ru-RU"/>
              </w:rPr>
              <w:t>Номер шага</w:t>
            </w:r>
          </w:p>
        </w:tc>
        <w:tc>
          <w:tcPr>
            <w:tcW w:w="1323" w:type="pct"/>
            <w:shd w:val="clear" w:color="auto" w:fill="FFC000"/>
            <w:vAlign w:val="center"/>
          </w:tcPr>
          <w:p w14:paraId="689CF8DE" w14:textId="77777777" w:rsidR="0013069E" w:rsidRDefault="0013069E" w:rsidP="004F6A08">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35" w:type="pct"/>
            <w:shd w:val="clear" w:color="auto" w:fill="FFC000"/>
            <w:vAlign w:val="center"/>
          </w:tcPr>
          <w:p w14:paraId="6904495E" w14:textId="77777777" w:rsidR="0013069E" w:rsidRPr="00F94454" w:rsidRDefault="0013069E" w:rsidP="004F6A08">
            <w:pPr>
              <w:jc w:val="center"/>
              <w:rPr>
                <w:rFonts w:ascii="Arial" w:hAnsi="Arial" w:cs="Arial"/>
                <w:b/>
                <w:sz w:val="20"/>
              </w:rPr>
            </w:pPr>
            <w:r>
              <w:rPr>
                <w:rFonts w:ascii="Arial" w:hAnsi="Arial" w:cs="Arial"/>
                <w:b/>
                <w:sz w:val="20"/>
              </w:rPr>
              <w:t>Транзакция</w:t>
            </w:r>
          </w:p>
        </w:tc>
        <w:tc>
          <w:tcPr>
            <w:tcW w:w="819" w:type="pct"/>
            <w:shd w:val="clear" w:color="auto" w:fill="FFC000"/>
          </w:tcPr>
          <w:p w14:paraId="647F8A7D" w14:textId="77777777" w:rsidR="0013069E" w:rsidRDefault="0013069E" w:rsidP="004F6A08">
            <w:pPr>
              <w:jc w:val="center"/>
              <w:rPr>
                <w:rFonts w:ascii="Arial" w:hAnsi="Arial" w:cs="Arial"/>
                <w:b/>
                <w:sz w:val="20"/>
              </w:rPr>
            </w:pPr>
            <w:r>
              <w:rPr>
                <w:rFonts w:ascii="Arial" w:hAnsi="Arial" w:cs="Arial"/>
                <w:b/>
                <w:sz w:val="20"/>
              </w:rPr>
              <w:t>Вход</w:t>
            </w:r>
          </w:p>
        </w:tc>
        <w:tc>
          <w:tcPr>
            <w:tcW w:w="626" w:type="pct"/>
            <w:shd w:val="clear" w:color="auto" w:fill="FFC000"/>
          </w:tcPr>
          <w:p w14:paraId="0BF0DA78" w14:textId="77777777" w:rsidR="0013069E" w:rsidRDefault="0013069E" w:rsidP="004F6A08">
            <w:pPr>
              <w:jc w:val="center"/>
              <w:rPr>
                <w:rFonts w:ascii="Arial" w:hAnsi="Arial" w:cs="Arial"/>
                <w:b/>
                <w:sz w:val="20"/>
              </w:rPr>
            </w:pPr>
            <w:r>
              <w:rPr>
                <w:rFonts w:ascii="Arial" w:hAnsi="Arial" w:cs="Arial"/>
                <w:b/>
                <w:sz w:val="20"/>
              </w:rPr>
              <w:t>Результат</w:t>
            </w:r>
          </w:p>
        </w:tc>
        <w:tc>
          <w:tcPr>
            <w:tcW w:w="898" w:type="pct"/>
            <w:shd w:val="clear" w:color="auto" w:fill="FFC000"/>
          </w:tcPr>
          <w:p w14:paraId="31F9E724" w14:textId="77777777" w:rsidR="0013069E" w:rsidRDefault="0013069E" w:rsidP="004F6A08">
            <w:pPr>
              <w:jc w:val="center"/>
              <w:rPr>
                <w:rFonts w:ascii="Arial" w:hAnsi="Arial" w:cs="Arial"/>
                <w:b/>
                <w:sz w:val="20"/>
              </w:rPr>
            </w:pPr>
            <w:r>
              <w:rPr>
                <w:rFonts w:ascii="Arial" w:hAnsi="Arial" w:cs="Arial"/>
                <w:b/>
                <w:sz w:val="20"/>
              </w:rPr>
              <w:t>Бизнес-роль</w:t>
            </w:r>
          </w:p>
        </w:tc>
      </w:tr>
      <w:tr w:rsidR="0013069E" w14:paraId="3389699C" w14:textId="77777777" w:rsidTr="004F6A08">
        <w:trPr>
          <w:cantSplit/>
          <w:trHeight w:val="2390"/>
        </w:trPr>
        <w:tc>
          <w:tcPr>
            <w:tcW w:w="898" w:type="pct"/>
          </w:tcPr>
          <w:p w14:paraId="38E60F27" w14:textId="77777777" w:rsidR="0013069E" w:rsidRDefault="0013069E" w:rsidP="004F6A08">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4</w:t>
            </w:r>
            <w:r w:rsidRPr="00B613A3">
              <w:rPr>
                <w:rFonts w:ascii="Arial" w:hAnsi="Arial" w:cs="Arial"/>
                <w:sz w:val="20"/>
                <w:szCs w:val="20"/>
              </w:rPr>
              <w:t>.0</w:t>
            </w:r>
            <w:r>
              <w:rPr>
                <w:rFonts w:ascii="Arial" w:hAnsi="Arial" w:cs="Arial"/>
                <w:sz w:val="20"/>
                <w:szCs w:val="20"/>
              </w:rPr>
              <w:t>7</w:t>
            </w:r>
            <w:r w:rsidRPr="00B613A3">
              <w:rPr>
                <w:rFonts w:ascii="Arial" w:hAnsi="Arial" w:cs="Arial"/>
                <w:sz w:val="20"/>
                <w:szCs w:val="20"/>
              </w:rPr>
              <w:t>0</w:t>
            </w:r>
          </w:p>
        </w:tc>
        <w:tc>
          <w:tcPr>
            <w:tcW w:w="1323" w:type="pct"/>
          </w:tcPr>
          <w:p w14:paraId="6CE01160" w14:textId="77777777" w:rsidR="0013069E" w:rsidRDefault="0013069E" w:rsidP="004F6A08">
            <w:pPr>
              <w:jc w:val="left"/>
              <w:rPr>
                <w:rFonts w:ascii="Arial" w:hAnsi="Arial" w:cs="Arial"/>
                <w:sz w:val="20"/>
              </w:rPr>
            </w:pPr>
            <w:r>
              <w:rPr>
                <w:rFonts w:ascii="Arial" w:hAnsi="Arial" w:cs="Arial"/>
                <w:sz w:val="20"/>
              </w:rPr>
              <w:t>- Заявка на закупку МТР создана.</w:t>
            </w:r>
            <w:r>
              <w:rPr>
                <w:rFonts w:ascii="Arial" w:hAnsi="Arial" w:cs="Arial"/>
                <w:sz w:val="20"/>
              </w:rPr>
              <w:br/>
              <w:t>ИЛИ</w:t>
            </w:r>
          </w:p>
          <w:p w14:paraId="6B077148" w14:textId="77777777" w:rsidR="0013069E" w:rsidRDefault="0013069E" w:rsidP="004F6A08">
            <w:pPr>
              <w:jc w:val="left"/>
              <w:rPr>
                <w:rFonts w:ascii="Arial" w:hAnsi="Arial" w:cs="Arial"/>
                <w:sz w:val="20"/>
              </w:rPr>
            </w:pPr>
            <w:r>
              <w:rPr>
                <w:rFonts w:ascii="Arial" w:hAnsi="Arial" w:cs="Arial"/>
                <w:sz w:val="20"/>
              </w:rPr>
              <w:t>-  Заявка на закупку МТР изменена.</w:t>
            </w:r>
          </w:p>
        </w:tc>
        <w:tc>
          <w:tcPr>
            <w:tcW w:w="435" w:type="pct"/>
            <w:shd w:val="clear" w:color="auto" w:fill="auto"/>
          </w:tcPr>
          <w:p w14:paraId="1791B618" w14:textId="77777777" w:rsidR="0013069E" w:rsidRDefault="0013069E" w:rsidP="004F6A08">
            <w:pPr>
              <w:jc w:val="left"/>
              <w:rPr>
                <w:rFonts w:ascii="Arial" w:hAnsi="Arial" w:cs="Arial"/>
                <w:sz w:val="20"/>
                <w:lang w:val="en-US"/>
              </w:rPr>
            </w:pPr>
            <w:r>
              <w:rPr>
                <w:rFonts w:ascii="Arial" w:hAnsi="Arial" w:cs="Arial"/>
                <w:sz w:val="20"/>
                <w:lang w:val="en-US"/>
              </w:rPr>
              <w:t>ME54N</w:t>
            </w:r>
          </w:p>
          <w:p w14:paraId="4C036F97" w14:textId="77777777" w:rsidR="0013069E" w:rsidRPr="00CF33DC" w:rsidRDefault="0013069E" w:rsidP="004F6A08">
            <w:pPr>
              <w:jc w:val="left"/>
              <w:rPr>
                <w:rFonts w:ascii="Arial" w:hAnsi="Arial" w:cs="Arial"/>
                <w:sz w:val="20"/>
                <w:szCs w:val="20"/>
                <w:lang w:val="en-US"/>
              </w:rPr>
            </w:pPr>
            <w:r>
              <w:rPr>
                <w:rFonts w:ascii="Arial" w:hAnsi="Arial" w:cs="Arial"/>
                <w:sz w:val="20"/>
                <w:lang w:val="en-US"/>
              </w:rPr>
              <w:t>ME55</w:t>
            </w:r>
          </w:p>
        </w:tc>
        <w:tc>
          <w:tcPr>
            <w:tcW w:w="819" w:type="pct"/>
          </w:tcPr>
          <w:p w14:paraId="3ADCC886" w14:textId="77777777" w:rsidR="0013069E" w:rsidRPr="00CF33DC" w:rsidRDefault="0013069E" w:rsidP="004F6A08">
            <w:pPr>
              <w:jc w:val="left"/>
              <w:rPr>
                <w:rFonts w:ascii="Arial" w:hAnsi="Arial" w:cs="Arial"/>
                <w:sz w:val="20"/>
              </w:rPr>
            </w:pPr>
            <w:r w:rsidRPr="00CF33DC">
              <w:rPr>
                <w:rFonts w:ascii="Arial" w:hAnsi="Arial" w:cs="Arial"/>
                <w:sz w:val="20"/>
              </w:rPr>
              <w:t xml:space="preserve">- </w:t>
            </w:r>
            <w:r>
              <w:t xml:space="preserve"> </w:t>
            </w:r>
            <w:r w:rsidRPr="00CF33DC">
              <w:rPr>
                <w:rFonts w:ascii="Arial" w:hAnsi="Arial" w:cs="Arial"/>
                <w:sz w:val="20"/>
              </w:rPr>
              <w:t>Заявка на закупку МТР</w:t>
            </w:r>
          </w:p>
          <w:p w14:paraId="4305A042" w14:textId="77777777" w:rsidR="0013069E" w:rsidRDefault="0013069E" w:rsidP="004F6A08">
            <w:pPr>
              <w:jc w:val="left"/>
              <w:rPr>
                <w:rFonts w:ascii="Arial" w:hAnsi="Arial" w:cs="Arial"/>
                <w:sz w:val="20"/>
              </w:rPr>
            </w:pPr>
            <w:r w:rsidRPr="00CF33DC">
              <w:rPr>
                <w:rFonts w:ascii="Arial" w:hAnsi="Arial" w:cs="Arial"/>
                <w:sz w:val="20"/>
              </w:rPr>
              <w:t>(Создана ППМ)</w:t>
            </w:r>
          </w:p>
          <w:p w14:paraId="49E1ED2D" w14:textId="77777777" w:rsidR="0013069E" w:rsidRPr="00CF33DC" w:rsidRDefault="0013069E" w:rsidP="004F6A08">
            <w:pPr>
              <w:jc w:val="left"/>
              <w:rPr>
                <w:rFonts w:ascii="Arial" w:hAnsi="Arial" w:cs="Arial"/>
                <w:sz w:val="20"/>
              </w:rPr>
            </w:pPr>
            <w:r w:rsidRPr="00CF33DC">
              <w:rPr>
                <w:rFonts w:ascii="Arial" w:hAnsi="Arial" w:cs="Arial"/>
                <w:sz w:val="20"/>
              </w:rPr>
              <w:t>- Заявка на закупку МТР</w:t>
            </w:r>
          </w:p>
          <w:p w14:paraId="7B54B215" w14:textId="77777777" w:rsidR="0013069E" w:rsidRPr="00CF33DC" w:rsidRDefault="0013069E" w:rsidP="004F6A08">
            <w:pPr>
              <w:jc w:val="left"/>
              <w:rPr>
                <w:rFonts w:ascii="Arial" w:hAnsi="Arial" w:cs="Arial"/>
                <w:sz w:val="20"/>
              </w:rPr>
            </w:pPr>
            <w:r>
              <w:rPr>
                <w:rFonts w:ascii="Arial" w:hAnsi="Arial" w:cs="Arial"/>
                <w:sz w:val="20"/>
              </w:rPr>
              <w:t>(Создана сток-контрол</w:t>
            </w:r>
            <w:r w:rsidRPr="00CF33DC">
              <w:rPr>
                <w:rFonts w:ascii="Arial" w:hAnsi="Arial" w:cs="Arial"/>
                <w:sz w:val="20"/>
              </w:rPr>
              <w:t>ером)</w:t>
            </w:r>
          </w:p>
          <w:p w14:paraId="7B40CE8E" w14:textId="77777777" w:rsidR="0013069E" w:rsidRPr="00CF33DC" w:rsidRDefault="0013069E" w:rsidP="004F6A08">
            <w:pPr>
              <w:jc w:val="left"/>
              <w:rPr>
                <w:rFonts w:ascii="Arial" w:hAnsi="Arial" w:cs="Arial"/>
                <w:sz w:val="20"/>
              </w:rPr>
            </w:pPr>
            <w:r>
              <w:rPr>
                <w:rFonts w:ascii="Arial" w:hAnsi="Arial" w:cs="Arial"/>
                <w:sz w:val="20"/>
              </w:rPr>
              <w:t>-</w:t>
            </w:r>
            <w:r>
              <w:t xml:space="preserve"> </w:t>
            </w:r>
            <w:r w:rsidRPr="00CF33DC">
              <w:rPr>
                <w:rFonts w:ascii="Arial" w:hAnsi="Arial" w:cs="Arial"/>
                <w:sz w:val="20"/>
              </w:rPr>
              <w:t>Заявка на закупку МТР</w:t>
            </w:r>
          </w:p>
          <w:p w14:paraId="00411267" w14:textId="77777777" w:rsidR="0013069E" w:rsidRPr="00AF22B7" w:rsidRDefault="0013069E" w:rsidP="004F6A08">
            <w:pPr>
              <w:jc w:val="left"/>
              <w:rPr>
                <w:rFonts w:ascii="Arial" w:hAnsi="Arial" w:cs="Arial"/>
                <w:sz w:val="20"/>
              </w:rPr>
            </w:pPr>
            <w:r>
              <w:rPr>
                <w:rFonts w:ascii="Arial" w:hAnsi="Arial" w:cs="Arial"/>
                <w:sz w:val="20"/>
              </w:rPr>
              <w:t>(Изменена сток-контрол</w:t>
            </w:r>
            <w:r w:rsidRPr="00CF33DC">
              <w:rPr>
                <w:rFonts w:ascii="Arial" w:hAnsi="Arial" w:cs="Arial"/>
                <w:sz w:val="20"/>
              </w:rPr>
              <w:t>ером)</w:t>
            </w:r>
          </w:p>
          <w:p w14:paraId="5B6BB3C9" w14:textId="77777777" w:rsidR="0013069E" w:rsidRPr="00CB3587" w:rsidRDefault="0013069E" w:rsidP="004F6A08">
            <w:pPr>
              <w:jc w:val="left"/>
              <w:rPr>
                <w:rFonts w:ascii="Arial" w:hAnsi="Arial" w:cs="Arial"/>
                <w:sz w:val="20"/>
              </w:rPr>
            </w:pPr>
            <w:r w:rsidRPr="00744648">
              <w:rPr>
                <w:rFonts w:ascii="Arial" w:hAnsi="Arial" w:cs="Arial"/>
                <w:sz w:val="20"/>
              </w:rPr>
              <w:t>- Бюджетный лимит</w:t>
            </w:r>
          </w:p>
        </w:tc>
        <w:tc>
          <w:tcPr>
            <w:tcW w:w="626" w:type="pct"/>
          </w:tcPr>
          <w:p w14:paraId="4DDD12F7" w14:textId="77777777" w:rsidR="0013069E" w:rsidRPr="009B537B" w:rsidRDefault="0013069E" w:rsidP="004F6A08">
            <w:pPr>
              <w:jc w:val="left"/>
              <w:rPr>
                <w:rFonts w:ascii="Arial" w:hAnsi="Arial" w:cs="Arial"/>
                <w:sz w:val="20"/>
              </w:rPr>
            </w:pPr>
            <w:r w:rsidRPr="009B537B">
              <w:rPr>
                <w:rFonts w:ascii="Arial" w:hAnsi="Arial" w:cs="Arial"/>
                <w:sz w:val="20"/>
              </w:rPr>
              <w:t>- Заявка на закупку МТР</w:t>
            </w:r>
          </w:p>
          <w:p w14:paraId="352D7A01" w14:textId="77777777" w:rsidR="0013069E" w:rsidRPr="00B613A3" w:rsidRDefault="0013069E" w:rsidP="004F6A08">
            <w:pPr>
              <w:jc w:val="left"/>
              <w:rPr>
                <w:rFonts w:ascii="Arial" w:hAnsi="Arial" w:cs="Arial"/>
                <w:sz w:val="20"/>
              </w:rPr>
            </w:pPr>
            <w:r w:rsidRPr="009B537B">
              <w:rPr>
                <w:rFonts w:ascii="Arial" w:hAnsi="Arial" w:cs="Arial"/>
                <w:sz w:val="20"/>
              </w:rPr>
              <w:t>(</w:t>
            </w:r>
            <w:r>
              <w:rPr>
                <w:rFonts w:ascii="Arial" w:hAnsi="Arial" w:cs="Arial"/>
                <w:sz w:val="20"/>
              </w:rPr>
              <w:t>Согласована сток-контрол</w:t>
            </w:r>
            <w:r w:rsidRPr="009B537B">
              <w:rPr>
                <w:rFonts w:ascii="Arial" w:hAnsi="Arial" w:cs="Arial"/>
                <w:sz w:val="20"/>
              </w:rPr>
              <w:t>ером)</w:t>
            </w:r>
          </w:p>
        </w:tc>
        <w:tc>
          <w:tcPr>
            <w:tcW w:w="898" w:type="pct"/>
          </w:tcPr>
          <w:p w14:paraId="2CAE3DE6" w14:textId="77777777" w:rsidR="0013069E" w:rsidRPr="00B613A3" w:rsidRDefault="0013069E" w:rsidP="004F6A08">
            <w:pPr>
              <w:jc w:val="left"/>
              <w:rPr>
                <w:rFonts w:ascii="Arial" w:hAnsi="Arial" w:cs="Arial"/>
                <w:sz w:val="20"/>
              </w:rPr>
            </w:pPr>
            <w:r>
              <w:rPr>
                <w:rFonts w:ascii="Arial" w:hAnsi="Arial" w:cs="Arial"/>
                <w:sz w:val="20"/>
              </w:rPr>
              <w:t>- Сток-контролёр</w:t>
            </w:r>
          </w:p>
        </w:tc>
      </w:tr>
    </w:tbl>
    <w:p w14:paraId="39A56355" w14:textId="77777777" w:rsidR="0013069E" w:rsidRPr="00A564C0" w:rsidRDefault="0013069E" w:rsidP="0013069E">
      <w:pPr>
        <w:spacing w:after="240" w:line="276" w:lineRule="auto"/>
        <w:ind w:firstLine="567"/>
        <w:rPr>
          <w:rFonts w:ascii="Arial" w:hAnsi="Arial" w:cs="Arial"/>
        </w:rPr>
      </w:pPr>
    </w:p>
    <w:p w14:paraId="18E08FAB" w14:textId="77777777" w:rsidR="0013069E" w:rsidRDefault="00052518" w:rsidP="0013069E">
      <w:pPr>
        <w:pStyle w:val="4"/>
        <w:rPr>
          <w:b/>
          <w:i w:val="0"/>
          <w:caps w:val="0"/>
          <w:sz w:val="24"/>
          <w:szCs w:val="24"/>
        </w:rPr>
      </w:pPr>
      <w:r w:rsidRPr="0012135C">
        <w:rPr>
          <w:rFonts w:eastAsiaTheme="majorEastAsia" w:cstheme="majorBidi"/>
          <w:b/>
          <w:i w:val="0"/>
          <w:caps w:val="0"/>
          <w:sz w:val="24"/>
          <w:szCs w:val="24"/>
        </w:rPr>
        <w:lastRenderedPageBreak/>
        <w:t xml:space="preserve">Шаг процесса </w:t>
      </w:r>
      <w:r w:rsidRPr="002531A4">
        <w:rPr>
          <w:rFonts w:eastAsiaTheme="majorEastAsia" w:cstheme="majorBidi"/>
          <w:b/>
          <w:i w:val="0"/>
          <w:caps w:val="0"/>
          <w:sz w:val="24"/>
          <w:szCs w:val="24"/>
        </w:rPr>
        <w:t>ПП-10.03.04.0</w:t>
      </w:r>
      <w:r>
        <w:rPr>
          <w:rFonts w:eastAsiaTheme="majorEastAsia" w:cstheme="majorBidi"/>
          <w:b/>
          <w:i w:val="0"/>
          <w:caps w:val="0"/>
          <w:sz w:val="24"/>
          <w:szCs w:val="24"/>
        </w:rPr>
        <w:t>80</w:t>
      </w:r>
      <w:r w:rsidRPr="0012135C">
        <w:rPr>
          <w:rFonts w:eastAsiaTheme="majorEastAsia" w:cstheme="majorBidi"/>
          <w:b/>
          <w:i w:val="0"/>
          <w:caps w:val="0"/>
          <w:sz w:val="24"/>
          <w:szCs w:val="24"/>
        </w:rPr>
        <w:t xml:space="preserve"> – </w:t>
      </w:r>
      <w:r w:rsidR="0013069E" w:rsidRPr="00841ADB">
        <w:rPr>
          <w:b/>
          <w:i w:val="0"/>
          <w:caps w:val="0"/>
          <w:sz w:val="24"/>
          <w:szCs w:val="24"/>
        </w:rPr>
        <w:t>Согласование заявки на перемещение на нормируемые МТР</w:t>
      </w:r>
    </w:p>
    <w:p w14:paraId="79F45A26" w14:textId="77777777" w:rsidR="00B43E53" w:rsidRPr="00B43E53" w:rsidRDefault="00B43E53" w:rsidP="00B43E53"/>
    <w:p w14:paraId="2E336B80" w14:textId="77777777" w:rsidR="00A82D62" w:rsidRDefault="0013069E" w:rsidP="0013069E">
      <w:pPr>
        <w:spacing w:after="240" w:line="276" w:lineRule="auto"/>
        <w:ind w:firstLine="567"/>
        <w:rPr>
          <w:rFonts w:ascii="Arial" w:hAnsi="Arial" w:cs="Arial"/>
        </w:rPr>
      </w:pPr>
      <w:r w:rsidRPr="00940A19">
        <w:rPr>
          <w:rFonts w:ascii="Arial" w:hAnsi="Arial" w:cs="Arial"/>
        </w:rPr>
        <w:t xml:space="preserve">По </w:t>
      </w:r>
      <w:r>
        <w:rPr>
          <w:rFonts w:ascii="Arial" w:hAnsi="Arial" w:cs="Arial"/>
        </w:rPr>
        <w:t>нормируемым МТР</w:t>
      </w:r>
      <w:r w:rsidRPr="00940A19">
        <w:rPr>
          <w:rFonts w:ascii="Arial" w:hAnsi="Arial" w:cs="Arial"/>
        </w:rPr>
        <w:t xml:space="preserve"> </w:t>
      </w:r>
      <w:r>
        <w:rPr>
          <w:rFonts w:ascii="Arial" w:hAnsi="Arial" w:cs="Arial"/>
        </w:rPr>
        <w:t>С</w:t>
      </w:r>
      <w:r w:rsidRPr="00940A19">
        <w:rPr>
          <w:rFonts w:ascii="Arial" w:hAnsi="Arial" w:cs="Arial"/>
        </w:rPr>
        <w:t xml:space="preserve">ток-контроллер </w:t>
      </w:r>
      <w:r w:rsidR="00A82D62">
        <w:rPr>
          <w:rFonts w:ascii="Arial" w:hAnsi="Arial" w:cs="Arial"/>
        </w:rPr>
        <w:t>деблокирует</w:t>
      </w:r>
      <w:r w:rsidRPr="00940A19">
        <w:rPr>
          <w:rFonts w:ascii="Arial" w:hAnsi="Arial" w:cs="Arial"/>
        </w:rPr>
        <w:t xml:space="preserve"> заявки на </w:t>
      </w:r>
      <w:r>
        <w:rPr>
          <w:rFonts w:ascii="Arial" w:hAnsi="Arial" w:cs="Arial"/>
        </w:rPr>
        <w:t xml:space="preserve">перемещение созданные ППМ или вручную, либо скорректированные по замечаниям указанным при отклонении </w:t>
      </w:r>
      <w:r w:rsidR="00A82D62">
        <w:rPr>
          <w:rFonts w:ascii="Arial" w:hAnsi="Arial" w:cs="Arial"/>
        </w:rPr>
        <w:t>Планировщиком логистики.</w:t>
      </w:r>
    </w:p>
    <w:p w14:paraId="05AFE58B" w14:textId="77777777" w:rsidR="00DA02EF" w:rsidRDefault="00DA02EF" w:rsidP="0013069E">
      <w:pPr>
        <w:spacing w:after="240" w:line="276" w:lineRule="auto"/>
        <w:ind w:firstLine="567"/>
        <w:rPr>
          <w:rFonts w:ascii="Arial" w:hAnsi="Arial" w:cs="Arial"/>
        </w:rPr>
      </w:pPr>
      <w:r>
        <w:rPr>
          <w:rFonts w:ascii="Arial" w:hAnsi="Arial" w:cs="Arial"/>
        </w:rPr>
        <w:t xml:space="preserve">Нормируемость МТР </w:t>
      </w:r>
      <w:r w:rsidRPr="00DA02EF">
        <w:rPr>
          <w:rFonts w:ascii="Arial" w:hAnsi="Arial" w:cs="Arial"/>
        </w:rPr>
        <w:t>зависи</w:t>
      </w:r>
      <w:r>
        <w:rPr>
          <w:rFonts w:ascii="Arial" w:hAnsi="Arial" w:cs="Arial"/>
        </w:rPr>
        <w:t>т</w:t>
      </w:r>
      <w:r w:rsidRPr="00DA02EF">
        <w:rPr>
          <w:rFonts w:ascii="Arial" w:hAnsi="Arial" w:cs="Arial"/>
        </w:rPr>
        <w:t xml:space="preserve"> от того, включён МТР в производственную спецификацию или нет. Это будет определяться автоматически при помощи разработки направления Производство (PP59).</w:t>
      </w:r>
    </w:p>
    <w:p w14:paraId="4805C962" w14:textId="77777777" w:rsidR="00A82D62" w:rsidRDefault="00A82D62" w:rsidP="00A82D62">
      <w:pPr>
        <w:spacing w:after="240" w:line="276" w:lineRule="auto"/>
        <w:ind w:firstLine="567"/>
        <w:rPr>
          <w:rFonts w:ascii="Arial" w:hAnsi="Arial" w:cs="Arial"/>
        </w:rPr>
      </w:pPr>
      <w:r>
        <w:rPr>
          <w:rFonts w:ascii="Arial" w:hAnsi="Arial" w:cs="Arial"/>
        </w:rPr>
        <w:t>Для деблокирования заявок используется специальная экранная форма. Данная форма наполняется заявками согласно указанным срокам поставки, ответственному сток-контролеру и прочим селекционным критериям. Деблокирование выполняется посредством установки соответствующего статуса.</w:t>
      </w:r>
    </w:p>
    <w:p w14:paraId="210B7DCF" w14:textId="77777777" w:rsidR="0013069E" w:rsidRDefault="00A82D62" w:rsidP="0013069E">
      <w:pPr>
        <w:spacing w:after="240" w:line="276" w:lineRule="auto"/>
        <w:ind w:firstLine="567"/>
        <w:rPr>
          <w:rFonts w:ascii="Arial" w:hAnsi="Arial" w:cs="Arial"/>
        </w:rPr>
      </w:pPr>
      <w:r>
        <w:rPr>
          <w:rFonts w:ascii="Arial" w:hAnsi="Arial" w:cs="Arial"/>
        </w:rPr>
        <w:t>Данной операцией</w:t>
      </w:r>
      <w:r w:rsidR="0013069E">
        <w:rPr>
          <w:rFonts w:ascii="Arial" w:hAnsi="Arial" w:cs="Arial"/>
        </w:rPr>
        <w:t xml:space="preserve"> Сток-контролёр </w:t>
      </w:r>
      <w:r w:rsidR="0013069E" w:rsidRPr="008863AF">
        <w:rPr>
          <w:rFonts w:ascii="Arial" w:hAnsi="Arial" w:cs="Arial"/>
        </w:rPr>
        <w:t>подтверждает необходимость проработки и исполнения заяв</w:t>
      </w:r>
      <w:r w:rsidR="0013069E">
        <w:rPr>
          <w:rFonts w:ascii="Arial" w:hAnsi="Arial" w:cs="Arial"/>
        </w:rPr>
        <w:t>ок на перемещение</w:t>
      </w:r>
      <w:r w:rsidR="0013069E" w:rsidRPr="008863AF">
        <w:rPr>
          <w:rFonts w:ascii="Arial" w:hAnsi="Arial" w:cs="Arial"/>
        </w:rPr>
        <w:t xml:space="preserve"> в соответств</w:t>
      </w:r>
      <w:r w:rsidR="0013069E">
        <w:rPr>
          <w:rFonts w:ascii="Arial" w:hAnsi="Arial" w:cs="Arial"/>
        </w:rPr>
        <w:t>ии с указанными в них условиями</w:t>
      </w:r>
      <w:r w:rsidR="0013069E" w:rsidRPr="00940A19">
        <w:rPr>
          <w:rFonts w:ascii="Arial" w:hAnsi="Arial" w:cs="Arial"/>
        </w:rPr>
        <w:t>, после чего они</w:t>
      </w:r>
      <w:r w:rsidR="0013069E">
        <w:rPr>
          <w:rFonts w:ascii="Arial" w:hAnsi="Arial" w:cs="Arial"/>
        </w:rPr>
        <w:t xml:space="preserve"> передаются в работу Планировщику логистики в процесс «Планирование работы складской логистики».</w:t>
      </w:r>
    </w:p>
    <w:p w14:paraId="50E6336F" w14:textId="77777777" w:rsidR="00B54D86" w:rsidRDefault="00B54D86" w:rsidP="0013069E">
      <w:pPr>
        <w:spacing w:after="240" w:line="276" w:lineRule="auto"/>
        <w:ind w:firstLine="567"/>
        <w:rPr>
          <w:rFonts w:ascii="Arial" w:hAnsi="Arial" w:cs="Arial"/>
        </w:rPr>
      </w:pPr>
      <w:r w:rsidRPr="00B54D86">
        <w:rPr>
          <w:rFonts w:ascii="Arial" w:hAnsi="Arial" w:cs="Arial"/>
        </w:rPr>
        <w:t>Согласовани</w:t>
      </w:r>
      <w:r>
        <w:rPr>
          <w:rFonts w:ascii="Arial" w:hAnsi="Arial" w:cs="Arial"/>
        </w:rPr>
        <w:t>я</w:t>
      </w:r>
      <w:r w:rsidRPr="00B54D86">
        <w:rPr>
          <w:rFonts w:ascii="Arial" w:hAnsi="Arial" w:cs="Arial"/>
        </w:rPr>
        <w:t xml:space="preserve"> заявок на перемещение по ненормируемым МТР со стороны сток-контролера не требуется, </w:t>
      </w:r>
      <w:r>
        <w:rPr>
          <w:rFonts w:ascii="Arial" w:hAnsi="Arial" w:cs="Arial"/>
        </w:rPr>
        <w:t>такие</w:t>
      </w:r>
      <w:r w:rsidRPr="00B54D86">
        <w:rPr>
          <w:rFonts w:ascii="Arial" w:hAnsi="Arial" w:cs="Arial"/>
        </w:rPr>
        <w:t xml:space="preserve"> заявк</w:t>
      </w:r>
      <w:r>
        <w:rPr>
          <w:rFonts w:ascii="Arial" w:hAnsi="Arial" w:cs="Arial"/>
        </w:rPr>
        <w:t>и</w:t>
      </w:r>
      <w:r w:rsidRPr="00B54D86">
        <w:rPr>
          <w:rFonts w:ascii="Arial" w:hAnsi="Arial" w:cs="Arial"/>
        </w:rPr>
        <w:t xml:space="preserve"> сразу поступ</w:t>
      </w:r>
      <w:r>
        <w:rPr>
          <w:rFonts w:ascii="Arial" w:hAnsi="Arial" w:cs="Arial"/>
        </w:rPr>
        <w:t>ает в обработку планировщику ло</w:t>
      </w:r>
      <w:r w:rsidRPr="00B54D86">
        <w:rPr>
          <w:rFonts w:ascii="Arial" w:hAnsi="Arial" w:cs="Arial"/>
        </w:rPr>
        <w:t>гистики.</w:t>
      </w:r>
    </w:p>
    <w:p w14:paraId="20384C09" w14:textId="77777777" w:rsidR="0013069E" w:rsidRPr="00247522" w:rsidRDefault="0013069E" w:rsidP="0013069E">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41</w:t>
      </w:r>
      <w:r w:rsidRPr="00247522">
        <w:rPr>
          <w:rFonts w:ascii="Arial" w:hAnsi="Arial" w:cs="Arial"/>
          <w:b/>
          <w:sz w:val="22"/>
        </w:rPr>
        <w:fldChar w:fldCharType="end"/>
      </w:r>
      <w:r>
        <w:rPr>
          <w:rFonts w:ascii="Arial" w:hAnsi="Arial" w:cs="Arial"/>
          <w:b/>
          <w:sz w:val="22"/>
        </w:rPr>
        <w:t>. Описание шага «</w:t>
      </w:r>
      <w:r w:rsidRPr="00841ADB">
        <w:rPr>
          <w:rFonts w:ascii="Arial" w:hAnsi="Arial" w:cs="Arial"/>
          <w:b/>
          <w:sz w:val="22"/>
        </w:rPr>
        <w:t>Согласование заявки на перемещение на нормируемые МТР</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29"/>
        <w:gridCol w:w="2693"/>
        <w:gridCol w:w="885"/>
        <w:gridCol w:w="1667"/>
        <w:gridCol w:w="1274"/>
        <w:gridCol w:w="1828"/>
      </w:tblGrid>
      <w:tr w:rsidR="0013069E" w:rsidRPr="00F94454" w14:paraId="713FB83F" w14:textId="77777777" w:rsidTr="004F6A08">
        <w:trPr>
          <w:cantSplit/>
          <w:trHeight w:val="397"/>
          <w:tblHeader/>
        </w:trPr>
        <w:tc>
          <w:tcPr>
            <w:tcW w:w="898" w:type="pct"/>
            <w:shd w:val="clear" w:color="auto" w:fill="FFC000"/>
            <w:vAlign w:val="center"/>
          </w:tcPr>
          <w:p w14:paraId="2AC9CA64" w14:textId="77777777" w:rsidR="0013069E" w:rsidRPr="00D36A72" w:rsidRDefault="0013069E" w:rsidP="004F6A08">
            <w:pPr>
              <w:jc w:val="center"/>
              <w:rPr>
                <w:rFonts w:ascii="Arial" w:hAnsi="Arial" w:cs="Arial"/>
                <w:b/>
                <w:sz w:val="20"/>
              </w:rPr>
            </w:pPr>
            <w:r>
              <w:rPr>
                <w:rFonts w:ascii="Arial" w:hAnsi="Arial" w:cs="Arial"/>
                <w:b/>
                <w:sz w:val="20"/>
                <w:szCs w:val="20"/>
                <w:lang w:eastAsia="ru-RU"/>
              </w:rPr>
              <w:t>Номер шага</w:t>
            </w:r>
          </w:p>
        </w:tc>
        <w:tc>
          <w:tcPr>
            <w:tcW w:w="1323" w:type="pct"/>
            <w:shd w:val="clear" w:color="auto" w:fill="FFC000"/>
            <w:vAlign w:val="center"/>
          </w:tcPr>
          <w:p w14:paraId="1A661EFE" w14:textId="77777777" w:rsidR="0013069E" w:rsidRDefault="0013069E" w:rsidP="004F6A08">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35" w:type="pct"/>
            <w:shd w:val="clear" w:color="auto" w:fill="FFC000"/>
            <w:vAlign w:val="center"/>
          </w:tcPr>
          <w:p w14:paraId="5ABFC6BF" w14:textId="77777777" w:rsidR="0013069E" w:rsidRPr="00F94454" w:rsidRDefault="0013069E" w:rsidP="004F6A08">
            <w:pPr>
              <w:jc w:val="center"/>
              <w:rPr>
                <w:rFonts w:ascii="Arial" w:hAnsi="Arial" w:cs="Arial"/>
                <w:b/>
                <w:sz w:val="20"/>
              </w:rPr>
            </w:pPr>
            <w:r>
              <w:rPr>
                <w:rFonts w:ascii="Arial" w:hAnsi="Arial" w:cs="Arial"/>
                <w:b/>
                <w:sz w:val="20"/>
              </w:rPr>
              <w:t>Транзакция</w:t>
            </w:r>
          </w:p>
        </w:tc>
        <w:tc>
          <w:tcPr>
            <w:tcW w:w="819" w:type="pct"/>
            <w:shd w:val="clear" w:color="auto" w:fill="FFC000"/>
          </w:tcPr>
          <w:p w14:paraId="0A386A60" w14:textId="77777777" w:rsidR="0013069E" w:rsidRDefault="0013069E" w:rsidP="004F6A08">
            <w:pPr>
              <w:jc w:val="center"/>
              <w:rPr>
                <w:rFonts w:ascii="Arial" w:hAnsi="Arial" w:cs="Arial"/>
                <w:b/>
                <w:sz w:val="20"/>
              </w:rPr>
            </w:pPr>
            <w:r>
              <w:rPr>
                <w:rFonts w:ascii="Arial" w:hAnsi="Arial" w:cs="Arial"/>
                <w:b/>
                <w:sz w:val="20"/>
              </w:rPr>
              <w:t>Вход</w:t>
            </w:r>
          </w:p>
        </w:tc>
        <w:tc>
          <w:tcPr>
            <w:tcW w:w="626" w:type="pct"/>
            <w:shd w:val="clear" w:color="auto" w:fill="FFC000"/>
          </w:tcPr>
          <w:p w14:paraId="3155A850" w14:textId="77777777" w:rsidR="0013069E" w:rsidRDefault="0013069E" w:rsidP="004F6A08">
            <w:pPr>
              <w:jc w:val="center"/>
              <w:rPr>
                <w:rFonts w:ascii="Arial" w:hAnsi="Arial" w:cs="Arial"/>
                <w:b/>
                <w:sz w:val="20"/>
              </w:rPr>
            </w:pPr>
            <w:r>
              <w:rPr>
                <w:rFonts w:ascii="Arial" w:hAnsi="Arial" w:cs="Arial"/>
                <w:b/>
                <w:sz w:val="20"/>
              </w:rPr>
              <w:t>Результат</w:t>
            </w:r>
          </w:p>
        </w:tc>
        <w:tc>
          <w:tcPr>
            <w:tcW w:w="898" w:type="pct"/>
            <w:shd w:val="clear" w:color="auto" w:fill="FFC000"/>
          </w:tcPr>
          <w:p w14:paraId="3E26CAD2" w14:textId="77777777" w:rsidR="0013069E" w:rsidRDefault="0013069E" w:rsidP="004F6A08">
            <w:pPr>
              <w:jc w:val="center"/>
              <w:rPr>
                <w:rFonts w:ascii="Arial" w:hAnsi="Arial" w:cs="Arial"/>
                <w:b/>
                <w:sz w:val="20"/>
              </w:rPr>
            </w:pPr>
            <w:r>
              <w:rPr>
                <w:rFonts w:ascii="Arial" w:hAnsi="Arial" w:cs="Arial"/>
                <w:b/>
                <w:sz w:val="20"/>
              </w:rPr>
              <w:t>Бизнес-роль</w:t>
            </w:r>
          </w:p>
        </w:tc>
      </w:tr>
      <w:tr w:rsidR="0013069E" w14:paraId="4A924639" w14:textId="77777777" w:rsidTr="004F6A08">
        <w:trPr>
          <w:cantSplit/>
          <w:trHeight w:val="2390"/>
        </w:trPr>
        <w:tc>
          <w:tcPr>
            <w:tcW w:w="898" w:type="pct"/>
          </w:tcPr>
          <w:p w14:paraId="348C408C" w14:textId="77777777" w:rsidR="0013069E" w:rsidRDefault="0013069E" w:rsidP="004F6A08">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4</w:t>
            </w:r>
            <w:r w:rsidRPr="00B613A3">
              <w:rPr>
                <w:rFonts w:ascii="Arial" w:hAnsi="Arial" w:cs="Arial"/>
                <w:sz w:val="20"/>
                <w:szCs w:val="20"/>
              </w:rPr>
              <w:t>.0</w:t>
            </w:r>
            <w:r>
              <w:rPr>
                <w:rFonts w:ascii="Arial" w:hAnsi="Arial" w:cs="Arial"/>
                <w:sz w:val="20"/>
                <w:szCs w:val="20"/>
              </w:rPr>
              <w:t>8</w:t>
            </w:r>
            <w:r w:rsidRPr="00B613A3">
              <w:rPr>
                <w:rFonts w:ascii="Arial" w:hAnsi="Arial" w:cs="Arial"/>
                <w:sz w:val="20"/>
                <w:szCs w:val="20"/>
              </w:rPr>
              <w:t>0</w:t>
            </w:r>
          </w:p>
        </w:tc>
        <w:tc>
          <w:tcPr>
            <w:tcW w:w="1323" w:type="pct"/>
          </w:tcPr>
          <w:p w14:paraId="039517D9" w14:textId="77777777" w:rsidR="0013069E" w:rsidRDefault="0013069E" w:rsidP="004F6A08">
            <w:pPr>
              <w:jc w:val="left"/>
              <w:rPr>
                <w:rFonts w:ascii="Arial" w:hAnsi="Arial" w:cs="Arial"/>
                <w:sz w:val="20"/>
              </w:rPr>
            </w:pPr>
            <w:r>
              <w:rPr>
                <w:rFonts w:ascii="Arial" w:hAnsi="Arial" w:cs="Arial"/>
                <w:sz w:val="20"/>
              </w:rPr>
              <w:t>- Сформирована Заявка на перемещение МТР.</w:t>
            </w:r>
            <w:r>
              <w:rPr>
                <w:rFonts w:ascii="Arial" w:hAnsi="Arial" w:cs="Arial"/>
                <w:sz w:val="20"/>
              </w:rPr>
              <w:br/>
              <w:t>ИЛИ</w:t>
            </w:r>
          </w:p>
          <w:p w14:paraId="09C0A345" w14:textId="77777777" w:rsidR="0013069E" w:rsidRDefault="0013069E" w:rsidP="004F6A08">
            <w:pPr>
              <w:jc w:val="left"/>
              <w:rPr>
                <w:rFonts w:ascii="Arial" w:hAnsi="Arial" w:cs="Arial"/>
                <w:sz w:val="20"/>
              </w:rPr>
            </w:pPr>
            <w:r>
              <w:rPr>
                <w:rFonts w:ascii="Arial" w:hAnsi="Arial" w:cs="Arial"/>
                <w:sz w:val="20"/>
              </w:rPr>
              <w:t>- Заявка скорректирована с учётом сезонности.</w:t>
            </w:r>
          </w:p>
        </w:tc>
        <w:tc>
          <w:tcPr>
            <w:tcW w:w="435" w:type="pct"/>
            <w:shd w:val="clear" w:color="auto" w:fill="auto"/>
          </w:tcPr>
          <w:p w14:paraId="3E4453D3" w14:textId="77777777" w:rsidR="0013069E" w:rsidRDefault="0013069E" w:rsidP="004F6A08">
            <w:pPr>
              <w:jc w:val="left"/>
              <w:rPr>
                <w:rFonts w:ascii="Arial" w:hAnsi="Arial" w:cs="Arial"/>
                <w:sz w:val="20"/>
                <w:lang w:val="en-US"/>
              </w:rPr>
            </w:pPr>
            <w:r>
              <w:rPr>
                <w:rFonts w:ascii="Arial" w:hAnsi="Arial" w:cs="Arial"/>
                <w:sz w:val="20"/>
                <w:lang w:val="en-US"/>
              </w:rPr>
              <w:t>ME54N</w:t>
            </w:r>
          </w:p>
          <w:p w14:paraId="5E50A39C" w14:textId="77777777" w:rsidR="0013069E" w:rsidRPr="00CF33DC" w:rsidRDefault="0013069E" w:rsidP="004F6A08">
            <w:pPr>
              <w:jc w:val="left"/>
              <w:rPr>
                <w:rFonts w:ascii="Arial" w:hAnsi="Arial" w:cs="Arial"/>
                <w:sz w:val="20"/>
                <w:szCs w:val="20"/>
                <w:lang w:val="en-US"/>
              </w:rPr>
            </w:pPr>
            <w:r>
              <w:rPr>
                <w:rFonts w:ascii="Arial" w:hAnsi="Arial" w:cs="Arial"/>
                <w:sz w:val="20"/>
                <w:lang w:val="en-US"/>
              </w:rPr>
              <w:t>ME55</w:t>
            </w:r>
          </w:p>
        </w:tc>
        <w:tc>
          <w:tcPr>
            <w:tcW w:w="819" w:type="pct"/>
          </w:tcPr>
          <w:p w14:paraId="56A18F55" w14:textId="77777777" w:rsidR="0013069E" w:rsidRPr="006F4C60" w:rsidRDefault="0013069E" w:rsidP="004F6A08">
            <w:pPr>
              <w:jc w:val="left"/>
              <w:rPr>
                <w:rFonts w:ascii="Arial" w:hAnsi="Arial" w:cs="Arial"/>
                <w:sz w:val="20"/>
              </w:rPr>
            </w:pPr>
            <w:r>
              <w:rPr>
                <w:rFonts w:ascii="Arial" w:hAnsi="Arial" w:cs="Arial"/>
                <w:sz w:val="20"/>
              </w:rPr>
              <w:t>-</w:t>
            </w:r>
            <w:r>
              <w:t xml:space="preserve"> </w:t>
            </w:r>
            <w:bookmarkStart w:id="740" w:name="_Hlk517096751"/>
            <w:r w:rsidRPr="006F4C60">
              <w:rPr>
                <w:rFonts w:ascii="Arial" w:hAnsi="Arial" w:cs="Arial"/>
                <w:sz w:val="20"/>
              </w:rPr>
              <w:t>Заявка на перемещение нормируемых МТР</w:t>
            </w:r>
            <w:bookmarkEnd w:id="740"/>
          </w:p>
          <w:p w14:paraId="0F048CCB" w14:textId="77777777" w:rsidR="0013069E" w:rsidRDefault="0013069E" w:rsidP="004F6A08">
            <w:pPr>
              <w:jc w:val="left"/>
              <w:rPr>
                <w:rFonts w:ascii="Arial" w:hAnsi="Arial" w:cs="Arial"/>
                <w:sz w:val="20"/>
              </w:rPr>
            </w:pPr>
            <w:r w:rsidRPr="006F4C60">
              <w:rPr>
                <w:rFonts w:ascii="Arial" w:hAnsi="Arial" w:cs="Arial"/>
                <w:sz w:val="20"/>
              </w:rPr>
              <w:t>(Создана ППМ)</w:t>
            </w:r>
          </w:p>
          <w:p w14:paraId="3C9A0437" w14:textId="77777777" w:rsidR="0013069E" w:rsidRPr="006F4C60" w:rsidRDefault="0013069E" w:rsidP="004F6A08">
            <w:pPr>
              <w:jc w:val="left"/>
              <w:rPr>
                <w:rFonts w:ascii="Arial" w:hAnsi="Arial" w:cs="Arial"/>
                <w:sz w:val="20"/>
              </w:rPr>
            </w:pPr>
            <w:r>
              <w:rPr>
                <w:rFonts w:ascii="Arial" w:hAnsi="Arial" w:cs="Arial"/>
                <w:sz w:val="20"/>
              </w:rPr>
              <w:t>-</w:t>
            </w:r>
            <w:r>
              <w:t xml:space="preserve"> </w:t>
            </w:r>
            <w:r w:rsidRPr="006F4C60">
              <w:rPr>
                <w:rFonts w:ascii="Arial" w:hAnsi="Arial" w:cs="Arial"/>
                <w:sz w:val="20"/>
              </w:rPr>
              <w:t>Заявка на перемещение нормируемых МТР</w:t>
            </w:r>
          </w:p>
          <w:p w14:paraId="7BA07BDB" w14:textId="77777777" w:rsidR="0013069E" w:rsidRPr="00CF33DC" w:rsidRDefault="0013069E" w:rsidP="004F6A08">
            <w:pPr>
              <w:jc w:val="left"/>
              <w:rPr>
                <w:rFonts w:ascii="Arial" w:hAnsi="Arial" w:cs="Arial"/>
                <w:sz w:val="20"/>
              </w:rPr>
            </w:pPr>
            <w:r>
              <w:rPr>
                <w:rFonts w:ascii="Arial" w:hAnsi="Arial" w:cs="Arial"/>
                <w:sz w:val="20"/>
              </w:rPr>
              <w:t>(Создана сток-контрол</w:t>
            </w:r>
            <w:r w:rsidRPr="006F4C60">
              <w:rPr>
                <w:rFonts w:ascii="Arial" w:hAnsi="Arial" w:cs="Arial"/>
                <w:sz w:val="20"/>
              </w:rPr>
              <w:t>ером)</w:t>
            </w:r>
          </w:p>
          <w:p w14:paraId="56BC8482" w14:textId="77777777" w:rsidR="0013069E" w:rsidRPr="00CF33DC" w:rsidRDefault="0013069E" w:rsidP="004F6A08">
            <w:pPr>
              <w:jc w:val="left"/>
              <w:rPr>
                <w:rFonts w:ascii="Arial" w:hAnsi="Arial" w:cs="Arial"/>
                <w:sz w:val="20"/>
              </w:rPr>
            </w:pPr>
            <w:r>
              <w:rPr>
                <w:rFonts w:ascii="Arial" w:hAnsi="Arial" w:cs="Arial"/>
                <w:sz w:val="20"/>
              </w:rPr>
              <w:t>-</w:t>
            </w:r>
            <w:r w:rsidRPr="006F4C60">
              <w:rPr>
                <w:rFonts w:ascii="Arial" w:hAnsi="Arial" w:cs="Arial"/>
                <w:sz w:val="20"/>
              </w:rPr>
              <w:t xml:space="preserve"> Заявка на перемещение нормируемых МТР</w:t>
            </w:r>
          </w:p>
          <w:p w14:paraId="1934441F" w14:textId="77777777" w:rsidR="0013069E" w:rsidRPr="00CB3587" w:rsidRDefault="0013069E" w:rsidP="004F6A08">
            <w:pPr>
              <w:jc w:val="left"/>
              <w:rPr>
                <w:rFonts w:ascii="Arial" w:hAnsi="Arial" w:cs="Arial"/>
                <w:sz w:val="20"/>
              </w:rPr>
            </w:pPr>
            <w:r>
              <w:rPr>
                <w:rFonts w:ascii="Arial" w:hAnsi="Arial" w:cs="Arial"/>
                <w:sz w:val="20"/>
              </w:rPr>
              <w:t>(Изменена сток-контрол</w:t>
            </w:r>
            <w:r w:rsidRPr="00CF33DC">
              <w:rPr>
                <w:rFonts w:ascii="Arial" w:hAnsi="Arial" w:cs="Arial"/>
                <w:sz w:val="20"/>
              </w:rPr>
              <w:t>ером)</w:t>
            </w:r>
          </w:p>
        </w:tc>
        <w:tc>
          <w:tcPr>
            <w:tcW w:w="626" w:type="pct"/>
          </w:tcPr>
          <w:p w14:paraId="05262B63" w14:textId="77777777" w:rsidR="0013069E" w:rsidRPr="009B537B" w:rsidRDefault="0013069E" w:rsidP="004F6A08">
            <w:pPr>
              <w:jc w:val="left"/>
              <w:rPr>
                <w:rFonts w:ascii="Arial" w:hAnsi="Arial" w:cs="Arial"/>
                <w:sz w:val="20"/>
              </w:rPr>
            </w:pPr>
            <w:r>
              <w:rPr>
                <w:rFonts w:ascii="Arial" w:hAnsi="Arial" w:cs="Arial"/>
                <w:sz w:val="20"/>
              </w:rPr>
              <w:t>-</w:t>
            </w:r>
            <w:r w:rsidRPr="006F4C60">
              <w:rPr>
                <w:rFonts w:ascii="Arial" w:hAnsi="Arial" w:cs="Arial"/>
                <w:sz w:val="20"/>
              </w:rPr>
              <w:t xml:space="preserve"> Заявка на перемещение нормируемых МТР</w:t>
            </w:r>
          </w:p>
          <w:p w14:paraId="245B2B71" w14:textId="77777777" w:rsidR="0013069E" w:rsidRPr="00B613A3" w:rsidRDefault="0013069E" w:rsidP="004F6A08">
            <w:pPr>
              <w:jc w:val="left"/>
              <w:rPr>
                <w:rFonts w:ascii="Arial" w:hAnsi="Arial" w:cs="Arial"/>
                <w:sz w:val="20"/>
              </w:rPr>
            </w:pPr>
            <w:r w:rsidRPr="009B537B">
              <w:rPr>
                <w:rFonts w:ascii="Arial" w:hAnsi="Arial" w:cs="Arial"/>
                <w:sz w:val="20"/>
              </w:rPr>
              <w:t>(</w:t>
            </w:r>
            <w:r>
              <w:rPr>
                <w:rFonts w:ascii="Arial" w:hAnsi="Arial" w:cs="Arial"/>
                <w:sz w:val="20"/>
              </w:rPr>
              <w:t>Согласована сток-контрол</w:t>
            </w:r>
            <w:r w:rsidRPr="009B537B">
              <w:rPr>
                <w:rFonts w:ascii="Arial" w:hAnsi="Arial" w:cs="Arial"/>
                <w:sz w:val="20"/>
              </w:rPr>
              <w:t>ером)</w:t>
            </w:r>
          </w:p>
        </w:tc>
        <w:tc>
          <w:tcPr>
            <w:tcW w:w="898" w:type="pct"/>
          </w:tcPr>
          <w:p w14:paraId="589E438C" w14:textId="77777777" w:rsidR="0013069E" w:rsidRPr="00B613A3" w:rsidRDefault="0013069E" w:rsidP="004F6A08">
            <w:pPr>
              <w:jc w:val="left"/>
              <w:rPr>
                <w:rFonts w:ascii="Arial" w:hAnsi="Arial" w:cs="Arial"/>
                <w:sz w:val="20"/>
              </w:rPr>
            </w:pPr>
            <w:r>
              <w:rPr>
                <w:rFonts w:ascii="Arial" w:hAnsi="Arial" w:cs="Arial"/>
                <w:sz w:val="20"/>
              </w:rPr>
              <w:t>- Сток-контролёр</w:t>
            </w:r>
          </w:p>
        </w:tc>
      </w:tr>
    </w:tbl>
    <w:p w14:paraId="689CD5EA" w14:textId="77777777" w:rsidR="0013069E" w:rsidRPr="00A564C0" w:rsidRDefault="0013069E" w:rsidP="0013069E">
      <w:pPr>
        <w:spacing w:after="240" w:line="276" w:lineRule="auto"/>
        <w:ind w:firstLine="567"/>
        <w:rPr>
          <w:rFonts w:ascii="Arial" w:hAnsi="Arial" w:cs="Arial"/>
        </w:rPr>
      </w:pPr>
    </w:p>
    <w:p w14:paraId="63C770B6" w14:textId="77777777" w:rsidR="0013069E" w:rsidRDefault="00052518" w:rsidP="0013069E">
      <w:pPr>
        <w:pStyle w:val="4"/>
        <w:rPr>
          <w:b/>
          <w:i w:val="0"/>
          <w:caps w:val="0"/>
          <w:sz w:val="24"/>
          <w:szCs w:val="24"/>
        </w:rPr>
      </w:pPr>
      <w:r w:rsidRPr="0012135C">
        <w:rPr>
          <w:rFonts w:eastAsiaTheme="majorEastAsia" w:cstheme="majorBidi"/>
          <w:b/>
          <w:i w:val="0"/>
          <w:caps w:val="0"/>
          <w:sz w:val="24"/>
          <w:szCs w:val="24"/>
        </w:rPr>
        <w:lastRenderedPageBreak/>
        <w:t xml:space="preserve">Шаг процесса </w:t>
      </w:r>
      <w:r w:rsidRPr="002531A4">
        <w:rPr>
          <w:rFonts w:eastAsiaTheme="majorEastAsia" w:cstheme="majorBidi"/>
          <w:b/>
          <w:i w:val="0"/>
          <w:caps w:val="0"/>
          <w:sz w:val="24"/>
          <w:szCs w:val="24"/>
        </w:rPr>
        <w:t>ПП-10.03.04.0</w:t>
      </w:r>
      <w:r>
        <w:rPr>
          <w:rFonts w:eastAsiaTheme="majorEastAsia" w:cstheme="majorBidi"/>
          <w:b/>
          <w:i w:val="0"/>
          <w:caps w:val="0"/>
          <w:sz w:val="24"/>
          <w:szCs w:val="24"/>
        </w:rPr>
        <w:t>90</w:t>
      </w:r>
      <w:r w:rsidRPr="0012135C">
        <w:rPr>
          <w:rFonts w:eastAsiaTheme="majorEastAsia" w:cstheme="majorBidi"/>
          <w:b/>
          <w:i w:val="0"/>
          <w:caps w:val="0"/>
          <w:sz w:val="24"/>
          <w:szCs w:val="24"/>
        </w:rPr>
        <w:t xml:space="preserve"> – </w:t>
      </w:r>
      <w:r w:rsidR="0013069E">
        <w:rPr>
          <w:b/>
          <w:i w:val="0"/>
          <w:caps w:val="0"/>
          <w:sz w:val="24"/>
          <w:szCs w:val="24"/>
        </w:rPr>
        <w:t>Подтверждение запаса под потребность</w:t>
      </w:r>
    </w:p>
    <w:p w14:paraId="753BD5DF" w14:textId="77777777" w:rsidR="00C84FE5" w:rsidRPr="00C84FE5" w:rsidRDefault="00C84FE5" w:rsidP="00C84FE5"/>
    <w:p w14:paraId="1388D176" w14:textId="77777777" w:rsidR="00642666" w:rsidRDefault="00596043" w:rsidP="0013069E">
      <w:pPr>
        <w:spacing w:after="240" w:line="276" w:lineRule="auto"/>
        <w:ind w:firstLine="567"/>
        <w:rPr>
          <w:rFonts w:ascii="Arial" w:hAnsi="Arial" w:cs="Arial"/>
        </w:rPr>
      </w:pPr>
      <w:r>
        <w:rPr>
          <w:rFonts w:ascii="Arial" w:hAnsi="Arial" w:cs="Arial"/>
        </w:rPr>
        <w:t>Подтверждение запаса МТР под потребность</w:t>
      </w:r>
      <w:r w:rsidR="00642666">
        <w:rPr>
          <w:rFonts w:ascii="Arial" w:hAnsi="Arial" w:cs="Arial"/>
        </w:rPr>
        <w:t xml:space="preserve"> </w:t>
      </w:r>
      <w:r>
        <w:rPr>
          <w:rFonts w:ascii="Arial" w:hAnsi="Arial" w:cs="Arial"/>
        </w:rPr>
        <w:t xml:space="preserve">будет выполняться с помощью системной процедуры проверки доступности запасов. Проверка доступности выполняется только в части запасов, имеющихся на складах производственной </w:t>
      </w:r>
      <w:r w:rsidR="00334721">
        <w:rPr>
          <w:rFonts w:ascii="Arial" w:hAnsi="Arial" w:cs="Arial"/>
        </w:rPr>
        <w:t>площадки</w:t>
      </w:r>
      <w:r w:rsidR="001D01E6">
        <w:rPr>
          <w:rFonts w:ascii="Arial" w:hAnsi="Arial" w:cs="Arial"/>
        </w:rPr>
        <w:t xml:space="preserve"> и складе перевалочной базы с которой выполняется обеспечение данным МТР (указывается в карточке МТР в параметре Специальный вид заготовки)</w:t>
      </w:r>
      <w:r w:rsidR="00642666">
        <w:rPr>
          <w:rFonts w:ascii="Arial" w:hAnsi="Arial" w:cs="Arial"/>
        </w:rPr>
        <w:t xml:space="preserve">. </w:t>
      </w:r>
      <w:r w:rsidR="007F3CBE">
        <w:rPr>
          <w:rFonts w:ascii="Arial" w:hAnsi="Arial" w:cs="Arial"/>
        </w:rPr>
        <w:t>По неподтверждённым потребностям</w:t>
      </w:r>
      <w:r w:rsidR="00642666">
        <w:rPr>
          <w:rFonts w:ascii="Arial" w:hAnsi="Arial" w:cs="Arial"/>
        </w:rPr>
        <w:t xml:space="preserve"> заявители потребности </w:t>
      </w:r>
      <w:r w:rsidR="007F3CBE">
        <w:rPr>
          <w:rFonts w:ascii="Arial" w:hAnsi="Arial" w:cs="Arial"/>
        </w:rPr>
        <w:t xml:space="preserve">не </w:t>
      </w:r>
      <w:r w:rsidR="00794DD8">
        <w:rPr>
          <w:rFonts w:ascii="Arial" w:hAnsi="Arial" w:cs="Arial"/>
        </w:rPr>
        <w:t xml:space="preserve">могут </w:t>
      </w:r>
      <w:r w:rsidR="00642666">
        <w:rPr>
          <w:rFonts w:ascii="Arial" w:hAnsi="Arial" w:cs="Arial"/>
        </w:rPr>
        <w:t xml:space="preserve">инициировать </w:t>
      </w:r>
      <w:r w:rsidR="007F3CBE">
        <w:rPr>
          <w:rFonts w:ascii="Arial" w:hAnsi="Arial" w:cs="Arial"/>
        </w:rPr>
        <w:t>перемещение</w:t>
      </w:r>
      <w:r w:rsidR="00F172EA">
        <w:rPr>
          <w:rFonts w:ascii="Arial" w:hAnsi="Arial" w:cs="Arial"/>
        </w:rPr>
        <w:t xml:space="preserve"> МТР со склад</w:t>
      </w:r>
      <w:r w:rsidR="007F3CBE">
        <w:rPr>
          <w:rFonts w:ascii="Arial" w:hAnsi="Arial" w:cs="Arial"/>
        </w:rPr>
        <w:t>а МТР производственной площадки на цеховой склад, либо инициировать выдачу МТР под потребность (выполнить списание)</w:t>
      </w:r>
      <w:r w:rsidR="00642666">
        <w:rPr>
          <w:rFonts w:ascii="Arial" w:hAnsi="Arial" w:cs="Arial"/>
        </w:rPr>
        <w:t>.</w:t>
      </w:r>
    </w:p>
    <w:p w14:paraId="02D862AE" w14:textId="63E13818" w:rsidR="00D14768" w:rsidRDefault="00D14768" w:rsidP="0013069E">
      <w:pPr>
        <w:spacing w:after="240" w:line="276" w:lineRule="auto"/>
        <w:ind w:firstLine="567"/>
        <w:rPr>
          <w:rFonts w:ascii="Arial" w:hAnsi="Arial" w:cs="Arial"/>
        </w:rPr>
      </w:pPr>
      <w:r>
        <w:rPr>
          <w:rFonts w:ascii="Arial" w:hAnsi="Arial" w:cs="Arial"/>
        </w:rPr>
        <w:t xml:space="preserve">Подтверждение будет выполняться для </w:t>
      </w:r>
      <w:r w:rsidR="006A02B2">
        <w:rPr>
          <w:rFonts w:ascii="Arial" w:hAnsi="Arial" w:cs="Arial"/>
        </w:rPr>
        <w:t xml:space="preserve">потребностей производства (плановая первичная, технологический заказ), </w:t>
      </w:r>
      <w:r>
        <w:rPr>
          <w:rFonts w:ascii="Arial" w:hAnsi="Arial" w:cs="Arial"/>
        </w:rPr>
        <w:t xml:space="preserve">потребностей </w:t>
      </w:r>
      <w:proofErr w:type="spellStart"/>
      <w:r>
        <w:rPr>
          <w:rFonts w:ascii="Arial" w:hAnsi="Arial" w:cs="Arial"/>
        </w:rPr>
        <w:t>ТОиР</w:t>
      </w:r>
      <w:proofErr w:type="spellEnd"/>
      <w:r w:rsidR="00794DD8">
        <w:rPr>
          <w:rFonts w:ascii="Arial" w:hAnsi="Arial" w:cs="Arial"/>
        </w:rPr>
        <w:t xml:space="preserve"> (заказы ТОРО)</w:t>
      </w:r>
      <w:r>
        <w:rPr>
          <w:rFonts w:ascii="Arial" w:hAnsi="Arial" w:cs="Arial"/>
        </w:rPr>
        <w:t>, потребностей проектов</w:t>
      </w:r>
      <w:r w:rsidR="00794DD8">
        <w:rPr>
          <w:rFonts w:ascii="Arial" w:hAnsi="Arial" w:cs="Arial"/>
        </w:rPr>
        <w:t xml:space="preserve"> (операции сетевых графиков)</w:t>
      </w:r>
      <w:r>
        <w:rPr>
          <w:rFonts w:ascii="Arial" w:hAnsi="Arial" w:cs="Arial"/>
        </w:rPr>
        <w:t>, прочих потребностей</w:t>
      </w:r>
      <w:r w:rsidR="00794DD8">
        <w:rPr>
          <w:rFonts w:ascii="Arial" w:hAnsi="Arial" w:cs="Arial"/>
        </w:rPr>
        <w:t xml:space="preserve"> (заявки на списание)</w:t>
      </w:r>
      <w:r>
        <w:rPr>
          <w:rFonts w:ascii="Arial" w:hAnsi="Arial" w:cs="Arial"/>
        </w:rPr>
        <w:t>, сбытовых потребностей (кроме ГП)</w:t>
      </w:r>
      <w:r w:rsidR="00A9399B">
        <w:rPr>
          <w:rFonts w:ascii="Arial" w:hAnsi="Arial" w:cs="Arial"/>
        </w:rPr>
        <w:t xml:space="preserve">, в </w:t>
      </w:r>
      <w:proofErr w:type="spellStart"/>
      <w:r w:rsidR="00A9399B">
        <w:rPr>
          <w:rFonts w:ascii="Arial" w:hAnsi="Arial" w:cs="Arial"/>
        </w:rPr>
        <w:t>т.ч</w:t>
      </w:r>
      <w:proofErr w:type="spellEnd"/>
      <w:r w:rsidR="00A9399B">
        <w:rPr>
          <w:rFonts w:ascii="Arial" w:hAnsi="Arial" w:cs="Arial"/>
        </w:rPr>
        <w:t>. сбытовых потребностей для реализации НВИ</w:t>
      </w:r>
      <w:r w:rsidR="00794DD8">
        <w:rPr>
          <w:rFonts w:ascii="Arial" w:hAnsi="Arial" w:cs="Arial"/>
        </w:rPr>
        <w:t xml:space="preserve"> (заказы клиента)</w:t>
      </w:r>
      <w:r>
        <w:rPr>
          <w:rFonts w:ascii="Arial" w:hAnsi="Arial" w:cs="Arial"/>
        </w:rPr>
        <w:t xml:space="preserve">. </w:t>
      </w:r>
      <w:r w:rsidR="00AA2308">
        <w:rPr>
          <w:rFonts w:ascii="Arial" w:hAnsi="Arial" w:cs="Arial"/>
        </w:rPr>
        <w:t xml:space="preserve">По части нормируемых МТР </w:t>
      </w:r>
      <w:r w:rsidR="006B5217">
        <w:rPr>
          <w:rFonts w:ascii="Arial" w:hAnsi="Arial" w:cs="Arial"/>
        </w:rPr>
        <w:t xml:space="preserve">подтверждение не выполняется (определяется </w:t>
      </w:r>
      <w:r w:rsidR="005343F9">
        <w:rPr>
          <w:rFonts w:ascii="Arial" w:hAnsi="Arial" w:cs="Arial"/>
        </w:rPr>
        <w:t>параметром</w:t>
      </w:r>
      <w:r w:rsidR="006B5217">
        <w:rPr>
          <w:rFonts w:ascii="Arial" w:hAnsi="Arial" w:cs="Arial"/>
        </w:rPr>
        <w:t xml:space="preserve"> МТР</w:t>
      </w:r>
      <w:r w:rsidR="006A02B2">
        <w:rPr>
          <w:rFonts w:ascii="Arial" w:hAnsi="Arial" w:cs="Arial"/>
        </w:rPr>
        <w:t xml:space="preserve"> «Проверка доступности»</w:t>
      </w:r>
      <w:r w:rsidR="006B5217">
        <w:rPr>
          <w:rFonts w:ascii="Arial" w:hAnsi="Arial" w:cs="Arial"/>
        </w:rPr>
        <w:t>)</w:t>
      </w:r>
      <w:r w:rsidR="003635B4">
        <w:rPr>
          <w:rFonts w:ascii="Arial" w:hAnsi="Arial" w:cs="Arial"/>
        </w:rPr>
        <w:t>, т.е. при создании заказа на перемещение не выполняется проверка на подтверждённое количество в потребности</w:t>
      </w:r>
      <w:r w:rsidR="006B5217">
        <w:rPr>
          <w:rFonts w:ascii="Arial" w:hAnsi="Arial" w:cs="Arial"/>
        </w:rPr>
        <w:t>.</w:t>
      </w:r>
    </w:p>
    <w:p w14:paraId="424E5346" w14:textId="7DB12000" w:rsidR="0013069E" w:rsidRDefault="0013069E" w:rsidP="0013069E">
      <w:pPr>
        <w:spacing w:after="240" w:line="276" w:lineRule="auto"/>
        <w:ind w:firstLine="567"/>
        <w:rPr>
          <w:rFonts w:ascii="Arial" w:hAnsi="Arial" w:cs="Arial"/>
        </w:rPr>
      </w:pPr>
      <w:r>
        <w:rPr>
          <w:rFonts w:ascii="Arial" w:hAnsi="Arial" w:cs="Arial"/>
        </w:rPr>
        <w:t>При наличии свободного запаса</w:t>
      </w:r>
      <w:r w:rsidR="00C64BDE">
        <w:rPr>
          <w:rFonts w:ascii="Arial" w:hAnsi="Arial" w:cs="Arial"/>
        </w:rPr>
        <w:t xml:space="preserve"> МТР или его безусловных аналогов,</w:t>
      </w:r>
      <w:r>
        <w:rPr>
          <w:rFonts w:ascii="Arial" w:hAnsi="Arial" w:cs="Arial"/>
        </w:rPr>
        <w:t xml:space="preserve"> система автоматически распределяет его по имеющимся потребностям в пределах горизонта резервирования (</w:t>
      </w:r>
      <w:r>
        <w:rPr>
          <w:rFonts w:ascii="Arial" w:hAnsi="Arial" w:cs="Arial"/>
          <w:lang w:val="en-US"/>
        </w:rPr>
        <w:t>LT</w:t>
      </w:r>
      <w:r>
        <w:rPr>
          <w:rFonts w:ascii="Arial" w:hAnsi="Arial" w:cs="Arial"/>
        </w:rPr>
        <w:t>)</w:t>
      </w:r>
      <w:r w:rsidR="00B7661F">
        <w:rPr>
          <w:rFonts w:ascii="Arial" w:hAnsi="Arial" w:cs="Arial"/>
        </w:rPr>
        <w:t xml:space="preserve"> (разработка </w:t>
      </w:r>
      <w:r w:rsidR="00B7661F" w:rsidRPr="00B626C6">
        <w:rPr>
          <w:rFonts w:ascii="Arial" w:hAnsi="Arial" w:cs="Arial"/>
        </w:rPr>
        <w:t xml:space="preserve">MM39 </w:t>
      </w:r>
      <w:r w:rsidR="00B7661F">
        <w:rPr>
          <w:rFonts w:ascii="Arial" w:hAnsi="Arial" w:cs="Arial"/>
        </w:rPr>
        <w:t>«</w:t>
      </w:r>
      <w:r w:rsidR="00B7661F" w:rsidRPr="00C84FE5">
        <w:rPr>
          <w:rFonts w:ascii="Arial" w:hAnsi="Arial" w:cs="Arial"/>
        </w:rPr>
        <w:t>Подтверждение потребности в р</w:t>
      </w:r>
      <w:r w:rsidR="00B7661F">
        <w:rPr>
          <w:rFonts w:ascii="Arial" w:hAnsi="Arial" w:cs="Arial"/>
        </w:rPr>
        <w:t>амках срока по</w:t>
      </w:r>
      <w:r w:rsidR="00B7661F" w:rsidRPr="00C84FE5">
        <w:rPr>
          <w:rFonts w:ascii="Arial" w:hAnsi="Arial" w:cs="Arial"/>
        </w:rPr>
        <w:t>ставки</w:t>
      </w:r>
      <w:r w:rsidR="00B7661F">
        <w:rPr>
          <w:rFonts w:ascii="Arial" w:hAnsi="Arial" w:cs="Arial"/>
        </w:rPr>
        <w:t>»)</w:t>
      </w:r>
      <w:r>
        <w:rPr>
          <w:rFonts w:ascii="Arial" w:hAnsi="Arial" w:cs="Arial"/>
        </w:rPr>
        <w:t xml:space="preserve">. </w:t>
      </w:r>
      <w:ins w:id="741" w:author="MOS\BykovVA" w:date="2021-04-16T11:17:00Z">
        <w:r w:rsidR="008A2F77">
          <w:rPr>
            <w:rFonts w:ascii="Arial" w:hAnsi="Arial" w:cs="Arial"/>
          </w:rPr>
          <w:t xml:space="preserve">При этом в случае, если </w:t>
        </w:r>
      </w:ins>
      <w:ins w:id="742" w:author="MOS\BykovVA" w:date="2021-04-16T11:18:00Z">
        <w:r w:rsidR="008A2F77">
          <w:rPr>
            <w:rFonts w:ascii="Arial" w:hAnsi="Arial" w:cs="Arial"/>
          </w:rPr>
          <w:t xml:space="preserve">для </w:t>
        </w:r>
      </w:ins>
      <w:ins w:id="743" w:author="MOS\BykovVA" w:date="2021-04-16T11:22:00Z">
        <w:r w:rsidR="008A2F77">
          <w:rPr>
            <w:rFonts w:ascii="Arial" w:hAnsi="Arial" w:cs="Arial"/>
          </w:rPr>
          <w:t xml:space="preserve">запланированного в заказе ТОРО </w:t>
        </w:r>
      </w:ins>
      <w:ins w:id="744" w:author="MOS\BykovVA" w:date="2021-04-16T11:18:00Z">
        <w:r w:rsidR="008A2F77">
          <w:rPr>
            <w:rFonts w:ascii="Arial" w:hAnsi="Arial" w:cs="Arial"/>
          </w:rPr>
          <w:t xml:space="preserve">МТР установлен </w:t>
        </w:r>
        <w:r w:rsidR="008A2F77">
          <w:rPr>
            <w:rFonts w:ascii="Arial" w:hAnsi="Arial" w:cs="Arial"/>
            <w:lang w:val="en-US"/>
          </w:rPr>
          <w:t>LT</w:t>
        </w:r>
        <w:r w:rsidR="008A2F77">
          <w:rPr>
            <w:rFonts w:ascii="Arial" w:hAnsi="Arial" w:cs="Arial"/>
          </w:rPr>
          <w:t xml:space="preserve"> </w:t>
        </w:r>
        <w:r w:rsidR="008A2F77" w:rsidRPr="008A2F77">
          <w:rPr>
            <w:rFonts w:ascii="Arial" w:hAnsi="Arial" w:cs="Arial"/>
            <w:rPrChange w:id="745" w:author="MOS\BykovVA" w:date="2021-04-16T11:18:00Z">
              <w:rPr>
                <w:rFonts w:ascii="Arial" w:hAnsi="Arial" w:cs="Arial"/>
                <w:lang w:val="en-US"/>
              </w:rPr>
            </w:rPrChange>
          </w:rPr>
          <w:t>&lt;</w:t>
        </w:r>
        <w:r w:rsidR="008A2F77">
          <w:rPr>
            <w:rFonts w:ascii="Arial" w:hAnsi="Arial" w:cs="Arial"/>
          </w:rPr>
          <w:t xml:space="preserve"> 45 дней, </w:t>
        </w:r>
      </w:ins>
      <w:ins w:id="746" w:author="MOS\BykovVA" w:date="2021-04-16T11:19:00Z">
        <w:r w:rsidR="008A2F77">
          <w:rPr>
            <w:rFonts w:ascii="Arial" w:hAnsi="Arial" w:cs="Arial"/>
          </w:rPr>
          <w:t xml:space="preserve">то резервирование </w:t>
        </w:r>
      </w:ins>
      <w:ins w:id="747" w:author="MOS\BykovVA" w:date="2021-04-16T11:23:00Z">
        <w:r w:rsidR="008A2F77">
          <w:rPr>
            <w:rFonts w:ascii="Arial" w:hAnsi="Arial" w:cs="Arial"/>
          </w:rPr>
          <w:t xml:space="preserve">запаса </w:t>
        </w:r>
      </w:ins>
      <w:ins w:id="748" w:author="MOS\BykovVA" w:date="2021-04-16T11:19:00Z">
        <w:r w:rsidR="008A2F77">
          <w:rPr>
            <w:rFonts w:ascii="Arial" w:hAnsi="Arial" w:cs="Arial"/>
          </w:rPr>
          <w:t>будет выполняться на горизонте 45 дней (настраиваемый параметр, разра</w:t>
        </w:r>
      </w:ins>
      <w:ins w:id="749" w:author="MOS\BykovVA" w:date="2021-04-16T11:21:00Z">
        <w:r w:rsidR="008A2F77">
          <w:rPr>
            <w:rFonts w:ascii="Arial" w:hAnsi="Arial" w:cs="Arial"/>
          </w:rPr>
          <w:t>б</w:t>
        </w:r>
      </w:ins>
      <w:ins w:id="750" w:author="MOS\BykovVA" w:date="2021-04-16T11:19:00Z">
        <w:r w:rsidR="008A2F77">
          <w:rPr>
            <w:rFonts w:ascii="Arial" w:hAnsi="Arial" w:cs="Arial"/>
          </w:rPr>
          <w:t xml:space="preserve">отка </w:t>
        </w:r>
        <w:r w:rsidR="008A2F77">
          <w:rPr>
            <w:rFonts w:ascii="Arial" w:hAnsi="Arial" w:cs="Arial"/>
            <w:lang w:val="en-US"/>
          </w:rPr>
          <w:t>MM</w:t>
        </w:r>
      </w:ins>
      <w:ins w:id="751" w:author="MOS\BykovVA" w:date="2021-04-16T11:20:00Z">
        <w:r w:rsidR="008A2F77">
          <w:rPr>
            <w:rFonts w:ascii="Arial" w:hAnsi="Arial" w:cs="Arial"/>
          </w:rPr>
          <w:t>39)</w:t>
        </w:r>
      </w:ins>
      <w:ins w:id="752" w:author="MOS\BykovVA" w:date="2021-04-16T11:19:00Z">
        <w:r w:rsidR="008A2F77">
          <w:rPr>
            <w:rFonts w:ascii="Arial" w:hAnsi="Arial" w:cs="Arial"/>
          </w:rPr>
          <w:t xml:space="preserve">. </w:t>
        </w:r>
      </w:ins>
      <w:r w:rsidR="00453E7D">
        <w:rPr>
          <w:rFonts w:ascii="Arial" w:hAnsi="Arial" w:cs="Arial"/>
        </w:rPr>
        <w:t xml:space="preserve">Для потребностей </w:t>
      </w:r>
      <w:proofErr w:type="spellStart"/>
      <w:r w:rsidR="00453E7D">
        <w:rPr>
          <w:rFonts w:ascii="Arial" w:hAnsi="Arial" w:cs="Arial"/>
        </w:rPr>
        <w:t>ТОиР</w:t>
      </w:r>
      <w:proofErr w:type="spellEnd"/>
      <w:r w:rsidR="00453E7D">
        <w:rPr>
          <w:rFonts w:ascii="Arial" w:hAnsi="Arial" w:cs="Arial"/>
        </w:rPr>
        <w:t xml:space="preserve"> очерёдность</w:t>
      </w:r>
      <w:r w:rsidR="0076111C" w:rsidRPr="0076111C">
        <w:rPr>
          <w:rFonts w:ascii="Arial" w:hAnsi="Arial" w:cs="Arial"/>
        </w:rPr>
        <w:t xml:space="preserve"> </w:t>
      </w:r>
      <w:r w:rsidR="0076111C">
        <w:rPr>
          <w:rFonts w:ascii="Arial" w:hAnsi="Arial" w:cs="Arial"/>
        </w:rPr>
        <w:t>для подтверждения запасом</w:t>
      </w:r>
      <w:r w:rsidR="00453E7D">
        <w:rPr>
          <w:rFonts w:ascii="Arial" w:hAnsi="Arial" w:cs="Arial"/>
        </w:rPr>
        <w:t xml:space="preserve"> выстраивается с учётом </w:t>
      </w:r>
      <w:r w:rsidR="0076111C">
        <w:rPr>
          <w:rFonts w:ascii="Arial" w:hAnsi="Arial" w:cs="Arial"/>
        </w:rPr>
        <w:t>приоритета,</w:t>
      </w:r>
      <w:r w:rsidR="00453E7D">
        <w:rPr>
          <w:rFonts w:ascii="Arial" w:hAnsi="Arial" w:cs="Arial"/>
        </w:rPr>
        <w:t xml:space="preserve"> указанного в документе Заказ ТОРО</w:t>
      </w:r>
      <w:r w:rsidR="0076111C">
        <w:rPr>
          <w:rFonts w:ascii="Arial" w:hAnsi="Arial" w:cs="Arial"/>
        </w:rPr>
        <w:t xml:space="preserve"> (подробнее описано в КД «Оперативное планирование воздействий на ПА»)</w:t>
      </w:r>
      <w:r w:rsidR="00453E7D">
        <w:rPr>
          <w:rFonts w:ascii="Arial" w:hAnsi="Arial" w:cs="Arial"/>
        </w:rPr>
        <w:t xml:space="preserve">. </w:t>
      </w:r>
      <w:r w:rsidR="0076111C">
        <w:rPr>
          <w:rFonts w:ascii="Arial" w:hAnsi="Arial" w:cs="Arial"/>
        </w:rPr>
        <w:t xml:space="preserve">По остальным </w:t>
      </w:r>
      <w:r>
        <w:rPr>
          <w:rFonts w:ascii="Arial" w:hAnsi="Arial" w:cs="Arial"/>
        </w:rPr>
        <w:t>потребност</w:t>
      </w:r>
      <w:r w:rsidR="0076111C">
        <w:rPr>
          <w:rFonts w:ascii="Arial" w:hAnsi="Arial" w:cs="Arial"/>
        </w:rPr>
        <w:t>ям</w:t>
      </w:r>
      <w:r>
        <w:rPr>
          <w:rFonts w:ascii="Arial" w:hAnsi="Arial" w:cs="Arial"/>
        </w:rPr>
        <w:t xml:space="preserve"> </w:t>
      </w:r>
      <w:r w:rsidR="0076111C">
        <w:rPr>
          <w:rFonts w:ascii="Arial" w:hAnsi="Arial" w:cs="Arial"/>
        </w:rPr>
        <w:t xml:space="preserve">и по потребности </w:t>
      </w:r>
      <w:proofErr w:type="spellStart"/>
      <w:r w:rsidR="0076111C">
        <w:rPr>
          <w:rFonts w:ascii="Arial" w:hAnsi="Arial" w:cs="Arial"/>
        </w:rPr>
        <w:t>ТОиР</w:t>
      </w:r>
      <w:proofErr w:type="spellEnd"/>
      <w:r w:rsidR="0076111C">
        <w:rPr>
          <w:rFonts w:ascii="Arial" w:hAnsi="Arial" w:cs="Arial"/>
        </w:rPr>
        <w:t xml:space="preserve"> в рамках одного приоритета очерёдность </w:t>
      </w:r>
      <w:r>
        <w:rPr>
          <w:rFonts w:ascii="Arial" w:hAnsi="Arial" w:cs="Arial"/>
        </w:rPr>
        <w:t>выстраивается в рамках каждого сегмента запаса по возрастанию даты потребности</w:t>
      </w:r>
      <w:r w:rsidR="006004E8">
        <w:rPr>
          <w:rFonts w:ascii="Arial" w:hAnsi="Arial" w:cs="Arial"/>
        </w:rPr>
        <w:t>, а при совпадении даты – по возрастанию номера документа резервирования.</w:t>
      </w:r>
    </w:p>
    <w:p w14:paraId="51DD88C3" w14:textId="77777777" w:rsidR="003313FF" w:rsidRDefault="003313FF" w:rsidP="0013069E">
      <w:pPr>
        <w:spacing w:after="240" w:line="276" w:lineRule="auto"/>
        <w:ind w:firstLine="567"/>
        <w:rPr>
          <w:rFonts w:ascii="Arial" w:hAnsi="Arial" w:cs="Arial"/>
        </w:rPr>
      </w:pPr>
      <w:r>
        <w:rPr>
          <w:rFonts w:ascii="Arial" w:hAnsi="Arial" w:cs="Arial"/>
        </w:rPr>
        <w:t>В случае одновременного наличия в рамках одного СПП-элемента нескольких потребностей с одинаковым МТР закупаемым по ОЛ/ТЗ, необходимо однозначно определять – какую из потребностей подтверждать поступившим запасом. Для это при резервировании необходимо сравнивать номер подтверждаемой потребности с номером, указанным в признаке партии.</w:t>
      </w:r>
      <w:r w:rsidRPr="003313FF">
        <w:rPr>
          <w:rFonts w:ascii="Arial" w:hAnsi="Arial" w:cs="Arial"/>
        </w:rPr>
        <w:t xml:space="preserve"> </w:t>
      </w:r>
      <w:r>
        <w:rPr>
          <w:rFonts w:ascii="Arial" w:hAnsi="Arial" w:cs="Arial"/>
        </w:rPr>
        <w:t xml:space="preserve">Данный признак заполняется при поступлении МТР от поставщика (в процессе </w:t>
      </w:r>
      <w:r w:rsidRPr="00D9678B">
        <w:rPr>
          <w:rFonts w:ascii="Arial" w:hAnsi="Arial" w:cs="Arial"/>
        </w:rPr>
        <w:t>ПП-10.07.03.01-ERP</w:t>
      </w:r>
      <w:r>
        <w:rPr>
          <w:rFonts w:ascii="Arial" w:hAnsi="Arial" w:cs="Arial"/>
        </w:rPr>
        <w:t xml:space="preserve"> П</w:t>
      </w:r>
      <w:r w:rsidRPr="00D9678B">
        <w:rPr>
          <w:rFonts w:ascii="Arial" w:hAnsi="Arial" w:cs="Arial"/>
        </w:rPr>
        <w:t xml:space="preserve">риемка и размещение </w:t>
      </w:r>
      <w:r>
        <w:rPr>
          <w:rFonts w:ascii="Arial" w:hAnsi="Arial" w:cs="Arial"/>
        </w:rPr>
        <w:t>МТР</w:t>
      </w:r>
      <w:r w:rsidRPr="00D9678B">
        <w:rPr>
          <w:rFonts w:ascii="Arial" w:hAnsi="Arial" w:cs="Arial"/>
        </w:rPr>
        <w:t xml:space="preserve"> на складе</w:t>
      </w:r>
      <w:r>
        <w:rPr>
          <w:rFonts w:ascii="Arial" w:hAnsi="Arial" w:cs="Arial"/>
        </w:rPr>
        <w:t>) и содержит номер потребности (компонента СГ), по которой была создана Заявка на закупку с ОЛ/ТЗ</w:t>
      </w:r>
      <w:r w:rsidR="00231633">
        <w:rPr>
          <w:rFonts w:ascii="Arial" w:hAnsi="Arial" w:cs="Arial"/>
        </w:rPr>
        <w:t>, по которой выполнялся приход от поставщика</w:t>
      </w:r>
      <w:r>
        <w:rPr>
          <w:rFonts w:ascii="Arial" w:hAnsi="Arial" w:cs="Arial"/>
        </w:rPr>
        <w:t>.</w:t>
      </w:r>
      <w:r w:rsidR="00DE1A63">
        <w:rPr>
          <w:rFonts w:ascii="Arial" w:hAnsi="Arial" w:cs="Arial"/>
        </w:rPr>
        <w:t xml:space="preserve"> Если запас ранее закупался под одну потребность, а нужно списать на другую, то Сток-контролёр должен поменять номер потребности в признаке партии.</w:t>
      </w:r>
    </w:p>
    <w:p w14:paraId="3AD473A3" w14:textId="77777777" w:rsidR="00A96EB2" w:rsidRDefault="00A96EB2" w:rsidP="0013069E">
      <w:pPr>
        <w:spacing w:after="240" w:line="276" w:lineRule="auto"/>
        <w:ind w:firstLine="567"/>
        <w:rPr>
          <w:rFonts w:ascii="Arial" w:hAnsi="Arial" w:cs="Arial"/>
        </w:rPr>
      </w:pPr>
      <w:r>
        <w:rPr>
          <w:rFonts w:ascii="Arial" w:hAnsi="Arial" w:cs="Arial"/>
        </w:rPr>
        <w:t>Свободный запас может появиться в результате следующих процессов:</w:t>
      </w:r>
    </w:p>
    <w:p w14:paraId="0365030B" w14:textId="77777777" w:rsidR="00A96EB2" w:rsidRDefault="00A96EB2" w:rsidP="005F6568">
      <w:pPr>
        <w:pStyle w:val="afa"/>
        <w:numPr>
          <w:ilvl w:val="0"/>
          <w:numId w:val="60"/>
        </w:numPr>
        <w:spacing w:after="240" w:line="276" w:lineRule="auto"/>
        <w:rPr>
          <w:rFonts w:ascii="Arial" w:hAnsi="Arial" w:cs="Arial"/>
        </w:rPr>
      </w:pPr>
      <w:r>
        <w:rPr>
          <w:rFonts w:ascii="Arial" w:hAnsi="Arial" w:cs="Arial"/>
        </w:rPr>
        <w:lastRenderedPageBreak/>
        <w:t>поступление на склад – при перемещении с перевалочной базы, закупке, прочих поступлениях (</w:t>
      </w:r>
      <w:r w:rsidR="002C1748" w:rsidRPr="002C1748">
        <w:rPr>
          <w:rFonts w:ascii="Arial" w:hAnsi="Arial" w:cs="Arial"/>
        </w:rPr>
        <w:t>после демонтажа ОС</w:t>
      </w:r>
      <w:r w:rsidR="002C1748">
        <w:rPr>
          <w:rFonts w:ascii="Arial" w:hAnsi="Arial" w:cs="Arial"/>
        </w:rPr>
        <w:t>, б</w:t>
      </w:r>
      <w:r w:rsidR="002C1748" w:rsidRPr="002C1748">
        <w:rPr>
          <w:rFonts w:ascii="Arial" w:hAnsi="Arial" w:cs="Arial"/>
        </w:rPr>
        <w:t>езвозмездное поступление</w:t>
      </w:r>
      <w:r w:rsidR="002C1748">
        <w:rPr>
          <w:rFonts w:ascii="Arial" w:hAnsi="Arial" w:cs="Arial"/>
        </w:rPr>
        <w:t>, в</w:t>
      </w:r>
      <w:r w:rsidR="002C1748" w:rsidRPr="002C1748">
        <w:rPr>
          <w:rFonts w:ascii="Arial" w:hAnsi="Arial" w:cs="Arial"/>
        </w:rPr>
        <w:t>клад в уставной капитал</w:t>
      </w:r>
      <w:r w:rsidR="002C1748">
        <w:rPr>
          <w:rFonts w:ascii="Arial" w:hAnsi="Arial" w:cs="Arial"/>
        </w:rPr>
        <w:t>, в</w:t>
      </w:r>
      <w:r w:rsidR="002C1748" w:rsidRPr="002C1748">
        <w:rPr>
          <w:rFonts w:ascii="Arial" w:hAnsi="Arial" w:cs="Arial"/>
        </w:rPr>
        <w:t>клад в имущество</w:t>
      </w:r>
      <w:r w:rsidR="002C1748">
        <w:rPr>
          <w:rFonts w:ascii="Arial" w:hAnsi="Arial" w:cs="Arial"/>
        </w:rPr>
        <w:t>, в</w:t>
      </w:r>
      <w:r w:rsidR="002C1748" w:rsidRPr="002C1748">
        <w:rPr>
          <w:rFonts w:ascii="Arial" w:hAnsi="Arial" w:cs="Arial"/>
        </w:rPr>
        <w:t>озврат из уставного капитала сторонней организации</w:t>
      </w:r>
      <w:r w:rsidR="002C1748">
        <w:rPr>
          <w:rFonts w:ascii="Arial" w:hAnsi="Arial" w:cs="Arial"/>
        </w:rPr>
        <w:t>, п</w:t>
      </w:r>
      <w:r w:rsidR="002C1748" w:rsidRPr="0015777E">
        <w:rPr>
          <w:rFonts w:ascii="Arial" w:hAnsi="Arial" w:cs="Arial"/>
        </w:rPr>
        <w:t>огашение обязательств по залогу</w:t>
      </w:r>
      <w:r w:rsidR="002C1748">
        <w:rPr>
          <w:rFonts w:ascii="Arial" w:hAnsi="Arial" w:cs="Arial"/>
        </w:rPr>
        <w:t>, ф</w:t>
      </w:r>
      <w:r w:rsidR="002C1748" w:rsidRPr="002C1748">
        <w:rPr>
          <w:rFonts w:ascii="Arial" w:hAnsi="Arial" w:cs="Arial"/>
        </w:rPr>
        <w:t>ормирование подменного фонда</w:t>
      </w:r>
      <w:r>
        <w:rPr>
          <w:rFonts w:ascii="Arial" w:hAnsi="Arial" w:cs="Arial"/>
        </w:rPr>
        <w:t>)</w:t>
      </w:r>
      <w:r w:rsidR="002C1748">
        <w:rPr>
          <w:rFonts w:ascii="Arial" w:hAnsi="Arial" w:cs="Arial"/>
        </w:rPr>
        <w:t>;</w:t>
      </w:r>
    </w:p>
    <w:p w14:paraId="553273C5" w14:textId="77777777" w:rsidR="002C1748" w:rsidRDefault="002C1748" w:rsidP="005F6568">
      <w:pPr>
        <w:pStyle w:val="afa"/>
        <w:numPr>
          <w:ilvl w:val="0"/>
          <w:numId w:val="60"/>
        </w:numPr>
        <w:spacing w:after="240" w:line="276" w:lineRule="auto"/>
        <w:rPr>
          <w:rFonts w:ascii="Arial" w:hAnsi="Arial" w:cs="Arial"/>
        </w:rPr>
      </w:pPr>
      <w:r w:rsidRPr="002C1748">
        <w:rPr>
          <w:rFonts w:ascii="Arial" w:hAnsi="Arial" w:cs="Arial"/>
        </w:rPr>
        <w:t>уменьшение объёма подтверждённой потребности</w:t>
      </w:r>
      <w:r>
        <w:rPr>
          <w:rFonts w:ascii="Arial" w:hAnsi="Arial" w:cs="Arial"/>
        </w:rPr>
        <w:t xml:space="preserve"> (в </w:t>
      </w:r>
      <w:proofErr w:type="spellStart"/>
      <w:r>
        <w:rPr>
          <w:rFonts w:ascii="Arial" w:hAnsi="Arial" w:cs="Arial"/>
        </w:rPr>
        <w:t>т.ч</w:t>
      </w:r>
      <w:proofErr w:type="spellEnd"/>
      <w:r>
        <w:rPr>
          <w:rFonts w:ascii="Arial" w:hAnsi="Arial" w:cs="Arial"/>
        </w:rPr>
        <w:t>. удаление);</w:t>
      </w:r>
    </w:p>
    <w:p w14:paraId="0B901DF1" w14:textId="77777777" w:rsidR="002C1748" w:rsidRDefault="002C1748" w:rsidP="005F6568">
      <w:pPr>
        <w:pStyle w:val="afa"/>
        <w:numPr>
          <w:ilvl w:val="0"/>
          <w:numId w:val="60"/>
        </w:numPr>
        <w:spacing w:after="240" w:line="276" w:lineRule="auto"/>
        <w:rPr>
          <w:rFonts w:ascii="Arial" w:hAnsi="Arial" w:cs="Arial"/>
        </w:rPr>
      </w:pPr>
      <w:r>
        <w:rPr>
          <w:rFonts w:ascii="Arial" w:hAnsi="Arial" w:cs="Arial"/>
        </w:rPr>
        <w:t>перенос из другого сегмента запаса (свободный запас/запас проекта);</w:t>
      </w:r>
    </w:p>
    <w:p w14:paraId="32D96411" w14:textId="77777777" w:rsidR="002C1748" w:rsidRDefault="002C1748" w:rsidP="005F6568">
      <w:pPr>
        <w:pStyle w:val="afa"/>
        <w:numPr>
          <w:ilvl w:val="0"/>
          <w:numId w:val="60"/>
        </w:numPr>
        <w:spacing w:after="240" w:line="276" w:lineRule="auto"/>
        <w:rPr>
          <w:rFonts w:ascii="Arial" w:hAnsi="Arial" w:cs="Arial"/>
        </w:rPr>
      </w:pPr>
      <w:r>
        <w:rPr>
          <w:rFonts w:ascii="Arial" w:hAnsi="Arial" w:cs="Arial"/>
        </w:rPr>
        <w:t>инвентаризация – при обнаружении излишков;</w:t>
      </w:r>
    </w:p>
    <w:p w14:paraId="58E0BEE2" w14:textId="77777777" w:rsidR="002C1748" w:rsidRPr="00A96EB2" w:rsidRDefault="002C1748" w:rsidP="005F6568">
      <w:pPr>
        <w:pStyle w:val="afa"/>
        <w:numPr>
          <w:ilvl w:val="0"/>
          <w:numId w:val="60"/>
        </w:numPr>
        <w:spacing w:after="240" w:line="276" w:lineRule="auto"/>
        <w:rPr>
          <w:rFonts w:ascii="Arial" w:hAnsi="Arial" w:cs="Arial"/>
        </w:rPr>
      </w:pPr>
      <w:r>
        <w:rPr>
          <w:rFonts w:ascii="Arial" w:hAnsi="Arial" w:cs="Arial"/>
        </w:rPr>
        <w:t>снятие резерва по прошлогодним потребностям.</w:t>
      </w:r>
    </w:p>
    <w:p w14:paraId="72996B48" w14:textId="23CF2FA4" w:rsidR="00E506E0" w:rsidRDefault="00E506E0">
      <w:pPr>
        <w:spacing w:after="240" w:line="276" w:lineRule="auto"/>
        <w:ind w:firstLine="567"/>
        <w:rPr>
          <w:rFonts w:ascii="Arial" w:hAnsi="Arial" w:cs="Arial"/>
        </w:rPr>
      </w:pPr>
      <w:r>
        <w:rPr>
          <w:rFonts w:ascii="Arial" w:hAnsi="Arial" w:cs="Arial"/>
        </w:rPr>
        <w:t xml:space="preserve">Запасы новых и БУ материалов ведутся на одном коде ОЗМ с разными видами оценки (ПОКУПНОЙ, НЕИСПРАВН, ИСПРАВНЫЙ), соответствующими их состоянию. Запасы с видами оценки ПОКУПНОЙ и ИСПРАВНЫЙ одинаково участвуют в подтверждении потребности. </w:t>
      </w:r>
    </w:p>
    <w:p w14:paraId="62EA5AE5" w14:textId="0FF9465B" w:rsidR="00E506E0" w:rsidRDefault="00E506E0">
      <w:pPr>
        <w:spacing w:after="240" w:line="276" w:lineRule="auto"/>
        <w:ind w:firstLine="567"/>
        <w:rPr>
          <w:rFonts w:ascii="Arial" w:hAnsi="Arial" w:cs="Arial"/>
        </w:rPr>
      </w:pPr>
      <w:r w:rsidRPr="00D17A5D">
        <w:rPr>
          <w:rFonts w:ascii="Arial" w:hAnsi="Arial" w:cs="Arial"/>
        </w:rPr>
        <w:t>МТР</w:t>
      </w:r>
      <w:r>
        <w:rPr>
          <w:rFonts w:ascii="Arial" w:hAnsi="Arial" w:cs="Arial"/>
        </w:rPr>
        <w:t>,</w:t>
      </w:r>
      <w:r w:rsidRPr="00D17A5D">
        <w:rPr>
          <w:rFonts w:ascii="Arial" w:hAnsi="Arial" w:cs="Arial"/>
        </w:rPr>
        <w:t xml:space="preserve"> требующие восстановления (вид оценки НЕИСПРАВН) ведутся в рамках партий со статусом ограниченного использования.</w:t>
      </w:r>
      <w:r>
        <w:rPr>
          <w:rFonts w:ascii="Arial" w:hAnsi="Arial" w:cs="Arial"/>
        </w:rPr>
        <w:t xml:space="preserve"> Запас таких партий при подтверждении не учитывается (установка статуса см. КД </w:t>
      </w:r>
      <w:r w:rsidRPr="00D71C4E">
        <w:rPr>
          <w:rFonts w:ascii="Arial" w:hAnsi="Arial" w:cs="Arial"/>
        </w:rPr>
        <w:t>ERP.5.1.60 Управление запасами</w:t>
      </w:r>
      <w:r>
        <w:rPr>
          <w:rFonts w:ascii="Arial" w:hAnsi="Arial" w:cs="Arial"/>
        </w:rPr>
        <w:t xml:space="preserve">). Также при подтверждении не учитывается блокированный запас (перенос в блокированный запас см. КД </w:t>
      </w:r>
      <w:r w:rsidRPr="00D71C4E">
        <w:rPr>
          <w:rFonts w:ascii="Arial" w:hAnsi="Arial" w:cs="Arial"/>
        </w:rPr>
        <w:t>ERP.</w:t>
      </w:r>
      <w:ins w:id="753" w:author="SintsovaMA" w:date="2021-03-23T11:27:00Z">
        <w:r w:rsidR="004C55E4" w:rsidRPr="009C724A">
          <w:rPr>
            <w:rFonts w:ascii="Arial" w:hAnsi="Arial" w:cs="Arial"/>
            <w:rPrChange w:id="754" w:author="SintsovaMA" w:date="2021-03-23T11:43:00Z">
              <w:rPr>
                <w:rFonts w:ascii="Arial" w:hAnsi="Arial" w:cs="Arial"/>
                <w:lang w:val="en-US"/>
              </w:rPr>
            </w:rPrChange>
          </w:rPr>
          <w:t>13.</w:t>
        </w:r>
      </w:ins>
      <w:r w:rsidR="004858E3">
        <w:rPr>
          <w:rFonts w:ascii="Arial" w:hAnsi="Arial" w:cs="Arial"/>
        </w:rPr>
        <w:t>9</w:t>
      </w:r>
      <w:ins w:id="755" w:author="SintsovaMA" w:date="2021-03-23T11:27:00Z">
        <w:r w:rsidR="004C55E4" w:rsidRPr="009C724A">
          <w:rPr>
            <w:rFonts w:ascii="Arial" w:hAnsi="Arial" w:cs="Arial"/>
            <w:rPrChange w:id="756" w:author="SintsovaMA" w:date="2021-03-23T11:43:00Z">
              <w:rPr>
                <w:rFonts w:ascii="Arial" w:hAnsi="Arial" w:cs="Arial"/>
                <w:lang w:val="en-US"/>
              </w:rPr>
            </w:rPrChange>
          </w:rPr>
          <w:t>_2_</w:t>
        </w:r>
      </w:ins>
      <w:del w:id="757" w:author="SintsovaMA" w:date="2021-03-23T11:27:00Z">
        <w:r w:rsidRPr="00D71C4E" w:rsidDel="004C55E4">
          <w:rPr>
            <w:rFonts w:ascii="Arial" w:hAnsi="Arial" w:cs="Arial"/>
          </w:rPr>
          <w:delText>.1.</w:delText>
        </w:r>
      </w:del>
      <w:r w:rsidRPr="00D71C4E">
        <w:rPr>
          <w:rFonts w:ascii="Arial" w:hAnsi="Arial" w:cs="Arial"/>
        </w:rPr>
        <w:t>60</w:t>
      </w:r>
      <w:ins w:id="758" w:author="SintsovaMA" w:date="2021-03-23T11:27:00Z">
        <w:r w:rsidR="004C55E4" w:rsidRPr="009C724A">
          <w:rPr>
            <w:rFonts w:ascii="Arial" w:hAnsi="Arial" w:cs="Arial"/>
            <w:rPrChange w:id="759" w:author="SintsovaMA" w:date="2021-03-23T11:43:00Z">
              <w:rPr>
                <w:rFonts w:ascii="Arial" w:hAnsi="Arial" w:cs="Arial"/>
                <w:lang w:val="en-US"/>
              </w:rPr>
            </w:rPrChange>
          </w:rPr>
          <w:t>_</w:t>
        </w:r>
        <w:r w:rsidR="004C55E4">
          <w:rPr>
            <w:rFonts w:ascii="Arial" w:hAnsi="Arial" w:cs="Arial"/>
            <w:lang w:val="en-US"/>
          </w:rPr>
          <w:t>MM</w:t>
        </w:r>
      </w:ins>
      <w:r w:rsidRPr="00D71C4E">
        <w:rPr>
          <w:rFonts w:ascii="Arial" w:hAnsi="Arial" w:cs="Arial"/>
        </w:rPr>
        <w:t xml:space="preserve"> Управление запасами</w:t>
      </w:r>
      <w:r>
        <w:rPr>
          <w:rFonts w:ascii="Arial" w:hAnsi="Arial" w:cs="Arial"/>
        </w:rPr>
        <w:t>).</w:t>
      </w:r>
    </w:p>
    <w:p w14:paraId="647870E8" w14:textId="77777777" w:rsidR="00780E7D" w:rsidRDefault="00780E7D" w:rsidP="00780E7D">
      <w:pPr>
        <w:spacing w:after="240" w:line="276" w:lineRule="auto"/>
        <w:ind w:firstLine="567"/>
        <w:rPr>
          <w:rFonts w:ascii="Arial" w:hAnsi="Arial" w:cs="Arial"/>
        </w:rPr>
      </w:pPr>
      <w:r>
        <w:rPr>
          <w:rFonts w:ascii="Arial" w:hAnsi="Arial" w:cs="Arial"/>
        </w:rPr>
        <w:t>Процедура р</w:t>
      </w:r>
      <w:r w:rsidR="00A96EB2">
        <w:rPr>
          <w:rFonts w:ascii="Arial" w:hAnsi="Arial" w:cs="Arial"/>
        </w:rPr>
        <w:t xml:space="preserve">аспределения запаса между потребностями </w:t>
      </w:r>
      <w:r>
        <w:rPr>
          <w:rFonts w:ascii="Arial" w:hAnsi="Arial" w:cs="Arial"/>
        </w:rPr>
        <w:t>будет инициироваться автоматически п</w:t>
      </w:r>
      <w:r w:rsidR="00A96EB2" w:rsidRPr="00780E7D">
        <w:rPr>
          <w:rFonts w:ascii="Arial" w:hAnsi="Arial" w:cs="Arial"/>
        </w:rPr>
        <w:t>ри поступлении МТР на склад в результате перемещения с перевалочной базы</w:t>
      </w:r>
      <w:r>
        <w:rPr>
          <w:rFonts w:ascii="Arial" w:hAnsi="Arial" w:cs="Arial"/>
        </w:rPr>
        <w:t xml:space="preserve"> и </w:t>
      </w:r>
      <w:r w:rsidRPr="00780E7D">
        <w:rPr>
          <w:rFonts w:ascii="Arial" w:hAnsi="Arial" w:cs="Arial"/>
        </w:rPr>
        <w:t>с помощью ежедневно запускаемого фонового задания</w:t>
      </w:r>
      <w:r w:rsidR="00C726B5">
        <w:rPr>
          <w:rFonts w:ascii="Arial" w:hAnsi="Arial" w:cs="Arial"/>
        </w:rPr>
        <w:t>. Но, при необходимости, планировщик потребности и сток-контролёр могут инициировать процедуру вручную.</w:t>
      </w:r>
    </w:p>
    <w:p w14:paraId="7B905ADB" w14:textId="77777777" w:rsidR="00642666" w:rsidRDefault="006004E8" w:rsidP="0013069E">
      <w:pPr>
        <w:spacing w:after="240" w:line="276" w:lineRule="auto"/>
        <w:ind w:firstLine="567"/>
        <w:rPr>
          <w:rFonts w:ascii="Arial" w:hAnsi="Arial" w:cs="Arial"/>
        </w:rPr>
      </w:pPr>
      <w:r>
        <w:rPr>
          <w:rFonts w:ascii="Arial" w:hAnsi="Arial" w:cs="Arial"/>
        </w:rPr>
        <w:t>Д</w:t>
      </w:r>
      <w:r w:rsidR="00642666">
        <w:rPr>
          <w:rFonts w:ascii="Arial" w:hAnsi="Arial" w:cs="Arial"/>
        </w:rPr>
        <w:t xml:space="preserve">ля данной процедуры должен </w:t>
      </w:r>
      <w:r>
        <w:rPr>
          <w:rFonts w:ascii="Arial" w:hAnsi="Arial" w:cs="Arial"/>
        </w:rPr>
        <w:t>учитываться полный срок поставки</w:t>
      </w:r>
      <w:r w:rsidR="00C726B5">
        <w:rPr>
          <w:rFonts w:ascii="Arial" w:hAnsi="Arial" w:cs="Arial"/>
        </w:rPr>
        <w:t xml:space="preserve"> (LT)</w:t>
      </w:r>
      <w:r>
        <w:rPr>
          <w:rFonts w:ascii="Arial" w:hAnsi="Arial" w:cs="Arial"/>
        </w:rPr>
        <w:t>, включающий в себя, как срок поставки на перевалочную базу, так и срок перемещения с перевалочной базы на производственную площадку</w:t>
      </w:r>
      <w:r w:rsidR="00642666">
        <w:rPr>
          <w:rFonts w:ascii="Arial" w:hAnsi="Arial" w:cs="Arial"/>
        </w:rPr>
        <w:t>.</w:t>
      </w:r>
    </w:p>
    <w:p w14:paraId="6BFA76F2" w14:textId="77777777" w:rsidR="0013069E" w:rsidRDefault="0013069E" w:rsidP="0013069E">
      <w:pPr>
        <w:spacing w:after="240" w:line="276" w:lineRule="auto"/>
        <w:ind w:firstLine="567"/>
        <w:rPr>
          <w:rFonts w:ascii="Arial" w:hAnsi="Arial" w:cs="Arial"/>
        </w:rPr>
      </w:pPr>
      <w:r>
        <w:rPr>
          <w:rFonts w:ascii="Arial" w:hAnsi="Arial" w:cs="Arial"/>
        </w:rPr>
        <w:t xml:space="preserve">В случае </w:t>
      </w:r>
      <w:r w:rsidR="00E95988">
        <w:rPr>
          <w:rFonts w:ascii="Arial" w:hAnsi="Arial" w:cs="Arial"/>
        </w:rPr>
        <w:t>необходимости</w:t>
      </w:r>
      <w:r>
        <w:rPr>
          <w:rFonts w:ascii="Arial" w:hAnsi="Arial" w:cs="Arial"/>
        </w:rPr>
        <w:t xml:space="preserve"> </w:t>
      </w:r>
      <w:r w:rsidR="00281394">
        <w:rPr>
          <w:rFonts w:ascii="Arial" w:hAnsi="Arial" w:cs="Arial"/>
        </w:rPr>
        <w:t>потребления запаса с датой потребности</w:t>
      </w:r>
      <w:r w:rsidR="00E95988">
        <w:rPr>
          <w:rFonts w:ascii="Arial" w:hAnsi="Arial" w:cs="Arial"/>
        </w:rPr>
        <w:t xml:space="preserve"> вне горизонта </w:t>
      </w:r>
      <w:r w:rsidR="00281394">
        <w:rPr>
          <w:rFonts w:ascii="Arial" w:hAnsi="Arial" w:cs="Arial"/>
        </w:rPr>
        <w:t>резервирования</w:t>
      </w:r>
      <w:r w:rsidR="00A65F00">
        <w:rPr>
          <w:rFonts w:ascii="Arial" w:hAnsi="Arial" w:cs="Arial"/>
        </w:rPr>
        <w:t>, но приходящейся на текущий год</w:t>
      </w:r>
      <w:r>
        <w:rPr>
          <w:rFonts w:ascii="Arial" w:hAnsi="Arial" w:cs="Arial"/>
        </w:rPr>
        <w:t>, Планировщик потребности может вручную</w:t>
      </w:r>
      <w:r w:rsidR="00281394">
        <w:rPr>
          <w:rFonts w:ascii="Arial" w:hAnsi="Arial" w:cs="Arial"/>
        </w:rPr>
        <w:t xml:space="preserve"> выполнить резервирование свободного запаса под данную потребность</w:t>
      </w:r>
      <w:r>
        <w:rPr>
          <w:rFonts w:ascii="Arial" w:hAnsi="Arial" w:cs="Arial"/>
        </w:rPr>
        <w:t>. После этого на основании данной потребности возможно формирование заказа на перемещение (в процессе ПП-10.07.02 Планирование работы складской логистики) внутри производственной площадки, перемещение запаса и его потребление раньше даты указанной в потребности.</w:t>
      </w:r>
    </w:p>
    <w:p w14:paraId="02B217A1" w14:textId="77777777" w:rsidR="00C76541" w:rsidRDefault="00C76541" w:rsidP="0013069E">
      <w:pPr>
        <w:spacing w:after="240" w:line="276" w:lineRule="auto"/>
        <w:ind w:firstLine="567"/>
        <w:rPr>
          <w:rFonts w:ascii="Arial" w:hAnsi="Arial" w:cs="Arial"/>
        </w:rPr>
      </w:pPr>
      <w:r>
        <w:rPr>
          <w:rFonts w:ascii="Arial" w:hAnsi="Arial" w:cs="Arial"/>
        </w:rPr>
        <w:t>Объем подтвержденной потребности становится доступен планировщику потребности. После этого планировщик потребности может инициировать процессы выдачи МТР с</w:t>
      </w:r>
      <w:r w:rsidR="001347FC">
        <w:rPr>
          <w:rFonts w:ascii="Arial" w:hAnsi="Arial" w:cs="Arial"/>
        </w:rPr>
        <w:t xml:space="preserve"> центрального склад</w:t>
      </w:r>
      <w:r w:rsidR="00E22648">
        <w:rPr>
          <w:rFonts w:ascii="Arial" w:hAnsi="Arial" w:cs="Arial"/>
        </w:rPr>
        <w:t>а</w:t>
      </w:r>
      <w:r>
        <w:rPr>
          <w:rFonts w:ascii="Arial" w:hAnsi="Arial" w:cs="Arial"/>
        </w:rPr>
        <w:t>.</w:t>
      </w:r>
    </w:p>
    <w:p w14:paraId="05413CC1" w14:textId="77777777" w:rsidR="00B626C6" w:rsidRDefault="00B626C6" w:rsidP="0013069E">
      <w:pPr>
        <w:spacing w:after="240" w:line="276" w:lineRule="auto"/>
        <w:ind w:firstLine="567"/>
        <w:rPr>
          <w:rFonts w:ascii="Arial" w:hAnsi="Arial" w:cs="Arial"/>
        </w:rPr>
      </w:pPr>
      <w:r>
        <w:rPr>
          <w:rFonts w:ascii="Arial" w:hAnsi="Arial" w:cs="Arial"/>
        </w:rPr>
        <w:lastRenderedPageBreak/>
        <w:t xml:space="preserve">При сторнировании списания, которое ранее было выполнено по подтверждённой потребности, также восстанавливается и подтверждённое количество вне зависимости от наличия более приоритетных потребностей на тот же МТР (разработка </w:t>
      </w:r>
      <w:r w:rsidRPr="00B626C6">
        <w:rPr>
          <w:rFonts w:ascii="Arial" w:hAnsi="Arial" w:cs="Arial"/>
        </w:rPr>
        <w:t xml:space="preserve">MM39 </w:t>
      </w:r>
      <w:r>
        <w:rPr>
          <w:rFonts w:ascii="Arial" w:hAnsi="Arial" w:cs="Arial"/>
        </w:rPr>
        <w:t>«</w:t>
      </w:r>
      <w:r w:rsidRPr="00C84FE5">
        <w:rPr>
          <w:rFonts w:ascii="Arial" w:hAnsi="Arial" w:cs="Arial"/>
        </w:rPr>
        <w:t>Подтверждение потребности в р</w:t>
      </w:r>
      <w:r>
        <w:rPr>
          <w:rFonts w:ascii="Arial" w:hAnsi="Arial" w:cs="Arial"/>
        </w:rPr>
        <w:t>амках срока по</w:t>
      </w:r>
      <w:r w:rsidRPr="00C84FE5">
        <w:rPr>
          <w:rFonts w:ascii="Arial" w:hAnsi="Arial" w:cs="Arial"/>
        </w:rPr>
        <w:t>ставки</w:t>
      </w:r>
      <w:r>
        <w:rPr>
          <w:rFonts w:ascii="Arial" w:hAnsi="Arial" w:cs="Arial"/>
        </w:rPr>
        <w:t>»).</w:t>
      </w:r>
    </w:p>
    <w:p w14:paraId="32C4739C" w14:textId="77777777" w:rsidR="000B41C1" w:rsidRDefault="005C3D9C" w:rsidP="005C3D9C">
      <w:pPr>
        <w:spacing w:after="240" w:line="276" w:lineRule="auto"/>
        <w:ind w:firstLine="567"/>
        <w:rPr>
          <w:rFonts w:ascii="Arial" w:hAnsi="Arial" w:cs="Arial"/>
        </w:rPr>
      </w:pPr>
      <w:r>
        <w:rPr>
          <w:rFonts w:ascii="Arial" w:hAnsi="Arial" w:cs="Arial"/>
        </w:rPr>
        <w:t>Для высвобождения запаса предусмотрено ежедневное фоновое задание, выполняющее снятие подтверждения с заявок на списание МТР, которые в течении 10 дней находятся в статусе отклонено или на повторном согласовании</w:t>
      </w:r>
      <w:r w:rsidR="000B41C1">
        <w:rPr>
          <w:rFonts w:ascii="Arial" w:hAnsi="Arial" w:cs="Arial"/>
        </w:rPr>
        <w:t>.</w:t>
      </w:r>
    </w:p>
    <w:p w14:paraId="3593FAAF" w14:textId="77777777" w:rsidR="00E27133" w:rsidRDefault="002C1748" w:rsidP="005C3D9C">
      <w:pPr>
        <w:spacing w:after="240" w:line="276" w:lineRule="auto"/>
        <w:ind w:firstLine="567"/>
        <w:rPr>
          <w:rFonts w:ascii="Arial" w:hAnsi="Arial" w:cs="Arial"/>
        </w:rPr>
      </w:pPr>
      <w:r>
        <w:rPr>
          <w:rFonts w:ascii="Arial" w:hAnsi="Arial" w:cs="Arial"/>
        </w:rPr>
        <w:t xml:space="preserve">Процедура распределения свободного запаса будет реализована разработкой </w:t>
      </w:r>
      <w:r w:rsidR="00B626C6" w:rsidRPr="00B626C6">
        <w:rPr>
          <w:rFonts w:ascii="Arial" w:hAnsi="Arial" w:cs="Arial"/>
        </w:rPr>
        <w:t xml:space="preserve">MM39 </w:t>
      </w:r>
      <w:r>
        <w:rPr>
          <w:rFonts w:ascii="Arial" w:hAnsi="Arial" w:cs="Arial"/>
        </w:rPr>
        <w:t>«</w:t>
      </w:r>
      <w:r w:rsidRPr="00C84FE5">
        <w:rPr>
          <w:rFonts w:ascii="Arial" w:hAnsi="Arial" w:cs="Arial"/>
        </w:rPr>
        <w:t>Подтверждение потребности в р</w:t>
      </w:r>
      <w:r>
        <w:rPr>
          <w:rFonts w:ascii="Arial" w:hAnsi="Arial" w:cs="Arial"/>
        </w:rPr>
        <w:t>амках срока по</w:t>
      </w:r>
      <w:r w:rsidRPr="00C84FE5">
        <w:rPr>
          <w:rFonts w:ascii="Arial" w:hAnsi="Arial" w:cs="Arial"/>
        </w:rPr>
        <w:t>ставки</w:t>
      </w:r>
      <w:r>
        <w:rPr>
          <w:rFonts w:ascii="Arial" w:hAnsi="Arial" w:cs="Arial"/>
        </w:rPr>
        <w:t>».</w:t>
      </w:r>
    </w:p>
    <w:p w14:paraId="569F85CD" w14:textId="77777777" w:rsidR="0013069E" w:rsidRPr="00247522" w:rsidRDefault="0013069E" w:rsidP="0013069E">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42</w:t>
      </w:r>
      <w:r w:rsidRPr="00247522">
        <w:rPr>
          <w:rFonts w:ascii="Arial" w:hAnsi="Arial" w:cs="Arial"/>
          <w:b/>
          <w:sz w:val="22"/>
        </w:rPr>
        <w:fldChar w:fldCharType="end"/>
      </w:r>
      <w:r>
        <w:rPr>
          <w:rFonts w:ascii="Arial" w:hAnsi="Arial" w:cs="Arial"/>
          <w:b/>
          <w:sz w:val="22"/>
        </w:rPr>
        <w:t>. Описание шага «</w:t>
      </w:r>
      <w:r w:rsidRPr="00CC2C81">
        <w:rPr>
          <w:rFonts w:ascii="Arial" w:hAnsi="Arial" w:cs="Arial"/>
          <w:b/>
          <w:sz w:val="22"/>
        </w:rPr>
        <w:t>Подтверждение запаса под потребность</w:t>
      </w:r>
      <w:r>
        <w:rPr>
          <w:rFonts w:ascii="Arial" w:hAnsi="Arial" w:cs="Arial"/>
          <w:b/>
          <w:sz w:val="22"/>
        </w:rPr>
        <w:t>»</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589"/>
        <w:gridCol w:w="2169"/>
        <w:gridCol w:w="2372"/>
        <w:gridCol w:w="1426"/>
        <w:gridCol w:w="1033"/>
        <w:gridCol w:w="1587"/>
      </w:tblGrid>
      <w:tr w:rsidR="004858E3" w:rsidRPr="00F94454" w14:paraId="5EB96F21" w14:textId="77777777" w:rsidTr="00274966">
        <w:trPr>
          <w:cantSplit/>
          <w:trHeight w:val="397"/>
          <w:tblHeader/>
        </w:trPr>
        <w:tc>
          <w:tcPr>
            <w:tcW w:w="899" w:type="pct"/>
            <w:shd w:val="clear" w:color="auto" w:fill="FFC000"/>
            <w:vAlign w:val="center"/>
          </w:tcPr>
          <w:p w14:paraId="40DCECFA" w14:textId="77777777" w:rsidR="0013069E" w:rsidRPr="00D36A72" w:rsidRDefault="0013069E" w:rsidP="00274966">
            <w:pPr>
              <w:jc w:val="center"/>
              <w:rPr>
                <w:rFonts w:ascii="Arial" w:hAnsi="Arial" w:cs="Arial"/>
                <w:b/>
                <w:sz w:val="20"/>
              </w:rPr>
            </w:pPr>
            <w:r>
              <w:rPr>
                <w:rFonts w:ascii="Arial" w:hAnsi="Arial" w:cs="Arial"/>
                <w:b/>
                <w:sz w:val="20"/>
                <w:szCs w:val="20"/>
                <w:lang w:eastAsia="ru-RU"/>
              </w:rPr>
              <w:t>Номер шага</w:t>
            </w:r>
          </w:p>
        </w:tc>
        <w:tc>
          <w:tcPr>
            <w:tcW w:w="1184" w:type="pct"/>
            <w:shd w:val="clear" w:color="auto" w:fill="FFC000"/>
            <w:vAlign w:val="center"/>
          </w:tcPr>
          <w:p w14:paraId="767C150C" w14:textId="77777777" w:rsidR="0013069E" w:rsidRDefault="0013069E" w:rsidP="00274966">
            <w:pPr>
              <w:jc w:val="center"/>
              <w:rPr>
                <w:rFonts w:ascii="Arial" w:hAnsi="Arial" w:cs="Arial"/>
                <w:b/>
                <w:sz w:val="20"/>
                <w:szCs w:val="20"/>
                <w:lang w:eastAsia="ru-RU"/>
              </w:rPr>
            </w:pPr>
            <w:r>
              <w:rPr>
                <w:rFonts w:ascii="Arial" w:hAnsi="Arial" w:cs="Arial"/>
                <w:b/>
                <w:sz w:val="20"/>
                <w:szCs w:val="20"/>
                <w:lang w:eastAsia="ru-RU"/>
              </w:rPr>
              <w:t>Предпосылки</w:t>
            </w:r>
          </w:p>
        </w:tc>
        <w:tc>
          <w:tcPr>
            <w:tcW w:w="574" w:type="pct"/>
            <w:shd w:val="clear" w:color="auto" w:fill="FFC000"/>
            <w:vAlign w:val="center"/>
          </w:tcPr>
          <w:p w14:paraId="11407296" w14:textId="77777777" w:rsidR="0013069E" w:rsidRPr="00F94454" w:rsidRDefault="0013069E" w:rsidP="00274966">
            <w:pPr>
              <w:jc w:val="center"/>
              <w:rPr>
                <w:rFonts w:ascii="Arial" w:hAnsi="Arial" w:cs="Arial"/>
                <w:b/>
                <w:sz w:val="20"/>
              </w:rPr>
            </w:pPr>
            <w:r>
              <w:rPr>
                <w:rFonts w:ascii="Arial" w:hAnsi="Arial" w:cs="Arial"/>
                <w:b/>
                <w:sz w:val="20"/>
              </w:rPr>
              <w:t>Транзакция</w:t>
            </w:r>
          </w:p>
        </w:tc>
        <w:tc>
          <w:tcPr>
            <w:tcW w:w="819" w:type="pct"/>
            <w:shd w:val="clear" w:color="auto" w:fill="FFC000"/>
          </w:tcPr>
          <w:p w14:paraId="70789677" w14:textId="77777777" w:rsidR="0013069E" w:rsidRDefault="0013069E" w:rsidP="00274966">
            <w:pPr>
              <w:jc w:val="center"/>
              <w:rPr>
                <w:rFonts w:ascii="Arial" w:hAnsi="Arial" w:cs="Arial"/>
                <w:b/>
                <w:sz w:val="20"/>
              </w:rPr>
            </w:pPr>
            <w:r>
              <w:rPr>
                <w:rFonts w:ascii="Arial" w:hAnsi="Arial" w:cs="Arial"/>
                <w:b/>
                <w:sz w:val="20"/>
              </w:rPr>
              <w:t>Вход</w:t>
            </w:r>
          </w:p>
        </w:tc>
        <w:tc>
          <w:tcPr>
            <w:tcW w:w="626" w:type="pct"/>
            <w:shd w:val="clear" w:color="auto" w:fill="FFC000"/>
          </w:tcPr>
          <w:p w14:paraId="5D31595A" w14:textId="77777777" w:rsidR="0013069E" w:rsidRDefault="0013069E" w:rsidP="00274966">
            <w:pPr>
              <w:jc w:val="center"/>
              <w:rPr>
                <w:rFonts w:ascii="Arial" w:hAnsi="Arial" w:cs="Arial"/>
                <w:b/>
                <w:sz w:val="20"/>
              </w:rPr>
            </w:pPr>
            <w:r>
              <w:rPr>
                <w:rFonts w:ascii="Arial" w:hAnsi="Arial" w:cs="Arial"/>
                <w:b/>
                <w:sz w:val="20"/>
              </w:rPr>
              <w:t>Результат</w:t>
            </w:r>
          </w:p>
        </w:tc>
        <w:tc>
          <w:tcPr>
            <w:tcW w:w="898" w:type="pct"/>
            <w:shd w:val="clear" w:color="auto" w:fill="FFC000"/>
          </w:tcPr>
          <w:p w14:paraId="493DB0EE" w14:textId="77777777" w:rsidR="0013069E" w:rsidRDefault="0013069E" w:rsidP="00274966">
            <w:pPr>
              <w:jc w:val="center"/>
              <w:rPr>
                <w:rFonts w:ascii="Arial" w:hAnsi="Arial" w:cs="Arial"/>
                <w:b/>
                <w:sz w:val="20"/>
              </w:rPr>
            </w:pPr>
            <w:r>
              <w:rPr>
                <w:rFonts w:ascii="Arial" w:hAnsi="Arial" w:cs="Arial"/>
                <w:b/>
                <w:sz w:val="20"/>
              </w:rPr>
              <w:t>Бизнес-роль</w:t>
            </w:r>
          </w:p>
        </w:tc>
      </w:tr>
      <w:tr w:rsidR="004858E3" w14:paraId="60775E96" w14:textId="77777777" w:rsidTr="00274966">
        <w:trPr>
          <w:cantSplit/>
          <w:trHeight w:val="910"/>
        </w:trPr>
        <w:tc>
          <w:tcPr>
            <w:tcW w:w="899" w:type="pct"/>
            <w:vMerge w:val="restart"/>
          </w:tcPr>
          <w:p w14:paraId="0AE92892" w14:textId="77777777" w:rsidR="0013069E" w:rsidRDefault="0013069E" w:rsidP="00274966">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4</w:t>
            </w:r>
            <w:r w:rsidRPr="00B613A3">
              <w:rPr>
                <w:rFonts w:ascii="Arial" w:hAnsi="Arial" w:cs="Arial"/>
                <w:sz w:val="20"/>
                <w:szCs w:val="20"/>
              </w:rPr>
              <w:t>.0</w:t>
            </w:r>
            <w:r>
              <w:rPr>
                <w:rFonts w:ascii="Arial" w:hAnsi="Arial" w:cs="Arial"/>
                <w:sz w:val="20"/>
                <w:szCs w:val="20"/>
              </w:rPr>
              <w:t>9</w:t>
            </w:r>
            <w:r w:rsidRPr="00B613A3">
              <w:rPr>
                <w:rFonts w:ascii="Arial" w:hAnsi="Arial" w:cs="Arial"/>
                <w:sz w:val="20"/>
                <w:szCs w:val="20"/>
              </w:rPr>
              <w:t>0</w:t>
            </w:r>
          </w:p>
        </w:tc>
        <w:tc>
          <w:tcPr>
            <w:tcW w:w="1184" w:type="pct"/>
          </w:tcPr>
          <w:p w14:paraId="2DC62BE0" w14:textId="77777777" w:rsidR="0013069E" w:rsidRDefault="0013069E" w:rsidP="00274966">
            <w:pPr>
              <w:jc w:val="left"/>
              <w:rPr>
                <w:rFonts w:ascii="Arial" w:hAnsi="Arial" w:cs="Arial"/>
                <w:sz w:val="20"/>
              </w:rPr>
            </w:pPr>
            <w:r>
              <w:rPr>
                <w:rFonts w:ascii="Arial" w:hAnsi="Arial" w:cs="Arial"/>
                <w:sz w:val="20"/>
              </w:rPr>
              <w:t>- Появился свободный запас для покрытия потребности.</w:t>
            </w:r>
            <w:r>
              <w:rPr>
                <w:rFonts w:ascii="Arial" w:hAnsi="Arial" w:cs="Arial"/>
                <w:sz w:val="20"/>
              </w:rPr>
              <w:br/>
              <w:t>И</w:t>
            </w:r>
          </w:p>
          <w:p w14:paraId="268E0B1D" w14:textId="77777777" w:rsidR="0013069E" w:rsidRDefault="0013069E" w:rsidP="00274966">
            <w:pPr>
              <w:jc w:val="left"/>
              <w:rPr>
                <w:rFonts w:ascii="Arial" w:hAnsi="Arial" w:cs="Arial"/>
                <w:sz w:val="20"/>
              </w:rPr>
            </w:pPr>
            <w:r>
              <w:rPr>
                <w:rFonts w:ascii="Arial" w:hAnsi="Arial" w:cs="Arial"/>
                <w:sz w:val="20"/>
              </w:rPr>
              <w:t>- Наступил горизонт резервирования запаса.</w:t>
            </w:r>
          </w:p>
        </w:tc>
        <w:tc>
          <w:tcPr>
            <w:tcW w:w="574" w:type="pct"/>
            <w:vMerge w:val="restart"/>
            <w:shd w:val="clear" w:color="auto" w:fill="auto"/>
          </w:tcPr>
          <w:p w14:paraId="5540D4DA" w14:textId="7717BF61" w:rsidR="004858E3" w:rsidRPr="00EC590A" w:rsidRDefault="004858E3" w:rsidP="004858E3">
            <w:pPr>
              <w:jc w:val="left"/>
              <w:rPr>
                <w:rFonts w:ascii="Arial" w:hAnsi="Arial" w:cs="Arial"/>
                <w:sz w:val="20"/>
              </w:rPr>
            </w:pPr>
          </w:p>
          <w:p w14:paraId="324D301A" w14:textId="58734A83" w:rsidR="004858E3" w:rsidRPr="00EC590A" w:rsidRDefault="009D05ED" w:rsidP="004858E3">
            <w:pPr>
              <w:jc w:val="left"/>
              <w:rPr>
                <w:rFonts w:ascii="Arial" w:hAnsi="Arial" w:cs="Arial"/>
                <w:sz w:val="20"/>
                <w:szCs w:val="20"/>
                <w:lang w:val="en-US"/>
              </w:rPr>
            </w:pPr>
            <w:r w:rsidRPr="009D05ED">
              <w:rPr>
                <w:rFonts w:ascii="Arial" w:hAnsi="Arial" w:cs="Arial"/>
                <w:sz w:val="20"/>
                <w:lang w:val="en-US"/>
              </w:rPr>
              <w:t>ZMM_DYN_ATP_AUTO</w:t>
            </w:r>
          </w:p>
        </w:tc>
        <w:tc>
          <w:tcPr>
            <w:tcW w:w="819" w:type="pct"/>
            <w:vMerge w:val="restart"/>
          </w:tcPr>
          <w:p w14:paraId="563B23BF" w14:textId="77777777" w:rsidR="0013069E" w:rsidRPr="00D30F20" w:rsidRDefault="0013069E" w:rsidP="00274966">
            <w:pPr>
              <w:jc w:val="left"/>
              <w:rPr>
                <w:rFonts w:ascii="Arial" w:hAnsi="Arial" w:cs="Arial"/>
                <w:sz w:val="20"/>
              </w:rPr>
            </w:pPr>
            <w:r w:rsidRPr="00D30F20">
              <w:rPr>
                <w:rFonts w:ascii="Arial" w:hAnsi="Arial" w:cs="Arial"/>
                <w:sz w:val="20"/>
              </w:rPr>
              <w:t>- Потребность в МТР</w:t>
            </w:r>
          </w:p>
          <w:p w14:paraId="35D7291C" w14:textId="77777777" w:rsidR="0013069E" w:rsidRPr="00D30F20" w:rsidRDefault="0013069E" w:rsidP="00274966">
            <w:pPr>
              <w:jc w:val="left"/>
              <w:rPr>
                <w:rFonts w:ascii="Arial" w:hAnsi="Arial" w:cs="Arial"/>
                <w:sz w:val="20"/>
              </w:rPr>
            </w:pPr>
            <w:r w:rsidRPr="00D30F20">
              <w:rPr>
                <w:rFonts w:ascii="Arial" w:hAnsi="Arial" w:cs="Arial"/>
                <w:sz w:val="20"/>
              </w:rPr>
              <w:t>(Передана)</w:t>
            </w:r>
          </w:p>
          <w:p w14:paraId="1A50DF08" w14:textId="77777777" w:rsidR="0013069E" w:rsidRPr="00D30F20" w:rsidRDefault="0013069E" w:rsidP="00274966">
            <w:pPr>
              <w:jc w:val="left"/>
              <w:rPr>
                <w:rFonts w:ascii="Arial" w:hAnsi="Arial" w:cs="Arial"/>
                <w:sz w:val="20"/>
              </w:rPr>
            </w:pPr>
            <w:r w:rsidRPr="00D30F20">
              <w:rPr>
                <w:rFonts w:ascii="Arial" w:hAnsi="Arial" w:cs="Arial"/>
                <w:sz w:val="20"/>
              </w:rPr>
              <w:t xml:space="preserve">- Заявка на списание МТР </w:t>
            </w:r>
          </w:p>
          <w:p w14:paraId="2B88F0CD" w14:textId="77777777" w:rsidR="0013069E" w:rsidRPr="00CB3587" w:rsidRDefault="0013069E" w:rsidP="00274966">
            <w:pPr>
              <w:jc w:val="left"/>
              <w:rPr>
                <w:rFonts w:ascii="Arial" w:hAnsi="Arial" w:cs="Arial"/>
                <w:sz w:val="20"/>
              </w:rPr>
            </w:pPr>
            <w:r w:rsidRPr="00D30F20">
              <w:rPr>
                <w:rFonts w:ascii="Arial" w:hAnsi="Arial" w:cs="Arial"/>
                <w:sz w:val="20"/>
              </w:rPr>
              <w:t>(Согласована)</w:t>
            </w:r>
          </w:p>
        </w:tc>
        <w:tc>
          <w:tcPr>
            <w:tcW w:w="626" w:type="pct"/>
            <w:vMerge w:val="restart"/>
          </w:tcPr>
          <w:p w14:paraId="3F8AB978" w14:textId="77777777" w:rsidR="0013069E" w:rsidRPr="00B613A3" w:rsidRDefault="0013069E" w:rsidP="00274966">
            <w:pPr>
              <w:jc w:val="left"/>
              <w:rPr>
                <w:rFonts w:ascii="Arial" w:hAnsi="Arial" w:cs="Arial"/>
                <w:sz w:val="20"/>
              </w:rPr>
            </w:pPr>
            <w:r>
              <w:rPr>
                <w:rFonts w:ascii="Arial" w:hAnsi="Arial" w:cs="Arial"/>
                <w:sz w:val="20"/>
                <w:lang w:val="en-US"/>
              </w:rPr>
              <w:t xml:space="preserve">- </w:t>
            </w:r>
            <w:r w:rsidRPr="00D30F20">
              <w:rPr>
                <w:rFonts w:ascii="Arial" w:hAnsi="Arial" w:cs="Arial"/>
                <w:sz w:val="20"/>
              </w:rPr>
              <w:t>Подтверждение запаса под потребность</w:t>
            </w:r>
          </w:p>
        </w:tc>
        <w:tc>
          <w:tcPr>
            <w:tcW w:w="898" w:type="pct"/>
            <w:vMerge w:val="restart"/>
          </w:tcPr>
          <w:p w14:paraId="47FA17FF" w14:textId="77777777" w:rsidR="0013069E" w:rsidRPr="00D30F20" w:rsidRDefault="0013069E" w:rsidP="00274966">
            <w:pPr>
              <w:jc w:val="left"/>
              <w:rPr>
                <w:rFonts w:ascii="Arial" w:hAnsi="Arial" w:cs="Arial"/>
                <w:sz w:val="20"/>
              </w:rPr>
            </w:pPr>
            <w:r>
              <w:rPr>
                <w:rFonts w:ascii="Arial" w:hAnsi="Arial" w:cs="Arial"/>
                <w:sz w:val="20"/>
              </w:rPr>
              <w:t>- Планировщик потребности</w:t>
            </w:r>
          </w:p>
        </w:tc>
      </w:tr>
      <w:tr w:rsidR="004858E3" w14:paraId="789640B0" w14:textId="77777777" w:rsidTr="00274966">
        <w:trPr>
          <w:cantSplit/>
          <w:trHeight w:val="2114"/>
        </w:trPr>
        <w:tc>
          <w:tcPr>
            <w:tcW w:w="899" w:type="pct"/>
            <w:vMerge/>
          </w:tcPr>
          <w:p w14:paraId="5E748F3C" w14:textId="77777777" w:rsidR="0013069E" w:rsidRPr="00B613A3" w:rsidRDefault="0013069E" w:rsidP="00274966">
            <w:pPr>
              <w:rPr>
                <w:rFonts w:ascii="Arial" w:hAnsi="Arial" w:cs="Arial"/>
                <w:sz w:val="20"/>
                <w:szCs w:val="20"/>
              </w:rPr>
            </w:pPr>
          </w:p>
        </w:tc>
        <w:tc>
          <w:tcPr>
            <w:tcW w:w="1184" w:type="pct"/>
          </w:tcPr>
          <w:p w14:paraId="38A7DC78" w14:textId="77777777" w:rsidR="0013069E" w:rsidRDefault="0013069E" w:rsidP="00274966">
            <w:pPr>
              <w:jc w:val="left"/>
              <w:rPr>
                <w:rFonts w:ascii="Arial" w:hAnsi="Arial" w:cs="Arial"/>
                <w:sz w:val="20"/>
              </w:rPr>
            </w:pPr>
            <w:r>
              <w:rPr>
                <w:rFonts w:ascii="Arial" w:hAnsi="Arial" w:cs="Arial"/>
                <w:sz w:val="20"/>
              </w:rPr>
              <w:t>ИЛИ</w:t>
            </w:r>
          </w:p>
          <w:p w14:paraId="1AC1C21C" w14:textId="77777777" w:rsidR="0013069E" w:rsidRDefault="0013069E" w:rsidP="00274966">
            <w:pPr>
              <w:jc w:val="left"/>
              <w:rPr>
                <w:rFonts w:ascii="Arial" w:hAnsi="Arial" w:cs="Arial"/>
                <w:sz w:val="20"/>
              </w:rPr>
            </w:pPr>
            <w:r>
              <w:rPr>
                <w:rFonts w:ascii="Arial" w:hAnsi="Arial" w:cs="Arial"/>
                <w:sz w:val="20"/>
              </w:rPr>
              <w:t>- Появился свободный запас для покрытия потребности.</w:t>
            </w:r>
          </w:p>
          <w:p w14:paraId="16406FD6" w14:textId="77777777" w:rsidR="0013069E" w:rsidRDefault="0013069E" w:rsidP="00274966">
            <w:pPr>
              <w:jc w:val="left"/>
              <w:rPr>
                <w:rFonts w:ascii="Arial" w:hAnsi="Arial" w:cs="Arial"/>
                <w:sz w:val="20"/>
              </w:rPr>
            </w:pPr>
            <w:r>
              <w:rPr>
                <w:rFonts w:ascii="Arial" w:hAnsi="Arial" w:cs="Arial"/>
                <w:sz w:val="20"/>
              </w:rPr>
              <w:t>И</w:t>
            </w:r>
          </w:p>
          <w:p w14:paraId="410F190B" w14:textId="77777777" w:rsidR="0013069E" w:rsidRDefault="0013069E" w:rsidP="00274966">
            <w:pPr>
              <w:jc w:val="left"/>
              <w:rPr>
                <w:rFonts w:ascii="Arial" w:hAnsi="Arial" w:cs="Arial"/>
                <w:sz w:val="20"/>
              </w:rPr>
            </w:pPr>
            <w:r>
              <w:rPr>
                <w:rFonts w:ascii="Arial" w:hAnsi="Arial" w:cs="Arial"/>
                <w:sz w:val="20"/>
              </w:rPr>
              <w:t>- Требуется резервирование запаса за границами горизонта резервирования</w:t>
            </w:r>
          </w:p>
        </w:tc>
        <w:tc>
          <w:tcPr>
            <w:tcW w:w="574" w:type="pct"/>
            <w:vMerge/>
            <w:shd w:val="clear" w:color="auto" w:fill="auto"/>
          </w:tcPr>
          <w:p w14:paraId="7B408C97" w14:textId="77777777" w:rsidR="0013069E" w:rsidRPr="005D584C" w:rsidRDefault="0013069E" w:rsidP="00274966">
            <w:pPr>
              <w:jc w:val="left"/>
              <w:rPr>
                <w:rFonts w:ascii="Arial" w:hAnsi="Arial" w:cs="Arial"/>
                <w:sz w:val="20"/>
              </w:rPr>
            </w:pPr>
          </w:p>
        </w:tc>
        <w:tc>
          <w:tcPr>
            <w:tcW w:w="819" w:type="pct"/>
            <w:vMerge/>
          </w:tcPr>
          <w:p w14:paraId="765E75A3" w14:textId="77777777" w:rsidR="0013069E" w:rsidRDefault="0013069E" w:rsidP="00274966">
            <w:pPr>
              <w:jc w:val="left"/>
              <w:rPr>
                <w:rFonts w:ascii="Arial" w:hAnsi="Arial" w:cs="Arial"/>
                <w:sz w:val="20"/>
              </w:rPr>
            </w:pPr>
          </w:p>
        </w:tc>
        <w:tc>
          <w:tcPr>
            <w:tcW w:w="626" w:type="pct"/>
            <w:vMerge/>
          </w:tcPr>
          <w:p w14:paraId="20D3E6ED" w14:textId="77777777" w:rsidR="0013069E" w:rsidRDefault="0013069E" w:rsidP="00274966">
            <w:pPr>
              <w:jc w:val="left"/>
              <w:rPr>
                <w:rFonts w:ascii="Arial" w:hAnsi="Arial" w:cs="Arial"/>
                <w:sz w:val="20"/>
              </w:rPr>
            </w:pPr>
          </w:p>
        </w:tc>
        <w:tc>
          <w:tcPr>
            <w:tcW w:w="898" w:type="pct"/>
            <w:vMerge/>
          </w:tcPr>
          <w:p w14:paraId="7C4EDD8C" w14:textId="77777777" w:rsidR="0013069E" w:rsidRDefault="0013069E" w:rsidP="00274966">
            <w:pPr>
              <w:jc w:val="left"/>
              <w:rPr>
                <w:rFonts w:ascii="Arial" w:hAnsi="Arial" w:cs="Arial"/>
                <w:sz w:val="20"/>
              </w:rPr>
            </w:pPr>
          </w:p>
        </w:tc>
      </w:tr>
    </w:tbl>
    <w:p w14:paraId="373C9174" w14:textId="77777777" w:rsidR="0013069E" w:rsidRPr="00A564C0" w:rsidRDefault="0013069E" w:rsidP="0013069E">
      <w:pPr>
        <w:spacing w:after="240" w:line="276" w:lineRule="auto"/>
        <w:ind w:firstLine="567"/>
        <w:rPr>
          <w:rFonts w:ascii="Arial" w:hAnsi="Arial" w:cs="Arial"/>
        </w:rPr>
      </w:pPr>
    </w:p>
    <w:p w14:paraId="29A4F02D" w14:textId="77777777" w:rsidR="00717A1F" w:rsidRDefault="00717A1F" w:rsidP="00717A1F">
      <w:pPr>
        <w:pStyle w:val="4"/>
        <w:rPr>
          <w:b/>
          <w:i w:val="0"/>
          <w:caps w:val="0"/>
          <w:sz w:val="24"/>
          <w:szCs w:val="24"/>
        </w:rPr>
      </w:pPr>
      <w:bookmarkStart w:id="760" w:name="_Шаг_процесса_ПП-10.03.04.100"/>
      <w:bookmarkEnd w:id="760"/>
      <w:r w:rsidRPr="0012135C">
        <w:rPr>
          <w:rFonts w:eastAsiaTheme="majorEastAsia" w:cstheme="majorBidi"/>
          <w:b/>
          <w:i w:val="0"/>
          <w:caps w:val="0"/>
          <w:sz w:val="24"/>
          <w:szCs w:val="24"/>
        </w:rPr>
        <w:t xml:space="preserve">Шаг процесса </w:t>
      </w:r>
      <w:r w:rsidRPr="002531A4">
        <w:rPr>
          <w:rFonts w:eastAsiaTheme="majorEastAsia" w:cstheme="majorBidi"/>
          <w:b/>
          <w:i w:val="0"/>
          <w:caps w:val="0"/>
          <w:sz w:val="24"/>
          <w:szCs w:val="24"/>
        </w:rPr>
        <w:t>ПП-10.03.04.</w:t>
      </w:r>
      <w:r>
        <w:rPr>
          <w:rFonts w:eastAsiaTheme="majorEastAsia" w:cstheme="majorBidi"/>
          <w:b/>
          <w:i w:val="0"/>
          <w:caps w:val="0"/>
          <w:sz w:val="24"/>
          <w:szCs w:val="24"/>
        </w:rPr>
        <w:t>100</w:t>
      </w:r>
      <w:r w:rsidRPr="0012135C">
        <w:rPr>
          <w:rFonts w:eastAsiaTheme="majorEastAsia" w:cstheme="majorBidi"/>
          <w:b/>
          <w:i w:val="0"/>
          <w:caps w:val="0"/>
          <w:sz w:val="24"/>
          <w:szCs w:val="24"/>
        </w:rPr>
        <w:t xml:space="preserve"> – </w:t>
      </w:r>
      <w:r w:rsidRPr="00222CB9">
        <w:rPr>
          <w:b/>
          <w:i w:val="0"/>
          <w:caps w:val="0"/>
          <w:sz w:val="24"/>
          <w:szCs w:val="24"/>
        </w:rPr>
        <w:t xml:space="preserve">Формирование запроса </w:t>
      </w:r>
      <w:bookmarkStart w:id="761" w:name="_Hlk517252322"/>
      <w:r w:rsidRPr="00222CB9">
        <w:rPr>
          <w:b/>
          <w:i w:val="0"/>
          <w:caps w:val="0"/>
          <w:sz w:val="24"/>
          <w:szCs w:val="24"/>
        </w:rPr>
        <w:t xml:space="preserve">на </w:t>
      </w:r>
      <w:proofErr w:type="spellStart"/>
      <w:r w:rsidRPr="00222CB9">
        <w:rPr>
          <w:b/>
          <w:i w:val="0"/>
          <w:caps w:val="0"/>
          <w:sz w:val="24"/>
          <w:szCs w:val="24"/>
        </w:rPr>
        <w:t>перерезервирование</w:t>
      </w:r>
      <w:proofErr w:type="spellEnd"/>
      <w:r w:rsidRPr="00222CB9">
        <w:rPr>
          <w:b/>
          <w:i w:val="0"/>
          <w:caps w:val="0"/>
          <w:sz w:val="24"/>
          <w:szCs w:val="24"/>
        </w:rPr>
        <w:t xml:space="preserve"> </w:t>
      </w:r>
      <w:bookmarkEnd w:id="761"/>
      <w:r w:rsidRPr="00222CB9">
        <w:rPr>
          <w:b/>
          <w:i w:val="0"/>
          <w:caps w:val="0"/>
          <w:sz w:val="24"/>
          <w:szCs w:val="24"/>
        </w:rPr>
        <w:t>инициатором запроса</w:t>
      </w:r>
    </w:p>
    <w:p w14:paraId="379EAA71" w14:textId="77777777" w:rsidR="00717A1F" w:rsidRPr="00B43E53" w:rsidRDefault="00717A1F" w:rsidP="00717A1F"/>
    <w:p w14:paraId="5CFD7E73" w14:textId="77777777" w:rsidR="00717A1F" w:rsidRDefault="00717A1F" w:rsidP="00717A1F">
      <w:pPr>
        <w:spacing w:after="240" w:line="276" w:lineRule="auto"/>
        <w:ind w:firstLine="567"/>
        <w:rPr>
          <w:rFonts w:ascii="Arial" w:hAnsi="Arial" w:cs="Arial"/>
        </w:rPr>
      </w:pPr>
      <w:r>
        <w:rPr>
          <w:rFonts w:ascii="Arial" w:hAnsi="Arial" w:cs="Arial"/>
        </w:rPr>
        <w:t xml:space="preserve">При необходимости перенести резерв запаса с одной потребности на другую, планировщик потребности может сформировать Запрос на </w:t>
      </w:r>
      <w:proofErr w:type="spellStart"/>
      <w:r>
        <w:rPr>
          <w:rFonts w:ascii="Arial" w:hAnsi="Arial" w:cs="Arial"/>
        </w:rPr>
        <w:t>перерезервирование</w:t>
      </w:r>
      <w:proofErr w:type="spellEnd"/>
      <w:r>
        <w:rPr>
          <w:rFonts w:ascii="Arial" w:hAnsi="Arial" w:cs="Arial"/>
        </w:rPr>
        <w:t xml:space="preserve"> запаса.</w:t>
      </w:r>
      <w:r w:rsidRPr="00AE19A4">
        <w:rPr>
          <w:rFonts w:ascii="Arial" w:hAnsi="Arial" w:cs="Arial"/>
        </w:rPr>
        <w:t xml:space="preserve"> </w:t>
      </w:r>
    </w:p>
    <w:p w14:paraId="03E8F3F9" w14:textId="77777777" w:rsidR="00717A1F" w:rsidRPr="00500CE4" w:rsidRDefault="00717A1F" w:rsidP="00717A1F">
      <w:pPr>
        <w:spacing w:after="240" w:line="276" w:lineRule="auto"/>
        <w:ind w:firstLine="567"/>
        <w:rPr>
          <w:rFonts w:ascii="Arial" w:hAnsi="Arial" w:cs="Arial"/>
        </w:rPr>
      </w:pPr>
      <w:r>
        <w:rPr>
          <w:rFonts w:ascii="Arial" w:hAnsi="Arial" w:cs="Arial"/>
        </w:rPr>
        <w:t xml:space="preserve">Данная функциональность будет специально разработана для компании Полюс. Запрос на </w:t>
      </w:r>
      <w:proofErr w:type="spellStart"/>
      <w:r>
        <w:rPr>
          <w:rFonts w:ascii="Arial" w:hAnsi="Arial" w:cs="Arial"/>
        </w:rPr>
        <w:t>перерезервирование</w:t>
      </w:r>
      <w:proofErr w:type="spellEnd"/>
      <w:r>
        <w:rPr>
          <w:rFonts w:ascii="Arial" w:hAnsi="Arial" w:cs="Arial"/>
        </w:rPr>
        <w:t xml:space="preserve"> оформляет планировщик потребности, под которую требуется перенести резерв</w:t>
      </w:r>
      <w:r w:rsidR="005A0065">
        <w:rPr>
          <w:rFonts w:ascii="Arial" w:hAnsi="Arial" w:cs="Arial"/>
        </w:rPr>
        <w:t xml:space="preserve"> </w:t>
      </w:r>
      <w:r w:rsidR="005A0065" w:rsidRPr="005A0065">
        <w:rPr>
          <w:rFonts w:ascii="Arial" w:hAnsi="Arial" w:cs="Arial"/>
        </w:rPr>
        <w:t>(разработка MM</w:t>
      </w:r>
      <w:r w:rsidR="005A0065">
        <w:rPr>
          <w:rFonts w:ascii="Arial" w:hAnsi="Arial" w:cs="Arial"/>
        </w:rPr>
        <w:t>38</w:t>
      </w:r>
      <w:r w:rsidR="005A0065" w:rsidRPr="005A0065">
        <w:rPr>
          <w:rFonts w:ascii="Arial" w:hAnsi="Arial" w:cs="Arial"/>
        </w:rPr>
        <w:t xml:space="preserve"> «</w:t>
      </w:r>
      <w:r w:rsidR="00274966" w:rsidRPr="00274966">
        <w:rPr>
          <w:rFonts w:ascii="Arial" w:hAnsi="Arial" w:cs="Arial"/>
        </w:rPr>
        <w:t xml:space="preserve">Обработка Запросов на </w:t>
      </w:r>
      <w:proofErr w:type="spellStart"/>
      <w:r w:rsidR="00274966" w:rsidRPr="00274966">
        <w:rPr>
          <w:rFonts w:ascii="Arial" w:hAnsi="Arial" w:cs="Arial"/>
        </w:rPr>
        <w:t>перерезервирование</w:t>
      </w:r>
      <w:proofErr w:type="spellEnd"/>
      <w:r w:rsidR="00274966" w:rsidRPr="00274966">
        <w:rPr>
          <w:rFonts w:ascii="Arial" w:hAnsi="Arial" w:cs="Arial"/>
        </w:rPr>
        <w:t xml:space="preserve"> запаса с одной потребности на другую</w:t>
      </w:r>
      <w:r w:rsidR="005A0065" w:rsidRPr="005A0065">
        <w:rPr>
          <w:rFonts w:ascii="Arial" w:hAnsi="Arial" w:cs="Arial"/>
        </w:rPr>
        <w:t>»)</w:t>
      </w:r>
      <w:r>
        <w:rPr>
          <w:rFonts w:ascii="Arial" w:hAnsi="Arial" w:cs="Arial"/>
        </w:rPr>
        <w:t>.</w:t>
      </w:r>
      <w:r w:rsidR="00A939AF">
        <w:rPr>
          <w:rFonts w:ascii="Arial" w:hAnsi="Arial" w:cs="Arial"/>
        </w:rPr>
        <w:t xml:space="preserve"> Для </w:t>
      </w:r>
      <w:r w:rsidR="007D4D81">
        <w:rPr>
          <w:rFonts w:ascii="Arial" w:hAnsi="Arial" w:cs="Arial"/>
        </w:rPr>
        <w:t>выбора потребности предусмотрено средство поиска подтверждённых потребностей (по номеру МТР, типу потребности, заводу, дате поставки и т.п.).</w:t>
      </w:r>
      <w:r w:rsidR="00500CE4" w:rsidRPr="00500CE4">
        <w:rPr>
          <w:rFonts w:ascii="Arial" w:hAnsi="Arial" w:cs="Arial"/>
        </w:rPr>
        <w:t xml:space="preserve"> </w:t>
      </w:r>
      <w:r w:rsidR="00500CE4">
        <w:rPr>
          <w:rFonts w:ascii="Arial" w:hAnsi="Arial" w:cs="Arial"/>
        </w:rPr>
        <w:t xml:space="preserve">Также для поиска потребностей и массового создания запросов на </w:t>
      </w:r>
      <w:proofErr w:type="spellStart"/>
      <w:r w:rsidR="00500CE4">
        <w:rPr>
          <w:rFonts w:ascii="Arial" w:hAnsi="Arial" w:cs="Arial"/>
        </w:rPr>
        <w:t>перерезервирование</w:t>
      </w:r>
      <w:proofErr w:type="spellEnd"/>
      <w:r w:rsidR="00500CE4">
        <w:rPr>
          <w:rFonts w:ascii="Arial" w:hAnsi="Arial" w:cs="Arial"/>
        </w:rPr>
        <w:t xml:space="preserve"> предусматривается специальный отчёт. В отчёте указываются одна или несколько потребностей (позиций потребности) для которой предполагается запрос резерва </w:t>
      </w:r>
      <w:r w:rsidR="00500CE4">
        <w:rPr>
          <w:rFonts w:ascii="Arial" w:hAnsi="Arial" w:cs="Arial"/>
        </w:rPr>
        <w:lastRenderedPageBreak/>
        <w:t xml:space="preserve">и для неподтверждённых позиций выполняется поиск подтверждённых позиций потребностей, с которых возможен запрос </w:t>
      </w:r>
      <w:proofErr w:type="spellStart"/>
      <w:r w:rsidR="00500CE4">
        <w:rPr>
          <w:rFonts w:ascii="Arial" w:hAnsi="Arial" w:cs="Arial"/>
        </w:rPr>
        <w:t>перерезервирования</w:t>
      </w:r>
      <w:proofErr w:type="spellEnd"/>
      <w:r w:rsidR="00500CE4">
        <w:rPr>
          <w:rFonts w:ascii="Arial" w:hAnsi="Arial" w:cs="Arial"/>
        </w:rPr>
        <w:t>. При этом в отчёте показывается тип потребности, владелец запаса, дата потребности, для заказов ТОРО – приоритет потребности и т.д. (полный перечень полей будет описываться в функциональной спецификации). В полученном отчёте выбираются позиции</w:t>
      </w:r>
      <w:r w:rsidR="00B74858" w:rsidRPr="00B74858">
        <w:t xml:space="preserve"> </w:t>
      </w:r>
      <w:r w:rsidR="00B74858" w:rsidRPr="00B74858">
        <w:rPr>
          <w:rFonts w:ascii="Arial" w:hAnsi="Arial" w:cs="Arial"/>
        </w:rPr>
        <w:t xml:space="preserve">(в </w:t>
      </w:r>
      <w:proofErr w:type="spellStart"/>
      <w:r w:rsidR="00B74858" w:rsidRPr="00B74858">
        <w:rPr>
          <w:rFonts w:ascii="Arial" w:hAnsi="Arial" w:cs="Arial"/>
        </w:rPr>
        <w:t>т.ч</w:t>
      </w:r>
      <w:proofErr w:type="spellEnd"/>
      <w:r w:rsidR="00B74858" w:rsidRPr="00B74858">
        <w:rPr>
          <w:rFonts w:ascii="Arial" w:hAnsi="Arial" w:cs="Arial"/>
        </w:rPr>
        <w:t>. массово)</w:t>
      </w:r>
      <w:r w:rsidR="00B74858">
        <w:rPr>
          <w:rFonts w:ascii="Arial" w:hAnsi="Arial" w:cs="Arial"/>
        </w:rPr>
        <w:t>,</w:t>
      </w:r>
      <w:r w:rsidR="00500CE4">
        <w:rPr>
          <w:rFonts w:ascii="Arial" w:hAnsi="Arial" w:cs="Arial"/>
        </w:rPr>
        <w:t xml:space="preserve"> с который необходимо запросить </w:t>
      </w:r>
      <w:proofErr w:type="spellStart"/>
      <w:r w:rsidR="00500CE4">
        <w:rPr>
          <w:rFonts w:ascii="Arial" w:hAnsi="Arial" w:cs="Arial"/>
        </w:rPr>
        <w:t>перерезервирование</w:t>
      </w:r>
      <w:proofErr w:type="spellEnd"/>
      <w:r w:rsidR="00500CE4">
        <w:rPr>
          <w:rFonts w:ascii="Arial" w:hAnsi="Arial" w:cs="Arial"/>
        </w:rPr>
        <w:t xml:space="preserve"> и по нажатию кнопки «Сформировать </w:t>
      </w:r>
      <w:proofErr w:type="spellStart"/>
      <w:r w:rsidR="00500CE4">
        <w:rPr>
          <w:rFonts w:ascii="Arial" w:hAnsi="Arial" w:cs="Arial"/>
        </w:rPr>
        <w:t>перерезервирование</w:t>
      </w:r>
      <w:proofErr w:type="spellEnd"/>
      <w:r w:rsidR="00500CE4">
        <w:rPr>
          <w:rFonts w:ascii="Arial" w:hAnsi="Arial" w:cs="Arial"/>
        </w:rPr>
        <w:t>» автоматически формируются запросы.</w:t>
      </w:r>
    </w:p>
    <w:p w14:paraId="1AE4440B" w14:textId="77777777" w:rsidR="00717A1F" w:rsidRDefault="00717A1F" w:rsidP="00717A1F">
      <w:pPr>
        <w:spacing w:after="240" w:line="276" w:lineRule="auto"/>
        <w:ind w:firstLine="567"/>
        <w:rPr>
          <w:rFonts w:ascii="Arial" w:hAnsi="Arial" w:cs="Arial"/>
        </w:rPr>
      </w:pPr>
      <w:r>
        <w:rPr>
          <w:rFonts w:ascii="Arial" w:hAnsi="Arial" w:cs="Arial"/>
        </w:rPr>
        <w:t>В Запросе указывается:</w:t>
      </w:r>
    </w:p>
    <w:p w14:paraId="42131065" w14:textId="77777777" w:rsidR="00717A1F" w:rsidRDefault="00717A1F" w:rsidP="005F6568">
      <w:pPr>
        <w:pStyle w:val="afa"/>
        <w:numPr>
          <w:ilvl w:val="0"/>
          <w:numId w:val="50"/>
        </w:numPr>
        <w:spacing w:after="240" w:line="276" w:lineRule="auto"/>
        <w:rPr>
          <w:rFonts w:ascii="Arial" w:hAnsi="Arial" w:cs="Arial"/>
        </w:rPr>
      </w:pPr>
      <w:r>
        <w:rPr>
          <w:rFonts w:ascii="Arial" w:hAnsi="Arial" w:cs="Arial"/>
        </w:rPr>
        <w:t>Номер потребности, НА которую необходимо перераспределить резерв.</w:t>
      </w:r>
    </w:p>
    <w:p w14:paraId="7068C795" w14:textId="77777777" w:rsidR="00717A1F" w:rsidRDefault="00717A1F" w:rsidP="005F6568">
      <w:pPr>
        <w:pStyle w:val="afa"/>
        <w:numPr>
          <w:ilvl w:val="0"/>
          <w:numId w:val="50"/>
        </w:numPr>
        <w:spacing w:after="240" w:line="276" w:lineRule="auto"/>
        <w:rPr>
          <w:rFonts w:ascii="Arial" w:hAnsi="Arial" w:cs="Arial"/>
        </w:rPr>
      </w:pPr>
      <w:r>
        <w:rPr>
          <w:rFonts w:ascii="Arial" w:hAnsi="Arial" w:cs="Arial"/>
        </w:rPr>
        <w:t>Номер потребности, С которой необходимо перераспределить резерв.</w:t>
      </w:r>
    </w:p>
    <w:p w14:paraId="7EBD979C" w14:textId="77777777" w:rsidR="00717A1F" w:rsidRDefault="00717A1F" w:rsidP="005F6568">
      <w:pPr>
        <w:pStyle w:val="afa"/>
        <w:numPr>
          <w:ilvl w:val="0"/>
          <w:numId w:val="50"/>
        </w:numPr>
        <w:spacing w:after="240" w:line="276" w:lineRule="auto"/>
        <w:rPr>
          <w:rFonts w:ascii="Arial" w:hAnsi="Arial" w:cs="Arial"/>
        </w:rPr>
      </w:pPr>
      <w:r>
        <w:rPr>
          <w:rFonts w:ascii="Arial" w:hAnsi="Arial" w:cs="Arial"/>
        </w:rPr>
        <w:t>Количество резерва, которое требуется перераспределить.</w:t>
      </w:r>
    </w:p>
    <w:p w14:paraId="4A6E3EDF" w14:textId="77777777" w:rsidR="00717A1F" w:rsidRDefault="00717A1F" w:rsidP="00717A1F">
      <w:pPr>
        <w:spacing w:after="240" w:line="276" w:lineRule="auto"/>
        <w:ind w:firstLine="567"/>
        <w:rPr>
          <w:rFonts w:ascii="Arial" w:hAnsi="Arial" w:cs="Arial"/>
        </w:rPr>
      </w:pPr>
      <w:r>
        <w:rPr>
          <w:rFonts w:ascii="Arial" w:hAnsi="Arial" w:cs="Arial"/>
        </w:rPr>
        <w:t>При указании обрабатываемых позиций потребностей выполняются следующие проверки (аналогичные проверки выполняются также при сохранении и согласовании запроса):</w:t>
      </w:r>
    </w:p>
    <w:p w14:paraId="026ECCF4" w14:textId="77777777" w:rsidR="00717A1F" w:rsidRPr="00B556C8" w:rsidRDefault="00717A1F" w:rsidP="005F6568">
      <w:pPr>
        <w:pStyle w:val="afa"/>
        <w:numPr>
          <w:ilvl w:val="0"/>
          <w:numId w:val="50"/>
        </w:numPr>
        <w:spacing w:after="240" w:line="276" w:lineRule="auto"/>
        <w:rPr>
          <w:rFonts w:ascii="Arial" w:hAnsi="Arial" w:cs="Arial"/>
        </w:rPr>
      </w:pPr>
      <w:r w:rsidRPr="00B556C8">
        <w:rPr>
          <w:rFonts w:ascii="Arial" w:hAnsi="Arial" w:cs="Arial"/>
        </w:rPr>
        <w:t xml:space="preserve">метка удаления – </w:t>
      </w:r>
      <w:r>
        <w:rPr>
          <w:rFonts w:ascii="Arial" w:hAnsi="Arial" w:cs="Arial"/>
        </w:rPr>
        <w:t>потребности</w:t>
      </w:r>
      <w:r w:rsidRPr="00B556C8">
        <w:rPr>
          <w:rFonts w:ascii="Arial" w:hAnsi="Arial" w:cs="Arial"/>
        </w:rPr>
        <w:t xml:space="preserve"> не должна быть помечен</w:t>
      </w:r>
      <w:r>
        <w:rPr>
          <w:rFonts w:ascii="Arial" w:hAnsi="Arial" w:cs="Arial"/>
        </w:rPr>
        <w:t>ы</w:t>
      </w:r>
      <w:r w:rsidRPr="00B556C8">
        <w:rPr>
          <w:rFonts w:ascii="Arial" w:hAnsi="Arial" w:cs="Arial"/>
        </w:rPr>
        <w:t xml:space="preserve"> на удаление;</w:t>
      </w:r>
    </w:p>
    <w:p w14:paraId="6FB95B3E" w14:textId="77777777" w:rsidR="00717A1F" w:rsidRDefault="00717A1F" w:rsidP="005F6568">
      <w:pPr>
        <w:pStyle w:val="afa"/>
        <w:numPr>
          <w:ilvl w:val="0"/>
          <w:numId w:val="50"/>
        </w:numPr>
        <w:spacing w:after="240" w:line="276" w:lineRule="auto"/>
        <w:rPr>
          <w:rFonts w:ascii="Arial" w:hAnsi="Arial" w:cs="Arial"/>
        </w:rPr>
      </w:pPr>
      <w:r w:rsidRPr="00A15FA9">
        <w:rPr>
          <w:rFonts w:ascii="Arial" w:hAnsi="Arial" w:cs="Arial"/>
        </w:rPr>
        <w:t xml:space="preserve">подтверждённое количество – в потребности, с которой необходимо перераспределить резерв </w:t>
      </w:r>
      <w:r>
        <w:rPr>
          <w:rFonts w:ascii="Arial" w:hAnsi="Arial" w:cs="Arial"/>
        </w:rPr>
        <w:t xml:space="preserve">не </w:t>
      </w:r>
      <w:r w:rsidRPr="00A15FA9">
        <w:rPr>
          <w:rFonts w:ascii="Arial" w:hAnsi="Arial" w:cs="Arial"/>
        </w:rPr>
        <w:t>должна иметь подтверждённое количество</w:t>
      </w:r>
      <w:r>
        <w:rPr>
          <w:rFonts w:ascii="Arial" w:hAnsi="Arial" w:cs="Arial"/>
        </w:rPr>
        <w:t xml:space="preserve"> меньшее, чем запрашиваемое;</w:t>
      </w:r>
    </w:p>
    <w:p w14:paraId="36D85E8A" w14:textId="1E721EA6" w:rsidR="00717A1F" w:rsidRDefault="00717A1F" w:rsidP="00717A1F">
      <w:pPr>
        <w:spacing w:after="240" w:line="276" w:lineRule="auto"/>
        <w:ind w:firstLine="567"/>
        <w:rPr>
          <w:rFonts w:ascii="Arial" w:hAnsi="Arial" w:cs="Arial"/>
        </w:rPr>
      </w:pPr>
      <w:r>
        <w:rPr>
          <w:rFonts w:ascii="Arial" w:hAnsi="Arial" w:cs="Arial"/>
        </w:rPr>
        <w:t>Сформированный запрос направляется на согласование планировщику потребности, с которой планируется снять резерв</w:t>
      </w:r>
      <w:r w:rsidR="00C11205">
        <w:rPr>
          <w:rFonts w:ascii="Arial" w:hAnsi="Arial" w:cs="Arial"/>
        </w:rPr>
        <w:t>, а также его сменщикам</w:t>
      </w:r>
    </w:p>
    <w:p w14:paraId="25AFA74E" w14:textId="12621FC3" w:rsidR="00717A1F" w:rsidRDefault="00717A1F" w:rsidP="00717A1F">
      <w:pPr>
        <w:spacing w:after="240" w:line="276" w:lineRule="auto"/>
        <w:ind w:firstLine="567"/>
        <w:rPr>
          <w:rFonts w:ascii="Arial" w:hAnsi="Arial" w:cs="Arial"/>
        </w:rPr>
      </w:pPr>
      <w:r>
        <w:rPr>
          <w:rFonts w:ascii="Arial" w:hAnsi="Arial" w:cs="Arial"/>
        </w:rPr>
        <w:t xml:space="preserve">По техническим потребностям в СПП-элементе для АТЗ и </w:t>
      </w:r>
      <w:proofErr w:type="spellStart"/>
      <w:r>
        <w:rPr>
          <w:rFonts w:ascii="Arial" w:hAnsi="Arial" w:cs="Arial"/>
        </w:rPr>
        <w:t>ГОиЧС</w:t>
      </w:r>
      <w:proofErr w:type="spellEnd"/>
      <w:r>
        <w:rPr>
          <w:rFonts w:ascii="Arial" w:hAnsi="Arial" w:cs="Arial"/>
        </w:rPr>
        <w:t xml:space="preserve"> в роли планировщика потребности и владельца </w:t>
      </w:r>
      <w:r w:rsidRPr="00F51C37">
        <w:rPr>
          <w:rFonts w:ascii="Arial" w:hAnsi="Arial" w:cs="Arial"/>
        </w:rPr>
        <w:t>запаса выступает сток-контролёр.</w:t>
      </w:r>
      <w:r w:rsidR="00CC4E8D" w:rsidRPr="00F51C37">
        <w:rPr>
          <w:rFonts w:ascii="Arial" w:hAnsi="Arial" w:cs="Arial"/>
        </w:rPr>
        <w:t xml:space="preserve"> Данные технические потребности используются для ведения уровня запаса и по ним не выполняется списание запаса. Т.к. потребности, по которым выполняется списания данных запасов, формируются вне сегмента технических СПП-элементов, перед выполнением списания необходимо выполнить перенос резерва путём формирования запроса на </w:t>
      </w:r>
      <w:proofErr w:type="spellStart"/>
      <w:r w:rsidR="00CC4E8D" w:rsidRPr="00F51C37">
        <w:rPr>
          <w:rFonts w:ascii="Arial" w:hAnsi="Arial" w:cs="Arial"/>
        </w:rPr>
        <w:t>перерезервирование</w:t>
      </w:r>
      <w:proofErr w:type="spellEnd"/>
      <w:r w:rsidR="00CC4E8D" w:rsidRPr="00F51C37">
        <w:rPr>
          <w:rFonts w:ascii="Arial" w:hAnsi="Arial" w:cs="Arial"/>
        </w:rPr>
        <w:t>, который попадёт на согласование сток-контролёру (выступающему в роли планировщика данных технических потребностей).</w:t>
      </w:r>
    </w:p>
    <w:p w14:paraId="73812A1B" w14:textId="77777777" w:rsidR="00717A1F" w:rsidRPr="00247522" w:rsidRDefault="00717A1F" w:rsidP="00717A1F">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43</w:t>
      </w:r>
      <w:r w:rsidRPr="00247522">
        <w:rPr>
          <w:rFonts w:ascii="Arial" w:hAnsi="Arial" w:cs="Arial"/>
          <w:b/>
          <w:sz w:val="22"/>
        </w:rPr>
        <w:fldChar w:fldCharType="end"/>
      </w:r>
      <w:r>
        <w:rPr>
          <w:rFonts w:ascii="Arial" w:hAnsi="Arial" w:cs="Arial"/>
          <w:b/>
          <w:sz w:val="22"/>
        </w:rPr>
        <w:t>. Описание шага «</w:t>
      </w:r>
      <w:r w:rsidRPr="00B730A6">
        <w:rPr>
          <w:rFonts w:ascii="Arial" w:hAnsi="Arial" w:cs="Arial"/>
          <w:b/>
          <w:sz w:val="22"/>
        </w:rPr>
        <w:t xml:space="preserve">Формирование запроса на </w:t>
      </w:r>
      <w:proofErr w:type="spellStart"/>
      <w:r w:rsidRPr="00B730A6">
        <w:rPr>
          <w:rFonts w:ascii="Arial" w:hAnsi="Arial" w:cs="Arial"/>
          <w:b/>
          <w:sz w:val="22"/>
        </w:rPr>
        <w:t>перерезервирование</w:t>
      </w:r>
      <w:proofErr w:type="spellEnd"/>
      <w:r w:rsidRPr="00B730A6">
        <w:rPr>
          <w:rFonts w:ascii="Arial" w:hAnsi="Arial" w:cs="Arial"/>
          <w:b/>
          <w:sz w:val="22"/>
        </w:rPr>
        <w:t xml:space="preserve"> инициатором запроса</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560"/>
        <w:gridCol w:w="1851"/>
        <w:gridCol w:w="2361"/>
        <w:gridCol w:w="1427"/>
        <w:gridCol w:w="1569"/>
        <w:gridCol w:w="1408"/>
      </w:tblGrid>
      <w:tr w:rsidR="001D229C" w:rsidRPr="00F94454" w14:paraId="1AA14BEE" w14:textId="77777777" w:rsidTr="001D229C">
        <w:trPr>
          <w:cantSplit/>
          <w:trHeight w:val="397"/>
          <w:tblHeader/>
        </w:trPr>
        <w:tc>
          <w:tcPr>
            <w:tcW w:w="901" w:type="pct"/>
            <w:shd w:val="clear" w:color="auto" w:fill="FFC000"/>
            <w:vAlign w:val="center"/>
          </w:tcPr>
          <w:p w14:paraId="3D39476B" w14:textId="77777777" w:rsidR="001D229C" w:rsidRPr="00D36A72" w:rsidRDefault="001D229C" w:rsidP="00A17303">
            <w:pPr>
              <w:jc w:val="center"/>
              <w:rPr>
                <w:rFonts w:ascii="Arial" w:hAnsi="Arial" w:cs="Arial"/>
                <w:b/>
                <w:sz w:val="20"/>
              </w:rPr>
            </w:pPr>
            <w:r>
              <w:rPr>
                <w:rFonts w:ascii="Arial" w:hAnsi="Arial" w:cs="Arial"/>
                <w:b/>
                <w:sz w:val="20"/>
                <w:szCs w:val="20"/>
                <w:lang w:eastAsia="ru-RU"/>
              </w:rPr>
              <w:lastRenderedPageBreak/>
              <w:t>Номер шага</w:t>
            </w:r>
          </w:p>
        </w:tc>
        <w:tc>
          <w:tcPr>
            <w:tcW w:w="1044" w:type="pct"/>
            <w:shd w:val="clear" w:color="auto" w:fill="FFC000"/>
            <w:vAlign w:val="center"/>
          </w:tcPr>
          <w:p w14:paraId="5975A637" w14:textId="77777777" w:rsidR="001D229C" w:rsidRDefault="001D229C" w:rsidP="00A17303">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11767DBA" w14:textId="77777777" w:rsidR="001D229C" w:rsidRPr="00F94454" w:rsidRDefault="001D229C" w:rsidP="00A17303">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09C1F1B6" w14:textId="77777777" w:rsidR="001D229C" w:rsidRDefault="001D229C" w:rsidP="00A17303">
            <w:pPr>
              <w:jc w:val="center"/>
              <w:rPr>
                <w:rFonts w:ascii="Arial" w:hAnsi="Arial" w:cs="Arial"/>
                <w:b/>
                <w:sz w:val="20"/>
              </w:rPr>
            </w:pPr>
            <w:r>
              <w:rPr>
                <w:rFonts w:ascii="Arial" w:hAnsi="Arial" w:cs="Arial"/>
                <w:b/>
                <w:sz w:val="20"/>
              </w:rPr>
              <w:t>Вход</w:t>
            </w:r>
          </w:p>
        </w:tc>
        <w:tc>
          <w:tcPr>
            <w:tcW w:w="905" w:type="pct"/>
            <w:shd w:val="clear" w:color="auto" w:fill="FFC000"/>
          </w:tcPr>
          <w:p w14:paraId="70627BE0" w14:textId="77777777" w:rsidR="001D229C" w:rsidRDefault="001D229C" w:rsidP="00A17303">
            <w:pPr>
              <w:jc w:val="center"/>
              <w:rPr>
                <w:rFonts w:ascii="Arial" w:hAnsi="Arial" w:cs="Arial"/>
                <w:b/>
                <w:sz w:val="20"/>
              </w:rPr>
            </w:pPr>
            <w:r>
              <w:rPr>
                <w:rFonts w:ascii="Arial" w:hAnsi="Arial" w:cs="Arial"/>
                <w:b/>
                <w:sz w:val="20"/>
              </w:rPr>
              <w:t>Результат</w:t>
            </w:r>
          </w:p>
        </w:tc>
        <w:tc>
          <w:tcPr>
            <w:tcW w:w="827" w:type="pct"/>
            <w:shd w:val="clear" w:color="auto" w:fill="FFC000"/>
          </w:tcPr>
          <w:p w14:paraId="0D373963" w14:textId="77777777" w:rsidR="001D229C" w:rsidRDefault="001D229C" w:rsidP="00A17303">
            <w:pPr>
              <w:jc w:val="center"/>
              <w:rPr>
                <w:rFonts w:ascii="Arial" w:hAnsi="Arial" w:cs="Arial"/>
                <w:b/>
                <w:sz w:val="20"/>
              </w:rPr>
            </w:pPr>
            <w:r>
              <w:rPr>
                <w:rFonts w:ascii="Arial" w:hAnsi="Arial" w:cs="Arial"/>
                <w:b/>
                <w:sz w:val="20"/>
              </w:rPr>
              <w:t>Бизнес-роль</w:t>
            </w:r>
          </w:p>
        </w:tc>
      </w:tr>
      <w:tr w:rsidR="001D229C" w14:paraId="3FBFD4F9" w14:textId="77777777" w:rsidTr="001D229C">
        <w:trPr>
          <w:cantSplit/>
          <w:trHeight w:val="963"/>
        </w:trPr>
        <w:tc>
          <w:tcPr>
            <w:tcW w:w="901" w:type="pct"/>
          </w:tcPr>
          <w:p w14:paraId="38EAAF72" w14:textId="77777777" w:rsidR="001D229C" w:rsidRDefault="001D229C" w:rsidP="001D229C">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4</w:t>
            </w:r>
            <w:r w:rsidRPr="00B613A3">
              <w:rPr>
                <w:rFonts w:ascii="Arial" w:hAnsi="Arial" w:cs="Arial"/>
                <w:sz w:val="20"/>
                <w:szCs w:val="20"/>
              </w:rPr>
              <w:t>.</w:t>
            </w:r>
            <w:r>
              <w:rPr>
                <w:rFonts w:ascii="Arial" w:hAnsi="Arial" w:cs="Arial"/>
                <w:sz w:val="20"/>
                <w:szCs w:val="20"/>
              </w:rPr>
              <w:t>10</w:t>
            </w:r>
            <w:r w:rsidRPr="00B613A3">
              <w:rPr>
                <w:rFonts w:ascii="Arial" w:hAnsi="Arial" w:cs="Arial"/>
                <w:sz w:val="20"/>
                <w:szCs w:val="20"/>
              </w:rPr>
              <w:t>0</w:t>
            </w:r>
          </w:p>
        </w:tc>
        <w:tc>
          <w:tcPr>
            <w:tcW w:w="1044" w:type="pct"/>
          </w:tcPr>
          <w:p w14:paraId="1E5974EB" w14:textId="77777777" w:rsidR="001D229C" w:rsidRDefault="001D229C" w:rsidP="001D229C">
            <w:pPr>
              <w:jc w:val="left"/>
              <w:rPr>
                <w:rFonts w:ascii="Arial" w:hAnsi="Arial" w:cs="Arial"/>
                <w:sz w:val="20"/>
              </w:rPr>
            </w:pPr>
            <w:r>
              <w:rPr>
                <w:rFonts w:ascii="Arial" w:hAnsi="Arial" w:cs="Arial"/>
                <w:sz w:val="20"/>
              </w:rPr>
              <w:t>- Необходимо сформировать запрос на перенос резерва.</w:t>
            </w:r>
            <w:r>
              <w:rPr>
                <w:rFonts w:ascii="Arial" w:hAnsi="Arial" w:cs="Arial"/>
                <w:sz w:val="20"/>
              </w:rPr>
              <w:br/>
              <w:t>И</w:t>
            </w:r>
          </w:p>
          <w:p w14:paraId="68E7204E" w14:textId="77777777" w:rsidR="001D229C" w:rsidRDefault="001D229C" w:rsidP="001D229C">
            <w:pPr>
              <w:jc w:val="left"/>
              <w:rPr>
                <w:rFonts w:ascii="Arial" w:hAnsi="Arial" w:cs="Arial"/>
                <w:sz w:val="20"/>
              </w:rPr>
            </w:pPr>
            <w:r>
              <w:rPr>
                <w:rFonts w:ascii="Arial" w:hAnsi="Arial" w:cs="Arial"/>
                <w:sz w:val="20"/>
              </w:rPr>
              <w:t>- Потребность подтверждена запасом.</w:t>
            </w:r>
          </w:p>
        </w:tc>
        <w:tc>
          <w:tcPr>
            <w:tcW w:w="488" w:type="pct"/>
            <w:shd w:val="clear" w:color="auto" w:fill="auto"/>
          </w:tcPr>
          <w:p w14:paraId="13C57128" w14:textId="1A64C5A7" w:rsidR="001D229C" w:rsidRDefault="001D229C" w:rsidP="001D229C">
            <w:pPr>
              <w:jc w:val="left"/>
              <w:rPr>
                <w:rFonts w:ascii="Arial" w:hAnsi="Arial" w:cs="Arial"/>
                <w:sz w:val="20"/>
                <w:lang w:val="en-US"/>
              </w:rPr>
            </w:pPr>
          </w:p>
          <w:p w14:paraId="05CF2E60" w14:textId="7619D1FD" w:rsidR="002078B0" w:rsidRPr="001C7254" w:rsidRDefault="002078B0" w:rsidP="001D229C">
            <w:pPr>
              <w:jc w:val="left"/>
              <w:rPr>
                <w:rFonts w:ascii="Arial" w:hAnsi="Arial" w:cs="Arial"/>
                <w:sz w:val="20"/>
                <w:szCs w:val="20"/>
              </w:rPr>
            </w:pPr>
            <w:r>
              <w:rPr>
                <w:rFonts w:ascii="Arial" w:hAnsi="Arial" w:cs="Arial"/>
                <w:sz w:val="20"/>
                <w:lang w:val="en-US"/>
              </w:rPr>
              <w:t>ZMM_RESREQ_MAINT</w:t>
            </w:r>
          </w:p>
        </w:tc>
        <w:tc>
          <w:tcPr>
            <w:tcW w:w="836" w:type="pct"/>
          </w:tcPr>
          <w:p w14:paraId="7832CAC6" w14:textId="77777777" w:rsidR="001D229C" w:rsidRPr="00CB3587" w:rsidRDefault="001D229C" w:rsidP="001D229C">
            <w:pPr>
              <w:jc w:val="left"/>
              <w:rPr>
                <w:rFonts w:ascii="Arial" w:hAnsi="Arial" w:cs="Arial"/>
                <w:sz w:val="20"/>
              </w:rPr>
            </w:pPr>
            <w:r>
              <w:rPr>
                <w:rFonts w:ascii="Arial" w:hAnsi="Arial" w:cs="Arial"/>
                <w:sz w:val="20"/>
                <w:lang w:val="en-US"/>
              </w:rPr>
              <w:t xml:space="preserve">- </w:t>
            </w:r>
            <w:r w:rsidRPr="00D30F20">
              <w:rPr>
                <w:rFonts w:ascii="Arial" w:hAnsi="Arial" w:cs="Arial"/>
                <w:sz w:val="20"/>
              </w:rPr>
              <w:t>Подтверждение запаса под потребность</w:t>
            </w:r>
          </w:p>
        </w:tc>
        <w:tc>
          <w:tcPr>
            <w:tcW w:w="905" w:type="pct"/>
          </w:tcPr>
          <w:p w14:paraId="4F9A0D15" w14:textId="77777777" w:rsidR="001D229C" w:rsidRPr="00B613A3" w:rsidRDefault="001D229C" w:rsidP="001D229C">
            <w:pPr>
              <w:jc w:val="left"/>
              <w:rPr>
                <w:rFonts w:ascii="Arial" w:hAnsi="Arial" w:cs="Arial"/>
                <w:sz w:val="20"/>
              </w:rPr>
            </w:pPr>
            <w:r>
              <w:rPr>
                <w:rFonts w:ascii="Arial" w:hAnsi="Arial" w:cs="Arial"/>
                <w:sz w:val="20"/>
                <w:lang w:val="en-US"/>
              </w:rPr>
              <w:t xml:space="preserve">- </w:t>
            </w:r>
            <w:r>
              <w:rPr>
                <w:rFonts w:ascii="Arial" w:hAnsi="Arial" w:cs="Arial"/>
                <w:sz w:val="20"/>
              </w:rPr>
              <w:t>Запрос на перераспределение резерва</w:t>
            </w:r>
          </w:p>
        </w:tc>
        <w:tc>
          <w:tcPr>
            <w:tcW w:w="827" w:type="pct"/>
          </w:tcPr>
          <w:p w14:paraId="63F4C1E8" w14:textId="77777777" w:rsidR="001D229C" w:rsidRPr="00B613A3" w:rsidRDefault="001D229C" w:rsidP="001D229C">
            <w:pPr>
              <w:jc w:val="left"/>
              <w:rPr>
                <w:rFonts w:ascii="Arial" w:hAnsi="Arial" w:cs="Arial"/>
                <w:sz w:val="20"/>
              </w:rPr>
            </w:pPr>
            <w:r>
              <w:rPr>
                <w:rFonts w:ascii="Arial" w:hAnsi="Arial" w:cs="Arial"/>
                <w:sz w:val="20"/>
              </w:rPr>
              <w:t>- Планировщик потребности</w:t>
            </w:r>
          </w:p>
        </w:tc>
      </w:tr>
    </w:tbl>
    <w:p w14:paraId="3D5A1951" w14:textId="77777777" w:rsidR="00717A1F" w:rsidRPr="00A564C0" w:rsidRDefault="00717A1F" w:rsidP="00717A1F">
      <w:pPr>
        <w:spacing w:after="240" w:line="276" w:lineRule="auto"/>
        <w:ind w:firstLine="567"/>
        <w:rPr>
          <w:rFonts w:ascii="Arial" w:hAnsi="Arial" w:cs="Arial"/>
        </w:rPr>
      </w:pPr>
    </w:p>
    <w:p w14:paraId="448A0F7E" w14:textId="77777777" w:rsidR="00717A1F" w:rsidRDefault="00717A1F" w:rsidP="00717A1F">
      <w:pPr>
        <w:pStyle w:val="4"/>
        <w:rPr>
          <w:b/>
          <w:i w:val="0"/>
          <w:caps w:val="0"/>
          <w:sz w:val="24"/>
          <w:szCs w:val="24"/>
        </w:rPr>
      </w:pPr>
      <w:r w:rsidRPr="0012135C">
        <w:rPr>
          <w:rFonts w:eastAsiaTheme="majorEastAsia" w:cstheme="majorBidi"/>
          <w:b/>
          <w:i w:val="0"/>
          <w:caps w:val="0"/>
          <w:sz w:val="24"/>
          <w:szCs w:val="24"/>
        </w:rPr>
        <w:t xml:space="preserve">Шаг процесса </w:t>
      </w:r>
      <w:r w:rsidRPr="002531A4">
        <w:rPr>
          <w:rFonts w:eastAsiaTheme="majorEastAsia" w:cstheme="majorBidi"/>
          <w:b/>
          <w:i w:val="0"/>
          <w:caps w:val="0"/>
          <w:sz w:val="24"/>
          <w:szCs w:val="24"/>
        </w:rPr>
        <w:t>ПП-10.03.04.</w:t>
      </w:r>
      <w:r>
        <w:rPr>
          <w:rFonts w:eastAsiaTheme="majorEastAsia" w:cstheme="majorBidi"/>
          <w:b/>
          <w:i w:val="0"/>
          <w:caps w:val="0"/>
          <w:sz w:val="24"/>
          <w:szCs w:val="24"/>
        </w:rPr>
        <w:t>115</w:t>
      </w:r>
      <w:r w:rsidRPr="0012135C">
        <w:rPr>
          <w:rFonts w:eastAsiaTheme="majorEastAsia" w:cstheme="majorBidi"/>
          <w:b/>
          <w:i w:val="0"/>
          <w:caps w:val="0"/>
          <w:sz w:val="24"/>
          <w:szCs w:val="24"/>
        </w:rPr>
        <w:t xml:space="preserve"> – </w:t>
      </w:r>
      <w:r w:rsidRPr="00397FE9">
        <w:rPr>
          <w:b/>
          <w:i w:val="0"/>
          <w:caps w:val="0"/>
          <w:sz w:val="24"/>
          <w:szCs w:val="24"/>
        </w:rPr>
        <w:t xml:space="preserve">Автоматическое согласование запроса на </w:t>
      </w:r>
      <w:proofErr w:type="spellStart"/>
      <w:r w:rsidRPr="00397FE9">
        <w:rPr>
          <w:b/>
          <w:i w:val="0"/>
          <w:caps w:val="0"/>
          <w:sz w:val="24"/>
          <w:szCs w:val="24"/>
        </w:rPr>
        <w:t>перерезервирование</w:t>
      </w:r>
      <w:proofErr w:type="spellEnd"/>
    </w:p>
    <w:p w14:paraId="7F813128" w14:textId="77777777" w:rsidR="00717A1F" w:rsidRPr="00B43E53" w:rsidRDefault="00717A1F" w:rsidP="00717A1F"/>
    <w:p w14:paraId="1A47CA50" w14:textId="77777777" w:rsidR="00717A1F" w:rsidRDefault="00717A1F" w:rsidP="00717A1F">
      <w:pPr>
        <w:spacing w:after="240" w:line="276" w:lineRule="auto"/>
        <w:ind w:firstLine="567"/>
        <w:rPr>
          <w:rFonts w:ascii="Arial" w:hAnsi="Arial" w:cs="Arial"/>
        </w:rPr>
      </w:pPr>
      <w:r>
        <w:rPr>
          <w:rFonts w:ascii="Arial" w:hAnsi="Arial" w:cs="Arial"/>
        </w:rPr>
        <w:t xml:space="preserve">Через Запрос на </w:t>
      </w:r>
      <w:proofErr w:type="spellStart"/>
      <w:r>
        <w:rPr>
          <w:rFonts w:ascii="Arial" w:hAnsi="Arial" w:cs="Arial"/>
        </w:rPr>
        <w:t>перерезервирование</w:t>
      </w:r>
      <w:proofErr w:type="spellEnd"/>
      <w:r>
        <w:rPr>
          <w:rFonts w:ascii="Arial" w:hAnsi="Arial" w:cs="Arial"/>
        </w:rPr>
        <w:t xml:space="preserve"> планировщик потребности может инициировать перераспределение подтвержденного запаса между потребностями</w:t>
      </w:r>
      <w:r w:rsidR="007A432F">
        <w:rPr>
          <w:rFonts w:ascii="Arial" w:hAnsi="Arial" w:cs="Arial"/>
        </w:rPr>
        <w:t>,</w:t>
      </w:r>
      <w:r>
        <w:rPr>
          <w:rFonts w:ascii="Arial" w:hAnsi="Arial" w:cs="Arial"/>
        </w:rPr>
        <w:t xml:space="preserve"> </w:t>
      </w:r>
      <w:r w:rsidR="00157F98">
        <w:rPr>
          <w:rFonts w:ascii="Arial" w:hAnsi="Arial" w:cs="Arial"/>
        </w:rPr>
        <w:t>относящимися к одном планирующему подразделению (</w:t>
      </w:r>
      <w:r w:rsidR="00664FA8">
        <w:rPr>
          <w:rFonts w:ascii="Arial" w:hAnsi="Arial" w:cs="Arial"/>
        </w:rPr>
        <w:t>возможно указание одного или нескольких планировщиков потребности в одном заказе</w:t>
      </w:r>
      <w:r w:rsidR="00157F98">
        <w:rPr>
          <w:rFonts w:ascii="Arial" w:hAnsi="Arial" w:cs="Arial"/>
        </w:rPr>
        <w:t xml:space="preserve">), </w:t>
      </w:r>
      <w:r w:rsidR="007A432F">
        <w:rPr>
          <w:rFonts w:ascii="Arial" w:hAnsi="Arial" w:cs="Arial"/>
        </w:rPr>
        <w:t>при этом</w:t>
      </w:r>
      <w:r>
        <w:rPr>
          <w:rFonts w:ascii="Arial" w:hAnsi="Arial" w:cs="Arial"/>
        </w:rPr>
        <w:t xml:space="preserve"> согласовани</w:t>
      </w:r>
      <w:r w:rsidR="007A432F">
        <w:rPr>
          <w:rFonts w:ascii="Arial" w:hAnsi="Arial" w:cs="Arial"/>
        </w:rPr>
        <w:t>я</w:t>
      </w:r>
      <w:r>
        <w:rPr>
          <w:rFonts w:ascii="Arial" w:hAnsi="Arial" w:cs="Arial"/>
        </w:rPr>
        <w:t xml:space="preserve"> данного запроса не требуется</w:t>
      </w:r>
      <w:r w:rsidR="00B74858" w:rsidRPr="00B74858">
        <w:rPr>
          <w:rFonts w:ascii="Arial" w:hAnsi="Arial" w:cs="Arial"/>
        </w:rPr>
        <w:t>, резерв будет перенесен автоматически после сохранения запроса</w:t>
      </w:r>
      <w:r>
        <w:rPr>
          <w:rFonts w:ascii="Arial" w:hAnsi="Arial" w:cs="Arial"/>
        </w:rPr>
        <w:t>.</w:t>
      </w:r>
    </w:p>
    <w:p w14:paraId="00D241FC" w14:textId="15975B93" w:rsidR="009D05ED" w:rsidRPr="009D05ED" w:rsidRDefault="009D05ED" w:rsidP="009D05ED">
      <w:pPr>
        <w:spacing w:after="240" w:line="276" w:lineRule="auto"/>
        <w:ind w:firstLine="567"/>
        <w:rPr>
          <w:rFonts w:ascii="Arial" w:hAnsi="Arial" w:cs="Arial"/>
        </w:rPr>
      </w:pPr>
      <w:r>
        <w:rPr>
          <w:rFonts w:ascii="Arial" w:hAnsi="Arial" w:cs="Arial"/>
        </w:rPr>
        <w:t xml:space="preserve">Для потребностей </w:t>
      </w:r>
      <w:proofErr w:type="spellStart"/>
      <w:r>
        <w:rPr>
          <w:rFonts w:ascii="Arial" w:hAnsi="Arial" w:cs="Arial"/>
        </w:rPr>
        <w:t>ТОиР</w:t>
      </w:r>
      <w:proofErr w:type="spellEnd"/>
      <w:r>
        <w:rPr>
          <w:rFonts w:ascii="Arial" w:hAnsi="Arial" w:cs="Arial"/>
        </w:rPr>
        <w:t xml:space="preserve"> автоматическое согласование происходи</w:t>
      </w:r>
      <w:ins w:id="762" w:author="Kislov Vladimir" w:date="2021-03-23T19:12:00Z">
        <w:r w:rsidR="0092455A">
          <w:rPr>
            <w:rFonts w:ascii="Arial" w:hAnsi="Arial" w:cs="Arial"/>
          </w:rPr>
          <w:t>т</w:t>
        </w:r>
      </w:ins>
      <w:r>
        <w:rPr>
          <w:rFonts w:ascii="Arial" w:hAnsi="Arial" w:cs="Arial"/>
        </w:rPr>
        <w:t xml:space="preserve">, если планировщик создает запрос на </w:t>
      </w:r>
      <w:proofErr w:type="spellStart"/>
      <w:r>
        <w:rPr>
          <w:rFonts w:ascii="Arial" w:hAnsi="Arial" w:cs="Arial"/>
        </w:rPr>
        <w:t>перерезервирование</w:t>
      </w:r>
      <w:proofErr w:type="spellEnd"/>
      <w:r w:rsidRPr="009D05ED">
        <w:rPr>
          <w:rFonts w:ascii="Arial" w:hAnsi="Arial" w:cs="Arial"/>
        </w:rPr>
        <w:t xml:space="preserve"> между заказами, на которых он или его сменщик установил статус СГГС, ССПЛ, СГПЛ (смотря какой активен)</w:t>
      </w:r>
      <w:r>
        <w:rPr>
          <w:rFonts w:ascii="Arial" w:hAnsi="Arial" w:cs="Arial"/>
        </w:rPr>
        <w:t xml:space="preserve">. </w:t>
      </w:r>
    </w:p>
    <w:p w14:paraId="14AF10B2" w14:textId="77777777" w:rsidR="009D05ED" w:rsidRDefault="009D05ED" w:rsidP="009D05ED">
      <w:pPr>
        <w:spacing w:after="240" w:line="276" w:lineRule="auto"/>
        <w:ind w:firstLine="567"/>
        <w:rPr>
          <w:rFonts w:ascii="Arial" w:hAnsi="Arial" w:cs="Arial"/>
        </w:rPr>
      </w:pPr>
      <w:r>
        <w:rPr>
          <w:rFonts w:ascii="Arial" w:hAnsi="Arial" w:cs="Arial"/>
        </w:rPr>
        <w:t xml:space="preserve">Для потребностей </w:t>
      </w:r>
      <w:proofErr w:type="spellStart"/>
      <w:r>
        <w:rPr>
          <w:rFonts w:ascii="Arial" w:hAnsi="Arial" w:cs="Arial"/>
        </w:rPr>
        <w:t>КСиИ</w:t>
      </w:r>
      <w:proofErr w:type="spellEnd"/>
      <w:r>
        <w:rPr>
          <w:rFonts w:ascii="Arial" w:hAnsi="Arial" w:cs="Arial"/>
        </w:rPr>
        <w:t xml:space="preserve"> автоматическое согласование происходит в двух случаях: </w:t>
      </w:r>
    </w:p>
    <w:p w14:paraId="6F491DC3" w14:textId="61D0B82A" w:rsidR="009D05ED" w:rsidRPr="009D05ED" w:rsidRDefault="009D05ED" w:rsidP="009D05ED">
      <w:pPr>
        <w:spacing w:after="240" w:line="276" w:lineRule="auto"/>
        <w:ind w:firstLine="567"/>
        <w:rPr>
          <w:rFonts w:ascii="Arial" w:hAnsi="Arial" w:cs="Arial"/>
        </w:rPr>
      </w:pPr>
      <w:r w:rsidRPr="009D05ED">
        <w:rPr>
          <w:rFonts w:ascii="Arial" w:hAnsi="Arial" w:cs="Arial"/>
        </w:rPr>
        <w:t xml:space="preserve">1) Если пользователь (комплектовщик) создал </w:t>
      </w:r>
      <w:r>
        <w:rPr>
          <w:rFonts w:ascii="Arial" w:hAnsi="Arial" w:cs="Arial"/>
        </w:rPr>
        <w:t xml:space="preserve">запрос на </w:t>
      </w:r>
      <w:proofErr w:type="spellStart"/>
      <w:r>
        <w:rPr>
          <w:rFonts w:ascii="Arial" w:hAnsi="Arial" w:cs="Arial"/>
        </w:rPr>
        <w:t>перерезервирование</w:t>
      </w:r>
      <w:proofErr w:type="spellEnd"/>
      <w:r w:rsidRPr="009D05ED">
        <w:rPr>
          <w:rFonts w:ascii="Arial" w:hAnsi="Arial" w:cs="Arial"/>
        </w:rPr>
        <w:t xml:space="preserve"> между созданными им (или его сменщиком) потребностями (В разных СПП и разных проектах), такой </w:t>
      </w:r>
      <w:proofErr w:type="spellStart"/>
      <w:r w:rsidRPr="009D05ED">
        <w:rPr>
          <w:rFonts w:ascii="Arial" w:hAnsi="Arial" w:cs="Arial"/>
        </w:rPr>
        <w:t>ЗнП</w:t>
      </w:r>
      <w:proofErr w:type="spellEnd"/>
      <w:r w:rsidRPr="009D05ED">
        <w:rPr>
          <w:rFonts w:ascii="Arial" w:hAnsi="Arial" w:cs="Arial"/>
        </w:rPr>
        <w:t xml:space="preserve"> будет автоматически согласован в момент создания</w:t>
      </w:r>
      <w:r>
        <w:rPr>
          <w:rFonts w:ascii="Arial" w:hAnsi="Arial" w:cs="Arial"/>
        </w:rPr>
        <w:t>.</w:t>
      </w:r>
    </w:p>
    <w:p w14:paraId="6307B96C" w14:textId="0CDD0F04" w:rsidR="009D05ED" w:rsidRDefault="009D05ED" w:rsidP="009D05ED">
      <w:pPr>
        <w:spacing w:after="240" w:line="276" w:lineRule="auto"/>
        <w:ind w:firstLine="567"/>
        <w:rPr>
          <w:rFonts w:ascii="Arial" w:hAnsi="Arial" w:cs="Arial"/>
        </w:rPr>
      </w:pPr>
      <w:r w:rsidRPr="009D05ED">
        <w:rPr>
          <w:rFonts w:ascii="Arial" w:hAnsi="Arial" w:cs="Arial"/>
        </w:rPr>
        <w:t>2) Если потребность-донор и потребность-реципиент относятся к одному проекту, но на разных СПП</w:t>
      </w:r>
    </w:p>
    <w:p w14:paraId="299476A0" w14:textId="763E1411" w:rsidR="009D05ED" w:rsidRPr="009D05ED" w:rsidRDefault="009D05ED" w:rsidP="009D05ED">
      <w:pPr>
        <w:spacing w:after="240" w:line="276" w:lineRule="auto"/>
        <w:ind w:firstLine="567"/>
        <w:rPr>
          <w:rFonts w:ascii="Arial" w:hAnsi="Arial" w:cs="Arial"/>
        </w:rPr>
      </w:pPr>
      <w:r>
        <w:rPr>
          <w:rFonts w:ascii="Arial" w:hAnsi="Arial" w:cs="Arial"/>
        </w:rPr>
        <w:t>Для потребностей производства и прочих потребностей автоматическое согласование происходит, е</w:t>
      </w:r>
      <w:r w:rsidRPr="009D05ED">
        <w:rPr>
          <w:rFonts w:ascii="Arial" w:hAnsi="Arial" w:cs="Arial"/>
        </w:rPr>
        <w:t xml:space="preserve">сли пользователь создал </w:t>
      </w:r>
      <w:proofErr w:type="spellStart"/>
      <w:r w:rsidRPr="009D05ED">
        <w:rPr>
          <w:rFonts w:ascii="Arial" w:hAnsi="Arial" w:cs="Arial"/>
        </w:rPr>
        <w:t>ЗнП</w:t>
      </w:r>
      <w:proofErr w:type="spellEnd"/>
      <w:r w:rsidRPr="009D05ED">
        <w:rPr>
          <w:rFonts w:ascii="Arial" w:hAnsi="Arial" w:cs="Arial"/>
        </w:rPr>
        <w:t xml:space="preserve"> между созданными им (или его сменщиком) потребностями</w:t>
      </w:r>
      <w:r>
        <w:rPr>
          <w:rFonts w:ascii="Arial" w:hAnsi="Arial" w:cs="Arial"/>
        </w:rPr>
        <w:t>.</w:t>
      </w:r>
    </w:p>
    <w:p w14:paraId="6E09226B" w14:textId="340D0F87" w:rsidR="00717A1F" w:rsidRDefault="00717A1F" w:rsidP="00717A1F">
      <w:pPr>
        <w:spacing w:after="240" w:line="276" w:lineRule="auto"/>
        <w:ind w:firstLine="567"/>
        <w:rPr>
          <w:rFonts w:ascii="Arial" w:hAnsi="Arial" w:cs="Arial"/>
        </w:rPr>
      </w:pPr>
      <w:r>
        <w:rPr>
          <w:rFonts w:ascii="Arial" w:hAnsi="Arial" w:cs="Arial"/>
        </w:rPr>
        <w:t xml:space="preserve">Кроме того, автоматическое согласование запроса выполняется, если планировщик потребности, </w:t>
      </w:r>
      <w:r w:rsidRPr="00A15FA9">
        <w:rPr>
          <w:rFonts w:ascii="Arial" w:hAnsi="Arial" w:cs="Arial"/>
        </w:rPr>
        <w:t>с которой необходимо перераспределить резерв</w:t>
      </w:r>
      <w:r>
        <w:rPr>
          <w:rFonts w:ascii="Arial" w:hAnsi="Arial" w:cs="Arial"/>
        </w:rPr>
        <w:t>, в течени</w:t>
      </w:r>
      <w:r w:rsidR="00005632">
        <w:rPr>
          <w:rFonts w:ascii="Arial" w:hAnsi="Arial" w:cs="Arial"/>
        </w:rPr>
        <w:t>е</w:t>
      </w:r>
      <w:r>
        <w:rPr>
          <w:rFonts w:ascii="Arial" w:hAnsi="Arial" w:cs="Arial"/>
        </w:rPr>
        <w:t xml:space="preserve"> 10 рабочих </w:t>
      </w:r>
      <w:r w:rsidR="00D52EC1">
        <w:rPr>
          <w:rFonts w:ascii="Arial" w:hAnsi="Arial" w:cs="Arial"/>
        </w:rPr>
        <w:t>дней не</w:t>
      </w:r>
      <w:r>
        <w:rPr>
          <w:rFonts w:ascii="Arial" w:hAnsi="Arial" w:cs="Arial"/>
        </w:rPr>
        <w:t xml:space="preserve"> обработал запрос (т.е. не согласовал и не отклонил).</w:t>
      </w:r>
      <w:r w:rsidR="00D52EC1">
        <w:rPr>
          <w:rFonts w:ascii="Arial" w:hAnsi="Arial" w:cs="Arial"/>
        </w:rPr>
        <w:t xml:space="preserve"> Предусмотрена возможность настройки количества дней до </w:t>
      </w:r>
      <w:proofErr w:type="spellStart"/>
      <w:r w:rsidR="00D52EC1">
        <w:rPr>
          <w:rFonts w:ascii="Arial" w:hAnsi="Arial" w:cs="Arial"/>
        </w:rPr>
        <w:t>автосогласования</w:t>
      </w:r>
      <w:proofErr w:type="spellEnd"/>
      <w:r w:rsidR="00D52EC1">
        <w:rPr>
          <w:rFonts w:ascii="Arial" w:hAnsi="Arial" w:cs="Arial"/>
        </w:rPr>
        <w:t xml:space="preserve"> и возможность включения/выключения </w:t>
      </w:r>
      <w:proofErr w:type="spellStart"/>
      <w:r w:rsidR="00D52EC1">
        <w:rPr>
          <w:rFonts w:ascii="Arial" w:hAnsi="Arial" w:cs="Arial"/>
        </w:rPr>
        <w:t>автосогласования</w:t>
      </w:r>
      <w:proofErr w:type="spellEnd"/>
      <w:r w:rsidR="00D52EC1">
        <w:rPr>
          <w:rFonts w:ascii="Arial" w:hAnsi="Arial" w:cs="Arial"/>
        </w:rPr>
        <w:t xml:space="preserve"> в зависимости от типа потребностей (с которой и для которой запрашивается </w:t>
      </w:r>
      <w:proofErr w:type="spellStart"/>
      <w:r w:rsidR="00D52EC1">
        <w:rPr>
          <w:rFonts w:ascii="Arial" w:hAnsi="Arial" w:cs="Arial"/>
        </w:rPr>
        <w:t>перерезервирование</w:t>
      </w:r>
      <w:proofErr w:type="spellEnd"/>
      <w:r w:rsidR="00D52EC1">
        <w:rPr>
          <w:rFonts w:ascii="Arial" w:hAnsi="Arial" w:cs="Arial"/>
        </w:rPr>
        <w:t>).</w:t>
      </w:r>
    </w:p>
    <w:p w14:paraId="6F7A4B3E" w14:textId="77777777" w:rsidR="00717A1F" w:rsidRPr="00247522" w:rsidRDefault="00717A1F" w:rsidP="00CC4E8D">
      <w:pPr>
        <w:pStyle w:val="a8"/>
        <w:ind w:left="-142"/>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44</w:t>
      </w:r>
      <w:r w:rsidRPr="00247522">
        <w:rPr>
          <w:rFonts w:ascii="Arial" w:hAnsi="Arial" w:cs="Arial"/>
          <w:b/>
          <w:sz w:val="22"/>
        </w:rPr>
        <w:fldChar w:fldCharType="end"/>
      </w:r>
      <w:r>
        <w:rPr>
          <w:rFonts w:ascii="Arial" w:hAnsi="Arial" w:cs="Arial"/>
          <w:b/>
          <w:sz w:val="22"/>
        </w:rPr>
        <w:t>. Описание шага «</w:t>
      </w:r>
      <w:r w:rsidRPr="00B27113">
        <w:rPr>
          <w:rFonts w:ascii="Arial" w:hAnsi="Arial" w:cs="Arial"/>
          <w:b/>
          <w:sz w:val="22"/>
        </w:rPr>
        <w:t xml:space="preserve">Автоматическое согласование запроса на </w:t>
      </w:r>
      <w:proofErr w:type="spellStart"/>
      <w:r w:rsidRPr="00B27113">
        <w:rPr>
          <w:rFonts w:ascii="Arial" w:hAnsi="Arial" w:cs="Arial"/>
          <w:b/>
          <w:sz w:val="22"/>
        </w:rPr>
        <w:t>перерезервирование</w:t>
      </w:r>
      <w:proofErr w:type="spellEnd"/>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38"/>
        <w:gridCol w:w="2125"/>
        <w:gridCol w:w="993"/>
        <w:gridCol w:w="1701"/>
        <w:gridCol w:w="1842"/>
        <w:gridCol w:w="1677"/>
      </w:tblGrid>
      <w:tr w:rsidR="001D229C" w:rsidRPr="00F94454" w14:paraId="6181D8C6" w14:textId="77777777" w:rsidTr="001D229C">
        <w:trPr>
          <w:cantSplit/>
          <w:trHeight w:val="397"/>
          <w:tblHeader/>
        </w:trPr>
        <w:tc>
          <w:tcPr>
            <w:tcW w:w="903" w:type="pct"/>
            <w:shd w:val="clear" w:color="auto" w:fill="FFC000"/>
            <w:vAlign w:val="center"/>
          </w:tcPr>
          <w:p w14:paraId="41A58AC6" w14:textId="77777777" w:rsidR="001D229C" w:rsidRPr="00D36A72" w:rsidRDefault="001D229C" w:rsidP="00A17303">
            <w:pPr>
              <w:jc w:val="center"/>
              <w:rPr>
                <w:rFonts w:ascii="Arial" w:hAnsi="Arial" w:cs="Arial"/>
                <w:b/>
                <w:sz w:val="20"/>
              </w:rPr>
            </w:pPr>
            <w:r>
              <w:rPr>
                <w:rFonts w:ascii="Arial" w:hAnsi="Arial" w:cs="Arial"/>
                <w:b/>
                <w:sz w:val="20"/>
                <w:szCs w:val="20"/>
                <w:lang w:eastAsia="ru-RU"/>
              </w:rPr>
              <w:lastRenderedPageBreak/>
              <w:t>Номер шага</w:t>
            </w:r>
          </w:p>
        </w:tc>
        <w:tc>
          <w:tcPr>
            <w:tcW w:w="1044" w:type="pct"/>
            <w:shd w:val="clear" w:color="auto" w:fill="FFC000"/>
            <w:vAlign w:val="center"/>
          </w:tcPr>
          <w:p w14:paraId="06C9B483" w14:textId="77777777" w:rsidR="001D229C" w:rsidRDefault="001D229C" w:rsidP="00A17303">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031EAC42" w14:textId="77777777" w:rsidR="001D229C" w:rsidRPr="00F94454" w:rsidRDefault="001D229C" w:rsidP="00A17303">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4AC308F6" w14:textId="77777777" w:rsidR="001D229C" w:rsidRDefault="001D229C" w:rsidP="00A17303">
            <w:pPr>
              <w:jc w:val="center"/>
              <w:rPr>
                <w:rFonts w:ascii="Arial" w:hAnsi="Arial" w:cs="Arial"/>
                <w:b/>
                <w:sz w:val="20"/>
              </w:rPr>
            </w:pPr>
            <w:r>
              <w:rPr>
                <w:rFonts w:ascii="Arial" w:hAnsi="Arial" w:cs="Arial"/>
                <w:b/>
                <w:sz w:val="20"/>
              </w:rPr>
              <w:t>Вход</w:t>
            </w:r>
          </w:p>
        </w:tc>
        <w:tc>
          <w:tcPr>
            <w:tcW w:w="905" w:type="pct"/>
            <w:shd w:val="clear" w:color="auto" w:fill="FFC000"/>
          </w:tcPr>
          <w:p w14:paraId="373BACEC" w14:textId="77777777" w:rsidR="001D229C" w:rsidRDefault="001D229C" w:rsidP="00A17303">
            <w:pPr>
              <w:jc w:val="center"/>
              <w:rPr>
                <w:rFonts w:ascii="Arial" w:hAnsi="Arial" w:cs="Arial"/>
                <w:b/>
                <w:sz w:val="20"/>
              </w:rPr>
            </w:pPr>
            <w:r>
              <w:rPr>
                <w:rFonts w:ascii="Arial" w:hAnsi="Arial" w:cs="Arial"/>
                <w:b/>
                <w:sz w:val="20"/>
              </w:rPr>
              <w:t>Результат</w:t>
            </w:r>
          </w:p>
        </w:tc>
        <w:tc>
          <w:tcPr>
            <w:tcW w:w="825" w:type="pct"/>
            <w:shd w:val="clear" w:color="auto" w:fill="FFC000"/>
          </w:tcPr>
          <w:p w14:paraId="0765A544" w14:textId="77777777" w:rsidR="001D229C" w:rsidRDefault="001D229C" w:rsidP="00A17303">
            <w:pPr>
              <w:jc w:val="center"/>
              <w:rPr>
                <w:rFonts w:ascii="Arial" w:hAnsi="Arial" w:cs="Arial"/>
                <w:b/>
                <w:sz w:val="20"/>
              </w:rPr>
            </w:pPr>
            <w:r>
              <w:rPr>
                <w:rFonts w:ascii="Arial" w:hAnsi="Arial" w:cs="Arial"/>
                <w:b/>
                <w:sz w:val="20"/>
              </w:rPr>
              <w:t>Бизнес-роль</w:t>
            </w:r>
          </w:p>
        </w:tc>
      </w:tr>
      <w:tr w:rsidR="001D229C" w14:paraId="7250487C" w14:textId="77777777" w:rsidTr="001D229C">
        <w:trPr>
          <w:cantSplit/>
          <w:trHeight w:val="963"/>
        </w:trPr>
        <w:tc>
          <w:tcPr>
            <w:tcW w:w="903" w:type="pct"/>
          </w:tcPr>
          <w:p w14:paraId="4D66112D" w14:textId="77777777" w:rsidR="001D229C" w:rsidRDefault="001D229C" w:rsidP="001D229C">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4</w:t>
            </w:r>
            <w:r w:rsidRPr="00B613A3">
              <w:rPr>
                <w:rFonts w:ascii="Arial" w:hAnsi="Arial" w:cs="Arial"/>
                <w:sz w:val="20"/>
                <w:szCs w:val="20"/>
              </w:rPr>
              <w:t>.</w:t>
            </w:r>
            <w:r>
              <w:rPr>
                <w:rFonts w:ascii="Arial" w:hAnsi="Arial" w:cs="Arial"/>
                <w:sz w:val="20"/>
                <w:szCs w:val="20"/>
              </w:rPr>
              <w:t>115</w:t>
            </w:r>
          </w:p>
        </w:tc>
        <w:tc>
          <w:tcPr>
            <w:tcW w:w="1044" w:type="pct"/>
          </w:tcPr>
          <w:p w14:paraId="5FADBEBE" w14:textId="77777777" w:rsidR="001D229C" w:rsidRDefault="001D229C" w:rsidP="001D229C">
            <w:pPr>
              <w:jc w:val="left"/>
              <w:rPr>
                <w:rFonts w:ascii="Arial" w:hAnsi="Arial" w:cs="Arial"/>
                <w:sz w:val="20"/>
              </w:rPr>
            </w:pPr>
            <w:r>
              <w:rPr>
                <w:rFonts w:ascii="Arial" w:hAnsi="Arial" w:cs="Arial"/>
                <w:sz w:val="20"/>
              </w:rPr>
              <w:t>- Инициатор запроса является владельцем запрашиваемого запаса.</w:t>
            </w:r>
          </w:p>
        </w:tc>
        <w:tc>
          <w:tcPr>
            <w:tcW w:w="488" w:type="pct"/>
            <w:shd w:val="clear" w:color="auto" w:fill="auto"/>
          </w:tcPr>
          <w:p w14:paraId="277B5F3C" w14:textId="77777777" w:rsidR="001D229C" w:rsidRPr="001C7254" w:rsidRDefault="001D229C" w:rsidP="001D229C">
            <w:pPr>
              <w:jc w:val="left"/>
              <w:rPr>
                <w:rFonts w:ascii="Arial" w:hAnsi="Arial" w:cs="Arial"/>
                <w:sz w:val="20"/>
                <w:szCs w:val="20"/>
              </w:rPr>
            </w:pPr>
            <w:r>
              <w:rPr>
                <w:rFonts w:ascii="Arial" w:hAnsi="Arial" w:cs="Arial"/>
                <w:sz w:val="20"/>
              </w:rPr>
              <w:t>-</w:t>
            </w:r>
          </w:p>
        </w:tc>
        <w:tc>
          <w:tcPr>
            <w:tcW w:w="836" w:type="pct"/>
          </w:tcPr>
          <w:p w14:paraId="43013CF7" w14:textId="77777777" w:rsidR="001D229C" w:rsidRPr="00CB3587" w:rsidRDefault="001D229C" w:rsidP="001D229C">
            <w:pPr>
              <w:jc w:val="left"/>
              <w:rPr>
                <w:rFonts w:ascii="Arial" w:hAnsi="Arial" w:cs="Arial"/>
                <w:sz w:val="20"/>
              </w:rPr>
            </w:pPr>
            <w:r>
              <w:rPr>
                <w:rFonts w:ascii="Arial" w:hAnsi="Arial" w:cs="Arial"/>
                <w:sz w:val="20"/>
                <w:lang w:val="en-US"/>
              </w:rPr>
              <w:t xml:space="preserve">- </w:t>
            </w:r>
            <w:r>
              <w:rPr>
                <w:rFonts w:ascii="Arial" w:hAnsi="Arial" w:cs="Arial"/>
                <w:sz w:val="20"/>
              </w:rPr>
              <w:t>Запрос на перераспределение резерва</w:t>
            </w:r>
          </w:p>
        </w:tc>
        <w:tc>
          <w:tcPr>
            <w:tcW w:w="905" w:type="pct"/>
          </w:tcPr>
          <w:p w14:paraId="218CA41A" w14:textId="77777777" w:rsidR="001D229C" w:rsidRPr="00B613A3" w:rsidRDefault="001D229C" w:rsidP="001D229C">
            <w:pPr>
              <w:jc w:val="left"/>
              <w:rPr>
                <w:rFonts w:ascii="Arial" w:hAnsi="Arial" w:cs="Arial"/>
                <w:sz w:val="20"/>
              </w:rPr>
            </w:pPr>
            <w:r w:rsidRPr="00397FE9">
              <w:rPr>
                <w:rFonts w:ascii="Arial" w:hAnsi="Arial" w:cs="Arial"/>
                <w:sz w:val="20"/>
              </w:rPr>
              <w:t xml:space="preserve">- </w:t>
            </w:r>
            <w:r>
              <w:rPr>
                <w:rFonts w:ascii="Arial" w:hAnsi="Arial" w:cs="Arial"/>
                <w:sz w:val="20"/>
              </w:rPr>
              <w:t>Запрос на перераспределение резерва (Согласован)</w:t>
            </w:r>
          </w:p>
        </w:tc>
        <w:tc>
          <w:tcPr>
            <w:tcW w:w="825" w:type="pct"/>
          </w:tcPr>
          <w:p w14:paraId="2B804127" w14:textId="77777777" w:rsidR="001D229C" w:rsidRPr="00B613A3" w:rsidRDefault="001D229C" w:rsidP="001D229C">
            <w:pPr>
              <w:jc w:val="left"/>
              <w:rPr>
                <w:rFonts w:ascii="Arial" w:hAnsi="Arial" w:cs="Arial"/>
                <w:sz w:val="20"/>
              </w:rPr>
            </w:pPr>
            <w:r>
              <w:rPr>
                <w:rFonts w:ascii="Arial" w:hAnsi="Arial" w:cs="Arial"/>
                <w:sz w:val="20"/>
              </w:rPr>
              <w:t>-</w:t>
            </w:r>
          </w:p>
        </w:tc>
      </w:tr>
    </w:tbl>
    <w:p w14:paraId="0CF9BCA7" w14:textId="77777777" w:rsidR="005D1446" w:rsidRDefault="005D1446" w:rsidP="00717A1F">
      <w:pPr>
        <w:spacing w:after="240" w:line="276" w:lineRule="auto"/>
        <w:ind w:firstLine="567"/>
        <w:rPr>
          <w:rFonts w:ascii="Arial" w:hAnsi="Arial" w:cs="Arial"/>
        </w:rPr>
      </w:pPr>
    </w:p>
    <w:p w14:paraId="63C71308" w14:textId="77777777" w:rsidR="00717A1F" w:rsidRDefault="00717A1F" w:rsidP="00717A1F">
      <w:pPr>
        <w:pStyle w:val="4"/>
        <w:rPr>
          <w:b/>
          <w:i w:val="0"/>
          <w:caps w:val="0"/>
          <w:sz w:val="24"/>
          <w:szCs w:val="24"/>
        </w:rPr>
      </w:pPr>
      <w:bookmarkStart w:id="763" w:name="_Шаг_процесса_ПП-10.03.04.110"/>
      <w:bookmarkStart w:id="764" w:name="_Hlk517255294"/>
      <w:bookmarkEnd w:id="763"/>
      <w:r w:rsidRPr="0012135C">
        <w:rPr>
          <w:rFonts w:eastAsiaTheme="majorEastAsia" w:cstheme="majorBidi"/>
          <w:b/>
          <w:i w:val="0"/>
          <w:caps w:val="0"/>
          <w:sz w:val="24"/>
          <w:szCs w:val="24"/>
        </w:rPr>
        <w:t xml:space="preserve">Шаг процесса </w:t>
      </w:r>
      <w:r w:rsidRPr="002531A4">
        <w:rPr>
          <w:rFonts w:eastAsiaTheme="majorEastAsia" w:cstheme="majorBidi"/>
          <w:b/>
          <w:i w:val="0"/>
          <w:caps w:val="0"/>
          <w:sz w:val="24"/>
          <w:szCs w:val="24"/>
        </w:rPr>
        <w:t>ПП-10.03.04.</w:t>
      </w:r>
      <w:r>
        <w:rPr>
          <w:rFonts w:eastAsiaTheme="majorEastAsia" w:cstheme="majorBidi"/>
          <w:b/>
          <w:i w:val="0"/>
          <w:caps w:val="0"/>
          <w:sz w:val="24"/>
          <w:szCs w:val="24"/>
        </w:rPr>
        <w:t>110</w:t>
      </w:r>
      <w:r w:rsidRPr="0012135C">
        <w:rPr>
          <w:rFonts w:eastAsiaTheme="majorEastAsia" w:cstheme="majorBidi"/>
          <w:b/>
          <w:i w:val="0"/>
          <w:caps w:val="0"/>
          <w:sz w:val="24"/>
          <w:szCs w:val="24"/>
        </w:rPr>
        <w:t xml:space="preserve"> – </w:t>
      </w:r>
      <w:r w:rsidRPr="00B27113">
        <w:rPr>
          <w:b/>
          <w:i w:val="0"/>
          <w:caps w:val="0"/>
          <w:sz w:val="24"/>
          <w:szCs w:val="24"/>
        </w:rPr>
        <w:t>Согласовани</w:t>
      </w:r>
      <w:r>
        <w:rPr>
          <w:b/>
          <w:i w:val="0"/>
          <w:caps w:val="0"/>
          <w:sz w:val="24"/>
          <w:szCs w:val="24"/>
        </w:rPr>
        <w:t xml:space="preserve">е запроса на </w:t>
      </w:r>
      <w:proofErr w:type="spellStart"/>
      <w:r>
        <w:rPr>
          <w:b/>
          <w:i w:val="0"/>
          <w:caps w:val="0"/>
          <w:sz w:val="24"/>
          <w:szCs w:val="24"/>
        </w:rPr>
        <w:t>перерезервирование</w:t>
      </w:r>
      <w:proofErr w:type="spellEnd"/>
      <w:r w:rsidRPr="00B27113">
        <w:rPr>
          <w:b/>
          <w:i w:val="0"/>
          <w:caps w:val="0"/>
          <w:sz w:val="24"/>
          <w:szCs w:val="24"/>
        </w:rPr>
        <w:t xml:space="preserve"> владельцем запаса</w:t>
      </w:r>
    </w:p>
    <w:p w14:paraId="6731F4DE" w14:textId="77777777" w:rsidR="00717A1F" w:rsidRPr="00B43E53" w:rsidRDefault="00717A1F" w:rsidP="00717A1F"/>
    <w:p w14:paraId="028BD61F" w14:textId="77777777" w:rsidR="00717A1F" w:rsidRDefault="00717A1F" w:rsidP="00717A1F">
      <w:pPr>
        <w:spacing w:after="240" w:line="276" w:lineRule="auto"/>
        <w:ind w:firstLine="567"/>
        <w:rPr>
          <w:rFonts w:ascii="Arial" w:hAnsi="Arial" w:cs="Arial"/>
        </w:rPr>
      </w:pPr>
      <w:r>
        <w:rPr>
          <w:rFonts w:ascii="Arial" w:hAnsi="Arial" w:cs="Arial"/>
        </w:rPr>
        <w:t xml:space="preserve">Планировщик потребности, с которой планируется перераспределить резерв, должен согласовать либо отклонить Запрос на </w:t>
      </w:r>
      <w:proofErr w:type="spellStart"/>
      <w:r>
        <w:rPr>
          <w:rFonts w:ascii="Arial" w:hAnsi="Arial" w:cs="Arial"/>
        </w:rPr>
        <w:t>перерезервирование</w:t>
      </w:r>
      <w:proofErr w:type="spellEnd"/>
      <w:r>
        <w:rPr>
          <w:rFonts w:ascii="Arial" w:hAnsi="Arial" w:cs="Arial"/>
        </w:rPr>
        <w:t xml:space="preserve"> запаса. В случае согласования запроса резерв будет автоматически перераспределен.</w:t>
      </w:r>
    </w:p>
    <w:p w14:paraId="49A22533" w14:textId="77777777" w:rsidR="00717A1F" w:rsidRDefault="00717A1F" w:rsidP="00717A1F">
      <w:pPr>
        <w:spacing w:after="240" w:line="276" w:lineRule="auto"/>
        <w:ind w:firstLine="567"/>
        <w:rPr>
          <w:rFonts w:ascii="Arial" w:hAnsi="Arial" w:cs="Arial"/>
        </w:rPr>
      </w:pPr>
      <w:r>
        <w:rPr>
          <w:rFonts w:ascii="Arial" w:hAnsi="Arial" w:cs="Arial"/>
        </w:rPr>
        <w:t>Если к моменту согласования запроса,</w:t>
      </w:r>
      <w:r w:rsidRPr="00B521F1">
        <w:rPr>
          <w:rFonts w:ascii="Arial" w:hAnsi="Arial" w:cs="Arial"/>
        </w:rPr>
        <w:t xml:space="preserve"> </w:t>
      </w:r>
      <w:r>
        <w:rPr>
          <w:rFonts w:ascii="Arial" w:hAnsi="Arial" w:cs="Arial"/>
        </w:rPr>
        <w:t>потребность, с которой запрашивается снятие резерва, уже имеет только часть запрашиваемого объёма, то согласовывается только доступная часть, а если резерв отсутствует полностью, то доступно только отклонение запроса. Такая ситуация может возникнуть в случае:</w:t>
      </w:r>
    </w:p>
    <w:p w14:paraId="6C79E95F" w14:textId="77777777" w:rsidR="00717A1F" w:rsidRDefault="00717A1F" w:rsidP="001D229C">
      <w:pPr>
        <w:pStyle w:val="afa"/>
        <w:numPr>
          <w:ilvl w:val="0"/>
          <w:numId w:val="15"/>
        </w:numPr>
        <w:spacing w:after="240"/>
        <w:rPr>
          <w:rFonts w:ascii="Arial" w:hAnsi="Arial" w:cs="Arial"/>
        </w:rPr>
      </w:pPr>
      <w:r w:rsidRPr="00B521F1">
        <w:rPr>
          <w:rFonts w:ascii="Arial" w:hAnsi="Arial" w:cs="Arial"/>
        </w:rPr>
        <w:t>если за время согласования по потребности было выполнено списание всего или части объёма</w:t>
      </w:r>
      <w:r>
        <w:rPr>
          <w:rFonts w:ascii="Arial" w:hAnsi="Arial" w:cs="Arial"/>
        </w:rPr>
        <w:t>;</w:t>
      </w:r>
    </w:p>
    <w:p w14:paraId="1BFADC2C" w14:textId="77777777" w:rsidR="00717A1F" w:rsidRDefault="00717A1F" w:rsidP="001D229C">
      <w:pPr>
        <w:pStyle w:val="afa"/>
        <w:numPr>
          <w:ilvl w:val="0"/>
          <w:numId w:val="15"/>
        </w:numPr>
        <w:spacing w:after="240"/>
        <w:rPr>
          <w:rFonts w:ascii="Arial" w:hAnsi="Arial" w:cs="Arial"/>
        </w:rPr>
      </w:pPr>
      <w:r>
        <w:rPr>
          <w:rFonts w:ascii="Arial" w:hAnsi="Arial" w:cs="Arial"/>
        </w:rPr>
        <w:t>если за время согласования в потребности был уменьшен объём или она была удалена;</w:t>
      </w:r>
    </w:p>
    <w:p w14:paraId="01DD44CD" w14:textId="77777777" w:rsidR="00717A1F" w:rsidRDefault="00717A1F" w:rsidP="001D229C">
      <w:pPr>
        <w:pStyle w:val="afa"/>
        <w:numPr>
          <w:ilvl w:val="0"/>
          <w:numId w:val="15"/>
        </w:numPr>
        <w:spacing w:after="240"/>
        <w:rPr>
          <w:rFonts w:ascii="Arial" w:hAnsi="Arial" w:cs="Arial"/>
        </w:rPr>
      </w:pPr>
      <w:r>
        <w:rPr>
          <w:rFonts w:ascii="Arial" w:hAnsi="Arial" w:cs="Arial"/>
        </w:rPr>
        <w:t>если за время согласования был согласован другой запрос, который уже снял часть или весь объём резерва.</w:t>
      </w:r>
    </w:p>
    <w:p w14:paraId="20A52485" w14:textId="77777777" w:rsidR="00717A1F" w:rsidRDefault="00717A1F" w:rsidP="00717A1F">
      <w:pPr>
        <w:spacing w:after="240" w:line="276" w:lineRule="auto"/>
        <w:ind w:firstLine="567"/>
        <w:rPr>
          <w:rFonts w:ascii="Arial" w:hAnsi="Arial" w:cs="Arial"/>
        </w:rPr>
      </w:pPr>
      <w:r w:rsidRPr="003F18A1">
        <w:rPr>
          <w:rFonts w:ascii="Arial" w:hAnsi="Arial" w:cs="Arial"/>
        </w:rPr>
        <w:t xml:space="preserve">В случае если к моменту согласования запроса, потребность, для которой запрашивается увеличение резерва, уже </w:t>
      </w:r>
      <w:r>
        <w:rPr>
          <w:rFonts w:ascii="Arial" w:hAnsi="Arial" w:cs="Arial"/>
        </w:rPr>
        <w:t>имеет только часть запрашиваемого объёма</w:t>
      </w:r>
      <w:r w:rsidRPr="003F18A1">
        <w:rPr>
          <w:rFonts w:ascii="Arial" w:hAnsi="Arial" w:cs="Arial"/>
        </w:rPr>
        <w:t xml:space="preserve"> для подтверждения, то согласующий </w:t>
      </w:r>
      <w:r>
        <w:rPr>
          <w:rFonts w:ascii="Arial" w:hAnsi="Arial" w:cs="Arial"/>
        </w:rPr>
        <w:t xml:space="preserve">при выполнении согласования </w:t>
      </w:r>
      <w:r w:rsidRPr="003F18A1">
        <w:rPr>
          <w:rFonts w:ascii="Arial" w:hAnsi="Arial" w:cs="Arial"/>
        </w:rPr>
        <w:t>получает предупреждение об этом</w:t>
      </w:r>
      <w:r>
        <w:rPr>
          <w:rFonts w:ascii="Arial" w:hAnsi="Arial" w:cs="Arial"/>
        </w:rPr>
        <w:t xml:space="preserve">, </w:t>
      </w:r>
      <w:r w:rsidRPr="003F18A1">
        <w:rPr>
          <w:rFonts w:ascii="Arial" w:hAnsi="Arial" w:cs="Arial"/>
        </w:rPr>
        <w:t xml:space="preserve">а если </w:t>
      </w:r>
      <w:r>
        <w:rPr>
          <w:rFonts w:ascii="Arial" w:hAnsi="Arial" w:cs="Arial"/>
        </w:rPr>
        <w:t>объём</w:t>
      </w:r>
      <w:r w:rsidRPr="000C1A4C">
        <w:rPr>
          <w:rFonts w:ascii="Arial" w:hAnsi="Arial" w:cs="Arial"/>
        </w:rPr>
        <w:t xml:space="preserve"> для подтверждения</w:t>
      </w:r>
      <w:r w:rsidRPr="003F18A1">
        <w:rPr>
          <w:rFonts w:ascii="Arial" w:hAnsi="Arial" w:cs="Arial"/>
        </w:rPr>
        <w:t xml:space="preserve"> отсутствует полностью, то доступно только отклонение запроса.</w:t>
      </w:r>
      <w:r w:rsidRPr="000C1A4C">
        <w:rPr>
          <w:rFonts w:ascii="Arial" w:hAnsi="Arial" w:cs="Arial"/>
        </w:rPr>
        <w:t xml:space="preserve"> </w:t>
      </w:r>
      <w:r>
        <w:rPr>
          <w:rFonts w:ascii="Arial" w:hAnsi="Arial" w:cs="Arial"/>
        </w:rPr>
        <w:t>Такая ситуация может возникнуть в случае:</w:t>
      </w:r>
    </w:p>
    <w:p w14:paraId="7A76D70F" w14:textId="77777777" w:rsidR="00717A1F" w:rsidRDefault="00717A1F" w:rsidP="001D229C">
      <w:pPr>
        <w:pStyle w:val="afa"/>
        <w:numPr>
          <w:ilvl w:val="0"/>
          <w:numId w:val="15"/>
        </w:numPr>
        <w:spacing w:after="240"/>
        <w:rPr>
          <w:rFonts w:ascii="Arial" w:hAnsi="Arial" w:cs="Arial"/>
        </w:rPr>
      </w:pPr>
      <w:r w:rsidRPr="00B521F1">
        <w:rPr>
          <w:rFonts w:ascii="Arial" w:hAnsi="Arial" w:cs="Arial"/>
        </w:rPr>
        <w:t>если за время согласования по потребности было выполнено списание всего или части объёма</w:t>
      </w:r>
      <w:r>
        <w:rPr>
          <w:rFonts w:ascii="Arial" w:hAnsi="Arial" w:cs="Arial"/>
        </w:rPr>
        <w:t>;</w:t>
      </w:r>
    </w:p>
    <w:p w14:paraId="3C255C00" w14:textId="77777777" w:rsidR="00717A1F" w:rsidRDefault="00717A1F" w:rsidP="001D229C">
      <w:pPr>
        <w:pStyle w:val="afa"/>
        <w:numPr>
          <w:ilvl w:val="0"/>
          <w:numId w:val="15"/>
        </w:numPr>
        <w:spacing w:after="240"/>
        <w:rPr>
          <w:rFonts w:ascii="Arial" w:hAnsi="Arial" w:cs="Arial"/>
        </w:rPr>
      </w:pPr>
      <w:r>
        <w:rPr>
          <w:rFonts w:ascii="Arial" w:hAnsi="Arial" w:cs="Arial"/>
        </w:rPr>
        <w:t>если за время согласования в потребности был уменьшен объём или она была удалена;</w:t>
      </w:r>
    </w:p>
    <w:p w14:paraId="00474817" w14:textId="77777777" w:rsidR="00717A1F" w:rsidRPr="00A15FA9" w:rsidRDefault="00717A1F" w:rsidP="001D229C">
      <w:pPr>
        <w:pStyle w:val="afa"/>
        <w:numPr>
          <w:ilvl w:val="0"/>
          <w:numId w:val="15"/>
        </w:numPr>
        <w:spacing w:after="240"/>
        <w:rPr>
          <w:rFonts w:ascii="Arial" w:hAnsi="Arial" w:cs="Arial"/>
        </w:rPr>
      </w:pPr>
      <w:r>
        <w:rPr>
          <w:rFonts w:ascii="Arial" w:hAnsi="Arial" w:cs="Arial"/>
        </w:rPr>
        <w:t>если за время согласования был согласован другой запрос, который уже подтвердил часть или весь объём потребности.</w:t>
      </w:r>
    </w:p>
    <w:p w14:paraId="49A556E6" w14:textId="77777777" w:rsidR="00717A1F" w:rsidRDefault="00717A1F" w:rsidP="00717A1F">
      <w:pPr>
        <w:spacing w:after="240" w:line="276" w:lineRule="auto"/>
        <w:ind w:firstLine="567"/>
        <w:rPr>
          <w:rFonts w:ascii="Arial" w:hAnsi="Arial" w:cs="Arial"/>
        </w:rPr>
      </w:pPr>
      <w:r>
        <w:rPr>
          <w:rFonts w:ascii="Arial" w:hAnsi="Arial" w:cs="Arial"/>
        </w:rPr>
        <w:t>О результате согласования инициатору (создателю) запроса отправляется извещение по электронной почте.</w:t>
      </w:r>
    </w:p>
    <w:bookmarkEnd w:id="764"/>
    <w:p w14:paraId="67038667" w14:textId="77777777" w:rsidR="00717A1F" w:rsidRPr="00247522" w:rsidRDefault="00717A1F" w:rsidP="00CC4E8D">
      <w:pPr>
        <w:pStyle w:val="a8"/>
        <w:ind w:hanging="284"/>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45</w:t>
      </w:r>
      <w:r w:rsidRPr="00247522">
        <w:rPr>
          <w:rFonts w:ascii="Arial" w:hAnsi="Arial" w:cs="Arial"/>
          <w:b/>
          <w:sz w:val="22"/>
        </w:rPr>
        <w:fldChar w:fldCharType="end"/>
      </w:r>
      <w:r>
        <w:rPr>
          <w:rFonts w:ascii="Arial" w:hAnsi="Arial" w:cs="Arial"/>
          <w:b/>
          <w:sz w:val="22"/>
        </w:rPr>
        <w:t>. Описание шага «</w:t>
      </w:r>
      <w:r w:rsidRPr="00B27113">
        <w:rPr>
          <w:rFonts w:ascii="Arial" w:hAnsi="Arial" w:cs="Arial"/>
          <w:b/>
          <w:sz w:val="22"/>
        </w:rPr>
        <w:t>Согласовани</w:t>
      </w:r>
      <w:r>
        <w:rPr>
          <w:rFonts w:ascii="Arial" w:hAnsi="Arial" w:cs="Arial"/>
          <w:b/>
          <w:sz w:val="22"/>
        </w:rPr>
        <w:t xml:space="preserve">е запроса на </w:t>
      </w:r>
      <w:proofErr w:type="spellStart"/>
      <w:r>
        <w:rPr>
          <w:rFonts w:ascii="Arial" w:hAnsi="Arial" w:cs="Arial"/>
          <w:b/>
          <w:sz w:val="22"/>
        </w:rPr>
        <w:t>перерезервирование</w:t>
      </w:r>
      <w:proofErr w:type="spellEnd"/>
      <w:r w:rsidRPr="00B27113">
        <w:rPr>
          <w:rFonts w:ascii="Arial" w:hAnsi="Arial" w:cs="Arial"/>
          <w:b/>
          <w:sz w:val="22"/>
        </w:rPr>
        <w:t xml:space="preserve"> владельцем запаса</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564"/>
        <w:gridCol w:w="1851"/>
        <w:gridCol w:w="2361"/>
        <w:gridCol w:w="1427"/>
        <w:gridCol w:w="1844"/>
        <w:gridCol w:w="1129"/>
      </w:tblGrid>
      <w:tr w:rsidR="002078B0" w:rsidRPr="00F94454" w14:paraId="66322AA6" w14:textId="77777777" w:rsidTr="001D229C">
        <w:trPr>
          <w:cantSplit/>
          <w:trHeight w:val="397"/>
          <w:tblHeader/>
        </w:trPr>
        <w:tc>
          <w:tcPr>
            <w:tcW w:w="903" w:type="pct"/>
            <w:shd w:val="clear" w:color="auto" w:fill="FFC000"/>
            <w:vAlign w:val="center"/>
          </w:tcPr>
          <w:p w14:paraId="0D480546" w14:textId="77777777" w:rsidR="001D229C" w:rsidRPr="00D36A72" w:rsidRDefault="001D229C" w:rsidP="00A17303">
            <w:pPr>
              <w:jc w:val="center"/>
              <w:rPr>
                <w:rFonts w:ascii="Arial" w:hAnsi="Arial" w:cs="Arial"/>
                <w:b/>
                <w:sz w:val="20"/>
              </w:rPr>
            </w:pPr>
            <w:r>
              <w:rPr>
                <w:rFonts w:ascii="Arial" w:hAnsi="Arial" w:cs="Arial"/>
                <w:b/>
                <w:sz w:val="20"/>
                <w:szCs w:val="20"/>
                <w:lang w:eastAsia="ru-RU"/>
              </w:rPr>
              <w:lastRenderedPageBreak/>
              <w:t>Номер шага</w:t>
            </w:r>
          </w:p>
        </w:tc>
        <w:tc>
          <w:tcPr>
            <w:tcW w:w="1044" w:type="pct"/>
            <w:shd w:val="clear" w:color="auto" w:fill="FFC000"/>
            <w:vAlign w:val="center"/>
          </w:tcPr>
          <w:p w14:paraId="1EFEF878" w14:textId="77777777" w:rsidR="001D229C" w:rsidRDefault="001D229C" w:rsidP="00A17303">
            <w:pPr>
              <w:jc w:val="center"/>
              <w:rPr>
                <w:rFonts w:ascii="Arial" w:hAnsi="Arial" w:cs="Arial"/>
                <w:b/>
                <w:sz w:val="20"/>
                <w:szCs w:val="20"/>
                <w:lang w:eastAsia="ru-RU"/>
              </w:rPr>
            </w:pPr>
            <w:r>
              <w:rPr>
                <w:rFonts w:ascii="Arial" w:hAnsi="Arial" w:cs="Arial"/>
                <w:b/>
                <w:sz w:val="20"/>
                <w:szCs w:val="20"/>
                <w:lang w:eastAsia="ru-RU"/>
              </w:rPr>
              <w:t>Предпосылки</w:t>
            </w:r>
          </w:p>
        </w:tc>
        <w:tc>
          <w:tcPr>
            <w:tcW w:w="488" w:type="pct"/>
            <w:shd w:val="clear" w:color="auto" w:fill="FFC000"/>
            <w:vAlign w:val="center"/>
          </w:tcPr>
          <w:p w14:paraId="368EC340" w14:textId="77777777" w:rsidR="001D229C" w:rsidRPr="00F94454" w:rsidRDefault="001D229C" w:rsidP="00A17303">
            <w:pPr>
              <w:jc w:val="center"/>
              <w:rPr>
                <w:rFonts w:ascii="Arial" w:hAnsi="Arial" w:cs="Arial"/>
                <w:b/>
                <w:sz w:val="20"/>
              </w:rPr>
            </w:pPr>
            <w:r>
              <w:rPr>
                <w:rFonts w:ascii="Arial" w:hAnsi="Arial" w:cs="Arial"/>
                <w:b/>
                <w:sz w:val="20"/>
              </w:rPr>
              <w:t>Транзакция</w:t>
            </w:r>
          </w:p>
        </w:tc>
        <w:tc>
          <w:tcPr>
            <w:tcW w:w="836" w:type="pct"/>
            <w:shd w:val="clear" w:color="auto" w:fill="FFC000"/>
          </w:tcPr>
          <w:p w14:paraId="1DE535CF" w14:textId="77777777" w:rsidR="001D229C" w:rsidRDefault="001D229C" w:rsidP="00A17303">
            <w:pPr>
              <w:jc w:val="center"/>
              <w:rPr>
                <w:rFonts w:ascii="Arial" w:hAnsi="Arial" w:cs="Arial"/>
                <w:b/>
                <w:sz w:val="20"/>
              </w:rPr>
            </w:pPr>
            <w:r>
              <w:rPr>
                <w:rFonts w:ascii="Arial" w:hAnsi="Arial" w:cs="Arial"/>
                <w:b/>
                <w:sz w:val="20"/>
              </w:rPr>
              <w:t>Вход</w:t>
            </w:r>
          </w:p>
        </w:tc>
        <w:tc>
          <w:tcPr>
            <w:tcW w:w="1040" w:type="pct"/>
            <w:shd w:val="clear" w:color="auto" w:fill="FFC000"/>
          </w:tcPr>
          <w:p w14:paraId="7D4E0B94" w14:textId="77777777" w:rsidR="001D229C" w:rsidRDefault="001D229C" w:rsidP="00A17303">
            <w:pPr>
              <w:jc w:val="center"/>
              <w:rPr>
                <w:rFonts w:ascii="Arial" w:hAnsi="Arial" w:cs="Arial"/>
                <w:b/>
                <w:sz w:val="20"/>
              </w:rPr>
            </w:pPr>
            <w:r>
              <w:rPr>
                <w:rFonts w:ascii="Arial" w:hAnsi="Arial" w:cs="Arial"/>
                <w:b/>
                <w:sz w:val="20"/>
              </w:rPr>
              <w:t>Результат</w:t>
            </w:r>
          </w:p>
        </w:tc>
        <w:tc>
          <w:tcPr>
            <w:tcW w:w="689" w:type="pct"/>
            <w:shd w:val="clear" w:color="auto" w:fill="FFC000"/>
          </w:tcPr>
          <w:p w14:paraId="361F349D" w14:textId="77777777" w:rsidR="001D229C" w:rsidRDefault="001D229C" w:rsidP="00A17303">
            <w:pPr>
              <w:jc w:val="center"/>
              <w:rPr>
                <w:rFonts w:ascii="Arial" w:hAnsi="Arial" w:cs="Arial"/>
                <w:b/>
                <w:sz w:val="20"/>
              </w:rPr>
            </w:pPr>
            <w:r>
              <w:rPr>
                <w:rFonts w:ascii="Arial" w:hAnsi="Arial" w:cs="Arial"/>
                <w:b/>
                <w:sz w:val="20"/>
              </w:rPr>
              <w:t>Бизнес-роль</w:t>
            </w:r>
          </w:p>
        </w:tc>
      </w:tr>
      <w:tr w:rsidR="002078B0" w14:paraId="6FE288B1" w14:textId="77777777" w:rsidTr="001D229C">
        <w:trPr>
          <w:cantSplit/>
          <w:trHeight w:val="963"/>
        </w:trPr>
        <w:tc>
          <w:tcPr>
            <w:tcW w:w="903" w:type="pct"/>
          </w:tcPr>
          <w:p w14:paraId="2D9B0450" w14:textId="77777777" w:rsidR="001D229C" w:rsidRDefault="001D229C" w:rsidP="001D229C">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4</w:t>
            </w:r>
            <w:r w:rsidRPr="00B613A3">
              <w:rPr>
                <w:rFonts w:ascii="Arial" w:hAnsi="Arial" w:cs="Arial"/>
                <w:sz w:val="20"/>
                <w:szCs w:val="20"/>
              </w:rPr>
              <w:t>.</w:t>
            </w:r>
            <w:r>
              <w:rPr>
                <w:rFonts w:ascii="Arial" w:hAnsi="Arial" w:cs="Arial"/>
                <w:sz w:val="20"/>
                <w:szCs w:val="20"/>
              </w:rPr>
              <w:t>110</w:t>
            </w:r>
          </w:p>
        </w:tc>
        <w:tc>
          <w:tcPr>
            <w:tcW w:w="1044" w:type="pct"/>
          </w:tcPr>
          <w:p w14:paraId="2F013B05" w14:textId="77777777" w:rsidR="001D229C" w:rsidRDefault="001D229C" w:rsidP="001D229C">
            <w:pPr>
              <w:jc w:val="left"/>
              <w:rPr>
                <w:rFonts w:ascii="Arial" w:hAnsi="Arial" w:cs="Arial"/>
                <w:sz w:val="20"/>
              </w:rPr>
            </w:pPr>
            <w:r>
              <w:rPr>
                <w:rFonts w:ascii="Arial" w:hAnsi="Arial" w:cs="Arial"/>
                <w:sz w:val="20"/>
              </w:rPr>
              <w:t>- Инициатор запроса не является владельцем запрашиваемого запаса.</w:t>
            </w:r>
          </w:p>
        </w:tc>
        <w:tc>
          <w:tcPr>
            <w:tcW w:w="488" w:type="pct"/>
            <w:shd w:val="clear" w:color="auto" w:fill="auto"/>
          </w:tcPr>
          <w:p w14:paraId="0FFA2531" w14:textId="5252790C" w:rsidR="002078B0" w:rsidRPr="00EC590A" w:rsidRDefault="002078B0" w:rsidP="001D229C">
            <w:pPr>
              <w:jc w:val="left"/>
              <w:rPr>
                <w:rFonts w:ascii="Arial" w:hAnsi="Arial" w:cs="Arial"/>
                <w:sz w:val="20"/>
              </w:rPr>
            </w:pPr>
          </w:p>
          <w:p w14:paraId="5D41ED01" w14:textId="34BB495C" w:rsidR="001D229C" w:rsidRPr="001C7254" w:rsidRDefault="002078B0" w:rsidP="001D229C">
            <w:pPr>
              <w:jc w:val="left"/>
              <w:rPr>
                <w:rFonts w:ascii="Arial" w:hAnsi="Arial" w:cs="Arial"/>
                <w:sz w:val="20"/>
                <w:szCs w:val="20"/>
              </w:rPr>
            </w:pPr>
            <w:r>
              <w:rPr>
                <w:rFonts w:ascii="Arial" w:hAnsi="Arial" w:cs="Arial"/>
                <w:sz w:val="20"/>
                <w:lang w:val="en-US"/>
              </w:rPr>
              <w:t>ZMM_RESREQ_MAINT</w:t>
            </w:r>
          </w:p>
        </w:tc>
        <w:tc>
          <w:tcPr>
            <w:tcW w:w="836" w:type="pct"/>
          </w:tcPr>
          <w:p w14:paraId="452E366D" w14:textId="77777777" w:rsidR="001D229C" w:rsidRPr="00CB3587" w:rsidRDefault="001D229C" w:rsidP="001D229C">
            <w:pPr>
              <w:jc w:val="left"/>
              <w:rPr>
                <w:rFonts w:ascii="Arial" w:hAnsi="Arial" w:cs="Arial"/>
                <w:sz w:val="20"/>
              </w:rPr>
            </w:pPr>
            <w:r>
              <w:rPr>
                <w:rFonts w:ascii="Arial" w:hAnsi="Arial" w:cs="Arial"/>
                <w:sz w:val="20"/>
                <w:lang w:val="en-US"/>
              </w:rPr>
              <w:t xml:space="preserve">- </w:t>
            </w:r>
            <w:r>
              <w:rPr>
                <w:rFonts w:ascii="Arial" w:hAnsi="Arial" w:cs="Arial"/>
                <w:sz w:val="20"/>
              </w:rPr>
              <w:t>Запрос на перераспределение резерва</w:t>
            </w:r>
          </w:p>
        </w:tc>
        <w:tc>
          <w:tcPr>
            <w:tcW w:w="1040" w:type="pct"/>
          </w:tcPr>
          <w:p w14:paraId="18EABF21" w14:textId="77777777" w:rsidR="001D229C" w:rsidRPr="00B613A3" w:rsidRDefault="001D229C" w:rsidP="001D229C">
            <w:pPr>
              <w:jc w:val="left"/>
              <w:rPr>
                <w:rFonts w:ascii="Arial" w:hAnsi="Arial" w:cs="Arial"/>
                <w:sz w:val="20"/>
              </w:rPr>
            </w:pPr>
            <w:r w:rsidRPr="00397FE9">
              <w:rPr>
                <w:rFonts w:ascii="Arial" w:hAnsi="Arial" w:cs="Arial"/>
                <w:sz w:val="20"/>
              </w:rPr>
              <w:t xml:space="preserve">- </w:t>
            </w:r>
            <w:r>
              <w:rPr>
                <w:rFonts w:ascii="Arial" w:hAnsi="Arial" w:cs="Arial"/>
                <w:sz w:val="20"/>
              </w:rPr>
              <w:t>Запрос на перераспределение резерва (Согласован или Отклонён)</w:t>
            </w:r>
          </w:p>
        </w:tc>
        <w:tc>
          <w:tcPr>
            <w:tcW w:w="689" w:type="pct"/>
          </w:tcPr>
          <w:p w14:paraId="00B30C11" w14:textId="77777777" w:rsidR="001D229C" w:rsidRPr="00B613A3" w:rsidRDefault="001D229C" w:rsidP="001D229C">
            <w:pPr>
              <w:jc w:val="left"/>
              <w:rPr>
                <w:rFonts w:ascii="Arial" w:hAnsi="Arial" w:cs="Arial"/>
                <w:sz w:val="20"/>
              </w:rPr>
            </w:pPr>
            <w:r>
              <w:rPr>
                <w:rFonts w:ascii="Arial" w:hAnsi="Arial" w:cs="Arial"/>
                <w:sz w:val="20"/>
              </w:rPr>
              <w:t>- Планировщик потребности</w:t>
            </w:r>
          </w:p>
        </w:tc>
      </w:tr>
    </w:tbl>
    <w:p w14:paraId="60A2E80F" w14:textId="77777777" w:rsidR="00A3616E" w:rsidRPr="00A3616E" w:rsidRDefault="00A3616E" w:rsidP="00A3616E">
      <w:pPr>
        <w:spacing w:after="240" w:line="276" w:lineRule="auto"/>
        <w:ind w:firstLine="567"/>
        <w:rPr>
          <w:rFonts w:ascii="Arial" w:hAnsi="Arial" w:cs="Arial"/>
        </w:rPr>
      </w:pPr>
    </w:p>
    <w:p w14:paraId="64AD7345" w14:textId="77777777" w:rsidR="00717A1F" w:rsidRDefault="00717A1F" w:rsidP="00717A1F">
      <w:pPr>
        <w:pStyle w:val="4"/>
        <w:rPr>
          <w:b/>
          <w:i w:val="0"/>
          <w:caps w:val="0"/>
          <w:sz w:val="24"/>
          <w:szCs w:val="24"/>
        </w:rPr>
      </w:pPr>
      <w:r w:rsidRPr="0012135C">
        <w:rPr>
          <w:rFonts w:eastAsiaTheme="majorEastAsia" w:cstheme="majorBidi"/>
          <w:b/>
          <w:i w:val="0"/>
          <w:caps w:val="0"/>
          <w:sz w:val="24"/>
          <w:szCs w:val="24"/>
        </w:rPr>
        <w:t xml:space="preserve">Шаг процесса </w:t>
      </w:r>
      <w:r w:rsidRPr="002531A4">
        <w:rPr>
          <w:rFonts w:eastAsiaTheme="majorEastAsia" w:cstheme="majorBidi"/>
          <w:b/>
          <w:i w:val="0"/>
          <w:caps w:val="0"/>
          <w:sz w:val="24"/>
          <w:szCs w:val="24"/>
        </w:rPr>
        <w:t>ПП-10.03.04.</w:t>
      </w:r>
      <w:r>
        <w:rPr>
          <w:rFonts w:eastAsiaTheme="majorEastAsia" w:cstheme="majorBidi"/>
          <w:b/>
          <w:i w:val="0"/>
          <w:caps w:val="0"/>
          <w:sz w:val="24"/>
          <w:szCs w:val="24"/>
        </w:rPr>
        <w:t>120</w:t>
      </w:r>
      <w:r w:rsidRPr="0012135C">
        <w:rPr>
          <w:rFonts w:eastAsiaTheme="majorEastAsia" w:cstheme="majorBidi"/>
          <w:b/>
          <w:i w:val="0"/>
          <w:caps w:val="0"/>
          <w:sz w:val="24"/>
          <w:szCs w:val="24"/>
        </w:rPr>
        <w:t xml:space="preserve"> – </w:t>
      </w:r>
      <w:r w:rsidRPr="00073AA5">
        <w:rPr>
          <w:b/>
          <w:i w:val="0"/>
          <w:caps w:val="0"/>
          <w:sz w:val="24"/>
          <w:szCs w:val="24"/>
        </w:rPr>
        <w:t>Перераспределение резерва</w:t>
      </w:r>
    </w:p>
    <w:p w14:paraId="6D2C0684" w14:textId="77777777" w:rsidR="00717A1F" w:rsidRPr="00B43E53" w:rsidRDefault="00717A1F" w:rsidP="00717A1F"/>
    <w:p w14:paraId="4D02D7BC" w14:textId="77777777" w:rsidR="00717A1F" w:rsidRDefault="00717A1F" w:rsidP="00717A1F">
      <w:pPr>
        <w:spacing w:after="240" w:line="276" w:lineRule="auto"/>
        <w:ind w:firstLine="567"/>
        <w:rPr>
          <w:rFonts w:ascii="Arial" w:hAnsi="Arial" w:cs="Arial"/>
        </w:rPr>
      </w:pPr>
      <w:r>
        <w:rPr>
          <w:rFonts w:ascii="Arial" w:hAnsi="Arial" w:cs="Arial"/>
        </w:rPr>
        <w:t xml:space="preserve">После того, как запрос </w:t>
      </w:r>
      <w:r w:rsidRPr="00073AA5">
        <w:rPr>
          <w:rFonts w:ascii="Arial" w:hAnsi="Arial" w:cs="Arial"/>
        </w:rPr>
        <w:t xml:space="preserve">на </w:t>
      </w:r>
      <w:proofErr w:type="spellStart"/>
      <w:r w:rsidRPr="00073AA5">
        <w:rPr>
          <w:rFonts w:ascii="Arial" w:hAnsi="Arial" w:cs="Arial"/>
        </w:rPr>
        <w:t>перерезервирование</w:t>
      </w:r>
      <w:proofErr w:type="spellEnd"/>
      <w:r w:rsidRPr="00073AA5">
        <w:rPr>
          <w:rFonts w:ascii="Arial" w:hAnsi="Arial" w:cs="Arial"/>
        </w:rPr>
        <w:t xml:space="preserve"> </w:t>
      </w:r>
      <w:r>
        <w:rPr>
          <w:rFonts w:ascii="Arial" w:hAnsi="Arial" w:cs="Arial"/>
        </w:rPr>
        <w:t>согласован планировщиком потребности</w:t>
      </w:r>
      <w:r w:rsidR="00F72FF2">
        <w:rPr>
          <w:rFonts w:ascii="Arial" w:hAnsi="Arial" w:cs="Arial"/>
        </w:rPr>
        <w:t xml:space="preserve"> или автоматически</w:t>
      </w:r>
      <w:r>
        <w:rPr>
          <w:rFonts w:ascii="Arial" w:hAnsi="Arial" w:cs="Arial"/>
        </w:rPr>
        <w:t xml:space="preserve"> выполняется автоматическое перераспределение резерва, т.е. уменьшение подтверждённого объёма одной потребности и увеличение подтверждённого объёма другой потребности в размере, указанном в согласованном запросе.</w:t>
      </w:r>
    </w:p>
    <w:p w14:paraId="011B22CA" w14:textId="54AFFA92" w:rsidR="00717A1F" w:rsidRDefault="00717A1F" w:rsidP="00717A1F">
      <w:pPr>
        <w:spacing w:after="240" w:line="276" w:lineRule="auto"/>
        <w:ind w:firstLine="567"/>
        <w:rPr>
          <w:rFonts w:ascii="Arial" w:hAnsi="Arial" w:cs="Arial"/>
        </w:rPr>
      </w:pPr>
      <w:r>
        <w:rPr>
          <w:rFonts w:ascii="Arial" w:hAnsi="Arial" w:cs="Arial"/>
        </w:rPr>
        <w:t xml:space="preserve">Если потребность, с которой запрашивается снятие резерва и потребность для которой </w:t>
      </w:r>
      <w:r w:rsidRPr="003F18A1">
        <w:rPr>
          <w:rFonts w:ascii="Arial" w:hAnsi="Arial" w:cs="Arial"/>
        </w:rPr>
        <w:t>запрашивается увеличение резерва</w:t>
      </w:r>
      <w:r>
        <w:rPr>
          <w:rFonts w:ascii="Arial" w:hAnsi="Arial" w:cs="Arial"/>
        </w:rPr>
        <w:t xml:space="preserve"> находится в разных сегментах запаса (включая технические СПП-элементы для </w:t>
      </w:r>
      <w:proofErr w:type="spellStart"/>
      <w:r>
        <w:rPr>
          <w:rFonts w:ascii="Arial" w:hAnsi="Arial" w:cs="Arial"/>
        </w:rPr>
        <w:t>ГОиЧС</w:t>
      </w:r>
      <w:proofErr w:type="spellEnd"/>
      <w:r>
        <w:rPr>
          <w:rFonts w:ascii="Arial" w:hAnsi="Arial" w:cs="Arial"/>
        </w:rPr>
        <w:t xml:space="preserve">), то перед </w:t>
      </w:r>
      <w:proofErr w:type="spellStart"/>
      <w:r>
        <w:rPr>
          <w:rFonts w:ascii="Arial" w:hAnsi="Arial" w:cs="Arial"/>
        </w:rPr>
        <w:t>перерезервированием</w:t>
      </w:r>
      <w:proofErr w:type="spellEnd"/>
      <w:r>
        <w:rPr>
          <w:rFonts w:ascii="Arial" w:hAnsi="Arial" w:cs="Arial"/>
        </w:rPr>
        <w:t xml:space="preserve"> автоматически выполняется проводка переноса между сегментами запаса.</w:t>
      </w:r>
      <w:r w:rsidR="009D05ED">
        <w:rPr>
          <w:rFonts w:ascii="Arial" w:hAnsi="Arial" w:cs="Arial"/>
        </w:rPr>
        <w:t xml:space="preserve"> При этом для потребностей с разными СПП-элементами 4-го уровня, но одинаковым СПП-элементом 2-го уровня перераспределение не требуется. </w:t>
      </w:r>
    </w:p>
    <w:p w14:paraId="09124A8C" w14:textId="73CFCC10" w:rsidR="000367AB" w:rsidRDefault="000367AB" w:rsidP="00717A1F">
      <w:pPr>
        <w:spacing w:after="240" w:line="276" w:lineRule="auto"/>
        <w:ind w:firstLine="567"/>
        <w:rPr>
          <w:rFonts w:ascii="Arial" w:hAnsi="Arial" w:cs="Arial"/>
        </w:rPr>
      </w:pPr>
    </w:p>
    <w:p w14:paraId="1DC281F4" w14:textId="77777777" w:rsidR="00717A1F" w:rsidRPr="00247522" w:rsidRDefault="00717A1F" w:rsidP="00717A1F">
      <w:pPr>
        <w:pStyle w:val="a8"/>
        <w:jc w:val="right"/>
        <w:rPr>
          <w:rFonts w:ascii="Arial" w:hAnsi="Arial" w:cs="Arial"/>
          <w:b/>
          <w:sz w:val="22"/>
        </w:rPr>
      </w:pPr>
      <w:r w:rsidRPr="00247522">
        <w:rPr>
          <w:rFonts w:ascii="Arial" w:hAnsi="Arial" w:cs="Arial"/>
          <w:b/>
          <w:sz w:val="22"/>
        </w:rPr>
        <w:t xml:space="preserve">Таблица </w:t>
      </w:r>
      <w:r w:rsidRPr="00247522">
        <w:rPr>
          <w:rFonts w:ascii="Arial" w:hAnsi="Arial" w:cs="Arial"/>
          <w:b/>
          <w:sz w:val="22"/>
        </w:rPr>
        <w:fldChar w:fldCharType="begin"/>
      </w:r>
      <w:r w:rsidRPr="00247522">
        <w:rPr>
          <w:rFonts w:ascii="Arial" w:hAnsi="Arial" w:cs="Arial"/>
          <w:b/>
          <w:sz w:val="22"/>
        </w:rPr>
        <w:instrText xml:space="preserve"> SEQ Таблица \* ARABIC </w:instrText>
      </w:r>
      <w:r w:rsidRPr="00247522">
        <w:rPr>
          <w:rFonts w:ascii="Arial" w:hAnsi="Arial" w:cs="Arial"/>
          <w:b/>
          <w:sz w:val="22"/>
        </w:rPr>
        <w:fldChar w:fldCharType="separate"/>
      </w:r>
      <w:r w:rsidR="005578C5">
        <w:rPr>
          <w:rFonts w:ascii="Arial" w:hAnsi="Arial" w:cs="Arial"/>
          <w:b/>
          <w:noProof/>
          <w:sz w:val="22"/>
        </w:rPr>
        <w:t>46</w:t>
      </w:r>
      <w:r w:rsidRPr="00247522">
        <w:rPr>
          <w:rFonts w:ascii="Arial" w:hAnsi="Arial" w:cs="Arial"/>
          <w:b/>
          <w:sz w:val="22"/>
        </w:rPr>
        <w:fldChar w:fldCharType="end"/>
      </w:r>
      <w:r>
        <w:rPr>
          <w:rFonts w:ascii="Arial" w:hAnsi="Arial" w:cs="Arial"/>
          <w:b/>
          <w:sz w:val="22"/>
        </w:rPr>
        <w:t>. Описание шага «</w:t>
      </w:r>
      <w:r w:rsidRPr="00073AA5">
        <w:rPr>
          <w:rFonts w:ascii="Arial" w:hAnsi="Arial" w:cs="Arial"/>
          <w:b/>
          <w:sz w:val="22"/>
        </w:rPr>
        <w:t>Перераспределение резерва</w:t>
      </w:r>
      <w:r>
        <w:rPr>
          <w:rFonts w:ascii="Arial" w:hAnsi="Arial" w:cs="Arial"/>
          <w:b/>
          <w:sz w:val="22"/>
        </w:rPr>
        <w:t>»</w:t>
      </w:r>
    </w:p>
    <w:tbl>
      <w:tblPr>
        <w:tblpPr w:leftFromText="180" w:rightFromText="180" w:vertAnchor="text" w:horzAnchor="margin" w:tblpY="-1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29"/>
        <w:gridCol w:w="2410"/>
        <w:gridCol w:w="1168"/>
        <w:gridCol w:w="1667"/>
        <w:gridCol w:w="1274"/>
        <w:gridCol w:w="1828"/>
      </w:tblGrid>
      <w:tr w:rsidR="00717A1F" w:rsidRPr="00F94454" w14:paraId="09617D0E" w14:textId="77777777" w:rsidTr="00717A1F">
        <w:trPr>
          <w:cantSplit/>
          <w:trHeight w:val="397"/>
          <w:tblHeader/>
        </w:trPr>
        <w:tc>
          <w:tcPr>
            <w:tcW w:w="899" w:type="pct"/>
            <w:shd w:val="clear" w:color="auto" w:fill="FFC000"/>
            <w:vAlign w:val="center"/>
          </w:tcPr>
          <w:p w14:paraId="4A00293F" w14:textId="77777777" w:rsidR="00717A1F" w:rsidRPr="00D36A72" w:rsidRDefault="00717A1F" w:rsidP="00717A1F">
            <w:pPr>
              <w:jc w:val="center"/>
              <w:rPr>
                <w:rFonts w:ascii="Arial" w:hAnsi="Arial" w:cs="Arial"/>
                <w:b/>
                <w:sz w:val="20"/>
              </w:rPr>
            </w:pPr>
            <w:r>
              <w:rPr>
                <w:rFonts w:ascii="Arial" w:hAnsi="Arial" w:cs="Arial"/>
                <w:b/>
                <w:sz w:val="20"/>
                <w:szCs w:val="20"/>
                <w:lang w:eastAsia="ru-RU"/>
              </w:rPr>
              <w:t>Номер шага</w:t>
            </w:r>
          </w:p>
        </w:tc>
        <w:tc>
          <w:tcPr>
            <w:tcW w:w="1184" w:type="pct"/>
            <w:shd w:val="clear" w:color="auto" w:fill="FFC000"/>
            <w:vAlign w:val="center"/>
          </w:tcPr>
          <w:p w14:paraId="033B2F8B" w14:textId="77777777" w:rsidR="00717A1F" w:rsidRDefault="00717A1F" w:rsidP="00717A1F">
            <w:pPr>
              <w:jc w:val="center"/>
              <w:rPr>
                <w:rFonts w:ascii="Arial" w:hAnsi="Arial" w:cs="Arial"/>
                <w:b/>
                <w:sz w:val="20"/>
                <w:szCs w:val="20"/>
                <w:lang w:eastAsia="ru-RU"/>
              </w:rPr>
            </w:pPr>
            <w:r>
              <w:rPr>
                <w:rFonts w:ascii="Arial" w:hAnsi="Arial" w:cs="Arial"/>
                <w:b/>
                <w:sz w:val="20"/>
                <w:szCs w:val="20"/>
                <w:lang w:eastAsia="ru-RU"/>
              </w:rPr>
              <w:t>Предпосылки</w:t>
            </w:r>
          </w:p>
        </w:tc>
        <w:tc>
          <w:tcPr>
            <w:tcW w:w="574" w:type="pct"/>
            <w:shd w:val="clear" w:color="auto" w:fill="FFC000"/>
            <w:vAlign w:val="center"/>
          </w:tcPr>
          <w:p w14:paraId="109B949B" w14:textId="77777777" w:rsidR="00717A1F" w:rsidRPr="00F94454" w:rsidRDefault="00717A1F" w:rsidP="00717A1F">
            <w:pPr>
              <w:jc w:val="center"/>
              <w:rPr>
                <w:rFonts w:ascii="Arial" w:hAnsi="Arial" w:cs="Arial"/>
                <w:b/>
                <w:sz w:val="20"/>
              </w:rPr>
            </w:pPr>
            <w:r>
              <w:rPr>
                <w:rFonts w:ascii="Arial" w:hAnsi="Arial" w:cs="Arial"/>
                <w:b/>
                <w:sz w:val="20"/>
              </w:rPr>
              <w:t>Транзакция</w:t>
            </w:r>
          </w:p>
        </w:tc>
        <w:tc>
          <w:tcPr>
            <w:tcW w:w="819" w:type="pct"/>
            <w:shd w:val="clear" w:color="auto" w:fill="FFC000"/>
          </w:tcPr>
          <w:p w14:paraId="3BA0BF20" w14:textId="77777777" w:rsidR="00717A1F" w:rsidRDefault="00717A1F" w:rsidP="00717A1F">
            <w:pPr>
              <w:jc w:val="center"/>
              <w:rPr>
                <w:rFonts w:ascii="Arial" w:hAnsi="Arial" w:cs="Arial"/>
                <w:b/>
                <w:sz w:val="20"/>
              </w:rPr>
            </w:pPr>
            <w:r>
              <w:rPr>
                <w:rFonts w:ascii="Arial" w:hAnsi="Arial" w:cs="Arial"/>
                <w:b/>
                <w:sz w:val="20"/>
              </w:rPr>
              <w:t>Вход</w:t>
            </w:r>
          </w:p>
        </w:tc>
        <w:tc>
          <w:tcPr>
            <w:tcW w:w="626" w:type="pct"/>
            <w:shd w:val="clear" w:color="auto" w:fill="FFC000"/>
          </w:tcPr>
          <w:p w14:paraId="20D0FDAD" w14:textId="77777777" w:rsidR="00717A1F" w:rsidRDefault="00717A1F" w:rsidP="00717A1F">
            <w:pPr>
              <w:jc w:val="center"/>
              <w:rPr>
                <w:rFonts w:ascii="Arial" w:hAnsi="Arial" w:cs="Arial"/>
                <w:b/>
                <w:sz w:val="20"/>
              </w:rPr>
            </w:pPr>
            <w:r>
              <w:rPr>
                <w:rFonts w:ascii="Arial" w:hAnsi="Arial" w:cs="Arial"/>
                <w:b/>
                <w:sz w:val="20"/>
              </w:rPr>
              <w:t>Результат</w:t>
            </w:r>
          </w:p>
        </w:tc>
        <w:tc>
          <w:tcPr>
            <w:tcW w:w="898" w:type="pct"/>
            <w:shd w:val="clear" w:color="auto" w:fill="FFC000"/>
          </w:tcPr>
          <w:p w14:paraId="0CA0A187" w14:textId="77777777" w:rsidR="00717A1F" w:rsidRDefault="00717A1F" w:rsidP="00717A1F">
            <w:pPr>
              <w:jc w:val="center"/>
              <w:rPr>
                <w:rFonts w:ascii="Arial" w:hAnsi="Arial" w:cs="Arial"/>
                <w:b/>
                <w:sz w:val="20"/>
              </w:rPr>
            </w:pPr>
            <w:r>
              <w:rPr>
                <w:rFonts w:ascii="Arial" w:hAnsi="Arial" w:cs="Arial"/>
                <w:b/>
                <w:sz w:val="20"/>
              </w:rPr>
              <w:t>Бизнес-роль</w:t>
            </w:r>
          </w:p>
        </w:tc>
      </w:tr>
      <w:tr w:rsidR="00717A1F" w14:paraId="3E1DC579" w14:textId="77777777" w:rsidTr="00717A1F">
        <w:trPr>
          <w:cantSplit/>
          <w:trHeight w:val="636"/>
        </w:trPr>
        <w:tc>
          <w:tcPr>
            <w:tcW w:w="899" w:type="pct"/>
          </w:tcPr>
          <w:p w14:paraId="7C0740B9" w14:textId="77777777" w:rsidR="00717A1F" w:rsidRDefault="00717A1F" w:rsidP="00717A1F">
            <w:pPr>
              <w:rPr>
                <w:rFonts w:ascii="Arial" w:hAnsi="Arial" w:cs="Arial"/>
                <w:sz w:val="20"/>
              </w:rPr>
            </w:pPr>
            <w:r w:rsidRPr="00B613A3">
              <w:rPr>
                <w:rFonts w:ascii="Arial" w:hAnsi="Arial" w:cs="Arial"/>
                <w:sz w:val="20"/>
                <w:szCs w:val="20"/>
              </w:rPr>
              <w:t>ПП-10.0</w:t>
            </w:r>
            <w:r>
              <w:rPr>
                <w:rFonts w:ascii="Arial" w:hAnsi="Arial" w:cs="Arial"/>
                <w:sz w:val="20"/>
                <w:szCs w:val="20"/>
              </w:rPr>
              <w:t>3</w:t>
            </w:r>
            <w:r w:rsidRPr="00B613A3">
              <w:rPr>
                <w:rFonts w:ascii="Arial" w:hAnsi="Arial" w:cs="Arial"/>
                <w:sz w:val="20"/>
                <w:szCs w:val="20"/>
              </w:rPr>
              <w:t>.0</w:t>
            </w:r>
            <w:r>
              <w:rPr>
                <w:rFonts w:ascii="Arial" w:hAnsi="Arial" w:cs="Arial"/>
                <w:sz w:val="20"/>
                <w:szCs w:val="20"/>
              </w:rPr>
              <w:t>4</w:t>
            </w:r>
            <w:r w:rsidRPr="00B613A3">
              <w:rPr>
                <w:rFonts w:ascii="Arial" w:hAnsi="Arial" w:cs="Arial"/>
                <w:sz w:val="20"/>
                <w:szCs w:val="20"/>
              </w:rPr>
              <w:t>.</w:t>
            </w:r>
            <w:r>
              <w:rPr>
                <w:rFonts w:ascii="Arial" w:hAnsi="Arial" w:cs="Arial"/>
                <w:sz w:val="20"/>
                <w:szCs w:val="20"/>
              </w:rPr>
              <w:t>120</w:t>
            </w:r>
          </w:p>
        </w:tc>
        <w:tc>
          <w:tcPr>
            <w:tcW w:w="1184" w:type="pct"/>
          </w:tcPr>
          <w:p w14:paraId="3D4AF3B7" w14:textId="77777777" w:rsidR="00717A1F" w:rsidRDefault="00F7305B" w:rsidP="00717A1F">
            <w:pPr>
              <w:jc w:val="left"/>
              <w:rPr>
                <w:rFonts w:ascii="Arial" w:hAnsi="Arial" w:cs="Arial"/>
                <w:sz w:val="20"/>
              </w:rPr>
            </w:pPr>
            <w:r>
              <w:rPr>
                <w:rFonts w:ascii="Arial" w:hAnsi="Arial" w:cs="Arial"/>
                <w:sz w:val="20"/>
              </w:rPr>
              <w:t>- Запрос согласован</w:t>
            </w:r>
          </w:p>
        </w:tc>
        <w:tc>
          <w:tcPr>
            <w:tcW w:w="574" w:type="pct"/>
            <w:shd w:val="clear" w:color="auto" w:fill="auto"/>
          </w:tcPr>
          <w:p w14:paraId="7F748CB7" w14:textId="77777777" w:rsidR="00717A1F" w:rsidRPr="00052518" w:rsidRDefault="00717A1F" w:rsidP="00717A1F">
            <w:pPr>
              <w:jc w:val="left"/>
              <w:rPr>
                <w:rFonts w:ascii="Arial" w:hAnsi="Arial" w:cs="Arial"/>
                <w:sz w:val="20"/>
                <w:szCs w:val="20"/>
              </w:rPr>
            </w:pPr>
            <w:r>
              <w:rPr>
                <w:rFonts w:ascii="Arial" w:hAnsi="Arial" w:cs="Arial"/>
                <w:sz w:val="20"/>
              </w:rPr>
              <w:t>-</w:t>
            </w:r>
          </w:p>
        </w:tc>
        <w:tc>
          <w:tcPr>
            <w:tcW w:w="819" w:type="pct"/>
          </w:tcPr>
          <w:p w14:paraId="3547557F" w14:textId="77777777" w:rsidR="00717A1F" w:rsidRPr="00CB3587" w:rsidRDefault="00717A1F" w:rsidP="00717A1F">
            <w:pPr>
              <w:jc w:val="left"/>
              <w:rPr>
                <w:rFonts w:ascii="Arial" w:hAnsi="Arial" w:cs="Arial"/>
                <w:sz w:val="20"/>
              </w:rPr>
            </w:pPr>
            <w:r w:rsidRPr="00052518">
              <w:rPr>
                <w:rFonts w:ascii="Arial" w:hAnsi="Arial" w:cs="Arial"/>
                <w:sz w:val="20"/>
              </w:rPr>
              <w:t xml:space="preserve">- </w:t>
            </w:r>
            <w:r>
              <w:rPr>
                <w:rFonts w:ascii="Arial" w:hAnsi="Arial" w:cs="Arial"/>
                <w:sz w:val="20"/>
              </w:rPr>
              <w:t>Запрос на перераспределение резерва (Согласован)</w:t>
            </w:r>
          </w:p>
        </w:tc>
        <w:tc>
          <w:tcPr>
            <w:tcW w:w="626" w:type="pct"/>
          </w:tcPr>
          <w:p w14:paraId="0CA7BD49" w14:textId="77777777" w:rsidR="00717A1F" w:rsidRPr="00B613A3" w:rsidRDefault="00717A1F" w:rsidP="00717A1F">
            <w:pPr>
              <w:jc w:val="left"/>
              <w:rPr>
                <w:rFonts w:ascii="Arial" w:hAnsi="Arial" w:cs="Arial"/>
                <w:sz w:val="20"/>
              </w:rPr>
            </w:pPr>
            <w:r w:rsidRPr="00397FE9">
              <w:rPr>
                <w:rFonts w:ascii="Arial" w:hAnsi="Arial" w:cs="Arial"/>
                <w:sz w:val="20"/>
              </w:rPr>
              <w:t xml:space="preserve">- </w:t>
            </w:r>
            <w:r>
              <w:rPr>
                <w:rFonts w:ascii="Arial" w:hAnsi="Arial" w:cs="Arial"/>
                <w:sz w:val="20"/>
              </w:rPr>
              <w:t>Изменённый резерв</w:t>
            </w:r>
          </w:p>
        </w:tc>
        <w:tc>
          <w:tcPr>
            <w:tcW w:w="898" w:type="pct"/>
          </w:tcPr>
          <w:p w14:paraId="1A154C53" w14:textId="77777777" w:rsidR="00717A1F" w:rsidRPr="00D30F20" w:rsidRDefault="00717A1F" w:rsidP="00717A1F">
            <w:pPr>
              <w:jc w:val="left"/>
              <w:rPr>
                <w:rFonts w:ascii="Arial" w:hAnsi="Arial" w:cs="Arial"/>
                <w:sz w:val="20"/>
              </w:rPr>
            </w:pPr>
            <w:r>
              <w:rPr>
                <w:rFonts w:ascii="Arial" w:hAnsi="Arial" w:cs="Arial"/>
                <w:sz w:val="20"/>
              </w:rPr>
              <w:t>-</w:t>
            </w:r>
          </w:p>
        </w:tc>
      </w:tr>
    </w:tbl>
    <w:p w14:paraId="172D8B13" w14:textId="6B0A440B" w:rsidR="00717A1F" w:rsidRDefault="00717A1F" w:rsidP="00717A1F">
      <w:pPr>
        <w:spacing w:after="240" w:line="276" w:lineRule="auto"/>
        <w:ind w:firstLine="567"/>
        <w:rPr>
          <w:rFonts w:ascii="Arial" w:hAnsi="Arial" w:cs="Arial"/>
        </w:rPr>
      </w:pPr>
    </w:p>
    <w:p w14:paraId="493D22C1" w14:textId="77777777" w:rsidR="00717A1F" w:rsidRDefault="00717A1F" w:rsidP="00717A1F">
      <w:pPr>
        <w:spacing w:after="240" w:line="276" w:lineRule="auto"/>
        <w:ind w:firstLine="567"/>
        <w:rPr>
          <w:rFonts w:ascii="Arial" w:hAnsi="Arial" w:cs="Arial"/>
        </w:rPr>
      </w:pPr>
      <w:r w:rsidRPr="00D5251F">
        <w:rPr>
          <w:rFonts w:ascii="Arial" w:hAnsi="Arial" w:cs="Arial"/>
        </w:rPr>
        <w:t xml:space="preserve">Детальное описание шагов приведено в Приложении </w:t>
      </w:r>
      <w:r>
        <w:rPr>
          <w:rFonts w:ascii="Arial" w:hAnsi="Arial" w:cs="Arial"/>
        </w:rPr>
        <w:t>№ 3.</w:t>
      </w:r>
    </w:p>
    <w:p w14:paraId="496B318F" w14:textId="77777777" w:rsidR="00155D40" w:rsidRDefault="00155D40">
      <w:pPr>
        <w:spacing w:after="200" w:line="276" w:lineRule="auto"/>
        <w:jc w:val="left"/>
        <w:rPr>
          <w:rFonts w:ascii="Arial" w:eastAsiaTheme="majorEastAsia" w:hAnsi="Arial" w:cstheme="majorBidi"/>
          <w:b/>
          <w:caps/>
          <w:szCs w:val="26"/>
        </w:rPr>
      </w:pPr>
      <w:r>
        <w:rPr>
          <w:rFonts w:eastAsiaTheme="majorEastAsia" w:cstheme="majorBidi"/>
          <w:bCs/>
          <w:iCs/>
          <w:szCs w:val="26"/>
        </w:rPr>
        <w:br w:type="page"/>
      </w:r>
    </w:p>
    <w:p w14:paraId="305926EC" w14:textId="77777777" w:rsidR="00022C33" w:rsidRPr="00BE014D" w:rsidRDefault="00022C33" w:rsidP="00022C33">
      <w:pPr>
        <w:pStyle w:val="22"/>
        <w:keepNext/>
        <w:keepLines/>
        <w:numPr>
          <w:ilvl w:val="1"/>
          <w:numId w:val="8"/>
        </w:numPr>
        <w:spacing w:before="160" w:after="120" w:line="276" w:lineRule="auto"/>
        <w:rPr>
          <w:rFonts w:eastAsiaTheme="majorEastAsia" w:cstheme="majorBidi"/>
          <w:bCs w:val="0"/>
          <w:iCs w:val="0"/>
          <w:szCs w:val="26"/>
        </w:rPr>
      </w:pPr>
      <w:bookmarkStart w:id="765" w:name="_Toc527633254"/>
      <w:r w:rsidRPr="00BE014D">
        <w:rPr>
          <w:rFonts w:eastAsiaTheme="majorEastAsia" w:cstheme="majorBidi"/>
          <w:bCs w:val="0"/>
          <w:iCs w:val="0"/>
          <w:szCs w:val="26"/>
        </w:rPr>
        <w:lastRenderedPageBreak/>
        <w:t>Роли и полномочия</w:t>
      </w:r>
      <w:bookmarkEnd w:id="765"/>
    </w:p>
    <w:p w14:paraId="6736FBC1" w14:textId="77777777" w:rsidR="00022C33" w:rsidRDefault="00022C33" w:rsidP="00AD18CB">
      <w:pPr>
        <w:spacing w:after="240" w:line="276" w:lineRule="auto"/>
        <w:ind w:firstLine="567"/>
        <w:rPr>
          <w:rFonts w:ascii="Arial" w:hAnsi="Arial" w:cs="Arial"/>
          <w:b/>
          <w:sz w:val="22"/>
        </w:rPr>
      </w:pPr>
      <w:r w:rsidRPr="00916FAB">
        <w:rPr>
          <w:rFonts w:ascii="Arial" w:hAnsi="Arial" w:cs="Arial"/>
          <w:b/>
          <w:sz w:val="22"/>
        </w:rPr>
        <w:t>Таблица РП1</w:t>
      </w:r>
      <w:r>
        <w:rPr>
          <w:rFonts w:ascii="Arial" w:hAnsi="Arial" w:cs="Arial"/>
          <w:b/>
          <w:sz w:val="22"/>
        </w:rPr>
        <w:t>.  Определение роли в процессах</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04"/>
        <w:gridCol w:w="3118"/>
        <w:gridCol w:w="3954"/>
      </w:tblGrid>
      <w:tr w:rsidR="00022C33" w:rsidRPr="006F5656" w14:paraId="670FCB5E" w14:textId="77777777" w:rsidTr="00562AB8">
        <w:trPr>
          <w:cantSplit/>
          <w:trHeight w:val="581"/>
          <w:tblHeader/>
        </w:trPr>
        <w:tc>
          <w:tcPr>
            <w:tcW w:w="1525" w:type="pct"/>
            <w:shd w:val="clear" w:color="auto" w:fill="FFC000"/>
            <w:vAlign w:val="center"/>
          </w:tcPr>
          <w:p w14:paraId="43651B04" w14:textId="77777777" w:rsidR="00022C33" w:rsidRPr="006F5656" w:rsidRDefault="00022C33" w:rsidP="0043622A">
            <w:pPr>
              <w:jc w:val="center"/>
              <w:rPr>
                <w:rFonts w:ascii="Arial" w:hAnsi="Arial" w:cs="Arial"/>
                <w:b/>
                <w:sz w:val="20"/>
                <w:szCs w:val="20"/>
              </w:rPr>
            </w:pPr>
            <w:r w:rsidRPr="006F5656">
              <w:rPr>
                <w:rFonts w:ascii="Arial" w:hAnsi="Arial" w:cs="Arial"/>
                <w:b/>
                <w:bCs/>
                <w:sz w:val="20"/>
                <w:szCs w:val="20"/>
                <w:lang w:eastAsia="ru-RU"/>
              </w:rPr>
              <w:t xml:space="preserve">Роль </w:t>
            </w:r>
          </w:p>
        </w:tc>
        <w:tc>
          <w:tcPr>
            <w:tcW w:w="1532" w:type="pct"/>
            <w:shd w:val="clear" w:color="auto" w:fill="FFC000"/>
            <w:vAlign w:val="center"/>
          </w:tcPr>
          <w:p w14:paraId="18CA449E" w14:textId="77777777" w:rsidR="00022C33" w:rsidRPr="006F5656" w:rsidRDefault="00022C33" w:rsidP="0043622A">
            <w:pPr>
              <w:jc w:val="center"/>
              <w:rPr>
                <w:rFonts w:ascii="Arial" w:hAnsi="Arial" w:cs="Arial"/>
                <w:b/>
                <w:sz w:val="20"/>
                <w:szCs w:val="20"/>
              </w:rPr>
            </w:pPr>
            <w:r w:rsidRPr="006F5656">
              <w:rPr>
                <w:rFonts w:ascii="Arial" w:hAnsi="Arial" w:cs="Arial"/>
                <w:b/>
                <w:bCs/>
                <w:sz w:val="20"/>
                <w:szCs w:val="20"/>
                <w:lang w:eastAsia="ru-RU"/>
              </w:rPr>
              <w:t>Сокращение роли (Код)</w:t>
            </w:r>
          </w:p>
        </w:tc>
        <w:tc>
          <w:tcPr>
            <w:tcW w:w="1943" w:type="pct"/>
            <w:shd w:val="clear" w:color="auto" w:fill="FFC000"/>
            <w:vAlign w:val="center"/>
          </w:tcPr>
          <w:p w14:paraId="22B724E9" w14:textId="77777777" w:rsidR="00022C33" w:rsidRPr="006F5656" w:rsidRDefault="00022C33" w:rsidP="0043622A">
            <w:pPr>
              <w:jc w:val="center"/>
              <w:rPr>
                <w:rFonts w:ascii="Arial" w:hAnsi="Arial" w:cs="Arial"/>
                <w:b/>
                <w:sz w:val="20"/>
                <w:szCs w:val="20"/>
              </w:rPr>
            </w:pPr>
            <w:r w:rsidRPr="006F5656">
              <w:rPr>
                <w:rFonts w:ascii="Arial" w:hAnsi="Arial" w:cs="Arial"/>
                <w:b/>
                <w:bCs/>
                <w:sz w:val="20"/>
                <w:szCs w:val="20"/>
                <w:lang w:eastAsia="ru-RU"/>
              </w:rPr>
              <w:t>Описание роли</w:t>
            </w:r>
          </w:p>
        </w:tc>
      </w:tr>
      <w:tr w:rsidR="00022C33" w:rsidRPr="00EC590A" w14:paraId="09EAB65D" w14:textId="77777777" w:rsidTr="00562AB8">
        <w:trPr>
          <w:cantSplit/>
        </w:trPr>
        <w:tc>
          <w:tcPr>
            <w:tcW w:w="1525" w:type="pct"/>
            <w:shd w:val="clear" w:color="auto" w:fill="auto"/>
          </w:tcPr>
          <w:p w14:paraId="63F9D559" w14:textId="77777777" w:rsidR="00022C33" w:rsidRPr="00562AB8" w:rsidRDefault="00AD18CB" w:rsidP="0043622A">
            <w:pPr>
              <w:jc w:val="left"/>
              <w:rPr>
                <w:rFonts w:ascii="Arial" w:hAnsi="Arial" w:cs="Arial"/>
                <w:sz w:val="20"/>
                <w:szCs w:val="20"/>
              </w:rPr>
            </w:pPr>
            <w:r w:rsidRPr="00562AB8">
              <w:rPr>
                <w:rFonts w:ascii="Arial" w:hAnsi="Arial" w:cs="Arial"/>
                <w:sz w:val="20"/>
                <w:szCs w:val="20"/>
              </w:rPr>
              <w:t>Планировщик цен</w:t>
            </w:r>
          </w:p>
        </w:tc>
        <w:tc>
          <w:tcPr>
            <w:tcW w:w="1532" w:type="pct"/>
            <w:shd w:val="clear" w:color="auto" w:fill="auto"/>
          </w:tcPr>
          <w:p w14:paraId="027AAF5F" w14:textId="7B3351F5" w:rsidR="00022C33" w:rsidRPr="00EC590A" w:rsidRDefault="00EC590A" w:rsidP="00562AB8">
            <w:pPr>
              <w:jc w:val="left"/>
              <w:rPr>
                <w:rFonts w:ascii="Arial" w:hAnsi="Arial" w:cs="Arial"/>
                <w:sz w:val="20"/>
                <w:szCs w:val="20"/>
                <w:lang w:val="en-US"/>
              </w:rPr>
            </w:pPr>
            <w:r w:rsidRPr="00EC590A">
              <w:rPr>
                <w:rFonts w:ascii="Arial" w:hAnsi="Arial" w:cs="Arial"/>
                <w:sz w:val="20"/>
                <w:szCs w:val="20"/>
                <w:lang w:val="en-US"/>
              </w:rPr>
              <w:t>ZC_*_MM_PLANPRICE_Y</w:t>
            </w:r>
          </w:p>
        </w:tc>
        <w:tc>
          <w:tcPr>
            <w:tcW w:w="1943" w:type="pct"/>
            <w:shd w:val="clear" w:color="auto" w:fill="auto"/>
          </w:tcPr>
          <w:p w14:paraId="37A6828A" w14:textId="77777777" w:rsidR="00022C33" w:rsidRPr="00EC590A" w:rsidRDefault="0028586C" w:rsidP="0043622A">
            <w:pPr>
              <w:jc w:val="left"/>
              <w:rPr>
                <w:rFonts w:ascii="Arial" w:hAnsi="Arial" w:cs="Arial"/>
                <w:sz w:val="20"/>
                <w:szCs w:val="20"/>
              </w:rPr>
            </w:pPr>
            <w:r w:rsidRPr="00EC590A">
              <w:rPr>
                <w:rFonts w:ascii="Arial" w:hAnsi="Arial" w:cs="Arial"/>
                <w:sz w:val="20"/>
                <w:szCs w:val="20"/>
              </w:rPr>
              <w:t>Роль присваивается планировщикам цен на МТР и тарифицированные работы и услуги</w:t>
            </w:r>
          </w:p>
        </w:tc>
      </w:tr>
      <w:tr w:rsidR="00022C33" w:rsidRPr="00EC590A" w14:paraId="31C9A20A" w14:textId="77777777" w:rsidTr="00562AB8">
        <w:trPr>
          <w:cantSplit/>
        </w:trPr>
        <w:tc>
          <w:tcPr>
            <w:tcW w:w="1525" w:type="pct"/>
            <w:shd w:val="clear" w:color="auto" w:fill="auto"/>
          </w:tcPr>
          <w:p w14:paraId="0C62CA2E" w14:textId="77777777" w:rsidR="00022C33" w:rsidRPr="00562AB8" w:rsidRDefault="00AD18CB" w:rsidP="0043622A">
            <w:pPr>
              <w:jc w:val="left"/>
              <w:rPr>
                <w:rFonts w:ascii="Arial" w:hAnsi="Arial" w:cs="Arial"/>
                <w:sz w:val="20"/>
                <w:szCs w:val="20"/>
              </w:rPr>
            </w:pPr>
            <w:r w:rsidRPr="00562AB8">
              <w:rPr>
                <w:rFonts w:ascii="Arial" w:hAnsi="Arial" w:cs="Arial"/>
                <w:sz w:val="20"/>
                <w:szCs w:val="20"/>
              </w:rPr>
              <w:t>Руководитель планировщика цен</w:t>
            </w:r>
          </w:p>
        </w:tc>
        <w:tc>
          <w:tcPr>
            <w:tcW w:w="1532" w:type="pct"/>
            <w:shd w:val="clear" w:color="auto" w:fill="auto"/>
          </w:tcPr>
          <w:p w14:paraId="44F3099F" w14:textId="48BAD1BC" w:rsidR="00022C33" w:rsidRPr="00EC590A" w:rsidRDefault="00EC590A" w:rsidP="00562AB8">
            <w:pPr>
              <w:jc w:val="left"/>
              <w:rPr>
                <w:rFonts w:ascii="Arial" w:hAnsi="Arial" w:cs="Arial"/>
                <w:sz w:val="20"/>
                <w:szCs w:val="20"/>
                <w:lang w:val="en-US"/>
              </w:rPr>
            </w:pPr>
            <w:r w:rsidRPr="00EC590A">
              <w:rPr>
                <w:rFonts w:ascii="Arial" w:hAnsi="Arial" w:cs="Arial"/>
                <w:sz w:val="20"/>
                <w:szCs w:val="20"/>
                <w:lang w:val="en-US"/>
              </w:rPr>
              <w:t>ZC_*_MM_MNGRPPLAN_Y</w:t>
            </w:r>
          </w:p>
        </w:tc>
        <w:tc>
          <w:tcPr>
            <w:tcW w:w="1943" w:type="pct"/>
            <w:shd w:val="clear" w:color="auto" w:fill="auto"/>
          </w:tcPr>
          <w:p w14:paraId="3AC4FA78" w14:textId="77777777" w:rsidR="00022C33" w:rsidRPr="00EC590A" w:rsidRDefault="0028586C" w:rsidP="0043622A">
            <w:pPr>
              <w:jc w:val="left"/>
              <w:rPr>
                <w:rFonts w:ascii="Arial" w:hAnsi="Arial" w:cs="Arial"/>
                <w:sz w:val="20"/>
                <w:szCs w:val="20"/>
              </w:rPr>
            </w:pPr>
            <w:r w:rsidRPr="00EC590A">
              <w:rPr>
                <w:rFonts w:ascii="Arial" w:hAnsi="Arial" w:cs="Arial"/>
                <w:sz w:val="20"/>
                <w:szCs w:val="20"/>
              </w:rPr>
              <w:t xml:space="preserve">Роль присваивается руководителем планировщиков цен </w:t>
            </w:r>
          </w:p>
        </w:tc>
      </w:tr>
      <w:tr w:rsidR="00AD18CB" w:rsidRPr="00EC590A" w14:paraId="187716C1" w14:textId="77777777" w:rsidTr="00562AB8">
        <w:trPr>
          <w:cantSplit/>
        </w:trPr>
        <w:tc>
          <w:tcPr>
            <w:tcW w:w="1525" w:type="pct"/>
            <w:shd w:val="clear" w:color="auto" w:fill="auto"/>
          </w:tcPr>
          <w:p w14:paraId="1F5A284F" w14:textId="4A56D8E7" w:rsidR="00AD18CB" w:rsidRPr="00A829CE" w:rsidRDefault="00562AB8" w:rsidP="0043622A">
            <w:pPr>
              <w:jc w:val="left"/>
              <w:rPr>
                <w:rFonts w:ascii="Arial" w:hAnsi="Arial" w:cs="Arial"/>
                <w:sz w:val="20"/>
                <w:szCs w:val="20"/>
              </w:rPr>
            </w:pPr>
            <w:r w:rsidRPr="00377A39">
              <w:rPr>
                <w:rFonts w:ascii="Arial" w:hAnsi="Arial" w:cs="Arial"/>
                <w:sz w:val="20"/>
                <w:szCs w:val="20"/>
              </w:rPr>
              <w:t>Планировщик</w:t>
            </w:r>
            <w:r w:rsidRPr="00377A39">
              <w:rPr>
                <w:rFonts w:ascii="Arial" w:hAnsi="Arial" w:cs="Arial"/>
                <w:sz w:val="20"/>
                <w:szCs w:val="20"/>
              </w:rPr>
              <w:br/>
            </w:r>
            <w:proofErr w:type="spellStart"/>
            <w:r w:rsidR="0028586C" w:rsidRPr="00A829CE">
              <w:rPr>
                <w:rFonts w:ascii="Arial" w:hAnsi="Arial" w:cs="Arial"/>
                <w:sz w:val="20"/>
                <w:szCs w:val="20"/>
              </w:rPr>
              <w:t>нетарифицированных</w:t>
            </w:r>
            <w:proofErr w:type="spellEnd"/>
            <w:r w:rsidR="0028586C" w:rsidRPr="00A829CE">
              <w:rPr>
                <w:rFonts w:ascii="Arial" w:hAnsi="Arial" w:cs="Arial"/>
                <w:sz w:val="20"/>
                <w:szCs w:val="20"/>
              </w:rPr>
              <w:t xml:space="preserve"> работ, услуг</w:t>
            </w:r>
          </w:p>
        </w:tc>
        <w:tc>
          <w:tcPr>
            <w:tcW w:w="1532" w:type="pct"/>
            <w:shd w:val="clear" w:color="auto" w:fill="auto"/>
          </w:tcPr>
          <w:p w14:paraId="60C92DE6" w14:textId="1F4F19B6" w:rsidR="00AD18CB" w:rsidRPr="00EC590A" w:rsidRDefault="00EC590A" w:rsidP="0043622A">
            <w:pPr>
              <w:jc w:val="left"/>
              <w:rPr>
                <w:rFonts w:ascii="Arial" w:hAnsi="Arial" w:cs="Arial"/>
                <w:sz w:val="20"/>
                <w:szCs w:val="20"/>
                <w:lang w:val="en-US"/>
              </w:rPr>
            </w:pPr>
            <w:r w:rsidRPr="00EC590A">
              <w:rPr>
                <w:rFonts w:ascii="Arial" w:hAnsi="Arial" w:cs="Arial"/>
                <w:sz w:val="20"/>
                <w:szCs w:val="20"/>
                <w:lang w:val="en-US"/>
              </w:rPr>
              <w:t>ZC_*_MM_PLAN_USL_Y</w:t>
            </w:r>
          </w:p>
        </w:tc>
        <w:tc>
          <w:tcPr>
            <w:tcW w:w="1943" w:type="pct"/>
            <w:shd w:val="clear" w:color="auto" w:fill="auto"/>
          </w:tcPr>
          <w:p w14:paraId="20F2AA2C" w14:textId="77777777" w:rsidR="00AD18CB" w:rsidRPr="00EC590A" w:rsidRDefault="0028586C" w:rsidP="0043622A">
            <w:pPr>
              <w:jc w:val="left"/>
              <w:rPr>
                <w:rFonts w:ascii="Arial" w:hAnsi="Arial" w:cs="Arial"/>
                <w:sz w:val="20"/>
                <w:szCs w:val="20"/>
              </w:rPr>
            </w:pPr>
            <w:r w:rsidRPr="00EC590A">
              <w:rPr>
                <w:rFonts w:ascii="Arial" w:hAnsi="Arial" w:cs="Arial"/>
                <w:sz w:val="20"/>
                <w:szCs w:val="20"/>
              </w:rPr>
              <w:t xml:space="preserve">Роль присваивается планировщикам </w:t>
            </w:r>
            <w:proofErr w:type="spellStart"/>
            <w:r w:rsidRPr="00EC590A">
              <w:rPr>
                <w:rFonts w:ascii="Arial" w:hAnsi="Arial" w:cs="Arial"/>
                <w:sz w:val="20"/>
                <w:szCs w:val="20"/>
              </w:rPr>
              <w:t>нетарифицированных</w:t>
            </w:r>
            <w:proofErr w:type="spellEnd"/>
            <w:r w:rsidRPr="00EC590A">
              <w:rPr>
                <w:rFonts w:ascii="Arial" w:hAnsi="Arial" w:cs="Arial"/>
                <w:sz w:val="20"/>
                <w:szCs w:val="20"/>
              </w:rPr>
              <w:t xml:space="preserve"> работ, услуг</w:t>
            </w:r>
          </w:p>
        </w:tc>
      </w:tr>
      <w:tr w:rsidR="0028586C" w:rsidRPr="00EC590A" w14:paraId="2F9917CA" w14:textId="77777777" w:rsidTr="00562AB8">
        <w:trPr>
          <w:cantSplit/>
        </w:trPr>
        <w:tc>
          <w:tcPr>
            <w:tcW w:w="1525" w:type="pct"/>
            <w:shd w:val="clear" w:color="auto" w:fill="auto"/>
          </w:tcPr>
          <w:p w14:paraId="2BB0A981" w14:textId="77777777" w:rsidR="0028586C" w:rsidRPr="00377A39" w:rsidRDefault="0028586C" w:rsidP="0043622A">
            <w:pPr>
              <w:jc w:val="left"/>
              <w:rPr>
                <w:rFonts w:ascii="Arial" w:hAnsi="Arial" w:cs="Arial"/>
                <w:sz w:val="20"/>
                <w:szCs w:val="20"/>
              </w:rPr>
            </w:pPr>
            <w:r w:rsidRPr="00377A39">
              <w:rPr>
                <w:rFonts w:ascii="Arial" w:hAnsi="Arial" w:cs="Arial"/>
                <w:sz w:val="20"/>
                <w:szCs w:val="20"/>
              </w:rPr>
              <w:t>Планировщик потребности</w:t>
            </w:r>
          </w:p>
        </w:tc>
        <w:tc>
          <w:tcPr>
            <w:tcW w:w="1532" w:type="pct"/>
            <w:shd w:val="clear" w:color="auto" w:fill="auto"/>
          </w:tcPr>
          <w:p w14:paraId="336386F7" w14:textId="01A38CBD" w:rsidR="0028586C" w:rsidRPr="00EC590A" w:rsidRDefault="00EC590A" w:rsidP="0043622A">
            <w:pPr>
              <w:jc w:val="left"/>
              <w:rPr>
                <w:rFonts w:ascii="Arial" w:hAnsi="Arial" w:cs="Arial"/>
                <w:sz w:val="20"/>
                <w:szCs w:val="20"/>
                <w:lang w:val="en-US"/>
              </w:rPr>
            </w:pPr>
            <w:r w:rsidRPr="00EC590A">
              <w:rPr>
                <w:rFonts w:ascii="Arial" w:hAnsi="Arial" w:cs="Arial"/>
                <w:sz w:val="20"/>
                <w:szCs w:val="20"/>
                <w:lang w:val="en-US"/>
              </w:rPr>
              <w:t xml:space="preserve">ZC_*_MM_PLPOTR_Y </w:t>
            </w:r>
          </w:p>
        </w:tc>
        <w:tc>
          <w:tcPr>
            <w:tcW w:w="1943" w:type="pct"/>
            <w:shd w:val="clear" w:color="auto" w:fill="auto"/>
          </w:tcPr>
          <w:p w14:paraId="0C3D880D" w14:textId="77777777" w:rsidR="0028586C" w:rsidRPr="00EC590A" w:rsidRDefault="0028586C" w:rsidP="0043622A">
            <w:pPr>
              <w:jc w:val="left"/>
              <w:rPr>
                <w:rFonts w:ascii="Arial" w:hAnsi="Arial" w:cs="Arial"/>
                <w:sz w:val="20"/>
                <w:szCs w:val="20"/>
              </w:rPr>
            </w:pPr>
            <w:r w:rsidRPr="00EC590A">
              <w:rPr>
                <w:rFonts w:ascii="Arial" w:hAnsi="Arial" w:cs="Arial"/>
                <w:sz w:val="20"/>
                <w:szCs w:val="20"/>
              </w:rPr>
              <w:t>Роль присваивается планировщикам прочей потребности</w:t>
            </w:r>
          </w:p>
        </w:tc>
      </w:tr>
      <w:tr w:rsidR="0028586C" w:rsidRPr="00EC590A" w14:paraId="094B1A92" w14:textId="77777777" w:rsidTr="00562AB8">
        <w:trPr>
          <w:cantSplit/>
        </w:trPr>
        <w:tc>
          <w:tcPr>
            <w:tcW w:w="1525" w:type="pct"/>
            <w:shd w:val="clear" w:color="auto" w:fill="auto"/>
          </w:tcPr>
          <w:p w14:paraId="1F327BA6" w14:textId="77777777" w:rsidR="0028586C" w:rsidRPr="00377A39" w:rsidRDefault="0028586C" w:rsidP="0043622A">
            <w:pPr>
              <w:jc w:val="left"/>
              <w:rPr>
                <w:rFonts w:ascii="Arial" w:hAnsi="Arial" w:cs="Arial"/>
                <w:sz w:val="20"/>
                <w:szCs w:val="20"/>
              </w:rPr>
            </w:pPr>
            <w:r w:rsidRPr="00377A39">
              <w:rPr>
                <w:rFonts w:ascii="Arial" w:hAnsi="Arial" w:cs="Arial"/>
                <w:sz w:val="20"/>
                <w:szCs w:val="20"/>
              </w:rPr>
              <w:t>Руководитель планировщика потребности</w:t>
            </w:r>
          </w:p>
        </w:tc>
        <w:tc>
          <w:tcPr>
            <w:tcW w:w="1532" w:type="pct"/>
            <w:shd w:val="clear" w:color="auto" w:fill="auto"/>
          </w:tcPr>
          <w:p w14:paraId="6EBE4BEB" w14:textId="2AD23D8F" w:rsidR="0028586C" w:rsidRPr="00EC590A" w:rsidRDefault="00EC590A" w:rsidP="00562AB8">
            <w:pPr>
              <w:jc w:val="left"/>
              <w:rPr>
                <w:rFonts w:ascii="Arial" w:hAnsi="Arial" w:cs="Arial"/>
                <w:sz w:val="20"/>
                <w:szCs w:val="20"/>
                <w:lang w:val="en-US"/>
              </w:rPr>
            </w:pPr>
            <w:r w:rsidRPr="00EC590A">
              <w:rPr>
                <w:rFonts w:ascii="Arial" w:hAnsi="Arial" w:cs="Arial"/>
                <w:sz w:val="20"/>
                <w:szCs w:val="20"/>
                <w:lang w:val="en-US"/>
              </w:rPr>
              <w:t>ZC_*_MM_PLPOTRBOS_Y</w:t>
            </w:r>
          </w:p>
        </w:tc>
        <w:tc>
          <w:tcPr>
            <w:tcW w:w="1943" w:type="pct"/>
            <w:shd w:val="clear" w:color="auto" w:fill="auto"/>
          </w:tcPr>
          <w:p w14:paraId="1573748E" w14:textId="77777777" w:rsidR="0028586C" w:rsidRPr="00EC590A" w:rsidRDefault="0028586C" w:rsidP="0043622A">
            <w:pPr>
              <w:jc w:val="left"/>
              <w:rPr>
                <w:rFonts w:ascii="Arial" w:hAnsi="Arial" w:cs="Arial"/>
                <w:sz w:val="20"/>
                <w:szCs w:val="20"/>
              </w:rPr>
            </w:pPr>
            <w:r w:rsidRPr="00EC590A">
              <w:rPr>
                <w:rFonts w:ascii="Arial" w:hAnsi="Arial" w:cs="Arial"/>
                <w:sz w:val="20"/>
                <w:szCs w:val="20"/>
              </w:rPr>
              <w:t>Роль присваивается руководителям планировщиков прочей потребности</w:t>
            </w:r>
          </w:p>
        </w:tc>
      </w:tr>
      <w:tr w:rsidR="0028586C" w:rsidRPr="00EC590A" w14:paraId="4C75A09F" w14:textId="77777777" w:rsidTr="00562AB8">
        <w:trPr>
          <w:cantSplit/>
        </w:trPr>
        <w:tc>
          <w:tcPr>
            <w:tcW w:w="1525" w:type="pct"/>
            <w:shd w:val="clear" w:color="auto" w:fill="auto"/>
          </w:tcPr>
          <w:p w14:paraId="2147023F" w14:textId="77777777" w:rsidR="0028586C" w:rsidRPr="00377A39" w:rsidRDefault="0028586C" w:rsidP="0043622A">
            <w:pPr>
              <w:jc w:val="left"/>
              <w:rPr>
                <w:rFonts w:ascii="Arial" w:hAnsi="Arial" w:cs="Arial"/>
                <w:sz w:val="20"/>
                <w:szCs w:val="20"/>
                <w:lang w:val="en-US"/>
                <w:rPrChange w:id="766" w:author="Kislov Vladimir" w:date="2021-03-29T18:18:00Z">
                  <w:rPr>
                    <w:rFonts w:ascii="Arial" w:hAnsi="Arial" w:cs="Arial"/>
                    <w:sz w:val="20"/>
                    <w:szCs w:val="20"/>
                  </w:rPr>
                </w:rPrChange>
              </w:rPr>
            </w:pPr>
            <w:r w:rsidRPr="00377A39">
              <w:rPr>
                <w:rFonts w:ascii="Arial" w:hAnsi="Arial" w:cs="Arial"/>
                <w:sz w:val="20"/>
                <w:szCs w:val="20"/>
              </w:rPr>
              <w:t>Сток-контролер</w:t>
            </w:r>
          </w:p>
        </w:tc>
        <w:tc>
          <w:tcPr>
            <w:tcW w:w="1532" w:type="pct"/>
            <w:shd w:val="clear" w:color="auto" w:fill="auto"/>
          </w:tcPr>
          <w:p w14:paraId="3C2DEEFF" w14:textId="2E658F8C" w:rsidR="0028586C" w:rsidRPr="00EC590A" w:rsidRDefault="00EC590A" w:rsidP="0043622A">
            <w:pPr>
              <w:jc w:val="left"/>
              <w:rPr>
                <w:rFonts w:ascii="Arial" w:hAnsi="Arial" w:cs="Arial"/>
                <w:sz w:val="20"/>
                <w:szCs w:val="20"/>
                <w:lang w:val="en-US"/>
              </w:rPr>
            </w:pPr>
            <w:r w:rsidRPr="00EC590A">
              <w:rPr>
                <w:rFonts w:ascii="Arial" w:hAnsi="Arial" w:cs="Arial"/>
                <w:sz w:val="20"/>
                <w:szCs w:val="20"/>
                <w:lang w:val="en-US"/>
              </w:rPr>
              <w:t>ZC_*_MM_STOK_KONT_Y</w:t>
            </w:r>
          </w:p>
        </w:tc>
        <w:tc>
          <w:tcPr>
            <w:tcW w:w="1943" w:type="pct"/>
            <w:shd w:val="clear" w:color="auto" w:fill="auto"/>
          </w:tcPr>
          <w:p w14:paraId="49368ABF" w14:textId="77777777" w:rsidR="0028586C" w:rsidRPr="00EC590A" w:rsidRDefault="0028586C" w:rsidP="0043622A">
            <w:pPr>
              <w:jc w:val="left"/>
              <w:rPr>
                <w:rFonts w:ascii="Arial" w:hAnsi="Arial" w:cs="Arial"/>
                <w:sz w:val="20"/>
                <w:szCs w:val="20"/>
              </w:rPr>
            </w:pPr>
            <w:r w:rsidRPr="00EC590A">
              <w:rPr>
                <w:rFonts w:ascii="Arial" w:hAnsi="Arial" w:cs="Arial"/>
                <w:sz w:val="20"/>
                <w:szCs w:val="20"/>
              </w:rPr>
              <w:t>Роль присваивается сток-контролерам</w:t>
            </w:r>
            <w:r w:rsidR="00194590" w:rsidRPr="00EC590A">
              <w:rPr>
                <w:rFonts w:ascii="Arial" w:hAnsi="Arial" w:cs="Arial"/>
                <w:sz w:val="20"/>
                <w:szCs w:val="20"/>
              </w:rPr>
              <w:t xml:space="preserve"> и руководителям сток-контролеров</w:t>
            </w:r>
          </w:p>
        </w:tc>
      </w:tr>
      <w:tr w:rsidR="00EC590A" w:rsidRPr="006F5656" w14:paraId="0696F236" w14:textId="77777777" w:rsidTr="00562AB8">
        <w:trPr>
          <w:cantSplit/>
        </w:trPr>
        <w:tc>
          <w:tcPr>
            <w:tcW w:w="1525" w:type="pct"/>
            <w:shd w:val="clear" w:color="auto" w:fill="auto"/>
          </w:tcPr>
          <w:p w14:paraId="16F794E8" w14:textId="441537E8" w:rsidR="00EC590A" w:rsidRPr="00562AB8" w:rsidRDefault="00EC590A" w:rsidP="0043622A">
            <w:pPr>
              <w:jc w:val="left"/>
              <w:rPr>
                <w:rFonts w:ascii="Arial" w:hAnsi="Arial" w:cs="Arial"/>
                <w:sz w:val="20"/>
                <w:szCs w:val="20"/>
              </w:rPr>
            </w:pPr>
            <w:r w:rsidRPr="00562AB8">
              <w:rPr>
                <w:rFonts w:ascii="Arial" w:hAnsi="Arial" w:cs="Arial"/>
                <w:sz w:val="20"/>
                <w:szCs w:val="20"/>
              </w:rPr>
              <w:t>Ответственный за загрузку цен</w:t>
            </w:r>
          </w:p>
        </w:tc>
        <w:tc>
          <w:tcPr>
            <w:tcW w:w="1532" w:type="pct"/>
            <w:shd w:val="clear" w:color="auto" w:fill="auto"/>
          </w:tcPr>
          <w:p w14:paraId="331837A3" w14:textId="2D1630D9" w:rsidR="00EC590A" w:rsidRPr="00EC590A" w:rsidRDefault="00EC590A" w:rsidP="00562AB8">
            <w:pPr>
              <w:jc w:val="left"/>
              <w:rPr>
                <w:rFonts w:ascii="Arial" w:hAnsi="Arial" w:cs="Arial"/>
                <w:sz w:val="20"/>
                <w:szCs w:val="20"/>
                <w:lang w:val="en-US"/>
              </w:rPr>
            </w:pPr>
            <w:r w:rsidRPr="00EC590A">
              <w:rPr>
                <w:rFonts w:ascii="Arial" w:hAnsi="Arial" w:cs="Arial"/>
                <w:sz w:val="20"/>
                <w:szCs w:val="20"/>
                <w:lang w:val="en-US"/>
              </w:rPr>
              <w:t>ZC_*_MM_PLANPRLOAD_Y</w:t>
            </w:r>
          </w:p>
        </w:tc>
        <w:tc>
          <w:tcPr>
            <w:tcW w:w="1943" w:type="pct"/>
            <w:shd w:val="clear" w:color="auto" w:fill="auto"/>
          </w:tcPr>
          <w:p w14:paraId="431B3A43" w14:textId="6727CE95" w:rsidR="00EC590A" w:rsidRDefault="00EC590A" w:rsidP="0043622A">
            <w:pPr>
              <w:jc w:val="left"/>
              <w:rPr>
                <w:rFonts w:ascii="Arial" w:hAnsi="Arial" w:cs="Arial"/>
                <w:sz w:val="20"/>
                <w:szCs w:val="20"/>
              </w:rPr>
            </w:pPr>
            <w:r w:rsidRPr="00EC590A">
              <w:rPr>
                <w:rFonts w:ascii="Arial" w:hAnsi="Arial" w:cs="Arial"/>
                <w:sz w:val="20"/>
                <w:szCs w:val="20"/>
              </w:rPr>
              <w:t>Роль присваивается планировщикам цен, которые должны иметь возможность загружать плановые цены в статусе «Утверждена»</w:t>
            </w:r>
          </w:p>
        </w:tc>
      </w:tr>
      <w:tr w:rsidR="00C65FA7" w:rsidRPr="006F5656" w14:paraId="3A057ABA" w14:textId="77777777" w:rsidTr="00562AB8">
        <w:trPr>
          <w:cantSplit/>
          <w:ins w:id="767" w:author="Kislov Vladimir" w:date="2021-03-23T19:06:00Z"/>
        </w:trPr>
        <w:tc>
          <w:tcPr>
            <w:tcW w:w="1525" w:type="pct"/>
            <w:shd w:val="clear" w:color="auto" w:fill="auto"/>
          </w:tcPr>
          <w:p w14:paraId="65614109" w14:textId="65086FB9" w:rsidR="00C65FA7" w:rsidRPr="00C65FA7" w:rsidRDefault="00C65FA7" w:rsidP="0043622A">
            <w:pPr>
              <w:jc w:val="left"/>
              <w:rPr>
                <w:ins w:id="768" w:author="Kislov Vladimir" w:date="2021-03-23T19:06:00Z"/>
                <w:rFonts w:ascii="Arial" w:hAnsi="Arial" w:cs="Arial"/>
                <w:sz w:val="20"/>
                <w:szCs w:val="20"/>
              </w:rPr>
            </w:pPr>
            <w:ins w:id="769" w:author="Kislov Vladimir" w:date="2021-03-23T19:06:00Z">
              <w:r>
                <w:rPr>
                  <w:rFonts w:ascii="Arial" w:hAnsi="Arial" w:cs="Arial"/>
                  <w:sz w:val="20"/>
                  <w:szCs w:val="20"/>
                </w:rPr>
                <w:t>Экономист</w:t>
              </w:r>
            </w:ins>
          </w:p>
        </w:tc>
        <w:tc>
          <w:tcPr>
            <w:tcW w:w="1532" w:type="pct"/>
            <w:shd w:val="clear" w:color="auto" w:fill="auto"/>
          </w:tcPr>
          <w:p w14:paraId="5F08E204" w14:textId="76FC40A9" w:rsidR="00C65FA7" w:rsidRPr="00EC590A" w:rsidRDefault="00C65FA7" w:rsidP="00C65FA7">
            <w:pPr>
              <w:jc w:val="left"/>
              <w:rPr>
                <w:ins w:id="770" w:author="Kislov Vladimir" w:date="2021-03-23T19:06:00Z"/>
                <w:rFonts w:ascii="Arial" w:hAnsi="Arial" w:cs="Arial"/>
                <w:sz w:val="20"/>
                <w:szCs w:val="20"/>
                <w:lang w:val="en-US"/>
              </w:rPr>
            </w:pPr>
            <w:ins w:id="771" w:author="Kislov Vladimir" w:date="2021-03-23T19:08:00Z">
              <w:r>
                <w:rPr>
                  <w:rFonts w:ascii="Arial" w:hAnsi="Arial" w:cs="Arial"/>
                  <w:sz w:val="20"/>
                  <w:szCs w:val="20"/>
                  <w:lang w:val="en-US"/>
                </w:rPr>
                <w:t>ZC</w:t>
              </w:r>
            </w:ins>
            <w:ins w:id="772" w:author="Kislov Vladimir" w:date="2021-03-23T19:11:00Z">
              <w:r>
                <w:rPr>
                  <w:rFonts w:ascii="Arial" w:hAnsi="Arial" w:cs="Arial"/>
                  <w:sz w:val="20"/>
                  <w:szCs w:val="20"/>
                  <w:lang w:val="en-US"/>
                </w:rPr>
                <w:t>_</w:t>
              </w:r>
            </w:ins>
            <w:ins w:id="773" w:author="Kislov Vladimir" w:date="2021-03-23T19:08:00Z">
              <w:r>
                <w:rPr>
                  <w:rFonts w:ascii="Arial" w:hAnsi="Arial" w:cs="Arial"/>
                  <w:sz w:val="20"/>
                  <w:szCs w:val="20"/>
                  <w:lang w:val="en-US"/>
                </w:rPr>
                <w:t>*</w:t>
              </w:r>
            </w:ins>
            <w:ins w:id="774" w:author="Kislov Vladimir" w:date="2021-03-23T19:10:00Z">
              <w:r w:rsidRPr="00C65FA7">
                <w:rPr>
                  <w:lang w:val="en-US"/>
                </w:rPr>
                <w:t>_</w:t>
              </w:r>
              <w:r w:rsidRPr="00C65FA7">
                <w:rPr>
                  <w:rFonts w:ascii="Arial" w:hAnsi="Arial" w:cs="Arial"/>
                  <w:sz w:val="20"/>
                  <w:szCs w:val="20"/>
                  <w:lang w:val="en-US"/>
                </w:rPr>
                <w:t>CO_ECONOMIST_Y</w:t>
              </w:r>
            </w:ins>
          </w:p>
        </w:tc>
        <w:tc>
          <w:tcPr>
            <w:tcW w:w="1943" w:type="pct"/>
            <w:shd w:val="clear" w:color="auto" w:fill="auto"/>
          </w:tcPr>
          <w:p w14:paraId="72D394EF" w14:textId="092FCA3C" w:rsidR="00C65FA7" w:rsidRPr="00EC590A" w:rsidRDefault="00C65FA7" w:rsidP="0043622A">
            <w:pPr>
              <w:jc w:val="left"/>
              <w:rPr>
                <w:ins w:id="775" w:author="Kislov Vladimir" w:date="2021-03-23T19:06:00Z"/>
                <w:rFonts w:ascii="Arial" w:hAnsi="Arial" w:cs="Arial"/>
                <w:sz w:val="20"/>
                <w:szCs w:val="20"/>
              </w:rPr>
            </w:pPr>
            <w:ins w:id="776" w:author="Kislov Vladimir" w:date="2021-03-23T19:06:00Z">
              <w:r>
                <w:rPr>
                  <w:rFonts w:ascii="Arial" w:hAnsi="Arial" w:cs="Arial"/>
                  <w:sz w:val="20"/>
                  <w:szCs w:val="20"/>
                </w:rPr>
                <w:t>Роль присваивается сотруднику ПЭО</w:t>
              </w:r>
            </w:ins>
            <w:ins w:id="777" w:author="KislovVO" w:date="2021-04-05T09:26:00Z">
              <w:r w:rsidR="00166BFE">
                <w:rPr>
                  <w:rFonts w:ascii="Arial" w:hAnsi="Arial" w:cs="Arial"/>
                  <w:sz w:val="20"/>
                  <w:szCs w:val="20"/>
                </w:rPr>
                <w:t xml:space="preserve"> (см.</w:t>
              </w:r>
            </w:ins>
            <w:ins w:id="778" w:author="KislovVO" w:date="2021-04-05T09:27:00Z">
              <w:r w:rsidR="00166BFE">
                <w:rPr>
                  <w:rFonts w:ascii="Arial" w:hAnsi="Arial" w:cs="Arial"/>
                  <w:sz w:val="20"/>
                  <w:szCs w:val="20"/>
                </w:rPr>
                <w:t xml:space="preserve"> КД</w:t>
              </w:r>
              <w:r w:rsidR="00166BFE" w:rsidRPr="00166BFE">
                <w:rPr>
                  <w:rFonts w:ascii="Arial" w:hAnsi="Arial" w:cs="Arial"/>
                  <w:sz w:val="20"/>
                  <w:szCs w:val="20"/>
                  <w:rPrChange w:id="779" w:author="KislovVO" w:date="2021-04-05T09:27:00Z">
                    <w:rPr>
                      <w:rFonts w:ascii="Arial" w:hAnsi="Arial" w:cs="Arial"/>
                      <w:sz w:val="20"/>
                      <w:szCs w:val="20"/>
                      <w:lang w:val="en-US"/>
                    </w:rPr>
                  </w:rPrChange>
                </w:rPr>
                <w:t xml:space="preserve"> </w:t>
              </w:r>
              <w:r w:rsidR="00166BFE">
                <w:rPr>
                  <w:rFonts w:ascii="Arial" w:hAnsi="Arial" w:cs="Arial"/>
                  <w:sz w:val="20"/>
                  <w:szCs w:val="20"/>
                  <w:lang w:val="en-US"/>
                </w:rPr>
                <w:t>ERP</w:t>
              </w:r>
              <w:r w:rsidR="00166BFE" w:rsidRPr="00166BFE">
                <w:rPr>
                  <w:rFonts w:ascii="Arial" w:hAnsi="Arial" w:cs="Arial"/>
                  <w:sz w:val="20"/>
                  <w:szCs w:val="20"/>
                  <w:rPrChange w:id="780" w:author="KislovVO" w:date="2021-04-05T09:27:00Z">
                    <w:rPr>
                      <w:rFonts w:ascii="Arial" w:hAnsi="Arial" w:cs="Arial"/>
                      <w:sz w:val="20"/>
                      <w:szCs w:val="20"/>
                      <w:lang w:val="en-US"/>
                    </w:rPr>
                  </w:rPrChange>
                </w:rPr>
                <w:t>-</w:t>
              </w:r>
              <w:r w:rsidR="00166BFE">
                <w:rPr>
                  <w:rFonts w:ascii="Arial" w:hAnsi="Arial" w:cs="Arial"/>
                  <w:sz w:val="20"/>
                  <w:szCs w:val="20"/>
                  <w:lang w:val="en-US"/>
                </w:rPr>
                <w:t>TR</w:t>
              </w:r>
              <w:r w:rsidR="00166BFE" w:rsidRPr="00166BFE">
                <w:rPr>
                  <w:rFonts w:ascii="Arial" w:hAnsi="Arial" w:cs="Arial"/>
                  <w:sz w:val="20"/>
                  <w:szCs w:val="20"/>
                  <w:rPrChange w:id="781" w:author="KislovVO" w:date="2021-04-05T09:27:00Z">
                    <w:rPr>
                      <w:rFonts w:ascii="Arial" w:hAnsi="Arial" w:cs="Arial"/>
                      <w:sz w:val="20"/>
                      <w:szCs w:val="20"/>
                      <w:lang w:val="en-US"/>
                    </w:rPr>
                  </w:rPrChange>
                </w:rPr>
                <w:t>.1.13.3</w:t>
              </w:r>
              <w:r w:rsidR="00166BFE">
                <w:rPr>
                  <w:rFonts w:ascii="Arial" w:hAnsi="Arial" w:cs="Arial"/>
                  <w:sz w:val="20"/>
                  <w:szCs w:val="20"/>
                </w:rPr>
                <w:t xml:space="preserve"> «Управление финансовыми сделками</w:t>
              </w:r>
            </w:ins>
            <w:ins w:id="782" w:author="KislovVO" w:date="2021-04-05T09:28:00Z">
              <w:r w:rsidR="00166BFE">
                <w:rPr>
                  <w:rFonts w:ascii="Arial" w:hAnsi="Arial" w:cs="Arial"/>
                  <w:sz w:val="20"/>
                  <w:szCs w:val="20"/>
                </w:rPr>
                <w:t>» ПП-03.03.01.05-</w:t>
              </w:r>
              <w:r w:rsidR="00166BFE">
                <w:rPr>
                  <w:rFonts w:ascii="Arial" w:hAnsi="Arial" w:cs="Arial"/>
                  <w:sz w:val="20"/>
                  <w:szCs w:val="20"/>
                  <w:lang w:val="en-US"/>
                </w:rPr>
                <w:t>ERP</w:t>
              </w:r>
              <w:r w:rsidR="00166BFE" w:rsidRPr="00166BFE">
                <w:rPr>
                  <w:rFonts w:ascii="Arial" w:hAnsi="Arial" w:cs="Arial"/>
                  <w:sz w:val="20"/>
                  <w:szCs w:val="20"/>
                  <w:rPrChange w:id="783" w:author="KislovVO" w:date="2021-04-05T09:28:00Z">
                    <w:rPr>
                      <w:rFonts w:ascii="Arial" w:hAnsi="Arial" w:cs="Arial"/>
                      <w:sz w:val="20"/>
                      <w:szCs w:val="20"/>
                      <w:lang w:val="en-US"/>
                    </w:rPr>
                  </w:rPrChange>
                </w:rPr>
                <w:t xml:space="preserve"> </w:t>
              </w:r>
              <w:r w:rsidR="00166BFE">
                <w:rPr>
                  <w:rFonts w:ascii="Arial" w:hAnsi="Arial" w:cs="Arial"/>
                  <w:sz w:val="20"/>
                  <w:szCs w:val="20"/>
                </w:rPr>
                <w:t>Закрыт</w:t>
              </w:r>
            </w:ins>
            <w:ins w:id="784" w:author="KislovVO" w:date="2021-04-05T09:29:00Z">
              <w:r w:rsidR="00166BFE">
                <w:rPr>
                  <w:rFonts w:ascii="Arial" w:hAnsi="Arial" w:cs="Arial"/>
                  <w:sz w:val="20"/>
                  <w:szCs w:val="20"/>
                </w:rPr>
                <w:t>ие периода по финансовым сделкам»)</w:t>
              </w:r>
            </w:ins>
            <w:ins w:id="785" w:author="KislovVO" w:date="2021-04-05T09:28:00Z">
              <w:r w:rsidR="00166BFE">
                <w:rPr>
                  <w:rFonts w:ascii="Arial" w:hAnsi="Arial" w:cs="Arial"/>
                  <w:sz w:val="20"/>
                  <w:szCs w:val="20"/>
                </w:rPr>
                <w:t xml:space="preserve"> </w:t>
              </w:r>
            </w:ins>
          </w:p>
        </w:tc>
      </w:tr>
      <w:tr w:rsidR="00A829CE" w:rsidRPr="006F5656" w14:paraId="406E108E" w14:textId="77777777" w:rsidTr="00562AB8">
        <w:trPr>
          <w:cantSplit/>
          <w:ins w:id="786" w:author="Kislov Vladimir" w:date="2021-03-29T19:08:00Z"/>
        </w:trPr>
        <w:tc>
          <w:tcPr>
            <w:tcW w:w="1525" w:type="pct"/>
            <w:shd w:val="clear" w:color="auto" w:fill="auto"/>
          </w:tcPr>
          <w:p w14:paraId="50ABE2FB" w14:textId="1FC581D9" w:rsidR="00A829CE" w:rsidRPr="00A829CE" w:rsidRDefault="00A829CE" w:rsidP="00A829CE">
            <w:pPr>
              <w:jc w:val="left"/>
              <w:rPr>
                <w:ins w:id="787" w:author="Kislov Vladimir" w:date="2021-03-29T19:08:00Z"/>
                <w:rFonts w:ascii="Arial" w:hAnsi="Arial" w:cs="Arial"/>
                <w:sz w:val="20"/>
                <w:szCs w:val="20"/>
              </w:rPr>
            </w:pPr>
            <w:ins w:id="788" w:author="Kislov Vladimir" w:date="2021-03-29T19:08:00Z">
              <w:r>
                <w:rPr>
                  <w:rFonts w:ascii="Arial" w:hAnsi="Arial" w:cs="Arial"/>
                  <w:sz w:val="20"/>
                  <w:szCs w:val="20"/>
                </w:rPr>
                <w:t>Специалист АХО</w:t>
              </w:r>
            </w:ins>
          </w:p>
        </w:tc>
        <w:tc>
          <w:tcPr>
            <w:tcW w:w="1532" w:type="pct"/>
            <w:shd w:val="clear" w:color="auto" w:fill="auto"/>
          </w:tcPr>
          <w:p w14:paraId="6D2F9C1C" w14:textId="3766D20C" w:rsidR="00A829CE" w:rsidRDefault="00A829CE" w:rsidP="00A829CE">
            <w:pPr>
              <w:jc w:val="left"/>
              <w:rPr>
                <w:ins w:id="789" w:author="Kislov Vladimir" w:date="2021-03-29T19:08:00Z"/>
                <w:rFonts w:ascii="Arial" w:hAnsi="Arial" w:cs="Arial"/>
                <w:sz w:val="20"/>
                <w:szCs w:val="20"/>
                <w:lang w:val="en-US"/>
              </w:rPr>
            </w:pPr>
            <w:ins w:id="790" w:author="Kislov Vladimir" w:date="2021-03-29T19:10:00Z">
              <w:r w:rsidRPr="00A829CE">
                <w:rPr>
                  <w:rFonts w:ascii="Arial" w:hAnsi="Arial" w:cs="Arial"/>
                  <w:sz w:val="20"/>
                  <w:szCs w:val="20"/>
                  <w:lang w:val="en-US"/>
                </w:rPr>
                <w:t>ZC_</w:t>
              </w:r>
              <w:r w:rsidRPr="00A829CE">
                <w:rPr>
                  <w:rFonts w:ascii="Arial" w:hAnsi="Arial" w:cs="Arial"/>
                  <w:sz w:val="20"/>
                  <w:szCs w:val="20"/>
                  <w:lang w:val="en-US"/>
                  <w:rPrChange w:id="791" w:author="Kislov Vladimir" w:date="2021-03-29T19:10:00Z">
                    <w:rPr>
                      <w:rFonts w:ascii="Arial" w:hAnsi="Arial" w:cs="Arial"/>
                      <w:sz w:val="20"/>
                      <w:szCs w:val="20"/>
                    </w:rPr>
                  </w:rPrChange>
                </w:rPr>
                <w:t>*</w:t>
              </w:r>
              <w:r w:rsidRPr="00A829CE">
                <w:rPr>
                  <w:rFonts w:ascii="Arial" w:hAnsi="Arial" w:cs="Arial"/>
                  <w:sz w:val="20"/>
                  <w:szCs w:val="20"/>
                  <w:lang w:val="en-US"/>
                </w:rPr>
                <w:t>_MM_PLAN_AXO_Y</w:t>
              </w:r>
            </w:ins>
          </w:p>
        </w:tc>
        <w:tc>
          <w:tcPr>
            <w:tcW w:w="1943" w:type="pct"/>
            <w:shd w:val="clear" w:color="auto" w:fill="auto"/>
          </w:tcPr>
          <w:p w14:paraId="5684D1B6" w14:textId="305A60E5" w:rsidR="00A829CE" w:rsidRDefault="00A829CE" w:rsidP="00A829CE">
            <w:pPr>
              <w:jc w:val="left"/>
              <w:rPr>
                <w:ins w:id="792" w:author="Kislov Vladimir" w:date="2021-03-29T19:08:00Z"/>
                <w:rFonts w:ascii="Arial" w:hAnsi="Arial" w:cs="Arial"/>
                <w:sz w:val="20"/>
                <w:szCs w:val="20"/>
              </w:rPr>
            </w:pPr>
            <w:ins w:id="793" w:author="Kislov Vladimir" w:date="2021-03-29T19:08:00Z">
              <w:r>
                <w:rPr>
                  <w:rFonts w:ascii="Arial" w:hAnsi="Arial" w:cs="Arial"/>
                  <w:sz w:val="20"/>
                  <w:szCs w:val="20"/>
                </w:rPr>
                <w:t>Роль присваивается сотруднику АХО</w:t>
              </w:r>
            </w:ins>
          </w:p>
        </w:tc>
      </w:tr>
      <w:tr w:rsidR="00A829CE" w:rsidRPr="006F5656" w14:paraId="77C1C286" w14:textId="77777777" w:rsidTr="00562AB8">
        <w:trPr>
          <w:cantSplit/>
          <w:ins w:id="794" w:author="Kislov Vladimir" w:date="2021-03-29T19:08:00Z"/>
        </w:trPr>
        <w:tc>
          <w:tcPr>
            <w:tcW w:w="1525" w:type="pct"/>
            <w:shd w:val="clear" w:color="auto" w:fill="auto"/>
          </w:tcPr>
          <w:p w14:paraId="56A7D166" w14:textId="71F30E7C" w:rsidR="00A829CE" w:rsidRDefault="00A829CE" w:rsidP="00A829CE">
            <w:pPr>
              <w:jc w:val="left"/>
              <w:rPr>
                <w:ins w:id="795" w:author="Kislov Vladimir" w:date="2021-03-29T19:08:00Z"/>
                <w:rFonts w:ascii="Arial" w:hAnsi="Arial" w:cs="Arial"/>
                <w:sz w:val="20"/>
                <w:szCs w:val="20"/>
              </w:rPr>
            </w:pPr>
            <w:ins w:id="796" w:author="Kislov Vladimir" w:date="2021-03-29T19:08:00Z">
              <w:r>
                <w:rPr>
                  <w:rFonts w:ascii="Arial" w:hAnsi="Arial" w:cs="Arial"/>
                  <w:sz w:val="20"/>
                  <w:szCs w:val="20"/>
                </w:rPr>
                <w:t xml:space="preserve">Специалист </w:t>
              </w:r>
              <w:proofErr w:type="spellStart"/>
              <w:r>
                <w:rPr>
                  <w:rFonts w:ascii="Arial" w:hAnsi="Arial" w:cs="Arial"/>
                  <w:sz w:val="20"/>
                  <w:szCs w:val="20"/>
                </w:rPr>
                <w:t>ОТиПБ</w:t>
              </w:r>
              <w:proofErr w:type="spellEnd"/>
            </w:ins>
          </w:p>
        </w:tc>
        <w:tc>
          <w:tcPr>
            <w:tcW w:w="1532" w:type="pct"/>
            <w:shd w:val="clear" w:color="auto" w:fill="auto"/>
          </w:tcPr>
          <w:p w14:paraId="7F191C54" w14:textId="011AF412" w:rsidR="00A829CE" w:rsidRDefault="00A829CE" w:rsidP="00A829CE">
            <w:pPr>
              <w:jc w:val="left"/>
              <w:rPr>
                <w:ins w:id="797" w:author="Kislov Vladimir" w:date="2021-03-29T19:08:00Z"/>
                <w:rFonts w:ascii="Arial" w:hAnsi="Arial" w:cs="Arial"/>
                <w:sz w:val="20"/>
                <w:szCs w:val="20"/>
                <w:lang w:val="en-US"/>
              </w:rPr>
            </w:pPr>
            <w:ins w:id="798" w:author="Kislov Vladimir" w:date="2021-03-29T19:10:00Z">
              <w:r w:rsidRPr="00A829CE">
                <w:rPr>
                  <w:rFonts w:ascii="Arial" w:hAnsi="Arial" w:cs="Arial"/>
                  <w:sz w:val="20"/>
                  <w:szCs w:val="20"/>
                  <w:lang w:val="en-US"/>
                </w:rPr>
                <w:t>ZC_</w:t>
              </w:r>
              <w:r w:rsidRPr="007C3D5D">
                <w:rPr>
                  <w:rFonts w:ascii="Arial" w:hAnsi="Arial" w:cs="Arial"/>
                  <w:sz w:val="20"/>
                  <w:szCs w:val="20"/>
                  <w:lang w:val="en-US"/>
                  <w:rPrChange w:id="799" w:author="Kislov Vladimir" w:date="2021-03-29T22:33:00Z">
                    <w:rPr>
                      <w:rFonts w:ascii="Arial" w:hAnsi="Arial" w:cs="Arial"/>
                      <w:sz w:val="20"/>
                      <w:szCs w:val="20"/>
                    </w:rPr>
                  </w:rPrChange>
                </w:rPr>
                <w:t>*</w:t>
              </w:r>
              <w:r w:rsidRPr="00A829CE">
                <w:rPr>
                  <w:rFonts w:ascii="Arial" w:hAnsi="Arial" w:cs="Arial"/>
                  <w:sz w:val="20"/>
                  <w:szCs w:val="20"/>
                  <w:lang w:val="en-US"/>
                </w:rPr>
                <w:t>_MM_PLAN_SAFETY_Y</w:t>
              </w:r>
            </w:ins>
          </w:p>
        </w:tc>
        <w:tc>
          <w:tcPr>
            <w:tcW w:w="1943" w:type="pct"/>
            <w:shd w:val="clear" w:color="auto" w:fill="auto"/>
          </w:tcPr>
          <w:p w14:paraId="0160C066" w14:textId="0D0B8741" w:rsidR="00A829CE" w:rsidRDefault="00A829CE" w:rsidP="00A829CE">
            <w:pPr>
              <w:jc w:val="left"/>
              <w:rPr>
                <w:ins w:id="800" w:author="Kislov Vladimir" w:date="2021-03-29T19:08:00Z"/>
                <w:rFonts w:ascii="Arial" w:hAnsi="Arial" w:cs="Arial"/>
                <w:sz w:val="20"/>
                <w:szCs w:val="20"/>
              </w:rPr>
            </w:pPr>
            <w:ins w:id="801" w:author="Kislov Vladimir" w:date="2021-03-29T19:08:00Z">
              <w:r>
                <w:rPr>
                  <w:rFonts w:ascii="Arial" w:hAnsi="Arial" w:cs="Arial"/>
                  <w:sz w:val="20"/>
                  <w:szCs w:val="20"/>
                </w:rPr>
                <w:t xml:space="preserve">Роль присваивается сотруднику </w:t>
              </w:r>
              <w:proofErr w:type="spellStart"/>
              <w:r>
                <w:rPr>
                  <w:rFonts w:ascii="Arial" w:hAnsi="Arial" w:cs="Arial"/>
                  <w:sz w:val="20"/>
                  <w:szCs w:val="20"/>
                </w:rPr>
                <w:t>ОТиПБ</w:t>
              </w:r>
              <w:proofErr w:type="spellEnd"/>
            </w:ins>
          </w:p>
        </w:tc>
      </w:tr>
    </w:tbl>
    <w:p w14:paraId="579FC86E" w14:textId="60C9EB66" w:rsidR="00022C33" w:rsidRPr="00F94454" w:rsidDel="00546E4E" w:rsidRDefault="00022C33" w:rsidP="00022C33">
      <w:pPr>
        <w:pStyle w:val="afff1"/>
        <w:rPr>
          <w:del w:id="802" w:author="Kislov Vladimir" w:date="2021-03-29T17:55:00Z"/>
          <w:rFonts w:ascii="Arial" w:eastAsia="Calibri" w:hAnsi="Arial" w:cs="Arial"/>
          <w:sz w:val="22"/>
          <w:szCs w:val="24"/>
          <w:lang w:eastAsia="ru-RU"/>
        </w:rPr>
      </w:pPr>
      <w:bookmarkStart w:id="803" w:name="_Toc337048197"/>
      <w:bookmarkStart w:id="804" w:name="_Toc337048249"/>
    </w:p>
    <w:p w14:paraId="27D9078B" w14:textId="77777777" w:rsidR="00155D40" w:rsidRDefault="00155D40">
      <w:pPr>
        <w:spacing w:after="200" w:line="276" w:lineRule="auto"/>
        <w:jc w:val="left"/>
        <w:rPr>
          <w:rFonts w:ascii="Arial" w:hAnsi="Arial"/>
          <w:b/>
          <w:caps/>
          <w:szCs w:val="26"/>
        </w:rPr>
      </w:pPr>
      <w:bookmarkStart w:id="805" w:name="_Toc515458230"/>
      <w:bookmarkEnd w:id="803"/>
      <w:bookmarkEnd w:id="804"/>
      <w:r>
        <w:rPr>
          <w:rFonts w:ascii="Arial" w:hAnsi="Arial"/>
          <w:b/>
          <w:caps/>
          <w:szCs w:val="26"/>
        </w:rPr>
        <w:br w:type="page"/>
      </w:r>
    </w:p>
    <w:p w14:paraId="4C032255" w14:textId="77777777" w:rsidR="0092641D" w:rsidRPr="0045701E" w:rsidRDefault="0092641D" w:rsidP="0045701E">
      <w:pPr>
        <w:pStyle w:val="afa"/>
        <w:keepNext/>
        <w:keepLines/>
        <w:numPr>
          <w:ilvl w:val="1"/>
          <w:numId w:val="8"/>
        </w:numPr>
        <w:spacing w:before="160" w:line="276" w:lineRule="auto"/>
        <w:outlineLvl w:val="1"/>
        <w:rPr>
          <w:rFonts w:ascii="Arial" w:hAnsi="Arial"/>
          <w:b/>
          <w:caps/>
          <w:szCs w:val="26"/>
        </w:rPr>
      </w:pPr>
      <w:bookmarkStart w:id="806" w:name="_Toc527633255"/>
      <w:r w:rsidRPr="0045701E">
        <w:rPr>
          <w:rFonts w:ascii="Arial" w:hAnsi="Arial"/>
          <w:b/>
          <w:caps/>
          <w:szCs w:val="26"/>
        </w:rPr>
        <w:lastRenderedPageBreak/>
        <w:t>Риски и контрольные процедуры</w:t>
      </w:r>
      <w:bookmarkEnd w:id="805"/>
      <w:bookmarkEnd w:id="806"/>
    </w:p>
    <w:p w14:paraId="2F48F19E" w14:textId="77777777" w:rsidR="003A429D" w:rsidRPr="0045701E" w:rsidRDefault="003A429D" w:rsidP="003A429D">
      <w:pPr>
        <w:pStyle w:val="afa"/>
        <w:keepNext/>
        <w:keepLines/>
        <w:numPr>
          <w:ilvl w:val="2"/>
          <w:numId w:val="8"/>
        </w:numPr>
        <w:spacing w:before="160" w:line="276" w:lineRule="auto"/>
        <w:outlineLvl w:val="2"/>
        <w:rPr>
          <w:rFonts w:ascii="Arial" w:hAnsi="Arial"/>
          <w:b/>
          <w:szCs w:val="24"/>
        </w:rPr>
      </w:pPr>
      <w:bookmarkStart w:id="807" w:name="_Toc515458231"/>
      <w:bookmarkStart w:id="808" w:name="_Toc521604643"/>
      <w:bookmarkStart w:id="809" w:name="_Toc527633256"/>
      <w:bookmarkStart w:id="810" w:name="_Toc515458232"/>
      <w:bookmarkStart w:id="811" w:name="_Toc521604644"/>
      <w:r w:rsidRPr="0045701E">
        <w:rPr>
          <w:rFonts w:ascii="Arial" w:hAnsi="Arial"/>
          <w:b/>
          <w:szCs w:val="24"/>
        </w:rPr>
        <w:t>Риски и контроли</w:t>
      </w:r>
      <w:bookmarkEnd w:id="807"/>
      <w:bookmarkEnd w:id="808"/>
      <w:bookmarkEnd w:id="809"/>
    </w:p>
    <w:p w14:paraId="1C6A12F7" w14:textId="77777777" w:rsidR="003A429D" w:rsidRPr="00CC58AA" w:rsidRDefault="003A429D" w:rsidP="003A429D">
      <w:pPr>
        <w:spacing w:after="240" w:line="276" w:lineRule="auto"/>
        <w:ind w:firstLine="567"/>
        <w:rPr>
          <w:rFonts w:ascii="Arial" w:eastAsia="Calibri" w:hAnsi="Arial" w:cs="Arial"/>
        </w:rPr>
      </w:pPr>
      <w:r>
        <w:rPr>
          <w:rFonts w:ascii="Arial" w:eastAsia="Calibri" w:hAnsi="Arial" w:cs="Arial"/>
        </w:rPr>
        <w:t>К</w:t>
      </w:r>
      <w:r w:rsidRPr="00CC58AA">
        <w:rPr>
          <w:rFonts w:ascii="Arial" w:eastAsia="Calibri" w:hAnsi="Arial" w:cs="Arial"/>
        </w:rPr>
        <w:t>онтрольные процедуры бизнес-процесса Планирование обеспечения МТР, работами, услугами представлены в таблице РиК1.</w:t>
      </w:r>
    </w:p>
    <w:p w14:paraId="2C665C08" w14:textId="77777777" w:rsidR="00CC332A" w:rsidRPr="00CC332A" w:rsidRDefault="003A429D" w:rsidP="00CC332A">
      <w:pPr>
        <w:spacing w:after="240" w:line="276" w:lineRule="auto"/>
        <w:ind w:firstLine="567"/>
        <w:rPr>
          <w:rFonts w:ascii="Arial" w:eastAsia="Calibri" w:hAnsi="Arial" w:cs="Arial"/>
        </w:rPr>
      </w:pPr>
      <w:r w:rsidRPr="00CC58AA">
        <w:rPr>
          <w:rFonts w:ascii="Arial" w:eastAsia="Calibri" w:hAnsi="Arial" w:cs="Arial"/>
        </w:rPr>
        <w:t>Детально риски и контрольные процедуры описаны в Приложение № РиК1. Матрица рисков и контрольных процедур (</w:t>
      </w:r>
      <w:proofErr w:type="spellStart"/>
      <w:r w:rsidRPr="00CC58AA">
        <w:rPr>
          <w:rFonts w:ascii="Arial" w:eastAsia="Calibri" w:hAnsi="Arial" w:cs="Arial"/>
        </w:rPr>
        <w:t>МРиКП</w:t>
      </w:r>
      <w:proofErr w:type="spellEnd"/>
      <w:r w:rsidRPr="00CC58AA">
        <w:rPr>
          <w:rFonts w:ascii="Arial" w:eastAsia="Calibri" w:hAnsi="Arial" w:cs="Arial"/>
        </w:rPr>
        <w:t>)</w:t>
      </w:r>
      <w:r w:rsidR="00CC332A">
        <w:rPr>
          <w:rFonts w:ascii="Arial" w:eastAsia="Calibri" w:hAnsi="Arial" w:cs="Arial"/>
        </w:rPr>
        <w:t xml:space="preserve">, </w:t>
      </w:r>
      <w:r w:rsidR="00CC332A" w:rsidRPr="00CC332A">
        <w:rPr>
          <w:rFonts w:ascii="Arial" w:eastAsia="Calibri" w:hAnsi="Arial" w:cs="Arial"/>
        </w:rPr>
        <w:t xml:space="preserve">включая (при необходимости) мониторинговые контрольные процедуры, предложенные к реализации в SAP GRC </w:t>
      </w:r>
      <w:proofErr w:type="spellStart"/>
      <w:r w:rsidR="00CC332A" w:rsidRPr="00CC332A">
        <w:rPr>
          <w:rFonts w:ascii="Arial" w:eastAsia="Calibri" w:hAnsi="Arial" w:cs="Arial"/>
        </w:rPr>
        <w:t>Process</w:t>
      </w:r>
      <w:proofErr w:type="spellEnd"/>
      <w:r w:rsidR="00CC332A" w:rsidRPr="00CC332A">
        <w:rPr>
          <w:rFonts w:ascii="Arial" w:eastAsia="Calibri" w:hAnsi="Arial" w:cs="Arial"/>
        </w:rPr>
        <w:t xml:space="preserve"> </w:t>
      </w:r>
      <w:proofErr w:type="spellStart"/>
      <w:r w:rsidR="00CC332A" w:rsidRPr="00CC332A">
        <w:rPr>
          <w:rFonts w:ascii="Arial" w:eastAsia="Calibri" w:hAnsi="Arial" w:cs="Arial"/>
        </w:rPr>
        <w:t>Control</w:t>
      </w:r>
      <w:proofErr w:type="spellEnd"/>
      <w:r w:rsidR="00CC332A" w:rsidRPr="00CC332A">
        <w:rPr>
          <w:rFonts w:ascii="Arial" w:eastAsia="Calibri" w:hAnsi="Arial" w:cs="Arial"/>
        </w:rPr>
        <w:t>.</w:t>
      </w:r>
    </w:p>
    <w:p w14:paraId="6DE571A0" w14:textId="77777777" w:rsidR="003A429D" w:rsidRPr="00CC58AA" w:rsidRDefault="00CC332A" w:rsidP="00CC332A">
      <w:pPr>
        <w:spacing w:after="240" w:line="276" w:lineRule="auto"/>
        <w:ind w:firstLine="567"/>
        <w:rPr>
          <w:rFonts w:ascii="Arial" w:eastAsia="Calibri" w:hAnsi="Arial" w:cs="Arial"/>
        </w:rPr>
      </w:pPr>
      <w:r w:rsidRPr="00CC332A">
        <w:rPr>
          <w:rFonts w:ascii="Arial" w:eastAsia="Calibri" w:hAnsi="Arial" w:cs="Arial"/>
        </w:rPr>
        <w:t>В случае разработки компенсирующих контрольных процедур для снижения рисков разделения полномочий, они будут добавлены в Сводную матрицу рисков и контрольных процедур на этапе присвоения ролей конечным пользователям перед продуктивным стартом системы SAP S/4 HANA.</w:t>
      </w:r>
    </w:p>
    <w:p w14:paraId="1644F559" w14:textId="77777777" w:rsidR="003A429D" w:rsidRPr="00B0081B" w:rsidRDefault="003A429D" w:rsidP="003A429D">
      <w:pPr>
        <w:keepNext/>
        <w:spacing w:before="100" w:beforeAutospacing="1" w:after="240" w:line="276" w:lineRule="auto"/>
        <w:jc w:val="right"/>
        <w:rPr>
          <w:rFonts w:ascii="Arial" w:eastAsia="Calibri" w:hAnsi="Arial" w:cs="Arial"/>
          <w:b/>
          <w:szCs w:val="24"/>
          <w:lang w:eastAsia="ru-RU"/>
        </w:rPr>
      </w:pPr>
      <w:r w:rsidRPr="00B0081B">
        <w:rPr>
          <w:rFonts w:ascii="Arial" w:eastAsia="Calibri" w:hAnsi="Arial" w:cs="Arial"/>
          <w:b/>
          <w:szCs w:val="24"/>
          <w:lang w:eastAsia="ru-RU"/>
        </w:rPr>
        <w:t>Таблица РиК1. Контрольные процедуры бизнес-процессов</w:t>
      </w:r>
    </w:p>
    <w:tbl>
      <w:tblPr>
        <w:tblW w:w="5122"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24"/>
        <w:gridCol w:w="3286"/>
        <w:gridCol w:w="4614"/>
      </w:tblGrid>
      <w:tr w:rsidR="003A429D" w:rsidRPr="00B0081B" w14:paraId="55AA3DAA" w14:textId="77777777" w:rsidTr="00291453">
        <w:trPr>
          <w:cantSplit/>
          <w:trHeight w:val="397"/>
          <w:tblHeader/>
        </w:trPr>
        <w:tc>
          <w:tcPr>
            <w:tcW w:w="1211" w:type="pct"/>
            <w:shd w:val="clear" w:color="auto" w:fill="FFC000"/>
            <w:vAlign w:val="center"/>
          </w:tcPr>
          <w:p w14:paraId="6E85124C" w14:textId="77777777" w:rsidR="003A429D" w:rsidRPr="00B0081B" w:rsidRDefault="003A429D" w:rsidP="00291453">
            <w:pPr>
              <w:jc w:val="center"/>
              <w:rPr>
                <w:rFonts w:ascii="Arial" w:hAnsi="Arial" w:cs="Arial"/>
                <w:b/>
                <w:sz w:val="20"/>
                <w:szCs w:val="20"/>
              </w:rPr>
            </w:pPr>
            <w:r w:rsidRPr="00B0081B">
              <w:rPr>
                <w:rFonts w:ascii="Arial" w:hAnsi="Arial" w:cs="Arial"/>
                <w:b/>
                <w:sz w:val="20"/>
                <w:szCs w:val="20"/>
              </w:rPr>
              <w:t>Номер шага</w:t>
            </w:r>
          </w:p>
        </w:tc>
        <w:tc>
          <w:tcPr>
            <w:tcW w:w="1576" w:type="pct"/>
            <w:shd w:val="clear" w:color="auto" w:fill="FFC000"/>
            <w:vAlign w:val="center"/>
          </w:tcPr>
          <w:p w14:paraId="021BEBF1" w14:textId="77777777" w:rsidR="003A429D" w:rsidRPr="00B0081B" w:rsidRDefault="003A429D" w:rsidP="00291453">
            <w:pPr>
              <w:jc w:val="center"/>
              <w:rPr>
                <w:rFonts w:ascii="Arial" w:hAnsi="Arial" w:cs="Arial"/>
                <w:b/>
                <w:sz w:val="20"/>
                <w:szCs w:val="20"/>
              </w:rPr>
            </w:pPr>
            <w:r w:rsidRPr="00B0081B">
              <w:rPr>
                <w:rFonts w:ascii="Arial" w:hAnsi="Arial" w:cs="Arial"/>
                <w:b/>
                <w:sz w:val="20"/>
                <w:szCs w:val="20"/>
              </w:rPr>
              <w:t>Номер КП</w:t>
            </w:r>
          </w:p>
        </w:tc>
        <w:tc>
          <w:tcPr>
            <w:tcW w:w="2213" w:type="pct"/>
            <w:shd w:val="clear" w:color="auto" w:fill="FFC000"/>
            <w:vAlign w:val="center"/>
          </w:tcPr>
          <w:p w14:paraId="0437399F" w14:textId="77777777" w:rsidR="003A429D" w:rsidRPr="00B0081B" w:rsidRDefault="003A429D" w:rsidP="00291453">
            <w:pPr>
              <w:jc w:val="center"/>
              <w:rPr>
                <w:rFonts w:ascii="Arial" w:hAnsi="Arial" w:cs="Arial"/>
                <w:b/>
                <w:sz w:val="20"/>
                <w:szCs w:val="20"/>
              </w:rPr>
            </w:pPr>
            <w:r w:rsidRPr="00B0081B">
              <w:rPr>
                <w:rFonts w:ascii="Arial" w:hAnsi="Arial" w:cs="Arial"/>
                <w:b/>
                <w:sz w:val="20"/>
                <w:szCs w:val="20"/>
              </w:rPr>
              <w:t>Название КП</w:t>
            </w:r>
          </w:p>
        </w:tc>
      </w:tr>
      <w:tr w:rsidR="00680004" w:rsidRPr="00337B7F" w14:paraId="655F1FE5" w14:textId="77777777" w:rsidTr="00291453">
        <w:trPr>
          <w:cantSplit/>
        </w:trPr>
        <w:tc>
          <w:tcPr>
            <w:tcW w:w="1211" w:type="pct"/>
            <w:shd w:val="clear" w:color="auto" w:fill="auto"/>
          </w:tcPr>
          <w:p w14:paraId="7F0C765D" w14:textId="05D46F5D" w:rsidR="00680004" w:rsidRPr="00A246E2" w:rsidRDefault="00680004" w:rsidP="00680004">
            <w:pPr>
              <w:rPr>
                <w:rFonts w:ascii="Arial" w:hAnsi="Arial" w:cs="Arial"/>
                <w:sz w:val="20"/>
                <w:szCs w:val="20"/>
              </w:rPr>
            </w:pPr>
            <w:r w:rsidRPr="00A246E2">
              <w:rPr>
                <w:rFonts w:ascii="Arial" w:hAnsi="Arial" w:cs="Arial"/>
                <w:color w:val="000000"/>
                <w:sz w:val="20"/>
                <w:szCs w:val="20"/>
              </w:rPr>
              <w:t>ПП-10.03.04.010</w:t>
            </w:r>
          </w:p>
        </w:tc>
        <w:tc>
          <w:tcPr>
            <w:tcW w:w="1576" w:type="pct"/>
            <w:shd w:val="clear" w:color="auto" w:fill="auto"/>
          </w:tcPr>
          <w:p w14:paraId="1C25D9FA" w14:textId="41C0E57A" w:rsidR="00680004" w:rsidRPr="00A246E2" w:rsidRDefault="00680004" w:rsidP="00680004">
            <w:pPr>
              <w:jc w:val="center"/>
              <w:rPr>
                <w:rFonts w:ascii="Arial" w:hAnsi="Arial" w:cs="Arial"/>
                <w:sz w:val="20"/>
                <w:szCs w:val="20"/>
              </w:rPr>
            </w:pPr>
            <w:r w:rsidRPr="00CF14FE">
              <w:rPr>
                <w:rFonts w:ascii="Arial" w:hAnsi="Arial" w:cs="Arial"/>
                <w:color w:val="000000"/>
                <w:sz w:val="20"/>
                <w:szCs w:val="20"/>
              </w:rPr>
              <w:t>C.ПП-10.03-009</w:t>
            </w:r>
            <w:r w:rsidRPr="00CF14FE" w:rsidDel="00CF14FE">
              <w:rPr>
                <w:rFonts w:ascii="Arial" w:hAnsi="Arial" w:cs="Arial"/>
                <w:color w:val="000000"/>
                <w:sz w:val="20"/>
                <w:szCs w:val="20"/>
              </w:rPr>
              <w:t xml:space="preserve"> </w:t>
            </w:r>
          </w:p>
        </w:tc>
        <w:tc>
          <w:tcPr>
            <w:tcW w:w="2213" w:type="pct"/>
            <w:shd w:val="clear" w:color="auto" w:fill="auto"/>
          </w:tcPr>
          <w:p w14:paraId="73281FF6" w14:textId="203056FC" w:rsidR="00680004" w:rsidRPr="00A246E2" w:rsidRDefault="00680004" w:rsidP="00680004">
            <w:pPr>
              <w:rPr>
                <w:rFonts w:ascii="Arial" w:hAnsi="Arial" w:cs="Arial"/>
                <w:sz w:val="20"/>
                <w:szCs w:val="20"/>
              </w:rPr>
            </w:pPr>
            <w:r w:rsidRPr="00A246E2">
              <w:rPr>
                <w:rFonts w:ascii="Arial" w:hAnsi="Arial" w:cs="Arial"/>
                <w:color w:val="000000"/>
                <w:sz w:val="20"/>
                <w:szCs w:val="20"/>
              </w:rPr>
              <w:t>Прогон ППМ по областям планирования</w:t>
            </w:r>
          </w:p>
        </w:tc>
      </w:tr>
      <w:tr w:rsidR="00680004" w:rsidRPr="00337B7F" w14:paraId="7F49B20D" w14:textId="77777777" w:rsidTr="00291453">
        <w:trPr>
          <w:cantSplit/>
        </w:trPr>
        <w:tc>
          <w:tcPr>
            <w:tcW w:w="1211" w:type="pct"/>
            <w:shd w:val="clear" w:color="auto" w:fill="auto"/>
          </w:tcPr>
          <w:p w14:paraId="0D577407" w14:textId="7985B6F8" w:rsidR="00680004" w:rsidRPr="00A246E2" w:rsidRDefault="00680004" w:rsidP="00680004">
            <w:pPr>
              <w:rPr>
                <w:rFonts w:ascii="Arial" w:hAnsi="Arial" w:cs="Arial"/>
                <w:sz w:val="20"/>
                <w:szCs w:val="20"/>
              </w:rPr>
            </w:pPr>
            <w:r w:rsidRPr="00A246E2">
              <w:rPr>
                <w:rFonts w:ascii="Arial" w:hAnsi="Arial" w:cs="Arial"/>
                <w:color w:val="000000"/>
                <w:sz w:val="20"/>
                <w:szCs w:val="20"/>
              </w:rPr>
              <w:t>ПП-10.03.04.020</w:t>
            </w:r>
          </w:p>
        </w:tc>
        <w:tc>
          <w:tcPr>
            <w:tcW w:w="1576" w:type="pct"/>
            <w:shd w:val="clear" w:color="auto" w:fill="auto"/>
          </w:tcPr>
          <w:p w14:paraId="6F0AF03B" w14:textId="19C9357E" w:rsidR="00680004" w:rsidRPr="00BA59A0" w:rsidRDefault="00680004" w:rsidP="00680004">
            <w:pPr>
              <w:jc w:val="center"/>
              <w:rPr>
                <w:rFonts w:ascii="Arial" w:hAnsi="Arial" w:cs="Arial"/>
                <w:sz w:val="20"/>
                <w:szCs w:val="20"/>
              </w:rPr>
            </w:pPr>
            <w:r w:rsidRPr="00CF14FE">
              <w:rPr>
                <w:rFonts w:ascii="Arial" w:hAnsi="Arial" w:cs="Arial"/>
                <w:color w:val="000000"/>
                <w:sz w:val="20"/>
                <w:szCs w:val="20"/>
              </w:rPr>
              <w:t>C.ПП-10.03-010</w:t>
            </w:r>
          </w:p>
        </w:tc>
        <w:tc>
          <w:tcPr>
            <w:tcW w:w="2213" w:type="pct"/>
            <w:shd w:val="clear" w:color="auto" w:fill="auto"/>
          </w:tcPr>
          <w:p w14:paraId="11AEF069" w14:textId="5715DDBE" w:rsidR="00680004" w:rsidRPr="00A246E2" w:rsidRDefault="00680004" w:rsidP="00680004">
            <w:pPr>
              <w:rPr>
                <w:rFonts w:ascii="Arial" w:hAnsi="Arial" w:cs="Arial"/>
                <w:sz w:val="20"/>
                <w:szCs w:val="20"/>
              </w:rPr>
            </w:pPr>
            <w:r w:rsidRPr="00A246E2">
              <w:rPr>
                <w:rFonts w:ascii="Arial" w:hAnsi="Arial" w:cs="Arial"/>
                <w:color w:val="000000"/>
                <w:sz w:val="20"/>
                <w:szCs w:val="20"/>
              </w:rPr>
              <w:t>Обработка особых ситуаций, оптимизация обеспечения потребностей</w:t>
            </w:r>
          </w:p>
        </w:tc>
      </w:tr>
      <w:tr w:rsidR="00680004" w:rsidRPr="00337B7F" w14:paraId="34978D48" w14:textId="77777777" w:rsidTr="00291453">
        <w:trPr>
          <w:cantSplit/>
        </w:trPr>
        <w:tc>
          <w:tcPr>
            <w:tcW w:w="1211" w:type="pct"/>
            <w:shd w:val="clear" w:color="auto" w:fill="auto"/>
          </w:tcPr>
          <w:p w14:paraId="4940889F" w14:textId="7CE899FC" w:rsidR="00680004" w:rsidRPr="003A6D12" w:rsidRDefault="00680004" w:rsidP="00680004">
            <w:pPr>
              <w:rPr>
                <w:rFonts w:ascii="Arial" w:hAnsi="Arial" w:cs="Arial"/>
                <w:sz w:val="20"/>
                <w:szCs w:val="20"/>
              </w:rPr>
            </w:pPr>
            <w:r w:rsidRPr="003A6D12">
              <w:rPr>
                <w:rFonts w:ascii="Arial" w:hAnsi="Arial" w:cs="Arial"/>
                <w:sz w:val="20"/>
                <w:szCs w:val="20"/>
              </w:rPr>
              <w:t>ПП-10.03.04.040</w:t>
            </w:r>
          </w:p>
        </w:tc>
        <w:tc>
          <w:tcPr>
            <w:tcW w:w="1576" w:type="pct"/>
            <w:shd w:val="clear" w:color="auto" w:fill="auto"/>
          </w:tcPr>
          <w:p w14:paraId="4BC604D1" w14:textId="02686232" w:rsidR="00680004" w:rsidRPr="003A6D12" w:rsidRDefault="00680004" w:rsidP="00680004">
            <w:pPr>
              <w:jc w:val="center"/>
              <w:rPr>
                <w:rFonts w:ascii="Arial" w:hAnsi="Arial" w:cs="Arial"/>
                <w:sz w:val="20"/>
                <w:szCs w:val="20"/>
              </w:rPr>
            </w:pPr>
            <w:r w:rsidRPr="00CF14FE">
              <w:rPr>
                <w:rFonts w:ascii="Arial" w:hAnsi="Arial" w:cs="Arial"/>
                <w:sz w:val="20"/>
                <w:szCs w:val="20"/>
              </w:rPr>
              <w:t>C.ПП-10.03-011</w:t>
            </w:r>
            <w:r w:rsidRPr="00CF14FE" w:rsidDel="00CF14FE">
              <w:rPr>
                <w:rFonts w:ascii="Arial" w:hAnsi="Arial" w:cs="Arial"/>
                <w:sz w:val="20"/>
                <w:szCs w:val="20"/>
              </w:rPr>
              <w:t xml:space="preserve"> </w:t>
            </w:r>
          </w:p>
        </w:tc>
        <w:tc>
          <w:tcPr>
            <w:tcW w:w="2213" w:type="pct"/>
            <w:shd w:val="clear" w:color="auto" w:fill="auto"/>
          </w:tcPr>
          <w:p w14:paraId="06B3A397" w14:textId="0132F9B9" w:rsidR="00680004" w:rsidRPr="003A6D12" w:rsidRDefault="00680004" w:rsidP="00680004">
            <w:pPr>
              <w:rPr>
                <w:rFonts w:ascii="Arial" w:hAnsi="Arial" w:cs="Arial"/>
                <w:sz w:val="20"/>
                <w:szCs w:val="20"/>
              </w:rPr>
            </w:pPr>
            <w:r w:rsidRPr="003A6D12">
              <w:rPr>
                <w:rFonts w:ascii="Arial" w:hAnsi="Arial" w:cs="Arial"/>
                <w:sz w:val="20"/>
                <w:szCs w:val="20"/>
              </w:rPr>
              <w:t>Сдвиг сроков заявок на перемещение</w:t>
            </w:r>
          </w:p>
        </w:tc>
      </w:tr>
      <w:tr w:rsidR="00680004" w:rsidRPr="00337B7F" w14:paraId="429221B0" w14:textId="77777777" w:rsidTr="00291453">
        <w:trPr>
          <w:cantSplit/>
        </w:trPr>
        <w:tc>
          <w:tcPr>
            <w:tcW w:w="1211" w:type="pct"/>
            <w:shd w:val="clear" w:color="auto" w:fill="auto"/>
          </w:tcPr>
          <w:p w14:paraId="3513CA30" w14:textId="5525AC50" w:rsidR="00680004" w:rsidRPr="003A6D12" w:rsidRDefault="00680004" w:rsidP="00680004">
            <w:pPr>
              <w:rPr>
                <w:rFonts w:ascii="Arial" w:hAnsi="Arial" w:cs="Arial"/>
                <w:sz w:val="20"/>
                <w:szCs w:val="20"/>
                <w:lang w:val="en-US"/>
              </w:rPr>
            </w:pPr>
            <w:r w:rsidRPr="003A6D12">
              <w:rPr>
                <w:rFonts w:ascii="Arial" w:hAnsi="Arial" w:cs="Arial"/>
                <w:sz w:val="20"/>
                <w:szCs w:val="20"/>
              </w:rPr>
              <w:t>ПП-10.03.04.11</w:t>
            </w:r>
            <w:r w:rsidRPr="003A6D12">
              <w:rPr>
                <w:rFonts w:ascii="Arial" w:hAnsi="Arial" w:cs="Arial"/>
                <w:sz w:val="20"/>
                <w:szCs w:val="20"/>
                <w:lang w:val="en-US"/>
              </w:rPr>
              <w:t>0</w:t>
            </w:r>
          </w:p>
        </w:tc>
        <w:tc>
          <w:tcPr>
            <w:tcW w:w="1576" w:type="pct"/>
            <w:shd w:val="clear" w:color="auto" w:fill="auto"/>
          </w:tcPr>
          <w:p w14:paraId="534074C5" w14:textId="2150562A" w:rsidR="00680004" w:rsidRPr="003A6D12" w:rsidRDefault="00680004" w:rsidP="00680004">
            <w:pPr>
              <w:jc w:val="center"/>
              <w:rPr>
                <w:rFonts w:ascii="Arial" w:hAnsi="Arial" w:cs="Arial"/>
                <w:sz w:val="20"/>
                <w:szCs w:val="20"/>
              </w:rPr>
            </w:pPr>
            <w:r w:rsidRPr="00CF14FE">
              <w:rPr>
                <w:rFonts w:ascii="Arial" w:hAnsi="Arial" w:cs="Arial"/>
                <w:sz w:val="20"/>
                <w:szCs w:val="20"/>
              </w:rPr>
              <w:t>C.ПП-10.03-012</w:t>
            </w:r>
            <w:r w:rsidRPr="00CF14FE" w:rsidDel="00CF14FE">
              <w:rPr>
                <w:rFonts w:ascii="Arial" w:hAnsi="Arial" w:cs="Arial"/>
                <w:sz w:val="20"/>
                <w:szCs w:val="20"/>
              </w:rPr>
              <w:t xml:space="preserve"> </w:t>
            </w:r>
          </w:p>
        </w:tc>
        <w:tc>
          <w:tcPr>
            <w:tcW w:w="2213" w:type="pct"/>
            <w:shd w:val="clear" w:color="auto" w:fill="auto"/>
          </w:tcPr>
          <w:p w14:paraId="6ACC8188" w14:textId="22064401" w:rsidR="00680004" w:rsidRPr="003A6D12" w:rsidRDefault="00680004" w:rsidP="00680004">
            <w:pPr>
              <w:rPr>
                <w:rFonts w:ascii="Arial" w:hAnsi="Arial" w:cs="Arial"/>
                <w:sz w:val="20"/>
                <w:szCs w:val="20"/>
              </w:rPr>
            </w:pPr>
            <w:r w:rsidRPr="003A6D12">
              <w:rPr>
                <w:rFonts w:ascii="Arial" w:hAnsi="Arial" w:cs="Arial"/>
                <w:sz w:val="20"/>
                <w:szCs w:val="20"/>
              </w:rPr>
              <w:t xml:space="preserve">Согласование запроса на </w:t>
            </w:r>
            <w:proofErr w:type="spellStart"/>
            <w:r w:rsidRPr="003A6D12">
              <w:rPr>
                <w:rFonts w:ascii="Arial" w:hAnsi="Arial" w:cs="Arial"/>
                <w:sz w:val="20"/>
                <w:szCs w:val="20"/>
              </w:rPr>
              <w:t>перерезервирование</w:t>
            </w:r>
            <w:proofErr w:type="spellEnd"/>
            <w:r w:rsidRPr="003A6D12">
              <w:rPr>
                <w:rFonts w:ascii="Arial" w:hAnsi="Arial" w:cs="Arial"/>
                <w:sz w:val="20"/>
                <w:szCs w:val="20"/>
              </w:rPr>
              <w:t xml:space="preserve"> владельцем запаса</w:t>
            </w:r>
          </w:p>
        </w:tc>
      </w:tr>
      <w:tr w:rsidR="00680004" w:rsidRPr="00337B7F" w14:paraId="1731C3D5" w14:textId="77777777" w:rsidTr="00291453">
        <w:trPr>
          <w:cantSplit/>
        </w:trPr>
        <w:tc>
          <w:tcPr>
            <w:tcW w:w="1211" w:type="pct"/>
            <w:shd w:val="clear" w:color="auto" w:fill="auto"/>
          </w:tcPr>
          <w:p w14:paraId="7B232A56" w14:textId="656B9D6C" w:rsidR="00680004" w:rsidRPr="003A6D12" w:rsidRDefault="00680004" w:rsidP="00680004">
            <w:pPr>
              <w:rPr>
                <w:rFonts w:ascii="Arial" w:hAnsi="Arial" w:cs="Arial"/>
                <w:sz w:val="20"/>
                <w:szCs w:val="20"/>
              </w:rPr>
            </w:pPr>
            <w:r w:rsidRPr="003A6D12">
              <w:rPr>
                <w:rFonts w:ascii="Arial" w:hAnsi="Arial" w:cs="Arial"/>
                <w:sz w:val="20"/>
                <w:szCs w:val="20"/>
              </w:rPr>
              <w:t>ПП-10.03.01.01.035</w:t>
            </w:r>
          </w:p>
        </w:tc>
        <w:tc>
          <w:tcPr>
            <w:tcW w:w="1576" w:type="pct"/>
            <w:shd w:val="clear" w:color="auto" w:fill="auto"/>
          </w:tcPr>
          <w:p w14:paraId="0F1C1770" w14:textId="6C8327E0" w:rsidR="00680004" w:rsidRPr="003A6D12" w:rsidRDefault="00680004" w:rsidP="00680004">
            <w:pPr>
              <w:jc w:val="center"/>
              <w:rPr>
                <w:rFonts w:ascii="Arial" w:hAnsi="Arial" w:cs="Arial"/>
                <w:sz w:val="20"/>
                <w:szCs w:val="20"/>
              </w:rPr>
            </w:pPr>
            <w:r w:rsidRPr="00CF14FE">
              <w:rPr>
                <w:rFonts w:ascii="Arial" w:hAnsi="Arial" w:cs="Arial"/>
                <w:sz w:val="20"/>
                <w:szCs w:val="20"/>
              </w:rPr>
              <w:t>C.ПП-10.03-001</w:t>
            </w:r>
          </w:p>
        </w:tc>
        <w:tc>
          <w:tcPr>
            <w:tcW w:w="2213" w:type="pct"/>
            <w:shd w:val="clear" w:color="auto" w:fill="auto"/>
          </w:tcPr>
          <w:p w14:paraId="43BBD045" w14:textId="7E9DAEF0" w:rsidR="00680004" w:rsidRPr="003A6D12" w:rsidRDefault="00680004" w:rsidP="00680004">
            <w:pPr>
              <w:rPr>
                <w:rFonts w:ascii="Arial" w:hAnsi="Arial" w:cs="Arial"/>
                <w:sz w:val="20"/>
                <w:szCs w:val="20"/>
              </w:rPr>
            </w:pPr>
            <w:r w:rsidRPr="003A6D12">
              <w:rPr>
                <w:rFonts w:ascii="Arial" w:hAnsi="Arial" w:cs="Arial"/>
                <w:sz w:val="20"/>
                <w:szCs w:val="20"/>
              </w:rPr>
              <w:t>Согласование с Руководителем планировщика цен изменения ответственного закупщика в ОЗМ</w:t>
            </w:r>
          </w:p>
        </w:tc>
      </w:tr>
      <w:tr w:rsidR="00680004" w:rsidRPr="00337B7F" w14:paraId="6810F37E" w14:textId="77777777" w:rsidTr="00291453">
        <w:trPr>
          <w:cantSplit/>
        </w:trPr>
        <w:tc>
          <w:tcPr>
            <w:tcW w:w="1211" w:type="pct"/>
            <w:shd w:val="clear" w:color="auto" w:fill="auto"/>
          </w:tcPr>
          <w:p w14:paraId="6B3270E8" w14:textId="024D230E" w:rsidR="00680004" w:rsidRPr="003A6D12" w:rsidRDefault="00680004" w:rsidP="00680004">
            <w:pPr>
              <w:rPr>
                <w:rFonts w:ascii="Arial" w:hAnsi="Arial" w:cs="Arial"/>
                <w:sz w:val="20"/>
                <w:szCs w:val="20"/>
              </w:rPr>
            </w:pPr>
            <w:r w:rsidRPr="003A6D12">
              <w:rPr>
                <w:rFonts w:ascii="Arial" w:hAnsi="Arial" w:cs="Arial"/>
                <w:sz w:val="20"/>
                <w:szCs w:val="20"/>
              </w:rPr>
              <w:t>ПП-10.03.01.01.070</w:t>
            </w:r>
          </w:p>
        </w:tc>
        <w:tc>
          <w:tcPr>
            <w:tcW w:w="1576" w:type="pct"/>
            <w:shd w:val="clear" w:color="auto" w:fill="auto"/>
          </w:tcPr>
          <w:p w14:paraId="09226CC5" w14:textId="644678EC" w:rsidR="00680004" w:rsidRPr="003A6D12" w:rsidRDefault="00680004" w:rsidP="00680004">
            <w:pPr>
              <w:jc w:val="center"/>
              <w:rPr>
                <w:rFonts w:ascii="Arial" w:hAnsi="Arial" w:cs="Arial"/>
                <w:sz w:val="20"/>
                <w:szCs w:val="20"/>
              </w:rPr>
            </w:pPr>
            <w:r w:rsidRPr="00CF14FE">
              <w:rPr>
                <w:rFonts w:ascii="Arial" w:hAnsi="Arial" w:cs="Arial"/>
                <w:sz w:val="20"/>
                <w:szCs w:val="20"/>
              </w:rPr>
              <w:t>C.ПП-10.03-002</w:t>
            </w:r>
          </w:p>
        </w:tc>
        <w:tc>
          <w:tcPr>
            <w:tcW w:w="2213" w:type="pct"/>
            <w:shd w:val="clear" w:color="auto" w:fill="auto"/>
          </w:tcPr>
          <w:p w14:paraId="08B3780B" w14:textId="7E99CF59" w:rsidR="00680004" w:rsidRPr="003A6D12" w:rsidRDefault="00680004" w:rsidP="00680004">
            <w:pPr>
              <w:rPr>
                <w:rFonts w:ascii="Arial" w:hAnsi="Arial" w:cs="Arial"/>
                <w:sz w:val="20"/>
                <w:szCs w:val="20"/>
              </w:rPr>
            </w:pPr>
            <w:r w:rsidRPr="003A6D12">
              <w:rPr>
                <w:rFonts w:ascii="Arial" w:hAnsi="Arial" w:cs="Arial"/>
                <w:sz w:val="20"/>
                <w:szCs w:val="20"/>
              </w:rPr>
              <w:t>Формирование отчета Анализ закупочных цен, утверждение плановой цены</w:t>
            </w:r>
          </w:p>
        </w:tc>
      </w:tr>
      <w:tr w:rsidR="00680004" w:rsidRPr="00337B7F" w14:paraId="5DE7D872" w14:textId="77777777" w:rsidTr="00291453">
        <w:trPr>
          <w:cantSplit/>
        </w:trPr>
        <w:tc>
          <w:tcPr>
            <w:tcW w:w="1211" w:type="pct"/>
            <w:shd w:val="clear" w:color="auto" w:fill="auto"/>
          </w:tcPr>
          <w:p w14:paraId="6D5A1D22" w14:textId="6DB48376" w:rsidR="00680004" w:rsidRPr="003A6D12" w:rsidRDefault="00680004" w:rsidP="00680004">
            <w:pPr>
              <w:rPr>
                <w:rFonts w:ascii="Arial" w:hAnsi="Arial" w:cs="Arial"/>
                <w:sz w:val="20"/>
                <w:szCs w:val="20"/>
              </w:rPr>
            </w:pPr>
            <w:r w:rsidRPr="00690AAF">
              <w:rPr>
                <w:rFonts w:ascii="Arial" w:hAnsi="Arial" w:cs="Arial"/>
                <w:sz w:val="20"/>
                <w:szCs w:val="20"/>
              </w:rPr>
              <w:t>ПП-10.03.02.010</w:t>
            </w:r>
          </w:p>
        </w:tc>
        <w:tc>
          <w:tcPr>
            <w:tcW w:w="1576" w:type="pct"/>
            <w:shd w:val="clear" w:color="auto" w:fill="auto"/>
          </w:tcPr>
          <w:p w14:paraId="351CA4ED" w14:textId="41244911" w:rsidR="00680004" w:rsidRPr="00EC590A" w:rsidRDefault="00680004" w:rsidP="00680004">
            <w:pPr>
              <w:jc w:val="center"/>
              <w:rPr>
                <w:rFonts w:ascii="Arial" w:hAnsi="Arial" w:cs="Arial"/>
                <w:sz w:val="20"/>
                <w:szCs w:val="20"/>
                <w:lang w:val="en-US"/>
              </w:rPr>
            </w:pPr>
            <w:r>
              <w:t xml:space="preserve"> </w:t>
            </w:r>
            <w:r w:rsidRPr="00CF14FE">
              <w:rPr>
                <w:rFonts w:ascii="Arial" w:hAnsi="Arial" w:cs="Arial"/>
                <w:sz w:val="20"/>
                <w:szCs w:val="20"/>
              </w:rPr>
              <w:t>C.ПП-10.03-003</w:t>
            </w:r>
          </w:p>
        </w:tc>
        <w:tc>
          <w:tcPr>
            <w:tcW w:w="2213" w:type="pct"/>
            <w:shd w:val="clear" w:color="auto" w:fill="auto"/>
          </w:tcPr>
          <w:p w14:paraId="26EFF071" w14:textId="2813ED1D" w:rsidR="00680004" w:rsidRPr="003A6D12" w:rsidRDefault="00680004" w:rsidP="00680004">
            <w:pPr>
              <w:rPr>
                <w:rFonts w:ascii="Arial" w:hAnsi="Arial" w:cs="Arial"/>
                <w:sz w:val="20"/>
                <w:szCs w:val="20"/>
              </w:rPr>
            </w:pPr>
            <w:r w:rsidRPr="00690AAF">
              <w:rPr>
                <w:rFonts w:ascii="Arial" w:hAnsi="Arial" w:cs="Arial"/>
                <w:sz w:val="20"/>
                <w:szCs w:val="20"/>
              </w:rPr>
              <w:t>Создание заявки на списание МТР/закупку услуг</w:t>
            </w:r>
          </w:p>
        </w:tc>
      </w:tr>
      <w:tr w:rsidR="00680004" w:rsidRPr="00337B7F" w14:paraId="584DF623" w14:textId="77777777" w:rsidTr="00291453">
        <w:trPr>
          <w:cantSplit/>
        </w:trPr>
        <w:tc>
          <w:tcPr>
            <w:tcW w:w="1211" w:type="pct"/>
            <w:shd w:val="clear" w:color="auto" w:fill="auto"/>
          </w:tcPr>
          <w:p w14:paraId="22676C80" w14:textId="1F7C4682" w:rsidR="00680004" w:rsidRPr="003A6D12" w:rsidRDefault="00680004" w:rsidP="00680004">
            <w:pPr>
              <w:rPr>
                <w:rFonts w:ascii="Arial" w:hAnsi="Arial" w:cs="Arial"/>
                <w:sz w:val="20"/>
                <w:szCs w:val="20"/>
              </w:rPr>
            </w:pPr>
            <w:r w:rsidRPr="003A6D12">
              <w:rPr>
                <w:rFonts w:ascii="Arial" w:hAnsi="Arial" w:cs="Arial"/>
                <w:sz w:val="20"/>
                <w:szCs w:val="20"/>
              </w:rPr>
              <w:t>ПП-03.02.02.020</w:t>
            </w:r>
          </w:p>
        </w:tc>
        <w:tc>
          <w:tcPr>
            <w:tcW w:w="1576" w:type="pct"/>
            <w:shd w:val="clear" w:color="auto" w:fill="auto"/>
          </w:tcPr>
          <w:p w14:paraId="74BA313B" w14:textId="04141FD6" w:rsidR="00680004" w:rsidRPr="003A6D12" w:rsidRDefault="00680004" w:rsidP="00680004">
            <w:pPr>
              <w:jc w:val="center"/>
              <w:rPr>
                <w:rFonts w:ascii="Arial" w:hAnsi="Arial" w:cs="Arial"/>
                <w:sz w:val="20"/>
                <w:szCs w:val="20"/>
              </w:rPr>
            </w:pPr>
            <w:r w:rsidRPr="00CF14FE">
              <w:rPr>
                <w:rFonts w:ascii="Arial" w:hAnsi="Arial" w:cs="Arial"/>
                <w:sz w:val="20"/>
                <w:szCs w:val="20"/>
              </w:rPr>
              <w:t>C.ПП-10.03-004</w:t>
            </w:r>
          </w:p>
        </w:tc>
        <w:tc>
          <w:tcPr>
            <w:tcW w:w="2213" w:type="pct"/>
            <w:shd w:val="clear" w:color="auto" w:fill="auto"/>
          </w:tcPr>
          <w:p w14:paraId="25FF9042" w14:textId="4EB6647B" w:rsidR="00680004" w:rsidRPr="003A6D12" w:rsidRDefault="00680004" w:rsidP="00680004">
            <w:pPr>
              <w:rPr>
                <w:rFonts w:ascii="Arial" w:hAnsi="Arial" w:cs="Arial"/>
                <w:sz w:val="20"/>
                <w:szCs w:val="20"/>
              </w:rPr>
            </w:pPr>
            <w:r w:rsidRPr="003A6D12">
              <w:rPr>
                <w:rFonts w:ascii="Arial" w:hAnsi="Arial" w:cs="Arial"/>
                <w:sz w:val="20"/>
                <w:szCs w:val="20"/>
              </w:rPr>
              <w:t>Согласование заявки на списание МТР, заявки на закупку работ, услуг</w:t>
            </w:r>
          </w:p>
        </w:tc>
      </w:tr>
      <w:tr w:rsidR="00680004" w:rsidRPr="00CC58AA" w14:paraId="2BB2D4BA" w14:textId="77777777" w:rsidTr="00291453">
        <w:trPr>
          <w:cantSplit/>
        </w:trPr>
        <w:tc>
          <w:tcPr>
            <w:tcW w:w="1211" w:type="pct"/>
            <w:shd w:val="clear" w:color="auto" w:fill="auto"/>
          </w:tcPr>
          <w:p w14:paraId="41E88577" w14:textId="4639AA4F" w:rsidR="00680004" w:rsidRPr="003A6D12" w:rsidRDefault="00680004" w:rsidP="00680004">
            <w:pPr>
              <w:rPr>
                <w:rFonts w:ascii="Arial" w:hAnsi="Arial" w:cs="Arial"/>
                <w:sz w:val="20"/>
                <w:szCs w:val="20"/>
              </w:rPr>
            </w:pPr>
            <w:r w:rsidRPr="003A6D12">
              <w:rPr>
                <w:rFonts w:ascii="Arial" w:hAnsi="Arial" w:cs="Arial"/>
                <w:sz w:val="20"/>
                <w:szCs w:val="20"/>
              </w:rPr>
              <w:t>ПП-10.03.02.040</w:t>
            </w:r>
          </w:p>
        </w:tc>
        <w:tc>
          <w:tcPr>
            <w:tcW w:w="1576" w:type="pct"/>
            <w:shd w:val="clear" w:color="auto" w:fill="auto"/>
          </w:tcPr>
          <w:p w14:paraId="1054FD86" w14:textId="60E19F86" w:rsidR="00680004" w:rsidRPr="003A6D12" w:rsidRDefault="00680004" w:rsidP="00680004">
            <w:pPr>
              <w:jc w:val="center"/>
              <w:rPr>
                <w:rFonts w:ascii="Arial" w:hAnsi="Arial" w:cs="Arial"/>
                <w:sz w:val="20"/>
                <w:szCs w:val="20"/>
              </w:rPr>
            </w:pPr>
            <w:r w:rsidRPr="00CF14FE">
              <w:rPr>
                <w:rFonts w:ascii="Arial" w:hAnsi="Arial" w:cs="Arial"/>
                <w:sz w:val="20"/>
                <w:szCs w:val="20"/>
              </w:rPr>
              <w:t>C.ПП-10.03-005</w:t>
            </w:r>
            <w:r w:rsidRPr="00CF14FE" w:rsidDel="00CF14FE">
              <w:rPr>
                <w:rFonts w:ascii="Arial" w:hAnsi="Arial" w:cs="Arial"/>
                <w:sz w:val="20"/>
                <w:szCs w:val="20"/>
              </w:rPr>
              <w:t xml:space="preserve"> </w:t>
            </w:r>
          </w:p>
        </w:tc>
        <w:tc>
          <w:tcPr>
            <w:tcW w:w="2213" w:type="pct"/>
            <w:shd w:val="clear" w:color="auto" w:fill="auto"/>
          </w:tcPr>
          <w:p w14:paraId="278EC89C" w14:textId="4AB1CDFE" w:rsidR="00680004" w:rsidRPr="003A6D12" w:rsidRDefault="00680004" w:rsidP="00680004">
            <w:pPr>
              <w:rPr>
                <w:rFonts w:ascii="Arial" w:hAnsi="Arial" w:cs="Arial"/>
                <w:sz w:val="20"/>
                <w:szCs w:val="20"/>
              </w:rPr>
            </w:pPr>
            <w:r w:rsidRPr="00CF14FE">
              <w:rPr>
                <w:rFonts w:ascii="Arial" w:hAnsi="Arial" w:cs="Arial"/>
                <w:sz w:val="20"/>
                <w:szCs w:val="20"/>
              </w:rPr>
              <w:t>Проверки при создании запроса на корректировку потребности</w:t>
            </w:r>
            <w:r w:rsidRPr="00CF14FE" w:rsidDel="00CF14FE">
              <w:rPr>
                <w:rFonts w:ascii="Arial" w:hAnsi="Arial" w:cs="Arial"/>
                <w:sz w:val="20"/>
                <w:szCs w:val="20"/>
              </w:rPr>
              <w:t xml:space="preserve"> </w:t>
            </w:r>
          </w:p>
        </w:tc>
      </w:tr>
      <w:tr w:rsidR="00680004" w:rsidRPr="00337B7F" w14:paraId="5CC724C1" w14:textId="77777777" w:rsidTr="00291453">
        <w:trPr>
          <w:cantSplit/>
        </w:trPr>
        <w:tc>
          <w:tcPr>
            <w:tcW w:w="1211" w:type="pct"/>
            <w:shd w:val="clear" w:color="auto" w:fill="auto"/>
          </w:tcPr>
          <w:p w14:paraId="0697A510" w14:textId="22385BD9" w:rsidR="00680004" w:rsidRPr="003A6D12" w:rsidRDefault="00680004" w:rsidP="00680004">
            <w:pPr>
              <w:autoSpaceDE w:val="0"/>
              <w:autoSpaceDN w:val="0"/>
              <w:adjustRightInd w:val="0"/>
              <w:rPr>
                <w:rFonts w:ascii="Arial" w:hAnsi="Arial" w:cs="Arial"/>
                <w:sz w:val="20"/>
                <w:szCs w:val="20"/>
              </w:rPr>
            </w:pPr>
            <w:r w:rsidRPr="003A6D12">
              <w:rPr>
                <w:rFonts w:ascii="Arial" w:hAnsi="Arial" w:cs="Arial"/>
                <w:sz w:val="20"/>
                <w:szCs w:val="20"/>
              </w:rPr>
              <w:t xml:space="preserve">ПП-10.03.03.030 </w:t>
            </w:r>
          </w:p>
        </w:tc>
        <w:tc>
          <w:tcPr>
            <w:tcW w:w="1576" w:type="pct"/>
            <w:shd w:val="clear" w:color="auto" w:fill="auto"/>
          </w:tcPr>
          <w:p w14:paraId="02A400DA" w14:textId="67284DC0" w:rsidR="00680004" w:rsidRPr="003A6D12" w:rsidRDefault="00680004" w:rsidP="00680004">
            <w:pPr>
              <w:jc w:val="center"/>
              <w:rPr>
                <w:rFonts w:ascii="Arial" w:hAnsi="Arial" w:cs="Arial"/>
                <w:sz w:val="20"/>
                <w:szCs w:val="20"/>
              </w:rPr>
            </w:pPr>
            <w:r w:rsidRPr="00EE468E">
              <w:rPr>
                <w:rFonts w:ascii="Arial" w:hAnsi="Arial" w:cs="Arial"/>
                <w:sz w:val="20"/>
                <w:szCs w:val="20"/>
              </w:rPr>
              <w:t>C.ПП-10.03-008</w:t>
            </w:r>
          </w:p>
        </w:tc>
        <w:tc>
          <w:tcPr>
            <w:tcW w:w="2213" w:type="pct"/>
            <w:shd w:val="clear" w:color="auto" w:fill="auto"/>
          </w:tcPr>
          <w:p w14:paraId="68C15AD9" w14:textId="103BA841" w:rsidR="00680004" w:rsidRPr="003A6D12" w:rsidRDefault="00680004" w:rsidP="00680004">
            <w:pPr>
              <w:rPr>
                <w:rFonts w:ascii="Arial" w:hAnsi="Arial" w:cs="Arial"/>
                <w:sz w:val="20"/>
                <w:szCs w:val="20"/>
              </w:rPr>
            </w:pPr>
            <w:r w:rsidRPr="003A6D12">
              <w:rPr>
                <w:rFonts w:ascii="Arial" w:hAnsi="Arial" w:cs="Arial"/>
                <w:sz w:val="20"/>
                <w:szCs w:val="20"/>
              </w:rPr>
              <w:t>Выгрузка прочих потребностей в АСКБ</w:t>
            </w:r>
          </w:p>
        </w:tc>
      </w:tr>
      <w:tr w:rsidR="00680004" w:rsidRPr="00337B7F" w14:paraId="66F3C442" w14:textId="77777777" w:rsidTr="00291453">
        <w:trPr>
          <w:cantSplit/>
          <w:trHeight w:val="268"/>
        </w:trPr>
        <w:tc>
          <w:tcPr>
            <w:tcW w:w="1211" w:type="pct"/>
            <w:shd w:val="clear" w:color="auto" w:fill="auto"/>
          </w:tcPr>
          <w:p w14:paraId="5ED9DC80" w14:textId="5BB26F7F" w:rsidR="00680004" w:rsidRPr="003A6D12" w:rsidRDefault="00680004" w:rsidP="00680004">
            <w:pPr>
              <w:autoSpaceDE w:val="0"/>
              <w:autoSpaceDN w:val="0"/>
              <w:adjustRightInd w:val="0"/>
              <w:rPr>
                <w:rFonts w:ascii="Arial" w:hAnsi="Arial" w:cs="Arial"/>
                <w:sz w:val="20"/>
                <w:szCs w:val="20"/>
              </w:rPr>
            </w:pPr>
            <w:r w:rsidRPr="003A6D12">
              <w:rPr>
                <w:rFonts w:ascii="Arial" w:hAnsi="Arial" w:cs="Arial"/>
                <w:sz w:val="20"/>
                <w:szCs w:val="20"/>
              </w:rPr>
              <w:t xml:space="preserve">ПП-10.03.03.020  </w:t>
            </w:r>
          </w:p>
        </w:tc>
        <w:tc>
          <w:tcPr>
            <w:tcW w:w="1576" w:type="pct"/>
            <w:shd w:val="clear" w:color="auto" w:fill="auto"/>
          </w:tcPr>
          <w:p w14:paraId="66ECF2EA" w14:textId="676C4994" w:rsidR="00680004" w:rsidRPr="003A6D12" w:rsidRDefault="00680004" w:rsidP="00680004">
            <w:pPr>
              <w:jc w:val="center"/>
              <w:rPr>
                <w:rFonts w:ascii="Arial" w:hAnsi="Arial" w:cs="Arial"/>
                <w:sz w:val="20"/>
                <w:szCs w:val="20"/>
              </w:rPr>
            </w:pPr>
            <w:r w:rsidRPr="00EE468E">
              <w:rPr>
                <w:rFonts w:ascii="Arial" w:hAnsi="Arial" w:cs="Arial"/>
                <w:sz w:val="20"/>
                <w:szCs w:val="20"/>
              </w:rPr>
              <w:t>C.ПП-10.03-008</w:t>
            </w:r>
            <w:r w:rsidRPr="00EE468E" w:rsidDel="00EE468E">
              <w:rPr>
                <w:rFonts w:ascii="Arial" w:hAnsi="Arial" w:cs="Arial"/>
                <w:sz w:val="20"/>
                <w:szCs w:val="20"/>
              </w:rPr>
              <w:t xml:space="preserve"> </w:t>
            </w:r>
          </w:p>
        </w:tc>
        <w:tc>
          <w:tcPr>
            <w:tcW w:w="2213" w:type="pct"/>
            <w:shd w:val="clear" w:color="auto" w:fill="auto"/>
          </w:tcPr>
          <w:p w14:paraId="2B2FE1BC" w14:textId="404FA8EE" w:rsidR="00680004" w:rsidRPr="003A6D12" w:rsidRDefault="00680004" w:rsidP="00680004">
            <w:pPr>
              <w:rPr>
                <w:rFonts w:ascii="Arial" w:hAnsi="Arial" w:cs="Arial"/>
                <w:sz w:val="20"/>
                <w:szCs w:val="20"/>
              </w:rPr>
            </w:pPr>
            <w:r w:rsidRPr="003A6D12">
              <w:rPr>
                <w:rFonts w:ascii="Arial" w:hAnsi="Arial" w:cs="Arial"/>
                <w:sz w:val="20"/>
                <w:szCs w:val="20"/>
              </w:rPr>
              <w:t>Выгрузка плановых цен в АСКБ</w:t>
            </w:r>
          </w:p>
        </w:tc>
      </w:tr>
      <w:tr w:rsidR="00680004" w:rsidRPr="00337B7F" w14:paraId="622651CE" w14:textId="77777777" w:rsidTr="00291453">
        <w:trPr>
          <w:cantSplit/>
        </w:trPr>
        <w:tc>
          <w:tcPr>
            <w:tcW w:w="1211" w:type="pct"/>
            <w:shd w:val="clear" w:color="auto" w:fill="auto"/>
          </w:tcPr>
          <w:p w14:paraId="30BD0573" w14:textId="4B107718" w:rsidR="00680004" w:rsidRPr="003A6D12" w:rsidRDefault="00680004" w:rsidP="00680004">
            <w:pPr>
              <w:rPr>
                <w:rFonts w:ascii="Arial" w:hAnsi="Arial" w:cs="Arial"/>
                <w:sz w:val="20"/>
                <w:szCs w:val="20"/>
              </w:rPr>
            </w:pPr>
            <w:r w:rsidRPr="003A6D12">
              <w:rPr>
                <w:rFonts w:ascii="Arial" w:hAnsi="Arial" w:cs="Arial"/>
                <w:sz w:val="20"/>
                <w:szCs w:val="20"/>
              </w:rPr>
              <w:t xml:space="preserve">ПП-10.03.03.040 </w:t>
            </w:r>
          </w:p>
        </w:tc>
        <w:tc>
          <w:tcPr>
            <w:tcW w:w="1576" w:type="pct"/>
            <w:shd w:val="clear" w:color="auto" w:fill="auto"/>
          </w:tcPr>
          <w:p w14:paraId="5E86CEB6" w14:textId="51B5BC3E" w:rsidR="00680004" w:rsidRPr="003A6D12" w:rsidRDefault="00680004" w:rsidP="00680004">
            <w:pPr>
              <w:jc w:val="center"/>
              <w:rPr>
                <w:rFonts w:ascii="Arial" w:hAnsi="Arial" w:cs="Arial"/>
                <w:sz w:val="20"/>
                <w:szCs w:val="20"/>
              </w:rPr>
            </w:pPr>
            <w:r w:rsidRPr="00EE468E">
              <w:rPr>
                <w:rFonts w:ascii="Arial" w:hAnsi="Arial" w:cs="Arial"/>
                <w:sz w:val="20"/>
                <w:szCs w:val="20"/>
              </w:rPr>
              <w:t>C.ПП-10.03-008</w:t>
            </w:r>
            <w:r w:rsidRPr="00EE468E" w:rsidDel="00EE468E">
              <w:rPr>
                <w:rFonts w:ascii="Arial" w:hAnsi="Arial" w:cs="Arial"/>
                <w:sz w:val="20"/>
                <w:szCs w:val="20"/>
              </w:rPr>
              <w:t xml:space="preserve"> </w:t>
            </w:r>
          </w:p>
        </w:tc>
        <w:tc>
          <w:tcPr>
            <w:tcW w:w="2213" w:type="pct"/>
            <w:shd w:val="clear" w:color="auto" w:fill="auto"/>
          </w:tcPr>
          <w:p w14:paraId="74B51653" w14:textId="44037F46" w:rsidR="00680004" w:rsidRPr="003A6D12" w:rsidRDefault="00680004" w:rsidP="00680004">
            <w:pPr>
              <w:rPr>
                <w:rFonts w:ascii="Arial" w:hAnsi="Arial" w:cs="Arial"/>
                <w:sz w:val="20"/>
                <w:szCs w:val="20"/>
              </w:rPr>
            </w:pPr>
            <w:r w:rsidRPr="003A6D12">
              <w:rPr>
                <w:rFonts w:ascii="Arial" w:hAnsi="Arial" w:cs="Arial"/>
                <w:sz w:val="20"/>
                <w:szCs w:val="20"/>
              </w:rPr>
              <w:t>Выгрузка плана закупок по МТР, работам, услуга с длительным горизонтом планирования</w:t>
            </w:r>
          </w:p>
        </w:tc>
      </w:tr>
      <w:tr w:rsidR="00680004" w:rsidRPr="00337B7F" w14:paraId="22BCA4E6" w14:textId="77777777" w:rsidTr="00291453">
        <w:trPr>
          <w:cantSplit/>
        </w:trPr>
        <w:tc>
          <w:tcPr>
            <w:tcW w:w="1211" w:type="pct"/>
            <w:shd w:val="clear" w:color="auto" w:fill="auto"/>
          </w:tcPr>
          <w:p w14:paraId="2BE54017" w14:textId="548B7D3F" w:rsidR="00680004" w:rsidRPr="003A6D12" w:rsidRDefault="00917798" w:rsidP="00680004">
            <w:pPr>
              <w:rPr>
                <w:rFonts w:ascii="Arial" w:hAnsi="Arial" w:cs="Arial"/>
                <w:sz w:val="20"/>
                <w:szCs w:val="20"/>
              </w:rPr>
            </w:pPr>
            <w:r>
              <w:rPr>
                <w:rFonts w:ascii="Arial" w:hAnsi="Arial" w:cs="Arial"/>
                <w:sz w:val="20"/>
                <w:szCs w:val="20"/>
              </w:rPr>
              <w:t>ПП-10.03.02</w:t>
            </w:r>
          </w:p>
        </w:tc>
        <w:tc>
          <w:tcPr>
            <w:tcW w:w="1576" w:type="pct"/>
            <w:shd w:val="clear" w:color="auto" w:fill="auto"/>
          </w:tcPr>
          <w:p w14:paraId="14D88BAC" w14:textId="27C650AC" w:rsidR="00680004" w:rsidRDefault="00680004" w:rsidP="00680004">
            <w:pPr>
              <w:jc w:val="center"/>
              <w:rPr>
                <w:rFonts w:ascii="Arial" w:hAnsi="Arial" w:cs="Arial"/>
                <w:sz w:val="20"/>
                <w:szCs w:val="20"/>
              </w:rPr>
            </w:pPr>
            <w:r w:rsidRPr="00EE468E">
              <w:rPr>
                <w:rFonts w:ascii="Arial" w:hAnsi="Arial" w:cs="Arial"/>
                <w:sz w:val="20"/>
                <w:szCs w:val="20"/>
              </w:rPr>
              <w:t>C.ПП-10.03-013</w:t>
            </w:r>
          </w:p>
        </w:tc>
        <w:tc>
          <w:tcPr>
            <w:tcW w:w="2213" w:type="pct"/>
            <w:shd w:val="clear" w:color="auto" w:fill="auto"/>
          </w:tcPr>
          <w:p w14:paraId="52730CBE" w14:textId="05252EAB" w:rsidR="00680004" w:rsidRPr="003A6D12" w:rsidRDefault="00680004" w:rsidP="00680004">
            <w:pPr>
              <w:rPr>
                <w:rFonts w:ascii="Arial" w:hAnsi="Arial" w:cs="Arial"/>
                <w:sz w:val="20"/>
                <w:szCs w:val="20"/>
              </w:rPr>
            </w:pPr>
            <w:r w:rsidRPr="00EE468E">
              <w:rPr>
                <w:rFonts w:ascii="Arial" w:hAnsi="Arial" w:cs="Arial"/>
                <w:sz w:val="20"/>
                <w:szCs w:val="20"/>
              </w:rPr>
              <w:t>Согласование запроса на корректировку заявки на закупку</w:t>
            </w:r>
          </w:p>
        </w:tc>
      </w:tr>
      <w:tr w:rsidR="00680004" w:rsidRPr="00337B7F" w14:paraId="5A853F69" w14:textId="77777777" w:rsidTr="00291453">
        <w:trPr>
          <w:cantSplit/>
        </w:trPr>
        <w:tc>
          <w:tcPr>
            <w:tcW w:w="1211" w:type="pct"/>
            <w:shd w:val="clear" w:color="auto" w:fill="auto"/>
          </w:tcPr>
          <w:p w14:paraId="259552BB" w14:textId="0609E507" w:rsidR="00680004" w:rsidRDefault="00917798" w:rsidP="00680004">
            <w:pPr>
              <w:rPr>
                <w:rFonts w:ascii="Arial" w:hAnsi="Arial" w:cs="Arial"/>
                <w:sz w:val="20"/>
                <w:szCs w:val="20"/>
              </w:rPr>
            </w:pPr>
            <w:r w:rsidRPr="00690AAF">
              <w:rPr>
                <w:rFonts w:ascii="Arial" w:hAnsi="Arial" w:cs="Arial"/>
                <w:sz w:val="20"/>
                <w:szCs w:val="20"/>
              </w:rPr>
              <w:t>ПП-10.03.02.010</w:t>
            </w:r>
          </w:p>
        </w:tc>
        <w:tc>
          <w:tcPr>
            <w:tcW w:w="1576" w:type="pct"/>
            <w:shd w:val="clear" w:color="auto" w:fill="auto"/>
          </w:tcPr>
          <w:p w14:paraId="6C9393E4" w14:textId="773887DF" w:rsidR="00680004" w:rsidRPr="00EE468E" w:rsidRDefault="00680004" w:rsidP="00680004">
            <w:pPr>
              <w:jc w:val="center"/>
              <w:rPr>
                <w:rFonts w:ascii="Arial" w:hAnsi="Arial" w:cs="Arial"/>
                <w:sz w:val="20"/>
                <w:szCs w:val="20"/>
              </w:rPr>
            </w:pPr>
            <w:r w:rsidRPr="00EE468E">
              <w:rPr>
                <w:rFonts w:ascii="Arial" w:hAnsi="Arial" w:cs="Arial"/>
                <w:sz w:val="20"/>
                <w:szCs w:val="20"/>
              </w:rPr>
              <w:t>C.ПП-10.03-007</w:t>
            </w:r>
          </w:p>
        </w:tc>
        <w:tc>
          <w:tcPr>
            <w:tcW w:w="2213" w:type="pct"/>
            <w:shd w:val="clear" w:color="auto" w:fill="auto"/>
          </w:tcPr>
          <w:p w14:paraId="749D885D" w14:textId="6EE0EDBA" w:rsidR="00680004" w:rsidRPr="00EE468E" w:rsidRDefault="00680004" w:rsidP="00680004">
            <w:pPr>
              <w:rPr>
                <w:rFonts w:ascii="Arial" w:hAnsi="Arial" w:cs="Arial"/>
                <w:sz w:val="20"/>
                <w:szCs w:val="20"/>
              </w:rPr>
            </w:pPr>
            <w:r w:rsidRPr="00EE468E">
              <w:rPr>
                <w:rFonts w:ascii="Arial" w:hAnsi="Arial" w:cs="Arial"/>
                <w:sz w:val="20"/>
                <w:szCs w:val="20"/>
              </w:rPr>
              <w:t xml:space="preserve">Загрузка из </w:t>
            </w:r>
            <w:proofErr w:type="spellStart"/>
            <w:r w:rsidRPr="00EE468E">
              <w:rPr>
                <w:rFonts w:ascii="Arial" w:hAnsi="Arial" w:cs="Arial"/>
                <w:sz w:val="20"/>
                <w:szCs w:val="20"/>
              </w:rPr>
              <w:t>Excel</w:t>
            </w:r>
            <w:proofErr w:type="spellEnd"/>
            <w:r w:rsidRPr="00EE468E">
              <w:rPr>
                <w:rFonts w:ascii="Arial" w:hAnsi="Arial" w:cs="Arial"/>
                <w:sz w:val="20"/>
                <w:szCs w:val="20"/>
              </w:rPr>
              <w:t xml:space="preserve"> заявок на закупку для </w:t>
            </w:r>
            <w:proofErr w:type="spellStart"/>
            <w:r w:rsidRPr="00EE468E">
              <w:rPr>
                <w:rFonts w:ascii="Arial" w:hAnsi="Arial" w:cs="Arial"/>
                <w:sz w:val="20"/>
                <w:szCs w:val="20"/>
              </w:rPr>
              <w:t>непилотных</w:t>
            </w:r>
            <w:proofErr w:type="spellEnd"/>
            <w:r w:rsidRPr="00EE468E">
              <w:rPr>
                <w:rFonts w:ascii="Arial" w:hAnsi="Arial" w:cs="Arial"/>
                <w:sz w:val="20"/>
                <w:szCs w:val="20"/>
              </w:rPr>
              <w:t xml:space="preserve"> БЕ</w:t>
            </w:r>
          </w:p>
        </w:tc>
      </w:tr>
      <w:tr w:rsidR="00680004" w:rsidRPr="00337B7F" w14:paraId="71D52512" w14:textId="77777777" w:rsidTr="00291453">
        <w:trPr>
          <w:cantSplit/>
        </w:trPr>
        <w:tc>
          <w:tcPr>
            <w:tcW w:w="1211" w:type="pct"/>
            <w:shd w:val="clear" w:color="auto" w:fill="auto"/>
          </w:tcPr>
          <w:p w14:paraId="1C352E79" w14:textId="0855C266" w:rsidR="00680004" w:rsidRDefault="00917798" w:rsidP="00680004">
            <w:pPr>
              <w:rPr>
                <w:rFonts w:ascii="Arial" w:hAnsi="Arial" w:cs="Arial"/>
                <w:sz w:val="20"/>
                <w:szCs w:val="20"/>
              </w:rPr>
            </w:pPr>
            <w:r>
              <w:rPr>
                <w:rFonts w:ascii="Arial" w:hAnsi="Arial" w:cs="Arial"/>
                <w:sz w:val="20"/>
                <w:szCs w:val="20"/>
              </w:rPr>
              <w:t>ПП-10.03.02.040</w:t>
            </w:r>
          </w:p>
        </w:tc>
        <w:tc>
          <w:tcPr>
            <w:tcW w:w="1576" w:type="pct"/>
            <w:shd w:val="clear" w:color="auto" w:fill="auto"/>
          </w:tcPr>
          <w:p w14:paraId="3F448D75" w14:textId="75EAECB6" w:rsidR="00680004" w:rsidRPr="00EE468E" w:rsidRDefault="00680004" w:rsidP="00680004">
            <w:pPr>
              <w:jc w:val="center"/>
              <w:rPr>
                <w:rFonts w:ascii="Arial" w:hAnsi="Arial" w:cs="Arial"/>
                <w:sz w:val="20"/>
                <w:szCs w:val="20"/>
              </w:rPr>
            </w:pPr>
            <w:r w:rsidRPr="00F07C8B">
              <w:rPr>
                <w:rFonts w:ascii="Arial" w:hAnsi="Arial" w:cs="Arial"/>
                <w:sz w:val="20"/>
                <w:szCs w:val="20"/>
              </w:rPr>
              <w:t>C.ПП-10.03-006</w:t>
            </w:r>
          </w:p>
        </w:tc>
        <w:tc>
          <w:tcPr>
            <w:tcW w:w="2213" w:type="pct"/>
            <w:shd w:val="clear" w:color="auto" w:fill="auto"/>
          </w:tcPr>
          <w:p w14:paraId="43F38F81" w14:textId="1A5BE6AC" w:rsidR="00680004" w:rsidRPr="00EE468E" w:rsidRDefault="00680004" w:rsidP="00680004">
            <w:pPr>
              <w:rPr>
                <w:rFonts w:ascii="Arial" w:hAnsi="Arial" w:cs="Arial"/>
                <w:sz w:val="20"/>
                <w:szCs w:val="20"/>
              </w:rPr>
            </w:pPr>
            <w:r w:rsidRPr="00F07C8B">
              <w:rPr>
                <w:rFonts w:ascii="Arial" w:hAnsi="Arial" w:cs="Arial"/>
                <w:sz w:val="20"/>
                <w:szCs w:val="20"/>
              </w:rPr>
              <w:t>Обработка запроса на корректировку потребности</w:t>
            </w:r>
          </w:p>
        </w:tc>
      </w:tr>
    </w:tbl>
    <w:p w14:paraId="3A71E291" w14:textId="77777777" w:rsidR="00D57069" w:rsidRPr="00B0081B" w:rsidRDefault="00D57069" w:rsidP="00D57069">
      <w:pPr>
        <w:keepNext/>
        <w:keepLines/>
        <w:spacing w:before="160" w:line="276" w:lineRule="auto"/>
        <w:outlineLvl w:val="2"/>
        <w:rPr>
          <w:rFonts w:ascii="Arial" w:hAnsi="Arial"/>
          <w:b/>
          <w:szCs w:val="24"/>
        </w:rPr>
      </w:pPr>
      <w:bookmarkStart w:id="812" w:name="_Toc527633257"/>
      <w:r w:rsidRPr="00337B7F">
        <w:rPr>
          <w:rFonts w:ascii="Arial" w:hAnsi="Arial"/>
          <w:b/>
          <w:szCs w:val="24"/>
        </w:rPr>
        <w:t xml:space="preserve">5.4.2 </w:t>
      </w:r>
      <w:r w:rsidRPr="00B0081B">
        <w:rPr>
          <w:rFonts w:ascii="Arial" w:hAnsi="Arial"/>
          <w:b/>
          <w:szCs w:val="24"/>
        </w:rPr>
        <w:t>Разделение полномочий</w:t>
      </w:r>
      <w:bookmarkEnd w:id="810"/>
      <w:bookmarkEnd w:id="811"/>
      <w:bookmarkEnd w:id="812"/>
    </w:p>
    <w:p w14:paraId="3E0DAA3F" w14:textId="77777777" w:rsidR="005475B8" w:rsidRPr="005475B8" w:rsidRDefault="005475B8" w:rsidP="005475B8">
      <w:pPr>
        <w:spacing w:after="240" w:line="276" w:lineRule="auto"/>
        <w:ind w:firstLine="567"/>
        <w:rPr>
          <w:rFonts w:ascii="Arial" w:hAnsi="Arial" w:cs="Arial"/>
        </w:rPr>
      </w:pPr>
      <w:r w:rsidRPr="005475B8">
        <w:rPr>
          <w:rFonts w:ascii="Arial" w:hAnsi="Arial" w:cs="Arial"/>
        </w:rPr>
        <w:t>В данном разделе описаны:</w:t>
      </w:r>
    </w:p>
    <w:p w14:paraId="2D48F6FF" w14:textId="77777777" w:rsidR="005475B8" w:rsidRPr="005475B8" w:rsidRDefault="005475B8" w:rsidP="005475B8">
      <w:pPr>
        <w:numPr>
          <w:ilvl w:val="0"/>
          <w:numId w:val="12"/>
        </w:numPr>
        <w:contextualSpacing/>
        <w:rPr>
          <w:rFonts w:ascii="Arial" w:hAnsi="Arial" w:cs="Arial"/>
        </w:rPr>
      </w:pPr>
      <w:r w:rsidRPr="005475B8">
        <w:rPr>
          <w:rFonts w:ascii="Arial" w:hAnsi="Arial" w:cs="Arial"/>
        </w:rPr>
        <w:lastRenderedPageBreak/>
        <w:t xml:space="preserve">Матрица конфликтов на уровне бизнес-функций. Данная матрица определяет конфликтующие совмещения бизнес-функций для рассматриваемых бизнес-процессов, включая кросс-функциональные. Следует отметить, что конфликт возникает при совмещении полномочий на две конфликтующие группы полномочий (например, полномочия на осуществление движения материалов и полномочия на ввод в систему результатов инвентаризации). Такие пересечения обозначены красной заливкой с буквой </w:t>
      </w:r>
      <w:r w:rsidRPr="005475B8">
        <w:rPr>
          <w:rFonts w:ascii="Arial" w:hAnsi="Arial" w:cs="Arial"/>
          <w:lang w:val="en-US"/>
        </w:rPr>
        <w:t>“</w:t>
      </w:r>
      <w:r w:rsidRPr="005475B8">
        <w:rPr>
          <w:rFonts w:ascii="Arial" w:hAnsi="Arial" w:cs="Arial"/>
        </w:rPr>
        <w:t>Т</w:t>
      </w:r>
      <w:r w:rsidRPr="005475B8">
        <w:rPr>
          <w:rFonts w:ascii="Arial" w:hAnsi="Arial" w:cs="Arial"/>
          <w:lang w:val="en-US"/>
        </w:rPr>
        <w:t>”</w:t>
      </w:r>
      <w:r w:rsidRPr="005475B8">
        <w:rPr>
          <w:rFonts w:ascii="Arial" w:hAnsi="Arial" w:cs="Arial"/>
        </w:rPr>
        <w:t>.</w:t>
      </w:r>
    </w:p>
    <w:p w14:paraId="633872BF" w14:textId="77777777" w:rsidR="005475B8" w:rsidRPr="005475B8" w:rsidRDefault="005475B8" w:rsidP="005475B8">
      <w:pPr>
        <w:ind w:left="1068"/>
        <w:contextualSpacing/>
        <w:rPr>
          <w:rFonts w:ascii="Arial" w:hAnsi="Arial" w:cs="Arial"/>
        </w:rPr>
      </w:pPr>
      <w:r w:rsidRPr="005475B8">
        <w:rPr>
          <w:rFonts w:ascii="Arial" w:hAnsi="Arial" w:cs="Arial"/>
        </w:rPr>
        <w:t>Данная матрица разработана с учетом описания ключевых задач рассматриваемых бизнес-процессов из состава Концептуального Дизайна (Таблица № КП1. Матрица конфликтующих бизнес-функций).</w:t>
      </w:r>
    </w:p>
    <w:p w14:paraId="0796E8A0" w14:textId="77777777" w:rsidR="005475B8" w:rsidRPr="005475B8" w:rsidRDefault="005475B8" w:rsidP="005475B8">
      <w:pPr>
        <w:ind w:left="1068"/>
        <w:rPr>
          <w:rFonts w:ascii="Arial" w:hAnsi="Arial" w:cs="Arial"/>
        </w:rPr>
      </w:pPr>
    </w:p>
    <w:p w14:paraId="4366F06E" w14:textId="77777777" w:rsidR="005475B8" w:rsidRPr="005475B8" w:rsidRDefault="005475B8" w:rsidP="005475B8">
      <w:pPr>
        <w:numPr>
          <w:ilvl w:val="0"/>
          <w:numId w:val="12"/>
        </w:numPr>
        <w:rPr>
          <w:rFonts w:ascii="Arial" w:hAnsi="Arial" w:cs="Arial"/>
        </w:rPr>
      </w:pPr>
      <w:r w:rsidRPr="005475B8">
        <w:rPr>
          <w:rFonts w:ascii="Arial" w:hAnsi="Arial" w:cs="Arial"/>
        </w:rPr>
        <w:t>Матрица конфликтов на уровне групп транзакций. Данная матрица определяет конфликтующие совмещения групп транзакций для описанных в Концептуальном дизайне бизнес-процессов, а также для других смежных с ними бизнес-процессов. Основой для разработки данной матрицы является перечень используемых транзакций, а также актуализированный список рисков конфликтов полномочий (Таблица № КП2. Матрица конфликтующих групп транзакций).</w:t>
      </w:r>
    </w:p>
    <w:p w14:paraId="5F228F8A" w14:textId="77777777" w:rsidR="005475B8" w:rsidRPr="005475B8" w:rsidRDefault="005475B8" w:rsidP="005475B8">
      <w:pPr>
        <w:ind w:left="1068"/>
        <w:rPr>
          <w:rFonts w:ascii="Arial" w:hAnsi="Arial" w:cs="Arial"/>
        </w:rPr>
      </w:pPr>
    </w:p>
    <w:p w14:paraId="4BE98A55" w14:textId="77777777" w:rsidR="005475B8" w:rsidRPr="005475B8" w:rsidRDefault="005475B8" w:rsidP="005475B8">
      <w:pPr>
        <w:numPr>
          <w:ilvl w:val="0"/>
          <w:numId w:val="12"/>
        </w:numPr>
        <w:rPr>
          <w:rFonts w:ascii="Arial" w:hAnsi="Arial" w:cs="Arial"/>
        </w:rPr>
      </w:pPr>
      <w:r w:rsidRPr="005475B8">
        <w:rPr>
          <w:rFonts w:ascii="Arial" w:hAnsi="Arial" w:cs="Arial"/>
        </w:rPr>
        <w:t xml:space="preserve">Матрица конфликтов на уровне ролей. Данная матрица определяет конфликтующие совмещения ролей в бизнес-процессах, описанных в Концептуальном дизайне, а также для других смежных с ними бизнес-процессов. Следует отметить, что конфликт возникает при совмещении ролей, содержащих в себе конфликтующие группы полномочий (например, Планировщик потребности БЕ ГОК имеет полномочия на ведение заявок на закупку, а Руководитель планировщика потребности БЕ ГОК имеет полномочия на утверждение заявок на закупку). Такие конфликтующие пересечения обозначены красной заливкой с буквой </w:t>
      </w:r>
      <w:r w:rsidRPr="005475B8">
        <w:rPr>
          <w:rFonts w:ascii="Arial" w:hAnsi="Arial" w:cs="Arial"/>
          <w:lang w:val="en-US"/>
        </w:rPr>
        <w:t>“</w:t>
      </w:r>
      <w:r w:rsidRPr="005475B8">
        <w:rPr>
          <w:rFonts w:ascii="Arial" w:hAnsi="Arial" w:cs="Arial"/>
        </w:rPr>
        <w:t>Т</w:t>
      </w:r>
      <w:r w:rsidRPr="005475B8">
        <w:rPr>
          <w:rFonts w:ascii="Arial" w:hAnsi="Arial" w:cs="Arial"/>
          <w:lang w:val="en-US"/>
        </w:rPr>
        <w:t>”</w:t>
      </w:r>
      <w:r w:rsidRPr="005475B8">
        <w:rPr>
          <w:rFonts w:ascii="Arial" w:hAnsi="Arial" w:cs="Arial"/>
        </w:rPr>
        <w:t>.</w:t>
      </w:r>
    </w:p>
    <w:p w14:paraId="596CB99E" w14:textId="77777777" w:rsidR="005475B8" w:rsidRPr="005475B8" w:rsidRDefault="005475B8" w:rsidP="005475B8">
      <w:pPr>
        <w:ind w:left="708"/>
        <w:rPr>
          <w:rFonts w:ascii="Arial" w:hAnsi="Arial" w:cs="Arial"/>
        </w:rPr>
      </w:pPr>
    </w:p>
    <w:p w14:paraId="3B19BAF7" w14:textId="77777777" w:rsidR="005475B8" w:rsidRPr="005475B8" w:rsidRDefault="005475B8" w:rsidP="005475B8">
      <w:pPr>
        <w:ind w:left="1068"/>
        <w:rPr>
          <w:rFonts w:ascii="Arial" w:hAnsi="Arial" w:cs="Arial"/>
        </w:rPr>
      </w:pPr>
      <w:r w:rsidRPr="005475B8">
        <w:rPr>
          <w:rFonts w:ascii="Arial" w:hAnsi="Arial" w:cs="Arial"/>
        </w:rPr>
        <w:t xml:space="preserve">Данная матрица разработана на основе реестра ролей и полномочий, описанного в Концептуальном дизайне и матрицы конфликтов на уровне групп транзакций (Таблица № КП3. Матрица конфликтующих ролей в бизнес-процессах). </w:t>
      </w:r>
    </w:p>
    <w:p w14:paraId="65266407" w14:textId="77777777" w:rsidR="005475B8" w:rsidRPr="005475B8" w:rsidRDefault="005475B8" w:rsidP="005475B8">
      <w:pPr>
        <w:ind w:left="1068"/>
        <w:rPr>
          <w:rFonts w:ascii="Arial" w:hAnsi="Arial" w:cs="Arial"/>
        </w:rPr>
      </w:pPr>
    </w:p>
    <w:p w14:paraId="0CD859A1" w14:textId="77777777" w:rsidR="005475B8" w:rsidRPr="005475B8" w:rsidRDefault="005475B8" w:rsidP="005475B8">
      <w:pPr>
        <w:spacing w:after="240" w:line="276" w:lineRule="auto"/>
        <w:ind w:firstLine="567"/>
        <w:rPr>
          <w:rFonts w:ascii="Arial" w:hAnsi="Arial" w:cs="Arial"/>
        </w:rPr>
      </w:pPr>
      <w:r w:rsidRPr="005475B8">
        <w:rPr>
          <w:rFonts w:ascii="Arial" w:hAnsi="Arial" w:cs="Arial"/>
        </w:rPr>
        <w:t>Детальное описание рисков пересечения полномочий приведено в Приложении №КП1. Матрица конфликтов полномочий</w:t>
      </w:r>
    </w:p>
    <w:p w14:paraId="62F33D58" w14:textId="77777777" w:rsidR="005475B8" w:rsidRPr="005475B8" w:rsidRDefault="005475B8" w:rsidP="005475B8">
      <w:pPr>
        <w:spacing w:after="240" w:line="276" w:lineRule="auto"/>
        <w:ind w:firstLine="567"/>
        <w:rPr>
          <w:rFonts w:ascii="Arial" w:hAnsi="Arial" w:cs="Arial"/>
        </w:rPr>
      </w:pPr>
      <w:r w:rsidRPr="005475B8">
        <w:rPr>
          <w:rFonts w:ascii="Arial" w:hAnsi="Arial" w:cs="Arial"/>
        </w:rPr>
        <w:t>В рамках проектирования процессов и Концептуального Дизайна выявлены и проанализированы конфликты полномочий с использованием разработанного инструментария, в том числе матриц конфликтов на уровне групп полномочий и на уровне ролей в бизнес-процессах.</w:t>
      </w:r>
    </w:p>
    <w:p w14:paraId="28853A3A" w14:textId="77777777" w:rsidR="005475B8" w:rsidRPr="005475B8" w:rsidRDefault="005475B8" w:rsidP="005475B8">
      <w:pPr>
        <w:spacing w:after="200" w:line="276" w:lineRule="auto"/>
        <w:jc w:val="right"/>
        <w:rPr>
          <w:rFonts w:ascii="Arial" w:hAnsi="Arial" w:cs="Arial"/>
          <w:b/>
        </w:rPr>
      </w:pPr>
      <w:r w:rsidRPr="005475B8">
        <w:rPr>
          <w:rFonts w:ascii="Arial" w:hAnsi="Arial" w:cs="Arial"/>
          <w:b/>
        </w:rPr>
        <w:br w:type="page"/>
      </w:r>
      <w:r w:rsidRPr="005475B8">
        <w:rPr>
          <w:rFonts w:ascii="Arial" w:hAnsi="Arial" w:cs="Arial"/>
          <w:b/>
        </w:rPr>
        <w:lastRenderedPageBreak/>
        <w:t>Таблица № КП1. Матрица конфликтующих бизнес-функций</w:t>
      </w:r>
    </w:p>
    <w:p w14:paraId="1A179412" w14:textId="4092FD2B" w:rsidR="005475B8" w:rsidRPr="005475B8" w:rsidRDefault="00AE21EC" w:rsidP="005475B8">
      <w:pPr>
        <w:spacing w:after="240" w:line="276" w:lineRule="auto"/>
        <w:jc w:val="right"/>
        <w:rPr>
          <w:rFonts w:ascii="Arial" w:hAnsi="Arial" w:cs="Arial"/>
          <w:b/>
        </w:rPr>
      </w:pPr>
      <w:r w:rsidRPr="00AE21EC">
        <w:rPr>
          <w:rFonts w:ascii="Arial" w:hAnsi="Arial" w:cs="Arial"/>
          <w:b/>
          <w:noProof/>
          <w:lang w:eastAsia="ru-RU"/>
        </w:rPr>
        <w:drawing>
          <wp:inline distT="0" distB="0" distL="0" distR="0" wp14:anchorId="555515FA" wp14:editId="54D6E3B2">
            <wp:extent cx="5259420" cy="29908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2129" cy="2992391"/>
                    </a:xfrm>
                    <a:prstGeom prst="rect">
                      <a:avLst/>
                    </a:prstGeom>
                    <a:noFill/>
                    <a:ln>
                      <a:noFill/>
                    </a:ln>
                  </pic:spPr>
                </pic:pic>
              </a:graphicData>
            </a:graphic>
          </wp:inline>
        </w:drawing>
      </w:r>
    </w:p>
    <w:p w14:paraId="2B29398E" w14:textId="77777777" w:rsidR="005475B8" w:rsidRPr="005475B8" w:rsidRDefault="005475B8" w:rsidP="005475B8">
      <w:pPr>
        <w:spacing w:after="240" w:line="276" w:lineRule="auto"/>
        <w:jc w:val="right"/>
        <w:rPr>
          <w:rFonts w:ascii="Arial" w:hAnsi="Arial" w:cs="Arial"/>
          <w:b/>
        </w:rPr>
      </w:pPr>
      <w:r w:rsidRPr="005475B8">
        <w:rPr>
          <w:rFonts w:ascii="Arial" w:hAnsi="Arial" w:cs="Arial"/>
          <w:b/>
        </w:rPr>
        <w:t>Таблица № КП2. Матрица конфликтующих групп транзакций</w:t>
      </w:r>
    </w:p>
    <w:p w14:paraId="6628C24D" w14:textId="27755DD1" w:rsidR="005475B8" w:rsidRPr="005475B8" w:rsidRDefault="00AE21EC" w:rsidP="00AE21EC">
      <w:pPr>
        <w:jc w:val="right"/>
        <w:rPr>
          <w:rFonts w:ascii="Arial" w:hAnsi="Arial" w:cs="Arial"/>
          <w:b/>
        </w:rPr>
      </w:pPr>
      <w:r w:rsidRPr="00AE21EC">
        <w:rPr>
          <w:rFonts w:ascii="Arial" w:hAnsi="Arial" w:cs="Arial"/>
          <w:b/>
          <w:noProof/>
          <w:lang w:eastAsia="ru-RU"/>
        </w:rPr>
        <w:drawing>
          <wp:inline distT="0" distB="0" distL="0" distR="0" wp14:anchorId="4FF84A5C" wp14:editId="5FCF1E9A">
            <wp:extent cx="5420065" cy="3228975"/>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4348" cy="3231527"/>
                    </a:xfrm>
                    <a:prstGeom prst="rect">
                      <a:avLst/>
                    </a:prstGeom>
                    <a:noFill/>
                    <a:ln>
                      <a:noFill/>
                    </a:ln>
                  </pic:spPr>
                </pic:pic>
              </a:graphicData>
            </a:graphic>
          </wp:inline>
        </w:drawing>
      </w:r>
    </w:p>
    <w:p w14:paraId="44B301ED" w14:textId="77777777" w:rsidR="005475B8" w:rsidRPr="005475B8" w:rsidRDefault="005475B8" w:rsidP="005475B8">
      <w:pPr>
        <w:spacing w:after="240" w:line="276" w:lineRule="auto"/>
        <w:jc w:val="right"/>
        <w:rPr>
          <w:rFonts w:ascii="Arial" w:hAnsi="Arial" w:cs="Arial"/>
          <w:b/>
        </w:rPr>
      </w:pPr>
    </w:p>
    <w:p w14:paraId="225DC7E7" w14:textId="77777777" w:rsidR="005475B8" w:rsidRPr="005475B8" w:rsidRDefault="005475B8" w:rsidP="005475B8">
      <w:pPr>
        <w:spacing w:after="240" w:line="276" w:lineRule="auto"/>
        <w:jc w:val="right"/>
        <w:rPr>
          <w:rFonts w:ascii="Arial" w:hAnsi="Arial" w:cs="Arial"/>
          <w:b/>
        </w:rPr>
      </w:pPr>
      <w:r w:rsidRPr="005475B8">
        <w:rPr>
          <w:rFonts w:ascii="Arial" w:hAnsi="Arial" w:cs="Arial"/>
          <w:b/>
        </w:rPr>
        <w:t>Таблица № КП3. Матрица конфликтующих ролей в бизнес-процессах</w:t>
      </w:r>
    </w:p>
    <w:p w14:paraId="54E3A027" w14:textId="77777777" w:rsidR="0092455A" w:rsidRDefault="0092455A" w:rsidP="005475B8">
      <w:pPr>
        <w:rPr>
          <w:ins w:id="813" w:author="Kislov Vladimir" w:date="2021-03-23T19:14:00Z"/>
        </w:rPr>
      </w:pPr>
    </w:p>
    <w:p w14:paraId="6A3E928D" w14:textId="77777777" w:rsidR="0092455A" w:rsidRDefault="0092455A" w:rsidP="005475B8">
      <w:pPr>
        <w:rPr>
          <w:ins w:id="814" w:author="Kislov Vladimir" w:date="2021-03-23T19:14:00Z"/>
        </w:rPr>
      </w:pPr>
    </w:p>
    <w:p w14:paraId="02CAA47D" w14:textId="4F740871" w:rsidR="005475B8" w:rsidRPr="005475B8" w:rsidRDefault="0092455A" w:rsidP="005475B8">
      <w:ins w:id="815" w:author="Kislov Vladimir" w:date="2021-03-23T19:14:00Z">
        <w:r>
          <w:lastRenderedPageBreak/>
          <w:t xml:space="preserve">                        </w:t>
        </w:r>
      </w:ins>
      <w:ins w:id="816" w:author="Лазарев Артем Андреевич (Подрядчик. ООО БерингПойнт)" w:date="2021-03-31T16:20:00Z">
        <w:r w:rsidR="00D66C40">
          <w:rPr>
            <w:noProof/>
            <w:lang w:eastAsia="ru-RU"/>
          </w:rPr>
          <w:drawing>
            <wp:inline distT="0" distB="0" distL="0" distR="0" wp14:anchorId="303F4F5F" wp14:editId="002C088B">
              <wp:extent cx="4841621" cy="29146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46431" cy="2917546"/>
                      </a:xfrm>
                      <a:prstGeom prst="rect">
                        <a:avLst/>
                      </a:prstGeom>
                    </pic:spPr>
                  </pic:pic>
                </a:graphicData>
              </a:graphic>
            </wp:inline>
          </w:drawing>
        </w:r>
      </w:ins>
      <w:del w:id="817" w:author="Лазарев Артем Андреевич (Подрядчик. ООО БерингПойнт)" w:date="2021-03-31T16:20:00Z">
        <w:r w:rsidR="00AE21EC" w:rsidDel="00D66C40">
          <w:rPr>
            <w:noProof/>
            <w:lang w:eastAsia="ru-RU"/>
          </w:rPr>
          <w:drawing>
            <wp:inline distT="0" distB="0" distL="0" distR="0" wp14:anchorId="4DEF8B28" wp14:editId="3174B96F">
              <wp:extent cx="5566410" cy="3370607"/>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69731" cy="3372618"/>
                      </a:xfrm>
                      <a:prstGeom prst="rect">
                        <a:avLst/>
                      </a:prstGeom>
                    </pic:spPr>
                  </pic:pic>
                </a:graphicData>
              </a:graphic>
            </wp:inline>
          </w:drawing>
        </w:r>
      </w:del>
    </w:p>
    <w:p w14:paraId="4A6F955E" w14:textId="3AAC5EA0" w:rsidR="00AB3D39" w:rsidRDefault="00AB3D39">
      <w:pPr>
        <w:spacing w:after="200" w:line="276" w:lineRule="auto"/>
        <w:jc w:val="left"/>
        <w:rPr>
          <w:rFonts w:ascii="Arial" w:eastAsiaTheme="majorEastAsia" w:hAnsi="Arial" w:cstheme="majorBidi"/>
          <w:b/>
          <w:caps/>
          <w:szCs w:val="26"/>
        </w:rPr>
      </w:pPr>
    </w:p>
    <w:p w14:paraId="35C21E7A" w14:textId="614BDAD1" w:rsidR="00022C33" w:rsidRPr="00BE014D" w:rsidRDefault="00022C33" w:rsidP="00022C33">
      <w:pPr>
        <w:pStyle w:val="22"/>
        <w:keepNext/>
        <w:keepLines/>
        <w:numPr>
          <w:ilvl w:val="1"/>
          <w:numId w:val="8"/>
        </w:numPr>
        <w:spacing w:before="160" w:after="120" w:line="276" w:lineRule="auto"/>
        <w:rPr>
          <w:rFonts w:eastAsiaTheme="majorEastAsia" w:cstheme="majorBidi"/>
          <w:bCs w:val="0"/>
          <w:iCs w:val="0"/>
          <w:szCs w:val="26"/>
        </w:rPr>
      </w:pPr>
      <w:bookmarkStart w:id="818" w:name="_Toc527633258"/>
      <w:r w:rsidRPr="00BE014D">
        <w:rPr>
          <w:rFonts w:eastAsiaTheme="majorEastAsia" w:cstheme="majorBidi"/>
          <w:bCs w:val="0"/>
          <w:iCs w:val="0"/>
          <w:szCs w:val="26"/>
        </w:rPr>
        <w:t>Интеграционные точки со смежными процессами</w:t>
      </w:r>
      <w:bookmarkEnd w:id="818"/>
    </w:p>
    <w:p w14:paraId="7317F44D" w14:textId="77777777" w:rsidR="00022C33" w:rsidRPr="00916FAB" w:rsidRDefault="00022C33" w:rsidP="00022C33">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5578C5">
        <w:rPr>
          <w:rFonts w:ascii="Arial" w:hAnsi="Arial" w:cs="Arial"/>
          <w:b/>
          <w:noProof/>
          <w:sz w:val="22"/>
        </w:rPr>
        <w:t>47</w:t>
      </w:r>
      <w:r w:rsidRPr="00916FAB">
        <w:rPr>
          <w:rFonts w:ascii="Arial" w:hAnsi="Arial" w:cs="Arial"/>
          <w:b/>
          <w:sz w:val="22"/>
        </w:rPr>
        <w:fldChar w:fldCharType="end"/>
      </w:r>
      <w:r w:rsidRPr="00916FAB">
        <w:rPr>
          <w:rFonts w:ascii="Arial" w:hAnsi="Arial" w:cs="Arial"/>
          <w:b/>
          <w:sz w:val="22"/>
        </w:rPr>
        <w:t xml:space="preserve">.Точки </w:t>
      </w:r>
      <w:proofErr w:type="spellStart"/>
      <w:r w:rsidRPr="00916FAB">
        <w:rPr>
          <w:rFonts w:ascii="Arial" w:hAnsi="Arial" w:cs="Arial"/>
          <w:b/>
          <w:sz w:val="22"/>
        </w:rPr>
        <w:t>межпроцессной</w:t>
      </w:r>
      <w:proofErr w:type="spellEnd"/>
      <w:r w:rsidRPr="00916FAB">
        <w:rPr>
          <w:rFonts w:ascii="Arial" w:hAnsi="Arial" w:cs="Arial"/>
          <w:b/>
          <w:sz w:val="22"/>
        </w:rPr>
        <w:t xml:space="preserve"> интеграции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73"/>
        <w:gridCol w:w="1329"/>
        <w:gridCol w:w="1785"/>
        <w:gridCol w:w="1166"/>
        <w:gridCol w:w="1533"/>
        <w:gridCol w:w="1272"/>
        <w:gridCol w:w="1718"/>
      </w:tblGrid>
      <w:tr w:rsidR="00AF077C" w:rsidRPr="00F94454" w14:paraId="6F9CA0EB" w14:textId="77777777" w:rsidTr="00551249">
        <w:trPr>
          <w:cantSplit/>
          <w:trHeight w:val="397"/>
          <w:tblHeader/>
        </w:trPr>
        <w:tc>
          <w:tcPr>
            <w:tcW w:w="675" w:type="pct"/>
            <w:shd w:val="clear" w:color="auto" w:fill="FFC000"/>
            <w:vAlign w:val="center"/>
          </w:tcPr>
          <w:p w14:paraId="790420D6" w14:textId="77777777" w:rsidR="00022C33" w:rsidRPr="00F94454" w:rsidRDefault="00022C33" w:rsidP="0043622A">
            <w:pPr>
              <w:jc w:val="center"/>
              <w:rPr>
                <w:rFonts w:ascii="Arial" w:hAnsi="Arial" w:cs="Arial"/>
                <w:b/>
                <w:sz w:val="20"/>
              </w:rPr>
            </w:pPr>
            <w:r w:rsidRPr="00BE014D">
              <w:rPr>
                <w:rFonts w:ascii="Arial" w:hAnsi="Arial" w:cs="Arial"/>
                <w:b/>
                <w:sz w:val="20"/>
                <w:szCs w:val="20"/>
                <w:lang w:eastAsia="ru-RU"/>
              </w:rPr>
              <w:t>Код БП получателя</w:t>
            </w:r>
          </w:p>
        </w:tc>
        <w:tc>
          <w:tcPr>
            <w:tcW w:w="653" w:type="pct"/>
            <w:shd w:val="clear" w:color="auto" w:fill="FFC000"/>
            <w:vAlign w:val="center"/>
          </w:tcPr>
          <w:p w14:paraId="2E6C9D1E" w14:textId="77777777" w:rsidR="00022C33" w:rsidRPr="00F94454" w:rsidRDefault="00022C33" w:rsidP="0043622A">
            <w:pPr>
              <w:jc w:val="center"/>
              <w:rPr>
                <w:rFonts w:ascii="Arial" w:hAnsi="Arial" w:cs="Arial"/>
                <w:b/>
                <w:sz w:val="20"/>
              </w:rPr>
            </w:pPr>
            <w:r w:rsidRPr="00BE014D">
              <w:rPr>
                <w:rFonts w:ascii="Arial" w:hAnsi="Arial" w:cs="Arial"/>
                <w:b/>
                <w:sz w:val="20"/>
                <w:szCs w:val="20"/>
                <w:lang w:eastAsia="ru-RU"/>
              </w:rPr>
              <w:t>Название БП получателя</w:t>
            </w:r>
          </w:p>
        </w:tc>
        <w:tc>
          <w:tcPr>
            <w:tcW w:w="877" w:type="pct"/>
            <w:shd w:val="clear" w:color="auto" w:fill="FFC000"/>
            <w:vAlign w:val="center"/>
          </w:tcPr>
          <w:p w14:paraId="17D4469E" w14:textId="77777777" w:rsidR="00022C33" w:rsidRPr="00F94454" w:rsidRDefault="00022C33" w:rsidP="0043622A">
            <w:pPr>
              <w:jc w:val="center"/>
              <w:rPr>
                <w:rFonts w:ascii="Arial" w:hAnsi="Arial" w:cs="Arial"/>
                <w:b/>
                <w:sz w:val="20"/>
              </w:rPr>
            </w:pPr>
            <w:r w:rsidRPr="00BE014D">
              <w:rPr>
                <w:rFonts w:ascii="Arial" w:hAnsi="Arial" w:cs="Arial"/>
                <w:b/>
                <w:sz w:val="20"/>
                <w:szCs w:val="20"/>
                <w:lang w:eastAsia="ru-RU"/>
              </w:rPr>
              <w:t>Шаг БП получателя</w:t>
            </w:r>
          </w:p>
        </w:tc>
        <w:tc>
          <w:tcPr>
            <w:tcW w:w="573" w:type="pct"/>
            <w:shd w:val="clear" w:color="auto" w:fill="FFC000"/>
            <w:vAlign w:val="center"/>
          </w:tcPr>
          <w:p w14:paraId="45A5D026" w14:textId="77777777" w:rsidR="00022C33" w:rsidRPr="00F94454" w:rsidRDefault="00022C33" w:rsidP="0043622A">
            <w:pPr>
              <w:jc w:val="center"/>
              <w:rPr>
                <w:rFonts w:ascii="Arial" w:hAnsi="Arial" w:cs="Arial"/>
                <w:b/>
                <w:sz w:val="20"/>
              </w:rPr>
            </w:pPr>
            <w:r w:rsidRPr="00BE014D">
              <w:rPr>
                <w:rFonts w:ascii="Arial" w:hAnsi="Arial" w:cs="Arial"/>
                <w:b/>
                <w:sz w:val="20"/>
                <w:szCs w:val="20"/>
                <w:lang w:eastAsia="ru-RU"/>
              </w:rPr>
              <w:t>Описание интеграционной точки</w:t>
            </w:r>
          </w:p>
        </w:tc>
        <w:tc>
          <w:tcPr>
            <w:tcW w:w="753" w:type="pct"/>
            <w:shd w:val="clear" w:color="auto" w:fill="FFC000"/>
            <w:vAlign w:val="center"/>
          </w:tcPr>
          <w:p w14:paraId="052F16DA" w14:textId="77777777" w:rsidR="00022C33" w:rsidRPr="00F94454" w:rsidRDefault="00022C33" w:rsidP="0043622A">
            <w:pPr>
              <w:jc w:val="center"/>
              <w:rPr>
                <w:rFonts w:ascii="Arial" w:hAnsi="Arial" w:cs="Arial"/>
                <w:b/>
                <w:sz w:val="20"/>
              </w:rPr>
            </w:pPr>
            <w:r w:rsidRPr="00BE014D">
              <w:rPr>
                <w:rFonts w:ascii="Arial" w:hAnsi="Arial" w:cs="Arial"/>
                <w:b/>
                <w:sz w:val="20"/>
                <w:szCs w:val="20"/>
                <w:lang w:eastAsia="ru-RU"/>
              </w:rPr>
              <w:t>Код БП отправителя</w:t>
            </w:r>
          </w:p>
        </w:tc>
        <w:tc>
          <w:tcPr>
            <w:tcW w:w="625" w:type="pct"/>
            <w:shd w:val="clear" w:color="auto" w:fill="FFC000"/>
            <w:vAlign w:val="center"/>
          </w:tcPr>
          <w:p w14:paraId="7A8C62E3" w14:textId="77777777" w:rsidR="00022C33" w:rsidRPr="00F94454" w:rsidRDefault="00022C33" w:rsidP="0043622A">
            <w:pPr>
              <w:jc w:val="center"/>
              <w:rPr>
                <w:rFonts w:ascii="Arial" w:hAnsi="Arial" w:cs="Arial"/>
                <w:b/>
                <w:sz w:val="20"/>
              </w:rPr>
            </w:pPr>
            <w:r w:rsidRPr="00BE014D">
              <w:rPr>
                <w:rFonts w:ascii="Arial" w:hAnsi="Arial" w:cs="Arial"/>
                <w:b/>
                <w:sz w:val="20"/>
                <w:szCs w:val="20"/>
                <w:lang w:eastAsia="ru-RU"/>
              </w:rPr>
              <w:t>Название БП отправителя</w:t>
            </w:r>
          </w:p>
        </w:tc>
        <w:tc>
          <w:tcPr>
            <w:tcW w:w="844" w:type="pct"/>
            <w:shd w:val="clear" w:color="auto" w:fill="FFC000"/>
            <w:vAlign w:val="center"/>
          </w:tcPr>
          <w:p w14:paraId="76BA996B" w14:textId="77777777" w:rsidR="00022C33" w:rsidRPr="00F94454" w:rsidRDefault="00022C33" w:rsidP="0043622A">
            <w:pPr>
              <w:jc w:val="center"/>
              <w:rPr>
                <w:rFonts w:ascii="Arial" w:hAnsi="Arial" w:cs="Arial"/>
                <w:b/>
                <w:sz w:val="20"/>
              </w:rPr>
            </w:pPr>
            <w:r w:rsidRPr="00BE014D">
              <w:rPr>
                <w:rFonts w:ascii="Arial" w:hAnsi="Arial" w:cs="Arial"/>
                <w:b/>
                <w:sz w:val="20"/>
                <w:szCs w:val="20"/>
                <w:lang w:eastAsia="ru-RU"/>
              </w:rPr>
              <w:t>Шаг БП отправителя</w:t>
            </w:r>
          </w:p>
        </w:tc>
      </w:tr>
      <w:tr w:rsidR="00AF077C" w:rsidRPr="00F94454" w14:paraId="6DC00FF8" w14:textId="77777777" w:rsidTr="00551249">
        <w:trPr>
          <w:cantSplit/>
        </w:trPr>
        <w:tc>
          <w:tcPr>
            <w:tcW w:w="675" w:type="pct"/>
          </w:tcPr>
          <w:p w14:paraId="66D64BBC" w14:textId="77777777" w:rsidR="00D25801" w:rsidRPr="00F94454" w:rsidRDefault="00D25801" w:rsidP="00D25801">
            <w:pPr>
              <w:rPr>
                <w:rFonts w:ascii="Arial" w:hAnsi="Arial" w:cs="Arial"/>
                <w:sz w:val="20"/>
              </w:rPr>
            </w:pPr>
            <w:r w:rsidRPr="00D25801">
              <w:rPr>
                <w:rFonts w:ascii="Arial" w:eastAsiaTheme="minorHAnsi" w:hAnsi="Arial" w:cs="Arial"/>
                <w:color w:val="000000"/>
                <w:sz w:val="20"/>
                <w:szCs w:val="20"/>
              </w:rPr>
              <w:t>ПП-10.03.03-ERP</w:t>
            </w:r>
          </w:p>
        </w:tc>
        <w:tc>
          <w:tcPr>
            <w:tcW w:w="653" w:type="pct"/>
            <w:shd w:val="clear" w:color="auto" w:fill="auto"/>
          </w:tcPr>
          <w:p w14:paraId="46244895" w14:textId="77777777" w:rsidR="00D25801" w:rsidRPr="00F94454" w:rsidRDefault="00D25801" w:rsidP="00D25801">
            <w:pPr>
              <w:jc w:val="center"/>
              <w:rPr>
                <w:rFonts w:ascii="Arial" w:hAnsi="Arial" w:cs="Arial"/>
                <w:sz w:val="20"/>
              </w:rPr>
            </w:pPr>
            <w:r w:rsidRPr="00D25801">
              <w:rPr>
                <w:rFonts w:ascii="Arial" w:eastAsiaTheme="minorHAnsi" w:hAnsi="Arial" w:cs="Arial"/>
                <w:color w:val="000000"/>
                <w:sz w:val="20"/>
                <w:szCs w:val="20"/>
              </w:rPr>
              <w:t>Долгосрочное планирование обеспечения</w:t>
            </w:r>
          </w:p>
        </w:tc>
        <w:tc>
          <w:tcPr>
            <w:tcW w:w="877" w:type="pct"/>
            <w:shd w:val="clear" w:color="auto" w:fill="auto"/>
          </w:tcPr>
          <w:p w14:paraId="79015B6F" w14:textId="77777777" w:rsidR="00D25801" w:rsidRPr="00F94454" w:rsidRDefault="00D25801" w:rsidP="00D25801">
            <w:pPr>
              <w:jc w:val="center"/>
              <w:rPr>
                <w:rFonts w:ascii="Arial" w:hAnsi="Arial" w:cs="Arial"/>
                <w:sz w:val="20"/>
              </w:rPr>
            </w:pPr>
            <w:r w:rsidRPr="00D25801">
              <w:rPr>
                <w:rFonts w:ascii="Arial" w:hAnsi="Arial" w:cs="Arial"/>
                <w:sz w:val="20"/>
              </w:rPr>
              <w:t>ПП-10.03.03.020 </w:t>
            </w:r>
            <w:r>
              <w:rPr>
                <w:rFonts w:ascii="Arial" w:hAnsi="Arial" w:cs="Arial"/>
                <w:sz w:val="20"/>
              </w:rPr>
              <w:t xml:space="preserve">Выгрузка плановых цен в </w:t>
            </w:r>
            <w:r w:rsidR="00B864F2">
              <w:rPr>
                <w:rFonts w:ascii="Arial" w:hAnsi="Arial" w:cs="Arial"/>
                <w:sz w:val="20"/>
              </w:rPr>
              <w:t>АСКБ</w:t>
            </w:r>
          </w:p>
        </w:tc>
        <w:tc>
          <w:tcPr>
            <w:tcW w:w="573" w:type="pct"/>
            <w:shd w:val="clear" w:color="auto" w:fill="auto"/>
          </w:tcPr>
          <w:p w14:paraId="441DB353" w14:textId="77777777" w:rsidR="00D25801" w:rsidRPr="00F94454" w:rsidRDefault="00C018EC" w:rsidP="00C018EC">
            <w:pPr>
              <w:jc w:val="center"/>
              <w:rPr>
                <w:rFonts w:ascii="Arial" w:hAnsi="Arial" w:cs="Arial"/>
                <w:sz w:val="20"/>
              </w:rPr>
            </w:pPr>
            <w:r>
              <w:rPr>
                <w:rFonts w:ascii="Arial" w:hAnsi="Arial" w:cs="Arial"/>
                <w:sz w:val="20"/>
              </w:rPr>
              <w:t xml:space="preserve">Передача </w:t>
            </w:r>
            <w:r w:rsidR="00D25801">
              <w:rPr>
                <w:rFonts w:ascii="Arial" w:hAnsi="Arial" w:cs="Arial"/>
                <w:sz w:val="20"/>
              </w:rPr>
              <w:t xml:space="preserve">плановых цен в </w:t>
            </w:r>
            <w:r>
              <w:rPr>
                <w:rFonts w:ascii="Arial" w:hAnsi="Arial" w:cs="Arial"/>
                <w:sz w:val="20"/>
              </w:rPr>
              <w:t>дальнейшей выгрузки в АСКБ</w:t>
            </w:r>
          </w:p>
        </w:tc>
        <w:tc>
          <w:tcPr>
            <w:tcW w:w="753" w:type="pct"/>
            <w:shd w:val="clear" w:color="auto" w:fill="auto"/>
          </w:tcPr>
          <w:p w14:paraId="427556B0" w14:textId="77777777" w:rsidR="00D25801" w:rsidRPr="00F94454" w:rsidRDefault="00D25801" w:rsidP="00D25801">
            <w:pPr>
              <w:jc w:val="center"/>
              <w:rPr>
                <w:rFonts w:ascii="Arial" w:hAnsi="Arial" w:cs="Arial"/>
                <w:sz w:val="20"/>
              </w:rPr>
            </w:pPr>
            <w:r w:rsidRPr="00D25801">
              <w:rPr>
                <w:rFonts w:ascii="Arial" w:eastAsiaTheme="minorHAnsi" w:hAnsi="Arial" w:cs="Arial"/>
                <w:color w:val="000000"/>
                <w:sz w:val="20"/>
                <w:szCs w:val="20"/>
              </w:rPr>
              <w:t>ПП-10.03.01-ERP</w:t>
            </w:r>
          </w:p>
        </w:tc>
        <w:tc>
          <w:tcPr>
            <w:tcW w:w="625" w:type="pct"/>
            <w:shd w:val="clear" w:color="auto" w:fill="auto"/>
          </w:tcPr>
          <w:p w14:paraId="2A8B681E" w14:textId="77777777" w:rsidR="00D25801" w:rsidRPr="00F94454" w:rsidRDefault="00D25801" w:rsidP="00D25801">
            <w:pPr>
              <w:jc w:val="center"/>
              <w:rPr>
                <w:rFonts w:ascii="Arial" w:hAnsi="Arial" w:cs="Arial"/>
                <w:sz w:val="20"/>
              </w:rPr>
            </w:pPr>
            <w:r w:rsidRPr="00D25801">
              <w:rPr>
                <w:rFonts w:ascii="Arial" w:eastAsiaTheme="minorHAnsi" w:hAnsi="Arial" w:cs="Arial"/>
                <w:color w:val="000000"/>
                <w:sz w:val="20"/>
                <w:szCs w:val="20"/>
              </w:rPr>
              <w:t>Ведение плановых цен</w:t>
            </w:r>
          </w:p>
        </w:tc>
        <w:tc>
          <w:tcPr>
            <w:tcW w:w="844" w:type="pct"/>
            <w:shd w:val="clear" w:color="auto" w:fill="auto"/>
          </w:tcPr>
          <w:p w14:paraId="412619FF" w14:textId="77777777" w:rsidR="00D25801" w:rsidRPr="00F94454" w:rsidRDefault="00D25801" w:rsidP="00D25801">
            <w:pPr>
              <w:jc w:val="center"/>
              <w:rPr>
                <w:rFonts w:ascii="Arial" w:hAnsi="Arial" w:cs="Arial"/>
                <w:sz w:val="20"/>
              </w:rPr>
            </w:pPr>
            <w:r w:rsidRPr="00D25801">
              <w:rPr>
                <w:rFonts w:ascii="Arial" w:hAnsi="Arial" w:cs="Arial"/>
                <w:sz w:val="20"/>
              </w:rPr>
              <w:t>ПП-10.03.01.01.070</w:t>
            </w:r>
            <w:r w:rsidR="00567FD8">
              <w:rPr>
                <w:rFonts w:ascii="Arial" w:hAnsi="Arial" w:cs="Arial"/>
                <w:sz w:val="20"/>
              </w:rPr>
              <w:t xml:space="preserve"> </w:t>
            </w:r>
            <w:r w:rsidR="00567FD8" w:rsidRPr="00567FD8">
              <w:rPr>
                <w:rFonts w:ascii="Arial" w:hAnsi="Arial" w:cs="Arial"/>
                <w:sz w:val="20"/>
              </w:rPr>
              <w:t>Формирование отчета Анализ закупочных цен, утверждение плановой цены</w:t>
            </w:r>
          </w:p>
        </w:tc>
      </w:tr>
      <w:tr w:rsidR="00AF077C" w:rsidRPr="00F94454" w14:paraId="3C55F282" w14:textId="77777777" w:rsidTr="00551249">
        <w:trPr>
          <w:cantSplit/>
        </w:trPr>
        <w:tc>
          <w:tcPr>
            <w:tcW w:w="675" w:type="pct"/>
          </w:tcPr>
          <w:p w14:paraId="7C31901B" w14:textId="77777777" w:rsidR="00D25801" w:rsidRPr="00F94454" w:rsidRDefault="00D25801" w:rsidP="00D25801">
            <w:pPr>
              <w:rPr>
                <w:rFonts w:ascii="Arial" w:hAnsi="Arial" w:cs="Arial"/>
                <w:sz w:val="20"/>
              </w:rPr>
            </w:pPr>
            <w:r w:rsidRPr="00D25801">
              <w:rPr>
                <w:rFonts w:ascii="Arial" w:eastAsiaTheme="minorHAnsi" w:hAnsi="Arial" w:cs="Arial"/>
                <w:color w:val="000000"/>
                <w:sz w:val="20"/>
                <w:szCs w:val="20"/>
              </w:rPr>
              <w:t>УП-04.02.04-ERP</w:t>
            </w:r>
          </w:p>
        </w:tc>
        <w:tc>
          <w:tcPr>
            <w:tcW w:w="653" w:type="pct"/>
            <w:shd w:val="clear" w:color="auto" w:fill="auto"/>
          </w:tcPr>
          <w:p w14:paraId="1472551F" w14:textId="77777777" w:rsidR="00D25801" w:rsidRPr="00F94454" w:rsidRDefault="00D25801" w:rsidP="00D25801">
            <w:pPr>
              <w:jc w:val="center"/>
              <w:rPr>
                <w:rFonts w:ascii="Arial" w:hAnsi="Arial" w:cs="Arial"/>
                <w:sz w:val="20"/>
              </w:rPr>
            </w:pPr>
            <w:r w:rsidRPr="00D25801">
              <w:rPr>
                <w:rFonts w:ascii="Arial" w:eastAsiaTheme="minorHAnsi" w:hAnsi="Arial" w:cs="Arial"/>
                <w:color w:val="000000"/>
                <w:sz w:val="20"/>
                <w:szCs w:val="20"/>
              </w:rPr>
              <w:t xml:space="preserve">Загрузка плановых данных </w:t>
            </w:r>
            <w:proofErr w:type="spellStart"/>
            <w:r w:rsidRPr="00D25801">
              <w:rPr>
                <w:rFonts w:ascii="Arial" w:eastAsiaTheme="minorHAnsi" w:hAnsi="Arial" w:cs="Arial"/>
                <w:color w:val="000000"/>
                <w:sz w:val="20"/>
                <w:szCs w:val="20"/>
              </w:rPr>
              <w:t>контроллинга</w:t>
            </w:r>
            <w:proofErr w:type="spellEnd"/>
          </w:p>
        </w:tc>
        <w:tc>
          <w:tcPr>
            <w:tcW w:w="877" w:type="pct"/>
            <w:shd w:val="clear" w:color="auto" w:fill="auto"/>
          </w:tcPr>
          <w:p w14:paraId="01383CBD" w14:textId="77777777" w:rsidR="00D25801" w:rsidRPr="00F94454" w:rsidRDefault="00567FD8" w:rsidP="00D25801">
            <w:pPr>
              <w:jc w:val="center"/>
              <w:rPr>
                <w:rFonts w:ascii="Arial" w:hAnsi="Arial" w:cs="Arial"/>
                <w:sz w:val="20"/>
              </w:rPr>
            </w:pPr>
            <w:r>
              <w:rPr>
                <w:rFonts w:ascii="Arial" w:hAnsi="Arial" w:cs="Arial"/>
                <w:sz w:val="20"/>
              </w:rPr>
              <w:t xml:space="preserve">1 </w:t>
            </w:r>
            <w:r w:rsidRPr="00567FD8">
              <w:rPr>
                <w:rFonts w:ascii="Arial" w:hAnsi="Arial" w:cs="Arial"/>
                <w:sz w:val="20"/>
              </w:rPr>
              <w:t>Выбор ва</w:t>
            </w:r>
            <w:r>
              <w:rPr>
                <w:rFonts w:ascii="Arial" w:hAnsi="Arial" w:cs="Arial"/>
                <w:sz w:val="20"/>
              </w:rPr>
              <w:t>рианта загрузки плановых данных</w:t>
            </w:r>
          </w:p>
        </w:tc>
        <w:tc>
          <w:tcPr>
            <w:tcW w:w="573" w:type="pct"/>
            <w:shd w:val="clear" w:color="auto" w:fill="auto"/>
          </w:tcPr>
          <w:p w14:paraId="657ED428" w14:textId="77777777" w:rsidR="00D25801" w:rsidRPr="00F94454" w:rsidRDefault="00567FD8" w:rsidP="00D25801">
            <w:pPr>
              <w:jc w:val="center"/>
              <w:rPr>
                <w:rFonts w:ascii="Arial" w:hAnsi="Arial" w:cs="Arial"/>
                <w:sz w:val="20"/>
              </w:rPr>
            </w:pPr>
            <w:r>
              <w:rPr>
                <w:rFonts w:ascii="Arial" w:hAnsi="Arial" w:cs="Arial"/>
                <w:sz w:val="20"/>
              </w:rPr>
              <w:t>Формирование стандартной цены</w:t>
            </w:r>
            <w:r w:rsidR="00FE20AC">
              <w:rPr>
                <w:rFonts w:ascii="Arial" w:hAnsi="Arial" w:cs="Arial"/>
                <w:sz w:val="20"/>
              </w:rPr>
              <w:t xml:space="preserve"> МТР</w:t>
            </w:r>
            <w:r>
              <w:rPr>
                <w:rFonts w:ascii="Arial" w:hAnsi="Arial" w:cs="Arial"/>
                <w:sz w:val="20"/>
              </w:rPr>
              <w:t xml:space="preserve"> на основе утвержденной плановой цены</w:t>
            </w:r>
          </w:p>
        </w:tc>
        <w:tc>
          <w:tcPr>
            <w:tcW w:w="753" w:type="pct"/>
            <w:shd w:val="clear" w:color="auto" w:fill="auto"/>
          </w:tcPr>
          <w:p w14:paraId="4D9DF6E5" w14:textId="77777777" w:rsidR="00D25801" w:rsidRPr="00F94454" w:rsidRDefault="00D25801" w:rsidP="00D25801">
            <w:pPr>
              <w:jc w:val="center"/>
              <w:rPr>
                <w:rFonts w:ascii="Arial" w:hAnsi="Arial" w:cs="Arial"/>
                <w:sz w:val="20"/>
              </w:rPr>
            </w:pPr>
            <w:r w:rsidRPr="00D25801">
              <w:rPr>
                <w:rFonts w:ascii="Arial" w:eastAsiaTheme="minorHAnsi" w:hAnsi="Arial" w:cs="Arial"/>
                <w:color w:val="000000"/>
                <w:sz w:val="20"/>
                <w:szCs w:val="20"/>
              </w:rPr>
              <w:t>ПП-10.03.01-ERP</w:t>
            </w:r>
          </w:p>
        </w:tc>
        <w:tc>
          <w:tcPr>
            <w:tcW w:w="625" w:type="pct"/>
            <w:shd w:val="clear" w:color="auto" w:fill="auto"/>
          </w:tcPr>
          <w:p w14:paraId="401597DE" w14:textId="77777777" w:rsidR="00D25801" w:rsidRPr="00F94454" w:rsidRDefault="00D25801" w:rsidP="00D25801">
            <w:pPr>
              <w:jc w:val="center"/>
              <w:rPr>
                <w:rFonts w:ascii="Arial" w:hAnsi="Arial" w:cs="Arial"/>
                <w:sz w:val="20"/>
              </w:rPr>
            </w:pPr>
            <w:r w:rsidRPr="00D25801">
              <w:rPr>
                <w:rFonts w:ascii="Arial" w:eastAsiaTheme="minorHAnsi" w:hAnsi="Arial" w:cs="Arial"/>
                <w:color w:val="000000"/>
                <w:sz w:val="20"/>
                <w:szCs w:val="20"/>
              </w:rPr>
              <w:t>Ведение плановых цен</w:t>
            </w:r>
          </w:p>
        </w:tc>
        <w:tc>
          <w:tcPr>
            <w:tcW w:w="844" w:type="pct"/>
            <w:shd w:val="clear" w:color="auto" w:fill="auto"/>
          </w:tcPr>
          <w:p w14:paraId="176FEFF9" w14:textId="77777777" w:rsidR="00D25801" w:rsidRPr="00F94454" w:rsidRDefault="00567FD8" w:rsidP="00D25801">
            <w:pPr>
              <w:jc w:val="center"/>
              <w:rPr>
                <w:rFonts w:ascii="Arial" w:hAnsi="Arial" w:cs="Arial"/>
                <w:sz w:val="20"/>
              </w:rPr>
            </w:pPr>
            <w:r w:rsidRPr="00D25801">
              <w:rPr>
                <w:rFonts w:ascii="Arial" w:hAnsi="Arial" w:cs="Arial"/>
                <w:sz w:val="20"/>
              </w:rPr>
              <w:t>ПП-10.03.01.01.070</w:t>
            </w:r>
            <w:r>
              <w:rPr>
                <w:rFonts w:ascii="Arial" w:hAnsi="Arial" w:cs="Arial"/>
                <w:sz w:val="20"/>
              </w:rPr>
              <w:t xml:space="preserve"> </w:t>
            </w:r>
            <w:r w:rsidRPr="00567FD8">
              <w:rPr>
                <w:rFonts w:ascii="Arial" w:hAnsi="Arial" w:cs="Arial"/>
                <w:sz w:val="20"/>
              </w:rPr>
              <w:t>Формирование отчета Анализ закупочных цен, утверждение плановой цены</w:t>
            </w:r>
          </w:p>
        </w:tc>
      </w:tr>
      <w:tr w:rsidR="00AF077C" w:rsidRPr="00F94454" w14:paraId="7D01EE55" w14:textId="77777777" w:rsidTr="00551249">
        <w:trPr>
          <w:cantSplit/>
        </w:trPr>
        <w:tc>
          <w:tcPr>
            <w:tcW w:w="675" w:type="pct"/>
          </w:tcPr>
          <w:p w14:paraId="484530E7" w14:textId="77777777" w:rsidR="00D25801" w:rsidRPr="00D25801" w:rsidRDefault="00D25801" w:rsidP="00D25801">
            <w:pPr>
              <w:rPr>
                <w:rFonts w:ascii="Arial" w:eastAsiaTheme="minorHAnsi" w:hAnsi="Arial" w:cs="Arial"/>
                <w:color w:val="000000"/>
                <w:sz w:val="20"/>
                <w:szCs w:val="20"/>
              </w:rPr>
            </w:pPr>
            <w:r w:rsidRPr="00D25801">
              <w:rPr>
                <w:rFonts w:ascii="Arial" w:eastAsiaTheme="minorHAnsi" w:hAnsi="Arial" w:cs="Arial"/>
                <w:color w:val="000000"/>
                <w:sz w:val="20"/>
                <w:szCs w:val="20"/>
              </w:rPr>
              <w:t>ПП-10.03.02-ERP</w:t>
            </w:r>
          </w:p>
        </w:tc>
        <w:tc>
          <w:tcPr>
            <w:tcW w:w="653" w:type="pct"/>
            <w:shd w:val="clear" w:color="auto" w:fill="auto"/>
          </w:tcPr>
          <w:p w14:paraId="2171F94B" w14:textId="77777777" w:rsidR="00D25801" w:rsidRPr="00D25801" w:rsidRDefault="00D25801" w:rsidP="00D25801">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Регистрация потребности</w:t>
            </w:r>
          </w:p>
        </w:tc>
        <w:tc>
          <w:tcPr>
            <w:tcW w:w="877" w:type="pct"/>
            <w:shd w:val="clear" w:color="auto" w:fill="auto"/>
          </w:tcPr>
          <w:p w14:paraId="2C7570E3" w14:textId="77777777" w:rsidR="00D25801" w:rsidRPr="00F94454" w:rsidRDefault="00567FD8" w:rsidP="00D25801">
            <w:pPr>
              <w:jc w:val="center"/>
              <w:rPr>
                <w:rFonts w:ascii="Arial" w:hAnsi="Arial" w:cs="Arial"/>
                <w:sz w:val="20"/>
              </w:rPr>
            </w:pPr>
            <w:r w:rsidRPr="00567FD8">
              <w:rPr>
                <w:rFonts w:ascii="Arial" w:hAnsi="Arial" w:cs="Arial"/>
                <w:sz w:val="20"/>
              </w:rPr>
              <w:t>ПП-03.02.02.010 Создание заявки на списание МТР/закупку услуг</w:t>
            </w:r>
          </w:p>
        </w:tc>
        <w:tc>
          <w:tcPr>
            <w:tcW w:w="573" w:type="pct"/>
            <w:shd w:val="clear" w:color="auto" w:fill="auto"/>
          </w:tcPr>
          <w:p w14:paraId="3078889C" w14:textId="77777777" w:rsidR="00567FD8" w:rsidRPr="00F94454" w:rsidRDefault="00567FD8" w:rsidP="00D25801">
            <w:pPr>
              <w:jc w:val="center"/>
              <w:rPr>
                <w:rFonts w:ascii="Arial" w:hAnsi="Arial" w:cs="Arial"/>
                <w:sz w:val="20"/>
              </w:rPr>
            </w:pPr>
            <w:r>
              <w:rPr>
                <w:rFonts w:ascii="Arial" w:hAnsi="Arial" w:cs="Arial"/>
                <w:sz w:val="20"/>
              </w:rPr>
              <w:t>Передача утвержденной плановой цены</w:t>
            </w:r>
          </w:p>
        </w:tc>
        <w:tc>
          <w:tcPr>
            <w:tcW w:w="753" w:type="pct"/>
            <w:shd w:val="clear" w:color="auto" w:fill="auto"/>
          </w:tcPr>
          <w:p w14:paraId="1B1DA1D7" w14:textId="77777777" w:rsidR="00D25801" w:rsidRPr="00F94454" w:rsidRDefault="00D25801" w:rsidP="00D25801">
            <w:pPr>
              <w:jc w:val="center"/>
              <w:rPr>
                <w:rFonts w:ascii="Arial" w:hAnsi="Arial" w:cs="Arial"/>
                <w:sz w:val="20"/>
              </w:rPr>
            </w:pPr>
            <w:r w:rsidRPr="00D25801">
              <w:rPr>
                <w:rFonts w:ascii="Arial" w:eastAsiaTheme="minorHAnsi" w:hAnsi="Arial" w:cs="Arial"/>
                <w:color w:val="000000"/>
                <w:sz w:val="20"/>
                <w:szCs w:val="20"/>
              </w:rPr>
              <w:t>ПП-10.03.01-ERP</w:t>
            </w:r>
          </w:p>
        </w:tc>
        <w:tc>
          <w:tcPr>
            <w:tcW w:w="625" w:type="pct"/>
            <w:shd w:val="clear" w:color="auto" w:fill="auto"/>
          </w:tcPr>
          <w:p w14:paraId="5AD66E6D" w14:textId="77777777" w:rsidR="00D25801" w:rsidRPr="00F94454" w:rsidRDefault="00D25801" w:rsidP="00D25801">
            <w:pPr>
              <w:jc w:val="center"/>
              <w:rPr>
                <w:rFonts w:ascii="Arial" w:hAnsi="Arial" w:cs="Arial"/>
                <w:sz w:val="20"/>
              </w:rPr>
            </w:pPr>
            <w:r w:rsidRPr="00D25801">
              <w:rPr>
                <w:rFonts w:ascii="Arial" w:eastAsiaTheme="minorHAnsi" w:hAnsi="Arial" w:cs="Arial"/>
                <w:color w:val="000000"/>
                <w:sz w:val="20"/>
                <w:szCs w:val="20"/>
              </w:rPr>
              <w:t>Ведение плановых цен</w:t>
            </w:r>
          </w:p>
        </w:tc>
        <w:tc>
          <w:tcPr>
            <w:tcW w:w="844" w:type="pct"/>
            <w:shd w:val="clear" w:color="auto" w:fill="auto"/>
          </w:tcPr>
          <w:p w14:paraId="6F5723B6" w14:textId="77777777" w:rsidR="00D25801" w:rsidRPr="00F94454" w:rsidRDefault="00567FD8" w:rsidP="00D25801">
            <w:pPr>
              <w:jc w:val="center"/>
              <w:rPr>
                <w:rFonts w:ascii="Arial" w:hAnsi="Arial" w:cs="Arial"/>
                <w:sz w:val="20"/>
              </w:rPr>
            </w:pPr>
            <w:r w:rsidRPr="00D25801">
              <w:rPr>
                <w:rFonts w:ascii="Arial" w:hAnsi="Arial" w:cs="Arial"/>
                <w:sz w:val="20"/>
              </w:rPr>
              <w:t>ПП-10.03.01.01.070</w:t>
            </w:r>
            <w:r>
              <w:rPr>
                <w:rFonts w:ascii="Arial" w:hAnsi="Arial" w:cs="Arial"/>
                <w:sz w:val="20"/>
              </w:rPr>
              <w:t xml:space="preserve"> </w:t>
            </w:r>
            <w:r w:rsidRPr="00567FD8">
              <w:rPr>
                <w:rFonts w:ascii="Arial" w:hAnsi="Arial" w:cs="Arial"/>
                <w:sz w:val="20"/>
              </w:rPr>
              <w:t>Формирование отчета Анализ закупочных цен, утверждение плановой цены</w:t>
            </w:r>
          </w:p>
        </w:tc>
      </w:tr>
      <w:tr w:rsidR="00AF077C" w:rsidRPr="00F94454" w14:paraId="23B6043B" w14:textId="77777777" w:rsidTr="00551249">
        <w:trPr>
          <w:cantSplit/>
        </w:trPr>
        <w:tc>
          <w:tcPr>
            <w:tcW w:w="675" w:type="pct"/>
          </w:tcPr>
          <w:p w14:paraId="4E211E67" w14:textId="77777777" w:rsidR="00D25801" w:rsidRPr="00D25801" w:rsidRDefault="00D25801" w:rsidP="00D25801">
            <w:pPr>
              <w:rPr>
                <w:rFonts w:ascii="Arial" w:eastAsiaTheme="minorHAnsi" w:hAnsi="Arial" w:cs="Arial"/>
                <w:color w:val="000000"/>
                <w:sz w:val="20"/>
                <w:szCs w:val="20"/>
              </w:rPr>
            </w:pPr>
            <w:r w:rsidRPr="00D25801">
              <w:rPr>
                <w:rFonts w:ascii="Arial" w:eastAsiaTheme="minorHAnsi" w:hAnsi="Arial" w:cs="Arial"/>
                <w:color w:val="000000"/>
                <w:sz w:val="20"/>
                <w:szCs w:val="20"/>
              </w:rPr>
              <w:lastRenderedPageBreak/>
              <w:t>ПП-10.03.01-ERP</w:t>
            </w:r>
          </w:p>
        </w:tc>
        <w:tc>
          <w:tcPr>
            <w:tcW w:w="653" w:type="pct"/>
            <w:shd w:val="clear" w:color="auto" w:fill="auto"/>
          </w:tcPr>
          <w:p w14:paraId="67982211" w14:textId="77777777" w:rsidR="00D25801" w:rsidRPr="00D25801" w:rsidRDefault="00D25801" w:rsidP="00D25801">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Ведение плановых цен</w:t>
            </w:r>
          </w:p>
        </w:tc>
        <w:tc>
          <w:tcPr>
            <w:tcW w:w="877" w:type="pct"/>
            <w:shd w:val="clear" w:color="auto" w:fill="auto"/>
          </w:tcPr>
          <w:p w14:paraId="525FDF69" w14:textId="77777777" w:rsidR="00D25801" w:rsidRDefault="00567FD8" w:rsidP="00D25801">
            <w:pPr>
              <w:jc w:val="center"/>
              <w:rPr>
                <w:rFonts w:ascii="Arial" w:hAnsi="Arial" w:cs="Arial"/>
                <w:sz w:val="20"/>
              </w:rPr>
            </w:pPr>
            <w:r w:rsidRPr="00567FD8">
              <w:rPr>
                <w:rFonts w:ascii="Arial" w:hAnsi="Arial" w:cs="Arial"/>
                <w:sz w:val="20"/>
              </w:rPr>
              <w:t>ПП-10.03.01.01.010</w:t>
            </w:r>
            <w:r>
              <w:rPr>
                <w:rFonts w:ascii="Arial" w:hAnsi="Arial" w:cs="Arial"/>
                <w:sz w:val="20"/>
              </w:rPr>
              <w:t xml:space="preserve"> </w:t>
            </w:r>
            <w:r w:rsidRPr="00567FD8">
              <w:rPr>
                <w:rFonts w:ascii="Arial" w:hAnsi="Arial" w:cs="Arial"/>
                <w:sz w:val="20"/>
              </w:rPr>
              <w:t>Запуск фонового задания для автоматического формирования перечня МТР для расценки, на основании не</w:t>
            </w:r>
            <w:r w:rsidR="0001093C">
              <w:rPr>
                <w:rFonts w:ascii="Arial" w:hAnsi="Arial" w:cs="Arial"/>
                <w:sz w:val="20"/>
              </w:rPr>
              <w:t xml:space="preserve"> </w:t>
            </w:r>
            <w:r w:rsidRPr="00567FD8">
              <w:rPr>
                <w:rFonts w:ascii="Arial" w:hAnsi="Arial" w:cs="Arial"/>
                <w:sz w:val="20"/>
              </w:rPr>
              <w:t>расцененных потребностей</w:t>
            </w:r>
          </w:p>
          <w:p w14:paraId="430A94F0" w14:textId="77777777" w:rsidR="00567FD8" w:rsidRDefault="00567FD8" w:rsidP="00D25801">
            <w:pPr>
              <w:jc w:val="center"/>
              <w:rPr>
                <w:rFonts w:ascii="Arial" w:hAnsi="Arial" w:cs="Arial"/>
                <w:sz w:val="20"/>
              </w:rPr>
            </w:pPr>
            <w:r>
              <w:rPr>
                <w:rFonts w:ascii="Arial" w:hAnsi="Arial" w:cs="Arial"/>
                <w:sz w:val="20"/>
              </w:rPr>
              <w:t>ИЛИ</w:t>
            </w:r>
          </w:p>
          <w:p w14:paraId="08009435" w14:textId="77777777" w:rsidR="00567FD8" w:rsidRPr="00F94454" w:rsidRDefault="00567FD8" w:rsidP="00D25801">
            <w:pPr>
              <w:jc w:val="center"/>
              <w:rPr>
                <w:rFonts w:ascii="Arial" w:hAnsi="Arial" w:cs="Arial"/>
                <w:sz w:val="20"/>
              </w:rPr>
            </w:pPr>
            <w:r w:rsidRPr="00567FD8">
              <w:rPr>
                <w:rFonts w:ascii="Arial" w:hAnsi="Arial" w:cs="Arial"/>
                <w:sz w:val="20"/>
              </w:rPr>
              <w:t>ПП-10.03.01.01.090</w:t>
            </w:r>
            <w:r>
              <w:rPr>
                <w:rFonts w:ascii="Arial" w:hAnsi="Arial" w:cs="Arial"/>
                <w:sz w:val="20"/>
              </w:rPr>
              <w:t xml:space="preserve"> </w:t>
            </w:r>
            <w:r w:rsidRPr="00567FD8">
              <w:rPr>
                <w:rFonts w:ascii="Arial" w:hAnsi="Arial" w:cs="Arial"/>
                <w:sz w:val="20"/>
              </w:rPr>
              <w:t xml:space="preserve">Анализ рынка по </w:t>
            </w:r>
            <w:proofErr w:type="spellStart"/>
            <w:r w:rsidRPr="00567FD8">
              <w:rPr>
                <w:rFonts w:ascii="Arial" w:hAnsi="Arial" w:cs="Arial"/>
                <w:sz w:val="20"/>
              </w:rPr>
              <w:t>нетарифицированным</w:t>
            </w:r>
            <w:proofErr w:type="spellEnd"/>
            <w:r w:rsidRPr="00567FD8">
              <w:rPr>
                <w:rFonts w:ascii="Arial" w:hAnsi="Arial" w:cs="Arial"/>
                <w:sz w:val="20"/>
              </w:rPr>
              <w:t xml:space="preserve"> услугам</w:t>
            </w:r>
          </w:p>
        </w:tc>
        <w:tc>
          <w:tcPr>
            <w:tcW w:w="573" w:type="pct"/>
            <w:shd w:val="clear" w:color="auto" w:fill="auto"/>
          </w:tcPr>
          <w:p w14:paraId="194260A4" w14:textId="77777777" w:rsidR="00567FD8" w:rsidRDefault="00567FD8" w:rsidP="00567FD8">
            <w:pPr>
              <w:jc w:val="center"/>
              <w:rPr>
                <w:rFonts w:ascii="Arial" w:hAnsi="Arial" w:cs="Arial"/>
                <w:sz w:val="20"/>
              </w:rPr>
            </w:pPr>
            <w:r>
              <w:rPr>
                <w:rFonts w:ascii="Arial" w:hAnsi="Arial" w:cs="Arial"/>
                <w:sz w:val="20"/>
              </w:rPr>
              <w:t>Позиция заявки на списание МТР без плановой цены</w:t>
            </w:r>
          </w:p>
          <w:p w14:paraId="22822D93" w14:textId="77777777" w:rsidR="00D25801" w:rsidRPr="00F94454" w:rsidRDefault="00567FD8" w:rsidP="00567FD8">
            <w:pPr>
              <w:jc w:val="center"/>
              <w:rPr>
                <w:rFonts w:ascii="Arial" w:hAnsi="Arial" w:cs="Arial"/>
                <w:sz w:val="20"/>
              </w:rPr>
            </w:pPr>
            <w:r>
              <w:rPr>
                <w:rFonts w:ascii="Arial" w:hAnsi="Arial" w:cs="Arial"/>
                <w:sz w:val="20"/>
              </w:rPr>
              <w:t>Позиция заявки на закупку работ, услуг без плановой цены</w:t>
            </w:r>
          </w:p>
        </w:tc>
        <w:tc>
          <w:tcPr>
            <w:tcW w:w="753" w:type="pct"/>
            <w:shd w:val="clear" w:color="auto" w:fill="auto"/>
          </w:tcPr>
          <w:p w14:paraId="771B2A81" w14:textId="77777777" w:rsidR="00D25801" w:rsidRPr="00F94454" w:rsidRDefault="00D25801" w:rsidP="00D25801">
            <w:pPr>
              <w:jc w:val="center"/>
              <w:rPr>
                <w:rFonts w:ascii="Arial" w:hAnsi="Arial" w:cs="Arial"/>
                <w:sz w:val="20"/>
              </w:rPr>
            </w:pPr>
            <w:r w:rsidRPr="00D25801">
              <w:rPr>
                <w:rFonts w:ascii="Arial" w:eastAsiaTheme="minorHAnsi" w:hAnsi="Arial" w:cs="Arial"/>
                <w:color w:val="000000"/>
                <w:sz w:val="20"/>
                <w:szCs w:val="20"/>
              </w:rPr>
              <w:t>ПП-10.03.02-ERP</w:t>
            </w:r>
          </w:p>
        </w:tc>
        <w:tc>
          <w:tcPr>
            <w:tcW w:w="625" w:type="pct"/>
            <w:shd w:val="clear" w:color="auto" w:fill="auto"/>
          </w:tcPr>
          <w:p w14:paraId="683A895A" w14:textId="77777777" w:rsidR="00D25801" w:rsidRPr="00F94454" w:rsidRDefault="00D25801" w:rsidP="00D25801">
            <w:pPr>
              <w:jc w:val="center"/>
              <w:rPr>
                <w:rFonts w:ascii="Arial" w:hAnsi="Arial" w:cs="Arial"/>
                <w:sz w:val="20"/>
              </w:rPr>
            </w:pPr>
            <w:r w:rsidRPr="00D25801">
              <w:rPr>
                <w:rFonts w:ascii="Arial" w:eastAsiaTheme="minorHAnsi" w:hAnsi="Arial" w:cs="Arial"/>
                <w:color w:val="000000"/>
                <w:sz w:val="20"/>
                <w:szCs w:val="20"/>
              </w:rPr>
              <w:t>Регистрация потребности</w:t>
            </w:r>
          </w:p>
        </w:tc>
        <w:tc>
          <w:tcPr>
            <w:tcW w:w="844" w:type="pct"/>
            <w:shd w:val="clear" w:color="auto" w:fill="auto"/>
          </w:tcPr>
          <w:p w14:paraId="28B43084" w14:textId="77777777" w:rsidR="00D25801" w:rsidRPr="00F94454" w:rsidRDefault="00567FD8" w:rsidP="00D25801">
            <w:pPr>
              <w:jc w:val="center"/>
              <w:rPr>
                <w:rFonts w:ascii="Arial" w:hAnsi="Arial" w:cs="Arial"/>
                <w:sz w:val="20"/>
              </w:rPr>
            </w:pPr>
            <w:r w:rsidRPr="00567FD8">
              <w:rPr>
                <w:rFonts w:ascii="Arial" w:hAnsi="Arial" w:cs="Arial"/>
                <w:sz w:val="20"/>
              </w:rPr>
              <w:t>ПП-03.02.02.010 Создание заявки на списание МТР/закупку услуг</w:t>
            </w:r>
          </w:p>
        </w:tc>
      </w:tr>
      <w:tr w:rsidR="00AF077C" w:rsidRPr="00F94454" w14:paraId="0F9AF2E4" w14:textId="77777777" w:rsidTr="00551249">
        <w:trPr>
          <w:cantSplit/>
        </w:trPr>
        <w:tc>
          <w:tcPr>
            <w:tcW w:w="675" w:type="pct"/>
          </w:tcPr>
          <w:p w14:paraId="18CD21D4" w14:textId="553677B8" w:rsidR="00D25801" w:rsidRPr="00D25801" w:rsidRDefault="00D25801" w:rsidP="00D25801">
            <w:pPr>
              <w:rPr>
                <w:rFonts w:ascii="Arial" w:eastAsiaTheme="minorHAnsi" w:hAnsi="Arial" w:cs="Arial"/>
                <w:color w:val="000000"/>
                <w:sz w:val="20"/>
                <w:szCs w:val="20"/>
              </w:rPr>
            </w:pPr>
          </w:p>
        </w:tc>
        <w:tc>
          <w:tcPr>
            <w:tcW w:w="653" w:type="pct"/>
            <w:shd w:val="clear" w:color="auto" w:fill="auto"/>
          </w:tcPr>
          <w:p w14:paraId="1097860E" w14:textId="63006DC4" w:rsidR="00D25801" w:rsidRPr="00D25801" w:rsidRDefault="00D25801" w:rsidP="00D25801">
            <w:pPr>
              <w:jc w:val="center"/>
              <w:rPr>
                <w:rFonts w:ascii="Arial" w:eastAsiaTheme="minorHAnsi" w:hAnsi="Arial" w:cs="Arial"/>
                <w:color w:val="000000"/>
                <w:sz w:val="20"/>
                <w:szCs w:val="20"/>
              </w:rPr>
            </w:pPr>
          </w:p>
        </w:tc>
        <w:tc>
          <w:tcPr>
            <w:tcW w:w="877" w:type="pct"/>
            <w:shd w:val="clear" w:color="auto" w:fill="auto"/>
          </w:tcPr>
          <w:p w14:paraId="1FFE77DE" w14:textId="227FE00E" w:rsidR="00D25801" w:rsidRPr="00F94454" w:rsidRDefault="00D25801" w:rsidP="00D25801">
            <w:pPr>
              <w:jc w:val="center"/>
              <w:rPr>
                <w:rFonts w:ascii="Arial" w:hAnsi="Arial" w:cs="Arial"/>
                <w:sz w:val="20"/>
              </w:rPr>
            </w:pPr>
          </w:p>
        </w:tc>
        <w:tc>
          <w:tcPr>
            <w:tcW w:w="573" w:type="pct"/>
            <w:shd w:val="clear" w:color="auto" w:fill="auto"/>
          </w:tcPr>
          <w:p w14:paraId="00493CA5" w14:textId="44E6F011" w:rsidR="00D25801" w:rsidRPr="00567FD8" w:rsidRDefault="00D25801" w:rsidP="00D25801">
            <w:pPr>
              <w:jc w:val="center"/>
              <w:rPr>
                <w:rFonts w:ascii="Arial" w:hAnsi="Arial" w:cs="Arial"/>
                <w:sz w:val="20"/>
              </w:rPr>
            </w:pPr>
          </w:p>
        </w:tc>
        <w:tc>
          <w:tcPr>
            <w:tcW w:w="753" w:type="pct"/>
            <w:shd w:val="clear" w:color="auto" w:fill="auto"/>
          </w:tcPr>
          <w:p w14:paraId="14A833E0" w14:textId="6A9483BB" w:rsidR="00D25801" w:rsidRPr="00F94454" w:rsidRDefault="00D25801" w:rsidP="00D25801">
            <w:pPr>
              <w:jc w:val="center"/>
              <w:rPr>
                <w:rFonts w:ascii="Arial" w:hAnsi="Arial" w:cs="Arial"/>
                <w:sz w:val="20"/>
              </w:rPr>
            </w:pPr>
          </w:p>
        </w:tc>
        <w:tc>
          <w:tcPr>
            <w:tcW w:w="625" w:type="pct"/>
            <w:shd w:val="clear" w:color="auto" w:fill="auto"/>
          </w:tcPr>
          <w:p w14:paraId="13DAD91E" w14:textId="5E8E88AE" w:rsidR="00D25801" w:rsidRPr="00F94454" w:rsidRDefault="00D25801" w:rsidP="00D25801">
            <w:pPr>
              <w:jc w:val="center"/>
              <w:rPr>
                <w:rFonts w:ascii="Arial" w:hAnsi="Arial" w:cs="Arial"/>
                <w:sz w:val="20"/>
              </w:rPr>
            </w:pPr>
          </w:p>
        </w:tc>
        <w:tc>
          <w:tcPr>
            <w:tcW w:w="844" w:type="pct"/>
            <w:shd w:val="clear" w:color="auto" w:fill="auto"/>
          </w:tcPr>
          <w:p w14:paraId="4DC81358" w14:textId="3D311DEE" w:rsidR="00D25801" w:rsidRPr="00F94454" w:rsidRDefault="00D25801" w:rsidP="00D25801">
            <w:pPr>
              <w:jc w:val="center"/>
              <w:rPr>
                <w:rFonts w:ascii="Arial" w:hAnsi="Arial" w:cs="Arial"/>
                <w:sz w:val="20"/>
              </w:rPr>
            </w:pPr>
          </w:p>
        </w:tc>
      </w:tr>
      <w:tr w:rsidR="00AF077C" w:rsidRPr="00F94454" w14:paraId="1977B2BB" w14:textId="77777777" w:rsidTr="00551249">
        <w:trPr>
          <w:cantSplit/>
        </w:trPr>
        <w:tc>
          <w:tcPr>
            <w:tcW w:w="675" w:type="pct"/>
          </w:tcPr>
          <w:p w14:paraId="4664CB4D" w14:textId="77777777" w:rsidR="00D25801" w:rsidRPr="00D25801" w:rsidRDefault="00D25801" w:rsidP="00D25801">
            <w:pPr>
              <w:rPr>
                <w:rFonts w:ascii="Arial" w:eastAsiaTheme="minorHAnsi" w:hAnsi="Arial" w:cs="Arial"/>
                <w:color w:val="000000"/>
                <w:sz w:val="20"/>
                <w:szCs w:val="20"/>
              </w:rPr>
            </w:pPr>
            <w:r w:rsidRPr="00D25801">
              <w:rPr>
                <w:rFonts w:ascii="Arial" w:eastAsiaTheme="minorHAnsi" w:hAnsi="Arial" w:cs="Arial"/>
                <w:color w:val="000000"/>
                <w:sz w:val="20"/>
                <w:szCs w:val="20"/>
              </w:rPr>
              <w:t>ПП-12.07.01-ERP</w:t>
            </w:r>
          </w:p>
        </w:tc>
        <w:tc>
          <w:tcPr>
            <w:tcW w:w="653" w:type="pct"/>
            <w:shd w:val="clear" w:color="auto" w:fill="auto"/>
          </w:tcPr>
          <w:p w14:paraId="23D824D6" w14:textId="77777777" w:rsidR="00D25801" w:rsidRPr="00D25801" w:rsidRDefault="00D25801" w:rsidP="00D25801">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Управление данными НСИ</w:t>
            </w:r>
          </w:p>
        </w:tc>
        <w:tc>
          <w:tcPr>
            <w:tcW w:w="877" w:type="pct"/>
            <w:shd w:val="clear" w:color="auto" w:fill="auto"/>
          </w:tcPr>
          <w:p w14:paraId="3609F3BE" w14:textId="77777777" w:rsidR="00D25801" w:rsidRPr="00567FD8" w:rsidRDefault="00567FD8" w:rsidP="00D25801">
            <w:pPr>
              <w:jc w:val="center"/>
              <w:rPr>
                <w:rFonts w:ascii="Arial" w:hAnsi="Arial" w:cs="Arial"/>
                <w:sz w:val="20"/>
                <w:lang w:val="en-US"/>
              </w:rPr>
            </w:pPr>
            <w:r>
              <w:rPr>
                <w:rFonts w:ascii="Arial" w:hAnsi="Arial" w:cs="Arial"/>
                <w:sz w:val="20"/>
                <w:lang w:val="en-US"/>
              </w:rPr>
              <w:t>-</w:t>
            </w:r>
          </w:p>
        </w:tc>
        <w:tc>
          <w:tcPr>
            <w:tcW w:w="573" w:type="pct"/>
            <w:shd w:val="clear" w:color="auto" w:fill="auto"/>
          </w:tcPr>
          <w:p w14:paraId="36D89D3C" w14:textId="77777777" w:rsidR="00D25801" w:rsidRPr="00567FD8" w:rsidRDefault="00A149AB" w:rsidP="00D25801">
            <w:pPr>
              <w:jc w:val="center"/>
              <w:rPr>
                <w:rFonts w:ascii="Arial" w:hAnsi="Arial" w:cs="Arial"/>
                <w:sz w:val="20"/>
              </w:rPr>
            </w:pPr>
            <w:r>
              <w:rPr>
                <w:rFonts w:ascii="Arial" w:hAnsi="Arial" w:cs="Arial"/>
                <w:sz w:val="20"/>
              </w:rPr>
              <w:t>Основание для создания заявки на блокировку ОЗМ</w:t>
            </w:r>
          </w:p>
        </w:tc>
        <w:tc>
          <w:tcPr>
            <w:tcW w:w="753" w:type="pct"/>
            <w:shd w:val="clear" w:color="auto" w:fill="auto"/>
          </w:tcPr>
          <w:p w14:paraId="2F14DF24" w14:textId="77777777" w:rsidR="00D25801" w:rsidRPr="00F94454" w:rsidRDefault="00D25801" w:rsidP="00D25801">
            <w:pPr>
              <w:jc w:val="center"/>
              <w:rPr>
                <w:rFonts w:ascii="Arial" w:hAnsi="Arial" w:cs="Arial"/>
                <w:sz w:val="20"/>
              </w:rPr>
            </w:pPr>
            <w:r w:rsidRPr="00D25801">
              <w:rPr>
                <w:rFonts w:ascii="Arial" w:eastAsiaTheme="minorHAnsi" w:hAnsi="Arial" w:cs="Arial"/>
                <w:color w:val="000000"/>
                <w:sz w:val="20"/>
                <w:szCs w:val="20"/>
              </w:rPr>
              <w:t>ПП-10.03.01-ERP</w:t>
            </w:r>
          </w:p>
        </w:tc>
        <w:tc>
          <w:tcPr>
            <w:tcW w:w="625" w:type="pct"/>
            <w:shd w:val="clear" w:color="auto" w:fill="auto"/>
          </w:tcPr>
          <w:p w14:paraId="4EC12179" w14:textId="77777777" w:rsidR="00D25801" w:rsidRPr="00F94454" w:rsidRDefault="00D25801" w:rsidP="00D25801">
            <w:pPr>
              <w:jc w:val="center"/>
              <w:rPr>
                <w:rFonts w:ascii="Arial" w:hAnsi="Arial" w:cs="Arial"/>
                <w:sz w:val="20"/>
              </w:rPr>
            </w:pPr>
            <w:r w:rsidRPr="00D25801">
              <w:rPr>
                <w:rFonts w:ascii="Arial" w:eastAsiaTheme="minorHAnsi" w:hAnsi="Arial" w:cs="Arial"/>
                <w:color w:val="000000"/>
                <w:sz w:val="20"/>
                <w:szCs w:val="20"/>
              </w:rPr>
              <w:t>Ведение плановых цен</w:t>
            </w:r>
          </w:p>
        </w:tc>
        <w:tc>
          <w:tcPr>
            <w:tcW w:w="844" w:type="pct"/>
            <w:shd w:val="clear" w:color="auto" w:fill="auto"/>
          </w:tcPr>
          <w:p w14:paraId="622DFE0A" w14:textId="77777777" w:rsidR="00D25801" w:rsidRPr="00F94454" w:rsidRDefault="00567FD8" w:rsidP="00D25801">
            <w:pPr>
              <w:jc w:val="center"/>
              <w:rPr>
                <w:rFonts w:ascii="Arial" w:hAnsi="Arial" w:cs="Arial"/>
                <w:sz w:val="20"/>
              </w:rPr>
            </w:pPr>
            <w:r w:rsidRPr="00567FD8">
              <w:rPr>
                <w:rFonts w:ascii="Arial" w:hAnsi="Arial" w:cs="Arial"/>
                <w:sz w:val="20"/>
              </w:rPr>
              <w:t>ПП-10.03.01.01.050 Установка индикатора "Снят с производства", выбор заменителя</w:t>
            </w:r>
          </w:p>
        </w:tc>
      </w:tr>
      <w:tr w:rsidR="00AF077C" w:rsidRPr="00F94454" w14:paraId="6E27D990" w14:textId="77777777" w:rsidTr="00551249">
        <w:trPr>
          <w:cantSplit/>
        </w:trPr>
        <w:tc>
          <w:tcPr>
            <w:tcW w:w="675" w:type="pct"/>
          </w:tcPr>
          <w:p w14:paraId="20107565" w14:textId="77777777" w:rsidR="00D25801" w:rsidRPr="00D25801" w:rsidRDefault="00D25801" w:rsidP="00D25801">
            <w:pPr>
              <w:rPr>
                <w:rFonts w:ascii="Arial" w:eastAsiaTheme="minorHAnsi" w:hAnsi="Arial" w:cs="Arial"/>
                <w:color w:val="000000"/>
                <w:sz w:val="20"/>
                <w:szCs w:val="20"/>
              </w:rPr>
            </w:pPr>
            <w:r w:rsidRPr="00D25801">
              <w:rPr>
                <w:rFonts w:ascii="Arial" w:eastAsiaTheme="minorHAnsi" w:hAnsi="Arial" w:cs="Arial"/>
                <w:color w:val="000000"/>
                <w:sz w:val="20"/>
                <w:szCs w:val="20"/>
              </w:rPr>
              <w:t>ОП-03.02.19.01-ERP</w:t>
            </w:r>
          </w:p>
        </w:tc>
        <w:tc>
          <w:tcPr>
            <w:tcW w:w="653" w:type="pct"/>
            <w:shd w:val="clear" w:color="auto" w:fill="auto"/>
          </w:tcPr>
          <w:p w14:paraId="327465C8" w14:textId="77777777" w:rsidR="00D25801" w:rsidRPr="00D25801" w:rsidRDefault="00D25801" w:rsidP="00D25801">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Управление потребностью и стоимостью на работы, выполняемые подрядным способом</w:t>
            </w:r>
          </w:p>
        </w:tc>
        <w:tc>
          <w:tcPr>
            <w:tcW w:w="877" w:type="pct"/>
            <w:shd w:val="clear" w:color="auto" w:fill="auto"/>
          </w:tcPr>
          <w:p w14:paraId="36716513" w14:textId="77777777" w:rsidR="00D25801" w:rsidRPr="00F94454" w:rsidRDefault="00A149AB" w:rsidP="00D25801">
            <w:pPr>
              <w:jc w:val="center"/>
              <w:rPr>
                <w:rFonts w:ascii="Arial" w:hAnsi="Arial" w:cs="Arial"/>
                <w:sz w:val="20"/>
              </w:rPr>
            </w:pPr>
            <w:r w:rsidRPr="00A149AB">
              <w:rPr>
                <w:rFonts w:ascii="Arial" w:hAnsi="Arial" w:cs="Arial"/>
                <w:sz w:val="20"/>
              </w:rPr>
              <w:t>ОП-03.02.19.01-ERP-150</w:t>
            </w:r>
            <w:r>
              <w:rPr>
                <w:rFonts w:ascii="Arial" w:hAnsi="Arial" w:cs="Arial"/>
                <w:sz w:val="20"/>
              </w:rPr>
              <w:t xml:space="preserve"> </w:t>
            </w:r>
            <w:r w:rsidRPr="00A149AB">
              <w:rPr>
                <w:rFonts w:ascii="Arial" w:hAnsi="Arial" w:cs="Arial"/>
                <w:sz w:val="20"/>
              </w:rPr>
              <w:t>Просмотр необходимости актуализации плановой цены</w:t>
            </w:r>
          </w:p>
        </w:tc>
        <w:tc>
          <w:tcPr>
            <w:tcW w:w="573" w:type="pct"/>
            <w:shd w:val="clear" w:color="auto" w:fill="auto"/>
          </w:tcPr>
          <w:p w14:paraId="373F6551" w14:textId="77777777" w:rsidR="00D25801" w:rsidRPr="00F94454" w:rsidRDefault="00A149AB" w:rsidP="00D25801">
            <w:pPr>
              <w:jc w:val="center"/>
              <w:rPr>
                <w:rFonts w:ascii="Arial" w:hAnsi="Arial" w:cs="Arial"/>
                <w:sz w:val="20"/>
              </w:rPr>
            </w:pPr>
            <w:r>
              <w:rPr>
                <w:rFonts w:ascii="Arial" w:hAnsi="Arial" w:cs="Arial"/>
                <w:sz w:val="20"/>
              </w:rPr>
              <w:t>Передача утвержденной плановой цены</w:t>
            </w:r>
          </w:p>
        </w:tc>
        <w:tc>
          <w:tcPr>
            <w:tcW w:w="753" w:type="pct"/>
            <w:shd w:val="clear" w:color="auto" w:fill="auto"/>
          </w:tcPr>
          <w:p w14:paraId="161E9EFB" w14:textId="77777777" w:rsidR="00D25801" w:rsidRPr="00F94454" w:rsidRDefault="00D25801" w:rsidP="00D25801">
            <w:pPr>
              <w:jc w:val="center"/>
              <w:rPr>
                <w:rFonts w:ascii="Arial" w:hAnsi="Arial" w:cs="Arial"/>
                <w:sz w:val="20"/>
              </w:rPr>
            </w:pPr>
            <w:r w:rsidRPr="00D25801">
              <w:rPr>
                <w:rFonts w:ascii="Arial" w:eastAsiaTheme="minorHAnsi" w:hAnsi="Arial" w:cs="Arial"/>
                <w:color w:val="000000"/>
                <w:sz w:val="20"/>
                <w:szCs w:val="20"/>
              </w:rPr>
              <w:t>ПП-10.03.01-ERP</w:t>
            </w:r>
          </w:p>
        </w:tc>
        <w:tc>
          <w:tcPr>
            <w:tcW w:w="625" w:type="pct"/>
            <w:shd w:val="clear" w:color="auto" w:fill="auto"/>
          </w:tcPr>
          <w:p w14:paraId="2FC5D2C2" w14:textId="77777777" w:rsidR="00D25801" w:rsidRPr="00F94454" w:rsidRDefault="00D25801" w:rsidP="00D25801">
            <w:pPr>
              <w:jc w:val="center"/>
              <w:rPr>
                <w:rFonts w:ascii="Arial" w:hAnsi="Arial" w:cs="Arial"/>
                <w:sz w:val="20"/>
              </w:rPr>
            </w:pPr>
            <w:r w:rsidRPr="00D25801">
              <w:rPr>
                <w:rFonts w:ascii="Arial" w:eastAsiaTheme="minorHAnsi" w:hAnsi="Arial" w:cs="Arial"/>
                <w:color w:val="000000"/>
                <w:sz w:val="20"/>
                <w:szCs w:val="20"/>
              </w:rPr>
              <w:t>Ведение плановых цен</w:t>
            </w:r>
          </w:p>
        </w:tc>
        <w:tc>
          <w:tcPr>
            <w:tcW w:w="844" w:type="pct"/>
            <w:shd w:val="clear" w:color="auto" w:fill="auto"/>
          </w:tcPr>
          <w:p w14:paraId="53333291" w14:textId="77777777" w:rsidR="00D25801" w:rsidRPr="00F94454" w:rsidRDefault="00A149AB" w:rsidP="00D25801">
            <w:pPr>
              <w:jc w:val="center"/>
              <w:rPr>
                <w:rFonts w:ascii="Arial" w:hAnsi="Arial" w:cs="Arial"/>
                <w:sz w:val="20"/>
              </w:rPr>
            </w:pPr>
            <w:r w:rsidRPr="00D25801">
              <w:rPr>
                <w:rFonts w:ascii="Arial" w:hAnsi="Arial" w:cs="Arial"/>
                <w:sz w:val="20"/>
              </w:rPr>
              <w:t>ПП-10.03.01.01.070</w:t>
            </w:r>
            <w:r>
              <w:rPr>
                <w:rFonts w:ascii="Arial" w:hAnsi="Arial" w:cs="Arial"/>
                <w:sz w:val="20"/>
              </w:rPr>
              <w:t xml:space="preserve"> </w:t>
            </w:r>
            <w:r w:rsidRPr="00567FD8">
              <w:rPr>
                <w:rFonts w:ascii="Arial" w:hAnsi="Arial" w:cs="Arial"/>
                <w:sz w:val="20"/>
              </w:rPr>
              <w:t>Формирование отчета Анализ закупочных цен, утверждение плановой цены</w:t>
            </w:r>
          </w:p>
        </w:tc>
      </w:tr>
      <w:tr w:rsidR="00AF077C" w:rsidRPr="00F94454" w14:paraId="7B79F7C5" w14:textId="77777777" w:rsidTr="00551249">
        <w:trPr>
          <w:cantSplit/>
        </w:trPr>
        <w:tc>
          <w:tcPr>
            <w:tcW w:w="675" w:type="pct"/>
          </w:tcPr>
          <w:p w14:paraId="09D250F1" w14:textId="77777777" w:rsidR="00D25801" w:rsidRPr="00D25801" w:rsidRDefault="00D25801" w:rsidP="00D25801">
            <w:pPr>
              <w:rPr>
                <w:rFonts w:ascii="Arial" w:eastAsiaTheme="minorHAnsi" w:hAnsi="Arial" w:cs="Arial"/>
                <w:color w:val="000000"/>
                <w:sz w:val="20"/>
                <w:szCs w:val="20"/>
              </w:rPr>
            </w:pPr>
            <w:r w:rsidRPr="00D25801">
              <w:rPr>
                <w:rFonts w:ascii="Arial" w:eastAsiaTheme="minorHAnsi" w:hAnsi="Arial" w:cs="Arial"/>
                <w:color w:val="000000"/>
                <w:sz w:val="20"/>
                <w:szCs w:val="20"/>
              </w:rPr>
              <w:lastRenderedPageBreak/>
              <w:t>ПП-10.03.01-ERP</w:t>
            </w:r>
          </w:p>
        </w:tc>
        <w:tc>
          <w:tcPr>
            <w:tcW w:w="653" w:type="pct"/>
            <w:shd w:val="clear" w:color="auto" w:fill="auto"/>
          </w:tcPr>
          <w:p w14:paraId="6477E91E" w14:textId="77777777" w:rsidR="00D25801" w:rsidRPr="00D25801" w:rsidRDefault="00D25801" w:rsidP="00D25801">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Ведение плановых цен</w:t>
            </w:r>
          </w:p>
        </w:tc>
        <w:tc>
          <w:tcPr>
            <w:tcW w:w="877" w:type="pct"/>
            <w:shd w:val="clear" w:color="auto" w:fill="auto"/>
          </w:tcPr>
          <w:p w14:paraId="67370D3F" w14:textId="77777777" w:rsidR="00A149AB" w:rsidRDefault="00A149AB" w:rsidP="00A149AB">
            <w:pPr>
              <w:jc w:val="center"/>
              <w:rPr>
                <w:rFonts w:ascii="Arial" w:hAnsi="Arial" w:cs="Arial"/>
                <w:sz w:val="20"/>
              </w:rPr>
            </w:pPr>
            <w:r w:rsidRPr="00567FD8">
              <w:rPr>
                <w:rFonts w:ascii="Arial" w:hAnsi="Arial" w:cs="Arial"/>
                <w:sz w:val="20"/>
              </w:rPr>
              <w:t>ПП-10.03.01.01.010</w:t>
            </w:r>
            <w:r>
              <w:rPr>
                <w:rFonts w:ascii="Arial" w:hAnsi="Arial" w:cs="Arial"/>
                <w:sz w:val="20"/>
              </w:rPr>
              <w:t xml:space="preserve"> </w:t>
            </w:r>
            <w:r w:rsidRPr="00567FD8">
              <w:rPr>
                <w:rFonts w:ascii="Arial" w:hAnsi="Arial" w:cs="Arial"/>
                <w:sz w:val="20"/>
              </w:rPr>
              <w:t>Запуск фонового задания для автоматического формирования перечня МТР для расценки, на основании не</w:t>
            </w:r>
            <w:r w:rsidR="0001093C">
              <w:rPr>
                <w:rFonts w:ascii="Arial" w:hAnsi="Arial" w:cs="Arial"/>
                <w:sz w:val="20"/>
              </w:rPr>
              <w:t xml:space="preserve"> </w:t>
            </w:r>
            <w:r w:rsidRPr="00567FD8">
              <w:rPr>
                <w:rFonts w:ascii="Arial" w:hAnsi="Arial" w:cs="Arial"/>
                <w:sz w:val="20"/>
              </w:rPr>
              <w:t>расцененных потребностей</w:t>
            </w:r>
          </w:p>
          <w:p w14:paraId="46041290" w14:textId="77777777" w:rsidR="00A149AB" w:rsidRDefault="00A149AB" w:rsidP="00A149AB">
            <w:pPr>
              <w:jc w:val="center"/>
              <w:rPr>
                <w:rFonts w:ascii="Arial" w:hAnsi="Arial" w:cs="Arial"/>
                <w:sz w:val="20"/>
              </w:rPr>
            </w:pPr>
            <w:r>
              <w:rPr>
                <w:rFonts w:ascii="Arial" w:hAnsi="Arial" w:cs="Arial"/>
                <w:sz w:val="20"/>
              </w:rPr>
              <w:t>ИЛИ</w:t>
            </w:r>
          </w:p>
          <w:p w14:paraId="2548EEA3" w14:textId="77777777" w:rsidR="00D25801" w:rsidRPr="00F94454" w:rsidRDefault="00A149AB" w:rsidP="00A149AB">
            <w:pPr>
              <w:jc w:val="center"/>
              <w:rPr>
                <w:rFonts w:ascii="Arial" w:hAnsi="Arial" w:cs="Arial"/>
                <w:sz w:val="20"/>
              </w:rPr>
            </w:pPr>
            <w:r w:rsidRPr="00567FD8">
              <w:rPr>
                <w:rFonts w:ascii="Arial" w:hAnsi="Arial" w:cs="Arial"/>
                <w:sz w:val="20"/>
              </w:rPr>
              <w:t>ПП-10.03.01.01.090</w:t>
            </w:r>
            <w:r>
              <w:rPr>
                <w:rFonts w:ascii="Arial" w:hAnsi="Arial" w:cs="Arial"/>
                <w:sz w:val="20"/>
              </w:rPr>
              <w:t xml:space="preserve"> </w:t>
            </w:r>
            <w:r w:rsidRPr="00567FD8">
              <w:rPr>
                <w:rFonts w:ascii="Arial" w:hAnsi="Arial" w:cs="Arial"/>
                <w:sz w:val="20"/>
              </w:rPr>
              <w:t xml:space="preserve">Анализ рынка по </w:t>
            </w:r>
            <w:proofErr w:type="spellStart"/>
            <w:r w:rsidRPr="00567FD8">
              <w:rPr>
                <w:rFonts w:ascii="Arial" w:hAnsi="Arial" w:cs="Arial"/>
                <w:sz w:val="20"/>
              </w:rPr>
              <w:t>нетарифицированным</w:t>
            </w:r>
            <w:proofErr w:type="spellEnd"/>
            <w:r w:rsidRPr="00567FD8">
              <w:rPr>
                <w:rFonts w:ascii="Arial" w:hAnsi="Arial" w:cs="Arial"/>
                <w:sz w:val="20"/>
              </w:rPr>
              <w:t xml:space="preserve"> услугам</w:t>
            </w:r>
          </w:p>
        </w:tc>
        <w:tc>
          <w:tcPr>
            <w:tcW w:w="573" w:type="pct"/>
            <w:shd w:val="clear" w:color="auto" w:fill="auto"/>
          </w:tcPr>
          <w:p w14:paraId="79F7B243" w14:textId="77777777" w:rsidR="00D25801" w:rsidRPr="00F94454" w:rsidRDefault="00A149AB" w:rsidP="00D25801">
            <w:pPr>
              <w:jc w:val="center"/>
              <w:rPr>
                <w:rFonts w:ascii="Arial" w:hAnsi="Arial" w:cs="Arial"/>
                <w:sz w:val="20"/>
              </w:rPr>
            </w:pPr>
            <w:r>
              <w:rPr>
                <w:rFonts w:ascii="Arial" w:hAnsi="Arial" w:cs="Arial"/>
                <w:sz w:val="20"/>
              </w:rPr>
              <w:t>Потребность в услугах без цены</w:t>
            </w:r>
          </w:p>
        </w:tc>
        <w:tc>
          <w:tcPr>
            <w:tcW w:w="753" w:type="pct"/>
            <w:shd w:val="clear" w:color="auto" w:fill="auto"/>
          </w:tcPr>
          <w:p w14:paraId="2E7EA662" w14:textId="77777777" w:rsidR="00D25801" w:rsidRPr="00F94454" w:rsidRDefault="00D25801" w:rsidP="00D25801">
            <w:pPr>
              <w:jc w:val="center"/>
              <w:rPr>
                <w:rFonts w:ascii="Arial" w:hAnsi="Arial" w:cs="Arial"/>
                <w:sz w:val="20"/>
              </w:rPr>
            </w:pPr>
            <w:r w:rsidRPr="00D25801">
              <w:rPr>
                <w:rFonts w:ascii="Arial" w:eastAsiaTheme="minorHAnsi" w:hAnsi="Arial" w:cs="Arial"/>
                <w:color w:val="000000"/>
                <w:sz w:val="20"/>
                <w:szCs w:val="20"/>
              </w:rPr>
              <w:t>ОП-03.02.19.01-ERP</w:t>
            </w:r>
          </w:p>
        </w:tc>
        <w:tc>
          <w:tcPr>
            <w:tcW w:w="625" w:type="pct"/>
            <w:shd w:val="clear" w:color="auto" w:fill="auto"/>
          </w:tcPr>
          <w:p w14:paraId="4BC1C2C3" w14:textId="77777777" w:rsidR="00D25801" w:rsidRPr="00F94454" w:rsidRDefault="00D25801" w:rsidP="00D25801">
            <w:pPr>
              <w:jc w:val="center"/>
              <w:rPr>
                <w:rFonts w:ascii="Arial" w:hAnsi="Arial" w:cs="Arial"/>
                <w:sz w:val="20"/>
              </w:rPr>
            </w:pPr>
            <w:r w:rsidRPr="00D25801">
              <w:rPr>
                <w:rFonts w:ascii="Arial" w:eastAsiaTheme="minorHAnsi" w:hAnsi="Arial" w:cs="Arial"/>
                <w:color w:val="000000"/>
                <w:sz w:val="20"/>
                <w:szCs w:val="20"/>
              </w:rPr>
              <w:t>Управление потребностью и стоимостью на работы, выполняемые подрядным способом</w:t>
            </w:r>
          </w:p>
        </w:tc>
        <w:tc>
          <w:tcPr>
            <w:tcW w:w="844" w:type="pct"/>
            <w:shd w:val="clear" w:color="auto" w:fill="auto"/>
          </w:tcPr>
          <w:p w14:paraId="63597F6A" w14:textId="77777777" w:rsidR="00D25801" w:rsidRPr="00F94454" w:rsidRDefault="00A149AB" w:rsidP="00D25801">
            <w:pPr>
              <w:jc w:val="center"/>
              <w:rPr>
                <w:rFonts w:ascii="Arial" w:hAnsi="Arial" w:cs="Arial"/>
                <w:sz w:val="20"/>
              </w:rPr>
            </w:pPr>
            <w:r w:rsidRPr="00A149AB">
              <w:rPr>
                <w:rFonts w:ascii="Arial" w:hAnsi="Arial" w:cs="Arial"/>
                <w:sz w:val="20"/>
              </w:rPr>
              <w:t>ОП-03.02.19.01-ERP-150</w:t>
            </w:r>
            <w:r>
              <w:rPr>
                <w:rFonts w:ascii="Arial" w:hAnsi="Arial" w:cs="Arial"/>
                <w:sz w:val="20"/>
              </w:rPr>
              <w:t xml:space="preserve"> </w:t>
            </w:r>
            <w:r w:rsidRPr="00A149AB">
              <w:rPr>
                <w:rFonts w:ascii="Arial" w:hAnsi="Arial" w:cs="Arial"/>
                <w:sz w:val="20"/>
              </w:rPr>
              <w:t>Просмотр необходимости актуализации плановой цены</w:t>
            </w:r>
          </w:p>
        </w:tc>
      </w:tr>
      <w:tr w:rsidR="00AF077C" w:rsidRPr="00F94454" w14:paraId="60AD45C4" w14:textId="77777777" w:rsidTr="00551249">
        <w:trPr>
          <w:cantSplit/>
        </w:trPr>
        <w:tc>
          <w:tcPr>
            <w:tcW w:w="675" w:type="pct"/>
          </w:tcPr>
          <w:p w14:paraId="112340D9" w14:textId="2056018A" w:rsidR="00D25801" w:rsidRPr="00D25801" w:rsidRDefault="00D25801" w:rsidP="00D25801">
            <w:pPr>
              <w:rPr>
                <w:rFonts w:ascii="Arial" w:eastAsiaTheme="minorHAnsi" w:hAnsi="Arial" w:cs="Arial"/>
                <w:color w:val="000000"/>
                <w:sz w:val="20"/>
                <w:szCs w:val="20"/>
              </w:rPr>
            </w:pPr>
          </w:p>
        </w:tc>
        <w:tc>
          <w:tcPr>
            <w:tcW w:w="653" w:type="pct"/>
            <w:shd w:val="clear" w:color="auto" w:fill="auto"/>
          </w:tcPr>
          <w:p w14:paraId="107B771D" w14:textId="1E85C8F3" w:rsidR="00D25801" w:rsidRPr="00D25801" w:rsidRDefault="00D25801" w:rsidP="00D25801">
            <w:pPr>
              <w:jc w:val="center"/>
              <w:rPr>
                <w:rFonts w:ascii="Arial" w:eastAsiaTheme="minorHAnsi" w:hAnsi="Arial" w:cs="Arial"/>
                <w:color w:val="000000"/>
                <w:sz w:val="20"/>
                <w:szCs w:val="20"/>
              </w:rPr>
            </w:pPr>
          </w:p>
        </w:tc>
        <w:tc>
          <w:tcPr>
            <w:tcW w:w="877" w:type="pct"/>
            <w:shd w:val="clear" w:color="auto" w:fill="auto"/>
          </w:tcPr>
          <w:p w14:paraId="6B954270" w14:textId="1D6B10A2" w:rsidR="00D25801" w:rsidRPr="00F94454" w:rsidRDefault="00D25801" w:rsidP="00D25801">
            <w:pPr>
              <w:jc w:val="center"/>
              <w:rPr>
                <w:rFonts w:ascii="Arial" w:hAnsi="Arial" w:cs="Arial"/>
                <w:sz w:val="20"/>
              </w:rPr>
            </w:pPr>
          </w:p>
        </w:tc>
        <w:tc>
          <w:tcPr>
            <w:tcW w:w="573" w:type="pct"/>
            <w:shd w:val="clear" w:color="auto" w:fill="auto"/>
          </w:tcPr>
          <w:p w14:paraId="5822B7A6" w14:textId="08500C85" w:rsidR="00D25801" w:rsidRPr="00F94454" w:rsidRDefault="00D25801" w:rsidP="00D25801">
            <w:pPr>
              <w:jc w:val="center"/>
              <w:rPr>
                <w:rFonts w:ascii="Arial" w:hAnsi="Arial" w:cs="Arial"/>
                <w:sz w:val="20"/>
              </w:rPr>
            </w:pPr>
          </w:p>
        </w:tc>
        <w:tc>
          <w:tcPr>
            <w:tcW w:w="753" w:type="pct"/>
            <w:shd w:val="clear" w:color="auto" w:fill="auto"/>
          </w:tcPr>
          <w:p w14:paraId="46EC49F9" w14:textId="01FCFACD" w:rsidR="00D25801" w:rsidRPr="00F94454" w:rsidRDefault="00D25801" w:rsidP="00D25801">
            <w:pPr>
              <w:jc w:val="center"/>
              <w:rPr>
                <w:rFonts w:ascii="Arial" w:hAnsi="Arial" w:cs="Arial"/>
                <w:sz w:val="20"/>
              </w:rPr>
            </w:pPr>
          </w:p>
        </w:tc>
        <w:tc>
          <w:tcPr>
            <w:tcW w:w="625" w:type="pct"/>
            <w:shd w:val="clear" w:color="auto" w:fill="auto"/>
          </w:tcPr>
          <w:p w14:paraId="71DEBA28" w14:textId="612E2B97" w:rsidR="00D25801" w:rsidRPr="00F94454" w:rsidRDefault="00D25801" w:rsidP="00D25801">
            <w:pPr>
              <w:jc w:val="center"/>
              <w:rPr>
                <w:rFonts w:ascii="Arial" w:hAnsi="Arial" w:cs="Arial"/>
                <w:sz w:val="20"/>
              </w:rPr>
            </w:pPr>
          </w:p>
        </w:tc>
        <w:tc>
          <w:tcPr>
            <w:tcW w:w="844" w:type="pct"/>
            <w:shd w:val="clear" w:color="auto" w:fill="auto"/>
          </w:tcPr>
          <w:p w14:paraId="08989588" w14:textId="434B24A3" w:rsidR="00D25801" w:rsidRPr="00F94454" w:rsidRDefault="00D25801" w:rsidP="00D25801">
            <w:pPr>
              <w:jc w:val="center"/>
              <w:rPr>
                <w:rFonts w:ascii="Arial" w:hAnsi="Arial" w:cs="Arial"/>
                <w:sz w:val="20"/>
              </w:rPr>
            </w:pPr>
          </w:p>
        </w:tc>
      </w:tr>
      <w:tr w:rsidR="00AF077C" w:rsidRPr="00F94454" w14:paraId="6F5CA758" w14:textId="77777777" w:rsidTr="00551249">
        <w:trPr>
          <w:cantSplit/>
        </w:trPr>
        <w:tc>
          <w:tcPr>
            <w:tcW w:w="675" w:type="pct"/>
          </w:tcPr>
          <w:p w14:paraId="725A555B" w14:textId="77777777" w:rsidR="00FE59C3" w:rsidRPr="00D25801" w:rsidRDefault="00FE59C3" w:rsidP="00FE59C3">
            <w:pPr>
              <w:rPr>
                <w:rFonts w:ascii="Arial" w:eastAsiaTheme="minorHAnsi" w:hAnsi="Arial" w:cs="Arial"/>
                <w:color w:val="000000"/>
                <w:sz w:val="20"/>
                <w:szCs w:val="20"/>
              </w:rPr>
            </w:pPr>
            <w:r w:rsidRPr="00D25801">
              <w:rPr>
                <w:rFonts w:ascii="Arial" w:eastAsiaTheme="minorHAnsi" w:hAnsi="Arial" w:cs="Arial"/>
                <w:color w:val="000000"/>
                <w:sz w:val="20"/>
                <w:szCs w:val="20"/>
              </w:rPr>
              <w:t>УП-03.03.01</w:t>
            </w:r>
          </w:p>
        </w:tc>
        <w:tc>
          <w:tcPr>
            <w:tcW w:w="653" w:type="pct"/>
            <w:shd w:val="clear" w:color="auto" w:fill="auto"/>
          </w:tcPr>
          <w:p w14:paraId="0E896625" w14:textId="77777777" w:rsidR="00FE59C3" w:rsidRPr="00D25801" w:rsidRDefault="00FE59C3" w:rsidP="00FE59C3">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Среднесрочное производственное планирование горных работ</w:t>
            </w:r>
          </w:p>
        </w:tc>
        <w:tc>
          <w:tcPr>
            <w:tcW w:w="877" w:type="pct"/>
            <w:shd w:val="clear" w:color="auto" w:fill="auto"/>
          </w:tcPr>
          <w:p w14:paraId="48204413" w14:textId="77777777" w:rsidR="00FE59C3" w:rsidRPr="00F94454" w:rsidRDefault="00FE59C3" w:rsidP="00FE59C3">
            <w:pPr>
              <w:jc w:val="center"/>
              <w:rPr>
                <w:rFonts w:ascii="Arial" w:hAnsi="Arial" w:cs="Arial"/>
                <w:sz w:val="20"/>
              </w:rPr>
            </w:pPr>
            <w:r>
              <w:rPr>
                <w:rFonts w:ascii="Arial" w:hAnsi="Arial" w:cs="Arial"/>
                <w:sz w:val="20"/>
              </w:rPr>
              <w:t>-</w:t>
            </w:r>
          </w:p>
        </w:tc>
        <w:tc>
          <w:tcPr>
            <w:tcW w:w="573" w:type="pct"/>
            <w:shd w:val="clear" w:color="auto" w:fill="auto"/>
          </w:tcPr>
          <w:p w14:paraId="22511CE9" w14:textId="34C95775" w:rsidR="00FC3A7D" w:rsidRPr="00EC590A" w:rsidRDefault="00FE59C3" w:rsidP="00FC3A7D">
            <w:pPr>
              <w:jc w:val="center"/>
              <w:rPr>
                <w:rFonts w:ascii="Arial" w:hAnsi="Arial" w:cs="Arial"/>
                <w:sz w:val="20"/>
              </w:rPr>
            </w:pPr>
            <w:r>
              <w:rPr>
                <w:rFonts w:ascii="Arial" w:hAnsi="Arial" w:cs="Arial"/>
                <w:sz w:val="20"/>
              </w:rPr>
              <w:t xml:space="preserve">Передача плановых, прогнозных цен в </w:t>
            </w:r>
          </w:p>
          <w:p w14:paraId="18E0744E" w14:textId="712C01F4" w:rsidR="00FE59C3" w:rsidRPr="00F94454" w:rsidRDefault="00FE59C3" w:rsidP="00FC3A7D">
            <w:pPr>
              <w:jc w:val="center"/>
              <w:rPr>
                <w:rFonts w:ascii="Arial" w:hAnsi="Arial" w:cs="Arial"/>
                <w:sz w:val="20"/>
              </w:rPr>
            </w:pPr>
          </w:p>
        </w:tc>
        <w:tc>
          <w:tcPr>
            <w:tcW w:w="753" w:type="pct"/>
            <w:shd w:val="clear" w:color="auto" w:fill="auto"/>
          </w:tcPr>
          <w:p w14:paraId="75DAA149" w14:textId="77777777" w:rsidR="00FE59C3" w:rsidRPr="00F94454" w:rsidRDefault="00FE59C3" w:rsidP="00FE59C3">
            <w:pPr>
              <w:jc w:val="center"/>
              <w:rPr>
                <w:rFonts w:ascii="Arial" w:hAnsi="Arial" w:cs="Arial"/>
                <w:sz w:val="20"/>
              </w:rPr>
            </w:pPr>
            <w:r w:rsidRPr="00D25801">
              <w:rPr>
                <w:rFonts w:ascii="Arial" w:eastAsiaTheme="minorHAnsi" w:hAnsi="Arial" w:cs="Arial"/>
                <w:color w:val="000000"/>
                <w:sz w:val="20"/>
                <w:szCs w:val="20"/>
              </w:rPr>
              <w:t>ПП-10.03.01-ERP</w:t>
            </w:r>
          </w:p>
        </w:tc>
        <w:tc>
          <w:tcPr>
            <w:tcW w:w="625" w:type="pct"/>
            <w:shd w:val="clear" w:color="auto" w:fill="auto"/>
          </w:tcPr>
          <w:p w14:paraId="5F6A5C43" w14:textId="77777777" w:rsidR="00FE59C3" w:rsidRPr="00F94454" w:rsidRDefault="00FE59C3" w:rsidP="00FE59C3">
            <w:pPr>
              <w:jc w:val="center"/>
              <w:rPr>
                <w:rFonts w:ascii="Arial" w:hAnsi="Arial" w:cs="Arial"/>
                <w:sz w:val="20"/>
              </w:rPr>
            </w:pPr>
            <w:r w:rsidRPr="00D25801">
              <w:rPr>
                <w:rFonts w:ascii="Arial" w:eastAsiaTheme="minorHAnsi" w:hAnsi="Arial" w:cs="Arial"/>
                <w:color w:val="000000"/>
                <w:sz w:val="20"/>
                <w:szCs w:val="20"/>
              </w:rPr>
              <w:t>Ведение плановых цен</w:t>
            </w:r>
          </w:p>
        </w:tc>
        <w:tc>
          <w:tcPr>
            <w:tcW w:w="844" w:type="pct"/>
            <w:shd w:val="clear" w:color="auto" w:fill="auto"/>
          </w:tcPr>
          <w:p w14:paraId="0E62622A" w14:textId="77777777" w:rsidR="00FE59C3" w:rsidRPr="00F94454" w:rsidRDefault="00FE59C3" w:rsidP="00FE59C3">
            <w:pPr>
              <w:jc w:val="center"/>
              <w:rPr>
                <w:rFonts w:ascii="Arial" w:hAnsi="Arial" w:cs="Arial"/>
                <w:sz w:val="20"/>
              </w:rPr>
            </w:pPr>
            <w:r w:rsidRPr="00D25801">
              <w:rPr>
                <w:rFonts w:ascii="Arial" w:hAnsi="Arial" w:cs="Arial"/>
                <w:sz w:val="20"/>
              </w:rPr>
              <w:t>ПП-10.03.01.01.070</w:t>
            </w:r>
            <w:r>
              <w:rPr>
                <w:rFonts w:ascii="Arial" w:hAnsi="Arial" w:cs="Arial"/>
                <w:sz w:val="20"/>
              </w:rPr>
              <w:t xml:space="preserve"> </w:t>
            </w:r>
            <w:r w:rsidRPr="00567FD8">
              <w:rPr>
                <w:rFonts w:ascii="Arial" w:hAnsi="Arial" w:cs="Arial"/>
                <w:sz w:val="20"/>
              </w:rPr>
              <w:t>Формирование отчета Анализ закупочных цен, утверждение плановой цены</w:t>
            </w:r>
          </w:p>
        </w:tc>
      </w:tr>
      <w:tr w:rsidR="00AF077C" w:rsidRPr="00F94454" w14:paraId="7F593D63" w14:textId="77777777" w:rsidTr="00551249">
        <w:trPr>
          <w:cantSplit/>
        </w:trPr>
        <w:tc>
          <w:tcPr>
            <w:tcW w:w="675" w:type="pct"/>
          </w:tcPr>
          <w:p w14:paraId="508CBCC0" w14:textId="77777777" w:rsidR="00FE59C3" w:rsidRPr="00D25801" w:rsidRDefault="00FE59C3" w:rsidP="00FE59C3">
            <w:pPr>
              <w:rPr>
                <w:rFonts w:ascii="Arial" w:eastAsiaTheme="minorHAnsi" w:hAnsi="Arial" w:cs="Arial"/>
                <w:color w:val="000000"/>
                <w:sz w:val="20"/>
                <w:szCs w:val="20"/>
              </w:rPr>
            </w:pPr>
            <w:r w:rsidRPr="00D25801">
              <w:rPr>
                <w:rFonts w:ascii="Arial" w:eastAsiaTheme="minorHAnsi" w:hAnsi="Arial" w:cs="Arial"/>
                <w:color w:val="000000"/>
                <w:sz w:val="20"/>
                <w:szCs w:val="20"/>
              </w:rPr>
              <w:t>ПП-07.02.03.01-ERP</w:t>
            </w:r>
          </w:p>
        </w:tc>
        <w:tc>
          <w:tcPr>
            <w:tcW w:w="653" w:type="pct"/>
            <w:shd w:val="clear" w:color="auto" w:fill="auto"/>
          </w:tcPr>
          <w:p w14:paraId="4231ED3D" w14:textId="77777777" w:rsidR="00FE59C3" w:rsidRPr="00D25801" w:rsidRDefault="00FE59C3" w:rsidP="00FE59C3">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Годовое планирование воздействий на производственные активы</w:t>
            </w:r>
          </w:p>
        </w:tc>
        <w:tc>
          <w:tcPr>
            <w:tcW w:w="877" w:type="pct"/>
            <w:shd w:val="clear" w:color="auto" w:fill="auto"/>
          </w:tcPr>
          <w:p w14:paraId="10670EAF" w14:textId="77777777" w:rsidR="00FE59C3" w:rsidRPr="00F94454" w:rsidRDefault="000A6520" w:rsidP="00FE59C3">
            <w:pPr>
              <w:jc w:val="center"/>
              <w:rPr>
                <w:rFonts w:ascii="Arial" w:hAnsi="Arial" w:cs="Arial"/>
                <w:sz w:val="20"/>
              </w:rPr>
            </w:pPr>
            <w:r>
              <w:rPr>
                <w:rFonts w:ascii="Arial" w:hAnsi="Arial" w:cs="Arial"/>
                <w:sz w:val="20"/>
              </w:rPr>
              <w:t xml:space="preserve">10 </w:t>
            </w:r>
            <w:r w:rsidRPr="000A6520">
              <w:rPr>
                <w:rFonts w:ascii="Arial" w:hAnsi="Arial" w:cs="Arial"/>
                <w:sz w:val="20"/>
              </w:rPr>
              <w:t>Актуализация планов ТОРО для ППР</w:t>
            </w:r>
          </w:p>
        </w:tc>
        <w:tc>
          <w:tcPr>
            <w:tcW w:w="573" w:type="pct"/>
            <w:shd w:val="clear" w:color="auto" w:fill="auto"/>
          </w:tcPr>
          <w:p w14:paraId="5CAB1B07" w14:textId="77777777" w:rsidR="00FE59C3" w:rsidRPr="00F94454" w:rsidRDefault="000A6520" w:rsidP="00FE59C3">
            <w:pPr>
              <w:jc w:val="center"/>
              <w:rPr>
                <w:rFonts w:ascii="Arial" w:hAnsi="Arial" w:cs="Arial"/>
                <w:sz w:val="20"/>
              </w:rPr>
            </w:pPr>
            <w:r>
              <w:rPr>
                <w:rFonts w:ascii="Arial" w:hAnsi="Arial" w:cs="Arial"/>
                <w:sz w:val="20"/>
              </w:rPr>
              <w:t>Передача утвержденной плановой цены</w:t>
            </w:r>
          </w:p>
        </w:tc>
        <w:tc>
          <w:tcPr>
            <w:tcW w:w="753" w:type="pct"/>
            <w:shd w:val="clear" w:color="auto" w:fill="auto"/>
          </w:tcPr>
          <w:p w14:paraId="2B38B203" w14:textId="77777777" w:rsidR="00FE59C3" w:rsidRPr="00F94454" w:rsidRDefault="00FE59C3" w:rsidP="00FE59C3">
            <w:pPr>
              <w:jc w:val="center"/>
              <w:rPr>
                <w:rFonts w:ascii="Arial" w:hAnsi="Arial" w:cs="Arial"/>
                <w:sz w:val="20"/>
              </w:rPr>
            </w:pPr>
            <w:r w:rsidRPr="00D25801">
              <w:rPr>
                <w:rFonts w:ascii="Arial" w:eastAsiaTheme="minorHAnsi" w:hAnsi="Arial" w:cs="Arial"/>
                <w:color w:val="000000"/>
                <w:sz w:val="20"/>
                <w:szCs w:val="20"/>
              </w:rPr>
              <w:t>ПП-10.03.01-ERP</w:t>
            </w:r>
          </w:p>
        </w:tc>
        <w:tc>
          <w:tcPr>
            <w:tcW w:w="625" w:type="pct"/>
            <w:shd w:val="clear" w:color="auto" w:fill="auto"/>
          </w:tcPr>
          <w:p w14:paraId="3911E818" w14:textId="77777777" w:rsidR="00FE59C3" w:rsidRPr="00F94454" w:rsidRDefault="00FE59C3" w:rsidP="00FE59C3">
            <w:pPr>
              <w:jc w:val="center"/>
              <w:rPr>
                <w:rFonts w:ascii="Arial" w:hAnsi="Arial" w:cs="Arial"/>
                <w:sz w:val="20"/>
              </w:rPr>
            </w:pPr>
            <w:r w:rsidRPr="00D25801">
              <w:rPr>
                <w:rFonts w:ascii="Arial" w:eastAsiaTheme="minorHAnsi" w:hAnsi="Arial" w:cs="Arial"/>
                <w:color w:val="000000"/>
                <w:sz w:val="20"/>
                <w:szCs w:val="20"/>
              </w:rPr>
              <w:t>Ведение плановых цен</w:t>
            </w:r>
          </w:p>
        </w:tc>
        <w:tc>
          <w:tcPr>
            <w:tcW w:w="844" w:type="pct"/>
            <w:shd w:val="clear" w:color="auto" w:fill="auto"/>
          </w:tcPr>
          <w:p w14:paraId="7F01B3BC" w14:textId="77777777" w:rsidR="00FE59C3" w:rsidRPr="00F94454" w:rsidRDefault="000A6520" w:rsidP="00FE59C3">
            <w:pPr>
              <w:jc w:val="center"/>
              <w:rPr>
                <w:rFonts w:ascii="Arial" w:hAnsi="Arial" w:cs="Arial"/>
                <w:sz w:val="20"/>
              </w:rPr>
            </w:pPr>
            <w:r w:rsidRPr="00D25801">
              <w:rPr>
                <w:rFonts w:ascii="Arial" w:hAnsi="Arial" w:cs="Arial"/>
                <w:sz w:val="20"/>
              </w:rPr>
              <w:t>ПП-10.03.01.01.070</w:t>
            </w:r>
            <w:r>
              <w:rPr>
                <w:rFonts w:ascii="Arial" w:hAnsi="Arial" w:cs="Arial"/>
                <w:sz w:val="20"/>
              </w:rPr>
              <w:t xml:space="preserve"> </w:t>
            </w:r>
            <w:r w:rsidRPr="00567FD8">
              <w:rPr>
                <w:rFonts w:ascii="Arial" w:hAnsi="Arial" w:cs="Arial"/>
                <w:sz w:val="20"/>
              </w:rPr>
              <w:t>Формирование отчета Анализ закупочных цен, утверждение плановой цены</w:t>
            </w:r>
          </w:p>
        </w:tc>
      </w:tr>
      <w:tr w:rsidR="00AF077C" w:rsidRPr="00F94454" w14:paraId="1B4F0177" w14:textId="77777777" w:rsidTr="00551249">
        <w:trPr>
          <w:cantSplit/>
        </w:trPr>
        <w:tc>
          <w:tcPr>
            <w:tcW w:w="675" w:type="pct"/>
          </w:tcPr>
          <w:p w14:paraId="1D94F62E" w14:textId="77777777" w:rsidR="008A6BCF" w:rsidRPr="00D25801" w:rsidRDefault="008A6BCF" w:rsidP="008A6BCF">
            <w:pPr>
              <w:rPr>
                <w:rFonts w:ascii="Arial" w:eastAsiaTheme="minorHAnsi" w:hAnsi="Arial" w:cs="Arial"/>
                <w:color w:val="000000"/>
                <w:sz w:val="20"/>
                <w:szCs w:val="20"/>
              </w:rPr>
            </w:pPr>
            <w:r w:rsidRPr="00D25801">
              <w:rPr>
                <w:rFonts w:ascii="Arial" w:eastAsiaTheme="minorHAnsi" w:hAnsi="Arial" w:cs="Arial"/>
                <w:color w:val="000000"/>
                <w:sz w:val="20"/>
                <w:szCs w:val="20"/>
              </w:rPr>
              <w:t>ОП-03.02.19.04-ERP</w:t>
            </w:r>
          </w:p>
        </w:tc>
        <w:tc>
          <w:tcPr>
            <w:tcW w:w="653" w:type="pct"/>
            <w:shd w:val="clear" w:color="auto" w:fill="auto"/>
          </w:tcPr>
          <w:p w14:paraId="76B4F5E2" w14:textId="77777777" w:rsidR="008A6BCF" w:rsidRPr="00D25801" w:rsidRDefault="008A6BCF" w:rsidP="008A6BCF">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 xml:space="preserve"> Управление потребностью и стоимостью МТР (кроме ОДЦИ)</w:t>
            </w:r>
          </w:p>
        </w:tc>
        <w:tc>
          <w:tcPr>
            <w:tcW w:w="877" w:type="pct"/>
            <w:shd w:val="clear" w:color="auto" w:fill="auto"/>
          </w:tcPr>
          <w:p w14:paraId="1749E1A1" w14:textId="77777777" w:rsidR="008A6BCF" w:rsidRDefault="008A6BCF" w:rsidP="008A6BCF">
            <w:pPr>
              <w:jc w:val="center"/>
              <w:rPr>
                <w:rFonts w:ascii="Arial" w:hAnsi="Arial" w:cs="Arial"/>
                <w:sz w:val="20"/>
              </w:rPr>
            </w:pPr>
            <w:r w:rsidRPr="008A6BCF">
              <w:rPr>
                <w:rFonts w:ascii="Arial" w:hAnsi="Arial" w:cs="Arial"/>
                <w:sz w:val="20"/>
              </w:rPr>
              <w:t>ОП-03.02.19.04-ERP-020</w:t>
            </w:r>
          </w:p>
          <w:p w14:paraId="0861A127" w14:textId="77777777" w:rsidR="008A6BCF" w:rsidRPr="00F94454" w:rsidRDefault="008A6BCF" w:rsidP="008A6BCF">
            <w:pPr>
              <w:jc w:val="center"/>
              <w:rPr>
                <w:rFonts w:ascii="Arial" w:hAnsi="Arial" w:cs="Arial"/>
                <w:sz w:val="20"/>
              </w:rPr>
            </w:pPr>
            <w:r w:rsidRPr="008A6BCF">
              <w:rPr>
                <w:rFonts w:ascii="Arial" w:hAnsi="Arial" w:cs="Arial"/>
                <w:sz w:val="20"/>
              </w:rPr>
              <w:t>Проверка актуальности цены МТР</w:t>
            </w:r>
          </w:p>
        </w:tc>
        <w:tc>
          <w:tcPr>
            <w:tcW w:w="573" w:type="pct"/>
            <w:shd w:val="clear" w:color="auto" w:fill="auto"/>
          </w:tcPr>
          <w:p w14:paraId="24700978" w14:textId="77777777" w:rsidR="008A6BCF" w:rsidRPr="00F94454" w:rsidRDefault="008A6BCF" w:rsidP="008A6BCF">
            <w:pPr>
              <w:jc w:val="center"/>
              <w:rPr>
                <w:rFonts w:ascii="Arial" w:hAnsi="Arial" w:cs="Arial"/>
                <w:sz w:val="20"/>
              </w:rPr>
            </w:pPr>
            <w:r>
              <w:rPr>
                <w:rFonts w:ascii="Arial" w:hAnsi="Arial" w:cs="Arial"/>
                <w:sz w:val="20"/>
              </w:rPr>
              <w:t>Передача утвержденной плановой цены</w:t>
            </w:r>
          </w:p>
        </w:tc>
        <w:tc>
          <w:tcPr>
            <w:tcW w:w="753" w:type="pct"/>
            <w:shd w:val="clear" w:color="auto" w:fill="auto"/>
          </w:tcPr>
          <w:p w14:paraId="79281230" w14:textId="77777777" w:rsidR="008A6BCF" w:rsidRPr="00F94454" w:rsidRDefault="008A6BCF" w:rsidP="008A6BCF">
            <w:pPr>
              <w:jc w:val="center"/>
              <w:rPr>
                <w:rFonts w:ascii="Arial" w:hAnsi="Arial" w:cs="Arial"/>
                <w:sz w:val="20"/>
              </w:rPr>
            </w:pPr>
            <w:r w:rsidRPr="00D25801">
              <w:rPr>
                <w:rFonts w:ascii="Arial" w:eastAsiaTheme="minorHAnsi" w:hAnsi="Arial" w:cs="Arial"/>
                <w:color w:val="000000"/>
                <w:sz w:val="20"/>
                <w:szCs w:val="20"/>
              </w:rPr>
              <w:t>ПП-10.03.01-ERP</w:t>
            </w:r>
          </w:p>
        </w:tc>
        <w:tc>
          <w:tcPr>
            <w:tcW w:w="625" w:type="pct"/>
            <w:shd w:val="clear" w:color="auto" w:fill="auto"/>
          </w:tcPr>
          <w:p w14:paraId="114EB43A" w14:textId="77777777" w:rsidR="008A6BCF" w:rsidRPr="00F94454" w:rsidRDefault="008A6BCF" w:rsidP="008A6BCF">
            <w:pPr>
              <w:jc w:val="center"/>
              <w:rPr>
                <w:rFonts w:ascii="Arial" w:hAnsi="Arial" w:cs="Arial"/>
                <w:sz w:val="20"/>
              </w:rPr>
            </w:pPr>
            <w:r w:rsidRPr="00D25801">
              <w:rPr>
                <w:rFonts w:ascii="Arial" w:eastAsiaTheme="minorHAnsi" w:hAnsi="Arial" w:cs="Arial"/>
                <w:color w:val="000000"/>
                <w:sz w:val="20"/>
                <w:szCs w:val="20"/>
              </w:rPr>
              <w:t>Ведение плановых цен</w:t>
            </w:r>
          </w:p>
        </w:tc>
        <w:tc>
          <w:tcPr>
            <w:tcW w:w="844" w:type="pct"/>
            <w:shd w:val="clear" w:color="auto" w:fill="auto"/>
          </w:tcPr>
          <w:p w14:paraId="1364C10E" w14:textId="77777777" w:rsidR="008A6BCF" w:rsidRPr="00F94454" w:rsidRDefault="008A6BCF" w:rsidP="008A6BCF">
            <w:pPr>
              <w:jc w:val="center"/>
              <w:rPr>
                <w:rFonts w:ascii="Arial" w:hAnsi="Arial" w:cs="Arial"/>
                <w:sz w:val="20"/>
              </w:rPr>
            </w:pPr>
            <w:r w:rsidRPr="00D25801">
              <w:rPr>
                <w:rFonts w:ascii="Arial" w:hAnsi="Arial" w:cs="Arial"/>
                <w:sz w:val="20"/>
              </w:rPr>
              <w:t>ПП-10.03.01.01.070</w:t>
            </w:r>
            <w:r>
              <w:rPr>
                <w:rFonts w:ascii="Arial" w:hAnsi="Arial" w:cs="Arial"/>
                <w:sz w:val="20"/>
              </w:rPr>
              <w:t xml:space="preserve"> </w:t>
            </w:r>
            <w:r w:rsidRPr="00567FD8">
              <w:rPr>
                <w:rFonts w:ascii="Arial" w:hAnsi="Arial" w:cs="Arial"/>
                <w:sz w:val="20"/>
              </w:rPr>
              <w:t>Формирование отчета Анализ закупочных цен, утверждение плановой цены</w:t>
            </w:r>
          </w:p>
        </w:tc>
      </w:tr>
      <w:tr w:rsidR="00AF077C" w:rsidRPr="00F94454" w14:paraId="6023A993" w14:textId="77777777" w:rsidTr="00551249">
        <w:trPr>
          <w:cantSplit/>
        </w:trPr>
        <w:tc>
          <w:tcPr>
            <w:tcW w:w="675" w:type="pct"/>
          </w:tcPr>
          <w:p w14:paraId="40F801BB" w14:textId="77777777" w:rsidR="008A6BCF" w:rsidRPr="00D25801" w:rsidRDefault="008A6BCF" w:rsidP="008A6BCF">
            <w:pPr>
              <w:rPr>
                <w:rFonts w:ascii="Arial" w:eastAsiaTheme="minorHAnsi" w:hAnsi="Arial" w:cs="Arial"/>
                <w:color w:val="000000"/>
                <w:sz w:val="20"/>
                <w:szCs w:val="20"/>
              </w:rPr>
            </w:pPr>
            <w:r w:rsidRPr="00D25801">
              <w:rPr>
                <w:rFonts w:ascii="Arial" w:eastAsiaTheme="minorHAnsi" w:hAnsi="Arial" w:cs="Arial"/>
                <w:color w:val="000000"/>
                <w:sz w:val="20"/>
                <w:szCs w:val="20"/>
              </w:rPr>
              <w:lastRenderedPageBreak/>
              <w:t>ПП-10.03.01-ERP</w:t>
            </w:r>
          </w:p>
        </w:tc>
        <w:tc>
          <w:tcPr>
            <w:tcW w:w="653" w:type="pct"/>
            <w:shd w:val="clear" w:color="auto" w:fill="auto"/>
          </w:tcPr>
          <w:p w14:paraId="05673210" w14:textId="77777777" w:rsidR="008A6BCF" w:rsidRPr="00D25801" w:rsidRDefault="008A6BCF" w:rsidP="008A6BCF">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Ведение плановых цен</w:t>
            </w:r>
          </w:p>
        </w:tc>
        <w:tc>
          <w:tcPr>
            <w:tcW w:w="877" w:type="pct"/>
            <w:shd w:val="clear" w:color="auto" w:fill="auto"/>
          </w:tcPr>
          <w:p w14:paraId="62F83C18" w14:textId="77777777" w:rsidR="008A6BCF" w:rsidRDefault="008A6BCF" w:rsidP="008A6BCF">
            <w:pPr>
              <w:jc w:val="center"/>
              <w:rPr>
                <w:rFonts w:ascii="Arial" w:hAnsi="Arial" w:cs="Arial"/>
                <w:sz w:val="20"/>
              </w:rPr>
            </w:pPr>
            <w:r w:rsidRPr="00567FD8">
              <w:rPr>
                <w:rFonts w:ascii="Arial" w:hAnsi="Arial" w:cs="Arial"/>
                <w:sz w:val="20"/>
              </w:rPr>
              <w:t>ПП-10.03.01.01.010</w:t>
            </w:r>
            <w:r>
              <w:rPr>
                <w:rFonts w:ascii="Arial" w:hAnsi="Arial" w:cs="Arial"/>
                <w:sz w:val="20"/>
              </w:rPr>
              <w:t xml:space="preserve"> </w:t>
            </w:r>
            <w:r w:rsidRPr="00567FD8">
              <w:rPr>
                <w:rFonts w:ascii="Arial" w:hAnsi="Arial" w:cs="Arial"/>
                <w:sz w:val="20"/>
              </w:rPr>
              <w:t>Запуск фонового задания для автоматического формирования перечня МТР для расценки, на основании не</w:t>
            </w:r>
            <w:r w:rsidR="0001093C">
              <w:rPr>
                <w:rFonts w:ascii="Arial" w:hAnsi="Arial" w:cs="Arial"/>
                <w:sz w:val="20"/>
              </w:rPr>
              <w:t xml:space="preserve"> </w:t>
            </w:r>
            <w:r w:rsidRPr="00567FD8">
              <w:rPr>
                <w:rFonts w:ascii="Arial" w:hAnsi="Arial" w:cs="Arial"/>
                <w:sz w:val="20"/>
              </w:rPr>
              <w:t>расцененных потребностей</w:t>
            </w:r>
          </w:p>
          <w:p w14:paraId="68264BF8" w14:textId="77777777" w:rsidR="008A6BCF" w:rsidRDefault="008A6BCF" w:rsidP="008A6BCF">
            <w:pPr>
              <w:jc w:val="center"/>
              <w:rPr>
                <w:rFonts w:ascii="Arial" w:hAnsi="Arial" w:cs="Arial"/>
                <w:sz w:val="20"/>
              </w:rPr>
            </w:pPr>
            <w:r>
              <w:rPr>
                <w:rFonts w:ascii="Arial" w:hAnsi="Arial" w:cs="Arial"/>
                <w:sz w:val="20"/>
              </w:rPr>
              <w:t>ИЛИ</w:t>
            </w:r>
          </w:p>
          <w:p w14:paraId="203D4E79" w14:textId="77777777" w:rsidR="008A6BCF" w:rsidRPr="00F94454" w:rsidRDefault="008A6BCF" w:rsidP="008A6BCF">
            <w:pPr>
              <w:jc w:val="center"/>
              <w:rPr>
                <w:rFonts w:ascii="Arial" w:hAnsi="Arial" w:cs="Arial"/>
                <w:sz w:val="20"/>
              </w:rPr>
            </w:pPr>
            <w:r w:rsidRPr="00567FD8">
              <w:rPr>
                <w:rFonts w:ascii="Arial" w:hAnsi="Arial" w:cs="Arial"/>
                <w:sz w:val="20"/>
              </w:rPr>
              <w:t>ПП-10.03.01.01.090</w:t>
            </w:r>
            <w:r>
              <w:rPr>
                <w:rFonts w:ascii="Arial" w:hAnsi="Arial" w:cs="Arial"/>
                <w:sz w:val="20"/>
              </w:rPr>
              <w:t xml:space="preserve"> </w:t>
            </w:r>
            <w:r w:rsidRPr="00567FD8">
              <w:rPr>
                <w:rFonts w:ascii="Arial" w:hAnsi="Arial" w:cs="Arial"/>
                <w:sz w:val="20"/>
              </w:rPr>
              <w:t xml:space="preserve">Анализ рынка по </w:t>
            </w:r>
            <w:proofErr w:type="spellStart"/>
            <w:r w:rsidRPr="00567FD8">
              <w:rPr>
                <w:rFonts w:ascii="Arial" w:hAnsi="Arial" w:cs="Arial"/>
                <w:sz w:val="20"/>
              </w:rPr>
              <w:t>нетарифицированным</w:t>
            </w:r>
            <w:proofErr w:type="spellEnd"/>
            <w:r w:rsidRPr="00567FD8">
              <w:rPr>
                <w:rFonts w:ascii="Arial" w:hAnsi="Arial" w:cs="Arial"/>
                <w:sz w:val="20"/>
              </w:rPr>
              <w:t xml:space="preserve"> услугам</w:t>
            </w:r>
          </w:p>
        </w:tc>
        <w:tc>
          <w:tcPr>
            <w:tcW w:w="573" w:type="pct"/>
            <w:shd w:val="clear" w:color="auto" w:fill="auto"/>
          </w:tcPr>
          <w:p w14:paraId="6AF84894" w14:textId="77777777" w:rsidR="008A6BCF" w:rsidRPr="00F94454" w:rsidRDefault="008A6BCF" w:rsidP="008A6BCF">
            <w:pPr>
              <w:jc w:val="center"/>
              <w:rPr>
                <w:rFonts w:ascii="Arial" w:hAnsi="Arial" w:cs="Arial"/>
                <w:sz w:val="20"/>
              </w:rPr>
            </w:pPr>
            <w:r>
              <w:rPr>
                <w:rFonts w:ascii="Arial" w:hAnsi="Arial" w:cs="Arial"/>
                <w:sz w:val="20"/>
              </w:rPr>
              <w:t>Потребность без плановой цены</w:t>
            </w:r>
          </w:p>
        </w:tc>
        <w:tc>
          <w:tcPr>
            <w:tcW w:w="753" w:type="pct"/>
            <w:shd w:val="clear" w:color="auto" w:fill="auto"/>
          </w:tcPr>
          <w:p w14:paraId="520540B0" w14:textId="77777777" w:rsidR="008A6BCF" w:rsidRPr="00F94454" w:rsidRDefault="008A6BCF" w:rsidP="008A6BCF">
            <w:pPr>
              <w:jc w:val="center"/>
              <w:rPr>
                <w:rFonts w:ascii="Arial" w:hAnsi="Arial" w:cs="Arial"/>
                <w:sz w:val="20"/>
              </w:rPr>
            </w:pPr>
            <w:r w:rsidRPr="00D25801">
              <w:rPr>
                <w:rFonts w:ascii="Arial" w:eastAsiaTheme="minorHAnsi" w:hAnsi="Arial" w:cs="Arial"/>
                <w:color w:val="000000"/>
                <w:sz w:val="20"/>
                <w:szCs w:val="20"/>
              </w:rPr>
              <w:t>ОП-03.02.19.04-ERP</w:t>
            </w:r>
          </w:p>
        </w:tc>
        <w:tc>
          <w:tcPr>
            <w:tcW w:w="625" w:type="pct"/>
            <w:shd w:val="clear" w:color="auto" w:fill="auto"/>
          </w:tcPr>
          <w:p w14:paraId="2E8F8192" w14:textId="77777777" w:rsidR="008A6BCF" w:rsidRPr="00F94454" w:rsidRDefault="008A6BCF" w:rsidP="008A6BCF">
            <w:pPr>
              <w:jc w:val="center"/>
              <w:rPr>
                <w:rFonts w:ascii="Arial" w:hAnsi="Arial" w:cs="Arial"/>
                <w:sz w:val="20"/>
              </w:rPr>
            </w:pPr>
            <w:r w:rsidRPr="00D25801">
              <w:rPr>
                <w:rFonts w:ascii="Arial" w:eastAsiaTheme="minorHAnsi" w:hAnsi="Arial" w:cs="Arial"/>
                <w:color w:val="000000"/>
                <w:sz w:val="20"/>
                <w:szCs w:val="20"/>
              </w:rPr>
              <w:t xml:space="preserve"> Управление потребностью и стоимостью МТР (кроме ОДЦИ)</w:t>
            </w:r>
          </w:p>
        </w:tc>
        <w:tc>
          <w:tcPr>
            <w:tcW w:w="844" w:type="pct"/>
            <w:shd w:val="clear" w:color="auto" w:fill="auto"/>
          </w:tcPr>
          <w:p w14:paraId="526A8B84" w14:textId="77777777" w:rsidR="008A6BCF" w:rsidRDefault="008A6BCF" w:rsidP="008A6BCF">
            <w:pPr>
              <w:jc w:val="center"/>
              <w:rPr>
                <w:rFonts w:ascii="Arial" w:hAnsi="Arial" w:cs="Arial"/>
                <w:sz w:val="20"/>
              </w:rPr>
            </w:pPr>
            <w:r w:rsidRPr="008A6BCF">
              <w:rPr>
                <w:rFonts w:ascii="Arial" w:hAnsi="Arial" w:cs="Arial"/>
                <w:sz w:val="20"/>
              </w:rPr>
              <w:t>ОП-03.02.19.04-ERP-020</w:t>
            </w:r>
          </w:p>
          <w:p w14:paraId="5C7719BF" w14:textId="77777777" w:rsidR="008A6BCF" w:rsidRPr="00F94454" w:rsidRDefault="008A6BCF" w:rsidP="008A6BCF">
            <w:pPr>
              <w:jc w:val="center"/>
              <w:rPr>
                <w:rFonts w:ascii="Arial" w:hAnsi="Arial" w:cs="Arial"/>
                <w:sz w:val="20"/>
              </w:rPr>
            </w:pPr>
            <w:r w:rsidRPr="008A6BCF">
              <w:rPr>
                <w:rFonts w:ascii="Arial" w:hAnsi="Arial" w:cs="Arial"/>
                <w:sz w:val="20"/>
              </w:rPr>
              <w:t>Проверка актуальности цены МТР</w:t>
            </w:r>
          </w:p>
        </w:tc>
      </w:tr>
      <w:tr w:rsidR="00AF077C" w:rsidRPr="00F94454" w14:paraId="1905CB1C" w14:textId="77777777" w:rsidTr="00551249">
        <w:trPr>
          <w:cantSplit/>
        </w:trPr>
        <w:tc>
          <w:tcPr>
            <w:tcW w:w="675" w:type="pct"/>
          </w:tcPr>
          <w:p w14:paraId="532D498A" w14:textId="2B2CFFF8" w:rsidR="008A6BCF" w:rsidRPr="00D25801" w:rsidRDefault="008A6BCF" w:rsidP="008A6BCF">
            <w:pPr>
              <w:rPr>
                <w:rFonts w:ascii="Arial" w:eastAsiaTheme="minorHAnsi" w:hAnsi="Arial" w:cs="Arial"/>
                <w:color w:val="000000"/>
                <w:sz w:val="20"/>
                <w:szCs w:val="20"/>
              </w:rPr>
            </w:pPr>
          </w:p>
        </w:tc>
        <w:tc>
          <w:tcPr>
            <w:tcW w:w="653" w:type="pct"/>
            <w:shd w:val="clear" w:color="auto" w:fill="auto"/>
          </w:tcPr>
          <w:p w14:paraId="0B6B0482" w14:textId="7864861C" w:rsidR="008A6BCF" w:rsidRPr="00D25801" w:rsidRDefault="008A6BCF" w:rsidP="008A6BCF">
            <w:pPr>
              <w:jc w:val="center"/>
              <w:rPr>
                <w:rFonts w:ascii="Arial" w:eastAsiaTheme="minorHAnsi" w:hAnsi="Arial" w:cs="Arial"/>
                <w:color w:val="000000"/>
                <w:sz w:val="20"/>
                <w:szCs w:val="20"/>
              </w:rPr>
            </w:pPr>
          </w:p>
        </w:tc>
        <w:tc>
          <w:tcPr>
            <w:tcW w:w="877" w:type="pct"/>
            <w:shd w:val="clear" w:color="auto" w:fill="auto"/>
          </w:tcPr>
          <w:p w14:paraId="2398ACBF" w14:textId="4379E924" w:rsidR="008A6BCF" w:rsidRPr="00F94454" w:rsidRDefault="008A6BCF" w:rsidP="008A6BCF">
            <w:pPr>
              <w:jc w:val="center"/>
              <w:rPr>
                <w:rFonts w:ascii="Arial" w:hAnsi="Arial" w:cs="Arial"/>
                <w:sz w:val="20"/>
              </w:rPr>
            </w:pPr>
          </w:p>
        </w:tc>
        <w:tc>
          <w:tcPr>
            <w:tcW w:w="573" w:type="pct"/>
            <w:shd w:val="clear" w:color="auto" w:fill="auto"/>
          </w:tcPr>
          <w:p w14:paraId="3327D3BC" w14:textId="78FAFD74" w:rsidR="008A6BCF" w:rsidRPr="00F94454" w:rsidRDefault="008A6BCF" w:rsidP="008A6BCF">
            <w:pPr>
              <w:jc w:val="center"/>
              <w:rPr>
                <w:rFonts w:ascii="Arial" w:hAnsi="Arial" w:cs="Arial"/>
                <w:sz w:val="20"/>
              </w:rPr>
            </w:pPr>
          </w:p>
        </w:tc>
        <w:tc>
          <w:tcPr>
            <w:tcW w:w="753" w:type="pct"/>
            <w:shd w:val="clear" w:color="auto" w:fill="auto"/>
          </w:tcPr>
          <w:p w14:paraId="19F29D8E" w14:textId="4FDA4533" w:rsidR="008A6BCF" w:rsidRPr="00F94454" w:rsidRDefault="008A6BCF" w:rsidP="008A6BCF">
            <w:pPr>
              <w:jc w:val="center"/>
              <w:rPr>
                <w:rFonts w:ascii="Arial" w:hAnsi="Arial" w:cs="Arial"/>
                <w:sz w:val="20"/>
              </w:rPr>
            </w:pPr>
          </w:p>
        </w:tc>
        <w:tc>
          <w:tcPr>
            <w:tcW w:w="625" w:type="pct"/>
            <w:shd w:val="clear" w:color="auto" w:fill="auto"/>
          </w:tcPr>
          <w:p w14:paraId="0B93044A" w14:textId="039D8B53" w:rsidR="008A6BCF" w:rsidRPr="00F94454" w:rsidRDefault="008A6BCF" w:rsidP="008A6BCF">
            <w:pPr>
              <w:jc w:val="center"/>
              <w:rPr>
                <w:rFonts w:ascii="Arial" w:hAnsi="Arial" w:cs="Arial"/>
                <w:sz w:val="20"/>
              </w:rPr>
            </w:pPr>
          </w:p>
        </w:tc>
        <w:tc>
          <w:tcPr>
            <w:tcW w:w="844" w:type="pct"/>
            <w:shd w:val="clear" w:color="auto" w:fill="auto"/>
          </w:tcPr>
          <w:p w14:paraId="22184B19" w14:textId="60A38D7C" w:rsidR="008A6BCF" w:rsidRPr="00F94454" w:rsidRDefault="008A6BCF" w:rsidP="008A6BCF">
            <w:pPr>
              <w:jc w:val="center"/>
              <w:rPr>
                <w:rFonts w:ascii="Arial" w:hAnsi="Arial" w:cs="Arial"/>
                <w:sz w:val="20"/>
              </w:rPr>
            </w:pPr>
          </w:p>
        </w:tc>
      </w:tr>
      <w:tr w:rsidR="00AF077C" w:rsidRPr="00F94454" w14:paraId="77E5306A" w14:textId="77777777" w:rsidTr="00551249">
        <w:trPr>
          <w:cantSplit/>
        </w:trPr>
        <w:tc>
          <w:tcPr>
            <w:tcW w:w="675" w:type="pct"/>
          </w:tcPr>
          <w:p w14:paraId="0E4DC086" w14:textId="77777777" w:rsidR="0028586C" w:rsidRPr="00936ED7" w:rsidRDefault="00936ED7" w:rsidP="008A6BCF">
            <w:pPr>
              <w:rPr>
                <w:rFonts w:ascii="Arial" w:eastAsiaTheme="minorHAnsi" w:hAnsi="Arial" w:cs="Arial"/>
                <w:color w:val="000000"/>
                <w:sz w:val="20"/>
                <w:szCs w:val="20"/>
                <w:lang w:val="en-US"/>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2</w:t>
            </w:r>
            <w:r w:rsidRPr="00D25801">
              <w:rPr>
                <w:rFonts w:ascii="Arial" w:eastAsiaTheme="minorHAnsi" w:hAnsi="Arial" w:cs="Arial"/>
                <w:color w:val="000000"/>
                <w:sz w:val="20"/>
                <w:szCs w:val="20"/>
              </w:rPr>
              <w:t>-ERP</w:t>
            </w:r>
          </w:p>
        </w:tc>
        <w:tc>
          <w:tcPr>
            <w:tcW w:w="653" w:type="pct"/>
            <w:shd w:val="clear" w:color="auto" w:fill="auto"/>
          </w:tcPr>
          <w:p w14:paraId="57DF95DE" w14:textId="77777777" w:rsidR="0028586C" w:rsidRPr="00D25801" w:rsidRDefault="00936ED7" w:rsidP="008A6BCF">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потребности</w:t>
            </w:r>
          </w:p>
        </w:tc>
        <w:tc>
          <w:tcPr>
            <w:tcW w:w="877" w:type="pct"/>
            <w:shd w:val="clear" w:color="auto" w:fill="auto"/>
          </w:tcPr>
          <w:p w14:paraId="3785408A" w14:textId="77777777" w:rsidR="0028586C" w:rsidRPr="00B94E53" w:rsidRDefault="00B94E53" w:rsidP="008A6BCF">
            <w:pPr>
              <w:jc w:val="center"/>
              <w:rPr>
                <w:rFonts w:ascii="Arial" w:hAnsi="Arial" w:cs="Arial"/>
                <w:sz w:val="20"/>
              </w:rPr>
            </w:pPr>
            <w:r>
              <w:rPr>
                <w:rFonts w:ascii="Arial" w:hAnsi="Arial" w:cs="Arial"/>
                <w:sz w:val="20"/>
              </w:rPr>
              <w:t>ПП-10.03.02.02.10 Создание заявки на списание МТР</w:t>
            </w:r>
            <w:r w:rsidRPr="00B94E53">
              <w:rPr>
                <w:rFonts w:ascii="Arial" w:hAnsi="Arial" w:cs="Arial"/>
                <w:sz w:val="20"/>
              </w:rPr>
              <w:t>/</w:t>
            </w:r>
            <w:r>
              <w:rPr>
                <w:rFonts w:ascii="Arial" w:hAnsi="Arial" w:cs="Arial"/>
                <w:sz w:val="20"/>
              </w:rPr>
              <w:t>закупку услуг</w:t>
            </w:r>
          </w:p>
        </w:tc>
        <w:tc>
          <w:tcPr>
            <w:tcW w:w="573" w:type="pct"/>
            <w:shd w:val="clear" w:color="auto" w:fill="auto"/>
          </w:tcPr>
          <w:p w14:paraId="0E09AE46" w14:textId="77777777" w:rsidR="0028586C" w:rsidRDefault="00B94E53" w:rsidP="008A6BCF">
            <w:pPr>
              <w:jc w:val="center"/>
              <w:rPr>
                <w:rFonts w:ascii="Arial" w:hAnsi="Arial" w:cs="Arial"/>
                <w:sz w:val="20"/>
              </w:rPr>
            </w:pPr>
            <w:r>
              <w:rPr>
                <w:rFonts w:ascii="Arial" w:hAnsi="Arial" w:cs="Arial"/>
                <w:sz w:val="20"/>
              </w:rPr>
              <w:t>Необходимо зарегистрировать заявку на закупку услуги по утилизации</w:t>
            </w:r>
          </w:p>
        </w:tc>
        <w:tc>
          <w:tcPr>
            <w:tcW w:w="753" w:type="pct"/>
            <w:shd w:val="clear" w:color="auto" w:fill="auto"/>
          </w:tcPr>
          <w:p w14:paraId="246F797D" w14:textId="77777777" w:rsidR="0028586C" w:rsidRPr="00D25801" w:rsidRDefault="00B94E53" w:rsidP="008A6BCF">
            <w:pPr>
              <w:jc w:val="center"/>
              <w:rPr>
                <w:rFonts w:ascii="Arial" w:eastAsiaTheme="minorHAnsi" w:hAnsi="Arial" w:cs="Arial"/>
                <w:color w:val="000000"/>
                <w:sz w:val="20"/>
                <w:szCs w:val="20"/>
              </w:rPr>
            </w:pPr>
            <w:r>
              <w:rPr>
                <w:rFonts w:ascii="Arial" w:eastAsiaTheme="minorHAnsi" w:hAnsi="Arial" w:cs="Arial"/>
                <w:color w:val="000000"/>
                <w:sz w:val="20"/>
                <w:szCs w:val="20"/>
              </w:rPr>
              <w:t>ПП-10.05.02</w:t>
            </w:r>
            <w:r w:rsidRPr="00D25801">
              <w:rPr>
                <w:rFonts w:ascii="Arial" w:eastAsiaTheme="minorHAnsi" w:hAnsi="Arial" w:cs="Arial"/>
                <w:color w:val="000000"/>
                <w:sz w:val="20"/>
                <w:szCs w:val="20"/>
              </w:rPr>
              <w:t>-ERP</w:t>
            </w:r>
          </w:p>
        </w:tc>
        <w:tc>
          <w:tcPr>
            <w:tcW w:w="625" w:type="pct"/>
            <w:shd w:val="clear" w:color="auto" w:fill="auto"/>
          </w:tcPr>
          <w:p w14:paraId="639483E1" w14:textId="77777777" w:rsidR="0028586C" w:rsidRPr="00D25801" w:rsidRDefault="00B94E53" w:rsidP="008A6BCF">
            <w:pPr>
              <w:jc w:val="center"/>
              <w:rPr>
                <w:rFonts w:ascii="Arial" w:eastAsiaTheme="minorHAnsi" w:hAnsi="Arial" w:cs="Arial"/>
                <w:color w:val="000000"/>
                <w:sz w:val="20"/>
                <w:szCs w:val="20"/>
              </w:rPr>
            </w:pPr>
            <w:r>
              <w:rPr>
                <w:rFonts w:ascii="Arial" w:eastAsiaTheme="minorHAnsi" w:hAnsi="Arial" w:cs="Arial"/>
                <w:color w:val="000000"/>
                <w:sz w:val="20"/>
                <w:szCs w:val="20"/>
              </w:rPr>
              <w:t>Выявление НВИ</w:t>
            </w:r>
            <w:r w:rsidRPr="00B94E53">
              <w:rPr>
                <w:rFonts w:ascii="Arial" w:hAnsi="Arial" w:cs="Arial"/>
                <w:sz w:val="20"/>
              </w:rPr>
              <w:t>/</w:t>
            </w:r>
            <w:r>
              <w:rPr>
                <w:rFonts w:ascii="Arial" w:hAnsi="Arial" w:cs="Arial"/>
                <w:sz w:val="20"/>
              </w:rPr>
              <w:t>НЛИ</w:t>
            </w:r>
          </w:p>
        </w:tc>
        <w:tc>
          <w:tcPr>
            <w:tcW w:w="844" w:type="pct"/>
            <w:shd w:val="clear" w:color="auto" w:fill="auto"/>
          </w:tcPr>
          <w:p w14:paraId="539435EA" w14:textId="77777777" w:rsidR="0028586C" w:rsidRPr="00D25801" w:rsidRDefault="0028586C" w:rsidP="008A6BCF">
            <w:pPr>
              <w:jc w:val="center"/>
              <w:rPr>
                <w:rFonts w:ascii="Arial" w:hAnsi="Arial" w:cs="Arial"/>
                <w:sz w:val="20"/>
              </w:rPr>
            </w:pPr>
          </w:p>
        </w:tc>
      </w:tr>
      <w:tr w:rsidR="00AF077C" w:rsidRPr="00F94454" w14:paraId="378FFB8F" w14:textId="77777777" w:rsidTr="00551249">
        <w:trPr>
          <w:cantSplit/>
        </w:trPr>
        <w:tc>
          <w:tcPr>
            <w:tcW w:w="675" w:type="pct"/>
          </w:tcPr>
          <w:p w14:paraId="2E7F4D9E" w14:textId="77777777" w:rsidR="00B94E53" w:rsidRPr="00D25801" w:rsidRDefault="00B94E53" w:rsidP="00B94E53">
            <w:pP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2</w:t>
            </w:r>
            <w:r w:rsidRPr="00D25801">
              <w:rPr>
                <w:rFonts w:ascii="Arial" w:eastAsiaTheme="minorHAnsi" w:hAnsi="Arial" w:cs="Arial"/>
                <w:color w:val="000000"/>
                <w:sz w:val="20"/>
                <w:szCs w:val="20"/>
              </w:rPr>
              <w:t>-ERP</w:t>
            </w:r>
          </w:p>
        </w:tc>
        <w:tc>
          <w:tcPr>
            <w:tcW w:w="653" w:type="pct"/>
            <w:shd w:val="clear" w:color="auto" w:fill="auto"/>
          </w:tcPr>
          <w:p w14:paraId="64D16AA8" w14:textId="77777777" w:rsidR="00B94E53" w:rsidRPr="00D25801" w:rsidRDefault="00B94E53" w:rsidP="00B94E53">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потребности</w:t>
            </w:r>
          </w:p>
        </w:tc>
        <w:tc>
          <w:tcPr>
            <w:tcW w:w="877" w:type="pct"/>
            <w:shd w:val="clear" w:color="auto" w:fill="auto"/>
          </w:tcPr>
          <w:p w14:paraId="50F59B14" w14:textId="77777777" w:rsidR="00B94E53" w:rsidRDefault="00B94E53" w:rsidP="00B94E53">
            <w:pPr>
              <w:jc w:val="center"/>
              <w:rPr>
                <w:rFonts w:ascii="Arial" w:hAnsi="Arial" w:cs="Arial"/>
                <w:sz w:val="20"/>
              </w:rPr>
            </w:pPr>
            <w:r>
              <w:rPr>
                <w:rFonts w:ascii="Arial" w:hAnsi="Arial" w:cs="Arial"/>
                <w:sz w:val="20"/>
              </w:rPr>
              <w:t>ПП-10.03.02.02.10 Создание заявки на списание МТР</w:t>
            </w:r>
            <w:r w:rsidRPr="00B94E53">
              <w:rPr>
                <w:rFonts w:ascii="Arial" w:hAnsi="Arial" w:cs="Arial"/>
                <w:sz w:val="20"/>
              </w:rPr>
              <w:t>/</w:t>
            </w:r>
            <w:r>
              <w:rPr>
                <w:rFonts w:ascii="Arial" w:hAnsi="Arial" w:cs="Arial"/>
                <w:sz w:val="20"/>
              </w:rPr>
              <w:t>закупку услуг</w:t>
            </w:r>
          </w:p>
        </w:tc>
        <w:tc>
          <w:tcPr>
            <w:tcW w:w="573" w:type="pct"/>
            <w:shd w:val="clear" w:color="auto" w:fill="auto"/>
          </w:tcPr>
          <w:p w14:paraId="794B2541" w14:textId="77777777" w:rsidR="00B94E53" w:rsidRDefault="00B94E53" w:rsidP="00B94E53">
            <w:pPr>
              <w:jc w:val="center"/>
              <w:rPr>
                <w:rFonts w:ascii="Arial" w:hAnsi="Arial" w:cs="Arial"/>
                <w:sz w:val="20"/>
              </w:rPr>
            </w:pPr>
            <w:r>
              <w:rPr>
                <w:rFonts w:ascii="Arial" w:hAnsi="Arial" w:cs="Arial"/>
                <w:sz w:val="20"/>
              </w:rPr>
              <w:t>Необходимо зарегистрировать заявку на закупку проведения независимой оценки</w:t>
            </w:r>
          </w:p>
        </w:tc>
        <w:tc>
          <w:tcPr>
            <w:tcW w:w="753" w:type="pct"/>
            <w:shd w:val="clear" w:color="auto" w:fill="auto"/>
          </w:tcPr>
          <w:p w14:paraId="52E12A65" w14:textId="77777777" w:rsidR="00B94E53" w:rsidRPr="00D25801" w:rsidRDefault="00B94E53" w:rsidP="00B94E53">
            <w:pPr>
              <w:jc w:val="center"/>
              <w:rPr>
                <w:rFonts w:ascii="Arial" w:eastAsiaTheme="minorHAnsi" w:hAnsi="Arial" w:cs="Arial"/>
                <w:color w:val="000000"/>
                <w:sz w:val="20"/>
                <w:szCs w:val="20"/>
              </w:rPr>
            </w:pPr>
            <w:r>
              <w:rPr>
                <w:rFonts w:ascii="Arial" w:eastAsiaTheme="minorHAnsi" w:hAnsi="Arial" w:cs="Arial"/>
                <w:color w:val="000000"/>
                <w:sz w:val="20"/>
                <w:szCs w:val="20"/>
              </w:rPr>
              <w:t>ПП-10.05.02</w:t>
            </w:r>
            <w:r w:rsidRPr="00D25801">
              <w:rPr>
                <w:rFonts w:ascii="Arial" w:eastAsiaTheme="minorHAnsi" w:hAnsi="Arial" w:cs="Arial"/>
                <w:color w:val="000000"/>
                <w:sz w:val="20"/>
                <w:szCs w:val="20"/>
              </w:rPr>
              <w:t>-ERP</w:t>
            </w:r>
          </w:p>
        </w:tc>
        <w:tc>
          <w:tcPr>
            <w:tcW w:w="625" w:type="pct"/>
            <w:shd w:val="clear" w:color="auto" w:fill="auto"/>
          </w:tcPr>
          <w:p w14:paraId="2324413B" w14:textId="77777777" w:rsidR="00B94E53" w:rsidRPr="00D25801" w:rsidRDefault="00B94E53" w:rsidP="00B94E53">
            <w:pPr>
              <w:jc w:val="center"/>
              <w:rPr>
                <w:rFonts w:ascii="Arial" w:eastAsiaTheme="minorHAnsi" w:hAnsi="Arial" w:cs="Arial"/>
                <w:color w:val="000000"/>
                <w:sz w:val="20"/>
                <w:szCs w:val="20"/>
              </w:rPr>
            </w:pPr>
            <w:r>
              <w:rPr>
                <w:rFonts w:ascii="Arial" w:eastAsiaTheme="minorHAnsi" w:hAnsi="Arial" w:cs="Arial"/>
                <w:color w:val="000000"/>
                <w:sz w:val="20"/>
                <w:szCs w:val="20"/>
              </w:rPr>
              <w:t>Выявление НВИ</w:t>
            </w:r>
            <w:r w:rsidRPr="00B94E53">
              <w:rPr>
                <w:rFonts w:ascii="Arial" w:hAnsi="Arial" w:cs="Arial"/>
                <w:sz w:val="20"/>
              </w:rPr>
              <w:t>/</w:t>
            </w:r>
            <w:r>
              <w:rPr>
                <w:rFonts w:ascii="Arial" w:hAnsi="Arial" w:cs="Arial"/>
                <w:sz w:val="20"/>
              </w:rPr>
              <w:t>НЛИ</w:t>
            </w:r>
          </w:p>
        </w:tc>
        <w:tc>
          <w:tcPr>
            <w:tcW w:w="844" w:type="pct"/>
            <w:shd w:val="clear" w:color="auto" w:fill="auto"/>
          </w:tcPr>
          <w:p w14:paraId="40E7346C" w14:textId="77777777" w:rsidR="00CC1FA0" w:rsidRDefault="00CC1FA0" w:rsidP="00CC1FA0">
            <w:pPr>
              <w:jc w:val="center"/>
              <w:rPr>
                <w:rFonts w:ascii="Arial" w:hAnsi="Arial" w:cs="Arial"/>
                <w:sz w:val="20"/>
              </w:rPr>
            </w:pPr>
            <w:r w:rsidRPr="00CC1FA0">
              <w:rPr>
                <w:rFonts w:ascii="Arial" w:hAnsi="Arial" w:cs="Arial"/>
                <w:sz w:val="20"/>
              </w:rPr>
              <w:t>10.05.02.055</w:t>
            </w:r>
          </w:p>
          <w:p w14:paraId="00D2F1B9" w14:textId="77777777" w:rsidR="00B94E53" w:rsidRPr="00D25801" w:rsidRDefault="00CC1FA0" w:rsidP="00CC1FA0">
            <w:pPr>
              <w:jc w:val="center"/>
              <w:rPr>
                <w:rFonts w:ascii="Arial" w:hAnsi="Arial" w:cs="Arial"/>
                <w:sz w:val="20"/>
              </w:rPr>
            </w:pPr>
            <w:r w:rsidRPr="00CC1FA0">
              <w:rPr>
                <w:rFonts w:ascii="Arial" w:hAnsi="Arial" w:cs="Arial"/>
                <w:sz w:val="20"/>
              </w:rPr>
              <w:t>Перенос запаса МТР между париями</w:t>
            </w:r>
          </w:p>
        </w:tc>
      </w:tr>
      <w:tr w:rsidR="00AF077C" w:rsidRPr="00F94454" w14:paraId="1D45783F" w14:textId="77777777" w:rsidTr="00551249">
        <w:trPr>
          <w:cantSplit/>
        </w:trPr>
        <w:tc>
          <w:tcPr>
            <w:tcW w:w="675" w:type="pct"/>
          </w:tcPr>
          <w:p w14:paraId="29B25D04" w14:textId="77777777" w:rsidR="00B94E53" w:rsidRPr="00D25801" w:rsidRDefault="00B94E53" w:rsidP="00B94E53">
            <w:pP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2</w:t>
            </w:r>
            <w:r w:rsidRPr="00D25801">
              <w:rPr>
                <w:rFonts w:ascii="Arial" w:eastAsiaTheme="minorHAnsi" w:hAnsi="Arial" w:cs="Arial"/>
                <w:color w:val="000000"/>
                <w:sz w:val="20"/>
                <w:szCs w:val="20"/>
              </w:rPr>
              <w:t>-ERP</w:t>
            </w:r>
          </w:p>
        </w:tc>
        <w:tc>
          <w:tcPr>
            <w:tcW w:w="653" w:type="pct"/>
            <w:shd w:val="clear" w:color="auto" w:fill="auto"/>
          </w:tcPr>
          <w:p w14:paraId="3AA72D02" w14:textId="77777777" w:rsidR="00B94E53" w:rsidRDefault="00B94E53" w:rsidP="00B94E53">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потребности</w:t>
            </w:r>
          </w:p>
        </w:tc>
        <w:tc>
          <w:tcPr>
            <w:tcW w:w="877" w:type="pct"/>
            <w:shd w:val="clear" w:color="auto" w:fill="auto"/>
          </w:tcPr>
          <w:p w14:paraId="3A76754D" w14:textId="77777777" w:rsidR="00B94E53" w:rsidRDefault="00B94E53" w:rsidP="00B94E53">
            <w:pPr>
              <w:jc w:val="center"/>
              <w:rPr>
                <w:rFonts w:ascii="Arial" w:hAnsi="Arial" w:cs="Arial"/>
                <w:sz w:val="20"/>
              </w:rPr>
            </w:pPr>
            <w:r>
              <w:rPr>
                <w:rFonts w:ascii="Arial" w:hAnsi="Arial" w:cs="Arial"/>
                <w:sz w:val="20"/>
              </w:rPr>
              <w:t>ПП-10.03.02.02.10 Создание заявки на списание МТР</w:t>
            </w:r>
            <w:r w:rsidRPr="00B94E53">
              <w:rPr>
                <w:rFonts w:ascii="Arial" w:hAnsi="Arial" w:cs="Arial"/>
                <w:sz w:val="20"/>
              </w:rPr>
              <w:t>/</w:t>
            </w:r>
            <w:r>
              <w:rPr>
                <w:rFonts w:ascii="Arial" w:hAnsi="Arial" w:cs="Arial"/>
                <w:sz w:val="20"/>
              </w:rPr>
              <w:t>закупку услуг</w:t>
            </w:r>
          </w:p>
        </w:tc>
        <w:tc>
          <w:tcPr>
            <w:tcW w:w="573" w:type="pct"/>
            <w:shd w:val="clear" w:color="auto" w:fill="auto"/>
          </w:tcPr>
          <w:p w14:paraId="6D7EE110" w14:textId="77777777" w:rsidR="00B94E53" w:rsidRDefault="00B94E53" w:rsidP="00B94E53">
            <w:pPr>
              <w:jc w:val="center"/>
              <w:rPr>
                <w:rFonts w:ascii="Arial" w:hAnsi="Arial" w:cs="Arial"/>
                <w:sz w:val="20"/>
              </w:rPr>
            </w:pPr>
            <w:r>
              <w:rPr>
                <w:rFonts w:ascii="Arial" w:hAnsi="Arial" w:cs="Arial"/>
                <w:sz w:val="20"/>
              </w:rPr>
              <w:t>Необходимо зарегистрировать заявку на закупку услуги по транспортировке</w:t>
            </w:r>
          </w:p>
        </w:tc>
        <w:tc>
          <w:tcPr>
            <w:tcW w:w="753" w:type="pct"/>
            <w:shd w:val="clear" w:color="auto" w:fill="auto"/>
          </w:tcPr>
          <w:p w14:paraId="378D17B4" w14:textId="77777777" w:rsidR="00B94E53" w:rsidRDefault="00B94E53" w:rsidP="00B94E53">
            <w:pPr>
              <w:jc w:val="center"/>
              <w:rPr>
                <w:rFonts w:ascii="Arial" w:eastAsiaTheme="minorHAnsi" w:hAnsi="Arial" w:cs="Arial"/>
                <w:color w:val="000000"/>
                <w:sz w:val="20"/>
                <w:szCs w:val="20"/>
              </w:rPr>
            </w:pPr>
            <w:r>
              <w:rPr>
                <w:rFonts w:ascii="Arial" w:eastAsiaTheme="minorHAnsi" w:hAnsi="Arial" w:cs="Arial"/>
                <w:color w:val="000000"/>
                <w:sz w:val="20"/>
                <w:szCs w:val="20"/>
              </w:rPr>
              <w:t>ПП-10.08.03</w:t>
            </w:r>
            <w:r w:rsidRPr="00D25801">
              <w:rPr>
                <w:rFonts w:ascii="Arial" w:eastAsiaTheme="minorHAnsi" w:hAnsi="Arial" w:cs="Arial"/>
                <w:color w:val="000000"/>
                <w:sz w:val="20"/>
                <w:szCs w:val="20"/>
              </w:rPr>
              <w:t>-ERP</w:t>
            </w:r>
          </w:p>
        </w:tc>
        <w:tc>
          <w:tcPr>
            <w:tcW w:w="625" w:type="pct"/>
            <w:shd w:val="clear" w:color="auto" w:fill="auto"/>
          </w:tcPr>
          <w:p w14:paraId="3AD315A7" w14:textId="77777777" w:rsidR="00B94E53" w:rsidRDefault="00B94E53" w:rsidP="00B94E53">
            <w:pPr>
              <w:jc w:val="center"/>
              <w:rPr>
                <w:rFonts w:ascii="Arial" w:eastAsiaTheme="minorHAnsi" w:hAnsi="Arial" w:cs="Arial"/>
                <w:color w:val="000000"/>
                <w:sz w:val="20"/>
                <w:szCs w:val="20"/>
              </w:rPr>
            </w:pPr>
            <w:r>
              <w:rPr>
                <w:rFonts w:ascii="Arial" w:eastAsiaTheme="minorHAnsi" w:hAnsi="Arial" w:cs="Arial"/>
                <w:color w:val="000000"/>
                <w:sz w:val="20"/>
                <w:szCs w:val="20"/>
              </w:rPr>
              <w:t>Управление обязательствами по реализации услуг</w:t>
            </w:r>
          </w:p>
        </w:tc>
        <w:tc>
          <w:tcPr>
            <w:tcW w:w="844" w:type="pct"/>
            <w:shd w:val="clear" w:color="auto" w:fill="auto"/>
          </w:tcPr>
          <w:p w14:paraId="4EF28986" w14:textId="77777777" w:rsidR="00CC1FA0" w:rsidRDefault="00CC1FA0" w:rsidP="00B94E53">
            <w:pPr>
              <w:jc w:val="center"/>
              <w:rPr>
                <w:rFonts w:ascii="Arial" w:hAnsi="Arial" w:cs="Arial"/>
                <w:sz w:val="20"/>
              </w:rPr>
            </w:pPr>
            <w:r w:rsidRPr="00CC1FA0">
              <w:rPr>
                <w:rFonts w:ascii="Arial" w:hAnsi="Arial" w:cs="Arial"/>
                <w:sz w:val="20"/>
              </w:rPr>
              <w:t>10.05.02.150</w:t>
            </w:r>
          </w:p>
          <w:p w14:paraId="4992BC0F" w14:textId="77777777" w:rsidR="00B94E53" w:rsidRPr="00D25801" w:rsidRDefault="00CC1FA0" w:rsidP="00B94E53">
            <w:pPr>
              <w:jc w:val="center"/>
              <w:rPr>
                <w:rFonts w:ascii="Arial" w:hAnsi="Arial" w:cs="Arial"/>
                <w:sz w:val="20"/>
              </w:rPr>
            </w:pPr>
            <w:r w:rsidRPr="00CC1FA0">
              <w:rPr>
                <w:rFonts w:ascii="Arial" w:hAnsi="Arial" w:cs="Arial"/>
                <w:sz w:val="20"/>
              </w:rPr>
              <w:t>Формирование акта о списании НЛИ</w:t>
            </w:r>
          </w:p>
        </w:tc>
      </w:tr>
      <w:tr w:rsidR="00AF077C" w:rsidRPr="00F94454" w14:paraId="690BCE16" w14:textId="77777777" w:rsidTr="00551249">
        <w:trPr>
          <w:cantSplit/>
        </w:trPr>
        <w:tc>
          <w:tcPr>
            <w:tcW w:w="675" w:type="pct"/>
          </w:tcPr>
          <w:p w14:paraId="0D22D8D7" w14:textId="77777777" w:rsidR="00B94E53" w:rsidRPr="00D25801" w:rsidRDefault="00B94E53" w:rsidP="00B94E53">
            <w:pPr>
              <w:rPr>
                <w:rFonts w:ascii="Arial" w:eastAsiaTheme="minorHAnsi" w:hAnsi="Arial" w:cs="Arial"/>
                <w:color w:val="000000"/>
                <w:sz w:val="20"/>
                <w:szCs w:val="20"/>
              </w:rPr>
            </w:pPr>
            <w:r w:rsidRPr="00D25801">
              <w:rPr>
                <w:rFonts w:ascii="Arial" w:eastAsiaTheme="minorHAnsi" w:hAnsi="Arial" w:cs="Arial"/>
                <w:color w:val="000000"/>
                <w:sz w:val="20"/>
                <w:szCs w:val="20"/>
              </w:rPr>
              <w:lastRenderedPageBreak/>
              <w:t>ПП-10.03.0</w:t>
            </w:r>
            <w:r>
              <w:rPr>
                <w:rFonts w:ascii="Arial" w:eastAsiaTheme="minorHAnsi" w:hAnsi="Arial" w:cs="Arial"/>
                <w:color w:val="000000"/>
                <w:sz w:val="20"/>
                <w:szCs w:val="20"/>
              </w:rPr>
              <w:t>2</w:t>
            </w:r>
            <w:r w:rsidRPr="00D25801">
              <w:rPr>
                <w:rFonts w:ascii="Arial" w:eastAsiaTheme="minorHAnsi" w:hAnsi="Arial" w:cs="Arial"/>
                <w:color w:val="000000"/>
                <w:sz w:val="20"/>
                <w:szCs w:val="20"/>
              </w:rPr>
              <w:t>-ERP</w:t>
            </w:r>
          </w:p>
        </w:tc>
        <w:tc>
          <w:tcPr>
            <w:tcW w:w="653" w:type="pct"/>
            <w:shd w:val="clear" w:color="auto" w:fill="auto"/>
          </w:tcPr>
          <w:p w14:paraId="0CE55C51" w14:textId="77777777" w:rsidR="00B94E53" w:rsidRDefault="00B94E53" w:rsidP="00B94E53">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потребности</w:t>
            </w:r>
          </w:p>
        </w:tc>
        <w:tc>
          <w:tcPr>
            <w:tcW w:w="877" w:type="pct"/>
            <w:shd w:val="clear" w:color="auto" w:fill="auto"/>
          </w:tcPr>
          <w:p w14:paraId="56134958" w14:textId="77777777" w:rsidR="00B94E53" w:rsidRDefault="00B94E53" w:rsidP="00B94E53">
            <w:pPr>
              <w:jc w:val="center"/>
              <w:rPr>
                <w:rFonts w:ascii="Arial" w:hAnsi="Arial" w:cs="Arial"/>
                <w:sz w:val="20"/>
              </w:rPr>
            </w:pPr>
            <w:r>
              <w:rPr>
                <w:rFonts w:ascii="Arial" w:hAnsi="Arial" w:cs="Arial"/>
                <w:sz w:val="20"/>
              </w:rPr>
              <w:t>ПП-10.03.02.02.10 Создание заявки на списание МТР</w:t>
            </w:r>
            <w:r w:rsidRPr="00B94E53">
              <w:rPr>
                <w:rFonts w:ascii="Arial" w:hAnsi="Arial" w:cs="Arial"/>
                <w:sz w:val="20"/>
              </w:rPr>
              <w:t>/</w:t>
            </w:r>
            <w:r>
              <w:rPr>
                <w:rFonts w:ascii="Arial" w:hAnsi="Arial" w:cs="Arial"/>
                <w:sz w:val="20"/>
              </w:rPr>
              <w:t>закупку услуг</w:t>
            </w:r>
          </w:p>
        </w:tc>
        <w:tc>
          <w:tcPr>
            <w:tcW w:w="573" w:type="pct"/>
            <w:shd w:val="clear" w:color="auto" w:fill="auto"/>
          </w:tcPr>
          <w:p w14:paraId="3CF19E78" w14:textId="77777777" w:rsidR="00B94E53" w:rsidRDefault="00B94E53" w:rsidP="00B94E53">
            <w:pPr>
              <w:jc w:val="center"/>
              <w:rPr>
                <w:rFonts w:ascii="Arial" w:hAnsi="Arial" w:cs="Arial"/>
                <w:sz w:val="20"/>
              </w:rPr>
            </w:pPr>
            <w:r>
              <w:rPr>
                <w:rFonts w:ascii="Arial" w:hAnsi="Arial" w:cs="Arial"/>
                <w:sz w:val="20"/>
              </w:rPr>
              <w:t>Необходимо зарегистрировать заявку на закупку услуг</w:t>
            </w:r>
          </w:p>
        </w:tc>
        <w:tc>
          <w:tcPr>
            <w:tcW w:w="753" w:type="pct"/>
            <w:shd w:val="clear" w:color="auto" w:fill="auto"/>
          </w:tcPr>
          <w:p w14:paraId="1C5931D8" w14:textId="77777777" w:rsidR="00B94E53" w:rsidRDefault="00B94E53" w:rsidP="00B94E53">
            <w:pPr>
              <w:jc w:val="center"/>
              <w:rPr>
                <w:rFonts w:ascii="Arial" w:eastAsiaTheme="minorHAnsi" w:hAnsi="Arial" w:cs="Arial"/>
                <w:color w:val="000000"/>
                <w:sz w:val="20"/>
                <w:szCs w:val="20"/>
              </w:rPr>
            </w:pPr>
            <w:r>
              <w:rPr>
                <w:rFonts w:ascii="Arial" w:eastAsiaTheme="minorHAnsi" w:hAnsi="Arial" w:cs="Arial"/>
                <w:color w:val="000000"/>
                <w:sz w:val="20"/>
                <w:szCs w:val="20"/>
              </w:rPr>
              <w:t>ПП-10.06.03</w:t>
            </w:r>
            <w:r w:rsidRPr="00D25801">
              <w:rPr>
                <w:rFonts w:ascii="Arial" w:eastAsiaTheme="minorHAnsi" w:hAnsi="Arial" w:cs="Arial"/>
                <w:color w:val="000000"/>
                <w:sz w:val="20"/>
                <w:szCs w:val="20"/>
              </w:rPr>
              <w:t>-ERP</w:t>
            </w:r>
            <w:r>
              <w:rPr>
                <w:rFonts w:ascii="Arial" w:eastAsiaTheme="minorHAnsi" w:hAnsi="Arial" w:cs="Arial"/>
                <w:color w:val="000000"/>
                <w:sz w:val="20"/>
                <w:szCs w:val="20"/>
              </w:rPr>
              <w:t xml:space="preserve"> </w:t>
            </w:r>
          </w:p>
        </w:tc>
        <w:tc>
          <w:tcPr>
            <w:tcW w:w="625" w:type="pct"/>
            <w:shd w:val="clear" w:color="auto" w:fill="auto"/>
          </w:tcPr>
          <w:p w14:paraId="24D9F38D" w14:textId="77777777" w:rsidR="00B94E53" w:rsidRDefault="00B94E53" w:rsidP="00B94E53">
            <w:pPr>
              <w:jc w:val="center"/>
              <w:rPr>
                <w:rFonts w:ascii="Arial" w:eastAsiaTheme="minorHAnsi" w:hAnsi="Arial" w:cs="Arial"/>
                <w:color w:val="000000"/>
                <w:sz w:val="20"/>
                <w:szCs w:val="20"/>
              </w:rPr>
            </w:pPr>
            <w:r>
              <w:rPr>
                <w:rFonts w:ascii="Arial" w:eastAsiaTheme="minorHAnsi" w:hAnsi="Arial" w:cs="Arial"/>
                <w:color w:val="000000"/>
                <w:sz w:val="20"/>
                <w:szCs w:val="20"/>
              </w:rPr>
              <w:t>Выполнение транспортных работ и работ технологического характера</w:t>
            </w:r>
          </w:p>
        </w:tc>
        <w:tc>
          <w:tcPr>
            <w:tcW w:w="844" w:type="pct"/>
            <w:shd w:val="clear" w:color="auto" w:fill="auto"/>
          </w:tcPr>
          <w:p w14:paraId="58613805" w14:textId="77777777" w:rsidR="00CC1FA0" w:rsidRPr="00CC1FA0" w:rsidRDefault="00CC1FA0" w:rsidP="00CC1FA0">
            <w:pPr>
              <w:rPr>
                <w:rFonts w:ascii="Arial" w:hAnsi="Arial" w:cs="Arial"/>
                <w:sz w:val="20"/>
              </w:rPr>
            </w:pPr>
            <w:r w:rsidRPr="00CC1FA0">
              <w:rPr>
                <w:rFonts w:ascii="Arial" w:hAnsi="Arial" w:cs="Arial"/>
                <w:sz w:val="20"/>
              </w:rPr>
              <w:t>10.06.03.30</w:t>
            </w:r>
          </w:p>
          <w:p w14:paraId="24AF02D1" w14:textId="77777777" w:rsidR="00B94E53" w:rsidRPr="00D25801" w:rsidRDefault="00CC1FA0" w:rsidP="00B94E53">
            <w:pPr>
              <w:jc w:val="center"/>
              <w:rPr>
                <w:rFonts w:ascii="Arial" w:hAnsi="Arial" w:cs="Arial"/>
                <w:sz w:val="20"/>
              </w:rPr>
            </w:pPr>
            <w:r w:rsidRPr="00CC1FA0">
              <w:rPr>
                <w:rFonts w:ascii="Arial" w:hAnsi="Arial" w:cs="Arial"/>
                <w:sz w:val="20"/>
              </w:rPr>
              <w:t>Проверка доступности транспортных средств</w:t>
            </w:r>
          </w:p>
        </w:tc>
      </w:tr>
      <w:tr w:rsidR="00AF077C" w:rsidRPr="00F94454" w14:paraId="11548973" w14:textId="77777777" w:rsidTr="00551249">
        <w:trPr>
          <w:cantSplit/>
        </w:trPr>
        <w:tc>
          <w:tcPr>
            <w:tcW w:w="675" w:type="pct"/>
          </w:tcPr>
          <w:p w14:paraId="04EE0ABF" w14:textId="77777777" w:rsidR="00B94E53" w:rsidRPr="00D25801" w:rsidRDefault="00B94E53" w:rsidP="00B94E53">
            <w:pP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2</w:t>
            </w:r>
            <w:r w:rsidRPr="00D25801">
              <w:rPr>
                <w:rFonts w:ascii="Arial" w:eastAsiaTheme="minorHAnsi" w:hAnsi="Arial" w:cs="Arial"/>
                <w:color w:val="000000"/>
                <w:sz w:val="20"/>
                <w:szCs w:val="20"/>
              </w:rPr>
              <w:t>-ERP</w:t>
            </w:r>
          </w:p>
        </w:tc>
        <w:tc>
          <w:tcPr>
            <w:tcW w:w="653" w:type="pct"/>
            <w:shd w:val="clear" w:color="auto" w:fill="auto"/>
          </w:tcPr>
          <w:p w14:paraId="3B1EF251" w14:textId="77777777" w:rsidR="00B94E53" w:rsidRDefault="00B94E53" w:rsidP="00B94E53">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потребности</w:t>
            </w:r>
          </w:p>
        </w:tc>
        <w:tc>
          <w:tcPr>
            <w:tcW w:w="877" w:type="pct"/>
            <w:shd w:val="clear" w:color="auto" w:fill="auto"/>
          </w:tcPr>
          <w:p w14:paraId="2D42D85B" w14:textId="77777777" w:rsidR="00B94E53" w:rsidRDefault="00B94E53" w:rsidP="00B94E53">
            <w:pPr>
              <w:jc w:val="center"/>
              <w:rPr>
                <w:rFonts w:ascii="Arial" w:hAnsi="Arial" w:cs="Arial"/>
                <w:sz w:val="20"/>
              </w:rPr>
            </w:pPr>
            <w:r>
              <w:rPr>
                <w:rFonts w:ascii="Arial" w:hAnsi="Arial" w:cs="Arial"/>
                <w:sz w:val="20"/>
              </w:rPr>
              <w:t>ПП-10.03.02.02.10 Создание заявки на списание МТР</w:t>
            </w:r>
            <w:r w:rsidRPr="00B94E53">
              <w:rPr>
                <w:rFonts w:ascii="Arial" w:hAnsi="Arial" w:cs="Arial"/>
                <w:sz w:val="20"/>
              </w:rPr>
              <w:t>/</w:t>
            </w:r>
            <w:r>
              <w:rPr>
                <w:rFonts w:ascii="Arial" w:hAnsi="Arial" w:cs="Arial"/>
                <w:sz w:val="20"/>
              </w:rPr>
              <w:t>закупку услуг</w:t>
            </w:r>
          </w:p>
        </w:tc>
        <w:tc>
          <w:tcPr>
            <w:tcW w:w="573" w:type="pct"/>
            <w:shd w:val="clear" w:color="auto" w:fill="auto"/>
          </w:tcPr>
          <w:p w14:paraId="7872E71C" w14:textId="77777777" w:rsidR="00B94E53" w:rsidRDefault="00B94E53" w:rsidP="00B94E53">
            <w:pPr>
              <w:jc w:val="center"/>
              <w:rPr>
                <w:rFonts w:ascii="Arial" w:hAnsi="Arial" w:cs="Arial"/>
                <w:sz w:val="20"/>
              </w:rPr>
            </w:pPr>
            <w:r>
              <w:rPr>
                <w:rFonts w:ascii="Arial" w:hAnsi="Arial" w:cs="Arial"/>
                <w:sz w:val="20"/>
              </w:rPr>
              <w:t xml:space="preserve">Необходимо зарегистрировать заявку на списание МТР для потребности в МТР, использующихся в производстве </w:t>
            </w:r>
          </w:p>
        </w:tc>
        <w:tc>
          <w:tcPr>
            <w:tcW w:w="753" w:type="pct"/>
            <w:shd w:val="clear" w:color="auto" w:fill="auto"/>
          </w:tcPr>
          <w:p w14:paraId="6B190505" w14:textId="77777777" w:rsidR="00B94E53" w:rsidRDefault="00B94E53" w:rsidP="00B94E53">
            <w:pPr>
              <w:jc w:val="center"/>
              <w:rPr>
                <w:rFonts w:ascii="Arial" w:eastAsiaTheme="minorHAnsi" w:hAnsi="Arial" w:cs="Arial"/>
                <w:color w:val="000000"/>
                <w:sz w:val="20"/>
                <w:szCs w:val="20"/>
              </w:rPr>
            </w:pPr>
            <w:r>
              <w:rPr>
                <w:rFonts w:ascii="Arial" w:eastAsiaTheme="minorHAnsi" w:hAnsi="Arial" w:cs="Arial"/>
                <w:color w:val="000000"/>
                <w:sz w:val="20"/>
                <w:szCs w:val="20"/>
              </w:rPr>
              <w:t>ПП-07.05.01</w:t>
            </w:r>
            <w:r w:rsidRPr="00D25801">
              <w:rPr>
                <w:rFonts w:ascii="Arial" w:eastAsiaTheme="minorHAnsi" w:hAnsi="Arial" w:cs="Arial"/>
                <w:color w:val="000000"/>
                <w:sz w:val="20"/>
                <w:szCs w:val="20"/>
              </w:rPr>
              <w:t>-ERP</w:t>
            </w:r>
            <w:r>
              <w:rPr>
                <w:rFonts w:ascii="Arial" w:eastAsiaTheme="minorHAnsi" w:hAnsi="Arial" w:cs="Arial"/>
                <w:color w:val="000000"/>
                <w:sz w:val="20"/>
                <w:szCs w:val="20"/>
              </w:rPr>
              <w:t xml:space="preserve"> </w:t>
            </w:r>
          </w:p>
        </w:tc>
        <w:tc>
          <w:tcPr>
            <w:tcW w:w="625" w:type="pct"/>
            <w:shd w:val="clear" w:color="auto" w:fill="auto"/>
          </w:tcPr>
          <w:p w14:paraId="39E287BA" w14:textId="77777777" w:rsidR="00B94E53" w:rsidRDefault="00B94E53" w:rsidP="00B94E53">
            <w:pPr>
              <w:jc w:val="center"/>
              <w:rPr>
                <w:rFonts w:ascii="Arial" w:eastAsiaTheme="minorHAnsi" w:hAnsi="Arial" w:cs="Arial"/>
                <w:color w:val="000000"/>
                <w:sz w:val="20"/>
                <w:szCs w:val="20"/>
              </w:rPr>
            </w:pPr>
            <w:r>
              <w:rPr>
                <w:rFonts w:ascii="Arial" w:eastAsiaTheme="minorHAnsi" w:hAnsi="Arial" w:cs="Arial"/>
                <w:color w:val="000000"/>
                <w:sz w:val="20"/>
                <w:szCs w:val="20"/>
              </w:rPr>
              <w:t>Производство деталей и изделий собственными силами</w:t>
            </w:r>
          </w:p>
        </w:tc>
        <w:tc>
          <w:tcPr>
            <w:tcW w:w="844" w:type="pct"/>
            <w:shd w:val="clear" w:color="auto" w:fill="auto"/>
          </w:tcPr>
          <w:p w14:paraId="427DCE9A" w14:textId="77777777" w:rsidR="00CC1FA0" w:rsidRDefault="00CC1FA0" w:rsidP="00B94E53">
            <w:pPr>
              <w:jc w:val="center"/>
              <w:rPr>
                <w:rFonts w:ascii="Arial" w:hAnsi="Arial" w:cs="Arial"/>
                <w:sz w:val="20"/>
              </w:rPr>
            </w:pPr>
            <w:r>
              <w:rPr>
                <w:rFonts w:ascii="Arial" w:hAnsi="Arial" w:cs="Arial"/>
                <w:sz w:val="20"/>
              </w:rPr>
              <w:t>60</w:t>
            </w:r>
          </w:p>
          <w:p w14:paraId="6F6BB03A" w14:textId="77777777" w:rsidR="00B94E53" w:rsidRPr="00D25801" w:rsidRDefault="00CC1FA0" w:rsidP="00B94E53">
            <w:pPr>
              <w:jc w:val="center"/>
              <w:rPr>
                <w:rFonts w:ascii="Arial" w:hAnsi="Arial" w:cs="Arial"/>
                <w:sz w:val="20"/>
              </w:rPr>
            </w:pPr>
            <w:r w:rsidRPr="00CC1FA0">
              <w:rPr>
                <w:rFonts w:ascii="Arial" w:hAnsi="Arial" w:cs="Arial"/>
                <w:sz w:val="20"/>
              </w:rPr>
              <w:t>Анализ складских запасов склада МТР ЦРММ</w:t>
            </w:r>
          </w:p>
        </w:tc>
      </w:tr>
      <w:tr w:rsidR="00AF077C" w:rsidRPr="00F94454" w14:paraId="6D55DAC0" w14:textId="77777777" w:rsidTr="00551249">
        <w:trPr>
          <w:cantSplit/>
        </w:trPr>
        <w:tc>
          <w:tcPr>
            <w:tcW w:w="675" w:type="pct"/>
          </w:tcPr>
          <w:p w14:paraId="7329B54D" w14:textId="77777777" w:rsidR="00B94E53" w:rsidRPr="00D25801" w:rsidRDefault="00B94E53" w:rsidP="00B94E53">
            <w:pP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2</w:t>
            </w:r>
            <w:r w:rsidRPr="00D25801">
              <w:rPr>
                <w:rFonts w:ascii="Arial" w:eastAsiaTheme="minorHAnsi" w:hAnsi="Arial" w:cs="Arial"/>
                <w:color w:val="000000"/>
                <w:sz w:val="20"/>
                <w:szCs w:val="20"/>
              </w:rPr>
              <w:t>-ERP</w:t>
            </w:r>
          </w:p>
        </w:tc>
        <w:tc>
          <w:tcPr>
            <w:tcW w:w="653" w:type="pct"/>
            <w:shd w:val="clear" w:color="auto" w:fill="auto"/>
          </w:tcPr>
          <w:p w14:paraId="221D317A" w14:textId="77777777" w:rsidR="00B94E53" w:rsidRDefault="00B94E53" w:rsidP="00B94E53">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потребности</w:t>
            </w:r>
          </w:p>
        </w:tc>
        <w:tc>
          <w:tcPr>
            <w:tcW w:w="877" w:type="pct"/>
            <w:shd w:val="clear" w:color="auto" w:fill="auto"/>
          </w:tcPr>
          <w:p w14:paraId="54FFDB61" w14:textId="77777777" w:rsidR="00B94E53" w:rsidRDefault="00B94E53" w:rsidP="00B94E53">
            <w:pPr>
              <w:jc w:val="center"/>
              <w:rPr>
                <w:rFonts w:ascii="Arial" w:hAnsi="Arial" w:cs="Arial"/>
                <w:sz w:val="20"/>
              </w:rPr>
            </w:pPr>
            <w:r>
              <w:rPr>
                <w:rFonts w:ascii="Arial" w:hAnsi="Arial" w:cs="Arial"/>
                <w:sz w:val="20"/>
              </w:rPr>
              <w:t>ПП-10.03.02.02.30 Изменение заявки на списание МТР</w:t>
            </w:r>
            <w:r w:rsidRPr="00B94E53">
              <w:rPr>
                <w:rFonts w:ascii="Arial" w:hAnsi="Arial" w:cs="Arial"/>
                <w:sz w:val="20"/>
              </w:rPr>
              <w:t>/</w:t>
            </w:r>
            <w:r>
              <w:rPr>
                <w:rFonts w:ascii="Arial" w:hAnsi="Arial" w:cs="Arial"/>
                <w:sz w:val="20"/>
              </w:rPr>
              <w:t>закупку услуг</w:t>
            </w:r>
          </w:p>
        </w:tc>
        <w:tc>
          <w:tcPr>
            <w:tcW w:w="573" w:type="pct"/>
            <w:shd w:val="clear" w:color="auto" w:fill="auto"/>
          </w:tcPr>
          <w:p w14:paraId="768FEBB5" w14:textId="77777777" w:rsidR="00B94E53" w:rsidRDefault="00B94E53" w:rsidP="00B94E53">
            <w:pPr>
              <w:jc w:val="center"/>
              <w:rPr>
                <w:rFonts w:ascii="Arial" w:hAnsi="Arial" w:cs="Arial"/>
                <w:sz w:val="20"/>
              </w:rPr>
            </w:pPr>
            <w:r>
              <w:rPr>
                <w:rFonts w:ascii="Arial" w:hAnsi="Arial" w:cs="Arial"/>
                <w:sz w:val="20"/>
              </w:rPr>
              <w:t>Заявка на закупку работы, услуги отклонена закупщиком</w:t>
            </w:r>
          </w:p>
        </w:tc>
        <w:tc>
          <w:tcPr>
            <w:tcW w:w="753" w:type="pct"/>
            <w:shd w:val="clear" w:color="auto" w:fill="auto"/>
          </w:tcPr>
          <w:p w14:paraId="0A5265EF" w14:textId="77777777" w:rsidR="00B94E53" w:rsidRDefault="00B94E53" w:rsidP="00B94E53">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ПП-10.0</w:t>
            </w:r>
            <w:r>
              <w:rPr>
                <w:rFonts w:ascii="Arial" w:eastAsiaTheme="minorHAnsi" w:hAnsi="Arial" w:cs="Arial"/>
                <w:color w:val="000000"/>
                <w:sz w:val="20"/>
                <w:szCs w:val="20"/>
              </w:rPr>
              <w:t>4</w:t>
            </w:r>
            <w:r w:rsidRPr="00D25801">
              <w:rPr>
                <w:rFonts w:ascii="Arial" w:eastAsiaTheme="minorHAnsi" w:hAnsi="Arial" w:cs="Arial"/>
                <w:color w:val="000000"/>
                <w:sz w:val="20"/>
                <w:szCs w:val="20"/>
              </w:rPr>
              <w:t>.0</w:t>
            </w:r>
            <w:r>
              <w:rPr>
                <w:rFonts w:ascii="Arial" w:eastAsiaTheme="minorHAnsi" w:hAnsi="Arial" w:cs="Arial"/>
                <w:color w:val="000000"/>
                <w:sz w:val="20"/>
                <w:szCs w:val="20"/>
              </w:rPr>
              <w:t>3.01</w:t>
            </w:r>
            <w:r w:rsidRPr="00D25801">
              <w:rPr>
                <w:rFonts w:ascii="Arial" w:eastAsiaTheme="minorHAnsi" w:hAnsi="Arial" w:cs="Arial"/>
                <w:color w:val="000000"/>
                <w:sz w:val="20"/>
                <w:szCs w:val="20"/>
              </w:rPr>
              <w:t>-ERP</w:t>
            </w:r>
          </w:p>
        </w:tc>
        <w:tc>
          <w:tcPr>
            <w:tcW w:w="625" w:type="pct"/>
            <w:shd w:val="clear" w:color="auto" w:fill="auto"/>
          </w:tcPr>
          <w:p w14:paraId="161D39F3" w14:textId="77777777" w:rsidR="00B94E53" w:rsidRDefault="00B94E53" w:rsidP="00B94E53">
            <w:pPr>
              <w:jc w:val="center"/>
              <w:rPr>
                <w:rFonts w:ascii="Arial" w:eastAsiaTheme="minorHAnsi" w:hAnsi="Arial" w:cs="Arial"/>
                <w:color w:val="000000"/>
                <w:sz w:val="20"/>
                <w:szCs w:val="20"/>
              </w:rPr>
            </w:pPr>
            <w:r>
              <w:rPr>
                <w:rFonts w:ascii="Arial" w:eastAsiaTheme="minorHAnsi" w:hAnsi="Arial" w:cs="Arial"/>
                <w:color w:val="000000"/>
                <w:sz w:val="20"/>
                <w:szCs w:val="20"/>
              </w:rPr>
              <w:t>Выполнение закупки</w:t>
            </w:r>
          </w:p>
        </w:tc>
        <w:tc>
          <w:tcPr>
            <w:tcW w:w="844" w:type="pct"/>
            <w:shd w:val="clear" w:color="auto" w:fill="auto"/>
          </w:tcPr>
          <w:p w14:paraId="7A44D4A0" w14:textId="77777777" w:rsidR="00CC1FA0" w:rsidRDefault="00CC1FA0" w:rsidP="00B94E53">
            <w:pPr>
              <w:jc w:val="center"/>
              <w:rPr>
                <w:rFonts w:ascii="Arial" w:hAnsi="Arial" w:cs="Arial"/>
                <w:sz w:val="20"/>
              </w:rPr>
            </w:pPr>
            <w:r w:rsidRPr="00CC1FA0">
              <w:rPr>
                <w:rFonts w:ascii="Arial" w:hAnsi="Arial" w:cs="Arial"/>
                <w:sz w:val="20"/>
              </w:rPr>
              <w:t>ПП-10.04.03.01.020</w:t>
            </w:r>
          </w:p>
          <w:p w14:paraId="3D9DE48D" w14:textId="77777777" w:rsidR="00B94E53" w:rsidRPr="00D25801" w:rsidRDefault="00CC1FA0" w:rsidP="00B94E53">
            <w:pPr>
              <w:jc w:val="center"/>
              <w:rPr>
                <w:rFonts w:ascii="Arial" w:hAnsi="Arial" w:cs="Arial"/>
                <w:sz w:val="20"/>
              </w:rPr>
            </w:pPr>
            <w:r w:rsidRPr="00CC1FA0">
              <w:rPr>
                <w:rFonts w:ascii="Arial" w:hAnsi="Arial" w:cs="Arial"/>
                <w:sz w:val="20"/>
              </w:rPr>
              <w:t>Подтверждение принятия заявки на закупку в работу</w:t>
            </w:r>
          </w:p>
        </w:tc>
      </w:tr>
      <w:tr w:rsidR="00AF077C" w:rsidRPr="00F94454" w14:paraId="3C599ABD" w14:textId="77777777" w:rsidTr="00551249">
        <w:trPr>
          <w:cantSplit/>
        </w:trPr>
        <w:tc>
          <w:tcPr>
            <w:tcW w:w="675" w:type="pct"/>
          </w:tcPr>
          <w:p w14:paraId="11B5D650" w14:textId="77777777" w:rsidR="00C940D5" w:rsidRPr="00D25801" w:rsidRDefault="00C940D5" w:rsidP="00C940D5">
            <w:pP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2</w:t>
            </w:r>
            <w:r w:rsidRPr="00D25801">
              <w:rPr>
                <w:rFonts w:ascii="Arial" w:eastAsiaTheme="minorHAnsi" w:hAnsi="Arial" w:cs="Arial"/>
                <w:color w:val="000000"/>
                <w:sz w:val="20"/>
                <w:szCs w:val="20"/>
              </w:rPr>
              <w:t>-ERP</w:t>
            </w:r>
          </w:p>
        </w:tc>
        <w:tc>
          <w:tcPr>
            <w:tcW w:w="653" w:type="pct"/>
            <w:shd w:val="clear" w:color="auto" w:fill="auto"/>
          </w:tcPr>
          <w:p w14:paraId="07EB7789" w14:textId="77777777" w:rsidR="00C940D5" w:rsidRDefault="00C940D5" w:rsidP="00C940D5">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потребности</w:t>
            </w:r>
          </w:p>
        </w:tc>
        <w:tc>
          <w:tcPr>
            <w:tcW w:w="877" w:type="pct"/>
            <w:shd w:val="clear" w:color="auto" w:fill="auto"/>
          </w:tcPr>
          <w:p w14:paraId="6F556648" w14:textId="77777777" w:rsidR="00C940D5" w:rsidRDefault="00C940D5" w:rsidP="00C940D5">
            <w:pPr>
              <w:jc w:val="center"/>
              <w:rPr>
                <w:rFonts w:ascii="Arial" w:hAnsi="Arial" w:cs="Arial"/>
                <w:sz w:val="20"/>
              </w:rPr>
            </w:pPr>
            <w:r>
              <w:rPr>
                <w:rFonts w:ascii="Arial" w:hAnsi="Arial" w:cs="Arial"/>
                <w:sz w:val="20"/>
              </w:rPr>
              <w:t>ПП-10.03.02.02.</w:t>
            </w:r>
            <w:r w:rsidR="009612F9">
              <w:rPr>
                <w:rFonts w:ascii="Arial" w:hAnsi="Arial" w:cs="Arial"/>
                <w:sz w:val="20"/>
              </w:rPr>
              <w:t>4</w:t>
            </w:r>
            <w:r>
              <w:rPr>
                <w:rFonts w:ascii="Arial" w:hAnsi="Arial" w:cs="Arial"/>
                <w:sz w:val="20"/>
              </w:rPr>
              <w:t xml:space="preserve">0 </w:t>
            </w:r>
            <w:r w:rsidR="009612F9">
              <w:rPr>
                <w:rFonts w:ascii="Arial" w:hAnsi="Arial" w:cs="Arial"/>
                <w:sz w:val="20"/>
              </w:rPr>
              <w:t>Обработка запроса на корректировку</w:t>
            </w:r>
          </w:p>
        </w:tc>
        <w:tc>
          <w:tcPr>
            <w:tcW w:w="573" w:type="pct"/>
            <w:shd w:val="clear" w:color="auto" w:fill="auto"/>
          </w:tcPr>
          <w:p w14:paraId="3A41DC1B" w14:textId="77777777" w:rsidR="00C940D5" w:rsidRDefault="00C940D5" w:rsidP="00C940D5">
            <w:pPr>
              <w:jc w:val="center"/>
              <w:rPr>
                <w:rFonts w:ascii="Arial" w:hAnsi="Arial" w:cs="Arial"/>
                <w:sz w:val="20"/>
              </w:rPr>
            </w:pPr>
            <w:r>
              <w:rPr>
                <w:rFonts w:ascii="Arial" w:hAnsi="Arial" w:cs="Arial"/>
                <w:sz w:val="20"/>
              </w:rPr>
              <w:t>Сток-контролер Сформирован запрос на корректировку потребности</w:t>
            </w:r>
          </w:p>
        </w:tc>
        <w:tc>
          <w:tcPr>
            <w:tcW w:w="753" w:type="pct"/>
            <w:shd w:val="clear" w:color="auto" w:fill="auto"/>
          </w:tcPr>
          <w:p w14:paraId="0BA5CCB5" w14:textId="77777777" w:rsidR="00C940D5" w:rsidRPr="00D25801" w:rsidRDefault="00C940D5" w:rsidP="00C940D5">
            <w:pPr>
              <w:jc w:val="center"/>
              <w:rPr>
                <w:rFonts w:ascii="Arial" w:eastAsiaTheme="minorHAnsi" w:hAnsi="Arial" w:cs="Arial"/>
                <w:color w:val="000000"/>
                <w:sz w:val="20"/>
                <w:szCs w:val="20"/>
              </w:rPr>
            </w:pPr>
            <w:r>
              <w:rPr>
                <w:rFonts w:ascii="Arial" w:eastAsiaTheme="minorHAnsi" w:hAnsi="Arial" w:cs="Arial"/>
                <w:color w:val="000000"/>
                <w:sz w:val="20"/>
                <w:szCs w:val="20"/>
              </w:rPr>
              <w:t xml:space="preserve"> </w:t>
            </w: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4</w:t>
            </w:r>
            <w:r w:rsidRPr="00D25801">
              <w:rPr>
                <w:rFonts w:ascii="Arial" w:eastAsiaTheme="minorHAnsi" w:hAnsi="Arial" w:cs="Arial"/>
                <w:color w:val="000000"/>
                <w:sz w:val="20"/>
                <w:szCs w:val="20"/>
              </w:rPr>
              <w:t>-ERP</w:t>
            </w:r>
          </w:p>
        </w:tc>
        <w:tc>
          <w:tcPr>
            <w:tcW w:w="625" w:type="pct"/>
            <w:shd w:val="clear" w:color="auto" w:fill="auto"/>
          </w:tcPr>
          <w:p w14:paraId="72AAE782" w14:textId="77777777" w:rsidR="00C940D5" w:rsidRDefault="00C940D5" w:rsidP="00C940D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44" w:type="pct"/>
            <w:shd w:val="clear" w:color="auto" w:fill="auto"/>
          </w:tcPr>
          <w:p w14:paraId="2180696E" w14:textId="77777777" w:rsidR="00CC1FA0" w:rsidRDefault="00CC1FA0" w:rsidP="00C940D5">
            <w:pPr>
              <w:jc w:val="center"/>
              <w:rPr>
                <w:rFonts w:ascii="Arial" w:hAnsi="Arial" w:cs="Arial"/>
                <w:sz w:val="20"/>
              </w:rPr>
            </w:pPr>
            <w:r w:rsidRPr="00CC1FA0">
              <w:rPr>
                <w:rFonts w:ascii="Arial" w:hAnsi="Arial" w:cs="Arial"/>
                <w:sz w:val="20"/>
              </w:rPr>
              <w:t>ПП-10.03.04.020</w:t>
            </w:r>
          </w:p>
          <w:p w14:paraId="56595689" w14:textId="77777777" w:rsidR="00C940D5" w:rsidRPr="00D25801" w:rsidRDefault="00CC1FA0" w:rsidP="00C940D5">
            <w:pPr>
              <w:jc w:val="center"/>
              <w:rPr>
                <w:rFonts w:ascii="Arial" w:hAnsi="Arial" w:cs="Arial"/>
                <w:sz w:val="20"/>
              </w:rPr>
            </w:pPr>
            <w:r w:rsidRPr="00CC1FA0">
              <w:rPr>
                <w:rFonts w:ascii="Arial" w:hAnsi="Arial" w:cs="Arial"/>
                <w:sz w:val="20"/>
              </w:rPr>
              <w:t>Обработка особых ситуаций, оптимизация обеспечения потребностей</w:t>
            </w:r>
          </w:p>
        </w:tc>
      </w:tr>
      <w:tr w:rsidR="00616186" w:rsidRPr="00F94454" w14:paraId="32B96CAD" w14:textId="77777777" w:rsidTr="00E27DB7">
        <w:trPr>
          <w:cantSplit/>
        </w:trPr>
        <w:tc>
          <w:tcPr>
            <w:tcW w:w="675" w:type="pct"/>
          </w:tcPr>
          <w:p w14:paraId="54921DC0" w14:textId="77777777" w:rsidR="00616186" w:rsidRPr="00D25801" w:rsidRDefault="00616186" w:rsidP="00616186">
            <w:pPr>
              <w:rPr>
                <w:rFonts w:ascii="Arial" w:eastAsiaTheme="minorHAnsi" w:hAnsi="Arial" w:cs="Arial"/>
                <w:color w:val="000000"/>
                <w:sz w:val="20"/>
                <w:szCs w:val="20"/>
              </w:rPr>
            </w:pPr>
            <w:r w:rsidRPr="00616186">
              <w:rPr>
                <w:rFonts w:ascii="Arial" w:eastAsiaTheme="minorHAnsi" w:hAnsi="Arial" w:cs="Arial"/>
                <w:color w:val="000000"/>
                <w:sz w:val="20"/>
                <w:szCs w:val="20"/>
              </w:rPr>
              <w:t>ПП-07.06.03-ERP</w:t>
            </w:r>
          </w:p>
        </w:tc>
        <w:tc>
          <w:tcPr>
            <w:tcW w:w="653" w:type="pct"/>
            <w:shd w:val="clear" w:color="auto" w:fill="auto"/>
          </w:tcPr>
          <w:p w14:paraId="048C2778" w14:textId="77777777" w:rsidR="00616186" w:rsidRDefault="00616186" w:rsidP="00616186">
            <w:pPr>
              <w:jc w:val="center"/>
              <w:rPr>
                <w:rFonts w:ascii="Arial" w:eastAsiaTheme="minorHAnsi" w:hAnsi="Arial" w:cs="Arial"/>
                <w:color w:val="000000"/>
                <w:sz w:val="20"/>
                <w:szCs w:val="20"/>
              </w:rPr>
            </w:pPr>
            <w:r w:rsidRPr="00616186">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877" w:type="pct"/>
            <w:shd w:val="clear" w:color="auto" w:fill="auto"/>
          </w:tcPr>
          <w:p w14:paraId="0FD2DC78" w14:textId="77777777" w:rsidR="00616186" w:rsidRDefault="00FF6F6B" w:rsidP="00616186">
            <w:pPr>
              <w:jc w:val="center"/>
              <w:rPr>
                <w:rFonts w:ascii="Arial" w:hAnsi="Arial" w:cs="Arial"/>
                <w:sz w:val="20"/>
              </w:rPr>
            </w:pPr>
            <w:r>
              <w:rPr>
                <w:rFonts w:ascii="Arial" w:hAnsi="Arial" w:cs="Arial"/>
                <w:sz w:val="20"/>
              </w:rPr>
              <w:t>50</w:t>
            </w:r>
          </w:p>
        </w:tc>
        <w:tc>
          <w:tcPr>
            <w:tcW w:w="573" w:type="pct"/>
            <w:shd w:val="clear" w:color="auto" w:fill="auto"/>
          </w:tcPr>
          <w:p w14:paraId="2760B213" w14:textId="77777777" w:rsidR="00616186" w:rsidRDefault="00616186" w:rsidP="00616186">
            <w:pPr>
              <w:jc w:val="center"/>
              <w:rPr>
                <w:rFonts w:ascii="Arial" w:hAnsi="Arial" w:cs="Arial"/>
                <w:sz w:val="20"/>
              </w:rPr>
            </w:pPr>
            <w:r>
              <w:rPr>
                <w:rFonts w:ascii="Arial" w:hAnsi="Arial" w:cs="Arial"/>
                <w:sz w:val="20"/>
              </w:rPr>
              <w:t>Заявка на списание МТР</w:t>
            </w:r>
          </w:p>
        </w:tc>
        <w:tc>
          <w:tcPr>
            <w:tcW w:w="753" w:type="pct"/>
            <w:shd w:val="clear" w:color="auto" w:fill="auto"/>
          </w:tcPr>
          <w:p w14:paraId="439C4B82" w14:textId="77777777" w:rsidR="00616186" w:rsidRDefault="00616186" w:rsidP="00616186">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2</w:t>
            </w:r>
            <w:r w:rsidRPr="00D25801">
              <w:rPr>
                <w:rFonts w:ascii="Arial" w:eastAsiaTheme="minorHAnsi" w:hAnsi="Arial" w:cs="Arial"/>
                <w:color w:val="000000"/>
                <w:sz w:val="20"/>
                <w:szCs w:val="20"/>
              </w:rPr>
              <w:t>-ERP</w:t>
            </w:r>
          </w:p>
        </w:tc>
        <w:tc>
          <w:tcPr>
            <w:tcW w:w="625" w:type="pct"/>
            <w:shd w:val="clear" w:color="auto" w:fill="auto"/>
          </w:tcPr>
          <w:p w14:paraId="5E099470" w14:textId="77777777" w:rsidR="00616186" w:rsidRDefault="00616186" w:rsidP="00616186">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потребности</w:t>
            </w:r>
          </w:p>
        </w:tc>
        <w:tc>
          <w:tcPr>
            <w:tcW w:w="844" w:type="pct"/>
            <w:shd w:val="clear" w:color="auto" w:fill="auto"/>
          </w:tcPr>
          <w:p w14:paraId="30908134" w14:textId="77777777" w:rsidR="00616186" w:rsidRPr="00D25801" w:rsidRDefault="00616186" w:rsidP="00616186">
            <w:pPr>
              <w:jc w:val="center"/>
              <w:rPr>
                <w:rFonts w:ascii="Arial" w:hAnsi="Arial" w:cs="Arial"/>
                <w:sz w:val="20"/>
              </w:rPr>
            </w:pPr>
            <w:r>
              <w:rPr>
                <w:rFonts w:ascii="Arial" w:hAnsi="Arial" w:cs="Arial"/>
                <w:sz w:val="20"/>
              </w:rPr>
              <w:t>ПП-10.03.02.02.20 Согласование заявки на списание МТР</w:t>
            </w:r>
            <w:r w:rsidRPr="00B94E53">
              <w:rPr>
                <w:rFonts w:ascii="Arial" w:hAnsi="Arial" w:cs="Arial"/>
                <w:sz w:val="20"/>
              </w:rPr>
              <w:t>/</w:t>
            </w:r>
            <w:r>
              <w:rPr>
                <w:rFonts w:ascii="Arial" w:hAnsi="Arial" w:cs="Arial"/>
                <w:sz w:val="20"/>
              </w:rPr>
              <w:t>закупку услуг</w:t>
            </w:r>
          </w:p>
        </w:tc>
      </w:tr>
      <w:tr w:rsidR="00AF077C" w:rsidRPr="00F94454" w14:paraId="5EA85E23" w14:textId="77777777" w:rsidTr="00551249">
        <w:trPr>
          <w:cantSplit/>
        </w:trPr>
        <w:tc>
          <w:tcPr>
            <w:tcW w:w="675" w:type="pct"/>
          </w:tcPr>
          <w:p w14:paraId="0E8AF8F3" w14:textId="77777777" w:rsidR="009612F9" w:rsidRPr="00D25801" w:rsidRDefault="009612F9" w:rsidP="009612F9">
            <w:pPr>
              <w:rPr>
                <w:rFonts w:ascii="Arial" w:eastAsiaTheme="minorHAnsi" w:hAnsi="Arial" w:cs="Arial"/>
                <w:color w:val="000000"/>
                <w:sz w:val="20"/>
                <w:szCs w:val="20"/>
              </w:rPr>
            </w:pPr>
            <w:r>
              <w:rPr>
                <w:rFonts w:ascii="Arial" w:eastAsiaTheme="minorHAnsi" w:hAnsi="Arial" w:cs="Arial"/>
                <w:color w:val="000000"/>
                <w:sz w:val="20"/>
                <w:szCs w:val="20"/>
              </w:rPr>
              <w:lastRenderedPageBreak/>
              <w:t>ПП-12.07.01</w:t>
            </w:r>
            <w:r w:rsidRPr="00D25801">
              <w:rPr>
                <w:rFonts w:ascii="Arial" w:eastAsiaTheme="minorHAnsi" w:hAnsi="Arial" w:cs="Arial"/>
                <w:color w:val="000000"/>
                <w:sz w:val="20"/>
                <w:szCs w:val="20"/>
              </w:rPr>
              <w:t>-ERP</w:t>
            </w:r>
          </w:p>
        </w:tc>
        <w:tc>
          <w:tcPr>
            <w:tcW w:w="653" w:type="pct"/>
            <w:shd w:val="clear" w:color="auto" w:fill="auto"/>
          </w:tcPr>
          <w:p w14:paraId="047D3C6D" w14:textId="77777777" w:rsidR="009612F9" w:rsidRDefault="009612F9" w:rsidP="009612F9">
            <w:pPr>
              <w:jc w:val="center"/>
              <w:rPr>
                <w:rFonts w:ascii="Arial" w:eastAsiaTheme="minorHAnsi" w:hAnsi="Arial" w:cs="Arial"/>
                <w:color w:val="000000"/>
                <w:sz w:val="20"/>
                <w:szCs w:val="20"/>
              </w:rPr>
            </w:pPr>
            <w:r>
              <w:rPr>
                <w:rFonts w:ascii="Arial" w:eastAsiaTheme="minorHAnsi" w:hAnsi="Arial" w:cs="Arial"/>
                <w:color w:val="000000"/>
                <w:sz w:val="20"/>
                <w:szCs w:val="20"/>
              </w:rPr>
              <w:t xml:space="preserve">Необходимо создание, изменение централизованного объекта НСИ </w:t>
            </w:r>
          </w:p>
        </w:tc>
        <w:tc>
          <w:tcPr>
            <w:tcW w:w="877" w:type="pct"/>
            <w:shd w:val="clear" w:color="auto" w:fill="auto"/>
          </w:tcPr>
          <w:p w14:paraId="5383D346" w14:textId="77777777" w:rsidR="009612F9" w:rsidRDefault="009612F9" w:rsidP="009612F9">
            <w:pPr>
              <w:jc w:val="center"/>
              <w:rPr>
                <w:rFonts w:ascii="Arial" w:hAnsi="Arial" w:cs="Arial"/>
                <w:sz w:val="20"/>
              </w:rPr>
            </w:pPr>
            <w:r>
              <w:rPr>
                <w:rFonts w:ascii="Arial" w:hAnsi="Arial" w:cs="Arial"/>
                <w:sz w:val="20"/>
              </w:rPr>
              <w:t>-</w:t>
            </w:r>
          </w:p>
        </w:tc>
        <w:tc>
          <w:tcPr>
            <w:tcW w:w="573" w:type="pct"/>
            <w:shd w:val="clear" w:color="auto" w:fill="auto"/>
          </w:tcPr>
          <w:p w14:paraId="034D0EAF" w14:textId="77777777" w:rsidR="009612F9" w:rsidRDefault="009612F9" w:rsidP="009612F9">
            <w:pPr>
              <w:jc w:val="center"/>
              <w:rPr>
                <w:rFonts w:ascii="Arial" w:hAnsi="Arial" w:cs="Arial"/>
                <w:sz w:val="20"/>
              </w:rPr>
            </w:pPr>
            <w:r>
              <w:rPr>
                <w:rFonts w:ascii="Arial" w:hAnsi="Arial" w:cs="Arial"/>
                <w:sz w:val="20"/>
              </w:rPr>
              <w:t>Документ основание для создания, изменения объекта НСИ</w:t>
            </w:r>
          </w:p>
        </w:tc>
        <w:tc>
          <w:tcPr>
            <w:tcW w:w="753" w:type="pct"/>
            <w:shd w:val="clear" w:color="auto" w:fill="auto"/>
          </w:tcPr>
          <w:p w14:paraId="3E38F26B" w14:textId="77777777" w:rsidR="009612F9" w:rsidRDefault="009612F9" w:rsidP="009612F9">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2</w:t>
            </w:r>
            <w:r w:rsidRPr="00D25801">
              <w:rPr>
                <w:rFonts w:ascii="Arial" w:eastAsiaTheme="minorHAnsi" w:hAnsi="Arial" w:cs="Arial"/>
                <w:color w:val="000000"/>
                <w:sz w:val="20"/>
                <w:szCs w:val="20"/>
              </w:rPr>
              <w:t>-ERP</w:t>
            </w:r>
          </w:p>
        </w:tc>
        <w:tc>
          <w:tcPr>
            <w:tcW w:w="625" w:type="pct"/>
            <w:shd w:val="clear" w:color="auto" w:fill="auto"/>
          </w:tcPr>
          <w:p w14:paraId="29B8B81C" w14:textId="77777777" w:rsidR="009612F9" w:rsidRDefault="009612F9" w:rsidP="009612F9">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потребности</w:t>
            </w:r>
          </w:p>
        </w:tc>
        <w:tc>
          <w:tcPr>
            <w:tcW w:w="844" w:type="pct"/>
            <w:shd w:val="clear" w:color="auto" w:fill="auto"/>
          </w:tcPr>
          <w:p w14:paraId="2E7BCE5C" w14:textId="77777777" w:rsidR="009612F9" w:rsidRPr="00D25801" w:rsidRDefault="009612F9" w:rsidP="009612F9">
            <w:pPr>
              <w:jc w:val="center"/>
              <w:rPr>
                <w:rFonts w:ascii="Arial" w:hAnsi="Arial" w:cs="Arial"/>
                <w:sz w:val="20"/>
              </w:rPr>
            </w:pPr>
            <w:r>
              <w:rPr>
                <w:rFonts w:ascii="Arial" w:hAnsi="Arial" w:cs="Arial"/>
                <w:sz w:val="20"/>
              </w:rPr>
              <w:t>ПП-10.03.02.02.10 Создание заявки на списание МТР</w:t>
            </w:r>
            <w:r w:rsidRPr="00B94E53">
              <w:rPr>
                <w:rFonts w:ascii="Arial" w:hAnsi="Arial" w:cs="Arial"/>
                <w:sz w:val="20"/>
              </w:rPr>
              <w:t>/</w:t>
            </w:r>
            <w:r>
              <w:rPr>
                <w:rFonts w:ascii="Arial" w:hAnsi="Arial" w:cs="Arial"/>
                <w:sz w:val="20"/>
              </w:rPr>
              <w:t>закупку услуг</w:t>
            </w:r>
          </w:p>
        </w:tc>
      </w:tr>
      <w:tr w:rsidR="00AF077C" w:rsidRPr="00F94454" w14:paraId="36A3DFA8" w14:textId="77777777" w:rsidTr="00551249">
        <w:trPr>
          <w:cantSplit/>
        </w:trPr>
        <w:tc>
          <w:tcPr>
            <w:tcW w:w="675" w:type="pct"/>
          </w:tcPr>
          <w:p w14:paraId="7C303FD3" w14:textId="77777777" w:rsidR="009612F9" w:rsidRDefault="009612F9" w:rsidP="009612F9">
            <w:pP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2</w:t>
            </w:r>
            <w:r w:rsidRPr="00D25801">
              <w:rPr>
                <w:rFonts w:ascii="Arial" w:eastAsiaTheme="minorHAnsi" w:hAnsi="Arial" w:cs="Arial"/>
                <w:color w:val="000000"/>
                <w:sz w:val="20"/>
                <w:szCs w:val="20"/>
              </w:rPr>
              <w:t>-ERP</w:t>
            </w:r>
          </w:p>
        </w:tc>
        <w:tc>
          <w:tcPr>
            <w:tcW w:w="653" w:type="pct"/>
            <w:shd w:val="clear" w:color="auto" w:fill="auto"/>
          </w:tcPr>
          <w:p w14:paraId="620D7D0F" w14:textId="77777777" w:rsidR="009612F9" w:rsidRDefault="009612F9" w:rsidP="009612F9">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потребности</w:t>
            </w:r>
          </w:p>
        </w:tc>
        <w:tc>
          <w:tcPr>
            <w:tcW w:w="877" w:type="pct"/>
            <w:shd w:val="clear" w:color="auto" w:fill="auto"/>
          </w:tcPr>
          <w:p w14:paraId="3A838895" w14:textId="77777777" w:rsidR="009612F9" w:rsidRDefault="009612F9" w:rsidP="009612F9">
            <w:pPr>
              <w:jc w:val="center"/>
              <w:rPr>
                <w:rFonts w:ascii="Arial" w:hAnsi="Arial" w:cs="Arial"/>
                <w:sz w:val="20"/>
              </w:rPr>
            </w:pPr>
            <w:r>
              <w:rPr>
                <w:rFonts w:ascii="Arial" w:hAnsi="Arial" w:cs="Arial"/>
                <w:sz w:val="20"/>
              </w:rPr>
              <w:t>ПП-10.03.02.02.20 Согласование заявки на списание МТР</w:t>
            </w:r>
            <w:r w:rsidRPr="00B94E53">
              <w:rPr>
                <w:rFonts w:ascii="Arial" w:hAnsi="Arial" w:cs="Arial"/>
                <w:sz w:val="20"/>
              </w:rPr>
              <w:t>/</w:t>
            </w:r>
            <w:r>
              <w:rPr>
                <w:rFonts w:ascii="Arial" w:hAnsi="Arial" w:cs="Arial"/>
                <w:sz w:val="20"/>
              </w:rPr>
              <w:t>закупку услуг</w:t>
            </w:r>
          </w:p>
        </w:tc>
        <w:tc>
          <w:tcPr>
            <w:tcW w:w="573" w:type="pct"/>
            <w:shd w:val="clear" w:color="auto" w:fill="auto"/>
          </w:tcPr>
          <w:p w14:paraId="631B97B1" w14:textId="77777777" w:rsidR="009612F9" w:rsidRDefault="009612F9" w:rsidP="009612F9">
            <w:pPr>
              <w:jc w:val="center"/>
              <w:rPr>
                <w:rFonts w:ascii="Arial" w:hAnsi="Arial" w:cs="Arial"/>
                <w:sz w:val="20"/>
              </w:rPr>
            </w:pPr>
            <w:r>
              <w:rPr>
                <w:rFonts w:ascii="Arial" w:hAnsi="Arial" w:cs="Arial"/>
                <w:sz w:val="20"/>
              </w:rPr>
              <w:t>Бюджетные лимиты по бюджету списания</w:t>
            </w:r>
          </w:p>
        </w:tc>
        <w:tc>
          <w:tcPr>
            <w:tcW w:w="753" w:type="pct"/>
            <w:shd w:val="clear" w:color="auto" w:fill="auto"/>
          </w:tcPr>
          <w:p w14:paraId="349739CB" w14:textId="77777777" w:rsidR="009612F9" w:rsidRPr="00D25801" w:rsidRDefault="009612F9" w:rsidP="009612F9">
            <w:pPr>
              <w:jc w:val="center"/>
              <w:rPr>
                <w:rFonts w:ascii="Arial" w:eastAsiaTheme="minorHAnsi" w:hAnsi="Arial" w:cs="Arial"/>
                <w:color w:val="000000"/>
                <w:sz w:val="20"/>
                <w:szCs w:val="20"/>
              </w:rPr>
            </w:pPr>
            <w:r>
              <w:rPr>
                <w:rFonts w:ascii="Arial" w:eastAsiaTheme="minorHAnsi" w:hAnsi="Arial" w:cs="Arial"/>
                <w:color w:val="000000"/>
                <w:sz w:val="20"/>
                <w:szCs w:val="20"/>
              </w:rPr>
              <w:t>УП-04.07.01-</w:t>
            </w:r>
            <w:r w:rsidRPr="00D25801">
              <w:rPr>
                <w:rFonts w:ascii="Arial" w:eastAsiaTheme="minorHAnsi" w:hAnsi="Arial" w:cs="Arial"/>
                <w:color w:val="000000"/>
                <w:sz w:val="20"/>
                <w:szCs w:val="20"/>
              </w:rPr>
              <w:t xml:space="preserve"> ERP</w:t>
            </w:r>
          </w:p>
        </w:tc>
        <w:tc>
          <w:tcPr>
            <w:tcW w:w="625" w:type="pct"/>
            <w:shd w:val="clear" w:color="auto" w:fill="auto"/>
          </w:tcPr>
          <w:p w14:paraId="2890E814" w14:textId="77777777" w:rsidR="009612F9" w:rsidRDefault="009612F9" w:rsidP="009612F9">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Оперативный контроль и управление бюджетными лимитами</w:t>
            </w:r>
          </w:p>
        </w:tc>
        <w:tc>
          <w:tcPr>
            <w:tcW w:w="844" w:type="pct"/>
            <w:shd w:val="clear" w:color="auto" w:fill="auto"/>
          </w:tcPr>
          <w:p w14:paraId="5A241E1B" w14:textId="77777777" w:rsidR="009612F9" w:rsidRDefault="009612F9" w:rsidP="009612F9">
            <w:pPr>
              <w:jc w:val="center"/>
              <w:rPr>
                <w:rFonts w:ascii="Arial" w:hAnsi="Arial" w:cs="Arial"/>
                <w:sz w:val="20"/>
              </w:rPr>
            </w:pPr>
            <w:r>
              <w:rPr>
                <w:rFonts w:ascii="Arial" w:hAnsi="Arial" w:cs="Arial"/>
                <w:sz w:val="20"/>
              </w:rPr>
              <w:t>-</w:t>
            </w:r>
          </w:p>
        </w:tc>
      </w:tr>
      <w:tr w:rsidR="00AF077C" w:rsidRPr="00F94454" w14:paraId="03254668" w14:textId="77777777" w:rsidTr="00551249">
        <w:trPr>
          <w:cantSplit/>
        </w:trPr>
        <w:tc>
          <w:tcPr>
            <w:tcW w:w="675" w:type="pct"/>
          </w:tcPr>
          <w:p w14:paraId="47C7EE72" w14:textId="77777777" w:rsidR="009612F9" w:rsidRPr="00D25801" w:rsidRDefault="009612F9" w:rsidP="009612F9">
            <w:pPr>
              <w:rPr>
                <w:rFonts w:ascii="Arial" w:eastAsiaTheme="minorHAnsi" w:hAnsi="Arial" w:cs="Arial"/>
                <w:color w:val="000000"/>
                <w:sz w:val="20"/>
                <w:szCs w:val="20"/>
              </w:rPr>
            </w:pPr>
            <w:r>
              <w:rPr>
                <w:rFonts w:ascii="Arial" w:eastAsiaTheme="minorHAnsi" w:hAnsi="Arial" w:cs="Arial"/>
                <w:color w:val="000000"/>
                <w:sz w:val="20"/>
                <w:szCs w:val="20"/>
              </w:rPr>
              <w:t>УП-04.07.01-</w:t>
            </w:r>
            <w:r w:rsidRPr="00D25801">
              <w:rPr>
                <w:rFonts w:ascii="Arial" w:eastAsiaTheme="minorHAnsi" w:hAnsi="Arial" w:cs="Arial"/>
                <w:color w:val="000000"/>
                <w:sz w:val="20"/>
                <w:szCs w:val="20"/>
              </w:rPr>
              <w:t xml:space="preserve"> ERP</w:t>
            </w:r>
          </w:p>
        </w:tc>
        <w:tc>
          <w:tcPr>
            <w:tcW w:w="653" w:type="pct"/>
            <w:shd w:val="clear" w:color="auto" w:fill="auto"/>
          </w:tcPr>
          <w:p w14:paraId="5C137104" w14:textId="77777777" w:rsidR="009612F9" w:rsidRDefault="009612F9" w:rsidP="009612F9">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Оперативный контроль и управление бюджетными лимитами</w:t>
            </w:r>
          </w:p>
        </w:tc>
        <w:tc>
          <w:tcPr>
            <w:tcW w:w="877" w:type="pct"/>
            <w:shd w:val="clear" w:color="auto" w:fill="auto"/>
          </w:tcPr>
          <w:p w14:paraId="70E38BFA" w14:textId="77777777" w:rsidR="004B010D" w:rsidRDefault="004B010D" w:rsidP="009612F9">
            <w:pPr>
              <w:jc w:val="center"/>
              <w:rPr>
                <w:rFonts w:ascii="Arial" w:hAnsi="Arial" w:cs="Arial"/>
                <w:sz w:val="20"/>
              </w:rPr>
            </w:pPr>
            <w:r>
              <w:rPr>
                <w:rFonts w:ascii="Arial" w:hAnsi="Arial" w:cs="Arial"/>
                <w:sz w:val="20"/>
              </w:rPr>
              <w:t>04</w:t>
            </w:r>
          </w:p>
          <w:p w14:paraId="647DFABE" w14:textId="77777777" w:rsidR="009612F9" w:rsidRDefault="004B010D" w:rsidP="004B010D">
            <w:pPr>
              <w:jc w:val="center"/>
              <w:rPr>
                <w:rFonts w:ascii="Arial" w:hAnsi="Arial" w:cs="Arial"/>
                <w:sz w:val="20"/>
              </w:rPr>
            </w:pPr>
            <w:r w:rsidRPr="004B010D">
              <w:rPr>
                <w:rFonts w:ascii="Arial" w:hAnsi="Arial" w:cs="Arial"/>
                <w:sz w:val="20"/>
              </w:rPr>
              <w:t>Ввод за</w:t>
            </w:r>
            <w:r>
              <w:rPr>
                <w:rFonts w:ascii="Arial" w:hAnsi="Arial" w:cs="Arial"/>
                <w:sz w:val="20"/>
              </w:rPr>
              <w:t xml:space="preserve">проса на корректировку бюджета </w:t>
            </w:r>
          </w:p>
        </w:tc>
        <w:tc>
          <w:tcPr>
            <w:tcW w:w="573" w:type="pct"/>
            <w:shd w:val="clear" w:color="auto" w:fill="auto"/>
          </w:tcPr>
          <w:p w14:paraId="50092DDA" w14:textId="77777777" w:rsidR="009612F9" w:rsidRDefault="009612F9" w:rsidP="009612F9">
            <w:pPr>
              <w:jc w:val="center"/>
              <w:rPr>
                <w:rFonts w:ascii="Arial" w:hAnsi="Arial" w:cs="Arial"/>
                <w:sz w:val="20"/>
              </w:rPr>
            </w:pPr>
            <w:r>
              <w:rPr>
                <w:rFonts w:ascii="Arial" w:hAnsi="Arial" w:cs="Arial"/>
                <w:sz w:val="20"/>
              </w:rPr>
              <w:t>Бюджетный адрес который не прошел проверку по бюджету списания</w:t>
            </w:r>
          </w:p>
        </w:tc>
        <w:tc>
          <w:tcPr>
            <w:tcW w:w="753" w:type="pct"/>
            <w:shd w:val="clear" w:color="auto" w:fill="auto"/>
          </w:tcPr>
          <w:p w14:paraId="0B30F471" w14:textId="77777777" w:rsidR="009612F9" w:rsidRDefault="009612F9" w:rsidP="009612F9">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2</w:t>
            </w:r>
            <w:r w:rsidRPr="00D25801">
              <w:rPr>
                <w:rFonts w:ascii="Arial" w:eastAsiaTheme="minorHAnsi" w:hAnsi="Arial" w:cs="Arial"/>
                <w:color w:val="000000"/>
                <w:sz w:val="20"/>
                <w:szCs w:val="20"/>
              </w:rPr>
              <w:t>-ERP</w:t>
            </w:r>
          </w:p>
        </w:tc>
        <w:tc>
          <w:tcPr>
            <w:tcW w:w="625" w:type="pct"/>
            <w:shd w:val="clear" w:color="auto" w:fill="auto"/>
          </w:tcPr>
          <w:p w14:paraId="701E4A45" w14:textId="77777777" w:rsidR="009612F9" w:rsidRDefault="009612F9" w:rsidP="009612F9">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потребности</w:t>
            </w:r>
          </w:p>
        </w:tc>
        <w:tc>
          <w:tcPr>
            <w:tcW w:w="844" w:type="pct"/>
            <w:shd w:val="clear" w:color="auto" w:fill="auto"/>
          </w:tcPr>
          <w:p w14:paraId="5514343F" w14:textId="77777777" w:rsidR="009612F9" w:rsidRDefault="009612F9" w:rsidP="009612F9">
            <w:pPr>
              <w:jc w:val="center"/>
              <w:rPr>
                <w:rFonts w:ascii="Arial" w:hAnsi="Arial" w:cs="Arial"/>
                <w:sz w:val="20"/>
              </w:rPr>
            </w:pPr>
            <w:r>
              <w:rPr>
                <w:rFonts w:ascii="Arial" w:hAnsi="Arial" w:cs="Arial"/>
                <w:sz w:val="20"/>
              </w:rPr>
              <w:t>ПП-10.03.02.02.20 Согласование заявки на списание МТР</w:t>
            </w:r>
            <w:r w:rsidRPr="00B94E53">
              <w:rPr>
                <w:rFonts w:ascii="Arial" w:hAnsi="Arial" w:cs="Arial"/>
                <w:sz w:val="20"/>
              </w:rPr>
              <w:t>/</w:t>
            </w:r>
            <w:r>
              <w:rPr>
                <w:rFonts w:ascii="Arial" w:hAnsi="Arial" w:cs="Arial"/>
                <w:sz w:val="20"/>
              </w:rPr>
              <w:t>закупку услуг</w:t>
            </w:r>
          </w:p>
        </w:tc>
      </w:tr>
      <w:tr w:rsidR="00AF077C" w:rsidRPr="00F94454" w14:paraId="1E07F955" w14:textId="77777777" w:rsidTr="00551249">
        <w:trPr>
          <w:cantSplit/>
        </w:trPr>
        <w:tc>
          <w:tcPr>
            <w:tcW w:w="675" w:type="pct"/>
          </w:tcPr>
          <w:p w14:paraId="480ABE60" w14:textId="77777777" w:rsidR="009612F9" w:rsidRPr="00D25801" w:rsidRDefault="000700BD" w:rsidP="009612F9">
            <w:pPr>
              <w:rPr>
                <w:rFonts w:ascii="Arial" w:eastAsiaTheme="minorHAnsi" w:hAnsi="Arial" w:cs="Arial"/>
                <w:color w:val="000000"/>
                <w:sz w:val="20"/>
                <w:szCs w:val="20"/>
              </w:rPr>
            </w:pPr>
            <w:r>
              <w:rPr>
                <w:rFonts w:ascii="Arial" w:eastAsiaTheme="minorHAnsi" w:hAnsi="Arial" w:cs="Arial"/>
                <w:color w:val="000000"/>
                <w:sz w:val="20"/>
                <w:szCs w:val="20"/>
              </w:rPr>
              <w:t>ПП-10.04.03.01</w:t>
            </w:r>
            <w:r w:rsidRPr="00D25801">
              <w:rPr>
                <w:rFonts w:ascii="Arial" w:eastAsiaTheme="minorHAnsi" w:hAnsi="Arial" w:cs="Arial"/>
                <w:color w:val="000000"/>
                <w:sz w:val="20"/>
                <w:szCs w:val="20"/>
              </w:rPr>
              <w:t>-ERP</w:t>
            </w:r>
          </w:p>
        </w:tc>
        <w:tc>
          <w:tcPr>
            <w:tcW w:w="653" w:type="pct"/>
            <w:shd w:val="clear" w:color="auto" w:fill="auto"/>
          </w:tcPr>
          <w:p w14:paraId="5F36445D" w14:textId="77777777" w:rsidR="009612F9" w:rsidRDefault="000700BD" w:rsidP="009612F9">
            <w:pPr>
              <w:jc w:val="center"/>
              <w:rPr>
                <w:rFonts w:ascii="Arial" w:eastAsiaTheme="minorHAnsi" w:hAnsi="Arial" w:cs="Arial"/>
                <w:color w:val="000000"/>
                <w:sz w:val="20"/>
                <w:szCs w:val="20"/>
              </w:rPr>
            </w:pPr>
            <w:r>
              <w:rPr>
                <w:rFonts w:ascii="Arial" w:eastAsiaTheme="minorHAnsi" w:hAnsi="Arial" w:cs="Arial"/>
                <w:color w:val="000000"/>
                <w:sz w:val="20"/>
                <w:szCs w:val="20"/>
              </w:rPr>
              <w:t>Выполнение закупки</w:t>
            </w:r>
          </w:p>
        </w:tc>
        <w:tc>
          <w:tcPr>
            <w:tcW w:w="877" w:type="pct"/>
            <w:shd w:val="clear" w:color="auto" w:fill="auto"/>
          </w:tcPr>
          <w:p w14:paraId="3FE98C4F" w14:textId="77777777" w:rsidR="004B010D" w:rsidRDefault="004B010D" w:rsidP="009612F9">
            <w:pPr>
              <w:jc w:val="center"/>
              <w:rPr>
                <w:rFonts w:ascii="Arial" w:hAnsi="Arial" w:cs="Arial"/>
                <w:sz w:val="20"/>
              </w:rPr>
            </w:pPr>
            <w:r w:rsidRPr="004B010D">
              <w:rPr>
                <w:rFonts w:ascii="Arial" w:hAnsi="Arial" w:cs="Arial"/>
                <w:sz w:val="20"/>
              </w:rPr>
              <w:t>ПП-10.04.03.01.010</w:t>
            </w:r>
          </w:p>
          <w:p w14:paraId="7DB89B72" w14:textId="77777777" w:rsidR="009612F9" w:rsidRDefault="004B010D" w:rsidP="009612F9">
            <w:pPr>
              <w:jc w:val="center"/>
              <w:rPr>
                <w:rFonts w:ascii="Arial" w:hAnsi="Arial" w:cs="Arial"/>
                <w:sz w:val="20"/>
              </w:rPr>
            </w:pPr>
            <w:r w:rsidRPr="004B010D">
              <w:rPr>
                <w:rFonts w:ascii="Arial" w:hAnsi="Arial" w:cs="Arial"/>
                <w:sz w:val="20"/>
              </w:rPr>
              <w:t>Анализ корректности назначения ответственного закупщика</w:t>
            </w:r>
          </w:p>
        </w:tc>
        <w:tc>
          <w:tcPr>
            <w:tcW w:w="573" w:type="pct"/>
            <w:shd w:val="clear" w:color="auto" w:fill="auto"/>
          </w:tcPr>
          <w:p w14:paraId="2E306212" w14:textId="77777777" w:rsidR="009612F9" w:rsidRDefault="000700BD" w:rsidP="009612F9">
            <w:pPr>
              <w:jc w:val="center"/>
              <w:rPr>
                <w:rFonts w:ascii="Arial" w:hAnsi="Arial" w:cs="Arial"/>
                <w:sz w:val="20"/>
              </w:rPr>
            </w:pPr>
            <w:r>
              <w:rPr>
                <w:rFonts w:ascii="Arial" w:hAnsi="Arial" w:cs="Arial"/>
                <w:sz w:val="20"/>
              </w:rPr>
              <w:t>Передача в закупку согласованных заявок на закупку работ, услуг</w:t>
            </w:r>
          </w:p>
          <w:p w14:paraId="112F178C" w14:textId="77777777" w:rsidR="000700BD" w:rsidRDefault="000700BD" w:rsidP="009612F9">
            <w:pPr>
              <w:jc w:val="center"/>
              <w:rPr>
                <w:rFonts w:ascii="Arial" w:hAnsi="Arial" w:cs="Arial"/>
                <w:sz w:val="20"/>
              </w:rPr>
            </w:pPr>
          </w:p>
          <w:p w14:paraId="56A70284" w14:textId="77777777" w:rsidR="000700BD" w:rsidRDefault="000700BD" w:rsidP="009612F9">
            <w:pPr>
              <w:jc w:val="center"/>
              <w:rPr>
                <w:rFonts w:ascii="Arial" w:hAnsi="Arial" w:cs="Arial"/>
                <w:sz w:val="20"/>
              </w:rPr>
            </w:pPr>
            <w:r>
              <w:rPr>
                <w:rFonts w:ascii="Arial" w:hAnsi="Arial" w:cs="Arial"/>
                <w:sz w:val="20"/>
              </w:rPr>
              <w:t>Письмо закупщику о необходимости отменить заявку на закупку</w:t>
            </w:r>
          </w:p>
        </w:tc>
        <w:tc>
          <w:tcPr>
            <w:tcW w:w="753" w:type="pct"/>
            <w:shd w:val="clear" w:color="auto" w:fill="auto"/>
          </w:tcPr>
          <w:p w14:paraId="601865AE" w14:textId="77777777" w:rsidR="009612F9" w:rsidRPr="00D25801" w:rsidRDefault="009612F9" w:rsidP="009612F9">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2</w:t>
            </w:r>
            <w:r w:rsidRPr="00D25801">
              <w:rPr>
                <w:rFonts w:ascii="Arial" w:eastAsiaTheme="minorHAnsi" w:hAnsi="Arial" w:cs="Arial"/>
                <w:color w:val="000000"/>
                <w:sz w:val="20"/>
                <w:szCs w:val="20"/>
              </w:rPr>
              <w:t>-ERP</w:t>
            </w:r>
          </w:p>
        </w:tc>
        <w:tc>
          <w:tcPr>
            <w:tcW w:w="625" w:type="pct"/>
            <w:shd w:val="clear" w:color="auto" w:fill="auto"/>
          </w:tcPr>
          <w:p w14:paraId="2301BB59" w14:textId="77777777" w:rsidR="009612F9" w:rsidRDefault="009612F9" w:rsidP="009612F9">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потребности</w:t>
            </w:r>
          </w:p>
        </w:tc>
        <w:tc>
          <w:tcPr>
            <w:tcW w:w="844" w:type="pct"/>
            <w:shd w:val="clear" w:color="auto" w:fill="auto"/>
          </w:tcPr>
          <w:p w14:paraId="147D17D5" w14:textId="77777777" w:rsidR="009612F9" w:rsidRDefault="009612F9" w:rsidP="009612F9">
            <w:pPr>
              <w:jc w:val="center"/>
              <w:rPr>
                <w:rFonts w:ascii="Arial" w:hAnsi="Arial" w:cs="Arial"/>
                <w:sz w:val="20"/>
              </w:rPr>
            </w:pPr>
            <w:r>
              <w:rPr>
                <w:rFonts w:ascii="Arial" w:hAnsi="Arial" w:cs="Arial"/>
                <w:sz w:val="20"/>
              </w:rPr>
              <w:t>ПП-10.03.02.02.20 Согласование заявки на списание МТР</w:t>
            </w:r>
            <w:r w:rsidRPr="00B94E53">
              <w:rPr>
                <w:rFonts w:ascii="Arial" w:hAnsi="Arial" w:cs="Arial"/>
                <w:sz w:val="20"/>
              </w:rPr>
              <w:t>/</w:t>
            </w:r>
            <w:r>
              <w:rPr>
                <w:rFonts w:ascii="Arial" w:hAnsi="Arial" w:cs="Arial"/>
                <w:sz w:val="20"/>
              </w:rPr>
              <w:t>закупку услуг</w:t>
            </w:r>
          </w:p>
        </w:tc>
      </w:tr>
      <w:tr w:rsidR="00AF077C" w:rsidRPr="00F94454" w14:paraId="33B351F3" w14:textId="77777777" w:rsidTr="00551249">
        <w:trPr>
          <w:cantSplit/>
        </w:trPr>
        <w:tc>
          <w:tcPr>
            <w:tcW w:w="675" w:type="pct"/>
          </w:tcPr>
          <w:p w14:paraId="32F4F923" w14:textId="77777777" w:rsidR="00194590" w:rsidRPr="00D25801" w:rsidRDefault="00194590" w:rsidP="00194590">
            <w:pPr>
              <w:rPr>
                <w:rFonts w:ascii="Arial" w:eastAsiaTheme="minorHAnsi" w:hAnsi="Arial" w:cs="Arial"/>
                <w:color w:val="000000"/>
                <w:sz w:val="20"/>
                <w:szCs w:val="20"/>
              </w:rPr>
            </w:pPr>
            <w:r>
              <w:rPr>
                <w:rFonts w:ascii="Arial" w:eastAsiaTheme="minorHAnsi" w:hAnsi="Arial" w:cs="Arial"/>
                <w:color w:val="000000"/>
                <w:sz w:val="20"/>
                <w:szCs w:val="20"/>
              </w:rPr>
              <w:t xml:space="preserve"> </w:t>
            </w: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4</w:t>
            </w:r>
            <w:r w:rsidRPr="00D25801">
              <w:rPr>
                <w:rFonts w:ascii="Arial" w:eastAsiaTheme="minorHAnsi" w:hAnsi="Arial" w:cs="Arial"/>
                <w:color w:val="000000"/>
                <w:sz w:val="20"/>
                <w:szCs w:val="20"/>
              </w:rPr>
              <w:t>-ERP</w:t>
            </w:r>
          </w:p>
        </w:tc>
        <w:tc>
          <w:tcPr>
            <w:tcW w:w="653" w:type="pct"/>
            <w:shd w:val="clear" w:color="auto" w:fill="auto"/>
          </w:tcPr>
          <w:p w14:paraId="7B068396" w14:textId="77777777" w:rsidR="00194590" w:rsidRDefault="00194590" w:rsidP="00194590">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43F30375" w14:textId="77777777" w:rsidR="004B010D" w:rsidRDefault="004B010D" w:rsidP="00194590">
            <w:pPr>
              <w:jc w:val="center"/>
              <w:rPr>
                <w:rFonts w:ascii="Arial" w:hAnsi="Arial" w:cs="Arial"/>
                <w:sz w:val="20"/>
              </w:rPr>
            </w:pPr>
            <w:r w:rsidRPr="004B010D">
              <w:rPr>
                <w:rFonts w:ascii="Arial" w:hAnsi="Arial" w:cs="Arial"/>
                <w:sz w:val="20"/>
              </w:rPr>
              <w:t>ПП-10.03.04.010</w:t>
            </w:r>
          </w:p>
          <w:p w14:paraId="5CD883FB" w14:textId="77777777" w:rsidR="00194590" w:rsidRDefault="004B010D" w:rsidP="00194590">
            <w:pPr>
              <w:jc w:val="center"/>
              <w:rPr>
                <w:rFonts w:ascii="Arial" w:hAnsi="Arial" w:cs="Arial"/>
                <w:sz w:val="20"/>
              </w:rPr>
            </w:pPr>
            <w:r w:rsidRPr="004B010D">
              <w:rPr>
                <w:rFonts w:ascii="Arial" w:hAnsi="Arial" w:cs="Arial"/>
                <w:sz w:val="20"/>
              </w:rPr>
              <w:t>Прогон ППМ по областям планирования</w:t>
            </w:r>
          </w:p>
        </w:tc>
        <w:tc>
          <w:tcPr>
            <w:tcW w:w="573" w:type="pct"/>
            <w:shd w:val="clear" w:color="auto" w:fill="auto"/>
          </w:tcPr>
          <w:p w14:paraId="794C2446" w14:textId="77777777" w:rsidR="00194590" w:rsidRDefault="00194590" w:rsidP="00194590">
            <w:pPr>
              <w:jc w:val="center"/>
              <w:rPr>
                <w:rFonts w:ascii="Arial" w:hAnsi="Arial" w:cs="Arial"/>
                <w:sz w:val="20"/>
              </w:rPr>
            </w:pPr>
            <w:r>
              <w:rPr>
                <w:rFonts w:ascii="Arial" w:hAnsi="Arial" w:cs="Arial"/>
                <w:sz w:val="20"/>
              </w:rPr>
              <w:t>Заявка на списание МТР</w:t>
            </w:r>
          </w:p>
        </w:tc>
        <w:tc>
          <w:tcPr>
            <w:tcW w:w="753" w:type="pct"/>
            <w:shd w:val="clear" w:color="auto" w:fill="auto"/>
          </w:tcPr>
          <w:p w14:paraId="79188770" w14:textId="77777777" w:rsidR="00194590" w:rsidRPr="00D25801" w:rsidRDefault="00194590" w:rsidP="00194590">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2</w:t>
            </w:r>
            <w:r w:rsidRPr="00D25801">
              <w:rPr>
                <w:rFonts w:ascii="Arial" w:eastAsiaTheme="minorHAnsi" w:hAnsi="Arial" w:cs="Arial"/>
                <w:color w:val="000000"/>
                <w:sz w:val="20"/>
                <w:szCs w:val="20"/>
              </w:rPr>
              <w:t>-ERP</w:t>
            </w:r>
          </w:p>
        </w:tc>
        <w:tc>
          <w:tcPr>
            <w:tcW w:w="625" w:type="pct"/>
            <w:shd w:val="clear" w:color="auto" w:fill="auto"/>
          </w:tcPr>
          <w:p w14:paraId="3D10D730" w14:textId="77777777" w:rsidR="00194590" w:rsidRDefault="00194590" w:rsidP="00194590">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потребности</w:t>
            </w:r>
          </w:p>
        </w:tc>
        <w:tc>
          <w:tcPr>
            <w:tcW w:w="844" w:type="pct"/>
            <w:shd w:val="clear" w:color="auto" w:fill="auto"/>
          </w:tcPr>
          <w:p w14:paraId="4A1C1DE2" w14:textId="77777777" w:rsidR="00194590" w:rsidRDefault="00194590" w:rsidP="00194590">
            <w:pPr>
              <w:jc w:val="center"/>
              <w:rPr>
                <w:rFonts w:ascii="Arial" w:hAnsi="Arial" w:cs="Arial"/>
                <w:sz w:val="20"/>
              </w:rPr>
            </w:pPr>
            <w:r>
              <w:rPr>
                <w:rFonts w:ascii="Arial" w:hAnsi="Arial" w:cs="Arial"/>
                <w:sz w:val="20"/>
              </w:rPr>
              <w:t>ПП-10.03.02.02.20 Согласование заявки на списание МТР</w:t>
            </w:r>
            <w:r w:rsidRPr="00B94E53">
              <w:rPr>
                <w:rFonts w:ascii="Arial" w:hAnsi="Arial" w:cs="Arial"/>
                <w:sz w:val="20"/>
              </w:rPr>
              <w:t>/</w:t>
            </w:r>
            <w:r>
              <w:rPr>
                <w:rFonts w:ascii="Arial" w:hAnsi="Arial" w:cs="Arial"/>
                <w:sz w:val="20"/>
              </w:rPr>
              <w:t>закупку услуг</w:t>
            </w:r>
          </w:p>
        </w:tc>
      </w:tr>
      <w:tr w:rsidR="00AF077C" w:rsidRPr="00F94454" w14:paraId="40805612" w14:textId="77777777" w:rsidTr="00551249">
        <w:trPr>
          <w:cantSplit/>
        </w:trPr>
        <w:tc>
          <w:tcPr>
            <w:tcW w:w="675" w:type="pct"/>
          </w:tcPr>
          <w:p w14:paraId="015BB1DF" w14:textId="77777777" w:rsidR="00194590" w:rsidRDefault="00194590" w:rsidP="00194590">
            <w:pPr>
              <w:rPr>
                <w:rFonts w:ascii="Arial" w:eastAsiaTheme="minorHAnsi" w:hAnsi="Arial" w:cs="Arial"/>
                <w:color w:val="000000"/>
                <w:sz w:val="20"/>
                <w:szCs w:val="20"/>
              </w:rPr>
            </w:pPr>
            <w:r w:rsidRPr="00D25801">
              <w:rPr>
                <w:rFonts w:ascii="Arial" w:eastAsiaTheme="minorHAnsi" w:hAnsi="Arial" w:cs="Arial"/>
                <w:color w:val="000000"/>
                <w:sz w:val="20"/>
                <w:szCs w:val="20"/>
              </w:rPr>
              <w:lastRenderedPageBreak/>
              <w:t>ПП-10.03.0</w:t>
            </w:r>
            <w:r>
              <w:rPr>
                <w:rFonts w:ascii="Arial" w:eastAsiaTheme="minorHAnsi" w:hAnsi="Arial" w:cs="Arial"/>
                <w:color w:val="000000"/>
                <w:sz w:val="20"/>
                <w:szCs w:val="20"/>
              </w:rPr>
              <w:t>3</w:t>
            </w:r>
            <w:r w:rsidRPr="00D25801">
              <w:rPr>
                <w:rFonts w:ascii="Arial" w:eastAsiaTheme="minorHAnsi" w:hAnsi="Arial" w:cs="Arial"/>
                <w:color w:val="000000"/>
                <w:sz w:val="20"/>
                <w:szCs w:val="20"/>
              </w:rPr>
              <w:t>-ERP</w:t>
            </w:r>
          </w:p>
        </w:tc>
        <w:tc>
          <w:tcPr>
            <w:tcW w:w="653" w:type="pct"/>
            <w:shd w:val="clear" w:color="auto" w:fill="auto"/>
          </w:tcPr>
          <w:p w14:paraId="35C35C47" w14:textId="77777777" w:rsidR="00194590" w:rsidRDefault="00194590" w:rsidP="00194590">
            <w:pPr>
              <w:jc w:val="center"/>
              <w:rPr>
                <w:rFonts w:ascii="Arial" w:eastAsiaTheme="minorHAnsi" w:hAnsi="Arial" w:cs="Arial"/>
                <w:color w:val="000000"/>
                <w:sz w:val="20"/>
                <w:szCs w:val="20"/>
              </w:rPr>
            </w:pPr>
            <w:r>
              <w:rPr>
                <w:rFonts w:ascii="Arial" w:eastAsiaTheme="minorHAnsi" w:hAnsi="Arial" w:cs="Arial"/>
                <w:color w:val="000000"/>
                <w:sz w:val="20"/>
                <w:szCs w:val="20"/>
              </w:rPr>
              <w:t>Долгосрочное планирование</w:t>
            </w:r>
          </w:p>
        </w:tc>
        <w:tc>
          <w:tcPr>
            <w:tcW w:w="877" w:type="pct"/>
            <w:shd w:val="clear" w:color="auto" w:fill="auto"/>
          </w:tcPr>
          <w:p w14:paraId="22B7E657" w14:textId="77777777" w:rsidR="004B010D" w:rsidRDefault="004E4ED9" w:rsidP="00194590">
            <w:pPr>
              <w:jc w:val="center"/>
              <w:rPr>
                <w:rFonts w:ascii="Arial" w:hAnsi="Arial" w:cs="Arial"/>
                <w:sz w:val="20"/>
              </w:rPr>
            </w:pPr>
            <w:r>
              <w:rPr>
                <w:rFonts w:ascii="Arial" w:hAnsi="Arial" w:cs="Arial"/>
                <w:sz w:val="20"/>
              </w:rPr>
              <w:t>ПП-10.03.03.010</w:t>
            </w:r>
          </w:p>
          <w:p w14:paraId="040C4EAF" w14:textId="5A3BCD51" w:rsidR="00194590" w:rsidRDefault="004B010D">
            <w:pPr>
              <w:jc w:val="center"/>
              <w:rPr>
                <w:rFonts w:ascii="Arial" w:hAnsi="Arial" w:cs="Arial"/>
                <w:sz w:val="20"/>
              </w:rPr>
            </w:pPr>
            <w:r w:rsidRPr="004B010D">
              <w:rPr>
                <w:rFonts w:ascii="Arial" w:hAnsi="Arial" w:cs="Arial"/>
                <w:sz w:val="20"/>
              </w:rPr>
              <w:t xml:space="preserve">Определение способа </w:t>
            </w:r>
            <w:del w:id="819" w:author="Sintsova Margarita" w:date="2020-06-05T17:30:00Z">
              <w:r w:rsidRPr="004B010D" w:rsidDel="007E3F40">
                <w:rPr>
                  <w:rFonts w:ascii="Arial" w:hAnsi="Arial" w:cs="Arial"/>
                  <w:sz w:val="20"/>
                </w:rPr>
                <w:delText xml:space="preserve">долгосрочного </w:delText>
              </w:r>
            </w:del>
            <w:r w:rsidRPr="004B010D">
              <w:rPr>
                <w:rFonts w:ascii="Arial" w:hAnsi="Arial" w:cs="Arial"/>
                <w:sz w:val="20"/>
              </w:rPr>
              <w:t>планирования</w:t>
            </w:r>
          </w:p>
        </w:tc>
        <w:tc>
          <w:tcPr>
            <w:tcW w:w="573" w:type="pct"/>
            <w:shd w:val="clear" w:color="auto" w:fill="auto"/>
          </w:tcPr>
          <w:p w14:paraId="67333017" w14:textId="77777777" w:rsidR="00194590" w:rsidRDefault="00194590" w:rsidP="00194590">
            <w:pPr>
              <w:jc w:val="center"/>
              <w:rPr>
                <w:rFonts w:ascii="Arial" w:hAnsi="Arial" w:cs="Arial"/>
                <w:sz w:val="20"/>
              </w:rPr>
            </w:pPr>
            <w:r>
              <w:rPr>
                <w:rFonts w:ascii="Arial" w:hAnsi="Arial" w:cs="Arial"/>
                <w:sz w:val="20"/>
              </w:rPr>
              <w:t>Заявка на списание МТР для материалов с длительным горизонтом планирования</w:t>
            </w:r>
          </w:p>
          <w:p w14:paraId="31C8DC1D" w14:textId="77777777" w:rsidR="00194590" w:rsidRDefault="00194590" w:rsidP="00194590">
            <w:pPr>
              <w:jc w:val="center"/>
              <w:rPr>
                <w:rFonts w:ascii="Arial" w:hAnsi="Arial" w:cs="Arial"/>
                <w:sz w:val="20"/>
              </w:rPr>
            </w:pPr>
          </w:p>
          <w:p w14:paraId="01B124BF" w14:textId="77777777" w:rsidR="00194590" w:rsidRDefault="00194590" w:rsidP="00194590">
            <w:pPr>
              <w:jc w:val="center"/>
              <w:rPr>
                <w:rFonts w:ascii="Arial" w:hAnsi="Arial" w:cs="Arial"/>
                <w:sz w:val="20"/>
              </w:rPr>
            </w:pPr>
            <w:r>
              <w:rPr>
                <w:rFonts w:ascii="Arial" w:hAnsi="Arial" w:cs="Arial"/>
                <w:sz w:val="20"/>
              </w:rPr>
              <w:t>Заявка на закупку работ, услуг</w:t>
            </w:r>
          </w:p>
          <w:p w14:paraId="03DB6F8F" w14:textId="77777777" w:rsidR="00194590" w:rsidRDefault="00194590" w:rsidP="00194590">
            <w:pPr>
              <w:jc w:val="center"/>
              <w:rPr>
                <w:rFonts w:ascii="Arial" w:hAnsi="Arial" w:cs="Arial"/>
                <w:sz w:val="20"/>
              </w:rPr>
            </w:pPr>
            <w:r>
              <w:rPr>
                <w:rFonts w:ascii="Arial" w:hAnsi="Arial" w:cs="Arial"/>
                <w:sz w:val="20"/>
              </w:rPr>
              <w:t>для материалов с длительным горизонтом планирования</w:t>
            </w:r>
          </w:p>
        </w:tc>
        <w:tc>
          <w:tcPr>
            <w:tcW w:w="753" w:type="pct"/>
            <w:shd w:val="clear" w:color="auto" w:fill="auto"/>
          </w:tcPr>
          <w:p w14:paraId="14536EF6" w14:textId="77777777" w:rsidR="00194590" w:rsidRPr="00D25801" w:rsidRDefault="00194590" w:rsidP="00194590">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2</w:t>
            </w:r>
            <w:r w:rsidRPr="00D25801">
              <w:rPr>
                <w:rFonts w:ascii="Arial" w:eastAsiaTheme="minorHAnsi" w:hAnsi="Arial" w:cs="Arial"/>
                <w:color w:val="000000"/>
                <w:sz w:val="20"/>
                <w:szCs w:val="20"/>
              </w:rPr>
              <w:t>-ERP</w:t>
            </w:r>
          </w:p>
        </w:tc>
        <w:tc>
          <w:tcPr>
            <w:tcW w:w="625" w:type="pct"/>
            <w:shd w:val="clear" w:color="auto" w:fill="auto"/>
          </w:tcPr>
          <w:p w14:paraId="5FD48BB4" w14:textId="77777777" w:rsidR="00194590" w:rsidRDefault="00194590" w:rsidP="00194590">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потребности</w:t>
            </w:r>
          </w:p>
        </w:tc>
        <w:tc>
          <w:tcPr>
            <w:tcW w:w="844" w:type="pct"/>
            <w:shd w:val="clear" w:color="auto" w:fill="auto"/>
          </w:tcPr>
          <w:p w14:paraId="780059C2" w14:textId="77777777" w:rsidR="00194590" w:rsidRDefault="00194590" w:rsidP="00194590">
            <w:pPr>
              <w:jc w:val="center"/>
              <w:rPr>
                <w:rFonts w:ascii="Arial" w:hAnsi="Arial" w:cs="Arial"/>
                <w:sz w:val="20"/>
              </w:rPr>
            </w:pPr>
            <w:r>
              <w:rPr>
                <w:rFonts w:ascii="Arial" w:hAnsi="Arial" w:cs="Arial"/>
                <w:sz w:val="20"/>
              </w:rPr>
              <w:t>ПП-10.03.02.02.20 Согласование заявки на списание МТР</w:t>
            </w:r>
            <w:r w:rsidRPr="00B94E53">
              <w:rPr>
                <w:rFonts w:ascii="Arial" w:hAnsi="Arial" w:cs="Arial"/>
                <w:sz w:val="20"/>
              </w:rPr>
              <w:t>/</w:t>
            </w:r>
            <w:r>
              <w:rPr>
                <w:rFonts w:ascii="Arial" w:hAnsi="Arial" w:cs="Arial"/>
                <w:sz w:val="20"/>
              </w:rPr>
              <w:t>закупку услуг</w:t>
            </w:r>
          </w:p>
        </w:tc>
      </w:tr>
      <w:tr w:rsidR="00B83165" w:rsidRPr="00F94454" w14:paraId="04C44042" w14:textId="77777777" w:rsidTr="00551249">
        <w:trPr>
          <w:cantSplit/>
        </w:trPr>
        <w:tc>
          <w:tcPr>
            <w:tcW w:w="675" w:type="pct"/>
          </w:tcPr>
          <w:p w14:paraId="1672CE47" w14:textId="77777777" w:rsidR="00B83165" w:rsidRPr="00D25801" w:rsidRDefault="00B83165" w:rsidP="00B83165">
            <w:pPr>
              <w:rPr>
                <w:rFonts w:ascii="Arial" w:eastAsiaTheme="minorHAnsi" w:hAnsi="Arial" w:cs="Arial"/>
                <w:color w:val="000000"/>
                <w:sz w:val="20"/>
                <w:szCs w:val="20"/>
              </w:rPr>
            </w:pPr>
            <w:r w:rsidRPr="00B83165">
              <w:rPr>
                <w:rFonts w:ascii="Arial" w:eastAsiaTheme="minorHAnsi" w:hAnsi="Arial" w:cs="Arial"/>
                <w:color w:val="000000"/>
                <w:sz w:val="20"/>
                <w:szCs w:val="20"/>
              </w:rPr>
              <w:t>ПП-07.05.01-ERP</w:t>
            </w:r>
          </w:p>
        </w:tc>
        <w:tc>
          <w:tcPr>
            <w:tcW w:w="653" w:type="pct"/>
            <w:shd w:val="clear" w:color="auto" w:fill="auto"/>
          </w:tcPr>
          <w:p w14:paraId="4D60362F" w14:textId="77777777" w:rsidR="00B83165" w:rsidRDefault="00B83165" w:rsidP="00B83165">
            <w:pPr>
              <w:jc w:val="center"/>
              <w:rPr>
                <w:rFonts w:ascii="Arial" w:eastAsiaTheme="minorHAnsi" w:hAnsi="Arial" w:cs="Arial"/>
                <w:color w:val="000000"/>
                <w:sz w:val="20"/>
                <w:szCs w:val="20"/>
              </w:rPr>
            </w:pPr>
            <w:r w:rsidRPr="00B83165">
              <w:rPr>
                <w:rFonts w:ascii="Arial" w:eastAsiaTheme="minorHAnsi" w:hAnsi="Arial" w:cs="Arial"/>
                <w:color w:val="000000"/>
                <w:sz w:val="20"/>
                <w:szCs w:val="20"/>
              </w:rPr>
              <w:t>Производство деталей и изделий собственными силами</w:t>
            </w:r>
          </w:p>
        </w:tc>
        <w:tc>
          <w:tcPr>
            <w:tcW w:w="877" w:type="pct"/>
            <w:shd w:val="clear" w:color="auto" w:fill="auto"/>
          </w:tcPr>
          <w:p w14:paraId="7F0B9258" w14:textId="77777777" w:rsidR="00B83165" w:rsidRDefault="00B83165" w:rsidP="00B83165">
            <w:pPr>
              <w:jc w:val="center"/>
              <w:rPr>
                <w:rFonts w:ascii="Arial" w:hAnsi="Arial" w:cs="Arial"/>
                <w:sz w:val="20"/>
              </w:rPr>
            </w:pPr>
          </w:p>
        </w:tc>
        <w:tc>
          <w:tcPr>
            <w:tcW w:w="573" w:type="pct"/>
            <w:shd w:val="clear" w:color="auto" w:fill="auto"/>
          </w:tcPr>
          <w:p w14:paraId="79FA4209" w14:textId="77777777" w:rsidR="00B83165" w:rsidRDefault="00B83165" w:rsidP="00B83165">
            <w:pPr>
              <w:jc w:val="center"/>
              <w:rPr>
                <w:rFonts w:ascii="Arial" w:hAnsi="Arial" w:cs="Arial"/>
                <w:sz w:val="20"/>
              </w:rPr>
            </w:pPr>
            <w:r w:rsidRPr="00B83165">
              <w:rPr>
                <w:rFonts w:ascii="Arial" w:hAnsi="Arial" w:cs="Arial"/>
                <w:sz w:val="20"/>
              </w:rPr>
              <w:t>Потребность в производстве запасных частей и нестандартного оборудования</w:t>
            </w:r>
          </w:p>
        </w:tc>
        <w:tc>
          <w:tcPr>
            <w:tcW w:w="753" w:type="pct"/>
            <w:shd w:val="clear" w:color="auto" w:fill="auto"/>
          </w:tcPr>
          <w:p w14:paraId="10C44E15" w14:textId="77777777" w:rsidR="00B83165" w:rsidRPr="00D25801" w:rsidRDefault="00B83165" w:rsidP="00B83165">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2</w:t>
            </w:r>
            <w:r w:rsidRPr="00D25801">
              <w:rPr>
                <w:rFonts w:ascii="Arial" w:eastAsiaTheme="minorHAnsi" w:hAnsi="Arial" w:cs="Arial"/>
                <w:color w:val="000000"/>
                <w:sz w:val="20"/>
                <w:szCs w:val="20"/>
              </w:rPr>
              <w:t>-ERP</w:t>
            </w:r>
          </w:p>
        </w:tc>
        <w:tc>
          <w:tcPr>
            <w:tcW w:w="625" w:type="pct"/>
            <w:shd w:val="clear" w:color="auto" w:fill="auto"/>
          </w:tcPr>
          <w:p w14:paraId="55F42404" w14:textId="77777777" w:rsidR="00B83165" w:rsidRPr="00D25801"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потребности</w:t>
            </w:r>
          </w:p>
        </w:tc>
        <w:tc>
          <w:tcPr>
            <w:tcW w:w="844" w:type="pct"/>
            <w:shd w:val="clear" w:color="auto" w:fill="auto"/>
          </w:tcPr>
          <w:p w14:paraId="121683A0" w14:textId="77777777" w:rsidR="00B83165" w:rsidRDefault="00B83165" w:rsidP="00B83165">
            <w:pPr>
              <w:jc w:val="center"/>
              <w:rPr>
                <w:rFonts w:ascii="Arial" w:hAnsi="Arial" w:cs="Arial"/>
                <w:sz w:val="20"/>
              </w:rPr>
            </w:pPr>
            <w:r>
              <w:rPr>
                <w:rFonts w:ascii="Arial" w:hAnsi="Arial" w:cs="Arial"/>
                <w:sz w:val="20"/>
              </w:rPr>
              <w:t>ПП-10.03.02.02.20 Согласование заявки на списание МТР</w:t>
            </w:r>
            <w:r w:rsidRPr="00B94E53">
              <w:rPr>
                <w:rFonts w:ascii="Arial" w:hAnsi="Arial" w:cs="Arial"/>
                <w:sz w:val="20"/>
              </w:rPr>
              <w:t>/</w:t>
            </w:r>
            <w:r>
              <w:rPr>
                <w:rFonts w:ascii="Arial" w:hAnsi="Arial" w:cs="Arial"/>
                <w:sz w:val="20"/>
              </w:rPr>
              <w:t>закупку услуг</w:t>
            </w:r>
          </w:p>
        </w:tc>
      </w:tr>
      <w:tr w:rsidR="00B83165" w:rsidRPr="00F94454" w14:paraId="1615B074" w14:textId="77777777" w:rsidTr="00551249">
        <w:trPr>
          <w:cantSplit/>
        </w:trPr>
        <w:tc>
          <w:tcPr>
            <w:tcW w:w="675" w:type="pct"/>
          </w:tcPr>
          <w:p w14:paraId="77E1E11D" w14:textId="77777777" w:rsidR="00B83165" w:rsidRPr="00D25801" w:rsidRDefault="00B83165" w:rsidP="00B83165">
            <w:pP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3</w:t>
            </w:r>
            <w:r w:rsidRPr="00D25801">
              <w:rPr>
                <w:rFonts w:ascii="Arial" w:eastAsiaTheme="minorHAnsi" w:hAnsi="Arial" w:cs="Arial"/>
                <w:color w:val="000000"/>
                <w:sz w:val="20"/>
                <w:szCs w:val="20"/>
              </w:rPr>
              <w:t>-ERP</w:t>
            </w:r>
          </w:p>
        </w:tc>
        <w:tc>
          <w:tcPr>
            <w:tcW w:w="653" w:type="pct"/>
            <w:shd w:val="clear" w:color="auto" w:fill="auto"/>
          </w:tcPr>
          <w:p w14:paraId="2F861E21"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Долгосрочное планирование</w:t>
            </w:r>
          </w:p>
        </w:tc>
        <w:tc>
          <w:tcPr>
            <w:tcW w:w="877" w:type="pct"/>
            <w:shd w:val="clear" w:color="auto" w:fill="auto"/>
          </w:tcPr>
          <w:p w14:paraId="473EB6EC" w14:textId="77777777" w:rsidR="00B83165" w:rsidRDefault="00B83165" w:rsidP="00B83165">
            <w:pPr>
              <w:jc w:val="center"/>
              <w:rPr>
                <w:rFonts w:ascii="Arial" w:hAnsi="Arial" w:cs="Arial"/>
                <w:sz w:val="20"/>
              </w:rPr>
            </w:pPr>
            <w:r>
              <w:rPr>
                <w:rFonts w:ascii="Arial" w:hAnsi="Arial" w:cs="Arial"/>
                <w:sz w:val="20"/>
              </w:rPr>
              <w:t>ПП-10.03.03.060</w:t>
            </w:r>
          </w:p>
          <w:p w14:paraId="4BFC5AE5" w14:textId="77777777" w:rsidR="00B83165" w:rsidRPr="004B010D" w:rsidRDefault="00B83165" w:rsidP="00B83165">
            <w:pPr>
              <w:jc w:val="center"/>
              <w:rPr>
                <w:rFonts w:ascii="Arial" w:hAnsi="Arial" w:cs="Arial"/>
                <w:sz w:val="20"/>
              </w:rPr>
            </w:pPr>
            <w:r w:rsidRPr="008415A6">
              <w:rPr>
                <w:rFonts w:ascii="Arial" w:hAnsi="Arial" w:cs="Arial"/>
                <w:sz w:val="20"/>
              </w:rPr>
              <w:t>Формирование плана долгосрочных закупочных процедур</w:t>
            </w:r>
          </w:p>
        </w:tc>
        <w:tc>
          <w:tcPr>
            <w:tcW w:w="573" w:type="pct"/>
            <w:shd w:val="clear" w:color="auto" w:fill="auto"/>
          </w:tcPr>
          <w:p w14:paraId="2B37D0E5" w14:textId="77777777" w:rsidR="00B83165" w:rsidRDefault="00B83165" w:rsidP="00B83165">
            <w:pPr>
              <w:jc w:val="center"/>
              <w:rPr>
                <w:rFonts w:ascii="Arial" w:hAnsi="Arial" w:cs="Arial"/>
                <w:sz w:val="20"/>
              </w:rPr>
            </w:pPr>
            <w:r>
              <w:rPr>
                <w:rFonts w:ascii="Arial" w:hAnsi="Arial" w:cs="Arial"/>
                <w:sz w:val="20"/>
              </w:rPr>
              <w:t>Утвержденный б</w:t>
            </w:r>
            <w:r w:rsidRPr="00BF714F">
              <w:rPr>
                <w:rFonts w:ascii="Arial" w:hAnsi="Arial" w:cs="Arial"/>
                <w:sz w:val="20"/>
              </w:rPr>
              <w:t>юджет закупок</w:t>
            </w:r>
            <w:r>
              <w:rPr>
                <w:rFonts w:ascii="Arial" w:hAnsi="Arial" w:cs="Arial"/>
                <w:sz w:val="20"/>
              </w:rPr>
              <w:t xml:space="preserve"> для формирования плана долгосрочных закупочных процедур</w:t>
            </w:r>
          </w:p>
        </w:tc>
        <w:tc>
          <w:tcPr>
            <w:tcW w:w="753" w:type="pct"/>
            <w:shd w:val="clear" w:color="auto" w:fill="auto"/>
          </w:tcPr>
          <w:p w14:paraId="1755A288" w14:textId="77777777" w:rsidR="00B83165" w:rsidRPr="00D25801" w:rsidRDefault="00B83165" w:rsidP="00B83165">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УП-04.02.02</w:t>
            </w:r>
          </w:p>
        </w:tc>
        <w:tc>
          <w:tcPr>
            <w:tcW w:w="625" w:type="pct"/>
            <w:shd w:val="clear" w:color="auto" w:fill="auto"/>
          </w:tcPr>
          <w:p w14:paraId="4B48FDDE" w14:textId="77777777" w:rsidR="00B83165" w:rsidRDefault="00B83165" w:rsidP="00B83165">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Формирование и согласование бюджетов отдельных юридических лиц</w:t>
            </w:r>
          </w:p>
        </w:tc>
        <w:tc>
          <w:tcPr>
            <w:tcW w:w="844" w:type="pct"/>
            <w:shd w:val="clear" w:color="auto" w:fill="auto"/>
          </w:tcPr>
          <w:p w14:paraId="4A400BE8" w14:textId="77777777" w:rsidR="00B83165" w:rsidRDefault="00B83165" w:rsidP="00B83165">
            <w:pPr>
              <w:jc w:val="center"/>
              <w:rPr>
                <w:rFonts w:ascii="Arial" w:hAnsi="Arial" w:cs="Arial"/>
                <w:sz w:val="20"/>
              </w:rPr>
            </w:pPr>
            <w:r>
              <w:rPr>
                <w:rFonts w:ascii="Arial" w:hAnsi="Arial" w:cs="Arial"/>
                <w:sz w:val="20"/>
              </w:rPr>
              <w:t>-</w:t>
            </w:r>
          </w:p>
        </w:tc>
      </w:tr>
      <w:tr w:rsidR="00B83165" w:rsidRPr="00F94454" w14:paraId="7FE7A4F6" w14:textId="77777777" w:rsidTr="00551249">
        <w:trPr>
          <w:cantSplit/>
        </w:trPr>
        <w:tc>
          <w:tcPr>
            <w:tcW w:w="675" w:type="pct"/>
          </w:tcPr>
          <w:p w14:paraId="591F1E91" w14:textId="77777777" w:rsidR="00B83165" w:rsidRPr="00D25801"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lastRenderedPageBreak/>
              <w:t>ПП-10.03.04-ERP</w:t>
            </w:r>
          </w:p>
        </w:tc>
        <w:tc>
          <w:tcPr>
            <w:tcW w:w="653" w:type="pct"/>
            <w:shd w:val="clear" w:color="auto" w:fill="auto"/>
          </w:tcPr>
          <w:p w14:paraId="19E48502"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6ECF5984" w14:textId="77777777" w:rsidR="00B83165" w:rsidRDefault="00B83165" w:rsidP="00B83165">
            <w:pPr>
              <w:jc w:val="center"/>
              <w:rPr>
                <w:rFonts w:ascii="Arial" w:hAnsi="Arial" w:cs="Arial"/>
                <w:sz w:val="20"/>
              </w:rPr>
            </w:pPr>
            <w:r>
              <w:rPr>
                <w:rFonts w:ascii="Arial" w:eastAsiaTheme="minorHAnsi" w:hAnsi="Arial" w:cs="Arial"/>
                <w:color w:val="000000"/>
                <w:sz w:val="20"/>
                <w:szCs w:val="20"/>
              </w:rPr>
              <w:t>ПП-10.03.04.070</w:t>
            </w:r>
          </w:p>
        </w:tc>
        <w:tc>
          <w:tcPr>
            <w:tcW w:w="573" w:type="pct"/>
            <w:shd w:val="clear" w:color="auto" w:fill="auto"/>
          </w:tcPr>
          <w:p w14:paraId="23AA1B36" w14:textId="77777777" w:rsidR="00B83165" w:rsidRDefault="00B83165" w:rsidP="00B83165">
            <w:pPr>
              <w:jc w:val="center"/>
              <w:rPr>
                <w:rFonts w:ascii="Arial" w:hAnsi="Arial" w:cs="Arial"/>
                <w:sz w:val="20"/>
              </w:rPr>
            </w:pPr>
            <w:r w:rsidRPr="00BF714F">
              <w:rPr>
                <w:rFonts w:ascii="Arial" w:hAnsi="Arial" w:cs="Arial"/>
                <w:sz w:val="20"/>
              </w:rPr>
              <w:t>Заявка на закупку МТР</w:t>
            </w:r>
          </w:p>
        </w:tc>
        <w:tc>
          <w:tcPr>
            <w:tcW w:w="753" w:type="pct"/>
            <w:shd w:val="clear" w:color="auto" w:fill="auto"/>
          </w:tcPr>
          <w:p w14:paraId="4FE29CA4" w14:textId="77777777" w:rsidR="00B83165" w:rsidRPr="00D25801" w:rsidRDefault="00B83165" w:rsidP="00B83165">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3</w:t>
            </w:r>
            <w:r w:rsidRPr="00D25801">
              <w:rPr>
                <w:rFonts w:ascii="Arial" w:eastAsiaTheme="minorHAnsi" w:hAnsi="Arial" w:cs="Arial"/>
                <w:color w:val="000000"/>
                <w:sz w:val="20"/>
                <w:szCs w:val="20"/>
              </w:rPr>
              <w:t>-ERP</w:t>
            </w:r>
          </w:p>
        </w:tc>
        <w:tc>
          <w:tcPr>
            <w:tcW w:w="625" w:type="pct"/>
            <w:shd w:val="clear" w:color="auto" w:fill="auto"/>
          </w:tcPr>
          <w:p w14:paraId="43A017FE" w14:textId="77777777" w:rsidR="00B83165" w:rsidRPr="00D25801"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Долгосрочное планирование</w:t>
            </w:r>
          </w:p>
        </w:tc>
        <w:tc>
          <w:tcPr>
            <w:tcW w:w="844" w:type="pct"/>
            <w:shd w:val="clear" w:color="auto" w:fill="auto"/>
          </w:tcPr>
          <w:p w14:paraId="6FC551FF" w14:textId="77777777" w:rsidR="00B83165" w:rsidRDefault="00B83165" w:rsidP="00B83165">
            <w:pPr>
              <w:jc w:val="center"/>
              <w:rPr>
                <w:rFonts w:ascii="Arial" w:hAnsi="Arial" w:cs="Arial"/>
                <w:sz w:val="20"/>
              </w:rPr>
            </w:pPr>
            <w:r>
              <w:rPr>
                <w:rFonts w:ascii="Arial" w:eastAsiaTheme="minorHAnsi" w:hAnsi="Arial" w:cs="Arial"/>
                <w:color w:val="000000"/>
                <w:sz w:val="20"/>
                <w:szCs w:val="20"/>
              </w:rPr>
              <w:t xml:space="preserve">ПП-10.03.03.010 </w:t>
            </w:r>
            <w:r w:rsidRPr="004E4ED9">
              <w:rPr>
                <w:rFonts w:ascii="Arial" w:eastAsiaTheme="minorHAnsi" w:hAnsi="Arial" w:cs="Arial"/>
                <w:color w:val="000000"/>
                <w:sz w:val="20"/>
                <w:szCs w:val="20"/>
              </w:rPr>
              <w:t>Определение способа долгосрочного планирования</w:t>
            </w:r>
            <w:r>
              <w:rPr>
                <w:rFonts w:ascii="Arial" w:eastAsiaTheme="minorHAnsi" w:hAnsi="Arial" w:cs="Arial"/>
                <w:color w:val="000000"/>
                <w:sz w:val="20"/>
                <w:szCs w:val="20"/>
              </w:rPr>
              <w:t xml:space="preserve">, ПП-10.03.03.060 </w:t>
            </w:r>
            <w:r w:rsidRPr="004E4ED9">
              <w:rPr>
                <w:rFonts w:ascii="Arial" w:eastAsiaTheme="minorHAnsi" w:hAnsi="Arial" w:cs="Arial"/>
                <w:color w:val="000000"/>
                <w:sz w:val="20"/>
                <w:szCs w:val="20"/>
              </w:rPr>
              <w:t>Формирование плана долгосрочных закупочных процедур</w:t>
            </w:r>
          </w:p>
        </w:tc>
      </w:tr>
      <w:tr w:rsidR="00B83165" w:rsidRPr="00F94454" w14:paraId="3A236EC7" w14:textId="77777777" w:rsidTr="00551249">
        <w:trPr>
          <w:cantSplit/>
        </w:trPr>
        <w:tc>
          <w:tcPr>
            <w:tcW w:w="675" w:type="pct"/>
          </w:tcPr>
          <w:p w14:paraId="74B05EFC" w14:textId="77777777" w:rsidR="00B83165" w:rsidRDefault="00B83165" w:rsidP="00B83165">
            <w:pPr>
              <w:rPr>
                <w:rFonts w:ascii="Arial" w:eastAsiaTheme="minorHAnsi" w:hAnsi="Arial" w:cs="Arial"/>
                <w:color w:val="000000"/>
                <w:sz w:val="20"/>
                <w:szCs w:val="20"/>
              </w:rPr>
            </w:pPr>
            <w:r w:rsidRPr="00D25801">
              <w:rPr>
                <w:rFonts w:ascii="Arial" w:eastAsiaTheme="minorHAnsi" w:hAnsi="Arial" w:cs="Arial"/>
                <w:color w:val="000000"/>
                <w:sz w:val="20"/>
                <w:szCs w:val="20"/>
              </w:rPr>
              <w:t>УП-04.02.02</w:t>
            </w:r>
          </w:p>
        </w:tc>
        <w:tc>
          <w:tcPr>
            <w:tcW w:w="653" w:type="pct"/>
            <w:shd w:val="clear" w:color="auto" w:fill="auto"/>
          </w:tcPr>
          <w:p w14:paraId="2D38DFDC" w14:textId="77777777" w:rsidR="00B83165" w:rsidRDefault="00B83165" w:rsidP="00B83165">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Формирование и согласование бюджетов отдельных юридических лиц</w:t>
            </w:r>
          </w:p>
        </w:tc>
        <w:tc>
          <w:tcPr>
            <w:tcW w:w="877" w:type="pct"/>
            <w:shd w:val="clear" w:color="auto" w:fill="auto"/>
          </w:tcPr>
          <w:p w14:paraId="79F0CD91"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w:t>
            </w:r>
          </w:p>
        </w:tc>
        <w:tc>
          <w:tcPr>
            <w:tcW w:w="573" w:type="pct"/>
            <w:shd w:val="clear" w:color="auto" w:fill="auto"/>
          </w:tcPr>
          <w:p w14:paraId="260B1AEE" w14:textId="77777777" w:rsidR="00B83165" w:rsidRPr="0034746A" w:rsidRDefault="00B83165" w:rsidP="00B83165">
            <w:pPr>
              <w:jc w:val="center"/>
              <w:rPr>
                <w:rFonts w:ascii="Arial" w:hAnsi="Arial" w:cs="Arial"/>
                <w:sz w:val="20"/>
              </w:rPr>
            </w:pPr>
            <w:r w:rsidRPr="0034746A">
              <w:rPr>
                <w:rFonts w:ascii="Arial" w:hAnsi="Arial" w:cs="Arial"/>
                <w:sz w:val="20"/>
              </w:rPr>
              <w:t>План закупок по МТР, работам, услугам с длительным горизонтом планирования</w:t>
            </w:r>
            <w:r>
              <w:rPr>
                <w:rFonts w:ascii="Arial" w:hAnsi="Arial" w:cs="Arial"/>
                <w:sz w:val="20"/>
              </w:rPr>
              <w:br/>
            </w:r>
          </w:p>
          <w:p w14:paraId="1314DBA1" w14:textId="77777777" w:rsidR="00B83165" w:rsidRDefault="00B83165" w:rsidP="00B83165">
            <w:pPr>
              <w:jc w:val="center"/>
              <w:rPr>
                <w:rFonts w:ascii="Arial" w:hAnsi="Arial" w:cs="Arial"/>
                <w:sz w:val="20"/>
              </w:rPr>
            </w:pPr>
            <w:r w:rsidRPr="0034746A">
              <w:rPr>
                <w:rFonts w:ascii="Arial" w:hAnsi="Arial" w:cs="Arial"/>
                <w:sz w:val="20"/>
              </w:rPr>
              <w:t>Потребности для МТР, работ, услуг с длит</w:t>
            </w:r>
            <w:r>
              <w:rPr>
                <w:rFonts w:ascii="Arial" w:hAnsi="Arial" w:cs="Arial"/>
                <w:sz w:val="20"/>
              </w:rPr>
              <w:t>ельным горизонтом планирования</w:t>
            </w:r>
          </w:p>
          <w:p w14:paraId="223A67B0" w14:textId="77777777" w:rsidR="00B83165" w:rsidRDefault="00B83165" w:rsidP="00B83165">
            <w:pPr>
              <w:jc w:val="center"/>
              <w:rPr>
                <w:rFonts w:ascii="Arial" w:hAnsi="Arial" w:cs="Arial"/>
                <w:sz w:val="20"/>
              </w:rPr>
            </w:pPr>
          </w:p>
          <w:p w14:paraId="35A88741" w14:textId="77777777" w:rsidR="00B83165" w:rsidRPr="00BF714F" w:rsidRDefault="00B83165" w:rsidP="00B83165">
            <w:pPr>
              <w:jc w:val="center"/>
              <w:rPr>
                <w:rFonts w:ascii="Arial" w:hAnsi="Arial" w:cs="Arial"/>
                <w:sz w:val="20"/>
              </w:rPr>
            </w:pPr>
            <w:r>
              <w:rPr>
                <w:rFonts w:ascii="Arial" w:hAnsi="Arial" w:cs="Arial"/>
                <w:sz w:val="20"/>
              </w:rPr>
              <w:t>Плановые цены по МТР с длинным горизонтом планирования</w:t>
            </w:r>
          </w:p>
        </w:tc>
        <w:tc>
          <w:tcPr>
            <w:tcW w:w="753" w:type="pct"/>
            <w:shd w:val="clear" w:color="auto" w:fill="auto"/>
          </w:tcPr>
          <w:p w14:paraId="1D59AAEC" w14:textId="77777777" w:rsidR="00B83165" w:rsidRPr="00D25801" w:rsidRDefault="00B83165" w:rsidP="00B83165">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3</w:t>
            </w:r>
            <w:r w:rsidRPr="00D25801">
              <w:rPr>
                <w:rFonts w:ascii="Arial" w:eastAsiaTheme="minorHAnsi" w:hAnsi="Arial" w:cs="Arial"/>
                <w:color w:val="000000"/>
                <w:sz w:val="20"/>
                <w:szCs w:val="20"/>
              </w:rPr>
              <w:t>-ERP</w:t>
            </w:r>
          </w:p>
        </w:tc>
        <w:tc>
          <w:tcPr>
            <w:tcW w:w="625" w:type="pct"/>
            <w:shd w:val="clear" w:color="auto" w:fill="auto"/>
          </w:tcPr>
          <w:p w14:paraId="13FEDF34"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Долгосрочное планирование</w:t>
            </w:r>
          </w:p>
        </w:tc>
        <w:tc>
          <w:tcPr>
            <w:tcW w:w="844" w:type="pct"/>
            <w:shd w:val="clear" w:color="auto" w:fill="auto"/>
          </w:tcPr>
          <w:p w14:paraId="33C57B99"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 xml:space="preserve">ПП-10.03.03.010 </w:t>
            </w:r>
            <w:r w:rsidRPr="0034746A">
              <w:rPr>
                <w:rFonts w:ascii="Arial" w:eastAsiaTheme="minorHAnsi" w:hAnsi="Arial" w:cs="Arial"/>
                <w:color w:val="000000"/>
                <w:sz w:val="20"/>
                <w:szCs w:val="20"/>
              </w:rPr>
              <w:t>Определение способа долгосрочного планирования</w:t>
            </w:r>
            <w:r>
              <w:rPr>
                <w:rFonts w:ascii="Arial" w:eastAsiaTheme="minorHAnsi" w:hAnsi="Arial" w:cs="Arial"/>
                <w:color w:val="000000"/>
                <w:sz w:val="20"/>
                <w:szCs w:val="20"/>
              </w:rPr>
              <w:t>,</w:t>
            </w:r>
            <w:r>
              <w:rPr>
                <w:rFonts w:ascii="Arial" w:eastAsiaTheme="minorHAnsi" w:hAnsi="Arial" w:cs="Arial"/>
                <w:color w:val="000000"/>
                <w:sz w:val="20"/>
                <w:szCs w:val="20"/>
              </w:rPr>
              <w:br/>
              <w:t xml:space="preserve">ПП-10.03.03.020 </w:t>
            </w:r>
            <w:r w:rsidRPr="0034746A">
              <w:rPr>
                <w:rFonts w:ascii="Arial" w:eastAsiaTheme="minorHAnsi" w:hAnsi="Arial" w:cs="Arial"/>
                <w:color w:val="000000"/>
                <w:sz w:val="20"/>
                <w:szCs w:val="20"/>
              </w:rPr>
              <w:t>Выгрузка плановых цен в АС</w:t>
            </w:r>
            <w:r>
              <w:rPr>
                <w:rFonts w:ascii="Arial" w:eastAsiaTheme="minorHAnsi" w:hAnsi="Arial" w:cs="Arial"/>
                <w:color w:val="000000"/>
                <w:sz w:val="20"/>
                <w:szCs w:val="20"/>
              </w:rPr>
              <w:t>К</w:t>
            </w:r>
            <w:r w:rsidRPr="0034746A">
              <w:rPr>
                <w:rFonts w:ascii="Arial" w:eastAsiaTheme="minorHAnsi" w:hAnsi="Arial" w:cs="Arial"/>
                <w:color w:val="000000"/>
                <w:sz w:val="20"/>
                <w:szCs w:val="20"/>
              </w:rPr>
              <w:t>Б</w:t>
            </w:r>
            <w:r>
              <w:rPr>
                <w:rFonts w:ascii="Arial" w:eastAsiaTheme="minorHAnsi" w:hAnsi="Arial" w:cs="Arial"/>
                <w:color w:val="000000"/>
                <w:sz w:val="20"/>
                <w:szCs w:val="20"/>
              </w:rPr>
              <w:t>,</w:t>
            </w:r>
            <w:r>
              <w:rPr>
                <w:rFonts w:ascii="Arial" w:eastAsiaTheme="minorHAnsi" w:hAnsi="Arial" w:cs="Arial"/>
                <w:color w:val="000000"/>
                <w:sz w:val="20"/>
                <w:szCs w:val="20"/>
              </w:rPr>
              <w:br/>
            </w:r>
            <w:r w:rsidRPr="0034746A">
              <w:rPr>
                <w:rFonts w:ascii="Arial" w:eastAsiaTheme="minorHAnsi" w:hAnsi="Arial" w:cs="Arial"/>
                <w:color w:val="000000"/>
                <w:sz w:val="20"/>
                <w:szCs w:val="20"/>
              </w:rPr>
              <w:t>ПП-10.03.03.030</w:t>
            </w:r>
            <w:r>
              <w:rPr>
                <w:rFonts w:ascii="Arial" w:eastAsiaTheme="minorHAnsi" w:hAnsi="Arial" w:cs="Arial"/>
                <w:color w:val="000000"/>
                <w:sz w:val="20"/>
                <w:szCs w:val="20"/>
              </w:rPr>
              <w:t xml:space="preserve"> </w:t>
            </w:r>
            <w:r w:rsidRPr="0034746A">
              <w:rPr>
                <w:rFonts w:ascii="Arial" w:eastAsiaTheme="minorHAnsi" w:hAnsi="Arial" w:cs="Arial"/>
                <w:color w:val="000000"/>
                <w:sz w:val="20"/>
                <w:szCs w:val="20"/>
              </w:rPr>
              <w:t>Выгрузка потребностей в АС</w:t>
            </w:r>
            <w:r>
              <w:rPr>
                <w:rFonts w:ascii="Arial" w:eastAsiaTheme="minorHAnsi" w:hAnsi="Arial" w:cs="Arial"/>
                <w:color w:val="000000"/>
                <w:sz w:val="20"/>
                <w:szCs w:val="20"/>
              </w:rPr>
              <w:t>К</w:t>
            </w:r>
            <w:r w:rsidRPr="0034746A">
              <w:rPr>
                <w:rFonts w:ascii="Arial" w:eastAsiaTheme="minorHAnsi" w:hAnsi="Arial" w:cs="Arial"/>
                <w:color w:val="000000"/>
                <w:sz w:val="20"/>
                <w:szCs w:val="20"/>
              </w:rPr>
              <w:t>Б</w:t>
            </w:r>
            <w:r>
              <w:rPr>
                <w:rFonts w:ascii="Arial" w:eastAsiaTheme="minorHAnsi" w:hAnsi="Arial" w:cs="Arial"/>
                <w:color w:val="000000"/>
                <w:sz w:val="20"/>
                <w:szCs w:val="20"/>
              </w:rPr>
              <w:t>,</w:t>
            </w:r>
            <w:r>
              <w:rPr>
                <w:rFonts w:ascii="Arial" w:eastAsiaTheme="minorHAnsi" w:hAnsi="Arial" w:cs="Arial"/>
                <w:color w:val="000000"/>
                <w:sz w:val="20"/>
                <w:szCs w:val="20"/>
              </w:rPr>
              <w:br/>
              <w:t xml:space="preserve">ПП-10.03.03.040 </w:t>
            </w:r>
            <w:r w:rsidRPr="0034746A">
              <w:rPr>
                <w:rFonts w:ascii="Arial" w:eastAsiaTheme="minorHAnsi" w:hAnsi="Arial" w:cs="Arial"/>
                <w:color w:val="000000"/>
                <w:sz w:val="20"/>
                <w:szCs w:val="20"/>
              </w:rPr>
              <w:t>Выгрузка плана закупок по МТР, работ, услуг с длительным горизонтом планирования</w:t>
            </w:r>
          </w:p>
        </w:tc>
      </w:tr>
      <w:tr w:rsidR="00B83165" w:rsidRPr="00F94454" w14:paraId="3D3211E0" w14:textId="77777777" w:rsidTr="00551249">
        <w:trPr>
          <w:cantSplit/>
        </w:trPr>
        <w:tc>
          <w:tcPr>
            <w:tcW w:w="675" w:type="pct"/>
          </w:tcPr>
          <w:p w14:paraId="7C5DAC18" w14:textId="77777777" w:rsidR="00B83165" w:rsidRPr="00D25801" w:rsidRDefault="00B83165" w:rsidP="00B83165">
            <w:pPr>
              <w:rPr>
                <w:rFonts w:ascii="Arial" w:eastAsiaTheme="minorHAnsi" w:hAnsi="Arial" w:cs="Arial"/>
                <w:color w:val="000000"/>
                <w:sz w:val="20"/>
                <w:szCs w:val="20"/>
              </w:rPr>
            </w:pPr>
            <w:r w:rsidRPr="00D25801">
              <w:rPr>
                <w:rFonts w:ascii="Arial" w:eastAsiaTheme="minorHAnsi" w:hAnsi="Arial" w:cs="Arial"/>
                <w:color w:val="000000"/>
                <w:sz w:val="20"/>
                <w:szCs w:val="20"/>
              </w:rPr>
              <w:t>ПП-10.0</w:t>
            </w:r>
            <w:r>
              <w:rPr>
                <w:rFonts w:ascii="Arial" w:eastAsiaTheme="minorHAnsi" w:hAnsi="Arial" w:cs="Arial"/>
                <w:color w:val="000000"/>
                <w:sz w:val="20"/>
                <w:szCs w:val="20"/>
              </w:rPr>
              <w:t>4</w:t>
            </w:r>
            <w:r w:rsidRPr="00D25801">
              <w:rPr>
                <w:rFonts w:ascii="Arial" w:eastAsiaTheme="minorHAnsi" w:hAnsi="Arial" w:cs="Arial"/>
                <w:color w:val="000000"/>
                <w:sz w:val="20"/>
                <w:szCs w:val="20"/>
              </w:rPr>
              <w:t>.0</w:t>
            </w:r>
            <w:r>
              <w:rPr>
                <w:rFonts w:ascii="Arial" w:eastAsiaTheme="minorHAnsi" w:hAnsi="Arial" w:cs="Arial"/>
                <w:color w:val="000000"/>
                <w:sz w:val="20"/>
                <w:szCs w:val="20"/>
              </w:rPr>
              <w:t>3.01</w:t>
            </w:r>
            <w:r w:rsidRPr="00D25801">
              <w:rPr>
                <w:rFonts w:ascii="Arial" w:eastAsiaTheme="minorHAnsi" w:hAnsi="Arial" w:cs="Arial"/>
                <w:color w:val="000000"/>
                <w:sz w:val="20"/>
                <w:szCs w:val="20"/>
              </w:rPr>
              <w:t>-ERP</w:t>
            </w:r>
          </w:p>
        </w:tc>
        <w:tc>
          <w:tcPr>
            <w:tcW w:w="653" w:type="pct"/>
            <w:shd w:val="clear" w:color="auto" w:fill="auto"/>
          </w:tcPr>
          <w:p w14:paraId="30A012D3" w14:textId="77777777" w:rsidR="00B83165" w:rsidRPr="00D25801"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Выполнение закупки</w:t>
            </w:r>
          </w:p>
        </w:tc>
        <w:tc>
          <w:tcPr>
            <w:tcW w:w="877" w:type="pct"/>
            <w:shd w:val="clear" w:color="auto" w:fill="auto"/>
          </w:tcPr>
          <w:p w14:paraId="07FEF71B"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 xml:space="preserve">ПП-10.04.03.01.050 </w:t>
            </w:r>
            <w:r w:rsidRPr="0034746A">
              <w:rPr>
                <w:rFonts w:ascii="Arial" w:eastAsiaTheme="minorHAnsi" w:hAnsi="Arial" w:cs="Arial"/>
                <w:color w:val="000000"/>
                <w:sz w:val="20"/>
                <w:szCs w:val="20"/>
              </w:rPr>
              <w:t>Формирование лотов (</w:t>
            </w:r>
            <w:proofErr w:type="spellStart"/>
            <w:r w:rsidRPr="0034746A">
              <w:rPr>
                <w:rFonts w:ascii="Arial" w:eastAsiaTheme="minorHAnsi" w:hAnsi="Arial" w:cs="Arial"/>
                <w:color w:val="000000"/>
                <w:sz w:val="20"/>
                <w:szCs w:val="20"/>
              </w:rPr>
              <w:t>лотирование</w:t>
            </w:r>
            <w:proofErr w:type="spellEnd"/>
            <w:r w:rsidRPr="0034746A">
              <w:rPr>
                <w:rFonts w:ascii="Arial" w:eastAsiaTheme="minorHAnsi" w:hAnsi="Arial" w:cs="Arial"/>
                <w:color w:val="000000"/>
                <w:sz w:val="20"/>
                <w:szCs w:val="20"/>
              </w:rPr>
              <w:t>)</w:t>
            </w:r>
          </w:p>
        </w:tc>
        <w:tc>
          <w:tcPr>
            <w:tcW w:w="573" w:type="pct"/>
            <w:shd w:val="clear" w:color="auto" w:fill="auto"/>
          </w:tcPr>
          <w:p w14:paraId="5B5A811A" w14:textId="77777777" w:rsidR="00B83165" w:rsidRPr="00BF714F" w:rsidRDefault="00B83165" w:rsidP="00B83165">
            <w:pPr>
              <w:jc w:val="center"/>
              <w:rPr>
                <w:rFonts w:ascii="Arial" w:hAnsi="Arial" w:cs="Arial"/>
                <w:sz w:val="20"/>
              </w:rPr>
            </w:pPr>
            <w:r>
              <w:rPr>
                <w:rFonts w:ascii="Arial" w:eastAsiaTheme="minorHAnsi" w:hAnsi="Arial" w:cs="Arial"/>
                <w:color w:val="000000"/>
                <w:sz w:val="20"/>
                <w:szCs w:val="20"/>
              </w:rPr>
              <w:t>План долгосрочных закупочных процедур</w:t>
            </w:r>
          </w:p>
        </w:tc>
        <w:tc>
          <w:tcPr>
            <w:tcW w:w="753" w:type="pct"/>
            <w:shd w:val="clear" w:color="auto" w:fill="auto"/>
          </w:tcPr>
          <w:p w14:paraId="3A17A86C" w14:textId="77777777" w:rsidR="00B83165" w:rsidRPr="00D25801" w:rsidRDefault="00B83165" w:rsidP="00B83165">
            <w:pPr>
              <w:jc w:val="center"/>
              <w:rPr>
                <w:rFonts w:ascii="Arial" w:eastAsiaTheme="minorHAnsi" w:hAnsi="Arial" w:cs="Arial"/>
                <w:color w:val="000000"/>
                <w:sz w:val="20"/>
                <w:szCs w:val="20"/>
              </w:rPr>
            </w:pPr>
            <w:r w:rsidRPr="00D25801">
              <w:rPr>
                <w:rFonts w:ascii="Arial" w:eastAsiaTheme="minorHAnsi" w:hAnsi="Arial" w:cs="Arial"/>
                <w:color w:val="000000"/>
                <w:sz w:val="20"/>
                <w:szCs w:val="20"/>
              </w:rPr>
              <w:t>ПП-10.03.0</w:t>
            </w:r>
            <w:r>
              <w:rPr>
                <w:rFonts w:ascii="Arial" w:eastAsiaTheme="minorHAnsi" w:hAnsi="Arial" w:cs="Arial"/>
                <w:color w:val="000000"/>
                <w:sz w:val="20"/>
                <w:szCs w:val="20"/>
              </w:rPr>
              <w:t>3</w:t>
            </w:r>
            <w:r w:rsidRPr="00D25801">
              <w:rPr>
                <w:rFonts w:ascii="Arial" w:eastAsiaTheme="minorHAnsi" w:hAnsi="Arial" w:cs="Arial"/>
                <w:color w:val="000000"/>
                <w:sz w:val="20"/>
                <w:szCs w:val="20"/>
              </w:rPr>
              <w:t>-ERP</w:t>
            </w:r>
          </w:p>
        </w:tc>
        <w:tc>
          <w:tcPr>
            <w:tcW w:w="625" w:type="pct"/>
            <w:shd w:val="clear" w:color="auto" w:fill="auto"/>
          </w:tcPr>
          <w:p w14:paraId="38A5193E"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Долгосрочное планирование</w:t>
            </w:r>
          </w:p>
        </w:tc>
        <w:tc>
          <w:tcPr>
            <w:tcW w:w="844" w:type="pct"/>
            <w:shd w:val="clear" w:color="auto" w:fill="auto"/>
          </w:tcPr>
          <w:p w14:paraId="30C6297B"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 xml:space="preserve">ПП-10.03.03.060 </w:t>
            </w:r>
            <w:r w:rsidRPr="0034746A">
              <w:rPr>
                <w:rFonts w:ascii="Arial" w:eastAsiaTheme="minorHAnsi" w:hAnsi="Arial" w:cs="Arial"/>
                <w:color w:val="000000"/>
                <w:sz w:val="20"/>
                <w:szCs w:val="20"/>
              </w:rPr>
              <w:t>Формирование плана долгосрочных закупочных процедур</w:t>
            </w:r>
          </w:p>
        </w:tc>
      </w:tr>
      <w:tr w:rsidR="00B83165" w:rsidRPr="00F94454" w14:paraId="30B13A60" w14:textId="77777777" w:rsidTr="00551249">
        <w:trPr>
          <w:cantSplit/>
        </w:trPr>
        <w:tc>
          <w:tcPr>
            <w:tcW w:w="675" w:type="pct"/>
          </w:tcPr>
          <w:p w14:paraId="44E48F13" w14:textId="77777777" w:rsidR="00B83165" w:rsidRPr="00D25801"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lastRenderedPageBreak/>
              <w:t>ПП-10.03.04-ERP</w:t>
            </w:r>
          </w:p>
        </w:tc>
        <w:tc>
          <w:tcPr>
            <w:tcW w:w="653" w:type="pct"/>
            <w:shd w:val="clear" w:color="auto" w:fill="auto"/>
          </w:tcPr>
          <w:p w14:paraId="0F51976F"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482B3465"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ПП-10.03.04.090, ПП-10.03.04.010</w:t>
            </w:r>
          </w:p>
        </w:tc>
        <w:tc>
          <w:tcPr>
            <w:tcW w:w="573" w:type="pct"/>
            <w:shd w:val="clear" w:color="auto" w:fill="auto"/>
          </w:tcPr>
          <w:p w14:paraId="3C85F3F0"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Потребность в МТР</w:t>
            </w:r>
          </w:p>
        </w:tc>
        <w:tc>
          <w:tcPr>
            <w:tcW w:w="753" w:type="pct"/>
            <w:shd w:val="clear" w:color="auto" w:fill="auto"/>
          </w:tcPr>
          <w:p w14:paraId="79EC1194" w14:textId="77777777" w:rsidR="00B83165" w:rsidRPr="00D25801"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УП-03.03.04.02-ERP</w:t>
            </w:r>
          </w:p>
        </w:tc>
        <w:tc>
          <w:tcPr>
            <w:tcW w:w="625" w:type="pct"/>
            <w:shd w:val="clear" w:color="auto" w:fill="auto"/>
          </w:tcPr>
          <w:p w14:paraId="706B6156"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согласованных плановых показателей производственной программы и формирование потребности в основных нормируемых материалах</w:t>
            </w:r>
          </w:p>
        </w:tc>
        <w:tc>
          <w:tcPr>
            <w:tcW w:w="844" w:type="pct"/>
            <w:shd w:val="clear" w:color="auto" w:fill="auto"/>
          </w:tcPr>
          <w:p w14:paraId="628202C5"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 xml:space="preserve">60 </w:t>
            </w:r>
          </w:p>
        </w:tc>
      </w:tr>
      <w:tr w:rsidR="00B83165" w:rsidRPr="00F94454" w14:paraId="47AE75E0" w14:textId="77777777" w:rsidTr="00551249">
        <w:trPr>
          <w:cantSplit/>
        </w:trPr>
        <w:tc>
          <w:tcPr>
            <w:tcW w:w="675" w:type="pct"/>
          </w:tcPr>
          <w:p w14:paraId="1A19438D"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53" w:type="pct"/>
            <w:shd w:val="clear" w:color="auto" w:fill="auto"/>
          </w:tcPr>
          <w:p w14:paraId="5641476C"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215DD3DA"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ПП-10.03.04.060</w:t>
            </w:r>
          </w:p>
        </w:tc>
        <w:tc>
          <w:tcPr>
            <w:tcW w:w="573" w:type="pct"/>
            <w:shd w:val="clear" w:color="auto" w:fill="auto"/>
          </w:tcPr>
          <w:p w14:paraId="27950EF7"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Поручено перевести остатки на другой проект/ в свободный запас</w:t>
            </w:r>
          </w:p>
        </w:tc>
        <w:tc>
          <w:tcPr>
            <w:tcW w:w="753" w:type="pct"/>
            <w:shd w:val="clear" w:color="auto" w:fill="auto"/>
          </w:tcPr>
          <w:p w14:paraId="1C6BD91F"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ОП-03.02.40.03-ERP</w:t>
            </w:r>
          </w:p>
        </w:tc>
        <w:tc>
          <w:tcPr>
            <w:tcW w:w="625" w:type="pct"/>
            <w:shd w:val="clear" w:color="auto" w:fill="auto"/>
          </w:tcPr>
          <w:p w14:paraId="7075475C"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 xml:space="preserve"> Закрытие проекта КС</w:t>
            </w:r>
          </w:p>
        </w:tc>
        <w:tc>
          <w:tcPr>
            <w:tcW w:w="844" w:type="pct"/>
            <w:shd w:val="clear" w:color="auto" w:fill="auto"/>
          </w:tcPr>
          <w:p w14:paraId="5E3F911A"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ОП-03.02.40.03-ERP-040</w:t>
            </w:r>
          </w:p>
        </w:tc>
      </w:tr>
      <w:tr w:rsidR="00B83165" w:rsidRPr="00F94454" w14:paraId="58EE5C75" w14:textId="77777777" w:rsidTr="00551249">
        <w:trPr>
          <w:cantSplit/>
        </w:trPr>
        <w:tc>
          <w:tcPr>
            <w:tcW w:w="675" w:type="pct"/>
          </w:tcPr>
          <w:p w14:paraId="0AECEDA4"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53" w:type="pct"/>
            <w:shd w:val="clear" w:color="auto" w:fill="auto"/>
          </w:tcPr>
          <w:p w14:paraId="3E656932"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53817AFB"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ПП-10.03.04.090, ПП-10.03.04.010</w:t>
            </w:r>
          </w:p>
        </w:tc>
        <w:tc>
          <w:tcPr>
            <w:tcW w:w="573" w:type="pct"/>
            <w:shd w:val="clear" w:color="auto" w:fill="auto"/>
          </w:tcPr>
          <w:p w14:paraId="2957C487"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Потребность в МТР</w:t>
            </w:r>
          </w:p>
        </w:tc>
        <w:tc>
          <w:tcPr>
            <w:tcW w:w="753" w:type="pct"/>
            <w:shd w:val="clear" w:color="auto" w:fill="auto"/>
          </w:tcPr>
          <w:p w14:paraId="271B449D"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УП-03.04.03.02-ERP</w:t>
            </w:r>
          </w:p>
        </w:tc>
        <w:tc>
          <w:tcPr>
            <w:tcW w:w="625" w:type="pct"/>
            <w:shd w:val="clear" w:color="auto" w:fill="auto"/>
          </w:tcPr>
          <w:p w14:paraId="5C23FF25"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плановых показателей недельно-суточного плана производства</w:t>
            </w:r>
          </w:p>
        </w:tc>
        <w:tc>
          <w:tcPr>
            <w:tcW w:w="844" w:type="pct"/>
            <w:shd w:val="clear" w:color="auto" w:fill="auto"/>
          </w:tcPr>
          <w:p w14:paraId="6C000C8D"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50</w:t>
            </w:r>
          </w:p>
        </w:tc>
      </w:tr>
      <w:tr w:rsidR="00B83165" w:rsidRPr="00F94454" w14:paraId="4F2553DA" w14:textId="77777777" w:rsidTr="00551249">
        <w:trPr>
          <w:cantSplit/>
        </w:trPr>
        <w:tc>
          <w:tcPr>
            <w:tcW w:w="675" w:type="pct"/>
          </w:tcPr>
          <w:p w14:paraId="4B5DC93F"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53" w:type="pct"/>
            <w:shd w:val="clear" w:color="auto" w:fill="auto"/>
          </w:tcPr>
          <w:p w14:paraId="67FE606F"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24C66768"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ПП-10.03.04.090, ПП-10.03.04.010</w:t>
            </w:r>
          </w:p>
        </w:tc>
        <w:tc>
          <w:tcPr>
            <w:tcW w:w="573" w:type="pct"/>
            <w:shd w:val="clear" w:color="auto" w:fill="auto"/>
          </w:tcPr>
          <w:p w14:paraId="6A79B587"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Потребность в аварийном/</w:t>
            </w:r>
            <w:proofErr w:type="spellStart"/>
            <w:r>
              <w:rPr>
                <w:rFonts w:ascii="Arial" w:eastAsiaTheme="minorHAnsi" w:hAnsi="Arial" w:cs="Arial"/>
                <w:color w:val="000000"/>
                <w:sz w:val="20"/>
                <w:szCs w:val="20"/>
              </w:rPr>
              <w:t>ГОиЧС</w:t>
            </w:r>
            <w:proofErr w:type="spellEnd"/>
            <w:r>
              <w:rPr>
                <w:rFonts w:ascii="Arial" w:eastAsiaTheme="minorHAnsi" w:hAnsi="Arial" w:cs="Arial"/>
                <w:color w:val="000000"/>
                <w:sz w:val="20"/>
                <w:szCs w:val="20"/>
              </w:rPr>
              <w:t xml:space="preserve"> запасе</w:t>
            </w:r>
          </w:p>
        </w:tc>
        <w:tc>
          <w:tcPr>
            <w:tcW w:w="753" w:type="pct"/>
            <w:shd w:val="clear" w:color="auto" w:fill="auto"/>
          </w:tcPr>
          <w:p w14:paraId="5A35F773"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ПП-10.05.01-ERP</w:t>
            </w:r>
          </w:p>
        </w:tc>
        <w:tc>
          <w:tcPr>
            <w:tcW w:w="625" w:type="pct"/>
            <w:shd w:val="clear" w:color="auto" w:fill="auto"/>
          </w:tcPr>
          <w:p w14:paraId="6362D6D5"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Планирование использования запасов</w:t>
            </w:r>
          </w:p>
        </w:tc>
        <w:tc>
          <w:tcPr>
            <w:tcW w:w="844" w:type="pct"/>
            <w:shd w:val="clear" w:color="auto" w:fill="auto"/>
          </w:tcPr>
          <w:p w14:paraId="61D8A456"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10.05.01.080</w:t>
            </w:r>
          </w:p>
        </w:tc>
      </w:tr>
      <w:tr w:rsidR="00B83165" w:rsidRPr="00F94454" w14:paraId="71AC70E4" w14:textId="77777777" w:rsidTr="00551249">
        <w:trPr>
          <w:cantSplit/>
        </w:trPr>
        <w:tc>
          <w:tcPr>
            <w:tcW w:w="675" w:type="pct"/>
          </w:tcPr>
          <w:p w14:paraId="660EBF84"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53" w:type="pct"/>
            <w:shd w:val="clear" w:color="auto" w:fill="auto"/>
          </w:tcPr>
          <w:p w14:paraId="5ED60551"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5396D083"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ПП-10.03.04.090, ПП-10.03.04.010</w:t>
            </w:r>
          </w:p>
        </w:tc>
        <w:tc>
          <w:tcPr>
            <w:tcW w:w="573" w:type="pct"/>
            <w:shd w:val="clear" w:color="auto" w:fill="auto"/>
          </w:tcPr>
          <w:p w14:paraId="5BCA147E"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Потребность в МТР</w:t>
            </w:r>
          </w:p>
        </w:tc>
        <w:tc>
          <w:tcPr>
            <w:tcW w:w="753" w:type="pct"/>
            <w:shd w:val="clear" w:color="auto" w:fill="auto"/>
          </w:tcPr>
          <w:p w14:paraId="72811CFB"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УП-03.04.01.02-ERP</w:t>
            </w:r>
          </w:p>
        </w:tc>
        <w:tc>
          <w:tcPr>
            <w:tcW w:w="625" w:type="pct"/>
            <w:shd w:val="clear" w:color="auto" w:fill="auto"/>
          </w:tcPr>
          <w:p w14:paraId="5E41C902"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согласованных плановых показателей ПЗТГ и актуализация потребности в основных нормируемых материалах</w:t>
            </w:r>
          </w:p>
        </w:tc>
        <w:tc>
          <w:tcPr>
            <w:tcW w:w="844" w:type="pct"/>
            <w:shd w:val="clear" w:color="auto" w:fill="auto"/>
          </w:tcPr>
          <w:p w14:paraId="1CC94D70"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60</w:t>
            </w:r>
          </w:p>
        </w:tc>
      </w:tr>
      <w:tr w:rsidR="00B83165" w:rsidRPr="00F94454" w14:paraId="05082651" w14:textId="77777777" w:rsidTr="00551249">
        <w:trPr>
          <w:cantSplit/>
        </w:trPr>
        <w:tc>
          <w:tcPr>
            <w:tcW w:w="675" w:type="pct"/>
          </w:tcPr>
          <w:p w14:paraId="7F73C54C"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lastRenderedPageBreak/>
              <w:t>ПП-10.03.04-ERP</w:t>
            </w:r>
          </w:p>
        </w:tc>
        <w:tc>
          <w:tcPr>
            <w:tcW w:w="653" w:type="pct"/>
            <w:shd w:val="clear" w:color="auto" w:fill="auto"/>
          </w:tcPr>
          <w:p w14:paraId="1764F929"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17B759D0"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ПП-10.03.04.090, ПП-10.03.04.010</w:t>
            </w:r>
          </w:p>
        </w:tc>
        <w:tc>
          <w:tcPr>
            <w:tcW w:w="573" w:type="pct"/>
            <w:shd w:val="clear" w:color="auto" w:fill="auto"/>
          </w:tcPr>
          <w:p w14:paraId="6FFD31B6"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 xml:space="preserve">Потребность в МТР </w:t>
            </w:r>
          </w:p>
        </w:tc>
        <w:tc>
          <w:tcPr>
            <w:tcW w:w="753" w:type="pct"/>
            <w:shd w:val="clear" w:color="auto" w:fill="auto"/>
          </w:tcPr>
          <w:p w14:paraId="5F691950"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ПП-07.02.03.01-ERP</w:t>
            </w:r>
          </w:p>
        </w:tc>
        <w:tc>
          <w:tcPr>
            <w:tcW w:w="625" w:type="pct"/>
            <w:shd w:val="clear" w:color="auto" w:fill="auto"/>
          </w:tcPr>
          <w:p w14:paraId="5DFCF830"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Годовое планирование воздействий на производственные активы</w:t>
            </w:r>
          </w:p>
        </w:tc>
        <w:tc>
          <w:tcPr>
            <w:tcW w:w="844" w:type="pct"/>
            <w:shd w:val="clear" w:color="auto" w:fill="auto"/>
          </w:tcPr>
          <w:p w14:paraId="4CCA3961"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400, 370</w:t>
            </w:r>
          </w:p>
        </w:tc>
      </w:tr>
      <w:tr w:rsidR="00B83165" w:rsidRPr="00F94454" w14:paraId="5CE75587" w14:textId="77777777" w:rsidTr="00551249">
        <w:trPr>
          <w:cantSplit/>
        </w:trPr>
        <w:tc>
          <w:tcPr>
            <w:tcW w:w="675" w:type="pct"/>
          </w:tcPr>
          <w:p w14:paraId="24B2B05E"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53" w:type="pct"/>
            <w:shd w:val="clear" w:color="auto" w:fill="auto"/>
          </w:tcPr>
          <w:p w14:paraId="7624CFCD"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7D44DA83"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ПП-10.03.04.090, ПП-10.03.04.010</w:t>
            </w:r>
          </w:p>
        </w:tc>
        <w:tc>
          <w:tcPr>
            <w:tcW w:w="573" w:type="pct"/>
            <w:shd w:val="clear" w:color="auto" w:fill="auto"/>
          </w:tcPr>
          <w:p w14:paraId="557FDB49"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Резервирование МТР для проекта (адресная потребность)</w:t>
            </w:r>
          </w:p>
        </w:tc>
        <w:tc>
          <w:tcPr>
            <w:tcW w:w="753" w:type="pct"/>
            <w:shd w:val="clear" w:color="auto" w:fill="auto"/>
          </w:tcPr>
          <w:p w14:paraId="250C5790"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ОП-03.02.19.03-ERP</w:t>
            </w:r>
          </w:p>
        </w:tc>
        <w:tc>
          <w:tcPr>
            <w:tcW w:w="625" w:type="pct"/>
            <w:shd w:val="clear" w:color="auto" w:fill="auto"/>
          </w:tcPr>
          <w:p w14:paraId="6587F332"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 xml:space="preserve"> Управление потребностью и стоимостью ОДЦИ</w:t>
            </w:r>
          </w:p>
        </w:tc>
        <w:tc>
          <w:tcPr>
            <w:tcW w:w="844" w:type="pct"/>
            <w:shd w:val="clear" w:color="auto" w:fill="auto"/>
          </w:tcPr>
          <w:p w14:paraId="2B89B4BC"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ОП-03.02.19.03-ERP-090</w:t>
            </w:r>
          </w:p>
        </w:tc>
      </w:tr>
      <w:tr w:rsidR="00B83165" w:rsidRPr="00F94454" w14:paraId="14823209" w14:textId="77777777" w:rsidTr="00551249">
        <w:trPr>
          <w:cantSplit/>
        </w:trPr>
        <w:tc>
          <w:tcPr>
            <w:tcW w:w="675" w:type="pct"/>
          </w:tcPr>
          <w:p w14:paraId="31C915F4"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53" w:type="pct"/>
            <w:shd w:val="clear" w:color="auto" w:fill="auto"/>
          </w:tcPr>
          <w:p w14:paraId="0A5BF96D"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057C7E87"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ПП-10.03.04.090, ПП-10.03.04.010</w:t>
            </w:r>
          </w:p>
        </w:tc>
        <w:tc>
          <w:tcPr>
            <w:tcW w:w="573" w:type="pct"/>
            <w:shd w:val="clear" w:color="auto" w:fill="auto"/>
          </w:tcPr>
          <w:p w14:paraId="140EAFCD"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Потребность в МТР</w:t>
            </w:r>
          </w:p>
        </w:tc>
        <w:tc>
          <w:tcPr>
            <w:tcW w:w="753" w:type="pct"/>
            <w:shd w:val="clear" w:color="auto" w:fill="auto"/>
          </w:tcPr>
          <w:p w14:paraId="127B0C24"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УП-03.04.02.02-ERP</w:t>
            </w:r>
          </w:p>
        </w:tc>
        <w:tc>
          <w:tcPr>
            <w:tcW w:w="625" w:type="pct"/>
            <w:shd w:val="clear" w:color="auto" w:fill="auto"/>
          </w:tcPr>
          <w:p w14:paraId="158D6B31"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Регистрация согласованных плановых показателей месячного плана производства и оперативное формирование потребности в основных нормируемых материалах (срочные заявки)</w:t>
            </w:r>
          </w:p>
        </w:tc>
        <w:tc>
          <w:tcPr>
            <w:tcW w:w="844" w:type="pct"/>
            <w:shd w:val="clear" w:color="auto" w:fill="auto"/>
          </w:tcPr>
          <w:p w14:paraId="6D55ED6C"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80</w:t>
            </w:r>
          </w:p>
        </w:tc>
      </w:tr>
      <w:tr w:rsidR="00B83165" w:rsidRPr="00F94454" w14:paraId="0B886D51" w14:textId="77777777" w:rsidTr="00551249">
        <w:trPr>
          <w:cantSplit/>
        </w:trPr>
        <w:tc>
          <w:tcPr>
            <w:tcW w:w="675" w:type="pct"/>
          </w:tcPr>
          <w:p w14:paraId="61C64907"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ПП-10.04.04.01-ERP</w:t>
            </w:r>
          </w:p>
        </w:tc>
        <w:tc>
          <w:tcPr>
            <w:tcW w:w="653" w:type="pct"/>
            <w:shd w:val="clear" w:color="auto" w:fill="auto"/>
          </w:tcPr>
          <w:p w14:paraId="0EEC6F82"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 xml:space="preserve"> Управление обязательствами по закупке МТР (кроме </w:t>
            </w:r>
            <w:proofErr w:type="spellStart"/>
            <w:r>
              <w:rPr>
                <w:rFonts w:ascii="Arial" w:eastAsiaTheme="minorHAnsi" w:hAnsi="Arial" w:cs="Arial"/>
                <w:color w:val="000000"/>
                <w:sz w:val="20"/>
                <w:szCs w:val="20"/>
              </w:rPr>
              <w:t>допретензионной</w:t>
            </w:r>
            <w:proofErr w:type="spellEnd"/>
            <w:r>
              <w:rPr>
                <w:rFonts w:ascii="Arial" w:eastAsiaTheme="minorHAnsi" w:hAnsi="Arial" w:cs="Arial"/>
                <w:color w:val="000000"/>
                <w:sz w:val="20"/>
                <w:szCs w:val="20"/>
              </w:rPr>
              <w:t xml:space="preserve"> работы)</w:t>
            </w:r>
          </w:p>
        </w:tc>
        <w:tc>
          <w:tcPr>
            <w:tcW w:w="877" w:type="pct"/>
            <w:shd w:val="clear" w:color="auto" w:fill="auto"/>
          </w:tcPr>
          <w:p w14:paraId="1F7E792A"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ПП-10.04.04.030</w:t>
            </w:r>
          </w:p>
        </w:tc>
        <w:tc>
          <w:tcPr>
            <w:tcW w:w="573" w:type="pct"/>
            <w:shd w:val="clear" w:color="auto" w:fill="auto"/>
          </w:tcPr>
          <w:p w14:paraId="51FAF6CE"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Запрос на корректировку спецификации</w:t>
            </w:r>
          </w:p>
        </w:tc>
        <w:tc>
          <w:tcPr>
            <w:tcW w:w="753" w:type="pct"/>
            <w:shd w:val="clear" w:color="auto" w:fill="auto"/>
          </w:tcPr>
          <w:p w14:paraId="23DB1FAB"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25" w:type="pct"/>
            <w:shd w:val="clear" w:color="auto" w:fill="auto"/>
          </w:tcPr>
          <w:p w14:paraId="285AAD01"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44" w:type="pct"/>
            <w:shd w:val="clear" w:color="auto" w:fill="auto"/>
          </w:tcPr>
          <w:p w14:paraId="39ABB696"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ПП-10.03.04.020</w:t>
            </w:r>
          </w:p>
        </w:tc>
      </w:tr>
      <w:tr w:rsidR="00B83165" w:rsidRPr="00F94454" w14:paraId="798F3F6C" w14:textId="77777777" w:rsidTr="00551249">
        <w:trPr>
          <w:cantSplit/>
        </w:trPr>
        <w:tc>
          <w:tcPr>
            <w:tcW w:w="675" w:type="pct"/>
          </w:tcPr>
          <w:p w14:paraId="0BD66138"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53" w:type="pct"/>
            <w:shd w:val="clear" w:color="auto" w:fill="auto"/>
          </w:tcPr>
          <w:p w14:paraId="3A5C5BF0"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043FE1AE"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ПП-10.03.04.090, ПП-10.03.04.010</w:t>
            </w:r>
          </w:p>
        </w:tc>
        <w:tc>
          <w:tcPr>
            <w:tcW w:w="573" w:type="pct"/>
            <w:shd w:val="clear" w:color="auto" w:fill="auto"/>
          </w:tcPr>
          <w:p w14:paraId="21C17B5F"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 xml:space="preserve">Потребность в МТР </w:t>
            </w:r>
          </w:p>
        </w:tc>
        <w:tc>
          <w:tcPr>
            <w:tcW w:w="753" w:type="pct"/>
            <w:shd w:val="clear" w:color="auto" w:fill="auto"/>
          </w:tcPr>
          <w:p w14:paraId="16A6B6F8"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ПП-07.03.02-ERP</w:t>
            </w:r>
          </w:p>
        </w:tc>
        <w:tc>
          <w:tcPr>
            <w:tcW w:w="625" w:type="pct"/>
            <w:shd w:val="clear" w:color="auto" w:fill="auto"/>
          </w:tcPr>
          <w:p w14:paraId="14C5F833"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Недельно-суточное планирование воздействий на производственные активы</w:t>
            </w:r>
          </w:p>
        </w:tc>
        <w:tc>
          <w:tcPr>
            <w:tcW w:w="844" w:type="pct"/>
            <w:shd w:val="clear" w:color="auto" w:fill="auto"/>
          </w:tcPr>
          <w:p w14:paraId="09CF8789"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170, 120</w:t>
            </w:r>
          </w:p>
        </w:tc>
      </w:tr>
      <w:tr w:rsidR="00B83165" w:rsidRPr="00F94454" w14:paraId="30A2D956" w14:textId="77777777" w:rsidTr="00551249">
        <w:trPr>
          <w:cantSplit/>
        </w:trPr>
        <w:tc>
          <w:tcPr>
            <w:tcW w:w="675" w:type="pct"/>
          </w:tcPr>
          <w:p w14:paraId="07811C55"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lastRenderedPageBreak/>
              <w:t>ПП-07.05.01-ERP</w:t>
            </w:r>
          </w:p>
        </w:tc>
        <w:tc>
          <w:tcPr>
            <w:tcW w:w="653" w:type="pct"/>
            <w:shd w:val="clear" w:color="auto" w:fill="auto"/>
          </w:tcPr>
          <w:p w14:paraId="7F28935C"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Производство деталей и изделий собственными силами</w:t>
            </w:r>
          </w:p>
        </w:tc>
        <w:tc>
          <w:tcPr>
            <w:tcW w:w="877" w:type="pct"/>
            <w:shd w:val="clear" w:color="auto" w:fill="auto"/>
          </w:tcPr>
          <w:p w14:paraId="52AA3040"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90</w:t>
            </w:r>
          </w:p>
        </w:tc>
        <w:tc>
          <w:tcPr>
            <w:tcW w:w="573" w:type="pct"/>
            <w:shd w:val="clear" w:color="auto" w:fill="auto"/>
          </w:tcPr>
          <w:p w14:paraId="6609DC97"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Измененный резерв</w:t>
            </w:r>
          </w:p>
        </w:tc>
        <w:tc>
          <w:tcPr>
            <w:tcW w:w="753" w:type="pct"/>
            <w:shd w:val="clear" w:color="auto" w:fill="auto"/>
          </w:tcPr>
          <w:p w14:paraId="236088CA"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25" w:type="pct"/>
            <w:shd w:val="clear" w:color="auto" w:fill="auto"/>
          </w:tcPr>
          <w:p w14:paraId="496C717E"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44" w:type="pct"/>
            <w:shd w:val="clear" w:color="auto" w:fill="auto"/>
          </w:tcPr>
          <w:p w14:paraId="604ACCE2"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ПП-10.03.04.120</w:t>
            </w:r>
          </w:p>
        </w:tc>
      </w:tr>
      <w:tr w:rsidR="00B83165" w:rsidRPr="00F94454" w14:paraId="679556D6" w14:textId="77777777" w:rsidTr="00551249">
        <w:trPr>
          <w:cantSplit/>
        </w:trPr>
        <w:tc>
          <w:tcPr>
            <w:tcW w:w="675" w:type="pct"/>
          </w:tcPr>
          <w:p w14:paraId="72788CE9"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53" w:type="pct"/>
            <w:shd w:val="clear" w:color="auto" w:fill="auto"/>
          </w:tcPr>
          <w:p w14:paraId="15C2AA3A"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680935FB"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ПП-10.03.04.100</w:t>
            </w:r>
          </w:p>
        </w:tc>
        <w:tc>
          <w:tcPr>
            <w:tcW w:w="573" w:type="pct"/>
            <w:shd w:val="clear" w:color="auto" w:fill="auto"/>
          </w:tcPr>
          <w:p w14:paraId="4468BFE4"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Подтверждение запаса под потребность</w:t>
            </w:r>
          </w:p>
        </w:tc>
        <w:tc>
          <w:tcPr>
            <w:tcW w:w="753" w:type="pct"/>
            <w:shd w:val="clear" w:color="auto" w:fill="auto"/>
          </w:tcPr>
          <w:p w14:paraId="01966247"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ПП-07.05.01-ERP</w:t>
            </w:r>
          </w:p>
        </w:tc>
        <w:tc>
          <w:tcPr>
            <w:tcW w:w="625" w:type="pct"/>
            <w:shd w:val="clear" w:color="auto" w:fill="auto"/>
          </w:tcPr>
          <w:p w14:paraId="0144E61C"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Производство деталей и изделий собственными силами</w:t>
            </w:r>
          </w:p>
        </w:tc>
        <w:tc>
          <w:tcPr>
            <w:tcW w:w="844" w:type="pct"/>
            <w:shd w:val="clear" w:color="auto" w:fill="auto"/>
          </w:tcPr>
          <w:p w14:paraId="4B3C6902"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80</w:t>
            </w:r>
          </w:p>
        </w:tc>
      </w:tr>
      <w:tr w:rsidR="00B83165" w:rsidRPr="00F94454" w14:paraId="455BE711" w14:textId="77777777" w:rsidTr="00551249">
        <w:trPr>
          <w:cantSplit/>
        </w:trPr>
        <w:tc>
          <w:tcPr>
            <w:tcW w:w="675" w:type="pct"/>
          </w:tcPr>
          <w:p w14:paraId="673150EB"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ПП-10.07.02-ERP</w:t>
            </w:r>
          </w:p>
        </w:tc>
        <w:tc>
          <w:tcPr>
            <w:tcW w:w="653" w:type="pct"/>
            <w:shd w:val="clear" w:color="auto" w:fill="auto"/>
          </w:tcPr>
          <w:p w14:paraId="69FA26E7"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Планирование работы складской логистики</w:t>
            </w:r>
          </w:p>
        </w:tc>
        <w:tc>
          <w:tcPr>
            <w:tcW w:w="877" w:type="pct"/>
            <w:shd w:val="clear" w:color="auto" w:fill="auto"/>
          </w:tcPr>
          <w:p w14:paraId="3CB35C76"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10.07.02.005</w:t>
            </w:r>
          </w:p>
        </w:tc>
        <w:tc>
          <w:tcPr>
            <w:tcW w:w="573" w:type="pct"/>
            <w:shd w:val="clear" w:color="auto" w:fill="auto"/>
          </w:tcPr>
          <w:p w14:paraId="47EEEDF6" w14:textId="77777777" w:rsidR="00B83165" w:rsidRDefault="00B83165" w:rsidP="00B83165">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Заявка на перемещение нормируемых МТР</w:t>
            </w:r>
          </w:p>
          <w:p w14:paraId="342BE111"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Заявка на перемещение</w:t>
            </w:r>
          </w:p>
        </w:tc>
        <w:tc>
          <w:tcPr>
            <w:tcW w:w="753" w:type="pct"/>
            <w:shd w:val="clear" w:color="auto" w:fill="auto"/>
          </w:tcPr>
          <w:p w14:paraId="126615D5"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25" w:type="pct"/>
            <w:shd w:val="clear" w:color="auto" w:fill="auto"/>
          </w:tcPr>
          <w:p w14:paraId="716038E2"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44" w:type="pct"/>
            <w:shd w:val="clear" w:color="auto" w:fill="auto"/>
          </w:tcPr>
          <w:p w14:paraId="13733243"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ПП-10.03.04.080, ПП-10.03.04.010, ПП-10.03.04.030</w:t>
            </w:r>
          </w:p>
        </w:tc>
      </w:tr>
      <w:tr w:rsidR="00B83165" w:rsidRPr="00F94454" w14:paraId="422499AF" w14:textId="77777777" w:rsidTr="00551249">
        <w:trPr>
          <w:cantSplit/>
        </w:trPr>
        <w:tc>
          <w:tcPr>
            <w:tcW w:w="675" w:type="pct"/>
          </w:tcPr>
          <w:p w14:paraId="71BC4FE3"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53" w:type="pct"/>
            <w:shd w:val="clear" w:color="auto" w:fill="auto"/>
          </w:tcPr>
          <w:p w14:paraId="6051BA10"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3A5BE8BB"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ПП-10.03.04.090, ПП-10.03.04.040, ПП-10.03.04.010</w:t>
            </w:r>
          </w:p>
        </w:tc>
        <w:tc>
          <w:tcPr>
            <w:tcW w:w="573" w:type="pct"/>
            <w:shd w:val="clear" w:color="auto" w:fill="auto"/>
          </w:tcPr>
          <w:p w14:paraId="72FC1D81"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Заявка на перемещение нормируемых МТР</w:t>
            </w:r>
          </w:p>
        </w:tc>
        <w:tc>
          <w:tcPr>
            <w:tcW w:w="753" w:type="pct"/>
            <w:shd w:val="clear" w:color="auto" w:fill="auto"/>
          </w:tcPr>
          <w:p w14:paraId="4D04DA52"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ПП-10.07.02-ERP</w:t>
            </w:r>
          </w:p>
        </w:tc>
        <w:tc>
          <w:tcPr>
            <w:tcW w:w="625" w:type="pct"/>
            <w:shd w:val="clear" w:color="auto" w:fill="auto"/>
          </w:tcPr>
          <w:p w14:paraId="4E384A63"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Планирование работы складской логистики</w:t>
            </w:r>
          </w:p>
        </w:tc>
        <w:tc>
          <w:tcPr>
            <w:tcW w:w="844" w:type="pct"/>
            <w:shd w:val="clear" w:color="auto" w:fill="auto"/>
          </w:tcPr>
          <w:p w14:paraId="608AA68F"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10.07.02.010</w:t>
            </w:r>
          </w:p>
        </w:tc>
      </w:tr>
      <w:tr w:rsidR="00B83165" w:rsidRPr="00F94454" w14:paraId="618815F3" w14:textId="77777777" w:rsidTr="00551249">
        <w:trPr>
          <w:cantSplit/>
        </w:trPr>
        <w:tc>
          <w:tcPr>
            <w:tcW w:w="675" w:type="pct"/>
          </w:tcPr>
          <w:p w14:paraId="1128B155"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УП-03.03.05.02-ERP</w:t>
            </w:r>
          </w:p>
        </w:tc>
        <w:tc>
          <w:tcPr>
            <w:tcW w:w="653" w:type="pct"/>
            <w:shd w:val="clear" w:color="auto" w:fill="auto"/>
          </w:tcPr>
          <w:p w14:paraId="6127CCCA"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Ведение норм и нормативов для основного и вспомогательного производства</w:t>
            </w:r>
          </w:p>
        </w:tc>
        <w:tc>
          <w:tcPr>
            <w:tcW w:w="877" w:type="pct"/>
            <w:shd w:val="clear" w:color="auto" w:fill="auto"/>
          </w:tcPr>
          <w:p w14:paraId="4EE84317"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10</w:t>
            </w:r>
          </w:p>
        </w:tc>
        <w:tc>
          <w:tcPr>
            <w:tcW w:w="573" w:type="pct"/>
            <w:shd w:val="clear" w:color="auto" w:fill="auto"/>
          </w:tcPr>
          <w:p w14:paraId="3F629DCD"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Запрос на корректировку от сток-контроллера</w:t>
            </w:r>
          </w:p>
        </w:tc>
        <w:tc>
          <w:tcPr>
            <w:tcW w:w="753" w:type="pct"/>
            <w:shd w:val="clear" w:color="auto" w:fill="auto"/>
          </w:tcPr>
          <w:p w14:paraId="454C9026"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25" w:type="pct"/>
            <w:shd w:val="clear" w:color="auto" w:fill="auto"/>
          </w:tcPr>
          <w:p w14:paraId="2542D101"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44" w:type="pct"/>
            <w:shd w:val="clear" w:color="auto" w:fill="auto"/>
          </w:tcPr>
          <w:p w14:paraId="0F58ECFB"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ПП-10.03.04.020</w:t>
            </w:r>
          </w:p>
        </w:tc>
      </w:tr>
      <w:tr w:rsidR="00B83165" w:rsidRPr="00F94454" w14:paraId="28780DB8" w14:textId="77777777" w:rsidTr="00551249">
        <w:trPr>
          <w:cantSplit/>
        </w:trPr>
        <w:tc>
          <w:tcPr>
            <w:tcW w:w="675" w:type="pct"/>
          </w:tcPr>
          <w:p w14:paraId="3CBEF108"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53" w:type="pct"/>
            <w:shd w:val="clear" w:color="auto" w:fill="auto"/>
          </w:tcPr>
          <w:p w14:paraId="04318D03"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7BFB5C0A"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ПП-10.03.04.090, ПП-10.03.04.010</w:t>
            </w:r>
          </w:p>
        </w:tc>
        <w:tc>
          <w:tcPr>
            <w:tcW w:w="573" w:type="pct"/>
            <w:shd w:val="clear" w:color="auto" w:fill="auto"/>
          </w:tcPr>
          <w:p w14:paraId="7506F56C" w14:textId="77777777" w:rsidR="00B83165" w:rsidRDefault="00B83165" w:rsidP="00B83165">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Варианты изготовления</w:t>
            </w:r>
          </w:p>
          <w:p w14:paraId="270231F0"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Уведомление на изменение варианта изготовления</w:t>
            </w:r>
          </w:p>
        </w:tc>
        <w:tc>
          <w:tcPr>
            <w:tcW w:w="753" w:type="pct"/>
            <w:shd w:val="clear" w:color="auto" w:fill="auto"/>
          </w:tcPr>
          <w:p w14:paraId="1A4287DA"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УП-03.03.05.02-ERP</w:t>
            </w:r>
          </w:p>
        </w:tc>
        <w:tc>
          <w:tcPr>
            <w:tcW w:w="625" w:type="pct"/>
            <w:shd w:val="clear" w:color="auto" w:fill="auto"/>
          </w:tcPr>
          <w:p w14:paraId="05626A80"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Ведение норм и нормативов для основного и вспомогательного производства</w:t>
            </w:r>
          </w:p>
        </w:tc>
        <w:tc>
          <w:tcPr>
            <w:tcW w:w="844" w:type="pct"/>
            <w:shd w:val="clear" w:color="auto" w:fill="auto"/>
          </w:tcPr>
          <w:p w14:paraId="2B9C5BBC"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110, 100</w:t>
            </w:r>
          </w:p>
        </w:tc>
      </w:tr>
      <w:tr w:rsidR="00B83165" w:rsidRPr="00F94454" w14:paraId="5DA3B986" w14:textId="77777777" w:rsidTr="00551249">
        <w:trPr>
          <w:cantSplit/>
        </w:trPr>
        <w:tc>
          <w:tcPr>
            <w:tcW w:w="675" w:type="pct"/>
          </w:tcPr>
          <w:p w14:paraId="20B31E31"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lastRenderedPageBreak/>
              <w:t>ПП-07.03.01-ERP</w:t>
            </w:r>
          </w:p>
        </w:tc>
        <w:tc>
          <w:tcPr>
            <w:tcW w:w="653" w:type="pct"/>
            <w:shd w:val="clear" w:color="auto" w:fill="auto"/>
          </w:tcPr>
          <w:p w14:paraId="129A092F"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(месячное) планирование воздействий на производственные активы</w:t>
            </w:r>
          </w:p>
        </w:tc>
        <w:tc>
          <w:tcPr>
            <w:tcW w:w="877" w:type="pct"/>
            <w:shd w:val="clear" w:color="auto" w:fill="auto"/>
          </w:tcPr>
          <w:p w14:paraId="3A5EF936"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450</w:t>
            </w:r>
          </w:p>
        </w:tc>
        <w:tc>
          <w:tcPr>
            <w:tcW w:w="573" w:type="pct"/>
            <w:shd w:val="clear" w:color="auto" w:fill="auto"/>
          </w:tcPr>
          <w:p w14:paraId="688B5BBD"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Запрос на корректировку от сток-контроллера</w:t>
            </w:r>
          </w:p>
        </w:tc>
        <w:tc>
          <w:tcPr>
            <w:tcW w:w="753" w:type="pct"/>
            <w:shd w:val="clear" w:color="auto" w:fill="auto"/>
          </w:tcPr>
          <w:p w14:paraId="454B5AAB"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25" w:type="pct"/>
            <w:shd w:val="clear" w:color="auto" w:fill="auto"/>
          </w:tcPr>
          <w:p w14:paraId="76E2395F"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44" w:type="pct"/>
            <w:shd w:val="clear" w:color="auto" w:fill="auto"/>
          </w:tcPr>
          <w:p w14:paraId="5FBFD6E3"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ПП-10.03.04.020</w:t>
            </w:r>
          </w:p>
        </w:tc>
      </w:tr>
      <w:tr w:rsidR="00B83165" w:rsidRPr="00F94454" w14:paraId="5B359A3A" w14:textId="77777777" w:rsidTr="00551249">
        <w:trPr>
          <w:cantSplit/>
        </w:trPr>
        <w:tc>
          <w:tcPr>
            <w:tcW w:w="675" w:type="pct"/>
          </w:tcPr>
          <w:p w14:paraId="6D113B91"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53" w:type="pct"/>
            <w:shd w:val="clear" w:color="auto" w:fill="auto"/>
          </w:tcPr>
          <w:p w14:paraId="49272D79"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7F086846"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ПП-10.03.04.090, ПП-10.03.04.010</w:t>
            </w:r>
          </w:p>
        </w:tc>
        <w:tc>
          <w:tcPr>
            <w:tcW w:w="573" w:type="pct"/>
            <w:shd w:val="clear" w:color="auto" w:fill="auto"/>
          </w:tcPr>
          <w:p w14:paraId="00954629" w14:textId="77777777" w:rsidR="00B83165" w:rsidRDefault="00B83165" w:rsidP="00B83165">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Потребность в МТР</w:t>
            </w:r>
          </w:p>
          <w:p w14:paraId="79B148C4"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Запрос на корректировку от сток-контроллера</w:t>
            </w:r>
          </w:p>
        </w:tc>
        <w:tc>
          <w:tcPr>
            <w:tcW w:w="753" w:type="pct"/>
            <w:shd w:val="clear" w:color="auto" w:fill="auto"/>
          </w:tcPr>
          <w:p w14:paraId="2141780C"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ПП-07.03.01-ERP</w:t>
            </w:r>
          </w:p>
        </w:tc>
        <w:tc>
          <w:tcPr>
            <w:tcW w:w="625" w:type="pct"/>
            <w:shd w:val="clear" w:color="auto" w:fill="auto"/>
          </w:tcPr>
          <w:p w14:paraId="67A73880"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(месячное) планирование воздействий на производственные активы</w:t>
            </w:r>
          </w:p>
        </w:tc>
        <w:tc>
          <w:tcPr>
            <w:tcW w:w="844" w:type="pct"/>
            <w:shd w:val="clear" w:color="auto" w:fill="auto"/>
          </w:tcPr>
          <w:p w14:paraId="152F8608"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400, 450</w:t>
            </w:r>
          </w:p>
        </w:tc>
      </w:tr>
      <w:tr w:rsidR="00B83165" w:rsidRPr="00F94454" w14:paraId="6052AA28" w14:textId="77777777" w:rsidTr="00551249">
        <w:trPr>
          <w:cantSplit/>
        </w:trPr>
        <w:tc>
          <w:tcPr>
            <w:tcW w:w="675" w:type="pct"/>
          </w:tcPr>
          <w:p w14:paraId="326A7B30"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УП-04.07.01-ERP</w:t>
            </w:r>
          </w:p>
        </w:tc>
        <w:tc>
          <w:tcPr>
            <w:tcW w:w="653" w:type="pct"/>
            <w:shd w:val="clear" w:color="auto" w:fill="auto"/>
          </w:tcPr>
          <w:p w14:paraId="3A04AB4B"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 xml:space="preserve"> Оперативный контроль и управление бюджетными лимитами</w:t>
            </w:r>
          </w:p>
        </w:tc>
        <w:tc>
          <w:tcPr>
            <w:tcW w:w="877" w:type="pct"/>
            <w:shd w:val="clear" w:color="auto" w:fill="auto"/>
          </w:tcPr>
          <w:p w14:paraId="602C2154"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04</w:t>
            </w:r>
          </w:p>
        </w:tc>
        <w:tc>
          <w:tcPr>
            <w:tcW w:w="573" w:type="pct"/>
            <w:shd w:val="clear" w:color="auto" w:fill="auto"/>
          </w:tcPr>
          <w:p w14:paraId="18077F7D"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Бюджетный адрес</w:t>
            </w:r>
          </w:p>
        </w:tc>
        <w:tc>
          <w:tcPr>
            <w:tcW w:w="753" w:type="pct"/>
            <w:shd w:val="clear" w:color="auto" w:fill="auto"/>
          </w:tcPr>
          <w:p w14:paraId="72B2AE6E"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25" w:type="pct"/>
            <w:shd w:val="clear" w:color="auto" w:fill="auto"/>
          </w:tcPr>
          <w:p w14:paraId="4BDAB1DD"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44" w:type="pct"/>
            <w:shd w:val="clear" w:color="auto" w:fill="auto"/>
          </w:tcPr>
          <w:p w14:paraId="1FE64786"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ПП-10.03.04.070</w:t>
            </w:r>
          </w:p>
        </w:tc>
      </w:tr>
      <w:tr w:rsidR="00B83165" w:rsidRPr="00F94454" w14:paraId="571E2528" w14:textId="77777777" w:rsidTr="00551249">
        <w:trPr>
          <w:cantSplit/>
        </w:trPr>
        <w:tc>
          <w:tcPr>
            <w:tcW w:w="675" w:type="pct"/>
          </w:tcPr>
          <w:p w14:paraId="5E56AF80"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ПП-10.04.03.01-ERP</w:t>
            </w:r>
          </w:p>
        </w:tc>
        <w:tc>
          <w:tcPr>
            <w:tcW w:w="653" w:type="pct"/>
            <w:shd w:val="clear" w:color="auto" w:fill="auto"/>
          </w:tcPr>
          <w:p w14:paraId="3E979BB7"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Выполнение закупки</w:t>
            </w:r>
          </w:p>
        </w:tc>
        <w:tc>
          <w:tcPr>
            <w:tcW w:w="877" w:type="pct"/>
            <w:shd w:val="clear" w:color="auto" w:fill="auto"/>
          </w:tcPr>
          <w:p w14:paraId="593D89A1"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ПП-10.04.03.01.010, ПП-10.04.03.01.021</w:t>
            </w:r>
          </w:p>
        </w:tc>
        <w:tc>
          <w:tcPr>
            <w:tcW w:w="573" w:type="pct"/>
            <w:shd w:val="clear" w:color="auto" w:fill="auto"/>
          </w:tcPr>
          <w:p w14:paraId="28D5D0A3" w14:textId="77777777" w:rsidR="00B83165" w:rsidRDefault="00B83165" w:rsidP="00B83165">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Запрос на корректировку заявки на закупку МТР от сток-контролёра</w:t>
            </w:r>
          </w:p>
          <w:p w14:paraId="2DB1CD51"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 xml:space="preserve">Заявка на закупку МТР </w:t>
            </w:r>
          </w:p>
        </w:tc>
        <w:tc>
          <w:tcPr>
            <w:tcW w:w="753" w:type="pct"/>
            <w:shd w:val="clear" w:color="auto" w:fill="auto"/>
          </w:tcPr>
          <w:p w14:paraId="191E5693"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25" w:type="pct"/>
            <w:shd w:val="clear" w:color="auto" w:fill="auto"/>
          </w:tcPr>
          <w:p w14:paraId="3BEBF715"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44" w:type="pct"/>
            <w:shd w:val="clear" w:color="auto" w:fill="auto"/>
          </w:tcPr>
          <w:p w14:paraId="6672A483"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ПП-10.03.04.070, ПП-10.03.04.020</w:t>
            </w:r>
          </w:p>
        </w:tc>
      </w:tr>
      <w:tr w:rsidR="00B83165" w:rsidRPr="00F94454" w14:paraId="5D0F1589" w14:textId="77777777" w:rsidTr="00551249">
        <w:trPr>
          <w:cantSplit/>
        </w:trPr>
        <w:tc>
          <w:tcPr>
            <w:tcW w:w="675" w:type="pct"/>
          </w:tcPr>
          <w:p w14:paraId="3A845B21"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53" w:type="pct"/>
            <w:shd w:val="clear" w:color="auto" w:fill="auto"/>
          </w:tcPr>
          <w:p w14:paraId="02A8D48A"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21EE538E"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ПП-10.03.04.090, ПП-10.03.04.010</w:t>
            </w:r>
          </w:p>
        </w:tc>
        <w:tc>
          <w:tcPr>
            <w:tcW w:w="573" w:type="pct"/>
            <w:shd w:val="clear" w:color="auto" w:fill="auto"/>
          </w:tcPr>
          <w:p w14:paraId="4F082283" w14:textId="77777777" w:rsidR="00B83165" w:rsidRDefault="00B83165" w:rsidP="00B83165">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Запрос на корректировку заявки на закупку МТР от сток-контролёра</w:t>
            </w:r>
          </w:p>
          <w:p w14:paraId="0620E7B7"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Заявка на закупку МТР</w:t>
            </w:r>
          </w:p>
        </w:tc>
        <w:tc>
          <w:tcPr>
            <w:tcW w:w="753" w:type="pct"/>
            <w:shd w:val="clear" w:color="auto" w:fill="auto"/>
          </w:tcPr>
          <w:p w14:paraId="37660F14"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ПП-10.04.03.01-ERP</w:t>
            </w:r>
          </w:p>
        </w:tc>
        <w:tc>
          <w:tcPr>
            <w:tcW w:w="625" w:type="pct"/>
            <w:shd w:val="clear" w:color="auto" w:fill="auto"/>
          </w:tcPr>
          <w:p w14:paraId="615D4390"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Выполнение закупки</w:t>
            </w:r>
          </w:p>
        </w:tc>
        <w:tc>
          <w:tcPr>
            <w:tcW w:w="844" w:type="pct"/>
            <w:shd w:val="clear" w:color="auto" w:fill="auto"/>
          </w:tcPr>
          <w:p w14:paraId="51F5C839"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ПП-10.04.03.01.020, ПП-10.04.03.01.021, ПП-10.04.03.01.070</w:t>
            </w:r>
          </w:p>
        </w:tc>
      </w:tr>
      <w:tr w:rsidR="00B83165" w:rsidRPr="00F94454" w14:paraId="634F8035" w14:textId="77777777" w:rsidTr="00551249">
        <w:trPr>
          <w:cantSplit/>
        </w:trPr>
        <w:tc>
          <w:tcPr>
            <w:tcW w:w="675" w:type="pct"/>
          </w:tcPr>
          <w:p w14:paraId="26BA1904"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lastRenderedPageBreak/>
              <w:t>ОП-03.02.19.04-ERP</w:t>
            </w:r>
          </w:p>
        </w:tc>
        <w:tc>
          <w:tcPr>
            <w:tcW w:w="653" w:type="pct"/>
            <w:shd w:val="clear" w:color="auto" w:fill="auto"/>
          </w:tcPr>
          <w:p w14:paraId="4C5E65AD"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 xml:space="preserve"> Управление потребностью и стоимостью МТР (кроме ОДЦИ)</w:t>
            </w:r>
          </w:p>
        </w:tc>
        <w:tc>
          <w:tcPr>
            <w:tcW w:w="877" w:type="pct"/>
            <w:shd w:val="clear" w:color="auto" w:fill="auto"/>
          </w:tcPr>
          <w:p w14:paraId="5C6F72AA"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ОП-03.02.19.04-ERP-090</w:t>
            </w:r>
          </w:p>
        </w:tc>
        <w:tc>
          <w:tcPr>
            <w:tcW w:w="573" w:type="pct"/>
            <w:shd w:val="clear" w:color="auto" w:fill="auto"/>
          </w:tcPr>
          <w:p w14:paraId="3A8ED546"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Запрос на корректировку от сток-контроллера</w:t>
            </w:r>
          </w:p>
        </w:tc>
        <w:tc>
          <w:tcPr>
            <w:tcW w:w="753" w:type="pct"/>
            <w:shd w:val="clear" w:color="auto" w:fill="auto"/>
          </w:tcPr>
          <w:p w14:paraId="1498BF64"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25" w:type="pct"/>
            <w:shd w:val="clear" w:color="auto" w:fill="auto"/>
          </w:tcPr>
          <w:p w14:paraId="42F31474"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44" w:type="pct"/>
            <w:shd w:val="clear" w:color="auto" w:fill="auto"/>
          </w:tcPr>
          <w:p w14:paraId="026477AB"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ПП-10.03.04.020</w:t>
            </w:r>
          </w:p>
        </w:tc>
      </w:tr>
      <w:tr w:rsidR="00B83165" w:rsidRPr="00F94454" w14:paraId="7DFDACB6" w14:textId="77777777" w:rsidTr="00551249">
        <w:trPr>
          <w:cantSplit/>
        </w:trPr>
        <w:tc>
          <w:tcPr>
            <w:tcW w:w="675" w:type="pct"/>
          </w:tcPr>
          <w:p w14:paraId="7BF66E15"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53" w:type="pct"/>
            <w:shd w:val="clear" w:color="auto" w:fill="auto"/>
          </w:tcPr>
          <w:p w14:paraId="37EA2400"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2C73DDF5"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ПП-10.03.04.090, ПП-10.03.04.010</w:t>
            </w:r>
          </w:p>
        </w:tc>
        <w:tc>
          <w:tcPr>
            <w:tcW w:w="573" w:type="pct"/>
            <w:shd w:val="clear" w:color="auto" w:fill="auto"/>
          </w:tcPr>
          <w:p w14:paraId="7416BE31" w14:textId="77777777" w:rsidR="00B83165" w:rsidRDefault="00B83165" w:rsidP="00B83165">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Запрос на корректировку от сток-контроллера</w:t>
            </w:r>
          </w:p>
          <w:p w14:paraId="278B54DD" w14:textId="77777777" w:rsidR="00B83165" w:rsidRDefault="00B83165" w:rsidP="00B83165">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Резервирование МТР для проекта (адресная потребность)</w:t>
            </w:r>
          </w:p>
          <w:p w14:paraId="27436DE4"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 xml:space="preserve">Заявка на списание МТР </w:t>
            </w:r>
          </w:p>
        </w:tc>
        <w:tc>
          <w:tcPr>
            <w:tcW w:w="753" w:type="pct"/>
            <w:shd w:val="clear" w:color="auto" w:fill="auto"/>
          </w:tcPr>
          <w:p w14:paraId="60DB81DE"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ОП-03.02.19.04-ERP</w:t>
            </w:r>
          </w:p>
        </w:tc>
        <w:tc>
          <w:tcPr>
            <w:tcW w:w="625" w:type="pct"/>
            <w:shd w:val="clear" w:color="auto" w:fill="auto"/>
          </w:tcPr>
          <w:p w14:paraId="60120AC5"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 xml:space="preserve"> Управление потребностью и стоимостью МТР (кроме ОДЦИ)</w:t>
            </w:r>
          </w:p>
        </w:tc>
        <w:tc>
          <w:tcPr>
            <w:tcW w:w="844" w:type="pct"/>
            <w:shd w:val="clear" w:color="auto" w:fill="auto"/>
          </w:tcPr>
          <w:p w14:paraId="2F3421B3"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ОП-03.02.19.03-ERP-080, ОП-03.02.19.01-ERP-050</w:t>
            </w:r>
          </w:p>
        </w:tc>
      </w:tr>
      <w:tr w:rsidR="00B83165" w:rsidRPr="00F94454" w14:paraId="50922C65" w14:textId="77777777" w:rsidTr="00551249">
        <w:trPr>
          <w:cantSplit/>
        </w:trPr>
        <w:tc>
          <w:tcPr>
            <w:tcW w:w="675" w:type="pct"/>
          </w:tcPr>
          <w:p w14:paraId="07D7B669" w14:textId="77777777" w:rsidR="00B83165" w:rsidRDefault="00B83165" w:rsidP="00B83165">
            <w:pPr>
              <w:rPr>
                <w:rFonts w:ascii="Arial" w:eastAsiaTheme="minorHAnsi" w:hAnsi="Arial" w:cs="Arial"/>
                <w:color w:val="000000"/>
                <w:sz w:val="20"/>
                <w:szCs w:val="20"/>
              </w:rPr>
            </w:pPr>
            <w:r>
              <w:rPr>
                <w:rFonts w:ascii="Arial" w:eastAsiaTheme="minorHAnsi" w:hAnsi="Arial" w:cs="Arial"/>
                <w:color w:val="000000"/>
                <w:sz w:val="20"/>
                <w:szCs w:val="20"/>
              </w:rPr>
              <w:t>ПП-10.03.04-ERP</w:t>
            </w:r>
          </w:p>
        </w:tc>
        <w:tc>
          <w:tcPr>
            <w:tcW w:w="653" w:type="pct"/>
            <w:shd w:val="clear" w:color="auto" w:fill="auto"/>
          </w:tcPr>
          <w:p w14:paraId="797D8A05"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Оперативное планирование обеспечения</w:t>
            </w:r>
          </w:p>
        </w:tc>
        <w:tc>
          <w:tcPr>
            <w:tcW w:w="877" w:type="pct"/>
            <w:shd w:val="clear" w:color="auto" w:fill="auto"/>
          </w:tcPr>
          <w:p w14:paraId="6024E4A4"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ПП-10.03.04.090, ПП-10.03.04.010</w:t>
            </w:r>
          </w:p>
        </w:tc>
        <w:tc>
          <w:tcPr>
            <w:tcW w:w="573" w:type="pct"/>
            <w:shd w:val="clear" w:color="auto" w:fill="auto"/>
          </w:tcPr>
          <w:p w14:paraId="0264471E"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Потребность в МТР</w:t>
            </w:r>
          </w:p>
        </w:tc>
        <w:tc>
          <w:tcPr>
            <w:tcW w:w="753" w:type="pct"/>
            <w:shd w:val="clear" w:color="auto" w:fill="auto"/>
          </w:tcPr>
          <w:p w14:paraId="5C08EDB6"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ПП-07.02.02-ERP</w:t>
            </w:r>
          </w:p>
        </w:tc>
        <w:tc>
          <w:tcPr>
            <w:tcW w:w="625" w:type="pct"/>
            <w:shd w:val="clear" w:color="auto" w:fill="auto"/>
          </w:tcPr>
          <w:p w14:paraId="5D945894"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Перспективное среднесрочное планирование воздействий на производственные активы (3-х летний период)</w:t>
            </w:r>
          </w:p>
        </w:tc>
        <w:tc>
          <w:tcPr>
            <w:tcW w:w="844" w:type="pct"/>
            <w:shd w:val="clear" w:color="auto" w:fill="auto"/>
          </w:tcPr>
          <w:p w14:paraId="1F17011B" w14:textId="77777777" w:rsidR="00B83165" w:rsidRDefault="00B83165" w:rsidP="00B83165">
            <w:pPr>
              <w:jc w:val="center"/>
              <w:rPr>
                <w:rFonts w:ascii="Arial" w:eastAsiaTheme="minorHAnsi" w:hAnsi="Arial" w:cs="Arial"/>
                <w:color w:val="000000"/>
                <w:sz w:val="20"/>
                <w:szCs w:val="20"/>
              </w:rPr>
            </w:pPr>
            <w:r>
              <w:rPr>
                <w:rFonts w:ascii="Arial" w:eastAsiaTheme="minorHAnsi" w:hAnsi="Arial" w:cs="Arial"/>
                <w:color w:val="000000"/>
                <w:sz w:val="20"/>
                <w:szCs w:val="20"/>
              </w:rPr>
              <w:t>160</w:t>
            </w:r>
          </w:p>
        </w:tc>
      </w:tr>
    </w:tbl>
    <w:p w14:paraId="12BDF264" w14:textId="77777777" w:rsidR="00022C33" w:rsidRDefault="00022C33" w:rsidP="00022C33">
      <w:pPr>
        <w:rPr>
          <w:rFonts w:ascii="Arial" w:eastAsia="Calibri" w:hAnsi="Arial" w:cs="Arial"/>
        </w:rPr>
      </w:pPr>
    </w:p>
    <w:p w14:paraId="1C0895AF" w14:textId="77777777" w:rsidR="00AB3D39" w:rsidRDefault="00AB3D39">
      <w:pPr>
        <w:spacing w:after="200" w:line="276" w:lineRule="auto"/>
        <w:jc w:val="left"/>
        <w:rPr>
          <w:rFonts w:ascii="Arial" w:eastAsiaTheme="majorEastAsia" w:hAnsi="Arial" w:cstheme="majorBidi"/>
          <w:b/>
          <w:caps/>
          <w:szCs w:val="26"/>
        </w:rPr>
      </w:pPr>
      <w:r>
        <w:rPr>
          <w:rFonts w:eastAsiaTheme="majorEastAsia" w:cstheme="majorBidi"/>
          <w:bCs/>
          <w:iCs/>
          <w:szCs w:val="26"/>
        </w:rPr>
        <w:br w:type="page"/>
      </w:r>
    </w:p>
    <w:p w14:paraId="10632CA0" w14:textId="77777777" w:rsidR="00B61C4B" w:rsidRDefault="00B61C4B" w:rsidP="00BE014D">
      <w:pPr>
        <w:pStyle w:val="22"/>
        <w:keepNext/>
        <w:keepLines/>
        <w:numPr>
          <w:ilvl w:val="1"/>
          <w:numId w:val="8"/>
        </w:numPr>
        <w:spacing w:before="160" w:after="120" w:line="276" w:lineRule="auto"/>
        <w:rPr>
          <w:rFonts w:eastAsiaTheme="majorEastAsia" w:cstheme="majorBidi"/>
          <w:bCs w:val="0"/>
          <w:iCs w:val="0"/>
          <w:szCs w:val="26"/>
        </w:rPr>
      </w:pPr>
      <w:bookmarkStart w:id="820" w:name="_Toc527633259"/>
      <w:r w:rsidRPr="00BE014D">
        <w:rPr>
          <w:rFonts w:eastAsiaTheme="majorEastAsia" w:cstheme="majorBidi"/>
          <w:bCs w:val="0"/>
          <w:iCs w:val="0"/>
          <w:szCs w:val="26"/>
        </w:rPr>
        <w:lastRenderedPageBreak/>
        <w:t>Основные данные</w:t>
      </w:r>
      <w:bookmarkEnd w:id="820"/>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672"/>
        <w:gridCol w:w="6504"/>
      </w:tblGrid>
      <w:tr w:rsidR="0076648C" w:rsidRPr="00F94454" w14:paraId="7D6D7C94" w14:textId="77777777" w:rsidTr="005C2254">
        <w:trPr>
          <w:cantSplit/>
          <w:trHeight w:val="397"/>
          <w:tblHeader/>
        </w:trPr>
        <w:tc>
          <w:tcPr>
            <w:tcW w:w="1804" w:type="pct"/>
            <w:shd w:val="clear" w:color="auto" w:fill="FFC000"/>
            <w:vAlign w:val="center"/>
          </w:tcPr>
          <w:p w14:paraId="47B3A5A1" w14:textId="77777777" w:rsidR="0076648C" w:rsidRPr="00F94454" w:rsidRDefault="0076648C" w:rsidP="005C2254">
            <w:pPr>
              <w:jc w:val="center"/>
              <w:rPr>
                <w:rFonts w:ascii="Arial" w:hAnsi="Arial" w:cs="Arial"/>
                <w:b/>
                <w:sz w:val="20"/>
              </w:rPr>
            </w:pPr>
            <w:r>
              <w:rPr>
                <w:rFonts w:ascii="Arial" w:hAnsi="Arial" w:cs="Arial"/>
                <w:b/>
                <w:sz w:val="20"/>
                <w:szCs w:val="20"/>
                <w:lang w:eastAsia="ru-RU"/>
              </w:rPr>
              <w:t>Наименование справочника</w:t>
            </w:r>
          </w:p>
        </w:tc>
        <w:tc>
          <w:tcPr>
            <w:tcW w:w="3196" w:type="pct"/>
            <w:shd w:val="clear" w:color="auto" w:fill="FFC000"/>
            <w:vAlign w:val="center"/>
          </w:tcPr>
          <w:p w14:paraId="51E5F178" w14:textId="77777777" w:rsidR="0076648C" w:rsidRPr="00F94454" w:rsidRDefault="0076648C" w:rsidP="005C2254">
            <w:pPr>
              <w:jc w:val="center"/>
              <w:rPr>
                <w:rFonts w:ascii="Arial" w:hAnsi="Arial" w:cs="Arial"/>
                <w:b/>
                <w:sz w:val="20"/>
              </w:rPr>
            </w:pPr>
            <w:r>
              <w:rPr>
                <w:rFonts w:ascii="Arial" w:hAnsi="Arial" w:cs="Arial"/>
                <w:b/>
                <w:sz w:val="20"/>
                <w:szCs w:val="20"/>
                <w:lang w:eastAsia="ru-RU"/>
              </w:rPr>
              <w:t>КД, в котором описан справочник</w:t>
            </w:r>
          </w:p>
        </w:tc>
      </w:tr>
      <w:tr w:rsidR="0076648C" w:rsidRPr="00F94454" w14:paraId="12C0167B" w14:textId="77777777" w:rsidTr="005C2254">
        <w:trPr>
          <w:cantSplit/>
        </w:trPr>
        <w:tc>
          <w:tcPr>
            <w:tcW w:w="1804" w:type="pct"/>
          </w:tcPr>
          <w:p w14:paraId="6C5140DC" w14:textId="77777777" w:rsidR="0076648C" w:rsidRPr="00732420" w:rsidRDefault="0076648C" w:rsidP="005C2254">
            <w:pPr>
              <w:rPr>
                <w:rFonts w:ascii="Arial" w:hAnsi="Arial" w:cs="Arial"/>
                <w:sz w:val="20"/>
              </w:rPr>
            </w:pPr>
            <w:bookmarkStart w:id="821" w:name="_Hlk516747791"/>
            <w:r w:rsidRPr="00732420">
              <w:rPr>
                <w:rFonts w:ascii="Arial" w:hAnsi="Arial" w:cs="Arial"/>
                <w:sz w:val="20"/>
              </w:rPr>
              <w:t>Материалы</w:t>
            </w:r>
          </w:p>
        </w:tc>
        <w:tc>
          <w:tcPr>
            <w:tcW w:w="3196" w:type="pct"/>
            <w:shd w:val="clear" w:color="auto" w:fill="auto"/>
          </w:tcPr>
          <w:p w14:paraId="043224F2" w14:textId="55E0399F" w:rsidR="0076648C" w:rsidRPr="00732420" w:rsidRDefault="0076648C">
            <w:pPr>
              <w:jc w:val="left"/>
              <w:rPr>
                <w:rFonts w:ascii="Arial" w:hAnsi="Arial" w:cs="Arial"/>
                <w:sz w:val="20"/>
              </w:rPr>
            </w:pPr>
            <w:r w:rsidRPr="00732420">
              <w:rPr>
                <w:rFonts w:ascii="Arial" w:hAnsi="Arial" w:cs="Arial"/>
                <w:sz w:val="20"/>
              </w:rPr>
              <w:t>КП ERP.</w:t>
            </w:r>
            <w:ins w:id="822" w:author="SintsovaMA" w:date="2021-03-23T11:27:00Z">
              <w:r w:rsidR="004C55E4" w:rsidRPr="004C55E4">
                <w:rPr>
                  <w:rFonts w:ascii="Arial" w:hAnsi="Arial" w:cs="Arial"/>
                  <w:sz w:val="20"/>
                  <w:rPrChange w:id="823" w:author="SintsovaMA" w:date="2021-03-23T11:29:00Z">
                    <w:rPr>
                      <w:rFonts w:ascii="Arial" w:hAnsi="Arial" w:cs="Arial"/>
                      <w:sz w:val="20"/>
                      <w:lang w:val="en-US"/>
                    </w:rPr>
                  </w:rPrChange>
                </w:rPr>
                <w:t>13.</w:t>
              </w:r>
            </w:ins>
            <w:r w:rsidR="00325722">
              <w:rPr>
                <w:rFonts w:ascii="Arial" w:hAnsi="Arial" w:cs="Arial"/>
                <w:sz w:val="20"/>
              </w:rPr>
              <w:t>9</w:t>
            </w:r>
            <w:ins w:id="824" w:author="SintsovaMA" w:date="2021-03-23T11:27:00Z">
              <w:r w:rsidR="004C55E4" w:rsidRPr="004C55E4">
                <w:rPr>
                  <w:rFonts w:ascii="Arial" w:hAnsi="Arial" w:cs="Arial"/>
                  <w:sz w:val="20"/>
                  <w:rPrChange w:id="825" w:author="SintsovaMA" w:date="2021-03-23T11:29:00Z">
                    <w:rPr>
                      <w:rFonts w:ascii="Arial" w:hAnsi="Arial" w:cs="Arial"/>
                      <w:sz w:val="20"/>
                      <w:lang w:val="en-US"/>
                    </w:rPr>
                  </w:rPrChange>
                </w:rPr>
                <w:t>_</w:t>
              </w:r>
            </w:ins>
            <w:ins w:id="826" w:author="SintsovaMA" w:date="2021-03-23T11:29:00Z">
              <w:r w:rsidR="004C55E4" w:rsidRPr="004C55E4">
                <w:rPr>
                  <w:rFonts w:ascii="Arial" w:hAnsi="Arial" w:cs="Arial"/>
                  <w:sz w:val="20"/>
                  <w:rPrChange w:id="827" w:author="SintsovaMA" w:date="2021-03-23T11:29:00Z">
                    <w:rPr>
                      <w:rFonts w:ascii="Arial" w:hAnsi="Arial" w:cs="Arial"/>
                      <w:sz w:val="20"/>
                      <w:lang w:val="en-US"/>
                    </w:rPr>
                  </w:rPrChange>
                </w:rPr>
                <w:t>2_</w:t>
              </w:r>
            </w:ins>
            <w:del w:id="828" w:author="SintsovaMA" w:date="2021-03-23T11:29:00Z">
              <w:r w:rsidRPr="00732420" w:rsidDel="004C55E4">
                <w:rPr>
                  <w:rFonts w:ascii="Arial" w:hAnsi="Arial" w:cs="Arial"/>
                  <w:sz w:val="20"/>
                </w:rPr>
                <w:delText>.1.</w:delText>
              </w:r>
            </w:del>
            <w:r w:rsidRPr="00732420">
              <w:rPr>
                <w:rFonts w:ascii="Arial" w:hAnsi="Arial" w:cs="Arial"/>
                <w:sz w:val="20"/>
              </w:rPr>
              <w:t>47</w:t>
            </w:r>
            <w:ins w:id="829" w:author="SintsovaMA" w:date="2021-03-23T11:29:00Z">
              <w:r w:rsidR="004C55E4" w:rsidRPr="004C55E4">
                <w:rPr>
                  <w:rFonts w:ascii="Arial" w:hAnsi="Arial" w:cs="Arial"/>
                  <w:sz w:val="20"/>
                  <w:rPrChange w:id="830" w:author="SintsovaMA" w:date="2021-03-23T11:29:00Z">
                    <w:rPr>
                      <w:rFonts w:ascii="Arial" w:hAnsi="Arial" w:cs="Arial"/>
                      <w:sz w:val="20"/>
                      <w:lang w:val="en-US"/>
                    </w:rPr>
                  </w:rPrChange>
                </w:rPr>
                <w:t>_</w:t>
              </w:r>
              <w:r w:rsidR="004C55E4">
                <w:rPr>
                  <w:rFonts w:ascii="Arial" w:hAnsi="Arial" w:cs="Arial"/>
                  <w:sz w:val="20"/>
                  <w:lang w:val="en-US"/>
                </w:rPr>
                <w:t>MDM</w:t>
              </w:r>
            </w:ins>
            <w:r w:rsidRPr="00732420">
              <w:rPr>
                <w:rFonts w:ascii="Arial" w:hAnsi="Arial" w:cs="Arial"/>
                <w:sz w:val="20"/>
              </w:rPr>
              <w:t xml:space="preserve"> Концепция по нормативно-справочной информации</w:t>
            </w:r>
          </w:p>
        </w:tc>
      </w:tr>
      <w:bookmarkEnd w:id="821"/>
      <w:tr w:rsidR="0076648C" w:rsidRPr="00F94454" w14:paraId="385DF2A3" w14:textId="77777777" w:rsidTr="005C2254">
        <w:trPr>
          <w:cantSplit/>
        </w:trPr>
        <w:tc>
          <w:tcPr>
            <w:tcW w:w="1804" w:type="pct"/>
          </w:tcPr>
          <w:p w14:paraId="6E2B39DB" w14:textId="77777777" w:rsidR="0076648C" w:rsidRPr="00732420" w:rsidRDefault="0076648C" w:rsidP="0076648C">
            <w:pPr>
              <w:rPr>
                <w:rFonts w:ascii="Arial" w:hAnsi="Arial" w:cs="Arial"/>
                <w:sz w:val="20"/>
              </w:rPr>
            </w:pPr>
            <w:r>
              <w:rPr>
                <w:rFonts w:ascii="Arial" w:hAnsi="Arial" w:cs="Arial"/>
                <w:sz w:val="20"/>
              </w:rPr>
              <w:t>Плановик</w:t>
            </w:r>
          </w:p>
        </w:tc>
        <w:tc>
          <w:tcPr>
            <w:tcW w:w="3196" w:type="pct"/>
            <w:shd w:val="clear" w:color="auto" w:fill="auto"/>
          </w:tcPr>
          <w:p w14:paraId="0B578A36" w14:textId="113C9557" w:rsidR="0076648C" w:rsidRPr="00732420" w:rsidRDefault="004C55E4" w:rsidP="00325722">
            <w:pPr>
              <w:jc w:val="left"/>
              <w:rPr>
                <w:rFonts w:ascii="Arial" w:hAnsi="Arial" w:cs="Arial"/>
                <w:sz w:val="20"/>
              </w:rPr>
            </w:pPr>
            <w:ins w:id="831" w:author="SintsovaMA" w:date="2021-03-23T11:29:00Z">
              <w:r w:rsidRPr="00732420">
                <w:rPr>
                  <w:rFonts w:ascii="Arial" w:hAnsi="Arial" w:cs="Arial"/>
                  <w:sz w:val="20"/>
                </w:rPr>
                <w:t>КП ERP.</w:t>
              </w:r>
              <w:r w:rsidRPr="006C431A">
                <w:rPr>
                  <w:rFonts w:ascii="Arial" w:hAnsi="Arial" w:cs="Arial"/>
                  <w:sz w:val="20"/>
                </w:rPr>
                <w:t>13.</w:t>
              </w:r>
              <w:r>
                <w:rPr>
                  <w:rFonts w:ascii="Arial" w:hAnsi="Arial" w:cs="Arial"/>
                  <w:sz w:val="20"/>
                </w:rPr>
                <w:t>9</w:t>
              </w:r>
              <w:r w:rsidRPr="006C431A">
                <w:rPr>
                  <w:rFonts w:ascii="Arial" w:hAnsi="Arial" w:cs="Arial"/>
                  <w:sz w:val="20"/>
                </w:rPr>
                <w:t>_2_</w:t>
              </w:r>
              <w:r w:rsidRPr="00732420">
                <w:rPr>
                  <w:rFonts w:ascii="Arial" w:hAnsi="Arial" w:cs="Arial"/>
                  <w:sz w:val="20"/>
                </w:rPr>
                <w:t>47</w:t>
              </w:r>
              <w:r w:rsidRPr="006C431A">
                <w:rPr>
                  <w:rFonts w:ascii="Arial" w:hAnsi="Arial" w:cs="Arial"/>
                  <w:sz w:val="20"/>
                </w:rPr>
                <w:t>_</w:t>
              </w:r>
              <w:r>
                <w:rPr>
                  <w:rFonts w:ascii="Arial" w:hAnsi="Arial" w:cs="Arial"/>
                  <w:sz w:val="20"/>
                  <w:lang w:val="en-US"/>
                </w:rPr>
                <w:t>MDM</w:t>
              </w:r>
              <w:r w:rsidRPr="00732420">
                <w:rPr>
                  <w:rFonts w:ascii="Arial" w:hAnsi="Arial" w:cs="Arial"/>
                  <w:sz w:val="20"/>
                </w:rPr>
                <w:t xml:space="preserve"> Концепция по нормативно-справочной информации</w:t>
              </w:r>
            </w:ins>
            <w:del w:id="832" w:author="SintsovaMA" w:date="2021-03-23T11:29:00Z">
              <w:r w:rsidR="0076648C" w:rsidRPr="00732420" w:rsidDel="004C55E4">
                <w:rPr>
                  <w:rFonts w:ascii="Arial" w:hAnsi="Arial" w:cs="Arial"/>
                  <w:sz w:val="20"/>
                </w:rPr>
                <w:delText>КП ERP.</w:delText>
              </w:r>
              <w:r w:rsidR="00325722" w:rsidDel="004C55E4">
                <w:rPr>
                  <w:rFonts w:ascii="Arial" w:hAnsi="Arial" w:cs="Arial"/>
                  <w:sz w:val="20"/>
                </w:rPr>
                <w:delText>9</w:delText>
              </w:r>
              <w:r w:rsidR="0076648C" w:rsidRPr="00732420" w:rsidDel="004C55E4">
                <w:rPr>
                  <w:rFonts w:ascii="Arial" w:hAnsi="Arial" w:cs="Arial"/>
                  <w:sz w:val="20"/>
                </w:rPr>
                <w:delText>.1.47 Концепция по нормативно-справочной информации</w:delText>
              </w:r>
            </w:del>
          </w:p>
        </w:tc>
      </w:tr>
      <w:tr w:rsidR="0076648C" w:rsidRPr="00F94454" w14:paraId="5014CC13" w14:textId="77777777" w:rsidTr="005C2254">
        <w:trPr>
          <w:cantSplit/>
        </w:trPr>
        <w:tc>
          <w:tcPr>
            <w:tcW w:w="1804" w:type="pct"/>
          </w:tcPr>
          <w:p w14:paraId="073239D3" w14:textId="77777777" w:rsidR="0076648C" w:rsidRPr="00732420" w:rsidRDefault="0076648C" w:rsidP="0076648C">
            <w:pPr>
              <w:rPr>
                <w:rFonts w:ascii="Arial" w:hAnsi="Arial" w:cs="Arial"/>
                <w:sz w:val="20"/>
              </w:rPr>
            </w:pPr>
            <w:bookmarkStart w:id="833" w:name="_Hlk516748716"/>
            <w:r>
              <w:rPr>
                <w:rFonts w:ascii="Arial" w:hAnsi="Arial" w:cs="Arial"/>
                <w:sz w:val="20"/>
              </w:rPr>
              <w:t>Закупочные организации</w:t>
            </w:r>
          </w:p>
        </w:tc>
        <w:tc>
          <w:tcPr>
            <w:tcW w:w="3196" w:type="pct"/>
            <w:shd w:val="clear" w:color="auto" w:fill="auto"/>
          </w:tcPr>
          <w:p w14:paraId="2CE108A1" w14:textId="68877266" w:rsidR="0076648C" w:rsidRPr="00732420" w:rsidRDefault="0076648C">
            <w:pPr>
              <w:jc w:val="left"/>
              <w:rPr>
                <w:rFonts w:ascii="Arial" w:hAnsi="Arial" w:cs="Arial"/>
                <w:sz w:val="20"/>
              </w:rPr>
            </w:pPr>
            <w:r>
              <w:rPr>
                <w:rFonts w:ascii="Arial" w:hAnsi="Arial" w:cs="Arial"/>
                <w:sz w:val="20"/>
              </w:rPr>
              <w:t xml:space="preserve">КП </w:t>
            </w:r>
            <w:r w:rsidRPr="00B54408">
              <w:rPr>
                <w:rFonts w:ascii="Arial" w:hAnsi="Arial" w:cs="Arial"/>
                <w:sz w:val="20"/>
              </w:rPr>
              <w:t>ERP.</w:t>
            </w:r>
            <w:ins w:id="834" w:author="SintsovaMA" w:date="2021-03-23T11:29:00Z">
              <w:r w:rsidR="004C55E4" w:rsidRPr="004C55E4">
                <w:rPr>
                  <w:rFonts w:ascii="Arial" w:hAnsi="Arial" w:cs="Arial"/>
                  <w:sz w:val="20"/>
                  <w:rPrChange w:id="835" w:author="SintsovaMA" w:date="2021-03-23T11:29:00Z">
                    <w:rPr>
                      <w:rFonts w:ascii="Arial" w:hAnsi="Arial" w:cs="Arial"/>
                      <w:sz w:val="20"/>
                      <w:lang w:val="en-US"/>
                    </w:rPr>
                  </w:rPrChange>
                </w:rPr>
                <w:t>13.</w:t>
              </w:r>
            </w:ins>
            <w:r w:rsidR="00325722">
              <w:rPr>
                <w:rFonts w:ascii="Arial" w:hAnsi="Arial" w:cs="Arial"/>
                <w:sz w:val="20"/>
              </w:rPr>
              <w:t>9</w:t>
            </w:r>
            <w:ins w:id="836" w:author="SintsovaMA" w:date="2021-03-23T11:29:00Z">
              <w:r w:rsidR="004C55E4" w:rsidRPr="004C55E4">
                <w:rPr>
                  <w:rFonts w:ascii="Arial" w:hAnsi="Arial" w:cs="Arial"/>
                  <w:sz w:val="20"/>
                  <w:rPrChange w:id="837" w:author="SintsovaMA" w:date="2021-03-23T11:29:00Z">
                    <w:rPr>
                      <w:rFonts w:ascii="Arial" w:hAnsi="Arial" w:cs="Arial"/>
                      <w:sz w:val="20"/>
                      <w:lang w:val="en-US"/>
                    </w:rPr>
                  </w:rPrChange>
                </w:rPr>
                <w:t>_2_</w:t>
              </w:r>
            </w:ins>
            <w:del w:id="838" w:author="SintsovaMA" w:date="2021-03-23T11:29:00Z">
              <w:r w:rsidRPr="00B54408" w:rsidDel="004C55E4">
                <w:rPr>
                  <w:rFonts w:ascii="Arial" w:hAnsi="Arial" w:cs="Arial"/>
                  <w:sz w:val="20"/>
                </w:rPr>
                <w:delText>.1.</w:delText>
              </w:r>
            </w:del>
            <w:r w:rsidRPr="00B54408">
              <w:rPr>
                <w:rFonts w:ascii="Arial" w:hAnsi="Arial" w:cs="Arial"/>
                <w:sz w:val="20"/>
              </w:rPr>
              <w:t>1</w:t>
            </w:r>
            <w:ins w:id="839" w:author="SintsovaMA" w:date="2021-03-23T11:29:00Z">
              <w:r w:rsidR="004C55E4" w:rsidRPr="004C55E4">
                <w:rPr>
                  <w:rFonts w:ascii="Arial" w:hAnsi="Arial" w:cs="Arial"/>
                  <w:sz w:val="20"/>
                  <w:rPrChange w:id="840" w:author="SintsovaMA" w:date="2021-03-23T11:29:00Z">
                    <w:rPr>
                      <w:rFonts w:ascii="Arial" w:hAnsi="Arial" w:cs="Arial"/>
                      <w:sz w:val="20"/>
                      <w:lang w:val="en-US"/>
                    </w:rPr>
                  </w:rPrChange>
                </w:rPr>
                <w:t>_</w:t>
              </w:r>
              <w:r w:rsidR="004C55E4">
                <w:rPr>
                  <w:rFonts w:ascii="Arial" w:hAnsi="Arial" w:cs="Arial"/>
                  <w:sz w:val="20"/>
                  <w:lang w:val="en-US"/>
                </w:rPr>
                <w:t>ARC</w:t>
              </w:r>
            </w:ins>
            <w:r>
              <w:rPr>
                <w:rFonts w:ascii="Arial" w:hAnsi="Arial" w:cs="Arial"/>
                <w:sz w:val="20"/>
              </w:rPr>
              <w:t xml:space="preserve"> </w:t>
            </w:r>
            <w:r w:rsidRPr="008B1089">
              <w:rPr>
                <w:rFonts w:ascii="Arial" w:hAnsi="Arial" w:cs="Arial"/>
                <w:sz w:val="20"/>
              </w:rPr>
              <w:t>Организационная структура</w:t>
            </w:r>
          </w:p>
        </w:tc>
      </w:tr>
      <w:tr w:rsidR="004C55E4" w:rsidRPr="00F94454" w14:paraId="5F1A3B04" w14:textId="77777777" w:rsidTr="005C2254">
        <w:trPr>
          <w:cantSplit/>
        </w:trPr>
        <w:tc>
          <w:tcPr>
            <w:tcW w:w="1804" w:type="pct"/>
          </w:tcPr>
          <w:p w14:paraId="48E5C899" w14:textId="77777777" w:rsidR="004C55E4" w:rsidRDefault="004C55E4" w:rsidP="004C55E4">
            <w:pPr>
              <w:rPr>
                <w:rFonts w:ascii="Arial" w:hAnsi="Arial" w:cs="Arial"/>
                <w:sz w:val="20"/>
              </w:rPr>
            </w:pPr>
            <w:r>
              <w:rPr>
                <w:rFonts w:ascii="Arial" w:hAnsi="Arial" w:cs="Arial"/>
                <w:sz w:val="20"/>
              </w:rPr>
              <w:t>Заводы</w:t>
            </w:r>
          </w:p>
        </w:tc>
        <w:tc>
          <w:tcPr>
            <w:tcW w:w="3196" w:type="pct"/>
            <w:shd w:val="clear" w:color="auto" w:fill="auto"/>
          </w:tcPr>
          <w:p w14:paraId="324D6B4D" w14:textId="4D47D1A3" w:rsidR="004C55E4" w:rsidRPr="00732420" w:rsidRDefault="004C55E4" w:rsidP="004C55E4">
            <w:pPr>
              <w:jc w:val="left"/>
              <w:rPr>
                <w:rFonts w:ascii="Arial" w:hAnsi="Arial" w:cs="Arial"/>
                <w:sz w:val="20"/>
              </w:rPr>
            </w:pPr>
            <w:ins w:id="841" w:author="SintsovaMA" w:date="2021-03-23T11:29:00Z">
              <w:r>
                <w:rPr>
                  <w:rFonts w:ascii="Arial" w:hAnsi="Arial" w:cs="Arial"/>
                  <w:sz w:val="20"/>
                </w:rPr>
                <w:t xml:space="preserve">КП </w:t>
              </w:r>
              <w:r w:rsidRPr="00B54408">
                <w:rPr>
                  <w:rFonts w:ascii="Arial" w:hAnsi="Arial" w:cs="Arial"/>
                  <w:sz w:val="20"/>
                </w:rPr>
                <w:t>ERP.</w:t>
              </w:r>
              <w:r w:rsidRPr="006C431A">
                <w:rPr>
                  <w:rFonts w:ascii="Arial" w:hAnsi="Arial" w:cs="Arial"/>
                  <w:sz w:val="20"/>
                </w:rPr>
                <w:t>13.</w:t>
              </w:r>
              <w:r>
                <w:rPr>
                  <w:rFonts w:ascii="Arial" w:hAnsi="Arial" w:cs="Arial"/>
                  <w:sz w:val="20"/>
                </w:rPr>
                <w:t>9</w:t>
              </w:r>
              <w:r w:rsidRPr="006C431A">
                <w:rPr>
                  <w:rFonts w:ascii="Arial" w:hAnsi="Arial" w:cs="Arial"/>
                  <w:sz w:val="20"/>
                </w:rPr>
                <w:t>_2_</w:t>
              </w:r>
              <w:r w:rsidRPr="00B54408">
                <w:rPr>
                  <w:rFonts w:ascii="Arial" w:hAnsi="Arial" w:cs="Arial"/>
                  <w:sz w:val="20"/>
                </w:rPr>
                <w:t>1</w:t>
              </w:r>
              <w:r w:rsidRPr="006C431A">
                <w:rPr>
                  <w:rFonts w:ascii="Arial" w:hAnsi="Arial" w:cs="Arial"/>
                  <w:sz w:val="20"/>
                </w:rPr>
                <w:t>_</w:t>
              </w:r>
              <w:r>
                <w:rPr>
                  <w:rFonts w:ascii="Arial" w:hAnsi="Arial" w:cs="Arial"/>
                  <w:sz w:val="20"/>
                  <w:lang w:val="en-US"/>
                </w:rPr>
                <w:t>ARC</w:t>
              </w:r>
              <w:r>
                <w:rPr>
                  <w:rFonts w:ascii="Arial" w:hAnsi="Arial" w:cs="Arial"/>
                  <w:sz w:val="20"/>
                </w:rPr>
                <w:t xml:space="preserve"> </w:t>
              </w:r>
              <w:r w:rsidRPr="008B1089">
                <w:rPr>
                  <w:rFonts w:ascii="Arial" w:hAnsi="Arial" w:cs="Arial"/>
                  <w:sz w:val="20"/>
                </w:rPr>
                <w:t>Организационная структура</w:t>
              </w:r>
            </w:ins>
            <w:del w:id="842" w:author="SintsovaMA" w:date="2021-03-23T11:29:00Z">
              <w:r w:rsidDel="00F262A6">
                <w:rPr>
                  <w:rFonts w:ascii="Arial" w:hAnsi="Arial" w:cs="Arial"/>
                  <w:sz w:val="20"/>
                </w:rPr>
                <w:delText xml:space="preserve">КП </w:delText>
              </w:r>
              <w:r w:rsidRPr="00B54408" w:rsidDel="00F262A6">
                <w:rPr>
                  <w:rFonts w:ascii="Arial" w:hAnsi="Arial" w:cs="Arial"/>
                  <w:sz w:val="20"/>
                </w:rPr>
                <w:delText>ERP.</w:delText>
              </w:r>
              <w:r w:rsidDel="00F262A6">
                <w:rPr>
                  <w:rFonts w:ascii="Arial" w:hAnsi="Arial" w:cs="Arial"/>
                  <w:sz w:val="20"/>
                </w:rPr>
                <w:delText>9</w:delText>
              </w:r>
              <w:r w:rsidRPr="00B54408" w:rsidDel="00F262A6">
                <w:rPr>
                  <w:rFonts w:ascii="Arial" w:hAnsi="Arial" w:cs="Arial"/>
                  <w:sz w:val="20"/>
                </w:rPr>
                <w:delText>.1.1</w:delText>
              </w:r>
              <w:r w:rsidDel="00F262A6">
                <w:rPr>
                  <w:rFonts w:ascii="Arial" w:hAnsi="Arial" w:cs="Arial"/>
                  <w:sz w:val="20"/>
                </w:rPr>
                <w:delText xml:space="preserve"> </w:delText>
              </w:r>
              <w:r w:rsidRPr="008B1089" w:rsidDel="00F262A6">
                <w:rPr>
                  <w:rFonts w:ascii="Arial" w:hAnsi="Arial" w:cs="Arial"/>
                  <w:sz w:val="20"/>
                </w:rPr>
                <w:delText>Организационная структура</w:delText>
              </w:r>
            </w:del>
          </w:p>
        </w:tc>
      </w:tr>
      <w:tr w:rsidR="004C55E4" w:rsidRPr="00F94454" w14:paraId="30527494" w14:textId="77777777" w:rsidTr="005C2254">
        <w:trPr>
          <w:cantSplit/>
        </w:trPr>
        <w:tc>
          <w:tcPr>
            <w:tcW w:w="1804" w:type="pct"/>
          </w:tcPr>
          <w:p w14:paraId="0C5704B0" w14:textId="77777777" w:rsidR="004C55E4" w:rsidRDefault="004C55E4" w:rsidP="004C55E4">
            <w:pPr>
              <w:rPr>
                <w:rFonts w:ascii="Arial" w:hAnsi="Arial" w:cs="Arial"/>
                <w:sz w:val="20"/>
              </w:rPr>
            </w:pPr>
            <w:r>
              <w:rPr>
                <w:rFonts w:ascii="Arial" w:hAnsi="Arial" w:cs="Arial"/>
                <w:sz w:val="20"/>
              </w:rPr>
              <w:t>Склады</w:t>
            </w:r>
          </w:p>
        </w:tc>
        <w:tc>
          <w:tcPr>
            <w:tcW w:w="3196" w:type="pct"/>
            <w:shd w:val="clear" w:color="auto" w:fill="auto"/>
          </w:tcPr>
          <w:p w14:paraId="015B8D90" w14:textId="1173828F" w:rsidR="004C55E4" w:rsidRPr="00732420" w:rsidRDefault="004C55E4" w:rsidP="004C55E4">
            <w:pPr>
              <w:jc w:val="left"/>
              <w:rPr>
                <w:rFonts w:ascii="Arial" w:hAnsi="Arial" w:cs="Arial"/>
                <w:sz w:val="20"/>
              </w:rPr>
            </w:pPr>
            <w:ins w:id="843" w:author="SintsovaMA" w:date="2021-03-23T11:29:00Z">
              <w:r>
                <w:rPr>
                  <w:rFonts w:ascii="Arial" w:hAnsi="Arial" w:cs="Arial"/>
                  <w:sz w:val="20"/>
                </w:rPr>
                <w:t xml:space="preserve">КП </w:t>
              </w:r>
              <w:r w:rsidRPr="00B54408">
                <w:rPr>
                  <w:rFonts w:ascii="Arial" w:hAnsi="Arial" w:cs="Arial"/>
                  <w:sz w:val="20"/>
                </w:rPr>
                <w:t>ERP.</w:t>
              </w:r>
              <w:r w:rsidRPr="006C431A">
                <w:rPr>
                  <w:rFonts w:ascii="Arial" w:hAnsi="Arial" w:cs="Arial"/>
                  <w:sz w:val="20"/>
                </w:rPr>
                <w:t>13.</w:t>
              </w:r>
              <w:r>
                <w:rPr>
                  <w:rFonts w:ascii="Arial" w:hAnsi="Arial" w:cs="Arial"/>
                  <w:sz w:val="20"/>
                </w:rPr>
                <w:t>9</w:t>
              </w:r>
              <w:r w:rsidRPr="006C431A">
                <w:rPr>
                  <w:rFonts w:ascii="Arial" w:hAnsi="Arial" w:cs="Arial"/>
                  <w:sz w:val="20"/>
                </w:rPr>
                <w:t>_2_</w:t>
              </w:r>
              <w:r w:rsidRPr="00B54408">
                <w:rPr>
                  <w:rFonts w:ascii="Arial" w:hAnsi="Arial" w:cs="Arial"/>
                  <w:sz w:val="20"/>
                </w:rPr>
                <w:t>1</w:t>
              </w:r>
              <w:r w:rsidRPr="006C431A">
                <w:rPr>
                  <w:rFonts w:ascii="Arial" w:hAnsi="Arial" w:cs="Arial"/>
                  <w:sz w:val="20"/>
                </w:rPr>
                <w:t>_</w:t>
              </w:r>
              <w:r>
                <w:rPr>
                  <w:rFonts w:ascii="Arial" w:hAnsi="Arial" w:cs="Arial"/>
                  <w:sz w:val="20"/>
                  <w:lang w:val="en-US"/>
                </w:rPr>
                <w:t>ARC</w:t>
              </w:r>
              <w:r>
                <w:rPr>
                  <w:rFonts w:ascii="Arial" w:hAnsi="Arial" w:cs="Arial"/>
                  <w:sz w:val="20"/>
                </w:rPr>
                <w:t xml:space="preserve"> </w:t>
              </w:r>
              <w:r w:rsidRPr="008B1089">
                <w:rPr>
                  <w:rFonts w:ascii="Arial" w:hAnsi="Arial" w:cs="Arial"/>
                  <w:sz w:val="20"/>
                </w:rPr>
                <w:t>Организационная структура</w:t>
              </w:r>
            </w:ins>
            <w:del w:id="844" w:author="SintsovaMA" w:date="2021-03-23T11:29:00Z">
              <w:r w:rsidDel="00F262A6">
                <w:rPr>
                  <w:rFonts w:ascii="Arial" w:hAnsi="Arial" w:cs="Arial"/>
                  <w:sz w:val="20"/>
                </w:rPr>
                <w:delText xml:space="preserve">КП </w:delText>
              </w:r>
              <w:r w:rsidRPr="00B54408" w:rsidDel="00F262A6">
                <w:rPr>
                  <w:rFonts w:ascii="Arial" w:hAnsi="Arial" w:cs="Arial"/>
                  <w:sz w:val="20"/>
                </w:rPr>
                <w:delText>ERP.</w:delText>
              </w:r>
              <w:r w:rsidDel="00F262A6">
                <w:rPr>
                  <w:rFonts w:ascii="Arial" w:hAnsi="Arial" w:cs="Arial"/>
                  <w:sz w:val="20"/>
                </w:rPr>
                <w:delText>9</w:delText>
              </w:r>
              <w:r w:rsidRPr="00B54408" w:rsidDel="00F262A6">
                <w:rPr>
                  <w:rFonts w:ascii="Arial" w:hAnsi="Arial" w:cs="Arial"/>
                  <w:sz w:val="20"/>
                </w:rPr>
                <w:delText>.1.1</w:delText>
              </w:r>
              <w:r w:rsidDel="00F262A6">
                <w:rPr>
                  <w:rFonts w:ascii="Arial" w:hAnsi="Arial" w:cs="Arial"/>
                  <w:sz w:val="20"/>
                </w:rPr>
                <w:delText xml:space="preserve"> </w:delText>
              </w:r>
              <w:r w:rsidRPr="008B1089" w:rsidDel="00F262A6">
                <w:rPr>
                  <w:rFonts w:ascii="Arial" w:hAnsi="Arial" w:cs="Arial"/>
                  <w:sz w:val="20"/>
                </w:rPr>
                <w:delText>Организационная структура</w:delText>
              </w:r>
            </w:del>
          </w:p>
        </w:tc>
      </w:tr>
      <w:tr w:rsidR="004C55E4" w:rsidRPr="00F94454" w14:paraId="4307BA9B" w14:textId="77777777" w:rsidTr="005C2254">
        <w:trPr>
          <w:cantSplit/>
        </w:trPr>
        <w:tc>
          <w:tcPr>
            <w:tcW w:w="1804" w:type="pct"/>
          </w:tcPr>
          <w:p w14:paraId="664F0C22" w14:textId="77777777" w:rsidR="004C55E4" w:rsidRDefault="004C55E4" w:rsidP="004C55E4">
            <w:pPr>
              <w:rPr>
                <w:rFonts w:ascii="Arial" w:hAnsi="Arial" w:cs="Arial"/>
                <w:sz w:val="20"/>
              </w:rPr>
            </w:pPr>
            <w:r>
              <w:rPr>
                <w:rFonts w:ascii="Arial" w:hAnsi="Arial" w:cs="Arial"/>
                <w:sz w:val="20"/>
              </w:rPr>
              <w:t>Балансовые единицы</w:t>
            </w:r>
          </w:p>
        </w:tc>
        <w:tc>
          <w:tcPr>
            <w:tcW w:w="3196" w:type="pct"/>
            <w:shd w:val="clear" w:color="auto" w:fill="auto"/>
          </w:tcPr>
          <w:p w14:paraId="01916CCE" w14:textId="696270B0" w:rsidR="004C55E4" w:rsidRPr="00732420" w:rsidRDefault="004C55E4" w:rsidP="004C55E4">
            <w:pPr>
              <w:jc w:val="left"/>
              <w:rPr>
                <w:rFonts w:ascii="Arial" w:hAnsi="Arial" w:cs="Arial"/>
                <w:sz w:val="20"/>
              </w:rPr>
            </w:pPr>
            <w:ins w:id="845" w:author="SintsovaMA" w:date="2021-03-23T11:29:00Z">
              <w:r>
                <w:rPr>
                  <w:rFonts w:ascii="Arial" w:hAnsi="Arial" w:cs="Arial"/>
                  <w:sz w:val="20"/>
                </w:rPr>
                <w:t xml:space="preserve">КП </w:t>
              </w:r>
              <w:r w:rsidRPr="00B54408">
                <w:rPr>
                  <w:rFonts w:ascii="Arial" w:hAnsi="Arial" w:cs="Arial"/>
                  <w:sz w:val="20"/>
                </w:rPr>
                <w:t>ERP.</w:t>
              </w:r>
              <w:r w:rsidRPr="006C431A">
                <w:rPr>
                  <w:rFonts w:ascii="Arial" w:hAnsi="Arial" w:cs="Arial"/>
                  <w:sz w:val="20"/>
                </w:rPr>
                <w:t>13.</w:t>
              </w:r>
              <w:r>
                <w:rPr>
                  <w:rFonts w:ascii="Arial" w:hAnsi="Arial" w:cs="Arial"/>
                  <w:sz w:val="20"/>
                </w:rPr>
                <w:t>9</w:t>
              </w:r>
              <w:r w:rsidRPr="006C431A">
                <w:rPr>
                  <w:rFonts w:ascii="Arial" w:hAnsi="Arial" w:cs="Arial"/>
                  <w:sz w:val="20"/>
                </w:rPr>
                <w:t>_2_</w:t>
              </w:r>
              <w:r w:rsidRPr="00B54408">
                <w:rPr>
                  <w:rFonts w:ascii="Arial" w:hAnsi="Arial" w:cs="Arial"/>
                  <w:sz w:val="20"/>
                </w:rPr>
                <w:t>1</w:t>
              </w:r>
              <w:r w:rsidRPr="006C431A">
                <w:rPr>
                  <w:rFonts w:ascii="Arial" w:hAnsi="Arial" w:cs="Arial"/>
                  <w:sz w:val="20"/>
                </w:rPr>
                <w:t>_</w:t>
              </w:r>
              <w:r>
                <w:rPr>
                  <w:rFonts w:ascii="Arial" w:hAnsi="Arial" w:cs="Arial"/>
                  <w:sz w:val="20"/>
                  <w:lang w:val="en-US"/>
                </w:rPr>
                <w:t>ARC</w:t>
              </w:r>
              <w:r>
                <w:rPr>
                  <w:rFonts w:ascii="Arial" w:hAnsi="Arial" w:cs="Arial"/>
                  <w:sz w:val="20"/>
                </w:rPr>
                <w:t xml:space="preserve"> </w:t>
              </w:r>
              <w:r w:rsidRPr="008B1089">
                <w:rPr>
                  <w:rFonts w:ascii="Arial" w:hAnsi="Arial" w:cs="Arial"/>
                  <w:sz w:val="20"/>
                </w:rPr>
                <w:t>Организационная структура</w:t>
              </w:r>
            </w:ins>
            <w:del w:id="846" w:author="SintsovaMA" w:date="2021-03-23T11:29:00Z">
              <w:r w:rsidDel="00F262A6">
                <w:rPr>
                  <w:rFonts w:ascii="Arial" w:hAnsi="Arial" w:cs="Arial"/>
                  <w:sz w:val="20"/>
                </w:rPr>
                <w:delText xml:space="preserve">КП </w:delText>
              </w:r>
              <w:r w:rsidRPr="00B54408" w:rsidDel="00F262A6">
                <w:rPr>
                  <w:rFonts w:ascii="Arial" w:hAnsi="Arial" w:cs="Arial"/>
                  <w:sz w:val="20"/>
                </w:rPr>
                <w:delText>ERP.</w:delText>
              </w:r>
              <w:r w:rsidDel="00F262A6">
                <w:rPr>
                  <w:rFonts w:ascii="Arial" w:hAnsi="Arial" w:cs="Arial"/>
                  <w:sz w:val="20"/>
                </w:rPr>
                <w:delText>9</w:delText>
              </w:r>
              <w:r w:rsidRPr="00B54408" w:rsidDel="00F262A6">
                <w:rPr>
                  <w:rFonts w:ascii="Arial" w:hAnsi="Arial" w:cs="Arial"/>
                  <w:sz w:val="20"/>
                </w:rPr>
                <w:delText>.1.1</w:delText>
              </w:r>
              <w:r w:rsidDel="00F262A6">
                <w:rPr>
                  <w:rFonts w:ascii="Arial" w:hAnsi="Arial" w:cs="Arial"/>
                  <w:sz w:val="20"/>
                </w:rPr>
                <w:delText xml:space="preserve"> </w:delText>
              </w:r>
              <w:r w:rsidRPr="008B1089" w:rsidDel="00F262A6">
                <w:rPr>
                  <w:rFonts w:ascii="Arial" w:hAnsi="Arial" w:cs="Arial"/>
                  <w:sz w:val="20"/>
                </w:rPr>
                <w:delText>Организационная структура</w:delText>
              </w:r>
            </w:del>
          </w:p>
        </w:tc>
      </w:tr>
      <w:tr w:rsidR="0076648C" w:rsidRPr="00F94454" w14:paraId="28C42A0D" w14:textId="77777777" w:rsidTr="005C2254">
        <w:trPr>
          <w:cantSplit/>
        </w:trPr>
        <w:tc>
          <w:tcPr>
            <w:tcW w:w="1804" w:type="pct"/>
          </w:tcPr>
          <w:p w14:paraId="1A8EA6C0" w14:textId="77777777" w:rsidR="0076648C" w:rsidRDefault="0076648C" w:rsidP="0076648C">
            <w:pPr>
              <w:rPr>
                <w:rFonts w:ascii="Arial" w:hAnsi="Arial" w:cs="Arial"/>
                <w:sz w:val="20"/>
              </w:rPr>
            </w:pPr>
            <w:r>
              <w:rPr>
                <w:rFonts w:ascii="Arial" w:hAnsi="Arial" w:cs="Arial"/>
                <w:sz w:val="20"/>
              </w:rPr>
              <w:t>Причины отклонений заявок</w:t>
            </w:r>
          </w:p>
        </w:tc>
        <w:tc>
          <w:tcPr>
            <w:tcW w:w="3196" w:type="pct"/>
            <w:shd w:val="clear" w:color="auto" w:fill="auto"/>
          </w:tcPr>
          <w:p w14:paraId="6D9FDBE7" w14:textId="5C45F555" w:rsidR="0076648C" w:rsidRPr="00732420" w:rsidRDefault="004C55E4">
            <w:pPr>
              <w:rPr>
                <w:rFonts w:ascii="Arial" w:hAnsi="Arial" w:cs="Arial"/>
                <w:sz w:val="20"/>
              </w:rPr>
              <w:pPrChange w:id="847" w:author="SintsovaMA" w:date="2021-03-23T11:29:00Z">
                <w:pPr>
                  <w:jc w:val="center"/>
                </w:pPr>
              </w:pPrChange>
            </w:pPr>
            <w:ins w:id="848" w:author="SintsovaMA" w:date="2021-03-23T11:29:00Z">
              <w:r w:rsidRPr="00732420">
                <w:rPr>
                  <w:rFonts w:ascii="Arial" w:hAnsi="Arial" w:cs="Arial"/>
                  <w:sz w:val="20"/>
                </w:rPr>
                <w:t>КП ERP.</w:t>
              </w:r>
              <w:r w:rsidRPr="006C431A">
                <w:rPr>
                  <w:rFonts w:ascii="Arial" w:hAnsi="Arial" w:cs="Arial"/>
                  <w:sz w:val="20"/>
                </w:rPr>
                <w:t>13.</w:t>
              </w:r>
              <w:r>
                <w:rPr>
                  <w:rFonts w:ascii="Arial" w:hAnsi="Arial" w:cs="Arial"/>
                  <w:sz w:val="20"/>
                </w:rPr>
                <w:t>9</w:t>
              </w:r>
              <w:r w:rsidRPr="006C431A">
                <w:rPr>
                  <w:rFonts w:ascii="Arial" w:hAnsi="Arial" w:cs="Arial"/>
                  <w:sz w:val="20"/>
                </w:rPr>
                <w:t>_2_</w:t>
              </w:r>
              <w:r w:rsidRPr="00732420">
                <w:rPr>
                  <w:rFonts w:ascii="Arial" w:hAnsi="Arial" w:cs="Arial"/>
                  <w:sz w:val="20"/>
                </w:rPr>
                <w:t>47</w:t>
              </w:r>
              <w:r w:rsidRPr="006C431A">
                <w:rPr>
                  <w:rFonts w:ascii="Arial" w:hAnsi="Arial" w:cs="Arial"/>
                  <w:sz w:val="20"/>
                </w:rPr>
                <w:t>_</w:t>
              </w:r>
              <w:r>
                <w:rPr>
                  <w:rFonts w:ascii="Arial" w:hAnsi="Arial" w:cs="Arial"/>
                  <w:sz w:val="20"/>
                  <w:lang w:val="en-US"/>
                </w:rPr>
                <w:t>MDM</w:t>
              </w:r>
              <w:r w:rsidRPr="00732420">
                <w:rPr>
                  <w:rFonts w:ascii="Arial" w:hAnsi="Arial" w:cs="Arial"/>
                  <w:sz w:val="20"/>
                </w:rPr>
                <w:t xml:space="preserve"> Концепция по нормативно-справочной информации</w:t>
              </w:r>
            </w:ins>
            <w:del w:id="849" w:author="SintsovaMA" w:date="2021-03-23T11:29:00Z">
              <w:r w:rsidR="0076648C" w:rsidRPr="00732420" w:rsidDel="004C55E4">
                <w:rPr>
                  <w:rFonts w:ascii="Arial" w:hAnsi="Arial" w:cs="Arial"/>
                  <w:sz w:val="20"/>
                </w:rPr>
                <w:delText>КП ERP.</w:delText>
              </w:r>
              <w:r w:rsidR="00325722" w:rsidDel="004C55E4">
                <w:rPr>
                  <w:rFonts w:ascii="Arial" w:hAnsi="Arial" w:cs="Arial"/>
                  <w:sz w:val="20"/>
                </w:rPr>
                <w:delText>9</w:delText>
              </w:r>
              <w:r w:rsidR="0076648C" w:rsidRPr="00732420" w:rsidDel="004C55E4">
                <w:rPr>
                  <w:rFonts w:ascii="Arial" w:hAnsi="Arial" w:cs="Arial"/>
                  <w:sz w:val="20"/>
                </w:rPr>
                <w:delText>.1.47 Концепция по нормативно-справочной информации</w:delText>
              </w:r>
            </w:del>
          </w:p>
        </w:tc>
      </w:tr>
      <w:bookmarkEnd w:id="833"/>
    </w:tbl>
    <w:p w14:paraId="088DF564" w14:textId="77777777" w:rsidR="00194590" w:rsidRPr="00194590" w:rsidRDefault="00194590" w:rsidP="00194590">
      <w:pPr>
        <w:rPr>
          <w:rFonts w:eastAsiaTheme="majorEastAsia"/>
        </w:rPr>
      </w:pPr>
    </w:p>
    <w:p w14:paraId="490BA770" w14:textId="77777777" w:rsidR="00AB3D39" w:rsidRDefault="00AB3D39">
      <w:pPr>
        <w:spacing w:after="200" w:line="276" w:lineRule="auto"/>
        <w:jc w:val="left"/>
        <w:rPr>
          <w:rFonts w:ascii="Arial" w:eastAsiaTheme="majorEastAsia" w:hAnsi="Arial" w:cstheme="majorBidi"/>
          <w:b/>
          <w:caps/>
          <w:szCs w:val="26"/>
        </w:rPr>
      </w:pPr>
      <w:r>
        <w:rPr>
          <w:rFonts w:eastAsiaTheme="majorEastAsia" w:cstheme="majorBidi"/>
          <w:bCs/>
          <w:iCs/>
          <w:szCs w:val="26"/>
        </w:rPr>
        <w:br w:type="page"/>
      </w:r>
    </w:p>
    <w:p w14:paraId="5F2350AC" w14:textId="77777777" w:rsidR="00AC6F0A" w:rsidRDefault="00AC6F0A" w:rsidP="00AC6F0A">
      <w:pPr>
        <w:pStyle w:val="22"/>
        <w:keepNext/>
        <w:keepLines/>
        <w:numPr>
          <w:ilvl w:val="1"/>
          <w:numId w:val="8"/>
        </w:numPr>
        <w:spacing w:before="160" w:after="120" w:line="276" w:lineRule="auto"/>
        <w:rPr>
          <w:rFonts w:eastAsiaTheme="majorEastAsia" w:cstheme="majorBidi"/>
          <w:bCs w:val="0"/>
          <w:iCs w:val="0"/>
          <w:szCs w:val="26"/>
        </w:rPr>
      </w:pPr>
      <w:bookmarkStart w:id="850" w:name="_Toc527633260"/>
      <w:r>
        <w:rPr>
          <w:rFonts w:eastAsiaTheme="majorEastAsia" w:cstheme="majorBidi"/>
          <w:bCs w:val="0"/>
          <w:iCs w:val="0"/>
          <w:szCs w:val="26"/>
        </w:rPr>
        <w:lastRenderedPageBreak/>
        <w:t>Транзакционные</w:t>
      </w:r>
      <w:r w:rsidRPr="00BE014D">
        <w:rPr>
          <w:rFonts w:eastAsiaTheme="majorEastAsia" w:cstheme="majorBidi"/>
          <w:bCs w:val="0"/>
          <w:iCs w:val="0"/>
          <w:szCs w:val="26"/>
        </w:rPr>
        <w:t xml:space="preserve"> данные</w:t>
      </w:r>
      <w:bookmarkEnd w:id="850"/>
    </w:p>
    <w:p w14:paraId="68DAC048" w14:textId="77777777" w:rsidR="00A3616E" w:rsidRPr="00A3616E" w:rsidRDefault="00A3616E" w:rsidP="00A3616E">
      <w:pPr>
        <w:rPr>
          <w:rFonts w:eastAsiaTheme="majorEastAsia"/>
        </w:rPr>
      </w:pPr>
    </w:p>
    <w:p w14:paraId="2B0F7648" w14:textId="77777777" w:rsidR="00842875" w:rsidRPr="000835FE" w:rsidRDefault="00F822DF" w:rsidP="00590100">
      <w:pPr>
        <w:pStyle w:val="3"/>
      </w:pPr>
      <w:bookmarkStart w:id="851" w:name="_Toc527633261"/>
      <w:r>
        <w:t>Прогон ППМ вручную</w:t>
      </w:r>
      <w:bookmarkEnd w:id="851"/>
    </w:p>
    <w:p w14:paraId="0B395FC2" w14:textId="77777777" w:rsidR="00F822DF" w:rsidRDefault="00F822DF" w:rsidP="00F822DF">
      <w:pPr>
        <w:spacing w:after="240" w:line="276" w:lineRule="auto"/>
        <w:ind w:firstLine="567"/>
        <w:rPr>
          <w:rFonts w:ascii="Arial" w:hAnsi="Arial" w:cs="Arial"/>
        </w:rPr>
      </w:pPr>
      <w:r w:rsidRPr="006C1493">
        <w:rPr>
          <w:rFonts w:ascii="Arial" w:hAnsi="Arial" w:cs="Arial"/>
        </w:rPr>
        <w:t>Для ручного запуска ППМ возможно использование транзакции</w:t>
      </w:r>
      <w:r>
        <w:rPr>
          <w:rFonts w:ascii="Arial" w:hAnsi="Arial" w:cs="Arial"/>
        </w:rPr>
        <w:t xml:space="preserve"> MD01N</w:t>
      </w:r>
      <w:r w:rsidRPr="00607407">
        <w:rPr>
          <w:rFonts w:ascii="Arial" w:hAnsi="Arial" w:cs="Arial"/>
        </w:rPr>
        <w:t xml:space="preserve"> </w:t>
      </w:r>
      <w:r>
        <w:rPr>
          <w:rFonts w:ascii="Arial" w:hAnsi="Arial" w:cs="Arial"/>
        </w:rPr>
        <w:t>–</w:t>
      </w:r>
      <w:r w:rsidRPr="00607407">
        <w:rPr>
          <w:rFonts w:ascii="Arial" w:hAnsi="Arial" w:cs="Arial"/>
        </w:rPr>
        <w:t xml:space="preserve"> </w:t>
      </w:r>
      <w:r w:rsidRPr="006C1493">
        <w:rPr>
          <w:rFonts w:ascii="Arial" w:hAnsi="Arial" w:cs="Arial"/>
        </w:rPr>
        <w:t xml:space="preserve">по всем </w:t>
      </w:r>
      <w:r>
        <w:rPr>
          <w:rFonts w:ascii="Arial" w:hAnsi="Arial" w:cs="Arial"/>
        </w:rPr>
        <w:t>МТР</w:t>
      </w:r>
      <w:r w:rsidRPr="00607407">
        <w:rPr>
          <w:rFonts w:ascii="Arial" w:hAnsi="Arial" w:cs="Arial"/>
        </w:rPr>
        <w:t>,</w:t>
      </w:r>
      <w:r w:rsidRPr="006C1493">
        <w:rPr>
          <w:rFonts w:ascii="Arial" w:hAnsi="Arial" w:cs="Arial"/>
        </w:rPr>
        <w:t xml:space="preserve"> MD03 </w:t>
      </w:r>
      <w:r>
        <w:rPr>
          <w:rFonts w:ascii="Arial" w:hAnsi="Arial" w:cs="Arial"/>
        </w:rPr>
        <w:t>–</w:t>
      </w:r>
      <w:r w:rsidRPr="00607407">
        <w:rPr>
          <w:rFonts w:ascii="Arial" w:hAnsi="Arial" w:cs="Arial"/>
        </w:rPr>
        <w:t xml:space="preserve"> </w:t>
      </w:r>
      <w:r w:rsidRPr="006C1493">
        <w:rPr>
          <w:rFonts w:ascii="Arial" w:hAnsi="Arial" w:cs="Arial"/>
        </w:rPr>
        <w:t>по одному М</w:t>
      </w:r>
      <w:r>
        <w:rPr>
          <w:rFonts w:ascii="Arial" w:hAnsi="Arial" w:cs="Arial"/>
        </w:rPr>
        <w:t>ТР</w:t>
      </w:r>
      <w:r w:rsidRPr="00607407">
        <w:rPr>
          <w:rFonts w:ascii="Arial" w:hAnsi="Arial" w:cs="Arial"/>
        </w:rPr>
        <w:t xml:space="preserve"> </w:t>
      </w:r>
      <w:r>
        <w:rPr>
          <w:rFonts w:ascii="Arial" w:hAnsi="Arial" w:cs="Arial"/>
        </w:rPr>
        <w:t xml:space="preserve">или </w:t>
      </w:r>
      <w:r>
        <w:rPr>
          <w:rFonts w:ascii="Arial" w:hAnsi="Arial" w:cs="Arial"/>
          <w:lang w:val="en-US"/>
        </w:rPr>
        <w:t>MD</w:t>
      </w:r>
      <w:r w:rsidRPr="00607407">
        <w:rPr>
          <w:rFonts w:ascii="Arial" w:hAnsi="Arial" w:cs="Arial"/>
        </w:rPr>
        <w:t xml:space="preserve">51 </w:t>
      </w:r>
      <w:r>
        <w:rPr>
          <w:rFonts w:ascii="Arial" w:hAnsi="Arial" w:cs="Arial"/>
        </w:rPr>
        <w:t>–</w:t>
      </w:r>
      <w:r w:rsidRPr="00607407">
        <w:rPr>
          <w:rFonts w:ascii="Arial" w:hAnsi="Arial" w:cs="Arial"/>
        </w:rPr>
        <w:t xml:space="preserve"> </w:t>
      </w:r>
      <w:r>
        <w:rPr>
          <w:rFonts w:ascii="Arial" w:hAnsi="Arial" w:cs="Arial"/>
        </w:rPr>
        <w:t>отдельно в рамках инвестиционного проекта (СПП-элемента)</w:t>
      </w:r>
      <w:r w:rsidRPr="006C1493">
        <w:rPr>
          <w:rFonts w:ascii="Arial" w:hAnsi="Arial" w:cs="Arial"/>
        </w:rPr>
        <w:t>.</w:t>
      </w:r>
    </w:p>
    <w:p w14:paraId="331B4069" w14:textId="77777777" w:rsidR="00A365AA" w:rsidRDefault="00A365AA" w:rsidP="00A365AA">
      <w:pPr>
        <w:pStyle w:val="a8"/>
        <w:keepNext/>
        <w:spacing w:after="240" w:afterAutospacing="0" w:line="276" w:lineRule="auto"/>
        <w:jc w:val="right"/>
        <w:rPr>
          <w:rFonts w:ascii="Arial" w:hAnsi="Arial" w:cs="Arial"/>
          <w:color w:val="000000" w:themeColor="text1"/>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5578C5">
        <w:rPr>
          <w:rFonts w:ascii="Arial" w:hAnsi="Arial" w:cs="Arial"/>
          <w:b/>
          <w:noProof/>
          <w:sz w:val="22"/>
        </w:rPr>
        <w:t>48</w:t>
      </w:r>
      <w:r w:rsidRPr="00916FAB">
        <w:rPr>
          <w:rFonts w:ascii="Arial" w:hAnsi="Arial" w:cs="Arial"/>
          <w:b/>
          <w:sz w:val="22"/>
        </w:rPr>
        <w:fldChar w:fldCharType="end"/>
      </w:r>
      <w:r w:rsidRPr="00916FAB">
        <w:rPr>
          <w:rFonts w:ascii="Arial" w:hAnsi="Arial" w:cs="Arial"/>
          <w:b/>
          <w:sz w:val="22"/>
        </w:rPr>
        <w:t xml:space="preserve">. </w:t>
      </w:r>
      <w:r>
        <w:rPr>
          <w:rFonts w:ascii="Arial" w:hAnsi="Arial" w:cs="Arial"/>
          <w:b/>
          <w:sz w:val="22"/>
        </w:rPr>
        <w:t>Структура полей при прогоне планирования по заводу/материалу/СПП</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957"/>
        <w:gridCol w:w="7219"/>
      </w:tblGrid>
      <w:tr w:rsidR="00A365AA" w:rsidRPr="00F94454" w14:paraId="3FD49140" w14:textId="77777777" w:rsidTr="004F6A08">
        <w:trPr>
          <w:cantSplit/>
          <w:trHeight w:val="397"/>
          <w:tblHeader/>
        </w:trPr>
        <w:tc>
          <w:tcPr>
            <w:tcW w:w="1453" w:type="pct"/>
            <w:shd w:val="clear" w:color="auto" w:fill="FFC000"/>
            <w:vAlign w:val="center"/>
          </w:tcPr>
          <w:p w14:paraId="3782D90E" w14:textId="77777777" w:rsidR="00A365AA" w:rsidRPr="00D36A72" w:rsidRDefault="00A365AA" w:rsidP="004F6A08">
            <w:pPr>
              <w:jc w:val="center"/>
              <w:rPr>
                <w:rFonts w:ascii="Arial" w:hAnsi="Arial" w:cs="Arial"/>
                <w:b/>
                <w:sz w:val="20"/>
              </w:rPr>
            </w:pPr>
            <w:r>
              <w:rPr>
                <w:rFonts w:ascii="Arial" w:hAnsi="Arial" w:cs="Arial"/>
                <w:b/>
                <w:sz w:val="20"/>
                <w:szCs w:val="20"/>
                <w:lang w:eastAsia="ru-RU"/>
              </w:rPr>
              <w:t xml:space="preserve"> Поле документа</w:t>
            </w:r>
          </w:p>
        </w:tc>
        <w:tc>
          <w:tcPr>
            <w:tcW w:w="3547" w:type="pct"/>
            <w:shd w:val="clear" w:color="auto" w:fill="FFC000"/>
            <w:vAlign w:val="center"/>
          </w:tcPr>
          <w:p w14:paraId="31CDD0EB" w14:textId="77777777" w:rsidR="00A365AA" w:rsidRPr="00F94454" w:rsidRDefault="00A365AA" w:rsidP="004F6A08">
            <w:pPr>
              <w:jc w:val="center"/>
              <w:rPr>
                <w:rFonts w:ascii="Arial" w:hAnsi="Arial" w:cs="Arial"/>
                <w:b/>
                <w:sz w:val="20"/>
              </w:rPr>
            </w:pPr>
            <w:r>
              <w:rPr>
                <w:rFonts w:ascii="Arial" w:hAnsi="Arial" w:cs="Arial"/>
                <w:b/>
                <w:sz w:val="20"/>
                <w:szCs w:val="20"/>
                <w:lang w:eastAsia="ru-RU"/>
              </w:rPr>
              <w:t>Содержание поля документа</w:t>
            </w:r>
          </w:p>
        </w:tc>
      </w:tr>
      <w:tr w:rsidR="00A365AA" w:rsidRPr="00F94454" w14:paraId="5C49D677" w14:textId="77777777" w:rsidTr="004F6A08">
        <w:trPr>
          <w:cantSplit/>
        </w:trPr>
        <w:tc>
          <w:tcPr>
            <w:tcW w:w="1453" w:type="pct"/>
          </w:tcPr>
          <w:p w14:paraId="58D521D6" w14:textId="77777777" w:rsidR="00A365AA" w:rsidRPr="007B4C4D" w:rsidRDefault="00A365AA" w:rsidP="004F6A08">
            <w:pPr>
              <w:jc w:val="left"/>
              <w:rPr>
                <w:rFonts w:ascii="Arial" w:hAnsi="Arial" w:cs="Arial"/>
                <w:sz w:val="20"/>
                <w:szCs w:val="20"/>
              </w:rPr>
            </w:pPr>
            <w:r w:rsidRPr="00245017">
              <w:rPr>
                <w:rFonts w:ascii="Arial" w:hAnsi="Arial" w:cs="Arial"/>
                <w:sz w:val="20"/>
                <w:szCs w:val="20"/>
              </w:rPr>
              <w:t>Завод</w:t>
            </w:r>
            <w:r>
              <w:rPr>
                <w:rFonts w:ascii="Arial" w:hAnsi="Arial" w:cs="Arial"/>
                <w:sz w:val="20"/>
                <w:szCs w:val="20"/>
              </w:rPr>
              <w:t xml:space="preserve"> (</w:t>
            </w:r>
            <w:r>
              <w:rPr>
                <w:rFonts w:ascii="Arial" w:hAnsi="Arial" w:cs="Arial"/>
                <w:sz w:val="20"/>
                <w:szCs w:val="20"/>
                <w:lang w:val="en-US"/>
              </w:rPr>
              <w:t>MD01</w:t>
            </w:r>
            <w:r>
              <w:rPr>
                <w:rFonts w:ascii="Arial" w:hAnsi="Arial" w:cs="Arial"/>
                <w:sz w:val="20"/>
                <w:szCs w:val="20"/>
              </w:rPr>
              <w:t>, MD03)</w:t>
            </w:r>
          </w:p>
        </w:tc>
        <w:tc>
          <w:tcPr>
            <w:tcW w:w="3547" w:type="pct"/>
            <w:shd w:val="clear" w:color="auto" w:fill="auto"/>
          </w:tcPr>
          <w:p w14:paraId="037FE391" w14:textId="77777777" w:rsidR="00A365AA" w:rsidRPr="006445D4" w:rsidRDefault="00A365AA" w:rsidP="004F6A08">
            <w:pPr>
              <w:jc w:val="left"/>
              <w:rPr>
                <w:rFonts w:ascii="Arial" w:hAnsi="Arial" w:cs="Arial"/>
                <w:sz w:val="20"/>
                <w:szCs w:val="20"/>
              </w:rPr>
            </w:pPr>
            <w:r w:rsidRPr="00245017">
              <w:rPr>
                <w:rFonts w:ascii="Arial" w:hAnsi="Arial" w:cs="Arial"/>
                <w:sz w:val="20"/>
                <w:szCs w:val="20"/>
              </w:rPr>
              <w:t>Завод, по которому необходимо произвести перепланирование. Вводится вручную.</w:t>
            </w:r>
          </w:p>
        </w:tc>
      </w:tr>
      <w:tr w:rsidR="00A365AA" w:rsidRPr="00F94454" w14:paraId="0B5CC5A0" w14:textId="77777777" w:rsidTr="004F6A08">
        <w:trPr>
          <w:cantSplit/>
        </w:trPr>
        <w:tc>
          <w:tcPr>
            <w:tcW w:w="1453" w:type="pct"/>
          </w:tcPr>
          <w:p w14:paraId="17B57431" w14:textId="77777777" w:rsidR="00A365AA" w:rsidRPr="00A365AA" w:rsidRDefault="00A365AA" w:rsidP="004F6A08">
            <w:pPr>
              <w:jc w:val="left"/>
              <w:rPr>
                <w:rFonts w:ascii="Arial" w:hAnsi="Arial" w:cs="Arial"/>
                <w:sz w:val="20"/>
                <w:szCs w:val="20"/>
                <w:lang w:val="en-US"/>
              </w:rPr>
            </w:pPr>
            <w:r>
              <w:rPr>
                <w:rFonts w:ascii="Arial" w:hAnsi="Arial" w:cs="Arial"/>
                <w:sz w:val="20"/>
                <w:szCs w:val="20"/>
              </w:rPr>
              <w:t>Материал</w:t>
            </w:r>
            <w:r>
              <w:rPr>
                <w:rFonts w:ascii="Arial" w:hAnsi="Arial" w:cs="Arial"/>
                <w:sz w:val="20"/>
                <w:szCs w:val="20"/>
                <w:lang w:val="en-US"/>
              </w:rPr>
              <w:t xml:space="preserve"> (MD03)</w:t>
            </w:r>
          </w:p>
        </w:tc>
        <w:tc>
          <w:tcPr>
            <w:tcW w:w="3547" w:type="pct"/>
            <w:shd w:val="clear" w:color="auto" w:fill="auto"/>
          </w:tcPr>
          <w:p w14:paraId="273730ED" w14:textId="77777777" w:rsidR="00A365AA" w:rsidRPr="006445D4" w:rsidRDefault="00A365AA" w:rsidP="004F6A08">
            <w:pPr>
              <w:jc w:val="left"/>
              <w:rPr>
                <w:rFonts w:ascii="Arial" w:hAnsi="Arial" w:cs="Arial"/>
                <w:sz w:val="20"/>
                <w:szCs w:val="20"/>
              </w:rPr>
            </w:pPr>
            <w:r>
              <w:rPr>
                <w:rFonts w:ascii="Arial" w:hAnsi="Arial" w:cs="Arial"/>
                <w:sz w:val="20"/>
                <w:szCs w:val="20"/>
              </w:rPr>
              <w:t>Материал</w:t>
            </w:r>
            <w:r w:rsidRPr="00245017">
              <w:rPr>
                <w:rFonts w:ascii="Arial" w:hAnsi="Arial" w:cs="Arial"/>
                <w:sz w:val="20"/>
                <w:szCs w:val="20"/>
              </w:rPr>
              <w:t>, по которому необходимо произвести перепланирование. Вводится вручную.</w:t>
            </w:r>
          </w:p>
        </w:tc>
      </w:tr>
      <w:tr w:rsidR="00A365AA" w:rsidRPr="00F94454" w14:paraId="1E99FAC9" w14:textId="77777777" w:rsidTr="004F6A08">
        <w:trPr>
          <w:cantSplit/>
        </w:trPr>
        <w:tc>
          <w:tcPr>
            <w:tcW w:w="1453" w:type="pct"/>
          </w:tcPr>
          <w:p w14:paraId="01163038" w14:textId="77777777" w:rsidR="00A365AA" w:rsidRPr="00A365AA" w:rsidRDefault="00A365AA" w:rsidP="004F6A08">
            <w:pPr>
              <w:jc w:val="left"/>
              <w:rPr>
                <w:rFonts w:ascii="Arial" w:hAnsi="Arial" w:cs="Arial"/>
                <w:sz w:val="20"/>
                <w:szCs w:val="20"/>
                <w:lang w:val="en-US"/>
              </w:rPr>
            </w:pPr>
            <w:r>
              <w:rPr>
                <w:rFonts w:ascii="Arial" w:hAnsi="Arial" w:cs="Arial"/>
                <w:sz w:val="20"/>
                <w:szCs w:val="20"/>
              </w:rPr>
              <w:t>Определение проекта</w:t>
            </w:r>
            <w:r>
              <w:rPr>
                <w:rFonts w:ascii="Arial" w:hAnsi="Arial" w:cs="Arial"/>
                <w:sz w:val="20"/>
                <w:szCs w:val="20"/>
                <w:lang w:val="en-US"/>
              </w:rPr>
              <w:t xml:space="preserve"> (MD51)</w:t>
            </w:r>
          </w:p>
        </w:tc>
        <w:tc>
          <w:tcPr>
            <w:tcW w:w="3547" w:type="pct"/>
            <w:shd w:val="clear" w:color="auto" w:fill="auto"/>
          </w:tcPr>
          <w:p w14:paraId="4B448473" w14:textId="77777777" w:rsidR="00A365AA" w:rsidRPr="006445D4" w:rsidRDefault="00A365AA" w:rsidP="004F6A08">
            <w:pPr>
              <w:jc w:val="left"/>
              <w:rPr>
                <w:rFonts w:ascii="Arial" w:hAnsi="Arial" w:cs="Arial"/>
                <w:sz w:val="20"/>
                <w:szCs w:val="20"/>
              </w:rPr>
            </w:pPr>
            <w:r>
              <w:rPr>
                <w:rFonts w:ascii="Arial" w:hAnsi="Arial" w:cs="Arial"/>
                <w:sz w:val="20"/>
                <w:szCs w:val="20"/>
              </w:rPr>
              <w:t>Проект</w:t>
            </w:r>
            <w:r w:rsidRPr="00245017">
              <w:rPr>
                <w:rFonts w:ascii="Arial" w:hAnsi="Arial" w:cs="Arial"/>
                <w:sz w:val="20"/>
                <w:szCs w:val="20"/>
              </w:rPr>
              <w:t>, по которому необходимо произвести перепланирование. Вводится вручную.</w:t>
            </w:r>
          </w:p>
        </w:tc>
      </w:tr>
      <w:tr w:rsidR="00A365AA" w:rsidRPr="00F94454" w14:paraId="76FC1CCF" w14:textId="77777777" w:rsidTr="004F6A08">
        <w:trPr>
          <w:cantSplit/>
        </w:trPr>
        <w:tc>
          <w:tcPr>
            <w:tcW w:w="1453" w:type="pct"/>
          </w:tcPr>
          <w:p w14:paraId="1436A925" w14:textId="77777777" w:rsidR="00A365AA" w:rsidRPr="00A365AA" w:rsidRDefault="00A365AA" w:rsidP="004F6A08">
            <w:pPr>
              <w:jc w:val="left"/>
              <w:rPr>
                <w:rFonts w:ascii="Arial" w:hAnsi="Arial" w:cs="Arial"/>
                <w:sz w:val="20"/>
                <w:szCs w:val="20"/>
                <w:lang w:val="en-US"/>
              </w:rPr>
            </w:pPr>
            <w:r>
              <w:rPr>
                <w:rFonts w:ascii="Arial" w:hAnsi="Arial" w:cs="Arial"/>
                <w:sz w:val="20"/>
                <w:szCs w:val="20"/>
              </w:rPr>
              <w:t>СПП-элемент</w:t>
            </w:r>
            <w:r>
              <w:rPr>
                <w:rFonts w:ascii="Arial" w:hAnsi="Arial" w:cs="Arial"/>
                <w:sz w:val="20"/>
                <w:szCs w:val="20"/>
                <w:lang w:val="en-US"/>
              </w:rPr>
              <w:t xml:space="preserve"> (MD51)</w:t>
            </w:r>
          </w:p>
        </w:tc>
        <w:tc>
          <w:tcPr>
            <w:tcW w:w="3547" w:type="pct"/>
            <w:shd w:val="clear" w:color="auto" w:fill="auto"/>
          </w:tcPr>
          <w:p w14:paraId="1003A5CB" w14:textId="77777777" w:rsidR="00A365AA" w:rsidRPr="006445D4" w:rsidRDefault="00A365AA" w:rsidP="004F6A08">
            <w:pPr>
              <w:jc w:val="left"/>
              <w:rPr>
                <w:rFonts w:ascii="Arial" w:hAnsi="Arial" w:cs="Arial"/>
                <w:sz w:val="20"/>
                <w:szCs w:val="20"/>
              </w:rPr>
            </w:pPr>
            <w:r>
              <w:rPr>
                <w:rFonts w:ascii="Arial" w:hAnsi="Arial" w:cs="Arial"/>
                <w:sz w:val="20"/>
                <w:szCs w:val="20"/>
              </w:rPr>
              <w:t>СПП-элемент</w:t>
            </w:r>
            <w:r w:rsidRPr="00245017">
              <w:rPr>
                <w:rFonts w:ascii="Arial" w:hAnsi="Arial" w:cs="Arial"/>
                <w:sz w:val="20"/>
                <w:szCs w:val="20"/>
              </w:rPr>
              <w:t>, по которому необходимо произвести перепланирование. Вводится вручную.</w:t>
            </w:r>
          </w:p>
        </w:tc>
      </w:tr>
      <w:tr w:rsidR="00A365AA" w:rsidRPr="00F94454" w14:paraId="605EA627" w14:textId="77777777" w:rsidTr="004F6A08">
        <w:trPr>
          <w:cantSplit/>
        </w:trPr>
        <w:tc>
          <w:tcPr>
            <w:tcW w:w="1453" w:type="pct"/>
          </w:tcPr>
          <w:p w14:paraId="40EA16A7" w14:textId="77777777" w:rsidR="00A365AA" w:rsidRDefault="00A365AA" w:rsidP="004F6A08">
            <w:pPr>
              <w:jc w:val="left"/>
              <w:rPr>
                <w:rFonts w:ascii="Arial" w:hAnsi="Arial" w:cs="Arial"/>
                <w:sz w:val="20"/>
                <w:szCs w:val="20"/>
              </w:rPr>
            </w:pPr>
            <w:r w:rsidRPr="00245017">
              <w:rPr>
                <w:rFonts w:ascii="Arial" w:hAnsi="Arial" w:cs="Arial"/>
                <w:sz w:val="20"/>
                <w:szCs w:val="20"/>
              </w:rPr>
              <w:t>Код обработки</w:t>
            </w:r>
          </w:p>
        </w:tc>
        <w:tc>
          <w:tcPr>
            <w:tcW w:w="3547" w:type="pct"/>
            <w:shd w:val="clear" w:color="auto" w:fill="auto"/>
          </w:tcPr>
          <w:p w14:paraId="6F73DC68" w14:textId="77777777" w:rsidR="00A365AA" w:rsidRPr="00245017" w:rsidRDefault="00A365AA" w:rsidP="004F6A08">
            <w:pPr>
              <w:jc w:val="left"/>
              <w:rPr>
                <w:rFonts w:ascii="Arial" w:hAnsi="Arial" w:cs="Arial"/>
                <w:sz w:val="20"/>
                <w:szCs w:val="20"/>
              </w:rPr>
            </w:pPr>
            <w:r w:rsidRPr="00245017">
              <w:rPr>
                <w:rFonts w:ascii="Arial" w:hAnsi="Arial" w:cs="Arial"/>
                <w:sz w:val="20"/>
                <w:szCs w:val="20"/>
              </w:rPr>
              <w:t xml:space="preserve">Индикатор, определяющий, какие материалы подлежат планированию. </w:t>
            </w:r>
          </w:p>
          <w:p w14:paraId="4ADB7685" w14:textId="77777777" w:rsidR="00A365AA" w:rsidRPr="0059382C" w:rsidRDefault="00A365AA" w:rsidP="004F6A08">
            <w:pPr>
              <w:jc w:val="left"/>
              <w:rPr>
                <w:rFonts w:ascii="Arial" w:hAnsi="Arial" w:cs="Arial"/>
                <w:sz w:val="20"/>
                <w:szCs w:val="20"/>
              </w:rPr>
            </w:pPr>
            <w:r w:rsidRPr="00245017">
              <w:rPr>
                <w:rFonts w:ascii="Arial" w:hAnsi="Arial" w:cs="Arial"/>
                <w:sz w:val="20"/>
                <w:szCs w:val="20"/>
              </w:rPr>
              <w:t>Выбирается код «NETCH» для прогона ППМ только по измененным потребностям (более быстрый вариант ППМ).</w:t>
            </w:r>
          </w:p>
        </w:tc>
      </w:tr>
      <w:tr w:rsidR="00A365AA" w:rsidRPr="00F94454" w14:paraId="7CCDBA61" w14:textId="77777777" w:rsidTr="004F6A08">
        <w:trPr>
          <w:cantSplit/>
        </w:trPr>
        <w:tc>
          <w:tcPr>
            <w:tcW w:w="1453" w:type="pct"/>
          </w:tcPr>
          <w:p w14:paraId="2A191E34" w14:textId="77777777" w:rsidR="00A365AA" w:rsidRDefault="00A365AA" w:rsidP="004F6A08">
            <w:pPr>
              <w:jc w:val="left"/>
              <w:rPr>
                <w:rFonts w:ascii="Arial" w:hAnsi="Arial" w:cs="Arial"/>
                <w:sz w:val="20"/>
                <w:szCs w:val="20"/>
              </w:rPr>
            </w:pPr>
            <w:r w:rsidRPr="00245017">
              <w:rPr>
                <w:rFonts w:ascii="Arial" w:hAnsi="Arial" w:cs="Arial"/>
                <w:sz w:val="20"/>
                <w:szCs w:val="20"/>
              </w:rPr>
              <w:t>Создать заявку</w:t>
            </w:r>
          </w:p>
        </w:tc>
        <w:tc>
          <w:tcPr>
            <w:tcW w:w="3547" w:type="pct"/>
            <w:shd w:val="clear" w:color="auto" w:fill="auto"/>
          </w:tcPr>
          <w:p w14:paraId="20A88A48" w14:textId="77777777" w:rsidR="00A365AA" w:rsidRDefault="00A365AA" w:rsidP="004F6A08">
            <w:pPr>
              <w:jc w:val="left"/>
              <w:rPr>
                <w:rFonts w:ascii="Arial" w:hAnsi="Arial" w:cs="Arial"/>
                <w:sz w:val="20"/>
                <w:szCs w:val="20"/>
              </w:rPr>
            </w:pPr>
            <w:r w:rsidRPr="00245017">
              <w:rPr>
                <w:rFonts w:ascii="Arial" w:hAnsi="Arial" w:cs="Arial"/>
                <w:sz w:val="20"/>
                <w:szCs w:val="20"/>
              </w:rPr>
              <w:t>Индикатор, определяющий, какой вид документа будет формироваться при прогоне ППМ. Выбирается режим 1 «Заявки»; Вводится вручную.</w:t>
            </w:r>
          </w:p>
        </w:tc>
      </w:tr>
      <w:tr w:rsidR="00A365AA" w:rsidRPr="00F94454" w14:paraId="2EDCA219" w14:textId="77777777" w:rsidTr="004F6A08">
        <w:trPr>
          <w:cantSplit/>
        </w:trPr>
        <w:tc>
          <w:tcPr>
            <w:tcW w:w="1453" w:type="pct"/>
          </w:tcPr>
          <w:p w14:paraId="7B740D5A" w14:textId="77777777" w:rsidR="00A365AA" w:rsidRPr="001C0157" w:rsidRDefault="00A365AA" w:rsidP="004F6A08">
            <w:pPr>
              <w:jc w:val="left"/>
              <w:rPr>
                <w:rFonts w:ascii="Arial" w:hAnsi="Arial" w:cs="Arial"/>
                <w:sz w:val="20"/>
                <w:szCs w:val="20"/>
              </w:rPr>
            </w:pPr>
            <w:r w:rsidRPr="00245017">
              <w:rPr>
                <w:rFonts w:ascii="Arial" w:hAnsi="Arial" w:cs="Arial"/>
                <w:sz w:val="20"/>
                <w:szCs w:val="20"/>
              </w:rPr>
              <w:t>График поставок</w:t>
            </w:r>
          </w:p>
        </w:tc>
        <w:tc>
          <w:tcPr>
            <w:tcW w:w="3547" w:type="pct"/>
            <w:shd w:val="clear" w:color="auto" w:fill="auto"/>
          </w:tcPr>
          <w:p w14:paraId="2E31281D" w14:textId="68B5BB58" w:rsidR="00A365AA" w:rsidRDefault="00A365AA" w:rsidP="005850A3">
            <w:pPr>
              <w:jc w:val="left"/>
              <w:rPr>
                <w:rFonts w:ascii="Arial" w:hAnsi="Arial" w:cs="Arial"/>
                <w:sz w:val="20"/>
                <w:szCs w:val="20"/>
              </w:rPr>
            </w:pPr>
            <w:r w:rsidRPr="00245017">
              <w:rPr>
                <w:rFonts w:ascii="Arial" w:hAnsi="Arial" w:cs="Arial"/>
                <w:sz w:val="20"/>
                <w:szCs w:val="20"/>
              </w:rPr>
              <w:t xml:space="preserve">Индикатор, определяющий, будет ли система создавать графики поставок. Выбирается режим </w:t>
            </w:r>
            <w:del w:id="852" w:author="KislovVO" w:date="2021-04-13T13:21:00Z">
              <w:r w:rsidRPr="00245017" w:rsidDel="005850A3">
                <w:rPr>
                  <w:rFonts w:ascii="Arial" w:hAnsi="Arial" w:cs="Arial"/>
                  <w:sz w:val="20"/>
                  <w:szCs w:val="20"/>
                </w:rPr>
                <w:delText xml:space="preserve">1 </w:delText>
              </w:r>
            </w:del>
            <w:ins w:id="853" w:author="KislovVO" w:date="2021-04-13T13:21:00Z">
              <w:r w:rsidR="005850A3">
                <w:rPr>
                  <w:rFonts w:ascii="Arial" w:hAnsi="Arial" w:cs="Arial"/>
                  <w:sz w:val="20"/>
                  <w:szCs w:val="20"/>
                </w:rPr>
                <w:t>3</w:t>
              </w:r>
              <w:r w:rsidR="005850A3" w:rsidRPr="00245017">
                <w:rPr>
                  <w:rFonts w:ascii="Arial" w:hAnsi="Arial" w:cs="Arial"/>
                  <w:sz w:val="20"/>
                  <w:szCs w:val="20"/>
                </w:rPr>
                <w:t xml:space="preserve"> </w:t>
              </w:r>
            </w:ins>
            <w:r w:rsidRPr="00245017">
              <w:rPr>
                <w:rFonts w:ascii="Arial" w:hAnsi="Arial" w:cs="Arial"/>
                <w:sz w:val="20"/>
                <w:szCs w:val="20"/>
              </w:rPr>
              <w:t>«</w:t>
            </w:r>
            <w:del w:id="854" w:author="KislovVO" w:date="2021-04-13T13:21:00Z">
              <w:r w:rsidRPr="00245017" w:rsidDel="005850A3">
                <w:rPr>
                  <w:rFonts w:ascii="Arial" w:hAnsi="Arial" w:cs="Arial"/>
                  <w:sz w:val="20"/>
                  <w:szCs w:val="20"/>
                </w:rPr>
                <w:delText>Без партий поставки</w:delText>
              </w:r>
            </w:del>
            <w:ins w:id="855" w:author="KislovVO" w:date="2021-04-13T13:21:00Z">
              <w:r w:rsidR="005850A3">
                <w:rPr>
                  <w:rFonts w:ascii="Arial" w:hAnsi="Arial" w:cs="Arial"/>
                  <w:sz w:val="20"/>
                  <w:szCs w:val="20"/>
                </w:rPr>
                <w:t>С партиями поставки</w:t>
              </w:r>
            </w:ins>
            <w:r w:rsidRPr="00245017">
              <w:rPr>
                <w:rFonts w:ascii="Arial" w:hAnsi="Arial" w:cs="Arial"/>
                <w:sz w:val="20"/>
                <w:szCs w:val="20"/>
              </w:rPr>
              <w:t>»;</w:t>
            </w:r>
          </w:p>
        </w:tc>
      </w:tr>
      <w:tr w:rsidR="00A365AA" w:rsidRPr="00F94454" w14:paraId="49F48385" w14:textId="77777777" w:rsidTr="004F6A08">
        <w:trPr>
          <w:cantSplit/>
        </w:trPr>
        <w:tc>
          <w:tcPr>
            <w:tcW w:w="1453" w:type="pct"/>
          </w:tcPr>
          <w:p w14:paraId="61437072" w14:textId="77777777" w:rsidR="00A365AA" w:rsidRDefault="00A365AA" w:rsidP="004F6A08">
            <w:pPr>
              <w:jc w:val="left"/>
              <w:rPr>
                <w:rFonts w:ascii="Arial" w:hAnsi="Arial" w:cs="Arial"/>
                <w:sz w:val="20"/>
                <w:szCs w:val="20"/>
              </w:rPr>
            </w:pPr>
            <w:r w:rsidRPr="00245017">
              <w:rPr>
                <w:rFonts w:ascii="Arial" w:hAnsi="Arial" w:cs="Arial"/>
                <w:sz w:val="20"/>
                <w:szCs w:val="20"/>
              </w:rPr>
              <w:t>Создать ведомость ППМ</w:t>
            </w:r>
          </w:p>
        </w:tc>
        <w:tc>
          <w:tcPr>
            <w:tcW w:w="3547" w:type="pct"/>
            <w:shd w:val="clear" w:color="auto" w:fill="auto"/>
          </w:tcPr>
          <w:p w14:paraId="733DBDAC" w14:textId="77777777" w:rsidR="00A365AA" w:rsidRPr="00245017" w:rsidRDefault="00A365AA" w:rsidP="004F6A08">
            <w:pPr>
              <w:jc w:val="left"/>
              <w:rPr>
                <w:rFonts w:ascii="Arial" w:hAnsi="Arial" w:cs="Arial"/>
                <w:sz w:val="20"/>
                <w:szCs w:val="20"/>
              </w:rPr>
            </w:pPr>
            <w:r w:rsidRPr="00245017">
              <w:rPr>
                <w:rFonts w:ascii="Arial" w:hAnsi="Arial" w:cs="Arial"/>
                <w:sz w:val="20"/>
                <w:szCs w:val="20"/>
              </w:rPr>
              <w:t>Индикатор, определяющий, будет ли создаваться ведомость ППМ.</w:t>
            </w:r>
          </w:p>
          <w:p w14:paraId="22A25DC8" w14:textId="77777777" w:rsidR="00A365AA" w:rsidRPr="00085002" w:rsidRDefault="00A365AA" w:rsidP="004F6A08">
            <w:pPr>
              <w:jc w:val="left"/>
              <w:rPr>
                <w:rFonts w:ascii="Arial" w:hAnsi="Arial" w:cs="Arial"/>
                <w:sz w:val="20"/>
                <w:szCs w:val="20"/>
              </w:rPr>
            </w:pPr>
            <w:r w:rsidRPr="00245017">
              <w:rPr>
                <w:rFonts w:ascii="Arial" w:hAnsi="Arial" w:cs="Arial"/>
                <w:sz w:val="20"/>
                <w:szCs w:val="20"/>
              </w:rPr>
              <w:t>Выбирается режим 1 «Ведомость ППМ»</w:t>
            </w:r>
          </w:p>
        </w:tc>
      </w:tr>
      <w:tr w:rsidR="00A365AA" w:rsidRPr="00F94454" w14:paraId="5FB83C32" w14:textId="77777777" w:rsidTr="004F6A08">
        <w:trPr>
          <w:cantSplit/>
        </w:trPr>
        <w:tc>
          <w:tcPr>
            <w:tcW w:w="1453" w:type="pct"/>
          </w:tcPr>
          <w:p w14:paraId="44665231" w14:textId="77777777" w:rsidR="00A365AA" w:rsidRDefault="00A365AA" w:rsidP="004F6A08">
            <w:pPr>
              <w:jc w:val="left"/>
              <w:rPr>
                <w:rFonts w:ascii="Arial" w:hAnsi="Arial" w:cs="Arial"/>
                <w:sz w:val="20"/>
                <w:szCs w:val="20"/>
              </w:rPr>
            </w:pPr>
            <w:r w:rsidRPr="00245017">
              <w:rPr>
                <w:rFonts w:ascii="Arial" w:hAnsi="Arial" w:cs="Arial"/>
                <w:sz w:val="20"/>
                <w:szCs w:val="20"/>
              </w:rPr>
              <w:t>Режим планирования</w:t>
            </w:r>
          </w:p>
        </w:tc>
        <w:tc>
          <w:tcPr>
            <w:tcW w:w="3547" w:type="pct"/>
            <w:shd w:val="clear" w:color="auto" w:fill="auto"/>
          </w:tcPr>
          <w:p w14:paraId="246C0994" w14:textId="77777777" w:rsidR="00A365AA" w:rsidRPr="00C0711C" w:rsidRDefault="00A365AA" w:rsidP="004F6A08">
            <w:pPr>
              <w:jc w:val="left"/>
              <w:rPr>
                <w:rFonts w:ascii="Arial" w:hAnsi="Arial" w:cs="Arial"/>
                <w:sz w:val="20"/>
                <w:szCs w:val="20"/>
              </w:rPr>
            </w:pPr>
            <w:r w:rsidRPr="00245017">
              <w:rPr>
                <w:rFonts w:ascii="Arial" w:hAnsi="Arial" w:cs="Arial"/>
                <w:sz w:val="20"/>
                <w:szCs w:val="20"/>
              </w:rPr>
              <w:t>Индикатор, определяющий, как при последующем выполнении ППМ система обрабатывает проекты заказов на поставку, которые не были зафиксированы. Выбирается режим 1 «Адаптация плановых данных»</w:t>
            </w:r>
          </w:p>
        </w:tc>
      </w:tr>
      <w:tr w:rsidR="00A365AA" w:rsidRPr="00F94454" w14:paraId="46183639" w14:textId="77777777" w:rsidTr="004F6A08">
        <w:trPr>
          <w:cantSplit/>
        </w:trPr>
        <w:tc>
          <w:tcPr>
            <w:tcW w:w="1453" w:type="pct"/>
          </w:tcPr>
          <w:p w14:paraId="39EA244E" w14:textId="77777777" w:rsidR="00A365AA" w:rsidRPr="007B4C4D" w:rsidRDefault="00A365AA" w:rsidP="004F6A08">
            <w:pPr>
              <w:jc w:val="left"/>
              <w:rPr>
                <w:rFonts w:ascii="Arial" w:hAnsi="Arial" w:cs="Arial"/>
                <w:sz w:val="20"/>
                <w:szCs w:val="20"/>
              </w:rPr>
            </w:pPr>
            <w:r w:rsidRPr="00245017">
              <w:rPr>
                <w:rFonts w:ascii="Arial" w:hAnsi="Arial" w:cs="Arial"/>
                <w:sz w:val="20"/>
                <w:szCs w:val="20"/>
              </w:rPr>
              <w:t>Календарное планирование</w:t>
            </w:r>
          </w:p>
        </w:tc>
        <w:tc>
          <w:tcPr>
            <w:tcW w:w="3547" w:type="pct"/>
            <w:shd w:val="clear" w:color="auto" w:fill="auto"/>
          </w:tcPr>
          <w:p w14:paraId="667F8B84" w14:textId="77777777" w:rsidR="00A365AA" w:rsidRPr="00085002" w:rsidRDefault="00A365AA" w:rsidP="004F6A08">
            <w:pPr>
              <w:jc w:val="left"/>
              <w:rPr>
                <w:rFonts w:ascii="Arial" w:hAnsi="Arial" w:cs="Arial"/>
                <w:sz w:val="20"/>
                <w:szCs w:val="20"/>
              </w:rPr>
            </w:pPr>
            <w:r w:rsidRPr="00245017">
              <w:rPr>
                <w:rFonts w:ascii="Arial" w:hAnsi="Arial" w:cs="Arial"/>
                <w:sz w:val="20"/>
                <w:szCs w:val="20"/>
              </w:rPr>
              <w:t>Выбирается режим 1 «Определение базисных сроков для плановых заказов»</w:t>
            </w:r>
          </w:p>
        </w:tc>
      </w:tr>
      <w:tr w:rsidR="00A365AA" w:rsidRPr="00F94454" w14:paraId="48D7118E" w14:textId="77777777" w:rsidTr="004F6A08">
        <w:trPr>
          <w:cantSplit/>
        </w:trPr>
        <w:tc>
          <w:tcPr>
            <w:tcW w:w="1453" w:type="pct"/>
          </w:tcPr>
          <w:p w14:paraId="29E4F86F" w14:textId="77777777" w:rsidR="00A365AA" w:rsidRDefault="00A365AA" w:rsidP="004F6A08">
            <w:pPr>
              <w:jc w:val="left"/>
              <w:rPr>
                <w:rFonts w:ascii="Arial" w:hAnsi="Arial" w:cs="Arial"/>
                <w:sz w:val="20"/>
                <w:szCs w:val="20"/>
              </w:rPr>
            </w:pPr>
            <w:r w:rsidRPr="00245017">
              <w:rPr>
                <w:rFonts w:ascii="Arial" w:hAnsi="Arial" w:cs="Arial"/>
                <w:sz w:val="20"/>
                <w:szCs w:val="20"/>
              </w:rPr>
              <w:t>Дата ППМ</w:t>
            </w:r>
          </w:p>
        </w:tc>
        <w:tc>
          <w:tcPr>
            <w:tcW w:w="3547" w:type="pct"/>
            <w:shd w:val="clear" w:color="auto" w:fill="auto"/>
          </w:tcPr>
          <w:p w14:paraId="501B77FD" w14:textId="77777777" w:rsidR="00A365AA" w:rsidRDefault="00A365AA" w:rsidP="004F6A08">
            <w:pPr>
              <w:jc w:val="left"/>
              <w:rPr>
                <w:rFonts w:ascii="Arial" w:hAnsi="Arial" w:cs="Arial"/>
                <w:sz w:val="20"/>
                <w:szCs w:val="20"/>
              </w:rPr>
            </w:pPr>
            <w:r w:rsidRPr="00245017">
              <w:rPr>
                <w:rFonts w:ascii="Arial" w:hAnsi="Arial" w:cs="Arial"/>
                <w:sz w:val="20"/>
                <w:szCs w:val="20"/>
              </w:rPr>
              <w:t>Дата прогона ППМ (обычно текущая дата)</w:t>
            </w:r>
          </w:p>
        </w:tc>
      </w:tr>
    </w:tbl>
    <w:p w14:paraId="7DC95CF5" w14:textId="77777777" w:rsidR="00AB3D39" w:rsidRPr="00EB4183" w:rsidRDefault="00AB3D39" w:rsidP="00EB4183">
      <w:pPr>
        <w:rPr>
          <w:rFonts w:eastAsiaTheme="majorEastAsia"/>
        </w:rPr>
      </w:pPr>
    </w:p>
    <w:p w14:paraId="3100242E" w14:textId="77777777" w:rsidR="00F822DF" w:rsidRPr="000835FE" w:rsidRDefault="00F822DF" w:rsidP="00590100">
      <w:pPr>
        <w:pStyle w:val="3"/>
      </w:pPr>
      <w:bookmarkStart w:id="856" w:name="_Toc527633262"/>
      <w:r>
        <w:t>Заявка на списание</w:t>
      </w:r>
      <w:r w:rsidR="0076648C">
        <w:t xml:space="preserve"> МТР</w:t>
      </w:r>
      <w:bookmarkEnd w:id="856"/>
    </w:p>
    <w:p w14:paraId="6D78D83E" w14:textId="77777777" w:rsidR="00245A81" w:rsidRDefault="0076648C" w:rsidP="00F822DF">
      <w:pPr>
        <w:spacing w:after="240" w:line="276" w:lineRule="auto"/>
        <w:ind w:firstLine="567"/>
        <w:rPr>
          <w:rFonts w:ascii="Arial" w:hAnsi="Arial" w:cs="Arial"/>
        </w:rPr>
      </w:pPr>
      <w:r>
        <w:rPr>
          <w:rFonts w:ascii="Arial" w:hAnsi="Arial" w:cs="Arial"/>
        </w:rPr>
        <w:t xml:space="preserve">Заявки на списание МТР </w:t>
      </w:r>
      <w:r w:rsidRPr="0076648C">
        <w:rPr>
          <w:rFonts w:ascii="Arial" w:hAnsi="Arial" w:cs="Arial"/>
        </w:rPr>
        <w:t>с типом позиции U-перемещение</w:t>
      </w:r>
      <w:r w:rsidR="00245A81">
        <w:rPr>
          <w:rFonts w:ascii="Arial" w:hAnsi="Arial" w:cs="Arial"/>
        </w:rPr>
        <w:t xml:space="preserve"> и со следующими видами:</w:t>
      </w:r>
    </w:p>
    <w:p w14:paraId="500CB311" w14:textId="77777777" w:rsidR="00F822DF" w:rsidRDefault="00245A81" w:rsidP="00F822DF">
      <w:pPr>
        <w:spacing w:after="240" w:line="276" w:lineRule="auto"/>
        <w:ind w:firstLine="567"/>
        <w:rPr>
          <w:rFonts w:ascii="Arial" w:hAnsi="Arial" w:cs="Arial"/>
        </w:rPr>
      </w:pPr>
      <w:r w:rsidRPr="0076648C">
        <w:rPr>
          <w:rFonts w:ascii="Arial" w:hAnsi="Arial" w:cs="Arial"/>
        </w:rPr>
        <w:t>ZOD</w:t>
      </w:r>
      <w:r>
        <w:rPr>
          <w:rFonts w:ascii="Arial" w:hAnsi="Arial" w:cs="Arial"/>
        </w:rPr>
        <w:t xml:space="preserve"> – Заявка на списание МТР</w:t>
      </w:r>
    </w:p>
    <w:p w14:paraId="411BB2A3" w14:textId="77777777" w:rsidR="0076648C" w:rsidRDefault="0076648C" w:rsidP="0076648C">
      <w:pPr>
        <w:pStyle w:val="a8"/>
        <w:keepNext/>
        <w:spacing w:after="240" w:afterAutospacing="0" w:line="276" w:lineRule="auto"/>
        <w:jc w:val="right"/>
        <w:rPr>
          <w:rFonts w:ascii="Arial" w:hAnsi="Arial" w:cs="Arial"/>
          <w:color w:val="000000" w:themeColor="text1"/>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5578C5">
        <w:rPr>
          <w:rFonts w:ascii="Arial" w:hAnsi="Arial" w:cs="Arial"/>
          <w:b/>
          <w:noProof/>
          <w:sz w:val="22"/>
        </w:rPr>
        <w:t>49</w:t>
      </w:r>
      <w:r w:rsidRPr="00916FAB">
        <w:rPr>
          <w:rFonts w:ascii="Arial" w:hAnsi="Arial" w:cs="Arial"/>
          <w:b/>
          <w:sz w:val="22"/>
        </w:rPr>
        <w:fldChar w:fldCharType="end"/>
      </w:r>
      <w:r w:rsidRPr="00916FAB">
        <w:rPr>
          <w:rFonts w:ascii="Arial" w:hAnsi="Arial" w:cs="Arial"/>
          <w:b/>
          <w:sz w:val="22"/>
        </w:rPr>
        <w:t xml:space="preserve">. </w:t>
      </w:r>
      <w:r>
        <w:rPr>
          <w:rFonts w:ascii="Arial" w:hAnsi="Arial" w:cs="Arial"/>
          <w:b/>
          <w:sz w:val="22"/>
        </w:rPr>
        <w:t xml:space="preserve">Обязательные поля заявки на </w:t>
      </w:r>
      <w:r w:rsidR="00AF777A">
        <w:rPr>
          <w:rFonts w:ascii="Arial" w:hAnsi="Arial" w:cs="Arial"/>
          <w:b/>
          <w:sz w:val="22"/>
        </w:rPr>
        <w:t>списание</w:t>
      </w:r>
      <w:r>
        <w:rPr>
          <w:rFonts w:ascii="Arial" w:hAnsi="Arial" w:cs="Arial"/>
          <w:b/>
          <w:sz w:val="22"/>
        </w:rPr>
        <w:t xml:space="preserve"> МТР</w:t>
      </w:r>
    </w:p>
    <w:tbl>
      <w:tblPr>
        <w:tblW w:w="4939"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961"/>
        <w:gridCol w:w="4395"/>
        <w:gridCol w:w="2696"/>
      </w:tblGrid>
      <w:tr w:rsidR="0076648C" w:rsidRPr="00F94454" w14:paraId="33BD303F" w14:textId="77777777" w:rsidTr="005C2254">
        <w:trPr>
          <w:cantSplit/>
          <w:trHeight w:val="397"/>
          <w:tblHeader/>
        </w:trPr>
        <w:tc>
          <w:tcPr>
            <w:tcW w:w="1473" w:type="pct"/>
            <w:shd w:val="clear" w:color="auto" w:fill="FFC000"/>
            <w:vAlign w:val="center"/>
          </w:tcPr>
          <w:p w14:paraId="5EA0EAE8" w14:textId="77777777" w:rsidR="0076648C" w:rsidRPr="00D36A72" w:rsidRDefault="0076648C" w:rsidP="005C2254">
            <w:pPr>
              <w:jc w:val="center"/>
              <w:rPr>
                <w:rFonts w:ascii="Arial" w:hAnsi="Arial" w:cs="Arial"/>
                <w:b/>
                <w:sz w:val="20"/>
              </w:rPr>
            </w:pPr>
            <w:r>
              <w:rPr>
                <w:rFonts w:ascii="Arial" w:hAnsi="Arial" w:cs="Arial"/>
                <w:b/>
                <w:sz w:val="20"/>
                <w:szCs w:val="20"/>
                <w:lang w:eastAsia="ru-RU"/>
              </w:rPr>
              <w:t>Имя поля</w:t>
            </w:r>
          </w:p>
        </w:tc>
        <w:tc>
          <w:tcPr>
            <w:tcW w:w="2186" w:type="pct"/>
            <w:shd w:val="clear" w:color="auto" w:fill="FFC000"/>
            <w:vAlign w:val="center"/>
          </w:tcPr>
          <w:p w14:paraId="5E60C25C" w14:textId="77777777" w:rsidR="0076648C" w:rsidRPr="00F94454" w:rsidRDefault="0076648C" w:rsidP="005C2254">
            <w:pPr>
              <w:jc w:val="center"/>
              <w:rPr>
                <w:rFonts w:ascii="Arial" w:hAnsi="Arial" w:cs="Arial"/>
                <w:b/>
                <w:sz w:val="20"/>
              </w:rPr>
            </w:pPr>
            <w:r>
              <w:rPr>
                <w:rFonts w:ascii="Arial" w:hAnsi="Arial" w:cs="Arial"/>
                <w:b/>
                <w:sz w:val="20"/>
                <w:szCs w:val="20"/>
                <w:lang w:eastAsia="ru-RU"/>
              </w:rPr>
              <w:t>Содержание поля документа</w:t>
            </w:r>
          </w:p>
        </w:tc>
        <w:tc>
          <w:tcPr>
            <w:tcW w:w="1341" w:type="pct"/>
            <w:shd w:val="clear" w:color="auto" w:fill="FFC000"/>
          </w:tcPr>
          <w:p w14:paraId="410D3BD5" w14:textId="77777777" w:rsidR="0076648C" w:rsidRDefault="0076648C" w:rsidP="005C2254">
            <w:pPr>
              <w:jc w:val="center"/>
              <w:rPr>
                <w:rFonts w:ascii="Arial" w:hAnsi="Arial" w:cs="Arial"/>
                <w:b/>
                <w:sz w:val="20"/>
                <w:szCs w:val="20"/>
                <w:lang w:eastAsia="ru-RU"/>
              </w:rPr>
            </w:pPr>
            <w:r>
              <w:rPr>
                <w:rFonts w:ascii="Arial" w:hAnsi="Arial" w:cs="Arial"/>
                <w:b/>
                <w:sz w:val="20"/>
              </w:rPr>
              <w:t>Принцип заполнения при создании вручную</w:t>
            </w:r>
          </w:p>
        </w:tc>
      </w:tr>
      <w:tr w:rsidR="0076648C" w:rsidRPr="00F94454" w14:paraId="0181E1DD" w14:textId="77777777" w:rsidTr="005C2254">
        <w:trPr>
          <w:cantSplit/>
        </w:trPr>
        <w:tc>
          <w:tcPr>
            <w:tcW w:w="1473" w:type="pct"/>
            <w:vAlign w:val="center"/>
          </w:tcPr>
          <w:p w14:paraId="7BF0C0DE" w14:textId="77777777" w:rsidR="0076648C" w:rsidRPr="007B4C4D" w:rsidRDefault="0076648C" w:rsidP="005C2254">
            <w:pPr>
              <w:rPr>
                <w:rFonts w:ascii="Arial" w:hAnsi="Arial" w:cs="Arial"/>
                <w:sz w:val="20"/>
                <w:szCs w:val="20"/>
              </w:rPr>
            </w:pPr>
            <w:r w:rsidRPr="007B4C4D">
              <w:rPr>
                <w:rFonts w:ascii="Arial" w:hAnsi="Arial" w:cs="Arial"/>
                <w:sz w:val="20"/>
                <w:szCs w:val="20"/>
              </w:rPr>
              <w:t>Вид документа</w:t>
            </w:r>
          </w:p>
        </w:tc>
        <w:tc>
          <w:tcPr>
            <w:tcW w:w="2186" w:type="pct"/>
            <w:shd w:val="clear" w:color="auto" w:fill="auto"/>
            <w:vAlign w:val="center"/>
          </w:tcPr>
          <w:p w14:paraId="5E23F8A3" w14:textId="77777777" w:rsidR="0076648C" w:rsidRPr="006445D4" w:rsidRDefault="0076648C" w:rsidP="005C2254">
            <w:pPr>
              <w:jc w:val="left"/>
              <w:rPr>
                <w:rFonts w:ascii="Arial" w:hAnsi="Arial" w:cs="Arial"/>
                <w:sz w:val="20"/>
                <w:szCs w:val="20"/>
              </w:rPr>
            </w:pPr>
            <w:r>
              <w:rPr>
                <w:rFonts w:ascii="Arial" w:hAnsi="Arial" w:cs="Arial"/>
                <w:sz w:val="20"/>
                <w:szCs w:val="20"/>
              </w:rPr>
              <w:t>Вид заявки</w:t>
            </w:r>
            <w:r w:rsidR="00040295">
              <w:rPr>
                <w:rFonts w:ascii="Arial" w:hAnsi="Arial" w:cs="Arial"/>
                <w:sz w:val="20"/>
                <w:szCs w:val="20"/>
              </w:rPr>
              <w:t xml:space="preserve"> </w:t>
            </w:r>
            <w:r w:rsidR="00245A81">
              <w:rPr>
                <w:rFonts w:ascii="Arial" w:hAnsi="Arial" w:cs="Arial"/>
                <w:sz w:val="20"/>
                <w:szCs w:val="20"/>
              </w:rPr>
              <w:t>–</w:t>
            </w:r>
            <w:r>
              <w:rPr>
                <w:rFonts w:ascii="Arial" w:hAnsi="Arial" w:cs="Arial"/>
                <w:sz w:val="20"/>
                <w:szCs w:val="20"/>
              </w:rPr>
              <w:t xml:space="preserve"> </w:t>
            </w:r>
            <w:r w:rsidR="00AF777A" w:rsidRPr="00AF777A">
              <w:rPr>
                <w:rFonts w:ascii="Arial" w:hAnsi="Arial" w:cs="Arial"/>
                <w:sz w:val="20"/>
                <w:szCs w:val="20"/>
              </w:rPr>
              <w:t>ZOD</w:t>
            </w:r>
            <w:r w:rsidR="00245A81">
              <w:rPr>
                <w:rFonts w:ascii="Arial" w:hAnsi="Arial" w:cs="Arial"/>
                <w:sz w:val="20"/>
                <w:szCs w:val="20"/>
              </w:rPr>
              <w:t xml:space="preserve">, </w:t>
            </w:r>
            <w:r w:rsidR="00245A81" w:rsidRPr="005934E1">
              <w:rPr>
                <w:rFonts w:ascii="Arial" w:hAnsi="Arial" w:cs="Arial"/>
                <w:sz w:val="20"/>
                <w:szCs w:val="20"/>
              </w:rPr>
              <w:t>ZRM</w:t>
            </w:r>
            <w:r w:rsidR="007734A8">
              <w:rPr>
                <w:rFonts w:ascii="Arial" w:hAnsi="Arial" w:cs="Arial"/>
                <w:sz w:val="20"/>
                <w:szCs w:val="20"/>
              </w:rPr>
              <w:t>, ZAM</w:t>
            </w:r>
          </w:p>
        </w:tc>
        <w:tc>
          <w:tcPr>
            <w:tcW w:w="1341" w:type="pct"/>
          </w:tcPr>
          <w:p w14:paraId="250665F3" w14:textId="77777777" w:rsidR="0076648C" w:rsidRDefault="0076648C" w:rsidP="005C2254">
            <w:pPr>
              <w:jc w:val="left"/>
              <w:rPr>
                <w:rFonts w:ascii="Arial" w:hAnsi="Arial" w:cs="Arial"/>
                <w:sz w:val="20"/>
                <w:szCs w:val="20"/>
              </w:rPr>
            </w:pPr>
            <w:r>
              <w:rPr>
                <w:rFonts w:ascii="Arial" w:hAnsi="Arial" w:cs="Arial"/>
                <w:sz w:val="20"/>
                <w:szCs w:val="20"/>
              </w:rPr>
              <w:t>Выбор из справочника вручную</w:t>
            </w:r>
          </w:p>
        </w:tc>
      </w:tr>
      <w:tr w:rsidR="0076648C" w:rsidRPr="00F94454" w14:paraId="020EF472" w14:textId="77777777" w:rsidTr="005C2254">
        <w:trPr>
          <w:cantSplit/>
        </w:trPr>
        <w:tc>
          <w:tcPr>
            <w:tcW w:w="1473" w:type="pct"/>
            <w:vAlign w:val="center"/>
          </w:tcPr>
          <w:p w14:paraId="6EC292CE" w14:textId="77777777" w:rsidR="0076648C" w:rsidRDefault="0076648C" w:rsidP="005C2254">
            <w:pPr>
              <w:rPr>
                <w:rFonts w:ascii="Arial" w:hAnsi="Arial" w:cs="Arial"/>
                <w:sz w:val="20"/>
                <w:szCs w:val="20"/>
              </w:rPr>
            </w:pPr>
            <w:r w:rsidRPr="007B4C4D">
              <w:rPr>
                <w:rFonts w:ascii="Arial" w:hAnsi="Arial" w:cs="Arial"/>
                <w:sz w:val="20"/>
                <w:szCs w:val="20"/>
              </w:rPr>
              <w:t xml:space="preserve">Тип </w:t>
            </w:r>
            <w:proofErr w:type="spellStart"/>
            <w:r w:rsidRPr="007B4C4D">
              <w:rPr>
                <w:rFonts w:ascii="Arial" w:hAnsi="Arial" w:cs="Arial"/>
                <w:sz w:val="20"/>
                <w:szCs w:val="20"/>
              </w:rPr>
              <w:t>контировки</w:t>
            </w:r>
            <w:proofErr w:type="spellEnd"/>
          </w:p>
        </w:tc>
        <w:tc>
          <w:tcPr>
            <w:tcW w:w="2186" w:type="pct"/>
            <w:shd w:val="clear" w:color="auto" w:fill="auto"/>
            <w:vAlign w:val="center"/>
          </w:tcPr>
          <w:p w14:paraId="3986D988" w14:textId="77777777" w:rsidR="0076648C" w:rsidRPr="0059382C" w:rsidRDefault="00AF777A" w:rsidP="005C2254">
            <w:pPr>
              <w:jc w:val="left"/>
              <w:rPr>
                <w:rFonts w:ascii="Arial" w:hAnsi="Arial" w:cs="Arial"/>
                <w:sz w:val="20"/>
                <w:szCs w:val="20"/>
              </w:rPr>
            </w:pPr>
            <w:r>
              <w:rPr>
                <w:rFonts w:ascii="Arial" w:hAnsi="Arial" w:cs="Arial"/>
                <w:sz w:val="20"/>
                <w:szCs w:val="20"/>
              </w:rPr>
              <w:t>К-МВЗ</w:t>
            </w:r>
            <w:r w:rsidR="007734A8">
              <w:rPr>
                <w:rFonts w:ascii="Arial" w:hAnsi="Arial" w:cs="Arial"/>
                <w:sz w:val="20"/>
                <w:szCs w:val="20"/>
              </w:rPr>
              <w:t>, F-Производственный заказ</w:t>
            </w:r>
          </w:p>
        </w:tc>
        <w:tc>
          <w:tcPr>
            <w:tcW w:w="1341" w:type="pct"/>
          </w:tcPr>
          <w:p w14:paraId="0553FC9E" w14:textId="77777777" w:rsidR="0076648C" w:rsidRDefault="0076648C" w:rsidP="005C2254">
            <w:pPr>
              <w:jc w:val="left"/>
              <w:rPr>
                <w:rFonts w:ascii="Arial" w:hAnsi="Arial" w:cs="Arial"/>
                <w:sz w:val="20"/>
                <w:szCs w:val="20"/>
              </w:rPr>
            </w:pPr>
            <w:r>
              <w:rPr>
                <w:rFonts w:ascii="Arial" w:hAnsi="Arial" w:cs="Arial"/>
                <w:sz w:val="20"/>
                <w:szCs w:val="20"/>
              </w:rPr>
              <w:t>Выбор из справочника вручную</w:t>
            </w:r>
          </w:p>
        </w:tc>
      </w:tr>
      <w:tr w:rsidR="007734A8" w:rsidRPr="00F94454" w14:paraId="7CB94223" w14:textId="77777777" w:rsidTr="005C2254">
        <w:trPr>
          <w:cantSplit/>
        </w:trPr>
        <w:tc>
          <w:tcPr>
            <w:tcW w:w="1473" w:type="pct"/>
            <w:vAlign w:val="center"/>
          </w:tcPr>
          <w:p w14:paraId="12C471FD" w14:textId="77777777" w:rsidR="007734A8" w:rsidRPr="007B4C4D" w:rsidRDefault="007734A8" w:rsidP="007734A8">
            <w:pPr>
              <w:rPr>
                <w:rFonts w:ascii="Arial" w:hAnsi="Arial" w:cs="Arial"/>
                <w:sz w:val="20"/>
                <w:szCs w:val="20"/>
              </w:rPr>
            </w:pPr>
            <w:r>
              <w:rPr>
                <w:rFonts w:ascii="Arial" w:hAnsi="Arial" w:cs="Arial"/>
                <w:sz w:val="20"/>
                <w:szCs w:val="20"/>
              </w:rPr>
              <w:t xml:space="preserve">Статистическая </w:t>
            </w:r>
            <w:proofErr w:type="spellStart"/>
            <w:r>
              <w:rPr>
                <w:rFonts w:ascii="Arial" w:hAnsi="Arial" w:cs="Arial"/>
                <w:sz w:val="20"/>
                <w:szCs w:val="20"/>
              </w:rPr>
              <w:t>контировка</w:t>
            </w:r>
            <w:proofErr w:type="spellEnd"/>
          </w:p>
        </w:tc>
        <w:tc>
          <w:tcPr>
            <w:tcW w:w="2186" w:type="pct"/>
            <w:shd w:val="clear" w:color="auto" w:fill="auto"/>
            <w:vAlign w:val="center"/>
          </w:tcPr>
          <w:p w14:paraId="1555AFB6" w14:textId="77777777" w:rsidR="007734A8" w:rsidRDefault="007734A8" w:rsidP="007734A8">
            <w:pPr>
              <w:jc w:val="left"/>
              <w:rPr>
                <w:rFonts w:ascii="Arial" w:hAnsi="Arial" w:cs="Arial"/>
                <w:sz w:val="20"/>
                <w:szCs w:val="20"/>
              </w:rPr>
            </w:pPr>
            <w:r>
              <w:rPr>
                <w:rFonts w:ascii="Arial" w:hAnsi="Arial" w:cs="Arial"/>
                <w:sz w:val="20"/>
                <w:szCs w:val="20"/>
              </w:rPr>
              <w:t>Q-СПП-элемент, К-МВЗ</w:t>
            </w:r>
          </w:p>
        </w:tc>
        <w:tc>
          <w:tcPr>
            <w:tcW w:w="1341" w:type="pct"/>
          </w:tcPr>
          <w:p w14:paraId="13429776" w14:textId="77777777" w:rsidR="007734A8" w:rsidRDefault="007734A8" w:rsidP="007734A8">
            <w:pPr>
              <w:jc w:val="left"/>
              <w:rPr>
                <w:rFonts w:ascii="Arial" w:hAnsi="Arial" w:cs="Arial"/>
                <w:sz w:val="20"/>
                <w:szCs w:val="20"/>
              </w:rPr>
            </w:pPr>
            <w:r>
              <w:rPr>
                <w:rFonts w:ascii="Arial" w:hAnsi="Arial" w:cs="Arial"/>
                <w:sz w:val="20"/>
                <w:szCs w:val="20"/>
              </w:rPr>
              <w:t>Выбор из справочника вручную</w:t>
            </w:r>
          </w:p>
        </w:tc>
      </w:tr>
      <w:tr w:rsidR="007734A8" w:rsidRPr="00F94454" w14:paraId="170076F1" w14:textId="77777777" w:rsidTr="005C2254">
        <w:trPr>
          <w:cantSplit/>
        </w:trPr>
        <w:tc>
          <w:tcPr>
            <w:tcW w:w="1473" w:type="pct"/>
            <w:vAlign w:val="center"/>
          </w:tcPr>
          <w:p w14:paraId="6A2B225D" w14:textId="77777777" w:rsidR="007734A8" w:rsidRPr="00AF777A" w:rsidRDefault="007734A8" w:rsidP="007734A8">
            <w:pPr>
              <w:rPr>
                <w:rFonts w:ascii="Arial" w:hAnsi="Arial" w:cs="Arial"/>
                <w:sz w:val="20"/>
                <w:szCs w:val="20"/>
                <w:lang w:val="en-US"/>
              </w:rPr>
            </w:pPr>
            <w:r>
              <w:rPr>
                <w:rFonts w:ascii="Arial" w:hAnsi="Arial" w:cs="Arial"/>
                <w:sz w:val="20"/>
                <w:szCs w:val="20"/>
              </w:rPr>
              <w:lastRenderedPageBreak/>
              <w:t>Тип позиции</w:t>
            </w:r>
          </w:p>
        </w:tc>
        <w:tc>
          <w:tcPr>
            <w:tcW w:w="2186" w:type="pct"/>
            <w:shd w:val="clear" w:color="auto" w:fill="auto"/>
            <w:vAlign w:val="center"/>
          </w:tcPr>
          <w:p w14:paraId="13D2281F" w14:textId="77777777" w:rsidR="007734A8" w:rsidRPr="00AF777A" w:rsidRDefault="007734A8" w:rsidP="007734A8">
            <w:pPr>
              <w:jc w:val="left"/>
              <w:rPr>
                <w:rFonts w:ascii="Arial" w:hAnsi="Arial" w:cs="Arial"/>
                <w:sz w:val="20"/>
                <w:szCs w:val="20"/>
              </w:rPr>
            </w:pPr>
            <w:r>
              <w:rPr>
                <w:rFonts w:ascii="Arial" w:hAnsi="Arial" w:cs="Arial"/>
                <w:sz w:val="20"/>
                <w:szCs w:val="20"/>
                <w:lang w:val="en-US"/>
              </w:rPr>
              <w:t>U-</w:t>
            </w:r>
            <w:r>
              <w:rPr>
                <w:rFonts w:ascii="Arial" w:hAnsi="Arial" w:cs="Arial"/>
                <w:sz w:val="20"/>
                <w:szCs w:val="20"/>
              </w:rPr>
              <w:t>перемещение</w:t>
            </w:r>
          </w:p>
        </w:tc>
        <w:tc>
          <w:tcPr>
            <w:tcW w:w="1341" w:type="pct"/>
          </w:tcPr>
          <w:p w14:paraId="0059FB0B" w14:textId="77777777" w:rsidR="007734A8" w:rsidRDefault="007734A8" w:rsidP="007734A8">
            <w:pPr>
              <w:jc w:val="left"/>
              <w:rPr>
                <w:rFonts w:ascii="Arial" w:hAnsi="Arial" w:cs="Arial"/>
                <w:sz w:val="20"/>
                <w:szCs w:val="20"/>
              </w:rPr>
            </w:pPr>
            <w:r>
              <w:rPr>
                <w:rFonts w:ascii="Arial" w:hAnsi="Arial" w:cs="Arial"/>
                <w:sz w:val="20"/>
                <w:szCs w:val="20"/>
              </w:rPr>
              <w:t>Выбор из справочника вручную</w:t>
            </w:r>
          </w:p>
        </w:tc>
      </w:tr>
      <w:tr w:rsidR="007734A8" w:rsidRPr="00F94454" w14:paraId="4C855CB1" w14:textId="77777777" w:rsidTr="005C2254">
        <w:trPr>
          <w:cantSplit/>
        </w:trPr>
        <w:tc>
          <w:tcPr>
            <w:tcW w:w="1473" w:type="pct"/>
            <w:vAlign w:val="center"/>
          </w:tcPr>
          <w:p w14:paraId="07DFB9E5" w14:textId="77777777" w:rsidR="007734A8" w:rsidRDefault="007734A8" w:rsidP="007734A8">
            <w:pPr>
              <w:rPr>
                <w:rFonts w:ascii="Arial" w:hAnsi="Arial" w:cs="Arial"/>
                <w:sz w:val="20"/>
                <w:szCs w:val="20"/>
              </w:rPr>
            </w:pPr>
            <w:r w:rsidRPr="007B4C4D">
              <w:rPr>
                <w:rFonts w:ascii="Arial" w:hAnsi="Arial" w:cs="Arial"/>
                <w:sz w:val="20"/>
                <w:szCs w:val="20"/>
              </w:rPr>
              <w:t>Материал</w:t>
            </w:r>
          </w:p>
        </w:tc>
        <w:tc>
          <w:tcPr>
            <w:tcW w:w="2186" w:type="pct"/>
            <w:shd w:val="clear" w:color="auto" w:fill="auto"/>
            <w:vAlign w:val="center"/>
          </w:tcPr>
          <w:p w14:paraId="2CEB4CD5" w14:textId="77777777" w:rsidR="007734A8" w:rsidRDefault="007734A8" w:rsidP="007734A8">
            <w:pPr>
              <w:jc w:val="left"/>
              <w:rPr>
                <w:rFonts w:ascii="Arial" w:hAnsi="Arial" w:cs="Arial"/>
                <w:sz w:val="20"/>
                <w:szCs w:val="20"/>
              </w:rPr>
            </w:pPr>
            <w:r>
              <w:rPr>
                <w:rFonts w:ascii="Arial" w:hAnsi="Arial" w:cs="Arial"/>
                <w:sz w:val="20"/>
                <w:szCs w:val="20"/>
              </w:rPr>
              <w:t>Код МТР из справочника основных записей материала</w:t>
            </w:r>
          </w:p>
        </w:tc>
        <w:tc>
          <w:tcPr>
            <w:tcW w:w="1341" w:type="pct"/>
          </w:tcPr>
          <w:p w14:paraId="59EF4DB7" w14:textId="77777777" w:rsidR="007734A8" w:rsidRDefault="007734A8" w:rsidP="007734A8">
            <w:pPr>
              <w:jc w:val="left"/>
              <w:rPr>
                <w:rFonts w:ascii="Arial" w:hAnsi="Arial" w:cs="Arial"/>
                <w:sz w:val="20"/>
                <w:szCs w:val="20"/>
              </w:rPr>
            </w:pPr>
            <w:r>
              <w:rPr>
                <w:rFonts w:ascii="Arial" w:hAnsi="Arial" w:cs="Arial"/>
                <w:sz w:val="20"/>
                <w:szCs w:val="20"/>
              </w:rPr>
              <w:t>Выбор из справочника вручную</w:t>
            </w:r>
          </w:p>
        </w:tc>
      </w:tr>
      <w:tr w:rsidR="007734A8" w:rsidRPr="00F94454" w14:paraId="1F20C74B" w14:textId="77777777" w:rsidTr="005C2254">
        <w:trPr>
          <w:cantSplit/>
        </w:trPr>
        <w:tc>
          <w:tcPr>
            <w:tcW w:w="1473" w:type="pct"/>
            <w:vAlign w:val="center"/>
          </w:tcPr>
          <w:p w14:paraId="3341CBC4" w14:textId="77777777" w:rsidR="007734A8" w:rsidRPr="001C0157" w:rsidRDefault="007734A8" w:rsidP="007734A8">
            <w:pPr>
              <w:rPr>
                <w:rFonts w:ascii="Arial" w:hAnsi="Arial" w:cs="Arial"/>
                <w:sz w:val="20"/>
                <w:szCs w:val="20"/>
              </w:rPr>
            </w:pPr>
            <w:r w:rsidRPr="007B4C4D">
              <w:rPr>
                <w:rFonts w:ascii="Arial" w:hAnsi="Arial" w:cs="Arial"/>
                <w:sz w:val="20"/>
                <w:szCs w:val="20"/>
              </w:rPr>
              <w:t>Краткий текст материала</w:t>
            </w:r>
          </w:p>
        </w:tc>
        <w:tc>
          <w:tcPr>
            <w:tcW w:w="2186" w:type="pct"/>
            <w:shd w:val="clear" w:color="auto" w:fill="auto"/>
            <w:vAlign w:val="center"/>
          </w:tcPr>
          <w:p w14:paraId="7E32F365" w14:textId="77777777" w:rsidR="007734A8" w:rsidRDefault="007734A8" w:rsidP="007734A8">
            <w:pPr>
              <w:jc w:val="left"/>
              <w:rPr>
                <w:rFonts w:ascii="Arial" w:hAnsi="Arial" w:cs="Arial"/>
                <w:sz w:val="20"/>
                <w:szCs w:val="20"/>
              </w:rPr>
            </w:pPr>
            <w:r w:rsidRPr="0059382C">
              <w:rPr>
                <w:rFonts w:ascii="Arial" w:hAnsi="Arial" w:cs="Arial"/>
                <w:sz w:val="20"/>
                <w:szCs w:val="20"/>
              </w:rPr>
              <w:t xml:space="preserve">Определяется системой, </w:t>
            </w:r>
            <w:r>
              <w:rPr>
                <w:rFonts w:ascii="Arial" w:hAnsi="Arial" w:cs="Arial"/>
                <w:sz w:val="20"/>
                <w:szCs w:val="20"/>
              </w:rPr>
              <w:t>краткое наименование, указанное в основной записи материала</w:t>
            </w:r>
          </w:p>
        </w:tc>
        <w:tc>
          <w:tcPr>
            <w:tcW w:w="1341" w:type="pct"/>
          </w:tcPr>
          <w:p w14:paraId="03B057B1" w14:textId="77777777" w:rsidR="007734A8" w:rsidRPr="00085002" w:rsidRDefault="007734A8" w:rsidP="007734A8">
            <w:pPr>
              <w:jc w:val="left"/>
              <w:rPr>
                <w:rFonts w:ascii="Arial" w:hAnsi="Arial" w:cs="Arial"/>
                <w:sz w:val="20"/>
                <w:szCs w:val="20"/>
              </w:rPr>
            </w:pPr>
            <w:r>
              <w:rPr>
                <w:rFonts w:ascii="Arial" w:hAnsi="Arial" w:cs="Arial"/>
                <w:sz w:val="20"/>
                <w:szCs w:val="20"/>
              </w:rPr>
              <w:t>Заполняется автоматически</w:t>
            </w:r>
          </w:p>
        </w:tc>
      </w:tr>
      <w:tr w:rsidR="007734A8" w:rsidRPr="00F94454" w14:paraId="3B06A7BE" w14:textId="77777777" w:rsidTr="005C2254">
        <w:trPr>
          <w:cantSplit/>
        </w:trPr>
        <w:tc>
          <w:tcPr>
            <w:tcW w:w="1473" w:type="pct"/>
            <w:vAlign w:val="center"/>
          </w:tcPr>
          <w:p w14:paraId="478A3F3E" w14:textId="77777777" w:rsidR="007734A8" w:rsidRDefault="007734A8" w:rsidP="007734A8">
            <w:pPr>
              <w:rPr>
                <w:rFonts w:ascii="Arial" w:hAnsi="Arial" w:cs="Arial"/>
                <w:sz w:val="20"/>
                <w:szCs w:val="20"/>
              </w:rPr>
            </w:pPr>
            <w:r w:rsidRPr="007B4C4D">
              <w:rPr>
                <w:rFonts w:ascii="Arial" w:hAnsi="Arial" w:cs="Arial"/>
                <w:sz w:val="20"/>
                <w:szCs w:val="20"/>
              </w:rPr>
              <w:t>Количество</w:t>
            </w:r>
          </w:p>
        </w:tc>
        <w:tc>
          <w:tcPr>
            <w:tcW w:w="2186" w:type="pct"/>
            <w:shd w:val="clear" w:color="auto" w:fill="auto"/>
            <w:vAlign w:val="center"/>
          </w:tcPr>
          <w:p w14:paraId="1DA913CE" w14:textId="77777777" w:rsidR="007734A8" w:rsidRPr="00085002" w:rsidRDefault="007734A8" w:rsidP="007734A8">
            <w:pPr>
              <w:jc w:val="left"/>
              <w:rPr>
                <w:rFonts w:ascii="Arial" w:hAnsi="Arial" w:cs="Arial"/>
                <w:sz w:val="20"/>
                <w:szCs w:val="20"/>
              </w:rPr>
            </w:pPr>
            <w:r w:rsidRPr="0059382C">
              <w:rPr>
                <w:rFonts w:ascii="Arial" w:hAnsi="Arial" w:cs="Arial"/>
                <w:sz w:val="20"/>
                <w:szCs w:val="20"/>
              </w:rPr>
              <w:t>Требуемое количество материала</w:t>
            </w:r>
          </w:p>
        </w:tc>
        <w:tc>
          <w:tcPr>
            <w:tcW w:w="1341" w:type="pct"/>
          </w:tcPr>
          <w:p w14:paraId="7A6976FC" w14:textId="77777777" w:rsidR="007734A8" w:rsidRPr="00085002" w:rsidRDefault="007734A8" w:rsidP="007734A8">
            <w:pPr>
              <w:jc w:val="left"/>
              <w:rPr>
                <w:rFonts w:ascii="Arial" w:hAnsi="Arial" w:cs="Arial"/>
                <w:sz w:val="20"/>
                <w:szCs w:val="20"/>
              </w:rPr>
            </w:pPr>
            <w:r>
              <w:rPr>
                <w:rFonts w:ascii="Arial" w:hAnsi="Arial" w:cs="Arial"/>
                <w:sz w:val="20"/>
                <w:szCs w:val="20"/>
              </w:rPr>
              <w:t>Ввод вручную</w:t>
            </w:r>
          </w:p>
        </w:tc>
      </w:tr>
      <w:tr w:rsidR="007734A8" w:rsidRPr="00F94454" w14:paraId="29623A3F" w14:textId="77777777" w:rsidTr="005C2254">
        <w:trPr>
          <w:cantSplit/>
        </w:trPr>
        <w:tc>
          <w:tcPr>
            <w:tcW w:w="1473" w:type="pct"/>
            <w:vAlign w:val="center"/>
          </w:tcPr>
          <w:p w14:paraId="095E0A28" w14:textId="77777777" w:rsidR="007734A8" w:rsidRDefault="007734A8" w:rsidP="007734A8">
            <w:pPr>
              <w:rPr>
                <w:rFonts w:ascii="Arial" w:hAnsi="Arial" w:cs="Arial"/>
                <w:sz w:val="20"/>
                <w:szCs w:val="20"/>
              </w:rPr>
            </w:pPr>
            <w:r w:rsidRPr="007B4C4D">
              <w:rPr>
                <w:rFonts w:ascii="Arial" w:hAnsi="Arial" w:cs="Arial"/>
                <w:sz w:val="20"/>
                <w:szCs w:val="20"/>
              </w:rPr>
              <w:t>ЕИ</w:t>
            </w:r>
          </w:p>
        </w:tc>
        <w:tc>
          <w:tcPr>
            <w:tcW w:w="2186" w:type="pct"/>
            <w:shd w:val="clear" w:color="auto" w:fill="auto"/>
            <w:vAlign w:val="center"/>
          </w:tcPr>
          <w:p w14:paraId="77B843BF" w14:textId="77777777" w:rsidR="007734A8" w:rsidRPr="00C0711C" w:rsidRDefault="007734A8" w:rsidP="007734A8">
            <w:pPr>
              <w:jc w:val="left"/>
              <w:rPr>
                <w:rFonts w:ascii="Arial" w:hAnsi="Arial" w:cs="Arial"/>
                <w:sz w:val="20"/>
                <w:szCs w:val="20"/>
              </w:rPr>
            </w:pPr>
            <w:r>
              <w:rPr>
                <w:rFonts w:ascii="Arial" w:hAnsi="Arial" w:cs="Arial"/>
                <w:sz w:val="20"/>
                <w:szCs w:val="20"/>
              </w:rPr>
              <w:t xml:space="preserve">Единица измерения, </w:t>
            </w:r>
            <w:r w:rsidRPr="0059382C">
              <w:rPr>
                <w:rFonts w:ascii="Arial" w:hAnsi="Arial" w:cs="Arial"/>
                <w:sz w:val="20"/>
                <w:szCs w:val="20"/>
              </w:rPr>
              <w:t>определяется системой</w:t>
            </w:r>
            <w:r>
              <w:rPr>
                <w:rFonts w:ascii="Arial" w:hAnsi="Arial" w:cs="Arial"/>
                <w:sz w:val="20"/>
                <w:szCs w:val="20"/>
              </w:rPr>
              <w:t>, но может быть изменена на альтернативную</w:t>
            </w:r>
          </w:p>
        </w:tc>
        <w:tc>
          <w:tcPr>
            <w:tcW w:w="1341" w:type="pct"/>
          </w:tcPr>
          <w:p w14:paraId="730BDE76" w14:textId="77777777" w:rsidR="007734A8" w:rsidRDefault="007734A8" w:rsidP="007734A8">
            <w:pPr>
              <w:jc w:val="left"/>
              <w:rPr>
                <w:rFonts w:ascii="Arial" w:hAnsi="Arial" w:cs="Arial"/>
                <w:sz w:val="20"/>
                <w:szCs w:val="20"/>
              </w:rPr>
            </w:pPr>
            <w:r>
              <w:rPr>
                <w:rFonts w:ascii="Arial" w:hAnsi="Arial" w:cs="Arial"/>
                <w:sz w:val="20"/>
                <w:szCs w:val="20"/>
              </w:rPr>
              <w:t>Альтернативная – выбор из справочника вручную</w:t>
            </w:r>
          </w:p>
        </w:tc>
      </w:tr>
      <w:tr w:rsidR="007734A8" w:rsidRPr="00F94454" w14:paraId="13752280" w14:textId="77777777" w:rsidTr="005C2254">
        <w:trPr>
          <w:cantSplit/>
        </w:trPr>
        <w:tc>
          <w:tcPr>
            <w:tcW w:w="1473" w:type="pct"/>
            <w:vAlign w:val="center"/>
          </w:tcPr>
          <w:p w14:paraId="38615396" w14:textId="77777777" w:rsidR="007734A8" w:rsidRPr="007B4C4D" w:rsidRDefault="007734A8" w:rsidP="007734A8">
            <w:pPr>
              <w:rPr>
                <w:rFonts w:ascii="Arial" w:hAnsi="Arial" w:cs="Arial"/>
                <w:sz w:val="20"/>
                <w:szCs w:val="20"/>
              </w:rPr>
            </w:pPr>
            <w:r w:rsidRPr="007B4C4D">
              <w:rPr>
                <w:rFonts w:ascii="Arial" w:hAnsi="Arial" w:cs="Arial"/>
                <w:sz w:val="20"/>
                <w:szCs w:val="20"/>
              </w:rPr>
              <w:t>Дата поставки</w:t>
            </w:r>
          </w:p>
        </w:tc>
        <w:tc>
          <w:tcPr>
            <w:tcW w:w="2186" w:type="pct"/>
            <w:shd w:val="clear" w:color="auto" w:fill="auto"/>
            <w:vAlign w:val="center"/>
          </w:tcPr>
          <w:p w14:paraId="08D06D06" w14:textId="77777777" w:rsidR="007734A8" w:rsidRPr="00085002" w:rsidRDefault="007734A8" w:rsidP="007734A8">
            <w:pPr>
              <w:jc w:val="left"/>
              <w:rPr>
                <w:rFonts w:ascii="Arial" w:hAnsi="Arial" w:cs="Arial"/>
                <w:sz w:val="20"/>
                <w:szCs w:val="20"/>
              </w:rPr>
            </w:pPr>
            <w:r>
              <w:rPr>
                <w:rFonts w:ascii="Arial" w:hAnsi="Arial" w:cs="Arial"/>
                <w:sz w:val="20"/>
                <w:szCs w:val="20"/>
              </w:rPr>
              <w:t>Планируемая дата потребности</w:t>
            </w:r>
          </w:p>
        </w:tc>
        <w:tc>
          <w:tcPr>
            <w:tcW w:w="1341" w:type="pct"/>
          </w:tcPr>
          <w:p w14:paraId="3EF33641" w14:textId="77777777" w:rsidR="007734A8" w:rsidRPr="00085002" w:rsidRDefault="007734A8" w:rsidP="007734A8">
            <w:pPr>
              <w:jc w:val="left"/>
              <w:rPr>
                <w:rFonts w:ascii="Arial" w:hAnsi="Arial" w:cs="Arial"/>
                <w:sz w:val="20"/>
                <w:szCs w:val="20"/>
              </w:rPr>
            </w:pPr>
            <w:r>
              <w:rPr>
                <w:rFonts w:ascii="Arial" w:hAnsi="Arial" w:cs="Arial"/>
                <w:sz w:val="20"/>
                <w:szCs w:val="20"/>
              </w:rPr>
              <w:t>Ввод вручную</w:t>
            </w:r>
          </w:p>
        </w:tc>
      </w:tr>
      <w:tr w:rsidR="007734A8" w:rsidRPr="00F94454" w14:paraId="6711C60B" w14:textId="77777777" w:rsidTr="005C2254">
        <w:trPr>
          <w:cantSplit/>
        </w:trPr>
        <w:tc>
          <w:tcPr>
            <w:tcW w:w="1473" w:type="pct"/>
            <w:vAlign w:val="center"/>
          </w:tcPr>
          <w:p w14:paraId="0FB93589" w14:textId="77777777" w:rsidR="007734A8" w:rsidRDefault="007734A8" w:rsidP="007734A8">
            <w:pPr>
              <w:rPr>
                <w:rFonts w:ascii="Arial" w:hAnsi="Arial" w:cs="Arial"/>
                <w:sz w:val="20"/>
                <w:szCs w:val="20"/>
              </w:rPr>
            </w:pPr>
            <w:r w:rsidRPr="007B4C4D">
              <w:rPr>
                <w:rFonts w:ascii="Arial" w:hAnsi="Arial" w:cs="Arial"/>
                <w:sz w:val="20"/>
                <w:szCs w:val="20"/>
              </w:rPr>
              <w:t>Группа материалов</w:t>
            </w:r>
          </w:p>
        </w:tc>
        <w:tc>
          <w:tcPr>
            <w:tcW w:w="2186" w:type="pct"/>
            <w:shd w:val="clear" w:color="auto" w:fill="auto"/>
            <w:vAlign w:val="center"/>
          </w:tcPr>
          <w:p w14:paraId="4F47829D" w14:textId="77777777" w:rsidR="007734A8" w:rsidRDefault="007734A8" w:rsidP="007734A8">
            <w:pPr>
              <w:jc w:val="left"/>
              <w:rPr>
                <w:rFonts w:ascii="Arial" w:hAnsi="Arial" w:cs="Arial"/>
                <w:sz w:val="20"/>
                <w:szCs w:val="20"/>
              </w:rPr>
            </w:pPr>
            <w:r w:rsidRPr="00BE5A58">
              <w:rPr>
                <w:rFonts w:ascii="Arial" w:hAnsi="Arial" w:cs="Arial"/>
                <w:sz w:val="20"/>
                <w:szCs w:val="20"/>
              </w:rPr>
              <w:t>Определяется системой, группа материалов, присво</w:t>
            </w:r>
            <w:r>
              <w:rPr>
                <w:rFonts w:ascii="Arial" w:hAnsi="Arial" w:cs="Arial"/>
                <w:sz w:val="20"/>
                <w:szCs w:val="20"/>
              </w:rPr>
              <w:t>енная основной записи материала</w:t>
            </w:r>
          </w:p>
        </w:tc>
        <w:tc>
          <w:tcPr>
            <w:tcW w:w="1341" w:type="pct"/>
          </w:tcPr>
          <w:p w14:paraId="056AA392" w14:textId="77777777" w:rsidR="007734A8" w:rsidRDefault="007734A8" w:rsidP="007734A8">
            <w:pPr>
              <w:jc w:val="left"/>
              <w:rPr>
                <w:rFonts w:ascii="Arial" w:hAnsi="Arial" w:cs="Arial"/>
                <w:sz w:val="20"/>
                <w:szCs w:val="20"/>
              </w:rPr>
            </w:pPr>
            <w:r>
              <w:rPr>
                <w:rFonts w:ascii="Arial" w:hAnsi="Arial" w:cs="Arial"/>
                <w:sz w:val="20"/>
                <w:szCs w:val="20"/>
              </w:rPr>
              <w:t>Заполняется автоматически</w:t>
            </w:r>
          </w:p>
        </w:tc>
      </w:tr>
      <w:tr w:rsidR="007734A8" w:rsidRPr="00F94454" w14:paraId="1D602787" w14:textId="77777777" w:rsidTr="005C2254">
        <w:trPr>
          <w:cantSplit/>
        </w:trPr>
        <w:tc>
          <w:tcPr>
            <w:tcW w:w="1473" w:type="pct"/>
            <w:vAlign w:val="center"/>
          </w:tcPr>
          <w:p w14:paraId="2FE78211" w14:textId="77777777" w:rsidR="007734A8" w:rsidRDefault="007734A8" w:rsidP="007734A8">
            <w:pPr>
              <w:rPr>
                <w:rFonts w:ascii="Arial" w:hAnsi="Arial" w:cs="Arial"/>
                <w:sz w:val="20"/>
                <w:szCs w:val="20"/>
              </w:rPr>
            </w:pPr>
            <w:r w:rsidRPr="007B4C4D">
              <w:rPr>
                <w:rFonts w:ascii="Arial" w:hAnsi="Arial" w:cs="Arial"/>
                <w:sz w:val="20"/>
                <w:szCs w:val="20"/>
              </w:rPr>
              <w:t>Завод</w:t>
            </w:r>
          </w:p>
        </w:tc>
        <w:tc>
          <w:tcPr>
            <w:tcW w:w="2186" w:type="pct"/>
            <w:shd w:val="clear" w:color="auto" w:fill="auto"/>
            <w:vAlign w:val="center"/>
          </w:tcPr>
          <w:p w14:paraId="5F75997F" w14:textId="77777777" w:rsidR="007734A8" w:rsidRDefault="007734A8" w:rsidP="007734A8">
            <w:pPr>
              <w:jc w:val="left"/>
              <w:rPr>
                <w:rFonts w:ascii="Arial" w:hAnsi="Arial" w:cs="Arial"/>
                <w:sz w:val="20"/>
                <w:szCs w:val="20"/>
              </w:rPr>
            </w:pPr>
            <w:r>
              <w:rPr>
                <w:rFonts w:ascii="Arial" w:hAnsi="Arial" w:cs="Arial"/>
                <w:sz w:val="20"/>
                <w:szCs w:val="20"/>
              </w:rPr>
              <w:t>Код завода с которого будет осуществлено списание</w:t>
            </w:r>
          </w:p>
        </w:tc>
        <w:tc>
          <w:tcPr>
            <w:tcW w:w="1341" w:type="pct"/>
          </w:tcPr>
          <w:p w14:paraId="3D8E7660" w14:textId="77777777" w:rsidR="007734A8" w:rsidRDefault="007734A8" w:rsidP="007734A8">
            <w:pPr>
              <w:jc w:val="left"/>
              <w:rPr>
                <w:rFonts w:ascii="Arial" w:hAnsi="Arial" w:cs="Arial"/>
                <w:sz w:val="20"/>
                <w:szCs w:val="20"/>
              </w:rPr>
            </w:pPr>
            <w:r>
              <w:rPr>
                <w:rFonts w:ascii="Arial" w:hAnsi="Arial" w:cs="Arial"/>
                <w:sz w:val="20"/>
                <w:szCs w:val="20"/>
              </w:rPr>
              <w:t>Выбор из справочника вручную</w:t>
            </w:r>
          </w:p>
        </w:tc>
      </w:tr>
      <w:tr w:rsidR="007734A8" w:rsidRPr="00F94454" w14:paraId="0E599B34" w14:textId="77777777" w:rsidTr="005C2254">
        <w:trPr>
          <w:cantSplit/>
        </w:trPr>
        <w:tc>
          <w:tcPr>
            <w:tcW w:w="1473" w:type="pct"/>
            <w:vAlign w:val="center"/>
          </w:tcPr>
          <w:p w14:paraId="0CD93A0B" w14:textId="77777777" w:rsidR="007734A8" w:rsidRPr="007B4C4D" w:rsidRDefault="007734A8" w:rsidP="007734A8">
            <w:pPr>
              <w:rPr>
                <w:rFonts w:ascii="Arial" w:hAnsi="Arial" w:cs="Arial"/>
                <w:sz w:val="20"/>
                <w:szCs w:val="20"/>
              </w:rPr>
            </w:pPr>
            <w:r>
              <w:rPr>
                <w:rFonts w:ascii="Arial" w:hAnsi="Arial" w:cs="Arial"/>
                <w:sz w:val="20"/>
                <w:szCs w:val="20"/>
              </w:rPr>
              <w:t>Склад</w:t>
            </w:r>
          </w:p>
        </w:tc>
        <w:tc>
          <w:tcPr>
            <w:tcW w:w="2186" w:type="pct"/>
            <w:shd w:val="clear" w:color="auto" w:fill="auto"/>
            <w:vAlign w:val="center"/>
          </w:tcPr>
          <w:p w14:paraId="04945CDD" w14:textId="77777777" w:rsidR="007734A8" w:rsidRDefault="007734A8" w:rsidP="007734A8">
            <w:pPr>
              <w:jc w:val="left"/>
              <w:rPr>
                <w:rFonts w:ascii="Arial" w:hAnsi="Arial" w:cs="Arial"/>
                <w:sz w:val="20"/>
                <w:szCs w:val="20"/>
              </w:rPr>
            </w:pPr>
            <w:r>
              <w:rPr>
                <w:rFonts w:ascii="Arial" w:hAnsi="Arial" w:cs="Arial"/>
                <w:sz w:val="20"/>
                <w:szCs w:val="20"/>
              </w:rPr>
              <w:t>Склад, с которого будет осуществлено списание</w:t>
            </w:r>
          </w:p>
        </w:tc>
        <w:tc>
          <w:tcPr>
            <w:tcW w:w="1341" w:type="pct"/>
          </w:tcPr>
          <w:p w14:paraId="4ABB4BD9" w14:textId="77777777" w:rsidR="007734A8" w:rsidRDefault="007734A8" w:rsidP="007734A8">
            <w:pPr>
              <w:jc w:val="left"/>
              <w:rPr>
                <w:rFonts w:ascii="Arial" w:hAnsi="Arial" w:cs="Arial"/>
                <w:sz w:val="20"/>
                <w:szCs w:val="20"/>
              </w:rPr>
            </w:pPr>
            <w:r>
              <w:rPr>
                <w:rFonts w:ascii="Arial" w:hAnsi="Arial" w:cs="Arial"/>
                <w:sz w:val="20"/>
                <w:szCs w:val="20"/>
              </w:rPr>
              <w:t>Выбор из справочника вручную</w:t>
            </w:r>
          </w:p>
        </w:tc>
      </w:tr>
      <w:tr w:rsidR="007734A8" w:rsidRPr="00F94454" w14:paraId="36B278F2" w14:textId="77777777" w:rsidTr="005C2254">
        <w:trPr>
          <w:cantSplit/>
        </w:trPr>
        <w:tc>
          <w:tcPr>
            <w:tcW w:w="1473" w:type="pct"/>
            <w:vAlign w:val="center"/>
          </w:tcPr>
          <w:p w14:paraId="1EA3C56D" w14:textId="77777777" w:rsidR="007734A8" w:rsidRDefault="007734A8" w:rsidP="007734A8">
            <w:pPr>
              <w:rPr>
                <w:rFonts w:ascii="Arial" w:hAnsi="Arial" w:cs="Arial"/>
                <w:sz w:val="20"/>
                <w:szCs w:val="20"/>
              </w:rPr>
            </w:pPr>
            <w:r>
              <w:rPr>
                <w:rFonts w:ascii="Arial" w:hAnsi="Arial" w:cs="Arial"/>
                <w:sz w:val="20"/>
                <w:szCs w:val="20"/>
              </w:rPr>
              <w:t>Завод-поставщик</w:t>
            </w:r>
          </w:p>
        </w:tc>
        <w:tc>
          <w:tcPr>
            <w:tcW w:w="2186" w:type="pct"/>
            <w:shd w:val="clear" w:color="auto" w:fill="auto"/>
            <w:vAlign w:val="center"/>
          </w:tcPr>
          <w:p w14:paraId="0BD9AE88" w14:textId="77777777" w:rsidR="007734A8" w:rsidRDefault="007734A8" w:rsidP="007734A8">
            <w:pPr>
              <w:jc w:val="left"/>
              <w:rPr>
                <w:rFonts w:ascii="Arial" w:hAnsi="Arial" w:cs="Arial"/>
                <w:sz w:val="20"/>
                <w:szCs w:val="20"/>
              </w:rPr>
            </w:pPr>
            <w:r>
              <w:rPr>
                <w:rFonts w:ascii="Arial" w:hAnsi="Arial" w:cs="Arial"/>
                <w:sz w:val="20"/>
                <w:szCs w:val="20"/>
              </w:rPr>
              <w:t xml:space="preserve">Завод-поставщик </w:t>
            </w:r>
          </w:p>
        </w:tc>
        <w:tc>
          <w:tcPr>
            <w:tcW w:w="1341" w:type="pct"/>
          </w:tcPr>
          <w:p w14:paraId="39095945" w14:textId="77777777" w:rsidR="007734A8" w:rsidRDefault="007734A8" w:rsidP="007734A8">
            <w:pPr>
              <w:jc w:val="left"/>
              <w:rPr>
                <w:rFonts w:ascii="Arial" w:hAnsi="Arial" w:cs="Arial"/>
                <w:sz w:val="20"/>
                <w:szCs w:val="20"/>
              </w:rPr>
            </w:pPr>
            <w:r>
              <w:rPr>
                <w:rFonts w:ascii="Arial" w:hAnsi="Arial" w:cs="Arial"/>
                <w:sz w:val="20"/>
                <w:szCs w:val="20"/>
              </w:rPr>
              <w:t>Заполняется автоматически</w:t>
            </w:r>
          </w:p>
        </w:tc>
      </w:tr>
      <w:tr w:rsidR="007734A8" w:rsidRPr="00F94454" w14:paraId="12426E59" w14:textId="77777777" w:rsidTr="005C2254">
        <w:trPr>
          <w:cantSplit/>
        </w:trPr>
        <w:tc>
          <w:tcPr>
            <w:tcW w:w="1473" w:type="pct"/>
            <w:vAlign w:val="center"/>
          </w:tcPr>
          <w:p w14:paraId="77D69D53" w14:textId="77777777" w:rsidR="007734A8" w:rsidRDefault="007734A8" w:rsidP="007734A8">
            <w:pPr>
              <w:rPr>
                <w:rFonts w:ascii="Arial" w:hAnsi="Arial" w:cs="Arial"/>
                <w:sz w:val="20"/>
                <w:szCs w:val="20"/>
              </w:rPr>
            </w:pPr>
            <w:r>
              <w:rPr>
                <w:rFonts w:ascii="Arial" w:hAnsi="Arial" w:cs="Arial"/>
                <w:sz w:val="20"/>
                <w:szCs w:val="20"/>
              </w:rPr>
              <w:t>Склад-поставщик</w:t>
            </w:r>
          </w:p>
        </w:tc>
        <w:tc>
          <w:tcPr>
            <w:tcW w:w="2186" w:type="pct"/>
            <w:shd w:val="clear" w:color="auto" w:fill="auto"/>
            <w:vAlign w:val="center"/>
          </w:tcPr>
          <w:p w14:paraId="7F5E68F1" w14:textId="77777777" w:rsidR="007734A8" w:rsidRDefault="007734A8" w:rsidP="007734A8">
            <w:pPr>
              <w:jc w:val="left"/>
              <w:rPr>
                <w:rFonts w:ascii="Arial" w:hAnsi="Arial" w:cs="Arial"/>
                <w:sz w:val="20"/>
                <w:szCs w:val="20"/>
              </w:rPr>
            </w:pPr>
            <w:r>
              <w:rPr>
                <w:rFonts w:ascii="Arial" w:hAnsi="Arial" w:cs="Arial"/>
                <w:sz w:val="20"/>
                <w:szCs w:val="20"/>
              </w:rPr>
              <w:t>Склад-поставщик</w:t>
            </w:r>
          </w:p>
        </w:tc>
        <w:tc>
          <w:tcPr>
            <w:tcW w:w="1341" w:type="pct"/>
          </w:tcPr>
          <w:p w14:paraId="63ECE60D" w14:textId="77777777" w:rsidR="007734A8" w:rsidRDefault="007734A8" w:rsidP="007734A8">
            <w:pPr>
              <w:jc w:val="left"/>
              <w:rPr>
                <w:rFonts w:ascii="Arial" w:hAnsi="Arial" w:cs="Arial"/>
                <w:sz w:val="20"/>
                <w:szCs w:val="20"/>
              </w:rPr>
            </w:pPr>
            <w:r>
              <w:rPr>
                <w:rFonts w:ascii="Arial" w:hAnsi="Arial" w:cs="Arial"/>
                <w:sz w:val="20"/>
                <w:szCs w:val="20"/>
              </w:rPr>
              <w:t>Заполняется автоматически</w:t>
            </w:r>
          </w:p>
        </w:tc>
      </w:tr>
      <w:tr w:rsidR="007734A8" w:rsidRPr="00F94454" w14:paraId="2ACE47AD" w14:textId="77777777" w:rsidTr="005C2254">
        <w:trPr>
          <w:cantSplit/>
        </w:trPr>
        <w:tc>
          <w:tcPr>
            <w:tcW w:w="1473" w:type="pct"/>
            <w:vAlign w:val="center"/>
          </w:tcPr>
          <w:p w14:paraId="198FF5D8" w14:textId="77777777" w:rsidR="007734A8" w:rsidRDefault="007734A8" w:rsidP="007734A8">
            <w:pPr>
              <w:rPr>
                <w:rFonts w:ascii="Arial" w:hAnsi="Arial" w:cs="Arial"/>
                <w:sz w:val="20"/>
                <w:szCs w:val="20"/>
              </w:rPr>
            </w:pPr>
            <w:r>
              <w:rPr>
                <w:rFonts w:ascii="Arial" w:hAnsi="Arial" w:cs="Arial"/>
                <w:sz w:val="20"/>
                <w:szCs w:val="20"/>
              </w:rPr>
              <w:t>МВЗ</w:t>
            </w:r>
          </w:p>
        </w:tc>
        <w:tc>
          <w:tcPr>
            <w:tcW w:w="2186" w:type="pct"/>
            <w:shd w:val="clear" w:color="auto" w:fill="auto"/>
            <w:vAlign w:val="center"/>
          </w:tcPr>
          <w:p w14:paraId="42D72B12" w14:textId="77777777" w:rsidR="007734A8" w:rsidRPr="00E87B4F" w:rsidRDefault="007734A8" w:rsidP="007734A8">
            <w:pPr>
              <w:jc w:val="left"/>
              <w:rPr>
                <w:rFonts w:ascii="Arial" w:hAnsi="Arial" w:cs="Arial"/>
                <w:sz w:val="20"/>
                <w:szCs w:val="20"/>
              </w:rPr>
            </w:pPr>
            <w:r>
              <w:rPr>
                <w:rFonts w:ascii="Arial" w:hAnsi="Arial" w:cs="Arial"/>
                <w:sz w:val="20"/>
                <w:szCs w:val="20"/>
              </w:rPr>
              <w:t>Подразделение, на которое будут отнесены затраты на списание</w:t>
            </w:r>
            <w:r w:rsidR="00C703D5">
              <w:rPr>
                <w:rFonts w:ascii="Arial" w:hAnsi="Arial" w:cs="Arial"/>
                <w:sz w:val="20"/>
                <w:szCs w:val="20"/>
              </w:rPr>
              <w:t xml:space="preserve"> или статистическая </w:t>
            </w:r>
            <w:proofErr w:type="spellStart"/>
            <w:r w:rsidR="00C703D5">
              <w:rPr>
                <w:rFonts w:ascii="Arial" w:hAnsi="Arial" w:cs="Arial"/>
                <w:sz w:val="20"/>
                <w:szCs w:val="20"/>
              </w:rPr>
              <w:t>контировка</w:t>
            </w:r>
            <w:proofErr w:type="spellEnd"/>
            <w:r w:rsidR="00C703D5">
              <w:rPr>
                <w:rFonts w:ascii="Arial" w:hAnsi="Arial" w:cs="Arial"/>
                <w:sz w:val="20"/>
                <w:szCs w:val="20"/>
              </w:rPr>
              <w:t xml:space="preserve"> для определения бюджетного адреса</w:t>
            </w:r>
          </w:p>
        </w:tc>
        <w:tc>
          <w:tcPr>
            <w:tcW w:w="1341" w:type="pct"/>
          </w:tcPr>
          <w:p w14:paraId="539C35F1" w14:textId="77777777" w:rsidR="007734A8" w:rsidRDefault="007734A8" w:rsidP="007734A8">
            <w:pPr>
              <w:jc w:val="left"/>
              <w:rPr>
                <w:rFonts w:ascii="Arial" w:hAnsi="Arial" w:cs="Arial"/>
                <w:sz w:val="20"/>
                <w:szCs w:val="20"/>
              </w:rPr>
            </w:pPr>
            <w:r>
              <w:rPr>
                <w:rFonts w:ascii="Arial" w:hAnsi="Arial" w:cs="Arial"/>
                <w:sz w:val="20"/>
                <w:szCs w:val="20"/>
              </w:rPr>
              <w:t>Выбор из справочника вручную</w:t>
            </w:r>
          </w:p>
        </w:tc>
      </w:tr>
      <w:tr w:rsidR="00C703D5" w:rsidRPr="00F94454" w:rsidDel="006E3616" w14:paraId="720C339C" w14:textId="07A2A510" w:rsidTr="005C2254">
        <w:trPr>
          <w:cantSplit/>
          <w:del w:id="857" w:author="Kislov Vladimir" w:date="2021-03-23T19:15:00Z"/>
        </w:trPr>
        <w:tc>
          <w:tcPr>
            <w:tcW w:w="1473" w:type="pct"/>
            <w:vAlign w:val="center"/>
          </w:tcPr>
          <w:p w14:paraId="46A08B9E" w14:textId="2E89D7BC" w:rsidR="00C703D5" w:rsidDel="006E3616" w:rsidRDefault="00C703D5" w:rsidP="00C703D5">
            <w:pPr>
              <w:rPr>
                <w:del w:id="858" w:author="Kislov Vladimir" w:date="2021-03-23T19:15:00Z"/>
                <w:rFonts w:ascii="Arial" w:hAnsi="Arial" w:cs="Arial"/>
                <w:sz w:val="20"/>
                <w:szCs w:val="20"/>
              </w:rPr>
            </w:pPr>
          </w:p>
        </w:tc>
        <w:tc>
          <w:tcPr>
            <w:tcW w:w="2186" w:type="pct"/>
            <w:shd w:val="clear" w:color="auto" w:fill="auto"/>
            <w:vAlign w:val="center"/>
          </w:tcPr>
          <w:p w14:paraId="18190916" w14:textId="7926130C" w:rsidR="00C703D5" w:rsidDel="006E3616" w:rsidRDefault="00C703D5" w:rsidP="00C703D5">
            <w:pPr>
              <w:jc w:val="left"/>
              <w:rPr>
                <w:del w:id="859" w:author="Kislov Vladimir" w:date="2021-03-23T19:15:00Z"/>
                <w:rFonts w:ascii="Arial" w:hAnsi="Arial" w:cs="Arial"/>
                <w:sz w:val="20"/>
                <w:szCs w:val="20"/>
              </w:rPr>
            </w:pPr>
          </w:p>
        </w:tc>
        <w:tc>
          <w:tcPr>
            <w:tcW w:w="1341" w:type="pct"/>
          </w:tcPr>
          <w:p w14:paraId="137E5EEC" w14:textId="44B5A5B3" w:rsidR="00C703D5" w:rsidDel="006E3616" w:rsidRDefault="00C703D5" w:rsidP="00C703D5">
            <w:pPr>
              <w:jc w:val="left"/>
              <w:rPr>
                <w:del w:id="860" w:author="Kislov Vladimir" w:date="2021-03-23T19:15:00Z"/>
                <w:rFonts w:ascii="Arial" w:hAnsi="Arial" w:cs="Arial"/>
                <w:sz w:val="20"/>
                <w:szCs w:val="20"/>
              </w:rPr>
            </w:pPr>
          </w:p>
        </w:tc>
      </w:tr>
      <w:tr w:rsidR="00C703D5" w:rsidRPr="00F94454" w:rsidDel="006E3616" w14:paraId="56A88E01" w14:textId="40AC465D" w:rsidTr="005C2254">
        <w:trPr>
          <w:cantSplit/>
          <w:del w:id="861" w:author="Kislov Vladimir" w:date="2021-03-23T19:15:00Z"/>
        </w:trPr>
        <w:tc>
          <w:tcPr>
            <w:tcW w:w="1473" w:type="pct"/>
            <w:vAlign w:val="center"/>
          </w:tcPr>
          <w:p w14:paraId="5924EA7F" w14:textId="05A312E9" w:rsidR="00C703D5" w:rsidDel="006E3616" w:rsidRDefault="00C703D5" w:rsidP="00C703D5">
            <w:pPr>
              <w:rPr>
                <w:del w:id="862" w:author="Kislov Vladimir" w:date="2021-03-23T19:15:00Z"/>
                <w:rFonts w:ascii="Arial" w:hAnsi="Arial" w:cs="Arial"/>
                <w:sz w:val="20"/>
                <w:szCs w:val="20"/>
              </w:rPr>
            </w:pPr>
          </w:p>
        </w:tc>
        <w:tc>
          <w:tcPr>
            <w:tcW w:w="2186" w:type="pct"/>
            <w:shd w:val="clear" w:color="auto" w:fill="auto"/>
            <w:vAlign w:val="center"/>
          </w:tcPr>
          <w:p w14:paraId="7844E9AB" w14:textId="5C191BAE" w:rsidR="00C703D5" w:rsidDel="006E3616" w:rsidRDefault="00C703D5" w:rsidP="00C703D5">
            <w:pPr>
              <w:jc w:val="left"/>
              <w:rPr>
                <w:del w:id="863" w:author="Kislov Vladimir" w:date="2021-03-23T19:15:00Z"/>
                <w:rFonts w:ascii="Arial" w:hAnsi="Arial" w:cs="Arial"/>
                <w:sz w:val="20"/>
                <w:szCs w:val="20"/>
              </w:rPr>
            </w:pPr>
          </w:p>
        </w:tc>
        <w:tc>
          <w:tcPr>
            <w:tcW w:w="1341" w:type="pct"/>
          </w:tcPr>
          <w:p w14:paraId="06C535AB" w14:textId="4A47D467" w:rsidR="00C703D5" w:rsidDel="006E3616" w:rsidRDefault="00C703D5" w:rsidP="00C703D5">
            <w:pPr>
              <w:jc w:val="left"/>
              <w:rPr>
                <w:del w:id="864" w:author="Kislov Vladimir" w:date="2021-03-23T19:15:00Z"/>
                <w:rFonts w:ascii="Arial" w:hAnsi="Arial" w:cs="Arial"/>
                <w:sz w:val="20"/>
                <w:szCs w:val="20"/>
              </w:rPr>
            </w:pPr>
          </w:p>
        </w:tc>
      </w:tr>
    </w:tbl>
    <w:p w14:paraId="1B5C8EA3" w14:textId="77777777" w:rsidR="0076648C" w:rsidRDefault="0076648C" w:rsidP="0076648C">
      <w:pPr>
        <w:spacing w:after="240" w:line="276" w:lineRule="auto"/>
        <w:ind w:firstLine="567"/>
        <w:rPr>
          <w:rFonts w:ascii="Arial" w:hAnsi="Arial" w:cs="Arial"/>
        </w:rPr>
      </w:pPr>
    </w:p>
    <w:p w14:paraId="48D8C7A0" w14:textId="77777777" w:rsidR="00842875" w:rsidRPr="000835FE" w:rsidRDefault="00842875" w:rsidP="00590100">
      <w:pPr>
        <w:pStyle w:val="3"/>
      </w:pPr>
      <w:bookmarkStart w:id="865" w:name="_Toc527633263"/>
      <w:r>
        <w:t>Заявка на закупку МТР</w:t>
      </w:r>
      <w:bookmarkEnd w:id="865"/>
    </w:p>
    <w:p w14:paraId="3F6F18BF" w14:textId="77777777" w:rsidR="00842875" w:rsidRDefault="00842875" w:rsidP="00842875">
      <w:pPr>
        <w:spacing w:after="240" w:line="276" w:lineRule="auto"/>
        <w:ind w:firstLine="567"/>
        <w:rPr>
          <w:rFonts w:ascii="Arial" w:hAnsi="Arial" w:cs="Arial"/>
        </w:rPr>
      </w:pPr>
      <w:r>
        <w:rPr>
          <w:rFonts w:ascii="Arial" w:hAnsi="Arial" w:cs="Arial"/>
        </w:rPr>
        <w:t xml:space="preserve">Заявки на закупку МТР создаваемые вручную выделены в отдельный вид документа </w:t>
      </w:r>
      <w:bookmarkStart w:id="866" w:name="_Hlk520390784"/>
      <w:r>
        <w:rPr>
          <w:rFonts w:ascii="Arial" w:hAnsi="Arial" w:cs="Arial"/>
        </w:rPr>
        <w:t>ZNB</w:t>
      </w:r>
      <w:bookmarkEnd w:id="866"/>
      <w:r>
        <w:rPr>
          <w:rFonts w:ascii="Arial" w:hAnsi="Arial" w:cs="Arial"/>
        </w:rPr>
        <w:t>, тип позиции при этом не заполняется.</w:t>
      </w:r>
    </w:p>
    <w:p w14:paraId="24152623" w14:textId="77777777" w:rsidR="00842875" w:rsidRDefault="00842875" w:rsidP="00842875">
      <w:pPr>
        <w:pStyle w:val="a8"/>
        <w:keepNext/>
        <w:spacing w:after="240" w:afterAutospacing="0" w:line="276" w:lineRule="auto"/>
        <w:jc w:val="right"/>
        <w:rPr>
          <w:rFonts w:ascii="Arial" w:hAnsi="Arial" w:cs="Arial"/>
          <w:color w:val="000000" w:themeColor="text1"/>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5578C5">
        <w:rPr>
          <w:rFonts w:ascii="Arial" w:hAnsi="Arial" w:cs="Arial"/>
          <w:b/>
          <w:noProof/>
          <w:sz w:val="22"/>
        </w:rPr>
        <w:t>50</w:t>
      </w:r>
      <w:r w:rsidRPr="00916FAB">
        <w:rPr>
          <w:rFonts w:ascii="Arial" w:hAnsi="Arial" w:cs="Arial"/>
          <w:b/>
          <w:sz w:val="22"/>
        </w:rPr>
        <w:fldChar w:fldCharType="end"/>
      </w:r>
      <w:r w:rsidRPr="00916FAB">
        <w:rPr>
          <w:rFonts w:ascii="Arial" w:hAnsi="Arial" w:cs="Arial"/>
          <w:b/>
          <w:sz w:val="22"/>
        </w:rPr>
        <w:t xml:space="preserve">. </w:t>
      </w:r>
      <w:r>
        <w:rPr>
          <w:rFonts w:ascii="Arial" w:hAnsi="Arial" w:cs="Arial"/>
          <w:b/>
          <w:sz w:val="22"/>
        </w:rPr>
        <w:t>Обязательные поля заявки на закупку МТР</w:t>
      </w:r>
    </w:p>
    <w:tbl>
      <w:tblPr>
        <w:tblW w:w="4939"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961"/>
        <w:gridCol w:w="4395"/>
        <w:gridCol w:w="2696"/>
      </w:tblGrid>
      <w:tr w:rsidR="00842875" w:rsidRPr="00F94454" w14:paraId="7BB3526F" w14:textId="77777777" w:rsidTr="004F6A08">
        <w:trPr>
          <w:cantSplit/>
          <w:trHeight w:val="397"/>
          <w:tblHeader/>
        </w:trPr>
        <w:tc>
          <w:tcPr>
            <w:tcW w:w="1473" w:type="pct"/>
            <w:shd w:val="clear" w:color="auto" w:fill="FFC000"/>
            <w:vAlign w:val="center"/>
          </w:tcPr>
          <w:p w14:paraId="5A64E2E2" w14:textId="77777777" w:rsidR="00842875" w:rsidRPr="00D36A72" w:rsidRDefault="00842875" w:rsidP="004F6A08">
            <w:pPr>
              <w:jc w:val="center"/>
              <w:rPr>
                <w:rFonts w:ascii="Arial" w:hAnsi="Arial" w:cs="Arial"/>
                <w:b/>
                <w:sz w:val="20"/>
              </w:rPr>
            </w:pPr>
            <w:r>
              <w:rPr>
                <w:rFonts w:ascii="Arial" w:hAnsi="Arial" w:cs="Arial"/>
                <w:b/>
                <w:sz w:val="20"/>
                <w:szCs w:val="20"/>
                <w:lang w:eastAsia="ru-RU"/>
              </w:rPr>
              <w:t>Имя поля</w:t>
            </w:r>
          </w:p>
        </w:tc>
        <w:tc>
          <w:tcPr>
            <w:tcW w:w="2186" w:type="pct"/>
            <w:shd w:val="clear" w:color="auto" w:fill="FFC000"/>
            <w:vAlign w:val="center"/>
          </w:tcPr>
          <w:p w14:paraId="6B60CD98" w14:textId="77777777" w:rsidR="00842875" w:rsidRPr="00F94454" w:rsidRDefault="00842875" w:rsidP="004F6A08">
            <w:pPr>
              <w:jc w:val="center"/>
              <w:rPr>
                <w:rFonts w:ascii="Arial" w:hAnsi="Arial" w:cs="Arial"/>
                <w:b/>
                <w:sz w:val="20"/>
              </w:rPr>
            </w:pPr>
            <w:r>
              <w:rPr>
                <w:rFonts w:ascii="Arial" w:hAnsi="Arial" w:cs="Arial"/>
                <w:b/>
                <w:sz w:val="20"/>
                <w:szCs w:val="20"/>
                <w:lang w:eastAsia="ru-RU"/>
              </w:rPr>
              <w:t>Содержание поля документа</w:t>
            </w:r>
          </w:p>
        </w:tc>
        <w:tc>
          <w:tcPr>
            <w:tcW w:w="1341" w:type="pct"/>
            <w:shd w:val="clear" w:color="auto" w:fill="FFC000"/>
          </w:tcPr>
          <w:p w14:paraId="7BBC23B8" w14:textId="77777777" w:rsidR="00842875" w:rsidRDefault="00842875" w:rsidP="004F6A08">
            <w:pPr>
              <w:jc w:val="center"/>
              <w:rPr>
                <w:rFonts w:ascii="Arial" w:hAnsi="Arial" w:cs="Arial"/>
                <w:b/>
                <w:sz w:val="20"/>
                <w:szCs w:val="20"/>
                <w:lang w:eastAsia="ru-RU"/>
              </w:rPr>
            </w:pPr>
            <w:r>
              <w:rPr>
                <w:rFonts w:ascii="Arial" w:hAnsi="Arial" w:cs="Arial"/>
                <w:b/>
                <w:sz w:val="20"/>
              </w:rPr>
              <w:t>Принцип заполнения при создании вручную</w:t>
            </w:r>
          </w:p>
        </w:tc>
      </w:tr>
      <w:tr w:rsidR="00842875" w:rsidRPr="00F94454" w14:paraId="7FEF89E9" w14:textId="77777777" w:rsidTr="004F6A08">
        <w:trPr>
          <w:cantSplit/>
        </w:trPr>
        <w:tc>
          <w:tcPr>
            <w:tcW w:w="1473" w:type="pct"/>
            <w:vAlign w:val="center"/>
          </w:tcPr>
          <w:p w14:paraId="296E71A0" w14:textId="77777777" w:rsidR="00842875" w:rsidRPr="007B4C4D" w:rsidRDefault="00842875" w:rsidP="004F6A08">
            <w:pPr>
              <w:rPr>
                <w:rFonts w:ascii="Arial" w:hAnsi="Arial" w:cs="Arial"/>
                <w:sz w:val="20"/>
                <w:szCs w:val="20"/>
              </w:rPr>
            </w:pPr>
            <w:r w:rsidRPr="007B4C4D">
              <w:rPr>
                <w:rFonts w:ascii="Arial" w:hAnsi="Arial" w:cs="Arial"/>
                <w:sz w:val="20"/>
                <w:szCs w:val="20"/>
              </w:rPr>
              <w:t>Вид документа</w:t>
            </w:r>
          </w:p>
        </w:tc>
        <w:tc>
          <w:tcPr>
            <w:tcW w:w="2186" w:type="pct"/>
            <w:shd w:val="clear" w:color="auto" w:fill="auto"/>
            <w:vAlign w:val="center"/>
          </w:tcPr>
          <w:p w14:paraId="0D09C000" w14:textId="77777777" w:rsidR="00842875" w:rsidRPr="006445D4" w:rsidRDefault="00842875" w:rsidP="004F6A08">
            <w:pPr>
              <w:jc w:val="left"/>
              <w:rPr>
                <w:rFonts w:ascii="Arial" w:hAnsi="Arial" w:cs="Arial"/>
                <w:sz w:val="20"/>
                <w:szCs w:val="20"/>
              </w:rPr>
            </w:pPr>
            <w:r>
              <w:rPr>
                <w:rFonts w:ascii="Arial" w:hAnsi="Arial" w:cs="Arial"/>
                <w:sz w:val="20"/>
                <w:szCs w:val="20"/>
              </w:rPr>
              <w:t xml:space="preserve">Вид заявки - </w:t>
            </w:r>
            <w:r>
              <w:rPr>
                <w:rFonts w:ascii="Arial" w:hAnsi="Arial" w:cs="Arial"/>
                <w:sz w:val="20"/>
                <w:szCs w:val="20"/>
                <w:lang w:val="en-US"/>
              </w:rPr>
              <w:t>ZNB</w:t>
            </w:r>
          </w:p>
        </w:tc>
        <w:tc>
          <w:tcPr>
            <w:tcW w:w="1341" w:type="pct"/>
          </w:tcPr>
          <w:p w14:paraId="4A176E4E" w14:textId="77777777" w:rsidR="00842875" w:rsidRDefault="00842875" w:rsidP="004F6A08">
            <w:pPr>
              <w:jc w:val="left"/>
              <w:rPr>
                <w:rFonts w:ascii="Arial" w:hAnsi="Arial" w:cs="Arial"/>
                <w:sz w:val="20"/>
                <w:szCs w:val="20"/>
              </w:rPr>
            </w:pPr>
            <w:r>
              <w:rPr>
                <w:rFonts w:ascii="Arial" w:hAnsi="Arial" w:cs="Arial"/>
                <w:sz w:val="20"/>
                <w:szCs w:val="20"/>
              </w:rPr>
              <w:t>Выбор из справочника вручную</w:t>
            </w:r>
          </w:p>
        </w:tc>
      </w:tr>
      <w:tr w:rsidR="00842875" w:rsidRPr="00F94454" w14:paraId="7FBAA480" w14:textId="77777777" w:rsidTr="004F6A08">
        <w:trPr>
          <w:cantSplit/>
        </w:trPr>
        <w:tc>
          <w:tcPr>
            <w:tcW w:w="1473" w:type="pct"/>
            <w:vAlign w:val="center"/>
          </w:tcPr>
          <w:p w14:paraId="238ABF36" w14:textId="77777777" w:rsidR="00842875" w:rsidRDefault="00842875" w:rsidP="004F6A08">
            <w:pPr>
              <w:rPr>
                <w:rFonts w:ascii="Arial" w:hAnsi="Arial" w:cs="Arial"/>
                <w:sz w:val="20"/>
                <w:szCs w:val="20"/>
              </w:rPr>
            </w:pPr>
            <w:r w:rsidRPr="007B4C4D">
              <w:rPr>
                <w:rFonts w:ascii="Arial" w:hAnsi="Arial" w:cs="Arial"/>
                <w:sz w:val="20"/>
                <w:szCs w:val="20"/>
              </w:rPr>
              <w:t xml:space="preserve">Тип </w:t>
            </w:r>
            <w:proofErr w:type="spellStart"/>
            <w:r w:rsidRPr="007B4C4D">
              <w:rPr>
                <w:rFonts w:ascii="Arial" w:hAnsi="Arial" w:cs="Arial"/>
                <w:sz w:val="20"/>
                <w:szCs w:val="20"/>
              </w:rPr>
              <w:t>контировки</w:t>
            </w:r>
            <w:proofErr w:type="spellEnd"/>
          </w:p>
        </w:tc>
        <w:tc>
          <w:tcPr>
            <w:tcW w:w="2186" w:type="pct"/>
            <w:shd w:val="clear" w:color="auto" w:fill="auto"/>
            <w:vAlign w:val="center"/>
          </w:tcPr>
          <w:p w14:paraId="1CD62EFF" w14:textId="77777777" w:rsidR="00842875" w:rsidRDefault="00842875" w:rsidP="004F6A08">
            <w:pPr>
              <w:jc w:val="left"/>
              <w:rPr>
                <w:rFonts w:ascii="Arial" w:hAnsi="Arial" w:cs="Arial"/>
                <w:sz w:val="20"/>
                <w:szCs w:val="20"/>
              </w:rPr>
            </w:pPr>
            <w:r>
              <w:rPr>
                <w:rFonts w:ascii="Arial" w:hAnsi="Arial" w:cs="Arial"/>
                <w:sz w:val="20"/>
                <w:szCs w:val="20"/>
              </w:rPr>
              <w:t>Пустое значение – Закупка в общий запас;</w:t>
            </w:r>
          </w:p>
          <w:p w14:paraId="5FD59ED6" w14:textId="77777777" w:rsidR="00842875" w:rsidRPr="0059382C" w:rsidRDefault="00842875" w:rsidP="004F6A08">
            <w:pPr>
              <w:jc w:val="left"/>
              <w:rPr>
                <w:rFonts w:ascii="Arial" w:hAnsi="Arial" w:cs="Arial"/>
                <w:sz w:val="20"/>
                <w:szCs w:val="20"/>
              </w:rPr>
            </w:pPr>
            <w:r>
              <w:rPr>
                <w:rFonts w:ascii="Arial" w:hAnsi="Arial" w:cs="Arial"/>
                <w:sz w:val="20"/>
                <w:szCs w:val="20"/>
                <w:lang w:val="en-US"/>
              </w:rPr>
              <w:t>Q</w:t>
            </w:r>
            <w:r w:rsidRPr="0059382C">
              <w:rPr>
                <w:rFonts w:ascii="Arial" w:hAnsi="Arial" w:cs="Arial"/>
                <w:sz w:val="20"/>
                <w:szCs w:val="20"/>
              </w:rPr>
              <w:t xml:space="preserve"> – </w:t>
            </w:r>
            <w:r>
              <w:rPr>
                <w:rFonts w:ascii="Arial" w:hAnsi="Arial" w:cs="Arial"/>
                <w:sz w:val="20"/>
                <w:szCs w:val="20"/>
              </w:rPr>
              <w:t>Закупка в запас проекта</w:t>
            </w:r>
          </w:p>
        </w:tc>
        <w:tc>
          <w:tcPr>
            <w:tcW w:w="1341" w:type="pct"/>
          </w:tcPr>
          <w:p w14:paraId="213B6C68" w14:textId="77777777" w:rsidR="00842875" w:rsidRDefault="00842875" w:rsidP="004F6A08">
            <w:pPr>
              <w:jc w:val="left"/>
              <w:rPr>
                <w:rFonts w:ascii="Arial" w:hAnsi="Arial" w:cs="Arial"/>
                <w:sz w:val="20"/>
                <w:szCs w:val="20"/>
              </w:rPr>
            </w:pPr>
            <w:r>
              <w:rPr>
                <w:rFonts w:ascii="Arial" w:hAnsi="Arial" w:cs="Arial"/>
                <w:sz w:val="20"/>
                <w:szCs w:val="20"/>
              </w:rPr>
              <w:t>Выбор из справочника вручную</w:t>
            </w:r>
          </w:p>
        </w:tc>
      </w:tr>
      <w:tr w:rsidR="00842875" w:rsidRPr="00F94454" w14:paraId="26BDE258" w14:textId="77777777" w:rsidTr="004F6A08">
        <w:trPr>
          <w:cantSplit/>
        </w:trPr>
        <w:tc>
          <w:tcPr>
            <w:tcW w:w="1473" w:type="pct"/>
            <w:vAlign w:val="center"/>
          </w:tcPr>
          <w:p w14:paraId="3645B0B8" w14:textId="77777777" w:rsidR="00842875" w:rsidRDefault="00842875" w:rsidP="004F6A08">
            <w:pPr>
              <w:rPr>
                <w:rFonts w:ascii="Arial" w:hAnsi="Arial" w:cs="Arial"/>
                <w:sz w:val="20"/>
                <w:szCs w:val="20"/>
              </w:rPr>
            </w:pPr>
            <w:r w:rsidRPr="007B4C4D">
              <w:rPr>
                <w:rFonts w:ascii="Arial" w:hAnsi="Arial" w:cs="Arial"/>
                <w:sz w:val="20"/>
                <w:szCs w:val="20"/>
              </w:rPr>
              <w:t>Материал</w:t>
            </w:r>
          </w:p>
        </w:tc>
        <w:tc>
          <w:tcPr>
            <w:tcW w:w="2186" w:type="pct"/>
            <w:shd w:val="clear" w:color="auto" w:fill="auto"/>
            <w:vAlign w:val="center"/>
          </w:tcPr>
          <w:p w14:paraId="2A99642D" w14:textId="77777777" w:rsidR="00842875" w:rsidRDefault="00842875" w:rsidP="004F6A08">
            <w:pPr>
              <w:jc w:val="left"/>
              <w:rPr>
                <w:rFonts w:ascii="Arial" w:hAnsi="Arial" w:cs="Arial"/>
                <w:sz w:val="20"/>
                <w:szCs w:val="20"/>
              </w:rPr>
            </w:pPr>
            <w:r>
              <w:rPr>
                <w:rFonts w:ascii="Arial" w:hAnsi="Arial" w:cs="Arial"/>
                <w:sz w:val="20"/>
                <w:szCs w:val="20"/>
              </w:rPr>
              <w:t>Код МТР из справочника основных записей материала</w:t>
            </w:r>
          </w:p>
        </w:tc>
        <w:tc>
          <w:tcPr>
            <w:tcW w:w="1341" w:type="pct"/>
          </w:tcPr>
          <w:p w14:paraId="59A4EA50" w14:textId="77777777" w:rsidR="00842875" w:rsidRDefault="00842875" w:rsidP="004F6A08">
            <w:pPr>
              <w:jc w:val="left"/>
              <w:rPr>
                <w:rFonts w:ascii="Arial" w:hAnsi="Arial" w:cs="Arial"/>
                <w:sz w:val="20"/>
                <w:szCs w:val="20"/>
              </w:rPr>
            </w:pPr>
            <w:r>
              <w:rPr>
                <w:rFonts w:ascii="Arial" w:hAnsi="Arial" w:cs="Arial"/>
                <w:sz w:val="20"/>
                <w:szCs w:val="20"/>
              </w:rPr>
              <w:t>Выбор из справочника вручную</w:t>
            </w:r>
          </w:p>
        </w:tc>
      </w:tr>
      <w:tr w:rsidR="00842875" w:rsidRPr="00F94454" w14:paraId="1F2154C9" w14:textId="77777777" w:rsidTr="004F6A08">
        <w:trPr>
          <w:cantSplit/>
        </w:trPr>
        <w:tc>
          <w:tcPr>
            <w:tcW w:w="1473" w:type="pct"/>
            <w:vAlign w:val="center"/>
          </w:tcPr>
          <w:p w14:paraId="5DA1174B" w14:textId="77777777" w:rsidR="00842875" w:rsidRPr="001C0157" w:rsidRDefault="00842875" w:rsidP="004F6A08">
            <w:pPr>
              <w:rPr>
                <w:rFonts w:ascii="Arial" w:hAnsi="Arial" w:cs="Arial"/>
                <w:sz w:val="20"/>
                <w:szCs w:val="20"/>
              </w:rPr>
            </w:pPr>
            <w:r w:rsidRPr="007B4C4D">
              <w:rPr>
                <w:rFonts w:ascii="Arial" w:hAnsi="Arial" w:cs="Arial"/>
                <w:sz w:val="20"/>
                <w:szCs w:val="20"/>
              </w:rPr>
              <w:t>Краткий текст материала</w:t>
            </w:r>
          </w:p>
        </w:tc>
        <w:tc>
          <w:tcPr>
            <w:tcW w:w="2186" w:type="pct"/>
            <w:shd w:val="clear" w:color="auto" w:fill="auto"/>
            <w:vAlign w:val="center"/>
          </w:tcPr>
          <w:p w14:paraId="08078379" w14:textId="77777777" w:rsidR="00842875" w:rsidRDefault="00842875" w:rsidP="004F6A08">
            <w:pPr>
              <w:jc w:val="left"/>
              <w:rPr>
                <w:rFonts w:ascii="Arial" w:hAnsi="Arial" w:cs="Arial"/>
                <w:sz w:val="20"/>
                <w:szCs w:val="20"/>
              </w:rPr>
            </w:pPr>
            <w:r w:rsidRPr="0059382C">
              <w:rPr>
                <w:rFonts w:ascii="Arial" w:hAnsi="Arial" w:cs="Arial"/>
                <w:sz w:val="20"/>
                <w:szCs w:val="20"/>
              </w:rPr>
              <w:t xml:space="preserve">Определяется системой, </w:t>
            </w:r>
            <w:r w:rsidR="00DC20A4">
              <w:rPr>
                <w:rFonts w:ascii="Arial" w:hAnsi="Arial" w:cs="Arial"/>
                <w:sz w:val="20"/>
                <w:szCs w:val="20"/>
              </w:rPr>
              <w:t>краткое наименование,</w:t>
            </w:r>
            <w:r>
              <w:rPr>
                <w:rFonts w:ascii="Arial" w:hAnsi="Arial" w:cs="Arial"/>
                <w:sz w:val="20"/>
                <w:szCs w:val="20"/>
              </w:rPr>
              <w:t xml:space="preserve"> указанное в основной записи материала</w:t>
            </w:r>
          </w:p>
        </w:tc>
        <w:tc>
          <w:tcPr>
            <w:tcW w:w="1341" w:type="pct"/>
          </w:tcPr>
          <w:p w14:paraId="234B69AA" w14:textId="77777777" w:rsidR="00842875" w:rsidRPr="00085002" w:rsidRDefault="00842875" w:rsidP="004F6A08">
            <w:pPr>
              <w:jc w:val="left"/>
              <w:rPr>
                <w:rFonts w:ascii="Arial" w:hAnsi="Arial" w:cs="Arial"/>
                <w:sz w:val="20"/>
                <w:szCs w:val="20"/>
              </w:rPr>
            </w:pPr>
            <w:r>
              <w:rPr>
                <w:rFonts w:ascii="Arial" w:hAnsi="Arial" w:cs="Arial"/>
                <w:sz w:val="20"/>
                <w:szCs w:val="20"/>
              </w:rPr>
              <w:t>Заполняется автоматически</w:t>
            </w:r>
          </w:p>
        </w:tc>
      </w:tr>
      <w:tr w:rsidR="00842875" w:rsidRPr="00F94454" w14:paraId="597B303A" w14:textId="77777777" w:rsidTr="004F6A08">
        <w:trPr>
          <w:cantSplit/>
        </w:trPr>
        <w:tc>
          <w:tcPr>
            <w:tcW w:w="1473" w:type="pct"/>
            <w:vAlign w:val="center"/>
          </w:tcPr>
          <w:p w14:paraId="5CBE5512" w14:textId="77777777" w:rsidR="00842875" w:rsidRDefault="00842875" w:rsidP="004F6A08">
            <w:pPr>
              <w:rPr>
                <w:rFonts w:ascii="Arial" w:hAnsi="Arial" w:cs="Arial"/>
                <w:sz w:val="20"/>
                <w:szCs w:val="20"/>
              </w:rPr>
            </w:pPr>
            <w:r w:rsidRPr="007B4C4D">
              <w:rPr>
                <w:rFonts w:ascii="Arial" w:hAnsi="Arial" w:cs="Arial"/>
                <w:sz w:val="20"/>
                <w:szCs w:val="20"/>
              </w:rPr>
              <w:t>Количество</w:t>
            </w:r>
          </w:p>
        </w:tc>
        <w:tc>
          <w:tcPr>
            <w:tcW w:w="2186" w:type="pct"/>
            <w:shd w:val="clear" w:color="auto" w:fill="auto"/>
            <w:vAlign w:val="center"/>
          </w:tcPr>
          <w:p w14:paraId="0CD27A45" w14:textId="77777777" w:rsidR="00842875" w:rsidRPr="00085002" w:rsidRDefault="00842875" w:rsidP="004F6A08">
            <w:pPr>
              <w:jc w:val="left"/>
              <w:rPr>
                <w:rFonts w:ascii="Arial" w:hAnsi="Arial" w:cs="Arial"/>
                <w:sz w:val="20"/>
                <w:szCs w:val="20"/>
              </w:rPr>
            </w:pPr>
            <w:r w:rsidRPr="0059382C">
              <w:rPr>
                <w:rFonts w:ascii="Arial" w:hAnsi="Arial" w:cs="Arial"/>
                <w:sz w:val="20"/>
                <w:szCs w:val="20"/>
              </w:rPr>
              <w:t>Требуемое количество материала</w:t>
            </w:r>
          </w:p>
        </w:tc>
        <w:tc>
          <w:tcPr>
            <w:tcW w:w="1341" w:type="pct"/>
          </w:tcPr>
          <w:p w14:paraId="01A95DAC" w14:textId="77777777" w:rsidR="00842875" w:rsidRPr="00085002" w:rsidRDefault="00842875" w:rsidP="004F6A08">
            <w:pPr>
              <w:jc w:val="left"/>
              <w:rPr>
                <w:rFonts w:ascii="Arial" w:hAnsi="Arial" w:cs="Arial"/>
                <w:sz w:val="20"/>
                <w:szCs w:val="20"/>
              </w:rPr>
            </w:pPr>
            <w:r>
              <w:rPr>
                <w:rFonts w:ascii="Arial" w:hAnsi="Arial" w:cs="Arial"/>
                <w:sz w:val="20"/>
                <w:szCs w:val="20"/>
              </w:rPr>
              <w:t>Ввод вручную</w:t>
            </w:r>
          </w:p>
        </w:tc>
      </w:tr>
      <w:tr w:rsidR="00842875" w:rsidRPr="00F94454" w14:paraId="1EA9EA8F" w14:textId="77777777" w:rsidTr="004F6A08">
        <w:trPr>
          <w:cantSplit/>
        </w:trPr>
        <w:tc>
          <w:tcPr>
            <w:tcW w:w="1473" w:type="pct"/>
            <w:vAlign w:val="center"/>
          </w:tcPr>
          <w:p w14:paraId="65F6095F" w14:textId="77777777" w:rsidR="00842875" w:rsidRDefault="00842875" w:rsidP="004F6A08">
            <w:pPr>
              <w:rPr>
                <w:rFonts w:ascii="Arial" w:hAnsi="Arial" w:cs="Arial"/>
                <w:sz w:val="20"/>
                <w:szCs w:val="20"/>
              </w:rPr>
            </w:pPr>
            <w:r w:rsidRPr="007B4C4D">
              <w:rPr>
                <w:rFonts w:ascii="Arial" w:hAnsi="Arial" w:cs="Arial"/>
                <w:sz w:val="20"/>
                <w:szCs w:val="20"/>
              </w:rPr>
              <w:t>ЕИ</w:t>
            </w:r>
          </w:p>
        </w:tc>
        <w:tc>
          <w:tcPr>
            <w:tcW w:w="2186" w:type="pct"/>
            <w:shd w:val="clear" w:color="auto" w:fill="auto"/>
            <w:vAlign w:val="center"/>
          </w:tcPr>
          <w:p w14:paraId="2AD260D2" w14:textId="77777777" w:rsidR="00842875" w:rsidRPr="00C0711C" w:rsidRDefault="00842875" w:rsidP="004F6A08">
            <w:pPr>
              <w:jc w:val="left"/>
              <w:rPr>
                <w:rFonts w:ascii="Arial" w:hAnsi="Arial" w:cs="Arial"/>
                <w:sz w:val="20"/>
                <w:szCs w:val="20"/>
              </w:rPr>
            </w:pPr>
            <w:r>
              <w:rPr>
                <w:rFonts w:ascii="Arial" w:hAnsi="Arial" w:cs="Arial"/>
                <w:sz w:val="20"/>
                <w:szCs w:val="20"/>
              </w:rPr>
              <w:t xml:space="preserve">Единица измерения, </w:t>
            </w:r>
            <w:r w:rsidR="00DC20A4" w:rsidRPr="0059382C">
              <w:rPr>
                <w:rFonts w:ascii="Arial" w:hAnsi="Arial" w:cs="Arial"/>
                <w:sz w:val="20"/>
                <w:szCs w:val="20"/>
              </w:rPr>
              <w:t>определяется</w:t>
            </w:r>
            <w:r w:rsidRPr="0059382C">
              <w:rPr>
                <w:rFonts w:ascii="Arial" w:hAnsi="Arial" w:cs="Arial"/>
                <w:sz w:val="20"/>
                <w:szCs w:val="20"/>
              </w:rPr>
              <w:t xml:space="preserve"> системой</w:t>
            </w:r>
            <w:r>
              <w:rPr>
                <w:rFonts w:ascii="Arial" w:hAnsi="Arial" w:cs="Arial"/>
                <w:sz w:val="20"/>
                <w:szCs w:val="20"/>
              </w:rPr>
              <w:t>, но может быть изменена на альтернативную</w:t>
            </w:r>
          </w:p>
        </w:tc>
        <w:tc>
          <w:tcPr>
            <w:tcW w:w="1341" w:type="pct"/>
          </w:tcPr>
          <w:p w14:paraId="63D933ED" w14:textId="77777777" w:rsidR="00842875" w:rsidRDefault="00842875" w:rsidP="004F6A08">
            <w:pPr>
              <w:jc w:val="left"/>
              <w:rPr>
                <w:rFonts w:ascii="Arial" w:hAnsi="Arial" w:cs="Arial"/>
                <w:sz w:val="20"/>
                <w:szCs w:val="20"/>
              </w:rPr>
            </w:pPr>
            <w:r>
              <w:rPr>
                <w:rFonts w:ascii="Arial" w:hAnsi="Arial" w:cs="Arial"/>
                <w:sz w:val="20"/>
                <w:szCs w:val="20"/>
              </w:rPr>
              <w:t>Альтернативная – выбор из справочника вручную</w:t>
            </w:r>
          </w:p>
        </w:tc>
      </w:tr>
      <w:tr w:rsidR="00842875" w:rsidRPr="00F94454" w14:paraId="45DAC12D" w14:textId="77777777" w:rsidTr="004F6A08">
        <w:trPr>
          <w:cantSplit/>
        </w:trPr>
        <w:tc>
          <w:tcPr>
            <w:tcW w:w="1473" w:type="pct"/>
            <w:vAlign w:val="center"/>
          </w:tcPr>
          <w:p w14:paraId="77983328" w14:textId="77777777" w:rsidR="00842875" w:rsidRPr="007B4C4D" w:rsidRDefault="00842875" w:rsidP="004F6A08">
            <w:pPr>
              <w:rPr>
                <w:rFonts w:ascii="Arial" w:hAnsi="Arial" w:cs="Arial"/>
                <w:sz w:val="20"/>
                <w:szCs w:val="20"/>
              </w:rPr>
            </w:pPr>
            <w:r w:rsidRPr="007B4C4D">
              <w:rPr>
                <w:rFonts w:ascii="Arial" w:hAnsi="Arial" w:cs="Arial"/>
                <w:sz w:val="20"/>
                <w:szCs w:val="20"/>
              </w:rPr>
              <w:lastRenderedPageBreak/>
              <w:t>Дата поставки</w:t>
            </w:r>
          </w:p>
        </w:tc>
        <w:tc>
          <w:tcPr>
            <w:tcW w:w="2186" w:type="pct"/>
            <w:shd w:val="clear" w:color="auto" w:fill="auto"/>
            <w:vAlign w:val="center"/>
          </w:tcPr>
          <w:p w14:paraId="24EF831D" w14:textId="77777777" w:rsidR="00842875" w:rsidRPr="00085002" w:rsidRDefault="00842875" w:rsidP="004F6A08">
            <w:pPr>
              <w:jc w:val="left"/>
              <w:rPr>
                <w:rFonts w:ascii="Arial" w:hAnsi="Arial" w:cs="Arial"/>
                <w:sz w:val="20"/>
                <w:szCs w:val="20"/>
              </w:rPr>
            </w:pPr>
            <w:r w:rsidRPr="00BE5A58">
              <w:rPr>
                <w:rFonts w:ascii="Arial" w:hAnsi="Arial" w:cs="Arial"/>
                <w:sz w:val="20"/>
                <w:szCs w:val="20"/>
              </w:rPr>
              <w:t>Дата</w:t>
            </w:r>
            <w:r>
              <w:rPr>
                <w:rFonts w:ascii="Arial" w:hAnsi="Arial" w:cs="Arial"/>
                <w:sz w:val="20"/>
                <w:szCs w:val="20"/>
              </w:rPr>
              <w:t>,</w:t>
            </w:r>
            <w:r w:rsidRPr="00BE5A58">
              <w:rPr>
                <w:rFonts w:ascii="Arial" w:hAnsi="Arial" w:cs="Arial"/>
                <w:sz w:val="20"/>
                <w:szCs w:val="20"/>
              </w:rPr>
              <w:t xml:space="preserve"> к которой требуется поставить </w:t>
            </w:r>
            <w:r>
              <w:rPr>
                <w:rFonts w:ascii="Arial" w:hAnsi="Arial" w:cs="Arial"/>
                <w:sz w:val="20"/>
                <w:szCs w:val="20"/>
              </w:rPr>
              <w:t>МТР</w:t>
            </w:r>
          </w:p>
        </w:tc>
        <w:tc>
          <w:tcPr>
            <w:tcW w:w="1341" w:type="pct"/>
          </w:tcPr>
          <w:p w14:paraId="1385B380" w14:textId="77777777" w:rsidR="00842875" w:rsidRDefault="00842875" w:rsidP="004F6A08">
            <w:pPr>
              <w:jc w:val="left"/>
              <w:rPr>
                <w:rFonts w:ascii="Arial" w:hAnsi="Arial" w:cs="Arial"/>
                <w:sz w:val="20"/>
                <w:szCs w:val="20"/>
              </w:rPr>
            </w:pPr>
            <w:r>
              <w:rPr>
                <w:rFonts w:ascii="Arial" w:hAnsi="Arial" w:cs="Arial"/>
                <w:sz w:val="20"/>
                <w:szCs w:val="20"/>
              </w:rPr>
              <w:t>Заполняется автоматически</w:t>
            </w:r>
          </w:p>
          <w:p w14:paraId="0B43DF50" w14:textId="77777777" w:rsidR="00842875" w:rsidRPr="00085002" w:rsidRDefault="00842875" w:rsidP="004F6A08">
            <w:pPr>
              <w:jc w:val="left"/>
              <w:rPr>
                <w:rFonts w:ascii="Arial" w:hAnsi="Arial" w:cs="Arial"/>
                <w:sz w:val="20"/>
                <w:szCs w:val="20"/>
              </w:rPr>
            </w:pPr>
            <w:r>
              <w:rPr>
                <w:rFonts w:ascii="Arial" w:hAnsi="Arial" w:cs="Arial"/>
                <w:sz w:val="20"/>
                <w:szCs w:val="20"/>
              </w:rPr>
              <w:t>Изменяется вводом вручную</w:t>
            </w:r>
          </w:p>
        </w:tc>
      </w:tr>
      <w:tr w:rsidR="00842875" w:rsidRPr="00F94454" w14:paraId="02B96565" w14:textId="77777777" w:rsidTr="004F6A08">
        <w:trPr>
          <w:cantSplit/>
        </w:trPr>
        <w:tc>
          <w:tcPr>
            <w:tcW w:w="1473" w:type="pct"/>
            <w:vAlign w:val="center"/>
          </w:tcPr>
          <w:p w14:paraId="7431AF44" w14:textId="77777777" w:rsidR="00842875" w:rsidRDefault="00842875" w:rsidP="004F6A08">
            <w:pPr>
              <w:rPr>
                <w:rFonts w:ascii="Arial" w:hAnsi="Arial" w:cs="Arial"/>
                <w:sz w:val="20"/>
                <w:szCs w:val="20"/>
              </w:rPr>
            </w:pPr>
            <w:r w:rsidRPr="007B4C4D">
              <w:rPr>
                <w:rFonts w:ascii="Arial" w:hAnsi="Arial" w:cs="Arial"/>
                <w:sz w:val="20"/>
                <w:szCs w:val="20"/>
              </w:rPr>
              <w:t>Группа материалов</w:t>
            </w:r>
          </w:p>
        </w:tc>
        <w:tc>
          <w:tcPr>
            <w:tcW w:w="2186" w:type="pct"/>
            <w:shd w:val="clear" w:color="auto" w:fill="auto"/>
            <w:vAlign w:val="center"/>
          </w:tcPr>
          <w:p w14:paraId="311DAE54" w14:textId="77777777" w:rsidR="00842875" w:rsidRDefault="00842875" w:rsidP="004F6A08">
            <w:pPr>
              <w:jc w:val="left"/>
              <w:rPr>
                <w:rFonts w:ascii="Arial" w:hAnsi="Arial" w:cs="Arial"/>
                <w:sz w:val="20"/>
                <w:szCs w:val="20"/>
              </w:rPr>
            </w:pPr>
            <w:r w:rsidRPr="00BE5A58">
              <w:rPr>
                <w:rFonts w:ascii="Arial" w:hAnsi="Arial" w:cs="Arial"/>
                <w:sz w:val="20"/>
                <w:szCs w:val="20"/>
              </w:rPr>
              <w:t>Определяется системой, группа материалов, присво</w:t>
            </w:r>
            <w:r>
              <w:rPr>
                <w:rFonts w:ascii="Arial" w:hAnsi="Arial" w:cs="Arial"/>
                <w:sz w:val="20"/>
                <w:szCs w:val="20"/>
              </w:rPr>
              <w:t>енная основной записи материала</w:t>
            </w:r>
          </w:p>
        </w:tc>
        <w:tc>
          <w:tcPr>
            <w:tcW w:w="1341" w:type="pct"/>
          </w:tcPr>
          <w:p w14:paraId="5AB59246" w14:textId="77777777" w:rsidR="00842875" w:rsidRDefault="00842875" w:rsidP="004F6A08">
            <w:pPr>
              <w:jc w:val="left"/>
              <w:rPr>
                <w:rFonts w:ascii="Arial" w:hAnsi="Arial" w:cs="Arial"/>
                <w:sz w:val="20"/>
                <w:szCs w:val="20"/>
              </w:rPr>
            </w:pPr>
            <w:r>
              <w:rPr>
                <w:rFonts w:ascii="Arial" w:hAnsi="Arial" w:cs="Arial"/>
                <w:sz w:val="20"/>
                <w:szCs w:val="20"/>
              </w:rPr>
              <w:t>Заполняется автоматически</w:t>
            </w:r>
          </w:p>
        </w:tc>
      </w:tr>
      <w:tr w:rsidR="00842875" w:rsidRPr="00F94454" w14:paraId="22F038C6" w14:textId="77777777" w:rsidTr="004F6A08">
        <w:trPr>
          <w:cantSplit/>
        </w:trPr>
        <w:tc>
          <w:tcPr>
            <w:tcW w:w="1473" w:type="pct"/>
            <w:vAlign w:val="center"/>
          </w:tcPr>
          <w:p w14:paraId="1D737EA1" w14:textId="77777777" w:rsidR="00842875" w:rsidRDefault="00842875" w:rsidP="004F6A08">
            <w:pPr>
              <w:rPr>
                <w:rFonts w:ascii="Arial" w:hAnsi="Arial" w:cs="Arial"/>
                <w:sz w:val="20"/>
                <w:szCs w:val="20"/>
              </w:rPr>
            </w:pPr>
            <w:r w:rsidRPr="007B4C4D">
              <w:rPr>
                <w:rFonts w:ascii="Arial" w:hAnsi="Arial" w:cs="Arial"/>
                <w:sz w:val="20"/>
                <w:szCs w:val="20"/>
              </w:rPr>
              <w:t>Завод</w:t>
            </w:r>
          </w:p>
        </w:tc>
        <w:tc>
          <w:tcPr>
            <w:tcW w:w="2186" w:type="pct"/>
            <w:shd w:val="clear" w:color="auto" w:fill="auto"/>
            <w:vAlign w:val="center"/>
          </w:tcPr>
          <w:p w14:paraId="72CD9D09" w14:textId="77777777" w:rsidR="00842875" w:rsidRDefault="00842875" w:rsidP="004F6A08">
            <w:pPr>
              <w:jc w:val="left"/>
              <w:rPr>
                <w:rFonts w:ascii="Arial" w:hAnsi="Arial" w:cs="Arial"/>
                <w:sz w:val="20"/>
                <w:szCs w:val="20"/>
              </w:rPr>
            </w:pPr>
            <w:r>
              <w:rPr>
                <w:rFonts w:ascii="Arial" w:hAnsi="Arial" w:cs="Arial"/>
                <w:sz w:val="20"/>
                <w:szCs w:val="20"/>
              </w:rPr>
              <w:t>Код завода</w:t>
            </w:r>
          </w:p>
        </w:tc>
        <w:tc>
          <w:tcPr>
            <w:tcW w:w="1341" w:type="pct"/>
          </w:tcPr>
          <w:p w14:paraId="550E5C1A" w14:textId="77777777" w:rsidR="00842875" w:rsidRDefault="00842875" w:rsidP="004F6A08">
            <w:pPr>
              <w:jc w:val="left"/>
              <w:rPr>
                <w:rFonts w:ascii="Arial" w:hAnsi="Arial" w:cs="Arial"/>
                <w:sz w:val="20"/>
                <w:szCs w:val="20"/>
              </w:rPr>
            </w:pPr>
            <w:r>
              <w:rPr>
                <w:rFonts w:ascii="Arial" w:hAnsi="Arial" w:cs="Arial"/>
                <w:sz w:val="20"/>
                <w:szCs w:val="20"/>
              </w:rPr>
              <w:t>Выбор из справочника вручную</w:t>
            </w:r>
          </w:p>
        </w:tc>
      </w:tr>
      <w:tr w:rsidR="00842875" w:rsidRPr="00F94454" w14:paraId="568C5296" w14:textId="77777777" w:rsidTr="004F6A08">
        <w:trPr>
          <w:cantSplit/>
        </w:trPr>
        <w:tc>
          <w:tcPr>
            <w:tcW w:w="1473" w:type="pct"/>
            <w:vAlign w:val="center"/>
          </w:tcPr>
          <w:p w14:paraId="74BEC9E9" w14:textId="77777777" w:rsidR="00842875" w:rsidRDefault="00842875" w:rsidP="004F6A08">
            <w:pPr>
              <w:rPr>
                <w:rFonts w:ascii="Arial" w:hAnsi="Arial" w:cs="Arial"/>
                <w:sz w:val="20"/>
                <w:szCs w:val="20"/>
              </w:rPr>
            </w:pPr>
            <w:r>
              <w:rPr>
                <w:rFonts w:ascii="Arial" w:hAnsi="Arial" w:cs="Arial"/>
                <w:sz w:val="20"/>
                <w:szCs w:val="20"/>
              </w:rPr>
              <w:t>СПП-элемент</w:t>
            </w:r>
          </w:p>
        </w:tc>
        <w:tc>
          <w:tcPr>
            <w:tcW w:w="2186" w:type="pct"/>
            <w:shd w:val="clear" w:color="auto" w:fill="auto"/>
            <w:vAlign w:val="center"/>
          </w:tcPr>
          <w:p w14:paraId="5654E282" w14:textId="77777777" w:rsidR="00842875" w:rsidRPr="00E87B4F" w:rsidRDefault="00842875" w:rsidP="004F6A08">
            <w:pPr>
              <w:jc w:val="left"/>
              <w:rPr>
                <w:rFonts w:ascii="Arial" w:hAnsi="Arial" w:cs="Arial"/>
                <w:sz w:val="20"/>
                <w:szCs w:val="20"/>
              </w:rPr>
            </w:pPr>
            <w:r>
              <w:rPr>
                <w:rFonts w:ascii="Arial" w:hAnsi="Arial" w:cs="Arial"/>
                <w:sz w:val="20"/>
                <w:szCs w:val="20"/>
              </w:rPr>
              <w:t xml:space="preserve">Элемент структурного плана проекта, заполняется, если указан тип </w:t>
            </w:r>
            <w:proofErr w:type="spellStart"/>
            <w:r>
              <w:rPr>
                <w:rFonts w:ascii="Arial" w:hAnsi="Arial" w:cs="Arial"/>
                <w:sz w:val="20"/>
                <w:szCs w:val="20"/>
              </w:rPr>
              <w:t>контировки</w:t>
            </w:r>
            <w:proofErr w:type="spellEnd"/>
            <w:r>
              <w:rPr>
                <w:rFonts w:ascii="Arial" w:hAnsi="Arial" w:cs="Arial"/>
                <w:sz w:val="20"/>
                <w:szCs w:val="20"/>
              </w:rPr>
              <w:t xml:space="preserve"> «</w:t>
            </w:r>
            <w:r>
              <w:rPr>
                <w:rFonts w:ascii="Arial" w:hAnsi="Arial" w:cs="Arial"/>
                <w:sz w:val="20"/>
                <w:szCs w:val="20"/>
                <w:lang w:val="en-US"/>
              </w:rPr>
              <w:t>Q</w:t>
            </w:r>
            <w:r>
              <w:rPr>
                <w:rFonts w:ascii="Arial" w:hAnsi="Arial" w:cs="Arial"/>
                <w:sz w:val="20"/>
                <w:szCs w:val="20"/>
              </w:rPr>
              <w:t>»</w:t>
            </w:r>
            <w:r w:rsidRPr="00E87B4F">
              <w:rPr>
                <w:rFonts w:ascii="Arial" w:hAnsi="Arial" w:cs="Arial"/>
                <w:sz w:val="20"/>
                <w:szCs w:val="20"/>
              </w:rPr>
              <w:t xml:space="preserve"> - </w:t>
            </w:r>
            <w:r>
              <w:rPr>
                <w:rFonts w:ascii="Arial" w:hAnsi="Arial" w:cs="Arial"/>
                <w:sz w:val="20"/>
                <w:szCs w:val="20"/>
              </w:rPr>
              <w:t>Закупка в запас проекта</w:t>
            </w:r>
          </w:p>
        </w:tc>
        <w:tc>
          <w:tcPr>
            <w:tcW w:w="1341" w:type="pct"/>
          </w:tcPr>
          <w:p w14:paraId="1182809A" w14:textId="77777777" w:rsidR="00842875" w:rsidRDefault="00842875" w:rsidP="004F6A08">
            <w:pPr>
              <w:jc w:val="left"/>
              <w:rPr>
                <w:rFonts w:ascii="Arial" w:hAnsi="Arial" w:cs="Arial"/>
                <w:sz w:val="20"/>
                <w:szCs w:val="20"/>
              </w:rPr>
            </w:pPr>
            <w:r>
              <w:rPr>
                <w:rFonts w:ascii="Arial" w:hAnsi="Arial" w:cs="Arial"/>
                <w:sz w:val="20"/>
                <w:szCs w:val="20"/>
              </w:rPr>
              <w:t>Выбор из справочника вручную</w:t>
            </w:r>
          </w:p>
        </w:tc>
      </w:tr>
    </w:tbl>
    <w:p w14:paraId="604918A3" w14:textId="77777777" w:rsidR="00842875" w:rsidRPr="00EB0AAB" w:rsidRDefault="00842875" w:rsidP="00EB0AAB"/>
    <w:p w14:paraId="57E600B4" w14:textId="1A12E094" w:rsidR="00EB0AAB" w:rsidRDefault="00EB0AAB" w:rsidP="00842875">
      <w:pPr>
        <w:spacing w:after="240" w:line="276" w:lineRule="auto"/>
        <w:ind w:firstLine="567"/>
        <w:rPr>
          <w:rFonts w:ascii="Arial" w:hAnsi="Arial" w:cs="Arial"/>
        </w:rPr>
      </w:pPr>
      <w:r>
        <w:rPr>
          <w:rFonts w:ascii="Arial" w:hAnsi="Arial" w:cs="Arial"/>
        </w:rPr>
        <w:t>Также для позици</w:t>
      </w:r>
      <w:r w:rsidR="00144F57">
        <w:rPr>
          <w:rFonts w:ascii="Arial" w:hAnsi="Arial" w:cs="Arial"/>
        </w:rPr>
        <w:t>й</w:t>
      </w:r>
      <w:r>
        <w:rPr>
          <w:rFonts w:ascii="Arial" w:hAnsi="Arial" w:cs="Arial"/>
        </w:rPr>
        <w:t xml:space="preserve"> заявок на закупк</w:t>
      </w:r>
      <w:ins w:id="867" w:author="Kislov Vladimir" w:date="2021-03-23T19:16:00Z">
        <w:r w:rsidR="006E3616">
          <w:rPr>
            <w:rFonts w:ascii="Arial" w:hAnsi="Arial" w:cs="Arial"/>
          </w:rPr>
          <w:t>у</w:t>
        </w:r>
      </w:ins>
      <w:del w:id="868" w:author="Kislov Vladimir" w:date="2021-03-23T19:16:00Z">
        <w:r w:rsidDel="006E3616">
          <w:rPr>
            <w:rFonts w:ascii="Arial" w:hAnsi="Arial" w:cs="Arial"/>
          </w:rPr>
          <w:delText>а</w:delText>
        </w:r>
      </w:del>
      <w:r>
        <w:rPr>
          <w:rFonts w:ascii="Arial" w:hAnsi="Arial" w:cs="Arial"/>
        </w:rPr>
        <w:t xml:space="preserve"> (как созданных вручную, так и созданных ППМ) предусмотрена возможность корректировки прогнозных дат графика закупки. Это выполняется через отчёт по графику закупки. Логика автоматического заполнения и перечень дат графика приведены в </w:t>
      </w:r>
      <w:hyperlink w:anchor="_Шаг_процесса_ПП-10.03.04.010" w:history="1">
        <w:r w:rsidRPr="00EB0AAB">
          <w:rPr>
            <w:rStyle w:val="a9"/>
            <w:rFonts w:ascii="Arial" w:hAnsi="Arial" w:cs="Arial"/>
          </w:rPr>
          <w:t>п.5.2.4.1</w:t>
        </w:r>
      </w:hyperlink>
      <w:r>
        <w:rPr>
          <w:rFonts w:ascii="Arial" w:hAnsi="Arial" w:cs="Arial"/>
        </w:rPr>
        <w:t xml:space="preserve"> в разделе «Ведение графика закупки».</w:t>
      </w:r>
    </w:p>
    <w:p w14:paraId="6F42FE60" w14:textId="77777777" w:rsidR="00842875" w:rsidRPr="000835FE" w:rsidRDefault="00842875" w:rsidP="00590100">
      <w:pPr>
        <w:pStyle w:val="3"/>
      </w:pPr>
      <w:bookmarkStart w:id="869" w:name="_Toc527633264"/>
      <w:r>
        <w:t>Заявка на перемещение</w:t>
      </w:r>
      <w:bookmarkEnd w:id="869"/>
    </w:p>
    <w:p w14:paraId="7825AEEB" w14:textId="77777777" w:rsidR="00842875" w:rsidRDefault="00842875" w:rsidP="00842875">
      <w:pPr>
        <w:spacing w:after="240" w:line="276" w:lineRule="auto"/>
        <w:ind w:firstLine="567"/>
        <w:rPr>
          <w:rFonts w:ascii="Arial" w:hAnsi="Arial" w:cs="Arial"/>
        </w:rPr>
      </w:pPr>
      <w:r>
        <w:rPr>
          <w:rFonts w:ascii="Arial" w:hAnsi="Arial" w:cs="Arial"/>
        </w:rPr>
        <w:t xml:space="preserve">Заявки на перемещение МТР создаваемые вручную выделены в отдельный вид документа </w:t>
      </w:r>
      <w:bookmarkStart w:id="870" w:name="_Hlk520390810"/>
      <w:r>
        <w:rPr>
          <w:rFonts w:ascii="Arial" w:hAnsi="Arial" w:cs="Arial"/>
        </w:rPr>
        <w:t xml:space="preserve">ZNB с указанием типа </w:t>
      </w:r>
      <w:r w:rsidR="00066A0B">
        <w:rPr>
          <w:rFonts w:ascii="Arial" w:hAnsi="Arial" w:cs="Arial"/>
        </w:rPr>
        <w:t>позиции U-</w:t>
      </w:r>
      <w:bookmarkEnd w:id="870"/>
      <w:r w:rsidR="00066A0B">
        <w:rPr>
          <w:rFonts w:ascii="Arial" w:hAnsi="Arial" w:cs="Arial"/>
        </w:rPr>
        <w:t>Перемещение</w:t>
      </w:r>
      <w:r>
        <w:rPr>
          <w:rFonts w:ascii="Arial" w:hAnsi="Arial" w:cs="Arial"/>
        </w:rPr>
        <w:t>.</w:t>
      </w:r>
    </w:p>
    <w:p w14:paraId="58B46BEC" w14:textId="77777777" w:rsidR="00066A0B" w:rsidRDefault="00066A0B" w:rsidP="00066A0B">
      <w:pPr>
        <w:pStyle w:val="a8"/>
        <w:keepNext/>
        <w:spacing w:after="240" w:afterAutospacing="0" w:line="276" w:lineRule="auto"/>
        <w:jc w:val="right"/>
        <w:rPr>
          <w:rFonts w:ascii="Arial" w:hAnsi="Arial" w:cs="Arial"/>
          <w:color w:val="000000" w:themeColor="text1"/>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5578C5">
        <w:rPr>
          <w:rFonts w:ascii="Arial" w:hAnsi="Arial" w:cs="Arial"/>
          <w:b/>
          <w:noProof/>
          <w:sz w:val="22"/>
        </w:rPr>
        <w:t>51</w:t>
      </w:r>
      <w:r w:rsidRPr="00916FAB">
        <w:rPr>
          <w:rFonts w:ascii="Arial" w:hAnsi="Arial" w:cs="Arial"/>
          <w:b/>
          <w:sz w:val="22"/>
        </w:rPr>
        <w:fldChar w:fldCharType="end"/>
      </w:r>
      <w:r w:rsidRPr="00916FAB">
        <w:rPr>
          <w:rFonts w:ascii="Arial" w:hAnsi="Arial" w:cs="Arial"/>
          <w:b/>
          <w:sz w:val="22"/>
        </w:rPr>
        <w:t xml:space="preserve">. </w:t>
      </w:r>
      <w:r>
        <w:rPr>
          <w:rFonts w:ascii="Arial" w:hAnsi="Arial" w:cs="Arial"/>
          <w:b/>
          <w:sz w:val="22"/>
        </w:rPr>
        <w:t>Обязательные поля заявки на перемещение</w:t>
      </w:r>
    </w:p>
    <w:tbl>
      <w:tblPr>
        <w:tblW w:w="4939"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961"/>
        <w:gridCol w:w="4395"/>
        <w:gridCol w:w="2696"/>
      </w:tblGrid>
      <w:tr w:rsidR="00066A0B" w:rsidRPr="00F94454" w14:paraId="5911B6CB" w14:textId="77777777" w:rsidTr="004F6A08">
        <w:trPr>
          <w:cantSplit/>
          <w:trHeight w:val="397"/>
          <w:tblHeader/>
        </w:trPr>
        <w:tc>
          <w:tcPr>
            <w:tcW w:w="1473" w:type="pct"/>
            <w:shd w:val="clear" w:color="auto" w:fill="FFC000"/>
            <w:vAlign w:val="center"/>
          </w:tcPr>
          <w:p w14:paraId="1C9D34FF" w14:textId="77777777" w:rsidR="00066A0B" w:rsidRPr="00D36A72" w:rsidRDefault="00066A0B" w:rsidP="004F6A08">
            <w:pPr>
              <w:jc w:val="center"/>
              <w:rPr>
                <w:rFonts w:ascii="Arial" w:hAnsi="Arial" w:cs="Arial"/>
                <w:b/>
                <w:sz w:val="20"/>
              </w:rPr>
            </w:pPr>
            <w:r>
              <w:rPr>
                <w:rFonts w:ascii="Arial" w:hAnsi="Arial" w:cs="Arial"/>
                <w:b/>
                <w:sz w:val="20"/>
                <w:szCs w:val="20"/>
                <w:lang w:eastAsia="ru-RU"/>
              </w:rPr>
              <w:t>Имя поля</w:t>
            </w:r>
          </w:p>
        </w:tc>
        <w:tc>
          <w:tcPr>
            <w:tcW w:w="2186" w:type="pct"/>
            <w:shd w:val="clear" w:color="auto" w:fill="FFC000"/>
            <w:vAlign w:val="center"/>
          </w:tcPr>
          <w:p w14:paraId="5606E291" w14:textId="77777777" w:rsidR="00066A0B" w:rsidRPr="00F94454" w:rsidRDefault="00066A0B" w:rsidP="004F6A08">
            <w:pPr>
              <w:jc w:val="center"/>
              <w:rPr>
                <w:rFonts w:ascii="Arial" w:hAnsi="Arial" w:cs="Arial"/>
                <w:b/>
                <w:sz w:val="20"/>
              </w:rPr>
            </w:pPr>
            <w:r>
              <w:rPr>
                <w:rFonts w:ascii="Arial" w:hAnsi="Arial" w:cs="Arial"/>
                <w:b/>
                <w:sz w:val="20"/>
                <w:szCs w:val="20"/>
                <w:lang w:eastAsia="ru-RU"/>
              </w:rPr>
              <w:t>Содержание поля документа</w:t>
            </w:r>
          </w:p>
        </w:tc>
        <w:tc>
          <w:tcPr>
            <w:tcW w:w="1341" w:type="pct"/>
            <w:shd w:val="clear" w:color="auto" w:fill="FFC000"/>
          </w:tcPr>
          <w:p w14:paraId="612EBCE6" w14:textId="77777777" w:rsidR="00066A0B" w:rsidRDefault="00066A0B" w:rsidP="004F6A08">
            <w:pPr>
              <w:jc w:val="center"/>
              <w:rPr>
                <w:rFonts w:ascii="Arial" w:hAnsi="Arial" w:cs="Arial"/>
                <w:b/>
                <w:sz w:val="20"/>
                <w:szCs w:val="20"/>
                <w:lang w:eastAsia="ru-RU"/>
              </w:rPr>
            </w:pPr>
            <w:r>
              <w:rPr>
                <w:rFonts w:ascii="Arial" w:hAnsi="Arial" w:cs="Arial"/>
                <w:b/>
                <w:sz w:val="20"/>
              </w:rPr>
              <w:t>Принцип заполнения при создании вручную</w:t>
            </w:r>
          </w:p>
        </w:tc>
      </w:tr>
      <w:tr w:rsidR="00066A0B" w:rsidRPr="00F94454" w14:paraId="0C26A33F" w14:textId="77777777" w:rsidTr="004F6A08">
        <w:trPr>
          <w:cantSplit/>
        </w:trPr>
        <w:tc>
          <w:tcPr>
            <w:tcW w:w="1473" w:type="pct"/>
            <w:vAlign w:val="center"/>
          </w:tcPr>
          <w:p w14:paraId="179E7186" w14:textId="77777777" w:rsidR="00066A0B" w:rsidRPr="007B4C4D" w:rsidRDefault="00066A0B" w:rsidP="004F6A08">
            <w:pPr>
              <w:rPr>
                <w:rFonts w:ascii="Arial" w:hAnsi="Arial" w:cs="Arial"/>
                <w:sz w:val="20"/>
                <w:szCs w:val="20"/>
              </w:rPr>
            </w:pPr>
            <w:r w:rsidRPr="007B4C4D">
              <w:rPr>
                <w:rFonts w:ascii="Arial" w:hAnsi="Arial" w:cs="Arial"/>
                <w:sz w:val="20"/>
                <w:szCs w:val="20"/>
              </w:rPr>
              <w:t>Вид документа</w:t>
            </w:r>
          </w:p>
        </w:tc>
        <w:tc>
          <w:tcPr>
            <w:tcW w:w="2186" w:type="pct"/>
            <w:shd w:val="clear" w:color="auto" w:fill="auto"/>
            <w:vAlign w:val="center"/>
          </w:tcPr>
          <w:p w14:paraId="3475EB1C" w14:textId="77777777" w:rsidR="00066A0B" w:rsidRPr="006445D4" w:rsidRDefault="00066A0B" w:rsidP="004F6A08">
            <w:pPr>
              <w:jc w:val="left"/>
              <w:rPr>
                <w:rFonts w:ascii="Arial" w:hAnsi="Arial" w:cs="Arial"/>
                <w:sz w:val="20"/>
                <w:szCs w:val="20"/>
              </w:rPr>
            </w:pPr>
            <w:r>
              <w:rPr>
                <w:rFonts w:ascii="Arial" w:hAnsi="Arial" w:cs="Arial"/>
                <w:sz w:val="20"/>
                <w:szCs w:val="20"/>
              </w:rPr>
              <w:t xml:space="preserve">Вид заявки - </w:t>
            </w:r>
            <w:r>
              <w:rPr>
                <w:rFonts w:ascii="Arial" w:hAnsi="Arial" w:cs="Arial"/>
                <w:sz w:val="20"/>
                <w:szCs w:val="20"/>
                <w:lang w:val="en-US"/>
              </w:rPr>
              <w:t>ZNB</w:t>
            </w:r>
          </w:p>
        </w:tc>
        <w:tc>
          <w:tcPr>
            <w:tcW w:w="1341" w:type="pct"/>
          </w:tcPr>
          <w:p w14:paraId="2AC96B50" w14:textId="77777777" w:rsidR="00066A0B" w:rsidRDefault="00066A0B" w:rsidP="004F6A08">
            <w:pPr>
              <w:jc w:val="left"/>
              <w:rPr>
                <w:rFonts w:ascii="Arial" w:hAnsi="Arial" w:cs="Arial"/>
                <w:sz w:val="20"/>
                <w:szCs w:val="20"/>
              </w:rPr>
            </w:pPr>
            <w:r>
              <w:rPr>
                <w:rFonts w:ascii="Arial" w:hAnsi="Arial" w:cs="Arial"/>
                <w:sz w:val="20"/>
                <w:szCs w:val="20"/>
              </w:rPr>
              <w:t>Выбор из справочника вручную</w:t>
            </w:r>
          </w:p>
        </w:tc>
      </w:tr>
      <w:tr w:rsidR="00066A0B" w:rsidRPr="00F94454" w14:paraId="6955CC06" w14:textId="77777777" w:rsidTr="00AB3D39">
        <w:trPr>
          <w:cantSplit/>
          <w:trHeight w:val="522"/>
        </w:trPr>
        <w:tc>
          <w:tcPr>
            <w:tcW w:w="1473" w:type="pct"/>
            <w:vAlign w:val="center"/>
          </w:tcPr>
          <w:p w14:paraId="415170CB" w14:textId="77777777" w:rsidR="00066A0B" w:rsidRDefault="00066A0B" w:rsidP="004F6A08">
            <w:pPr>
              <w:rPr>
                <w:rFonts w:ascii="Arial" w:hAnsi="Arial" w:cs="Arial"/>
                <w:sz w:val="20"/>
                <w:szCs w:val="20"/>
              </w:rPr>
            </w:pPr>
            <w:r w:rsidRPr="007B4C4D">
              <w:rPr>
                <w:rFonts w:ascii="Arial" w:hAnsi="Arial" w:cs="Arial"/>
                <w:sz w:val="20"/>
                <w:szCs w:val="20"/>
              </w:rPr>
              <w:t xml:space="preserve">Тип </w:t>
            </w:r>
            <w:proofErr w:type="spellStart"/>
            <w:r w:rsidRPr="007B4C4D">
              <w:rPr>
                <w:rFonts w:ascii="Arial" w:hAnsi="Arial" w:cs="Arial"/>
                <w:sz w:val="20"/>
                <w:szCs w:val="20"/>
              </w:rPr>
              <w:t>контировки</w:t>
            </w:r>
            <w:proofErr w:type="spellEnd"/>
          </w:p>
        </w:tc>
        <w:tc>
          <w:tcPr>
            <w:tcW w:w="2186" w:type="pct"/>
            <w:shd w:val="clear" w:color="auto" w:fill="auto"/>
            <w:vAlign w:val="center"/>
          </w:tcPr>
          <w:p w14:paraId="6C60EB78" w14:textId="77777777" w:rsidR="00066A0B" w:rsidRDefault="00066A0B" w:rsidP="004F6A08">
            <w:pPr>
              <w:jc w:val="left"/>
              <w:rPr>
                <w:rFonts w:ascii="Arial" w:hAnsi="Arial" w:cs="Arial"/>
                <w:sz w:val="20"/>
                <w:szCs w:val="20"/>
              </w:rPr>
            </w:pPr>
            <w:r>
              <w:rPr>
                <w:rFonts w:ascii="Arial" w:hAnsi="Arial" w:cs="Arial"/>
                <w:sz w:val="20"/>
                <w:szCs w:val="20"/>
              </w:rPr>
              <w:t>Пустое значение – Закупка в общий запас;</w:t>
            </w:r>
          </w:p>
          <w:p w14:paraId="5D363E9F" w14:textId="77777777" w:rsidR="00066A0B" w:rsidRPr="0059382C" w:rsidRDefault="00066A0B" w:rsidP="004F6A08">
            <w:pPr>
              <w:jc w:val="left"/>
              <w:rPr>
                <w:rFonts w:ascii="Arial" w:hAnsi="Arial" w:cs="Arial"/>
                <w:sz w:val="20"/>
                <w:szCs w:val="20"/>
              </w:rPr>
            </w:pPr>
            <w:r>
              <w:rPr>
                <w:rFonts w:ascii="Arial" w:hAnsi="Arial" w:cs="Arial"/>
                <w:sz w:val="20"/>
                <w:szCs w:val="20"/>
                <w:lang w:val="en-US"/>
              </w:rPr>
              <w:t>Q</w:t>
            </w:r>
            <w:r w:rsidRPr="0059382C">
              <w:rPr>
                <w:rFonts w:ascii="Arial" w:hAnsi="Arial" w:cs="Arial"/>
                <w:sz w:val="20"/>
                <w:szCs w:val="20"/>
              </w:rPr>
              <w:t xml:space="preserve"> – </w:t>
            </w:r>
            <w:r>
              <w:rPr>
                <w:rFonts w:ascii="Arial" w:hAnsi="Arial" w:cs="Arial"/>
                <w:sz w:val="20"/>
                <w:szCs w:val="20"/>
              </w:rPr>
              <w:t>Закупка в запас проекта</w:t>
            </w:r>
          </w:p>
        </w:tc>
        <w:tc>
          <w:tcPr>
            <w:tcW w:w="1341" w:type="pct"/>
          </w:tcPr>
          <w:p w14:paraId="050D467D" w14:textId="77777777" w:rsidR="00066A0B" w:rsidRDefault="00066A0B" w:rsidP="004F6A08">
            <w:pPr>
              <w:jc w:val="left"/>
              <w:rPr>
                <w:rFonts w:ascii="Arial" w:hAnsi="Arial" w:cs="Arial"/>
                <w:sz w:val="20"/>
                <w:szCs w:val="20"/>
              </w:rPr>
            </w:pPr>
            <w:r>
              <w:rPr>
                <w:rFonts w:ascii="Arial" w:hAnsi="Arial" w:cs="Arial"/>
                <w:sz w:val="20"/>
                <w:szCs w:val="20"/>
              </w:rPr>
              <w:t>Выбор из справочника вручную</w:t>
            </w:r>
          </w:p>
        </w:tc>
      </w:tr>
      <w:tr w:rsidR="00066A0B" w:rsidRPr="00F94454" w14:paraId="2DCFAF00" w14:textId="77777777" w:rsidTr="004F6A08">
        <w:trPr>
          <w:cantSplit/>
        </w:trPr>
        <w:tc>
          <w:tcPr>
            <w:tcW w:w="1473" w:type="pct"/>
            <w:vAlign w:val="center"/>
          </w:tcPr>
          <w:p w14:paraId="1B80FF3D" w14:textId="77777777" w:rsidR="00066A0B" w:rsidRDefault="00066A0B" w:rsidP="004F6A08">
            <w:pPr>
              <w:rPr>
                <w:rFonts w:ascii="Arial" w:hAnsi="Arial" w:cs="Arial"/>
                <w:sz w:val="20"/>
                <w:szCs w:val="20"/>
              </w:rPr>
            </w:pPr>
            <w:r w:rsidRPr="007B4C4D">
              <w:rPr>
                <w:rFonts w:ascii="Arial" w:hAnsi="Arial" w:cs="Arial"/>
                <w:sz w:val="20"/>
                <w:szCs w:val="20"/>
              </w:rPr>
              <w:t>Тип позиции</w:t>
            </w:r>
          </w:p>
        </w:tc>
        <w:tc>
          <w:tcPr>
            <w:tcW w:w="2186" w:type="pct"/>
            <w:shd w:val="clear" w:color="auto" w:fill="auto"/>
            <w:vAlign w:val="center"/>
          </w:tcPr>
          <w:p w14:paraId="3ECC80B5" w14:textId="77777777" w:rsidR="00066A0B" w:rsidRPr="00AE0F11" w:rsidRDefault="00066A0B" w:rsidP="004F6A08">
            <w:pPr>
              <w:jc w:val="left"/>
              <w:rPr>
                <w:rFonts w:ascii="Arial" w:hAnsi="Arial" w:cs="Arial"/>
                <w:sz w:val="20"/>
                <w:szCs w:val="20"/>
              </w:rPr>
            </w:pPr>
            <w:r>
              <w:rPr>
                <w:rFonts w:ascii="Arial" w:hAnsi="Arial" w:cs="Arial"/>
                <w:sz w:val="20"/>
                <w:szCs w:val="20"/>
              </w:rPr>
              <w:t>«</w:t>
            </w:r>
            <w:r>
              <w:rPr>
                <w:rFonts w:ascii="Arial" w:hAnsi="Arial" w:cs="Arial"/>
                <w:sz w:val="20"/>
                <w:szCs w:val="20"/>
                <w:lang w:val="en-US"/>
              </w:rPr>
              <w:t>U</w:t>
            </w:r>
            <w:r>
              <w:rPr>
                <w:rFonts w:ascii="Arial" w:hAnsi="Arial" w:cs="Arial"/>
                <w:sz w:val="20"/>
                <w:szCs w:val="20"/>
              </w:rPr>
              <w:t>»</w:t>
            </w:r>
            <w:r>
              <w:rPr>
                <w:rFonts w:ascii="Arial" w:hAnsi="Arial" w:cs="Arial"/>
                <w:sz w:val="20"/>
                <w:szCs w:val="20"/>
                <w:lang w:val="en-US"/>
              </w:rPr>
              <w:t xml:space="preserve"> - </w:t>
            </w:r>
            <w:r>
              <w:rPr>
                <w:rFonts w:ascii="Arial" w:hAnsi="Arial" w:cs="Arial"/>
                <w:sz w:val="20"/>
                <w:szCs w:val="20"/>
              </w:rPr>
              <w:t>Признак операции перемещения</w:t>
            </w:r>
          </w:p>
        </w:tc>
        <w:tc>
          <w:tcPr>
            <w:tcW w:w="1341" w:type="pct"/>
          </w:tcPr>
          <w:p w14:paraId="46726669" w14:textId="77777777" w:rsidR="00066A0B" w:rsidRDefault="00066A0B" w:rsidP="004F6A08">
            <w:pPr>
              <w:jc w:val="left"/>
              <w:rPr>
                <w:rFonts w:ascii="Arial" w:hAnsi="Arial" w:cs="Arial"/>
                <w:sz w:val="20"/>
                <w:szCs w:val="20"/>
              </w:rPr>
            </w:pPr>
            <w:r>
              <w:rPr>
                <w:rFonts w:ascii="Arial" w:hAnsi="Arial" w:cs="Arial"/>
                <w:sz w:val="20"/>
                <w:szCs w:val="20"/>
              </w:rPr>
              <w:t>Выбор из справочника вручную</w:t>
            </w:r>
          </w:p>
        </w:tc>
      </w:tr>
      <w:tr w:rsidR="00066A0B" w:rsidRPr="00F94454" w14:paraId="7DAF3EAC" w14:textId="77777777" w:rsidTr="004F6A08">
        <w:trPr>
          <w:cantSplit/>
        </w:trPr>
        <w:tc>
          <w:tcPr>
            <w:tcW w:w="1473" w:type="pct"/>
            <w:vAlign w:val="center"/>
          </w:tcPr>
          <w:p w14:paraId="13795936" w14:textId="77777777" w:rsidR="00066A0B" w:rsidRDefault="00066A0B" w:rsidP="004F6A08">
            <w:pPr>
              <w:rPr>
                <w:rFonts w:ascii="Arial" w:hAnsi="Arial" w:cs="Arial"/>
                <w:sz w:val="20"/>
                <w:szCs w:val="20"/>
              </w:rPr>
            </w:pPr>
            <w:r w:rsidRPr="007B4C4D">
              <w:rPr>
                <w:rFonts w:ascii="Arial" w:hAnsi="Arial" w:cs="Arial"/>
                <w:sz w:val="20"/>
                <w:szCs w:val="20"/>
              </w:rPr>
              <w:t>Материал</w:t>
            </w:r>
          </w:p>
        </w:tc>
        <w:tc>
          <w:tcPr>
            <w:tcW w:w="2186" w:type="pct"/>
            <w:shd w:val="clear" w:color="auto" w:fill="auto"/>
            <w:vAlign w:val="center"/>
          </w:tcPr>
          <w:p w14:paraId="316027A9" w14:textId="77777777" w:rsidR="00066A0B" w:rsidRDefault="00066A0B" w:rsidP="004F6A08">
            <w:pPr>
              <w:jc w:val="left"/>
              <w:rPr>
                <w:rFonts w:ascii="Arial" w:hAnsi="Arial" w:cs="Arial"/>
                <w:sz w:val="20"/>
                <w:szCs w:val="20"/>
              </w:rPr>
            </w:pPr>
            <w:r>
              <w:rPr>
                <w:rFonts w:ascii="Arial" w:hAnsi="Arial" w:cs="Arial"/>
                <w:sz w:val="20"/>
                <w:szCs w:val="20"/>
              </w:rPr>
              <w:t>Код МТР из справочника основных записей материала</w:t>
            </w:r>
          </w:p>
        </w:tc>
        <w:tc>
          <w:tcPr>
            <w:tcW w:w="1341" w:type="pct"/>
          </w:tcPr>
          <w:p w14:paraId="50DE5D54" w14:textId="77777777" w:rsidR="00066A0B" w:rsidRDefault="00066A0B" w:rsidP="004F6A08">
            <w:pPr>
              <w:jc w:val="left"/>
              <w:rPr>
                <w:rFonts w:ascii="Arial" w:hAnsi="Arial" w:cs="Arial"/>
                <w:sz w:val="20"/>
                <w:szCs w:val="20"/>
              </w:rPr>
            </w:pPr>
            <w:r>
              <w:rPr>
                <w:rFonts w:ascii="Arial" w:hAnsi="Arial" w:cs="Arial"/>
                <w:sz w:val="20"/>
                <w:szCs w:val="20"/>
              </w:rPr>
              <w:t>Выбор из справочника вручную</w:t>
            </w:r>
          </w:p>
        </w:tc>
      </w:tr>
      <w:tr w:rsidR="00066A0B" w:rsidRPr="00F94454" w14:paraId="6237E414" w14:textId="77777777" w:rsidTr="004F6A08">
        <w:trPr>
          <w:cantSplit/>
        </w:trPr>
        <w:tc>
          <w:tcPr>
            <w:tcW w:w="1473" w:type="pct"/>
            <w:vAlign w:val="center"/>
          </w:tcPr>
          <w:p w14:paraId="4704408C" w14:textId="77777777" w:rsidR="00066A0B" w:rsidRPr="001C0157" w:rsidRDefault="00066A0B" w:rsidP="004F6A08">
            <w:pPr>
              <w:rPr>
                <w:rFonts w:ascii="Arial" w:hAnsi="Arial" w:cs="Arial"/>
                <w:sz w:val="20"/>
                <w:szCs w:val="20"/>
              </w:rPr>
            </w:pPr>
            <w:r w:rsidRPr="007B4C4D">
              <w:rPr>
                <w:rFonts w:ascii="Arial" w:hAnsi="Arial" w:cs="Arial"/>
                <w:sz w:val="20"/>
                <w:szCs w:val="20"/>
              </w:rPr>
              <w:t>Краткий текст материала</w:t>
            </w:r>
          </w:p>
        </w:tc>
        <w:tc>
          <w:tcPr>
            <w:tcW w:w="2186" w:type="pct"/>
            <w:shd w:val="clear" w:color="auto" w:fill="auto"/>
            <w:vAlign w:val="center"/>
          </w:tcPr>
          <w:p w14:paraId="092D22A4" w14:textId="77777777" w:rsidR="00066A0B" w:rsidRDefault="00066A0B" w:rsidP="004F6A08">
            <w:pPr>
              <w:jc w:val="left"/>
              <w:rPr>
                <w:rFonts w:ascii="Arial" w:hAnsi="Arial" w:cs="Arial"/>
                <w:sz w:val="20"/>
                <w:szCs w:val="20"/>
              </w:rPr>
            </w:pPr>
            <w:r w:rsidRPr="0059382C">
              <w:rPr>
                <w:rFonts w:ascii="Arial" w:hAnsi="Arial" w:cs="Arial"/>
                <w:sz w:val="20"/>
                <w:szCs w:val="20"/>
              </w:rPr>
              <w:t xml:space="preserve">Определяется системой, </w:t>
            </w:r>
            <w:r w:rsidR="00DC20A4">
              <w:rPr>
                <w:rFonts w:ascii="Arial" w:hAnsi="Arial" w:cs="Arial"/>
                <w:sz w:val="20"/>
                <w:szCs w:val="20"/>
              </w:rPr>
              <w:t>краткое наименование,</w:t>
            </w:r>
            <w:r>
              <w:rPr>
                <w:rFonts w:ascii="Arial" w:hAnsi="Arial" w:cs="Arial"/>
                <w:sz w:val="20"/>
                <w:szCs w:val="20"/>
              </w:rPr>
              <w:t xml:space="preserve"> указанное в основной записи материала</w:t>
            </w:r>
          </w:p>
        </w:tc>
        <w:tc>
          <w:tcPr>
            <w:tcW w:w="1341" w:type="pct"/>
          </w:tcPr>
          <w:p w14:paraId="239690A6" w14:textId="77777777" w:rsidR="00066A0B" w:rsidRPr="00085002" w:rsidRDefault="00066A0B" w:rsidP="004F6A08">
            <w:pPr>
              <w:jc w:val="left"/>
              <w:rPr>
                <w:rFonts w:ascii="Arial" w:hAnsi="Arial" w:cs="Arial"/>
                <w:sz w:val="20"/>
                <w:szCs w:val="20"/>
              </w:rPr>
            </w:pPr>
            <w:r>
              <w:rPr>
                <w:rFonts w:ascii="Arial" w:hAnsi="Arial" w:cs="Arial"/>
                <w:sz w:val="20"/>
                <w:szCs w:val="20"/>
              </w:rPr>
              <w:t>Заполняется автоматически</w:t>
            </w:r>
          </w:p>
        </w:tc>
      </w:tr>
      <w:tr w:rsidR="00066A0B" w:rsidRPr="00F94454" w14:paraId="041E1A76" w14:textId="77777777" w:rsidTr="004F6A08">
        <w:trPr>
          <w:cantSplit/>
        </w:trPr>
        <w:tc>
          <w:tcPr>
            <w:tcW w:w="1473" w:type="pct"/>
            <w:vAlign w:val="center"/>
          </w:tcPr>
          <w:p w14:paraId="1535C0D0" w14:textId="77777777" w:rsidR="00066A0B" w:rsidRDefault="00066A0B" w:rsidP="004F6A08">
            <w:pPr>
              <w:rPr>
                <w:rFonts w:ascii="Arial" w:hAnsi="Arial" w:cs="Arial"/>
                <w:sz w:val="20"/>
                <w:szCs w:val="20"/>
              </w:rPr>
            </w:pPr>
            <w:r w:rsidRPr="007B4C4D">
              <w:rPr>
                <w:rFonts w:ascii="Arial" w:hAnsi="Arial" w:cs="Arial"/>
                <w:sz w:val="20"/>
                <w:szCs w:val="20"/>
              </w:rPr>
              <w:t>Количество</w:t>
            </w:r>
          </w:p>
        </w:tc>
        <w:tc>
          <w:tcPr>
            <w:tcW w:w="2186" w:type="pct"/>
            <w:shd w:val="clear" w:color="auto" w:fill="auto"/>
            <w:vAlign w:val="center"/>
          </w:tcPr>
          <w:p w14:paraId="4A32B478" w14:textId="77777777" w:rsidR="00066A0B" w:rsidRPr="00085002" w:rsidRDefault="00066A0B" w:rsidP="004F6A08">
            <w:pPr>
              <w:jc w:val="left"/>
              <w:rPr>
                <w:rFonts w:ascii="Arial" w:hAnsi="Arial" w:cs="Arial"/>
                <w:sz w:val="20"/>
                <w:szCs w:val="20"/>
              </w:rPr>
            </w:pPr>
            <w:r w:rsidRPr="0059382C">
              <w:rPr>
                <w:rFonts w:ascii="Arial" w:hAnsi="Arial" w:cs="Arial"/>
                <w:sz w:val="20"/>
                <w:szCs w:val="20"/>
              </w:rPr>
              <w:t>Требуемое количество материала</w:t>
            </w:r>
          </w:p>
        </w:tc>
        <w:tc>
          <w:tcPr>
            <w:tcW w:w="1341" w:type="pct"/>
          </w:tcPr>
          <w:p w14:paraId="16422F52" w14:textId="77777777" w:rsidR="00066A0B" w:rsidRPr="00085002" w:rsidRDefault="00066A0B" w:rsidP="004F6A08">
            <w:pPr>
              <w:jc w:val="left"/>
              <w:rPr>
                <w:rFonts w:ascii="Arial" w:hAnsi="Arial" w:cs="Arial"/>
                <w:sz w:val="20"/>
                <w:szCs w:val="20"/>
              </w:rPr>
            </w:pPr>
            <w:r>
              <w:rPr>
                <w:rFonts w:ascii="Arial" w:hAnsi="Arial" w:cs="Arial"/>
                <w:sz w:val="20"/>
                <w:szCs w:val="20"/>
              </w:rPr>
              <w:t>Ввод вручную</w:t>
            </w:r>
          </w:p>
        </w:tc>
      </w:tr>
      <w:tr w:rsidR="00066A0B" w:rsidRPr="00F94454" w14:paraId="255D5C66" w14:textId="77777777" w:rsidTr="004F6A08">
        <w:trPr>
          <w:cantSplit/>
        </w:trPr>
        <w:tc>
          <w:tcPr>
            <w:tcW w:w="1473" w:type="pct"/>
            <w:vAlign w:val="center"/>
          </w:tcPr>
          <w:p w14:paraId="11E9C0CA" w14:textId="77777777" w:rsidR="00066A0B" w:rsidRDefault="00066A0B" w:rsidP="004F6A08">
            <w:pPr>
              <w:rPr>
                <w:rFonts w:ascii="Arial" w:hAnsi="Arial" w:cs="Arial"/>
                <w:sz w:val="20"/>
                <w:szCs w:val="20"/>
              </w:rPr>
            </w:pPr>
            <w:r w:rsidRPr="007B4C4D">
              <w:rPr>
                <w:rFonts w:ascii="Arial" w:hAnsi="Arial" w:cs="Arial"/>
                <w:sz w:val="20"/>
                <w:szCs w:val="20"/>
              </w:rPr>
              <w:t>ЕИ</w:t>
            </w:r>
          </w:p>
        </w:tc>
        <w:tc>
          <w:tcPr>
            <w:tcW w:w="2186" w:type="pct"/>
            <w:shd w:val="clear" w:color="auto" w:fill="auto"/>
            <w:vAlign w:val="center"/>
          </w:tcPr>
          <w:p w14:paraId="4F95C765" w14:textId="77777777" w:rsidR="00066A0B" w:rsidRPr="00C0711C" w:rsidRDefault="00066A0B" w:rsidP="004F6A08">
            <w:pPr>
              <w:jc w:val="left"/>
              <w:rPr>
                <w:rFonts w:ascii="Arial" w:hAnsi="Arial" w:cs="Arial"/>
                <w:sz w:val="20"/>
                <w:szCs w:val="20"/>
              </w:rPr>
            </w:pPr>
            <w:r>
              <w:rPr>
                <w:rFonts w:ascii="Arial" w:hAnsi="Arial" w:cs="Arial"/>
                <w:sz w:val="20"/>
                <w:szCs w:val="20"/>
              </w:rPr>
              <w:t xml:space="preserve">Единица измерения, </w:t>
            </w:r>
            <w:r w:rsidR="00DC20A4" w:rsidRPr="0059382C">
              <w:rPr>
                <w:rFonts w:ascii="Arial" w:hAnsi="Arial" w:cs="Arial"/>
                <w:sz w:val="20"/>
                <w:szCs w:val="20"/>
              </w:rPr>
              <w:t>определяется</w:t>
            </w:r>
            <w:r w:rsidRPr="0059382C">
              <w:rPr>
                <w:rFonts w:ascii="Arial" w:hAnsi="Arial" w:cs="Arial"/>
                <w:sz w:val="20"/>
                <w:szCs w:val="20"/>
              </w:rPr>
              <w:t xml:space="preserve"> системой</w:t>
            </w:r>
            <w:r>
              <w:rPr>
                <w:rFonts w:ascii="Arial" w:hAnsi="Arial" w:cs="Arial"/>
                <w:sz w:val="20"/>
                <w:szCs w:val="20"/>
              </w:rPr>
              <w:t>, но может быть изменена на альтернативную</w:t>
            </w:r>
          </w:p>
        </w:tc>
        <w:tc>
          <w:tcPr>
            <w:tcW w:w="1341" w:type="pct"/>
          </w:tcPr>
          <w:p w14:paraId="400F4881" w14:textId="77777777" w:rsidR="00066A0B" w:rsidRDefault="00066A0B" w:rsidP="004F6A08">
            <w:pPr>
              <w:jc w:val="left"/>
              <w:rPr>
                <w:rFonts w:ascii="Arial" w:hAnsi="Arial" w:cs="Arial"/>
                <w:sz w:val="20"/>
                <w:szCs w:val="20"/>
              </w:rPr>
            </w:pPr>
            <w:r>
              <w:rPr>
                <w:rFonts w:ascii="Arial" w:hAnsi="Arial" w:cs="Arial"/>
                <w:sz w:val="20"/>
                <w:szCs w:val="20"/>
              </w:rPr>
              <w:t>Альтернативная – выбор из справочника вручную</w:t>
            </w:r>
          </w:p>
        </w:tc>
      </w:tr>
      <w:tr w:rsidR="00066A0B" w:rsidRPr="00F94454" w14:paraId="21254689" w14:textId="77777777" w:rsidTr="004F6A08">
        <w:trPr>
          <w:cantSplit/>
        </w:trPr>
        <w:tc>
          <w:tcPr>
            <w:tcW w:w="1473" w:type="pct"/>
            <w:vAlign w:val="center"/>
          </w:tcPr>
          <w:p w14:paraId="09AE7F3D" w14:textId="77777777" w:rsidR="00066A0B" w:rsidRPr="007B4C4D" w:rsidRDefault="00066A0B" w:rsidP="004F6A08">
            <w:pPr>
              <w:rPr>
                <w:rFonts w:ascii="Arial" w:hAnsi="Arial" w:cs="Arial"/>
                <w:sz w:val="20"/>
                <w:szCs w:val="20"/>
              </w:rPr>
            </w:pPr>
            <w:r w:rsidRPr="007B4C4D">
              <w:rPr>
                <w:rFonts w:ascii="Arial" w:hAnsi="Arial" w:cs="Arial"/>
                <w:sz w:val="20"/>
                <w:szCs w:val="20"/>
              </w:rPr>
              <w:t>Дата поставки</w:t>
            </w:r>
          </w:p>
        </w:tc>
        <w:tc>
          <w:tcPr>
            <w:tcW w:w="2186" w:type="pct"/>
            <w:shd w:val="clear" w:color="auto" w:fill="auto"/>
            <w:vAlign w:val="center"/>
          </w:tcPr>
          <w:p w14:paraId="0653F3E5" w14:textId="77777777" w:rsidR="00066A0B" w:rsidRPr="00085002" w:rsidRDefault="00066A0B" w:rsidP="004F6A08">
            <w:pPr>
              <w:jc w:val="left"/>
              <w:rPr>
                <w:rFonts w:ascii="Arial" w:hAnsi="Arial" w:cs="Arial"/>
                <w:sz w:val="20"/>
                <w:szCs w:val="20"/>
              </w:rPr>
            </w:pPr>
            <w:r w:rsidRPr="00BE5A58">
              <w:rPr>
                <w:rFonts w:ascii="Arial" w:hAnsi="Arial" w:cs="Arial"/>
                <w:sz w:val="20"/>
                <w:szCs w:val="20"/>
              </w:rPr>
              <w:t>Дата</w:t>
            </w:r>
            <w:r>
              <w:rPr>
                <w:rFonts w:ascii="Arial" w:hAnsi="Arial" w:cs="Arial"/>
                <w:sz w:val="20"/>
                <w:szCs w:val="20"/>
              </w:rPr>
              <w:t>,</w:t>
            </w:r>
            <w:r w:rsidRPr="00BE5A58">
              <w:rPr>
                <w:rFonts w:ascii="Arial" w:hAnsi="Arial" w:cs="Arial"/>
                <w:sz w:val="20"/>
                <w:szCs w:val="20"/>
              </w:rPr>
              <w:t xml:space="preserve"> к которой требуется </w:t>
            </w:r>
            <w:r>
              <w:rPr>
                <w:rFonts w:ascii="Arial" w:hAnsi="Arial" w:cs="Arial"/>
                <w:sz w:val="20"/>
                <w:szCs w:val="20"/>
              </w:rPr>
              <w:t>переместить</w:t>
            </w:r>
            <w:r w:rsidRPr="00BE5A58">
              <w:rPr>
                <w:rFonts w:ascii="Arial" w:hAnsi="Arial" w:cs="Arial"/>
                <w:sz w:val="20"/>
                <w:szCs w:val="20"/>
              </w:rPr>
              <w:t xml:space="preserve"> </w:t>
            </w:r>
            <w:r>
              <w:rPr>
                <w:rFonts w:ascii="Arial" w:hAnsi="Arial" w:cs="Arial"/>
                <w:sz w:val="20"/>
                <w:szCs w:val="20"/>
              </w:rPr>
              <w:t>МТР</w:t>
            </w:r>
          </w:p>
        </w:tc>
        <w:tc>
          <w:tcPr>
            <w:tcW w:w="1341" w:type="pct"/>
          </w:tcPr>
          <w:p w14:paraId="5DC05C86" w14:textId="77777777" w:rsidR="00066A0B" w:rsidRDefault="00066A0B" w:rsidP="004F6A08">
            <w:pPr>
              <w:jc w:val="left"/>
              <w:rPr>
                <w:rFonts w:ascii="Arial" w:hAnsi="Arial" w:cs="Arial"/>
                <w:sz w:val="20"/>
                <w:szCs w:val="20"/>
              </w:rPr>
            </w:pPr>
            <w:r>
              <w:rPr>
                <w:rFonts w:ascii="Arial" w:hAnsi="Arial" w:cs="Arial"/>
                <w:sz w:val="20"/>
                <w:szCs w:val="20"/>
              </w:rPr>
              <w:t>Заполняется автоматически</w:t>
            </w:r>
          </w:p>
          <w:p w14:paraId="37AA73B2" w14:textId="77777777" w:rsidR="00066A0B" w:rsidRPr="00085002" w:rsidRDefault="00066A0B" w:rsidP="004F6A08">
            <w:pPr>
              <w:jc w:val="left"/>
              <w:rPr>
                <w:rFonts w:ascii="Arial" w:hAnsi="Arial" w:cs="Arial"/>
                <w:sz w:val="20"/>
                <w:szCs w:val="20"/>
              </w:rPr>
            </w:pPr>
            <w:r>
              <w:rPr>
                <w:rFonts w:ascii="Arial" w:hAnsi="Arial" w:cs="Arial"/>
                <w:sz w:val="20"/>
                <w:szCs w:val="20"/>
              </w:rPr>
              <w:t>Изменяется вводом вручную</w:t>
            </w:r>
          </w:p>
        </w:tc>
      </w:tr>
      <w:tr w:rsidR="00066A0B" w:rsidRPr="00F94454" w14:paraId="52293EB2" w14:textId="77777777" w:rsidTr="004F6A08">
        <w:trPr>
          <w:cantSplit/>
        </w:trPr>
        <w:tc>
          <w:tcPr>
            <w:tcW w:w="1473" w:type="pct"/>
            <w:vAlign w:val="center"/>
          </w:tcPr>
          <w:p w14:paraId="2E0FCB90" w14:textId="77777777" w:rsidR="00066A0B" w:rsidRDefault="00066A0B" w:rsidP="004F6A08">
            <w:pPr>
              <w:rPr>
                <w:rFonts w:ascii="Arial" w:hAnsi="Arial" w:cs="Arial"/>
                <w:sz w:val="20"/>
                <w:szCs w:val="20"/>
              </w:rPr>
            </w:pPr>
            <w:r w:rsidRPr="007B4C4D">
              <w:rPr>
                <w:rFonts w:ascii="Arial" w:hAnsi="Arial" w:cs="Arial"/>
                <w:sz w:val="20"/>
                <w:szCs w:val="20"/>
              </w:rPr>
              <w:t>Группа материалов</w:t>
            </w:r>
          </w:p>
        </w:tc>
        <w:tc>
          <w:tcPr>
            <w:tcW w:w="2186" w:type="pct"/>
            <w:shd w:val="clear" w:color="auto" w:fill="auto"/>
            <w:vAlign w:val="center"/>
          </w:tcPr>
          <w:p w14:paraId="2F012C54" w14:textId="77777777" w:rsidR="00066A0B" w:rsidRDefault="00066A0B" w:rsidP="004F6A08">
            <w:pPr>
              <w:jc w:val="left"/>
              <w:rPr>
                <w:rFonts w:ascii="Arial" w:hAnsi="Arial" w:cs="Arial"/>
                <w:sz w:val="20"/>
                <w:szCs w:val="20"/>
              </w:rPr>
            </w:pPr>
            <w:r w:rsidRPr="00BE5A58">
              <w:rPr>
                <w:rFonts w:ascii="Arial" w:hAnsi="Arial" w:cs="Arial"/>
                <w:sz w:val="20"/>
                <w:szCs w:val="20"/>
              </w:rPr>
              <w:t>Определяется системой, группа материалов, присво</w:t>
            </w:r>
            <w:r>
              <w:rPr>
                <w:rFonts w:ascii="Arial" w:hAnsi="Arial" w:cs="Arial"/>
                <w:sz w:val="20"/>
                <w:szCs w:val="20"/>
              </w:rPr>
              <w:t>енная основной записи материала</w:t>
            </w:r>
          </w:p>
        </w:tc>
        <w:tc>
          <w:tcPr>
            <w:tcW w:w="1341" w:type="pct"/>
          </w:tcPr>
          <w:p w14:paraId="5B0E6443" w14:textId="77777777" w:rsidR="00066A0B" w:rsidRDefault="00066A0B" w:rsidP="004F6A08">
            <w:pPr>
              <w:jc w:val="left"/>
              <w:rPr>
                <w:rFonts w:ascii="Arial" w:hAnsi="Arial" w:cs="Arial"/>
                <w:sz w:val="20"/>
                <w:szCs w:val="20"/>
              </w:rPr>
            </w:pPr>
            <w:r>
              <w:rPr>
                <w:rFonts w:ascii="Arial" w:hAnsi="Arial" w:cs="Arial"/>
                <w:sz w:val="20"/>
                <w:szCs w:val="20"/>
              </w:rPr>
              <w:t>Заполняется автоматически</w:t>
            </w:r>
          </w:p>
        </w:tc>
      </w:tr>
      <w:tr w:rsidR="00066A0B" w:rsidRPr="00F94454" w14:paraId="76FEDF5A" w14:textId="77777777" w:rsidTr="004F6A08">
        <w:trPr>
          <w:cantSplit/>
        </w:trPr>
        <w:tc>
          <w:tcPr>
            <w:tcW w:w="1473" w:type="pct"/>
            <w:vAlign w:val="center"/>
          </w:tcPr>
          <w:p w14:paraId="13572322" w14:textId="77777777" w:rsidR="00066A0B" w:rsidRDefault="00066A0B" w:rsidP="004F6A08">
            <w:pPr>
              <w:rPr>
                <w:rFonts w:ascii="Arial" w:hAnsi="Arial" w:cs="Arial"/>
                <w:sz w:val="20"/>
                <w:szCs w:val="20"/>
              </w:rPr>
            </w:pPr>
            <w:r w:rsidRPr="007B4C4D">
              <w:rPr>
                <w:rFonts w:ascii="Arial" w:hAnsi="Arial" w:cs="Arial"/>
                <w:sz w:val="20"/>
                <w:szCs w:val="20"/>
              </w:rPr>
              <w:t>Завод</w:t>
            </w:r>
          </w:p>
        </w:tc>
        <w:tc>
          <w:tcPr>
            <w:tcW w:w="2186" w:type="pct"/>
            <w:shd w:val="clear" w:color="auto" w:fill="auto"/>
            <w:vAlign w:val="center"/>
          </w:tcPr>
          <w:p w14:paraId="10EB9B7B" w14:textId="77777777" w:rsidR="00066A0B" w:rsidRDefault="00066A0B" w:rsidP="004F6A08">
            <w:pPr>
              <w:jc w:val="left"/>
              <w:rPr>
                <w:rFonts w:ascii="Arial" w:hAnsi="Arial" w:cs="Arial"/>
                <w:sz w:val="20"/>
                <w:szCs w:val="20"/>
              </w:rPr>
            </w:pPr>
            <w:r>
              <w:rPr>
                <w:rFonts w:ascii="Arial" w:hAnsi="Arial" w:cs="Arial"/>
                <w:sz w:val="20"/>
                <w:szCs w:val="20"/>
              </w:rPr>
              <w:t>Код завода-получателя</w:t>
            </w:r>
          </w:p>
        </w:tc>
        <w:tc>
          <w:tcPr>
            <w:tcW w:w="1341" w:type="pct"/>
          </w:tcPr>
          <w:p w14:paraId="39B88624" w14:textId="77777777" w:rsidR="00066A0B" w:rsidRDefault="00066A0B" w:rsidP="004F6A08">
            <w:pPr>
              <w:jc w:val="left"/>
              <w:rPr>
                <w:rFonts w:ascii="Arial" w:hAnsi="Arial" w:cs="Arial"/>
                <w:sz w:val="20"/>
                <w:szCs w:val="20"/>
              </w:rPr>
            </w:pPr>
            <w:r>
              <w:rPr>
                <w:rFonts w:ascii="Arial" w:hAnsi="Arial" w:cs="Arial"/>
                <w:sz w:val="20"/>
                <w:szCs w:val="20"/>
              </w:rPr>
              <w:t>Выбор из справочника вручную</w:t>
            </w:r>
          </w:p>
        </w:tc>
      </w:tr>
      <w:tr w:rsidR="00066A0B" w:rsidRPr="00F94454" w14:paraId="31346BA8" w14:textId="77777777" w:rsidTr="004F6A08">
        <w:trPr>
          <w:cantSplit/>
        </w:trPr>
        <w:tc>
          <w:tcPr>
            <w:tcW w:w="1473" w:type="pct"/>
            <w:vAlign w:val="center"/>
          </w:tcPr>
          <w:p w14:paraId="2ACB7C74" w14:textId="77777777" w:rsidR="00066A0B" w:rsidRDefault="00066A0B" w:rsidP="004F6A08">
            <w:pPr>
              <w:rPr>
                <w:rFonts w:ascii="Arial" w:hAnsi="Arial" w:cs="Arial"/>
                <w:sz w:val="20"/>
                <w:szCs w:val="20"/>
              </w:rPr>
            </w:pPr>
            <w:r w:rsidRPr="007B4C4D">
              <w:rPr>
                <w:rFonts w:ascii="Arial" w:hAnsi="Arial" w:cs="Arial"/>
                <w:sz w:val="20"/>
                <w:szCs w:val="20"/>
              </w:rPr>
              <w:lastRenderedPageBreak/>
              <w:t>Завод</w:t>
            </w:r>
            <w:r>
              <w:rPr>
                <w:rFonts w:ascii="Arial" w:hAnsi="Arial" w:cs="Arial"/>
                <w:sz w:val="20"/>
                <w:szCs w:val="20"/>
              </w:rPr>
              <w:t>-поставщик</w:t>
            </w:r>
          </w:p>
        </w:tc>
        <w:tc>
          <w:tcPr>
            <w:tcW w:w="2186" w:type="pct"/>
            <w:shd w:val="clear" w:color="auto" w:fill="auto"/>
            <w:vAlign w:val="center"/>
          </w:tcPr>
          <w:p w14:paraId="5B723240" w14:textId="77777777" w:rsidR="00066A0B" w:rsidRDefault="00066A0B" w:rsidP="004F6A08">
            <w:pPr>
              <w:jc w:val="left"/>
              <w:rPr>
                <w:rFonts w:ascii="Arial" w:hAnsi="Arial" w:cs="Arial"/>
                <w:sz w:val="20"/>
                <w:szCs w:val="20"/>
              </w:rPr>
            </w:pPr>
            <w:r>
              <w:rPr>
                <w:rFonts w:ascii="Arial" w:hAnsi="Arial" w:cs="Arial"/>
                <w:sz w:val="20"/>
                <w:szCs w:val="20"/>
              </w:rPr>
              <w:t>Код завода-отправителя</w:t>
            </w:r>
          </w:p>
        </w:tc>
        <w:tc>
          <w:tcPr>
            <w:tcW w:w="1341" w:type="pct"/>
          </w:tcPr>
          <w:p w14:paraId="46FE9F5C" w14:textId="77777777" w:rsidR="00066A0B" w:rsidRDefault="00066A0B" w:rsidP="004F6A08">
            <w:pPr>
              <w:jc w:val="left"/>
              <w:rPr>
                <w:rFonts w:ascii="Arial" w:hAnsi="Arial" w:cs="Arial"/>
                <w:sz w:val="20"/>
                <w:szCs w:val="20"/>
              </w:rPr>
            </w:pPr>
            <w:r>
              <w:rPr>
                <w:rFonts w:ascii="Arial" w:hAnsi="Arial" w:cs="Arial"/>
                <w:sz w:val="20"/>
                <w:szCs w:val="20"/>
              </w:rPr>
              <w:t>Выбор из справочника вручную</w:t>
            </w:r>
          </w:p>
        </w:tc>
      </w:tr>
      <w:tr w:rsidR="00066A0B" w:rsidRPr="00F94454" w14:paraId="705D52F6" w14:textId="77777777" w:rsidTr="004F6A08">
        <w:trPr>
          <w:cantSplit/>
        </w:trPr>
        <w:tc>
          <w:tcPr>
            <w:tcW w:w="1473" w:type="pct"/>
            <w:vAlign w:val="center"/>
          </w:tcPr>
          <w:p w14:paraId="4312E0B3" w14:textId="77777777" w:rsidR="00066A0B" w:rsidRDefault="00066A0B" w:rsidP="004F6A08">
            <w:pPr>
              <w:rPr>
                <w:rFonts w:ascii="Arial" w:hAnsi="Arial" w:cs="Arial"/>
                <w:sz w:val="20"/>
                <w:szCs w:val="20"/>
              </w:rPr>
            </w:pPr>
            <w:r>
              <w:rPr>
                <w:rFonts w:ascii="Arial" w:hAnsi="Arial" w:cs="Arial"/>
                <w:sz w:val="20"/>
                <w:szCs w:val="20"/>
              </w:rPr>
              <w:t>СПП-элемент</w:t>
            </w:r>
          </w:p>
        </w:tc>
        <w:tc>
          <w:tcPr>
            <w:tcW w:w="2186" w:type="pct"/>
            <w:shd w:val="clear" w:color="auto" w:fill="auto"/>
            <w:vAlign w:val="center"/>
          </w:tcPr>
          <w:p w14:paraId="4643169B" w14:textId="77777777" w:rsidR="00066A0B" w:rsidRPr="00E87B4F" w:rsidRDefault="00066A0B" w:rsidP="004F6A08">
            <w:pPr>
              <w:jc w:val="left"/>
              <w:rPr>
                <w:rFonts w:ascii="Arial" w:hAnsi="Arial" w:cs="Arial"/>
                <w:sz w:val="20"/>
                <w:szCs w:val="20"/>
              </w:rPr>
            </w:pPr>
            <w:r>
              <w:rPr>
                <w:rFonts w:ascii="Arial" w:hAnsi="Arial" w:cs="Arial"/>
                <w:sz w:val="20"/>
                <w:szCs w:val="20"/>
              </w:rPr>
              <w:t xml:space="preserve">Элемент структурного плана проекта, заполняется, если указан тип </w:t>
            </w:r>
            <w:proofErr w:type="spellStart"/>
            <w:r>
              <w:rPr>
                <w:rFonts w:ascii="Arial" w:hAnsi="Arial" w:cs="Arial"/>
                <w:sz w:val="20"/>
                <w:szCs w:val="20"/>
              </w:rPr>
              <w:t>контировки</w:t>
            </w:r>
            <w:proofErr w:type="spellEnd"/>
            <w:r>
              <w:rPr>
                <w:rFonts w:ascii="Arial" w:hAnsi="Arial" w:cs="Arial"/>
                <w:sz w:val="20"/>
                <w:szCs w:val="20"/>
              </w:rPr>
              <w:t xml:space="preserve"> «</w:t>
            </w:r>
            <w:r>
              <w:rPr>
                <w:rFonts w:ascii="Arial" w:hAnsi="Arial" w:cs="Arial"/>
                <w:sz w:val="20"/>
                <w:szCs w:val="20"/>
                <w:lang w:val="en-US"/>
              </w:rPr>
              <w:t>Q</w:t>
            </w:r>
            <w:r>
              <w:rPr>
                <w:rFonts w:ascii="Arial" w:hAnsi="Arial" w:cs="Arial"/>
                <w:sz w:val="20"/>
                <w:szCs w:val="20"/>
              </w:rPr>
              <w:t>»</w:t>
            </w:r>
            <w:r w:rsidRPr="00E87B4F">
              <w:rPr>
                <w:rFonts w:ascii="Arial" w:hAnsi="Arial" w:cs="Arial"/>
                <w:sz w:val="20"/>
                <w:szCs w:val="20"/>
              </w:rPr>
              <w:t xml:space="preserve"> - </w:t>
            </w:r>
            <w:r>
              <w:rPr>
                <w:rFonts w:ascii="Arial" w:hAnsi="Arial" w:cs="Arial"/>
                <w:sz w:val="20"/>
                <w:szCs w:val="20"/>
              </w:rPr>
              <w:t>Закупка в запас проекта</w:t>
            </w:r>
          </w:p>
        </w:tc>
        <w:tc>
          <w:tcPr>
            <w:tcW w:w="1341" w:type="pct"/>
          </w:tcPr>
          <w:p w14:paraId="16C72183" w14:textId="77777777" w:rsidR="00066A0B" w:rsidRDefault="00066A0B" w:rsidP="004F6A08">
            <w:pPr>
              <w:jc w:val="left"/>
              <w:rPr>
                <w:rFonts w:ascii="Arial" w:hAnsi="Arial" w:cs="Arial"/>
                <w:sz w:val="20"/>
                <w:szCs w:val="20"/>
              </w:rPr>
            </w:pPr>
            <w:r>
              <w:rPr>
                <w:rFonts w:ascii="Arial" w:hAnsi="Arial" w:cs="Arial"/>
                <w:sz w:val="20"/>
                <w:szCs w:val="20"/>
              </w:rPr>
              <w:t>Выбор из справочника вручную</w:t>
            </w:r>
          </w:p>
        </w:tc>
      </w:tr>
    </w:tbl>
    <w:p w14:paraId="4744A64C" w14:textId="77777777" w:rsidR="00066A0B" w:rsidRPr="00A3616E" w:rsidRDefault="00066A0B" w:rsidP="00066A0B">
      <w:pPr>
        <w:spacing w:after="240" w:line="276" w:lineRule="auto"/>
        <w:ind w:firstLine="567"/>
        <w:rPr>
          <w:rFonts w:ascii="Arial" w:hAnsi="Arial" w:cs="Arial"/>
          <w:color w:val="FF0000"/>
          <w:sz w:val="2"/>
          <w:szCs w:val="2"/>
        </w:rPr>
      </w:pPr>
    </w:p>
    <w:p w14:paraId="2FAC8010" w14:textId="77777777" w:rsidR="00607A05" w:rsidRPr="000835FE" w:rsidRDefault="00607A05" w:rsidP="00607A05">
      <w:pPr>
        <w:pStyle w:val="3"/>
      </w:pPr>
      <w:bookmarkStart w:id="871" w:name="_Toc527633265"/>
      <w:r>
        <w:t>Запрос на корректировку</w:t>
      </w:r>
      <w:bookmarkEnd w:id="871"/>
    </w:p>
    <w:p w14:paraId="07B9A01C" w14:textId="77777777" w:rsidR="00607A05" w:rsidRDefault="00607A05" w:rsidP="00607A05">
      <w:pPr>
        <w:spacing w:after="240" w:line="276" w:lineRule="auto"/>
        <w:ind w:firstLine="567"/>
        <w:rPr>
          <w:rFonts w:ascii="Arial" w:hAnsi="Arial" w:cs="Arial"/>
        </w:rPr>
      </w:pPr>
      <w:r>
        <w:rPr>
          <w:rFonts w:ascii="Arial" w:hAnsi="Arial" w:cs="Arial"/>
        </w:rPr>
        <w:t>Запросы на корректировку бывают трёх типов – на корректировку потребности, на корректировку заявки на закупку и на корректировку спецификации.</w:t>
      </w:r>
    </w:p>
    <w:p w14:paraId="774011C8" w14:textId="77777777" w:rsidR="00607A05" w:rsidRDefault="00607A05" w:rsidP="00607A05">
      <w:pPr>
        <w:pStyle w:val="a8"/>
        <w:keepNext/>
        <w:spacing w:after="240" w:afterAutospacing="0" w:line="276" w:lineRule="auto"/>
        <w:jc w:val="right"/>
        <w:rPr>
          <w:rFonts w:ascii="Arial" w:hAnsi="Arial" w:cs="Arial"/>
          <w:color w:val="000000" w:themeColor="text1"/>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941B9E">
        <w:rPr>
          <w:rFonts w:ascii="Arial" w:hAnsi="Arial" w:cs="Arial"/>
          <w:b/>
          <w:noProof/>
          <w:sz w:val="22"/>
        </w:rPr>
        <w:t>52</w:t>
      </w:r>
      <w:r w:rsidRPr="00916FAB">
        <w:rPr>
          <w:rFonts w:ascii="Arial" w:hAnsi="Arial" w:cs="Arial"/>
          <w:b/>
          <w:sz w:val="22"/>
        </w:rPr>
        <w:fldChar w:fldCharType="end"/>
      </w:r>
      <w:r w:rsidRPr="00916FAB">
        <w:rPr>
          <w:rFonts w:ascii="Arial" w:hAnsi="Arial" w:cs="Arial"/>
          <w:b/>
          <w:sz w:val="22"/>
        </w:rPr>
        <w:t xml:space="preserve">. </w:t>
      </w:r>
      <w:r>
        <w:rPr>
          <w:rFonts w:ascii="Arial" w:hAnsi="Arial" w:cs="Arial"/>
          <w:b/>
          <w:sz w:val="22"/>
        </w:rPr>
        <w:t>Обязательные поля запроса на корректировку</w:t>
      </w:r>
    </w:p>
    <w:tbl>
      <w:tblPr>
        <w:tblW w:w="4939"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961"/>
        <w:gridCol w:w="4395"/>
        <w:gridCol w:w="2696"/>
      </w:tblGrid>
      <w:tr w:rsidR="00607A05" w:rsidRPr="00F94454" w14:paraId="0769DEF3" w14:textId="77777777" w:rsidTr="006902A4">
        <w:trPr>
          <w:cantSplit/>
          <w:trHeight w:val="397"/>
          <w:tblHeader/>
        </w:trPr>
        <w:tc>
          <w:tcPr>
            <w:tcW w:w="1473" w:type="pct"/>
            <w:shd w:val="clear" w:color="auto" w:fill="FFC000"/>
            <w:vAlign w:val="center"/>
          </w:tcPr>
          <w:p w14:paraId="6FF72E06" w14:textId="77777777" w:rsidR="00607A05" w:rsidRPr="00D36A72" w:rsidRDefault="00607A05" w:rsidP="006902A4">
            <w:pPr>
              <w:jc w:val="center"/>
              <w:rPr>
                <w:rFonts w:ascii="Arial" w:hAnsi="Arial" w:cs="Arial"/>
                <w:b/>
                <w:sz w:val="20"/>
              </w:rPr>
            </w:pPr>
            <w:r>
              <w:rPr>
                <w:rFonts w:ascii="Arial" w:hAnsi="Arial" w:cs="Arial"/>
                <w:b/>
                <w:sz w:val="20"/>
                <w:szCs w:val="20"/>
                <w:lang w:eastAsia="ru-RU"/>
              </w:rPr>
              <w:t>Имя поля</w:t>
            </w:r>
          </w:p>
        </w:tc>
        <w:tc>
          <w:tcPr>
            <w:tcW w:w="2186" w:type="pct"/>
            <w:shd w:val="clear" w:color="auto" w:fill="FFC000"/>
            <w:vAlign w:val="center"/>
          </w:tcPr>
          <w:p w14:paraId="78AD8C7E" w14:textId="77777777" w:rsidR="00607A05" w:rsidRPr="00F94454" w:rsidRDefault="00607A05" w:rsidP="006902A4">
            <w:pPr>
              <w:jc w:val="center"/>
              <w:rPr>
                <w:rFonts w:ascii="Arial" w:hAnsi="Arial" w:cs="Arial"/>
                <w:b/>
                <w:sz w:val="20"/>
              </w:rPr>
            </w:pPr>
            <w:r>
              <w:rPr>
                <w:rFonts w:ascii="Arial" w:hAnsi="Arial" w:cs="Arial"/>
                <w:b/>
                <w:sz w:val="20"/>
                <w:szCs w:val="20"/>
                <w:lang w:eastAsia="ru-RU"/>
              </w:rPr>
              <w:t>Содержание поля документа</w:t>
            </w:r>
          </w:p>
        </w:tc>
        <w:tc>
          <w:tcPr>
            <w:tcW w:w="1341" w:type="pct"/>
            <w:shd w:val="clear" w:color="auto" w:fill="FFC000"/>
          </w:tcPr>
          <w:p w14:paraId="34F3C8C4" w14:textId="77777777" w:rsidR="00607A05" w:rsidRDefault="00607A05" w:rsidP="006902A4">
            <w:pPr>
              <w:jc w:val="center"/>
              <w:rPr>
                <w:rFonts w:ascii="Arial" w:hAnsi="Arial" w:cs="Arial"/>
                <w:b/>
                <w:sz w:val="20"/>
                <w:szCs w:val="20"/>
                <w:lang w:eastAsia="ru-RU"/>
              </w:rPr>
            </w:pPr>
            <w:r>
              <w:rPr>
                <w:rFonts w:ascii="Arial" w:hAnsi="Arial" w:cs="Arial"/>
                <w:b/>
                <w:sz w:val="20"/>
              </w:rPr>
              <w:t>Принцип заполнения при создании вручную</w:t>
            </w:r>
          </w:p>
        </w:tc>
      </w:tr>
      <w:tr w:rsidR="009C41C5" w:rsidRPr="00F94454" w14:paraId="3C98E759" w14:textId="77777777" w:rsidTr="006902A4">
        <w:trPr>
          <w:cantSplit/>
        </w:trPr>
        <w:tc>
          <w:tcPr>
            <w:tcW w:w="1473" w:type="pct"/>
            <w:vAlign w:val="center"/>
          </w:tcPr>
          <w:p w14:paraId="039AB84B" w14:textId="77777777" w:rsidR="009C41C5" w:rsidRPr="007B4C4D" w:rsidRDefault="009C41C5" w:rsidP="009C41C5">
            <w:pPr>
              <w:rPr>
                <w:rFonts w:ascii="Arial" w:hAnsi="Arial" w:cs="Arial"/>
                <w:sz w:val="20"/>
                <w:szCs w:val="20"/>
              </w:rPr>
            </w:pPr>
            <w:r>
              <w:rPr>
                <w:rFonts w:ascii="Arial" w:hAnsi="Arial" w:cs="Arial"/>
                <w:sz w:val="20"/>
                <w:szCs w:val="20"/>
              </w:rPr>
              <w:t>Тип запроса</w:t>
            </w:r>
          </w:p>
        </w:tc>
        <w:tc>
          <w:tcPr>
            <w:tcW w:w="2186" w:type="pct"/>
            <w:shd w:val="clear" w:color="auto" w:fill="auto"/>
            <w:vAlign w:val="center"/>
          </w:tcPr>
          <w:p w14:paraId="619CC892" w14:textId="77777777" w:rsidR="009C41C5" w:rsidRPr="006445D4" w:rsidRDefault="009C41C5" w:rsidP="009C41C5">
            <w:pPr>
              <w:jc w:val="left"/>
              <w:rPr>
                <w:rFonts w:ascii="Arial" w:hAnsi="Arial" w:cs="Arial"/>
                <w:sz w:val="20"/>
                <w:szCs w:val="20"/>
              </w:rPr>
            </w:pPr>
            <w:r>
              <w:rPr>
                <w:rFonts w:ascii="Arial" w:hAnsi="Arial" w:cs="Arial"/>
                <w:sz w:val="20"/>
                <w:szCs w:val="20"/>
              </w:rPr>
              <w:t>Код типа запроса</w:t>
            </w:r>
          </w:p>
        </w:tc>
        <w:tc>
          <w:tcPr>
            <w:tcW w:w="1341" w:type="pct"/>
          </w:tcPr>
          <w:p w14:paraId="56C77323" w14:textId="77777777" w:rsidR="009C41C5" w:rsidRDefault="009C41C5" w:rsidP="009C41C5">
            <w:pPr>
              <w:jc w:val="left"/>
              <w:rPr>
                <w:rFonts w:ascii="Arial" w:hAnsi="Arial" w:cs="Arial"/>
                <w:sz w:val="20"/>
                <w:szCs w:val="20"/>
              </w:rPr>
            </w:pPr>
            <w:r>
              <w:rPr>
                <w:rFonts w:ascii="Arial" w:hAnsi="Arial" w:cs="Arial"/>
                <w:sz w:val="20"/>
                <w:szCs w:val="20"/>
              </w:rPr>
              <w:t>Определяется ссылочным исходным документом</w:t>
            </w:r>
          </w:p>
        </w:tc>
      </w:tr>
      <w:tr w:rsidR="00607A05" w:rsidRPr="00F94454" w14:paraId="552C7201" w14:textId="77777777" w:rsidTr="006902A4">
        <w:trPr>
          <w:cantSplit/>
          <w:trHeight w:val="522"/>
        </w:trPr>
        <w:tc>
          <w:tcPr>
            <w:tcW w:w="1473" w:type="pct"/>
            <w:vAlign w:val="center"/>
          </w:tcPr>
          <w:p w14:paraId="50F00ECF" w14:textId="77777777" w:rsidR="00607A05" w:rsidRDefault="009C41C5" w:rsidP="006902A4">
            <w:pPr>
              <w:rPr>
                <w:rFonts w:ascii="Arial" w:hAnsi="Arial" w:cs="Arial"/>
                <w:sz w:val="20"/>
                <w:szCs w:val="20"/>
              </w:rPr>
            </w:pPr>
            <w:r w:rsidRPr="009C41C5">
              <w:rPr>
                <w:rFonts w:ascii="Arial" w:hAnsi="Arial" w:cs="Arial"/>
                <w:sz w:val="20"/>
                <w:szCs w:val="20"/>
              </w:rPr>
              <w:t>Номер исходного документа</w:t>
            </w:r>
          </w:p>
        </w:tc>
        <w:tc>
          <w:tcPr>
            <w:tcW w:w="2186" w:type="pct"/>
            <w:shd w:val="clear" w:color="auto" w:fill="auto"/>
            <w:vAlign w:val="center"/>
          </w:tcPr>
          <w:p w14:paraId="2474EDFF" w14:textId="77777777" w:rsidR="00607A05" w:rsidRPr="0059382C" w:rsidRDefault="009C41C5" w:rsidP="009C41C5">
            <w:pPr>
              <w:jc w:val="left"/>
              <w:rPr>
                <w:rFonts w:ascii="Arial" w:hAnsi="Arial" w:cs="Arial"/>
                <w:sz w:val="20"/>
                <w:szCs w:val="20"/>
              </w:rPr>
            </w:pPr>
            <w:r>
              <w:rPr>
                <w:rFonts w:ascii="Arial" w:hAnsi="Arial" w:cs="Arial"/>
                <w:sz w:val="20"/>
                <w:szCs w:val="20"/>
              </w:rPr>
              <w:t>П</w:t>
            </w:r>
            <w:r w:rsidRPr="009C41C5">
              <w:rPr>
                <w:rFonts w:ascii="Arial" w:hAnsi="Arial" w:cs="Arial"/>
                <w:sz w:val="20"/>
                <w:szCs w:val="20"/>
              </w:rPr>
              <w:t xml:space="preserve">отребность, </w:t>
            </w:r>
            <w:r>
              <w:rPr>
                <w:rFonts w:ascii="Arial" w:hAnsi="Arial" w:cs="Arial"/>
                <w:sz w:val="20"/>
                <w:szCs w:val="20"/>
              </w:rPr>
              <w:t>З</w:t>
            </w:r>
            <w:r w:rsidRPr="009C41C5">
              <w:rPr>
                <w:rFonts w:ascii="Arial" w:hAnsi="Arial" w:cs="Arial"/>
                <w:sz w:val="20"/>
                <w:szCs w:val="20"/>
              </w:rPr>
              <w:t xml:space="preserve">аявка на закупку МТР, </w:t>
            </w:r>
            <w:r>
              <w:rPr>
                <w:rFonts w:ascii="Arial" w:hAnsi="Arial" w:cs="Arial"/>
                <w:sz w:val="20"/>
                <w:szCs w:val="20"/>
              </w:rPr>
              <w:t>С</w:t>
            </w:r>
            <w:r w:rsidRPr="009C41C5">
              <w:rPr>
                <w:rFonts w:ascii="Arial" w:hAnsi="Arial" w:cs="Arial"/>
                <w:sz w:val="20"/>
                <w:szCs w:val="20"/>
              </w:rPr>
              <w:t>пецификация на поставку МТР</w:t>
            </w:r>
          </w:p>
        </w:tc>
        <w:tc>
          <w:tcPr>
            <w:tcW w:w="1341" w:type="pct"/>
          </w:tcPr>
          <w:p w14:paraId="34DB1E76" w14:textId="77777777" w:rsidR="00607A05" w:rsidRDefault="00607A05" w:rsidP="006902A4">
            <w:pPr>
              <w:jc w:val="left"/>
              <w:rPr>
                <w:rFonts w:ascii="Arial" w:hAnsi="Arial" w:cs="Arial"/>
                <w:sz w:val="20"/>
                <w:szCs w:val="20"/>
              </w:rPr>
            </w:pPr>
            <w:r>
              <w:rPr>
                <w:rFonts w:ascii="Arial" w:hAnsi="Arial" w:cs="Arial"/>
                <w:sz w:val="20"/>
                <w:szCs w:val="20"/>
              </w:rPr>
              <w:t>Выбор из справочника вручную</w:t>
            </w:r>
            <w:r w:rsidR="009C41C5">
              <w:rPr>
                <w:rFonts w:ascii="Arial" w:hAnsi="Arial" w:cs="Arial"/>
                <w:sz w:val="20"/>
                <w:szCs w:val="20"/>
              </w:rPr>
              <w:t xml:space="preserve"> или позиции в отчёте Анализ результатов ППМ</w:t>
            </w:r>
          </w:p>
        </w:tc>
      </w:tr>
      <w:tr w:rsidR="009C41C5" w:rsidRPr="00F94454" w14:paraId="56EA87B4" w14:textId="77777777" w:rsidTr="006902A4">
        <w:trPr>
          <w:cantSplit/>
        </w:trPr>
        <w:tc>
          <w:tcPr>
            <w:tcW w:w="1473" w:type="pct"/>
            <w:vAlign w:val="center"/>
          </w:tcPr>
          <w:p w14:paraId="251E61BD" w14:textId="77777777" w:rsidR="009C41C5" w:rsidRDefault="009C41C5" w:rsidP="009C41C5">
            <w:pPr>
              <w:rPr>
                <w:rFonts w:ascii="Arial" w:hAnsi="Arial" w:cs="Arial"/>
                <w:sz w:val="20"/>
                <w:szCs w:val="20"/>
              </w:rPr>
            </w:pPr>
            <w:r w:rsidRPr="009C41C5">
              <w:rPr>
                <w:rFonts w:ascii="Arial" w:hAnsi="Arial" w:cs="Arial"/>
                <w:sz w:val="20"/>
                <w:szCs w:val="20"/>
              </w:rPr>
              <w:t>Позиция исходного документа</w:t>
            </w:r>
          </w:p>
        </w:tc>
        <w:tc>
          <w:tcPr>
            <w:tcW w:w="2186" w:type="pct"/>
            <w:shd w:val="clear" w:color="auto" w:fill="auto"/>
            <w:vAlign w:val="center"/>
          </w:tcPr>
          <w:p w14:paraId="19984D2E" w14:textId="77777777" w:rsidR="009C41C5" w:rsidRPr="00AE0F11" w:rsidRDefault="009C41C5" w:rsidP="009C41C5">
            <w:pPr>
              <w:jc w:val="left"/>
              <w:rPr>
                <w:rFonts w:ascii="Arial" w:hAnsi="Arial" w:cs="Arial"/>
                <w:sz w:val="20"/>
                <w:szCs w:val="20"/>
              </w:rPr>
            </w:pPr>
            <w:r>
              <w:rPr>
                <w:rFonts w:ascii="Arial" w:hAnsi="Arial" w:cs="Arial"/>
                <w:sz w:val="20"/>
                <w:szCs w:val="20"/>
              </w:rPr>
              <w:t>Номер позиции</w:t>
            </w:r>
          </w:p>
        </w:tc>
        <w:tc>
          <w:tcPr>
            <w:tcW w:w="1341" w:type="pct"/>
          </w:tcPr>
          <w:p w14:paraId="02D59610" w14:textId="77777777" w:rsidR="009C41C5" w:rsidRDefault="009C41C5" w:rsidP="009C41C5">
            <w:pPr>
              <w:jc w:val="left"/>
              <w:rPr>
                <w:rFonts w:ascii="Arial" w:hAnsi="Arial" w:cs="Arial"/>
                <w:sz w:val="20"/>
                <w:szCs w:val="20"/>
              </w:rPr>
            </w:pPr>
            <w:r>
              <w:rPr>
                <w:rFonts w:ascii="Arial" w:hAnsi="Arial" w:cs="Arial"/>
                <w:sz w:val="20"/>
                <w:szCs w:val="20"/>
              </w:rPr>
              <w:t>Выбор из справочника вручную или позиции в отчёте Анализ результатов ППМ</w:t>
            </w:r>
          </w:p>
        </w:tc>
      </w:tr>
      <w:tr w:rsidR="009C41C5" w:rsidRPr="00F94454" w14:paraId="52BA97DE" w14:textId="77777777" w:rsidTr="006902A4">
        <w:trPr>
          <w:cantSplit/>
        </w:trPr>
        <w:tc>
          <w:tcPr>
            <w:tcW w:w="1473" w:type="pct"/>
            <w:vAlign w:val="center"/>
          </w:tcPr>
          <w:p w14:paraId="7E64DE74" w14:textId="77777777" w:rsidR="009C41C5" w:rsidRPr="009C41C5" w:rsidRDefault="009C41C5" w:rsidP="009C41C5">
            <w:pPr>
              <w:rPr>
                <w:rFonts w:ascii="Arial" w:hAnsi="Arial" w:cs="Arial"/>
                <w:sz w:val="20"/>
                <w:szCs w:val="20"/>
              </w:rPr>
            </w:pPr>
            <w:r>
              <w:rPr>
                <w:rFonts w:ascii="Arial" w:hAnsi="Arial" w:cs="Arial"/>
                <w:sz w:val="20"/>
                <w:szCs w:val="20"/>
              </w:rPr>
              <w:t>Исходн</w:t>
            </w:r>
            <w:r w:rsidRPr="009C41C5">
              <w:rPr>
                <w:rFonts w:ascii="Arial" w:hAnsi="Arial" w:cs="Arial"/>
                <w:sz w:val="20"/>
                <w:szCs w:val="20"/>
              </w:rPr>
              <w:t>ая дата поставки</w:t>
            </w:r>
          </w:p>
        </w:tc>
        <w:tc>
          <w:tcPr>
            <w:tcW w:w="2186" w:type="pct"/>
            <w:shd w:val="clear" w:color="auto" w:fill="auto"/>
            <w:vAlign w:val="center"/>
          </w:tcPr>
          <w:p w14:paraId="7EB705B8" w14:textId="77777777" w:rsidR="009C41C5" w:rsidRDefault="009C41C5" w:rsidP="009C41C5">
            <w:pPr>
              <w:jc w:val="left"/>
              <w:rPr>
                <w:rFonts w:ascii="Arial" w:hAnsi="Arial" w:cs="Arial"/>
                <w:sz w:val="20"/>
                <w:szCs w:val="20"/>
              </w:rPr>
            </w:pPr>
            <w:r>
              <w:rPr>
                <w:rFonts w:ascii="Arial" w:hAnsi="Arial" w:cs="Arial"/>
                <w:sz w:val="20"/>
                <w:szCs w:val="20"/>
              </w:rPr>
              <w:t>Дата</w:t>
            </w:r>
          </w:p>
        </w:tc>
        <w:tc>
          <w:tcPr>
            <w:tcW w:w="1341" w:type="pct"/>
          </w:tcPr>
          <w:p w14:paraId="4E634E2B" w14:textId="77777777" w:rsidR="009C41C5" w:rsidRDefault="009C41C5" w:rsidP="009C41C5">
            <w:pPr>
              <w:jc w:val="left"/>
              <w:rPr>
                <w:rFonts w:ascii="Arial" w:hAnsi="Arial" w:cs="Arial"/>
                <w:sz w:val="20"/>
                <w:szCs w:val="20"/>
              </w:rPr>
            </w:pPr>
            <w:r>
              <w:rPr>
                <w:rFonts w:ascii="Arial" w:hAnsi="Arial" w:cs="Arial"/>
                <w:sz w:val="20"/>
                <w:szCs w:val="20"/>
              </w:rPr>
              <w:t>Заполняется автоматически из ссылочного исходного документа</w:t>
            </w:r>
          </w:p>
        </w:tc>
      </w:tr>
      <w:tr w:rsidR="009C41C5" w:rsidRPr="00F94454" w14:paraId="6AFCEACD" w14:textId="77777777" w:rsidTr="006902A4">
        <w:trPr>
          <w:cantSplit/>
        </w:trPr>
        <w:tc>
          <w:tcPr>
            <w:tcW w:w="1473" w:type="pct"/>
            <w:vAlign w:val="center"/>
          </w:tcPr>
          <w:p w14:paraId="5B610E17" w14:textId="77777777" w:rsidR="009C41C5" w:rsidRDefault="009C41C5" w:rsidP="009C41C5">
            <w:pPr>
              <w:rPr>
                <w:rFonts w:ascii="Arial" w:hAnsi="Arial" w:cs="Arial"/>
                <w:sz w:val="20"/>
                <w:szCs w:val="20"/>
              </w:rPr>
            </w:pPr>
            <w:r w:rsidRPr="009C41C5">
              <w:rPr>
                <w:rFonts w:ascii="Arial" w:hAnsi="Arial" w:cs="Arial"/>
                <w:sz w:val="20"/>
                <w:szCs w:val="20"/>
              </w:rPr>
              <w:t>Предлагаемая дата поставки</w:t>
            </w:r>
          </w:p>
        </w:tc>
        <w:tc>
          <w:tcPr>
            <w:tcW w:w="2186" w:type="pct"/>
            <w:shd w:val="clear" w:color="auto" w:fill="auto"/>
            <w:vAlign w:val="center"/>
          </w:tcPr>
          <w:p w14:paraId="35667E85" w14:textId="77777777" w:rsidR="009C41C5" w:rsidRDefault="009C41C5" w:rsidP="009C41C5">
            <w:pPr>
              <w:jc w:val="left"/>
              <w:rPr>
                <w:rFonts w:ascii="Arial" w:hAnsi="Arial" w:cs="Arial"/>
                <w:sz w:val="20"/>
                <w:szCs w:val="20"/>
              </w:rPr>
            </w:pPr>
            <w:r>
              <w:rPr>
                <w:rFonts w:ascii="Arial" w:hAnsi="Arial" w:cs="Arial"/>
                <w:sz w:val="20"/>
                <w:szCs w:val="20"/>
              </w:rPr>
              <w:t>Дата</w:t>
            </w:r>
          </w:p>
        </w:tc>
        <w:tc>
          <w:tcPr>
            <w:tcW w:w="1341" w:type="pct"/>
          </w:tcPr>
          <w:p w14:paraId="381078F4" w14:textId="77777777" w:rsidR="009C41C5" w:rsidRDefault="009C41C5" w:rsidP="009C41C5">
            <w:pPr>
              <w:jc w:val="left"/>
              <w:rPr>
                <w:rFonts w:ascii="Arial" w:hAnsi="Arial" w:cs="Arial"/>
                <w:sz w:val="20"/>
                <w:szCs w:val="20"/>
              </w:rPr>
            </w:pPr>
            <w:r>
              <w:rPr>
                <w:rFonts w:ascii="Arial" w:hAnsi="Arial" w:cs="Arial"/>
                <w:sz w:val="20"/>
                <w:szCs w:val="20"/>
              </w:rPr>
              <w:t>Ввод вручную</w:t>
            </w:r>
          </w:p>
        </w:tc>
      </w:tr>
      <w:tr w:rsidR="009C41C5" w:rsidRPr="00F94454" w14:paraId="07C5CD4C" w14:textId="77777777" w:rsidTr="006902A4">
        <w:trPr>
          <w:cantSplit/>
        </w:trPr>
        <w:tc>
          <w:tcPr>
            <w:tcW w:w="1473" w:type="pct"/>
            <w:vAlign w:val="center"/>
          </w:tcPr>
          <w:p w14:paraId="03C8A33A" w14:textId="77777777" w:rsidR="009C41C5" w:rsidRPr="009C41C5" w:rsidRDefault="009C41C5" w:rsidP="009C41C5">
            <w:pPr>
              <w:rPr>
                <w:rFonts w:ascii="Arial" w:hAnsi="Arial" w:cs="Arial"/>
                <w:sz w:val="20"/>
                <w:szCs w:val="20"/>
              </w:rPr>
            </w:pPr>
            <w:r>
              <w:rPr>
                <w:rFonts w:ascii="Arial" w:hAnsi="Arial" w:cs="Arial"/>
                <w:sz w:val="20"/>
                <w:szCs w:val="20"/>
              </w:rPr>
              <w:t>Исходный</w:t>
            </w:r>
            <w:r w:rsidRPr="009C41C5">
              <w:rPr>
                <w:rFonts w:ascii="Arial" w:hAnsi="Arial" w:cs="Arial"/>
                <w:sz w:val="20"/>
                <w:szCs w:val="20"/>
              </w:rPr>
              <w:t xml:space="preserve"> </w:t>
            </w:r>
            <w:r>
              <w:rPr>
                <w:rFonts w:ascii="Arial" w:hAnsi="Arial" w:cs="Arial"/>
                <w:sz w:val="20"/>
                <w:szCs w:val="20"/>
              </w:rPr>
              <w:t>код МТР</w:t>
            </w:r>
          </w:p>
        </w:tc>
        <w:tc>
          <w:tcPr>
            <w:tcW w:w="2186" w:type="pct"/>
            <w:shd w:val="clear" w:color="auto" w:fill="auto"/>
            <w:vAlign w:val="center"/>
          </w:tcPr>
          <w:p w14:paraId="432A9926" w14:textId="77777777" w:rsidR="009C41C5" w:rsidRDefault="009C41C5" w:rsidP="006902A4">
            <w:pPr>
              <w:jc w:val="left"/>
              <w:rPr>
                <w:rFonts w:ascii="Arial" w:hAnsi="Arial" w:cs="Arial"/>
                <w:sz w:val="20"/>
                <w:szCs w:val="20"/>
              </w:rPr>
            </w:pPr>
            <w:r>
              <w:rPr>
                <w:rFonts w:ascii="Arial" w:hAnsi="Arial" w:cs="Arial"/>
                <w:sz w:val="20"/>
                <w:szCs w:val="20"/>
              </w:rPr>
              <w:t>Код ОЗМ</w:t>
            </w:r>
          </w:p>
        </w:tc>
        <w:tc>
          <w:tcPr>
            <w:tcW w:w="1341" w:type="pct"/>
          </w:tcPr>
          <w:p w14:paraId="54421FAB" w14:textId="77777777" w:rsidR="009C41C5" w:rsidRDefault="009C41C5" w:rsidP="006902A4">
            <w:pPr>
              <w:jc w:val="left"/>
              <w:rPr>
                <w:rFonts w:ascii="Arial" w:hAnsi="Arial" w:cs="Arial"/>
                <w:sz w:val="20"/>
                <w:szCs w:val="20"/>
              </w:rPr>
            </w:pPr>
            <w:r>
              <w:rPr>
                <w:rFonts w:ascii="Arial" w:hAnsi="Arial" w:cs="Arial"/>
                <w:sz w:val="20"/>
                <w:szCs w:val="20"/>
              </w:rPr>
              <w:t>Заполняется автоматически из ссылочного исходного документа</w:t>
            </w:r>
          </w:p>
        </w:tc>
      </w:tr>
      <w:tr w:rsidR="009C41C5" w:rsidRPr="00F94454" w14:paraId="5681F3F9" w14:textId="77777777" w:rsidTr="006902A4">
        <w:trPr>
          <w:cantSplit/>
        </w:trPr>
        <w:tc>
          <w:tcPr>
            <w:tcW w:w="1473" w:type="pct"/>
            <w:vAlign w:val="center"/>
          </w:tcPr>
          <w:p w14:paraId="4A619ED8" w14:textId="77777777" w:rsidR="009C41C5" w:rsidRDefault="009C41C5" w:rsidP="009C41C5">
            <w:pPr>
              <w:rPr>
                <w:rFonts w:ascii="Arial" w:hAnsi="Arial" w:cs="Arial"/>
                <w:sz w:val="20"/>
                <w:szCs w:val="20"/>
              </w:rPr>
            </w:pPr>
            <w:r w:rsidRPr="009C41C5">
              <w:rPr>
                <w:rFonts w:ascii="Arial" w:hAnsi="Arial" w:cs="Arial"/>
                <w:sz w:val="20"/>
                <w:szCs w:val="20"/>
              </w:rPr>
              <w:t>Предлагаем</w:t>
            </w:r>
            <w:r>
              <w:rPr>
                <w:rFonts w:ascii="Arial" w:hAnsi="Arial" w:cs="Arial"/>
                <w:sz w:val="20"/>
                <w:szCs w:val="20"/>
              </w:rPr>
              <w:t>ый</w:t>
            </w:r>
            <w:r w:rsidRPr="009C41C5">
              <w:rPr>
                <w:rFonts w:ascii="Arial" w:hAnsi="Arial" w:cs="Arial"/>
                <w:sz w:val="20"/>
                <w:szCs w:val="20"/>
              </w:rPr>
              <w:t xml:space="preserve"> </w:t>
            </w:r>
            <w:r>
              <w:rPr>
                <w:rFonts w:ascii="Arial" w:hAnsi="Arial" w:cs="Arial"/>
                <w:sz w:val="20"/>
                <w:szCs w:val="20"/>
              </w:rPr>
              <w:t>код МТР</w:t>
            </w:r>
          </w:p>
        </w:tc>
        <w:tc>
          <w:tcPr>
            <w:tcW w:w="2186" w:type="pct"/>
            <w:shd w:val="clear" w:color="auto" w:fill="auto"/>
            <w:vAlign w:val="center"/>
          </w:tcPr>
          <w:p w14:paraId="1E17B430" w14:textId="77777777" w:rsidR="009C41C5" w:rsidRDefault="009C41C5" w:rsidP="009C41C5">
            <w:pPr>
              <w:jc w:val="left"/>
              <w:rPr>
                <w:rFonts w:ascii="Arial" w:hAnsi="Arial" w:cs="Arial"/>
                <w:sz w:val="20"/>
                <w:szCs w:val="20"/>
              </w:rPr>
            </w:pPr>
            <w:r>
              <w:rPr>
                <w:rFonts w:ascii="Arial" w:hAnsi="Arial" w:cs="Arial"/>
                <w:sz w:val="20"/>
                <w:szCs w:val="20"/>
              </w:rPr>
              <w:t>Код ОЗМ</w:t>
            </w:r>
          </w:p>
        </w:tc>
        <w:tc>
          <w:tcPr>
            <w:tcW w:w="1341" w:type="pct"/>
          </w:tcPr>
          <w:p w14:paraId="0E68689C" w14:textId="77777777" w:rsidR="009C41C5" w:rsidRDefault="009C41C5" w:rsidP="009C41C5">
            <w:pPr>
              <w:jc w:val="left"/>
              <w:rPr>
                <w:rFonts w:ascii="Arial" w:hAnsi="Arial" w:cs="Arial"/>
                <w:sz w:val="20"/>
                <w:szCs w:val="20"/>
              </w:rPr>
            </w:pPr>
            <w:r>
              <w:rPr>
                <w:rFonts w:ascii="Arial" w:hAnsi="Arial" w:cs="Arial"/>
                <w:sz w:val="20"/>
                <w:szCs w:val="20"/>
              </w:rPr>
              <w:t>Выбор из справочника вручную</w:t>
            </w:r>
          </w:p>
        </w:tc>
      </w:tr>
      <w:tr w:rsidR="009C41C5" w:rsidRPr="00F94454" w14:paraId="6377DB0F" w14:textId="77777777" w:rsidTr="006902A4">
        <w:trPr>
          <w:cantSplit/>
        </w:trPr>
        <w:tc>
          <w:tcPr>
            <w:tcW w:w="1473" w:type="pct"/>
            <w:vAlign w:val="center"/>
          </w:tcPr>
          <w:p w14:paraId="5279865A" w14:textId="77777777" w:rsidR="009C41C5" w:rsidRPr="001C0157" w:rsidRDefault="009C41C5" w:rsidP="009C41C5">
            <w:pPr>
              <w:rPr>
                <w:rFonts w:ascii="Arial" w:hAnsi="Arial" w:cs="Arial"/>
                <w:sz w:val="20"/>
                <w:szCs w:val="20"/>
              </w:rPr>
            </w:pPr>
            <w:r>
              <w:rPr>
                <w:rFonts w:ascii="Arial" w:hAnsi="Arial" w:cs="Arial"/>
                <w:sz w:val="20"/>
                <w:szCs w:val="20"/>
              </w:rPr>
              <w:t>Исходное количество</w:t>
            </w:r>
          </w:p>
        </w:tc>
        <w:tc>
          <w:tcPr>
            <w:tcW w:w="2186" w:type="pct"/>
            <w:shd w:val="clear" w:color="auto" w:fill="auto"/>
            <w:vAlign w:val="center"/>
          </w:tcPr>
          <w:p w14:paraId="1B23FDF1" w14:textId="77777777" w:rsidR="009C41C5" w:rsidRDefault="009C41C5" w:rsidP="009C41C5">
            <w:pPr>
              <w:jc w:val="left"/>
              <w:rPr>
                <w:rFonts w:ascii="Arial" w:hAnsi="Arial" w:cs="Arial"/>
                <w:sz w:val="20"/>
                <w:szCs w:val="20"/>
              </w:rPr>
            </w:pPr>
            <w:r>
              <w:rPr>
                <w:rFonts w:ascii="Arial" w:hAnsi="Arial" w:cs="Arial"/>
                <w:sz w:val="20"/>
                <w:szCs w:val="20"/>
              </w:rPr>
              <w:t xml:space="preserve">Количество </w:t>
            </w:r>
          </w:p>
        </w:tc>
        <w:tc>
          <w:tcPr>
            <w:tcW w:w="1341" w:type="pct"/>
          </w:tcPr>
          <w:p w14:paraId="4ED1D8D2" w14:textId="77777777" w:rsidR="009C41C5" w:rsidRPr="00085002" w:rsidRDefault="009C41C5" w:rsidP="009C41C5">
            <w:pPr>
              <w:jc w:val="left"/>
              <w:rPr>
                <w:rFonts w:ascii="Arial" w:hAnsi="Arial" w:cs="Arial"/>
                <w:sz w:val="20"/>
                <w:szCs w:val="20"/>
              </w:rPr>
            </w:pPr>
            <w:r>
              <w:rPr>
                <w:rFonts w:ascii="Arial" w:hAnsi="Arial" w:cs="Arial"/>
                <w:sz w:val="20"/>
                <w:szCs w:val="20"/>
              </w:rPr>
              <w:t>Заполняется автоматически из ссылочного исходного документа</w:t>
            </w:r>
          </w:p>
        </w:tc>
      </w:tr>
      <w:tr w:rsidR="009C41C5" w:rsidRPr="00F94454" w14:paraId="4E11BC08" w14:textId="77777777" w:rsidTr="006902A4">
        <w:trPr>
          <w:cantSplit/>
        </w:trPr>
        <w:tc>
          <w:tcPr>
            <w:tcW w:w="1473" w:type="pct"/>
            <w:vAlign w:val="center"/>
          </w:tcPr>
          <w:p w14:paraId="081BC870" w14:textId="77777777" w:rsidR="009C41C5" w:rsidRDefault="009C41C5" w:rsidP="009C41C5">
            <w:pPr>
              <w:rPr>
                <w:rFonts w:ascii="Arial" w:hAnsi="Arial" w:cs="Arial"/>
                <w:sz w:val="20"/>
                <w:szCs w:val="20"/>
              </w:rPr>
            </w:pPr>
            <w:r w:rsidRPr="009C41C5">
              <w:rPr>
                <w:rFonts w:ascii="Arial" w:hAnsi="Arial" w:cs="Arial"/>
                <w:sz w:val="20"/>
                <w:szCs w:val="20"/>
              </w:rPr>
              <w:t>Предлагаем</w:t>
            </w:r>
            <w:r>
              <w:rPr>
                <w:rFonts w:ascii="Arial" w:hAnsi="Arial" w:cs="Arial"/>
                <w:sz w:val="20"/>
                <w:szCs w:val="20"/>
              </w:rPr>
              <w:t>ое количество</w:t>
            </w:r>
          </w:p>
        </w:tc>
        <w:tc>
          <w:tcPr>
            <w:tcW w:w="2186" w:type="pct"/>
            <w:shd w:val="clear" w:color="auto" w:fill="auto"/>
            <w:vAlign w:val="center"/>
          </w:tcPr>
          <w:p w14:paraId="2CE51913" w14:textId="77777777" w:rsidR="009C41C5" w:rsidRPr="00085002" w:rsidRDefault="009C41C5" w:rsidP="009C41C5">
            <w:pPr>
              <w:jc w:val="left"/>
              <w:rPr>
                <w:rFonts w:ascii="Arial" w:hAnsi="Arial" w:cs="Arial"/>
                <w:sz w:val="20"/>
                <w:szCs w:val="20"/>
              </w:rPr>
            </w:pPr>
            <w:r>
              <w:rPr>
                <w:rFonts w:ascii="Arial" w:hAnsi="Arial" w:cs="Arial"/>
                <w:sz w:val="20"/>
                <w:szCs w:val="20"/>
              </w:rPr>
              <w:t xml:space="preserve">Количество </w:t>
            </w:r>
          </w:p>
        </w:tc>
        <w:tc>
          <w:tcPr>
            <w:tcW w:w="1341" w:type="pct"/>
          </w:tcPr>
          <w:p w14:paraId="6BFFC411" w14:textId="77777777" w:rsidR="009C41C5" w:rsidRPr="00085002" w:rsidRDefault="009C41C5" w:rsidP="009C41C5">
            <w:pPr>
              <w:jc w:val="left"/>
              <w:rPr>
                <w:rFonts w:ascii="Arial" w:hAnsi="Arial" w:cs="Arial"/>
                <w:sz w:val="20"/>
                <w:szCs w:val="20"/>
              </w:rPr>
            </w:pPr>
            <w:r>
              <w:rPr>
                <w:rFonts w:ascii="Arial" w:hAnsi="Arial" w:cs="Arial"/>
                <w:sz w:val="20"/>
                <w:szCs w:val="20"/>
              </w:rPr>
              <w:t>Ввод вручную</w:t>
            </w:r>
          </w:p>
        </w:tc>
      </w:tr>
      <w:tr w:rsidR="009C41C5" w:rsidRPr="00F94454" w14:paraId="58B4E9B0" w14:textId="77777777" w:rsidTr="006902A4">
        <w:trPr>
          <w:cantSplit/>
        </w:trPr>
        <w:tc>
          <w:tcPr>
            <w:tcW w:w="1473" w:type="pct"/>
            <w:vAlign w:val="center"/>
          </w:tcPr>
          <w:p w14:paraId="1967627D" w14:textId="77777777" w:rsidR="009C41C5" w:rsidRDefault="009C41C5" w:rsidP="009C41C5">
            <w:pPr>
              <w:rPr>
                <w:rFonts w:ascii="Arial" w:hAnsi="Arial" w:cs="Arial"/>
                <w:sz w:val="20"/>
                <w:szCs w:val="20"/>
              </w:rPr>
            </w:pPr>
            <w:r w:rsidRPr="009C41C5">
              <w:rPr>
                <w:rFonts w:ascii="Arial" w:hAnsi="Arial" w:cs="Arial"/>
                <w:sz w:val="20"/>
                <w:szCs w:val="20"/>
              </w:rPr>
              <w:t>Причин</w:t>
            </w:r>
            <w:r>
              <w:rPr>
                <w:rFonts w:ascii="Arial" w:hAnsi="Arial" w:cs="Arial"/>
                <w:sz w:val="20"/>
                <w:szCs w:val="20"/>
              </w:rPr>
              <w:t>а</w:t>
            </w:r>
            <w:r w:rsidRPr="009C41C5">
              <w:rPr>
                <w:rFonts w:ascii="Arial" w:hAnsi="Arial" w:cs="Arial"/>
                <w:sz w:val="20"/>
                <w:szCs w:val="20"/>
              </w:rPr>
              <w:t xml:space="preserve"> корректировки</w:t>
            </w:r>
          </w:p>
        </w:tc>
        <w:tc>
          <w:tcPr>
            <w:tcW w:w="2186" w:type="pct"/>
            <w:shd w:val="clear" w:color="auto" w:fill="auto"/>
            <w:vAlign w:val="center"/>
          </w:tcPr>
          <w:p w14:paraId="2E3A183F" w14:textId="77777777" w:rsidR="009C41C5" w:rsidRPr="00C0711C" w:rsidRDefault="009C41C5" w:rsidP="009C41C5">
            <w:pPr>
              <w:jc w:val="left"/>
              <w:rPr>
                <w:rFonts w:ascii="Arial" w:hAnsi="Arial" w:cs="Arial"/>
                <w:sz w:val="20"/>
                <w:szCs w:val="20"/>
              </w:rPr>
            </w:pPr>
            <w:r w:rsidRPr="009C41C5">
              <w:rPr>
                <w:rFonts w:ascii="Arial" w:hAnsi="Arial" w:cs="Arial"/>
                <w:sz w:val="20"/>
                <w:szCs w:val="20"/>
              </w:rPr>
              <w:t>Причин</w:t>
            </w:r>
            <w:r>
              <w:rPr>
                <w:rFonts w:ascii="Arial" w:hAnsi="Arial" w:cs="Arial"/>
                <w:sz w:val="20"/>
                <w:szCs w:val="20"/>
              </w:rPr>
              <w:t>а</w:t>
            </w:r>
            <w:r w:rsidRPr="009C41C5">
              <w:rPr>
                <w:rFonts w:ascii="Arial" w:hAnsi="Arial" w:cs="Arial"/>
                <w:sz w:val="20"/>
                <w:szCs w:val="20"/>
              </w:rPr>
              <w:t xml:space="preserve"> корректировки</w:t>
            </w:r>
          </w:p>
        </w:tc>
        <w:tc>
          <w:tcPr>
            <w:tcW w:w="1341" w:type="pct"/>
          </w:tcPr>
          <w:p w14:paraId="05C103A1" w14:textId="77777777" w:rsidR="009C41C5" w:rsidRDefault="009C41C5" w:rsidP="009C41C5">
            <w:pPr>
              <w:jc w:val="left"/>
              <w:rPr>
                <w:rFonts w:ascii="Arial" w:hAnsi="Arial" w:cs="Arial"/>
                <w:sz w:val="20"/>
                <w:szCs w:val="20"/>
              </w:rPr>
            </w:pPr>
            <w:r>
              <w:rPr>
                <w:rFonts w:ascii="Arial" w:hAnsi="Arial" w:cs="Arial"/>
                <w:sz w:val="20"/>
                <w:szCs w:val="20"/>
              </w:rPr>
              <w:t>Выбор из справочника вручную</w:t>
            </w:r>
          </w:p>
        </w:tc>
      </w:tr>
      <w:tr w:rsidR="009C41C5" w:rsidRPr="00F94454" w14:paraId="68433613" w14:textId="77777777" w:rsidTr="006902A4">
        <w:trPr>
          <w:cantSplit/>
        </w:trPr>
        <w:tc>
          <w:tcPr>
            <w:tcW w:w="1473" w:type="pct"/>
            <w:vAlign w:val="center"/>
          </w:tcPr>
          <w:p w14:paraId="2F75F99A" w14:textId="77777777" w:rsidR="009C41C5" w:rsidRPr="007B4C4D" w:rsidRDefault="009C41C5" w:rsidP="009C41C5">
            <w:pPr>
              <w:rPr>
                <w:rFonts w:ascii="Arial" w:hAnsi="Arial" w:cs="Arial"/>
                <w:sz w:val="20"/>
                <w:szCs w:val="20"/>
              </w:rPr>
            </w:pPr>
            <w:r>
              <w:rPr>
                <w:rFonts w:ascii="Arial" w:hAnsi="Arial" w:cs="Arial"/>
                <w:sz w:val="20"/>
                <w:szCs w:val="20"/>
              </w:rPr>
              <w:t>Комментарий</w:t>
            </w:r>
          </w:p>
        </w:tc>
        <w:tc>
          <w:tcPr>
            <w:tcW w:w="2186" w:type="pct"/>
            <w:shd w:val="clear" w:color="auto" w:fill="auto"/>
            <w:vAlign w:val="center"/>
          </w:tcPr>
          <w:p w14:paraId="5BF55BAA" w14:textId="77777777" w:rsidR="009C41C5" w:rsidRPr="00085002" w:rsidRDefault="009C41C5" w:rsidP="009C41C5">
            <w:pPr>
              <w:jc w:val="left"/>
              <w:rPr>
                <w:rFonts w:ascii="Arial" w:hAnsi="Arial" w:cs="Arial"/>
                <w:sz w:val="20"/>
                <w:szCs w:val="20"/>
              </w:rPr>
            </w:pPr>
            <w:r>
              <w:rPr>
                <w:rFonts w:ascii="Arial" w:hAnsi="Arial" w:cs="Arial"/>
                <w:sz w:val="20"/>
                <w:szCs w:val="20"/>
              </w:rPr>
              <w:t>Комментарий к причине корректировки</w:t>
            </w:r>
          </w:p>
        </w:tc>
        <w:tc>
          <w:tcPr>
            <w:tcW w:w="1341" w:type="pct"/>
          </w:tcPr>
          <w:p w14:paraId="6ECA76FA" w14:textId="77777777" w:rsidR="009C41C5" w:rsidRPr="00085002" w:rsidRDefault="009C41C5" w:rsidP="009C41C5">
            <w:pPr>
              <w:jc w:val="left"/>
              <w:rPr>
                <w:rFonts w:ascii="Arial" w:hAnsi="Arial" w:cs="Arial"/>
                <w:sz w:val="20"/>
                <w:szCs w:val="20"/>
              </w:rPr>
            </w:pPr>
            <w:r>
              <w:rPr>
                <w:rFonts w:ascii="Arial" w:hAnsi="Arial" w:cs="Arial"/>
                <w:sz w:val="20"/>
                <w:szCs w:val="20"/>
              </w:rPr>
              <w:t>Ввод вручную</w:t>
            </w:r>
          </w:p>
        </w:tc>
      </w:tr>
    </w:tbl>
    <w:p w14:paraId="757E6E69" w14:textId="77777777" w:rsidR="00607A05" w:rsidRDefault="00607A05" w:rsidP="00066A0B">
      <w:pPr>
        <w:spacing w:after="240" w:line="276" w:lineRule="auto"/>
        <w:ind w:firstLine="567"/>
        <w:rPr>
          <w:rFonts w:ascii="Arial" w:hAnsi="Arial" w:cs="Arial"/>
          <w:color w:val="FF0000"/>
        </w:rPr>
      </w:pPr>
    </w:p>
    <w:p w14:paraId="0E5EA77C" w14:textId="77777777" w:rsidR="009C41C5" w:rsidRPr="000835FE" w:rsidRDefault="009C41C5" w:rsidP="009C41C5">
      <w:pPr>
        <w:pStyle w:val="3"/>
      </w:pPr>
      <w:bookmarkStart w:id="872" w:name="_Toc527633266"/>
      <w:r>
        <w:t>Запрос на перерезервирование</w:t>
      </w:r>
      <w:bookmarkEnd w:id="872"/>
    </w:p>
    <w:p w14:paraId="604C04E8" w14:textId="77777777" w:rsidR="009C41C5" w:rsidRDefault="009C41C5" w:rsidP="009C41C5">
      <w:pPr>
        <w:pStyle w:val="a8"/>
        <w:keepNext/>
        <w:spacing w:after="240" w:afterAutospacing="0" w:line="276" w:lineRule="auto"/>
        <w:jc w:val="right"/>
        <w:rPr>
          <w:rFonts w:ascii="Arial" w:hAnsi="Arial" w:cs="Arial"/>
          <w:color w:val="000000" w:themeColor="text1"/>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941B9E">
        <w:rPr>
          <w:rFonts w:ascii="Arial" w:hAnsi="Arial" w:cs="Arial"/>
          <w:b/>
          <w:noProof/>
          <w:sz w:val="22"/>
        </w:rPr>
        <w:t>53</w:t>
      </w:r>
      <w:r w:rsidRPr="00916FAB">
        <w:rPr>
          <w:rFonts w:ascii="Arial" w:hAnsi="Arial" w:cs="Arial"/>
          <w:b/>
          <w:sz w:val="22"/>
        </w:rPr>
        <w:fldChar w:fldCharType="end"/>
      </w:r>
      <w:r w:rsidRPr="00916FAB">
        <w:rPr>
          <w:rFonts w:ascii="Arial" w:hAnsi="Arial" w:cs="Arial"/>
          <w:b/>
          <w:sz w:val="22"/>
        </w:rPr>
        <w:t xml:space="preserve">. </w:t>
      </w:r>
      <w:r>
        <w:rPr>
          <w:rFonts w:ascii="Arial" w:hAnsi="Arial" w:cs="Arial"/>
          <w:b/>
          <w:sz w:val="22"/>
        </w:rPr>
        <w:t xml:space="preserve">Обязательные поля запроса на </w:t>
      </w:r>
      <w:proofErr w:type="spellStart"/>
      <w:r>
        <w:rPr>
          <w:rFonts w:ascii="Arial" w:hAnsi="Arial" w:cs="Arial"/>
          <w:b/>
          <w:sz w:val="22"/>
        </w:rPr>
        <w:t>перерезервирование</w:t>
      </w:r>
      <w:proofErr w:type="spellEnd"/>
    </w:p>
    <w:tbl>
      <w:tblPr>
        <w:tblW w:w="4939"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961"/>
        <w:gridCol w:w="4395"/>
        <w:gridCol w:w="2696"/>
      </w:tblGrid>
      <w:tr w:rsidR="009C41C5" w:rsidRPr="00F94454" w14:paraId="12D436B5" w14:textId="77777777" w:rsidTr="006902A4">
        <w:trPr>
          <w:cantSplit/>
          <w:trHeight w:val="397"/>
          <w:tblHeader/>
        </w:trPr>
        <w:tc>
          <w:tcPr>
            <w:tcW w:w="1473" w:type="pct"/>
            <w:shd w:val="clear" w:color="auto" w:fill="FFC000"/>
            <w:vAlign w:val="center"/>
          </w:tcPr>
          <w:p w14:paraId="5F650F59" w14:textId="77777777" w:rsidR="009C41C5" w:rsidRPr="00D36A72" w:rsidRDefault="009C41C5" w:rsidP="006902A4">
            <w:pPr>
              <w:jc w:val="center"/>
              <w:rPr>
                <w:rFonts w:ascii="Arial" w:hAnsi="Arial" w:cs="Arial"/>
                <w:b/>
                <w:sz w:val="20"/>
              </w:rPr>
            </w:pPr>
            <w:r>
              <w:rPr>
                <w:rFonts w:ascii="Arial" w:hAnsi="Arial" w:cs="Arial"/>
                <w:b/>
                <w:sz w:val="20"/>
                <w:szCs w:val="20"/>
                <w:lang w:eastAsia="ru-RU"/>
              </w:rPr>
              <w:t>Имя поля</w:t>
            </w:r>
          </w:p>
        </w:tc>
        <w:tc>
          <w:tcPr>
            <w:tcW w:w="2186" w:type="pct"/>
            <w:shd w:val="clear" w:color="auto" w:fill="FFC000"/>
            <w:vAlign w:val="center"/>
          </w:tcPr>
          <w:p w14:paraId="430AA5B8" w14:textId="77777777" w:rsidR="009C41C5" w:rsidRPr="00F94454" w:rsidRDefault="009C41C5" w:rsidP="006902A4">
            <w:pPr>
              <w:jc w:val="center"/>
              <w:rPr>
                <w:rFonts w:ascii="Arial" w:hAnsi="Arial" w:cs="Arial"/>
                <w:b/>
                <w:sz w:val="20"/>
              </w:rPr>
            </w:pPr>
            <w:r>
              <w:rPr>
                <w:rFonts w:ascii="Arial" w:hAnsi="Arial" w:cs="Arial"/>
                <w:b/>
                <w:sz w:val="20"/>
                <w:szCs w:val="20"/>
                <w:lang w:eastAsia="ru-RU"/>
              </w:rPr>
              <w:t>Содержание поля документа</w:t>
            </w:r>
          </w:p>
        </w:tc>
        <w:tc>
          <w:tcPr>
            <w:tcW w:w="1341" w:type="pct"/>
            <w:shd w:val="clear" w:color="auto" w:fill="FFC000"/>
          </w:tcPr>
          <w:p w14:paraId="0A845C43" w14:textId="77777777" w:rsidR="009C41C5" w:rsidRDefault="009C41C5" w:rsidP="006902A4">
            <w:pPr>
              <w:jc w:val="center"/>
              <w:rPr>
                <w:rFonts w:ascii="Arial" w:hAnsi="Arial" w:cs="Arial"/>
                <w:b/>
                <w:sz w:val="20"/>
                <w:szCs w:val="20"/>
                <w:lang w:eastAsia="ru-RU"/>
              </w:rPr>
            </w:pPr>
            <w:r>
              <w:rPr>
                <w:rFonts w:ascii="Arial" w:hAnsi="Arial" w:cs="Arial"/>
                <w:b/>
                <w:sz w:val="20"/>
              </w:rPr>
              <w:t>Принцип заполнения при создании вручную</w:t>
            </w:r>
          </w:p>
        </w:tc>
      </w:tr>
      <w:tr w:rsidR="00941B9E" w:rsidRPr="00F94454" w14:paraId="0B111CAB" w14:textId="77777777" w:rsidTr="006902A4">
        <w:trPr>
          <w:cantSplit/>
        </w:trPr>
        <w:tc>
          <w:tcPr>
            <w:tcW w:w="1473" w:type="pct"/>
            <w:vAlign w:val="center"/>
          </w:tcPr>
          <w:p w14:paraId="7243725A" w14:textId="77777777" w:rsidR="00941B9E" w:rsidRPr="007B4C4D" w:rsidRDefault="00941B9E" w:rsidP="00941B9E">
            <w:pPr>
              <w:rPr>
                <w:rFonts w:ascii="Arial" w:hAnsi="Arial" w:cs="Arial"/>
                <w:sz w:val="20"/>
                <w:szCs w:val="20"/>
              </w:rPr>
            </w:pPr>
            <w:r>
              <w:rPr>
                <w:rFonts w:ascii="Arial" w:hAnsi="Arial" w:cs="Arial"/>
                <w:sz w:val="20"/>
                <w:szCs w:val="20"/>
              </w:rPr>
              <w:t>Донор</w:t>
            </w:r>
          </w:p>
        </w:tc>
        <w:tc>
          <w:tcPr>
            <w:tcW w:w="2186" w:type="pct"/>
            <w:shd w:val="clear" w:color="auto" w:fill="auto"/>
            <w:vAlign w:val="center"/>
          </w:tcPr>
          <w:p w14:paraId="2086D42B" w14:textId="77777777" w:rsidR="00941B9E" w:rsidRPr="006445D4" w:rsidRDefault="00941B9E" w:rsidP="00941B9E">
            <w:pPr>
              <w:jc w:val="left"/>
              <w:rPr>
                <w:rFonts w:ascii="Arial" w:hAnsi="Arial" w:cs="Arial"/>
                <w:sz w:val="20"/>
                <w:szCs w:val="20"/>
              </w:rPr>
            </w:pPr>
            <w:r>
              <w:rPr>
                <w:rFonts w:ascii="Arial" w:hAnsi="Arial" w:cs="Arial"/>
                <w:sz w:val="20"/>
                <w:szCs w:val="20"/>
              </w:rPr>
              <w:t>Потребность, с которой запрашивается снятие резерва</w:t>
            </w:r>
          </w:p>
        </w:tc>
        <w:tc>
          <w:tcPr>
            <w:tcW w:w="1341" w:type="pct"/>
          </w:tcPr>
          <w:p w14:paraId="6F8637A1" w14:textId="77777777" w:rsidR="00941B9E" w:rsidRDefault="00941B9E" w:rsidP="00941B9E">
            <w:pPr>
              <w:jc w:val="left"/>
              <w:rPr>
                <w:rFonts w:ascii="Arial" w:hAnsi="Arial" w:cs="Arial"/>
                <w:sz w:val="20"/>
                <w:szCs w:val="20"/>
              </w:rPr>
            </w:pPr>
            <w:r>
              <w:rPr>
                <w:rFonts w:ascii="Arial" w:hAnsi="Arial" w:cs="Arial"/>
                <w:sz w:val="20"/>
                <w:szCs w:val="20"/>
              </w:rPr>
              <w:t>Выбор из справочника вручную или позиции в отчёте</w:t>
            </w:r>
          </w:p>
        </w:tc>
      </w:tr>
      <w:tr w:rsidR="00941B9E" w:rsidRPr="00F94454" w14:paraId="483B1100" w14:textId="77777777" w:rsidTr="006902A4">
        <w:trPr>
          <w:cantSplit/>
        </w:trPr>
        <w:tc>
          <w:tcPr>
            <w:tcW w:w="1473" w:type="pct"/>
            <w:vAlign w:val="center"/>
          </w:tcPr>
          <w:p w14:paraId="2A85854B" w14:textId="77777777" w:rsidR="00941B9E" w:rsidRDefault="00941B9E" w:rsidP="00941B9E">
            <w:pPr>
              <w:rPr>
                <w:rFonts w:ascii="Arial" w:hAnsi="Arial" w:cs="Arial"/>
                <w:sz w:val="20"/>
                <w:szCs w:val="20"/>
              </w:rPr>
            </w:pPr>
            <w:r>
              <w:rPr>
                <w:rFonts w:ascii="Arial" w:hAnsi="Arial" w:cs="Arial"/>
                <w:sz w:val="20"/>
                <w:szCs w:val="20"/>
              </w:rPr>
              <w:lastRenderedPageBreak/>
              <w:t>Позиция</w:t>
            </w:r>
          </w:p>
        </w:tc>
        <w:tc>
          <w:tcPr>
            <w:tcW w:w="2186" w:type="pct"/>
            <w:shd w:val="clear" w:color="auto" w:fill="auto"/>
            <w:vAlign w:val="center"/>
          </w:tcPr>
          <w:p w14:paraId="5F57586C" w14:textId="77777777" w:rsidR="00941B9E" w:rsidRDefault="00941B9E" w:rsidP="00941B9E">
            <w:pPr>
              <w:jc w:val="left"/>
              <w:rPr>
                <w:rFonts w:ascii="Arial" w:hAnsi="Arial" w:cs="Arial"/>
                <w:sz w:val="20"/>
                <w:szCs w:val="20"/>
              </w:rPr>
            </w:pPr>
            <w:r>
              <w:rPr>
                <w:rFonts w:ascii="Arial" w:hAnsi="Arial" w:cs="Arial"/>
                <w:sz w:val="20"/>
                <w:szCs w:val="20"/>
              </w:rPr>
              <w:t>Номер позиции потребности</w:t>
            </w:r>
          </w:p>
        </w:tc>
        <w:tc>
          <w:tcPr>
            <w:tcW w:w="1341" w:type="pct"/>
          </w:tcPr>
          <w:p w14:paraId="34E820B2" w14:textId="77777777" w:rsidR="00941B9E" w:rsidRDefault="00941B9E" w:rsidP="00941B9E">
            <w:pPr>
              <w:jc w:val="left"/>
              <w:rPr>
                <w:rFonts w:ascii="Arial" w:hAnsi="Arial" w:cs="Arial"/>
                <w:sz w:val="20"/>
                <w:szCs w:val="20"/>
              </w:rPr>
            </w:pPr>
            <w:r>
              <w:rPr>
                <w:rFonts w:ascii="Arial" w:hAnsi="Arial" w:cs="Arial"/>
                <w:sz w:val="20"/>
                <w:szCs w:val="20"/>
              </w:rPr>
              <w:t>Выбор из справочника вручную или позиции в отчёте</w:t>
            </w:r>
          </w:p>
        </w:tc>
      </w:tr>
      <w:tr w:rsidR="00941B9E" w:rsidRPr="00F94454" w14:paraId="1F6B321D" w14:textId="77777777" w:rsidTr="006902A4">
        <w:trPr>
          <w:cantSplit/>
          <w:trHeight w:val="522"/>
        </w:trPr>
        <w:tc>
          <w:tcPr>
            <w:tcW w:w="1473" w:type="pct"/>
            <w:vAlign w:val="center"/>
          </w:tcPr>
          <w:p w14:paraId="1D07F9A7" w14:textId="77777777" w:rsidR="00941B9E" w:rsidRDefault="00941B9E" w:rsidP="00941B9E">
            <w:pPr>
              <w:rPr>
                <w:rFonts w:ascii="Arial" w:hAnsi="Arial" w:cs="Arial"/>
                <w:sz w:val="20"/>
                <w:szCs w:val="20"/>
              </w:rPr>
            </w:pPr>
            <w:r>
              <w:rPr>
                <w:rFonts w:ascii="Arial" w:hAnsi="Arial" w:cs="Arial"/>
                <w:sz w:val="20"/>
                <w:szCs w:val="20"/>
              </w:rPr>
              <w:t>Реципиент</w:t>
            </w:r>
          </w:p>
        </w:tc>
        <w:tc>
          <w:tcPr>
            <w:tcW w:w="2186" w:type="pct"/>
            <w:shd w:val="clear" w:color="auto" w:fill="auto"/>
            <w:vAlign w:val="center"/>
          </w:tcPr>
          <w:p w14:paraId="56014E8A" w14:textId="77777777" w:rsidR="00941B9E" w:rsidRPr="0059382C" w:rsidRDefault="00941B9E" w:rsidP="00941B9E">
            <w:pPr>
              <w:jc w:val="left"/>
              <w:rPr>
                <w:rFonts w:ascii="Arial" w:hAnsi="Arial" w:cs="Arial"/>
                <w:sz w:val="20"/>
                <w:szCs w:val="20"/>
              </w:rPr>
            </w:pPr>
            <w:r>
              <w:rPr>
                <w:rFonts w:ascii="Arial" w:hAnsi="Arial" w:cs="Arial"/>
                <w:sz w:val="20"/>
                <w:szCs w:val="20"/>
              </w:rPr>
              <w:t>П</w:t>
            </w:r>
            <w:r w:rsidRPr="009C41C5">
              <w:rPr>
                <w:rFonts w:ascii="Arial" w:hAnsi="Arial" w:cs="Arial"/>
                <w:sz w:val="20"/>
                <w:szCs w:val="20"/>
              </w:rPr>
              <w:t xml:space="preserve">отребность, </w:t>
            </w:r>
            <w:r>
              <w:rPr>
                <w:rFonts w:ascii="Arial" w:hAnsi="Arial" w:cs="Arial"/>
                <w:sz w:val="20"/>
                <w:szCs w:val="20"/>
              </w:rPr>
              <w:t>З</w:t>
            </w:r>
            <w:r w:rsidRPr="009C41C5">
              <w:rPr>
                <w:rFonts w:ascii="Arial" w:hAnsi="Arial" w:cs="Arial"/>
                <w:sz w:val="20"/>
                <w:szCs w:val="20"/>
              </w:rPr>
              <w:t xml:space="preserve">аявка на закупку МТР, </w:t>
            </w:r>
            <w:r>
              <w:rPr>
                <w:rFonts w:ascii="Arial" w:hAnsi="Arial" w:cs="Arial"/>
                <w:sz w:val="20"/>
                <w:szCs w:val="20"/>
              </w:rPr>
              <w:t>С</w:t>
            </w:r>
            <w:r w:rsidRPr="009C41C5">
              <w:rPr>
                <w:rFonts w:ascii="Arial" w:hAnsi="Arial" w:cs="Arial"/>
                <w:sz w:val="20"/>
                <w:szCs w:val="20"/>
              </w:rPr>
              <w:t>пецификация на поставку МТР</w:t>
            </w:r>
          </w:p>
        </w:tc>
        <w:tc>
          <w:tcPr>
            <w:tcW w:w="1341" w:type="pct"/>
          </w:tcPr>
          <w:p w14:paraId="0B2ED9EE" w14:textId="77777777" w:rsidR="00941B9E" w:rsidRDefault="00941B9E" w:rsidP="00941B9E">
            <w:pPr>
              <w:jc w:val="left"/>
              <w:rPr>
                <w:rFonts w:ascii="Arial" w:hAnsi="Arial" w:cs="Arial"/>
                <w:sz w:val="20"/>
                <w:szCs w:val="20"/>
              </w:rPr>
            </w:pPr>
            <w:r>
              <w:rPr>
                <w:rFonts w:ascii="Arial" w:hAnsi="Arial" w:cs="Arial"/>
                <w:sz w:val="20"/>
                <w:szCs w:val="20"/>
              </w:rPr>
              <w:t>Выбор из справочника вручную или позиции в отчёте</w:t>
            </w:r>
          </w:p>
        </w:tc>
      </w:tr>
      <w:tr w:rsidR="009C41C5" w:rsidRPr="00F94454" w14:paraId="7573F351" w14:textId="77777777" w:rsidTr="006902A4">
        <w:trPr>
          <w:cantSplit/>
        </w:trPr>
        <w:tc>
          <w:tcPr>
            <w:tcW w:w="1473" w:type="pct"/>
            <w:vAlign w:val="center"/>
          </w:tcPr>
          <w:p w14:paraId="6E6E5448" w14:textId="77777777" w:rsidR="009C41C5" w:rsidRDefault="00941B9E" w:rsidP="00941B9E">
            <w:pPr>
              <w:rPr>
                <w:rFonts w:ascii="Arial" w:hAnsi="Arial" w:cs="Arial"/>
                <w:sz w:val="20"/>
                <w:szCs w:val="20"/>
              </w:rPr>
            </w:pPr>
            <w:r>
              <w:rPr>
                <w:rFonts w:ascii="Arial" w:hAnsi="Arial" w:cs="Arial"/>
                <w:sz w:val="20"/>
                <w:szCs w:val="20"/>
              </w:rPr>
              <w:t>Позиция</w:t>
            </w:r>
          </w:p>
        </w:tc>
        <w:tc>
          <w:tcPr>
            <w:tcW w:w="2186" w:type="pct"/>
            <w:shd w:val="clear" w:color="auto" w:fill="auto"/>
            <w:vAlign w:val="center"/>
          </w:tcPr>
          <w:p w14:paraId="19A42E84" w14:textId="77777777" w:rsidR="009C41C5" w:rsidRPr="00AE0F11" w:rsidRDefault="009C41C5" w:rsidP="006902A4">
            <w:pPr>
              <w:jc w:val="left"/>
              <w:rPr>
                <w:rFonts w:ascii="Arial" w:hAnsi="Arial" w:cs="Arial"/>
                <w:sz w:val="20"/>
                <w:szCs w:val="20"/>
              </w:rPr>
            </w:pPr>
            <w:r>
              <w:rPr>
                <w:rFonts w:ascii="Arial" w:hAnsi="Arial" w:cs="Arial"/>
                <w:sz w:val="20"/>
                <w:szCs w:val="20"/>
              </w:rPr>
              <w:t>Номер позиции</w:t>
            </w:r>
            <w:r w:rsidR="00941B9E">
              <w:rPr>
                <w:rFonts w:ascii="Arial" w:hAnsi="Arial" w:cs="Arial"/>
                <w:sz w:val="20"/>
                <w:szCs w:val="20"/>
              </w:rPr>
              <w:t xml:space="preserve"> потребности</w:t>
            </w:r>
          </w:p>
        </w:tc>
        <w:tc>
          <w:tcPr>
            <w:tcW w:w="1341" w:type="pct"/>
          </w:tcPr>
          <w:p w14:paraId="4A994835" w14:textId="77777777" w:rsidR="009C41C5" w:rsidRDefault="009C41C5" w:rsidP="00941B9E">
            <w:pPr>
              <w:jc w:val="left"/>
              <w:rPr>
                <w:rFonts w:ascii="Arial" w:hAnsi="Arial" w:cs="Arial"/>
                <w:sz w:val="20"/>
                <w:szCs w:val="20"/>
              </w:rPr>
            </w:pPr>
            <w:r>
              <w:rPr>
                <w:rFonts w:ascii="Arial" w:hAnsi="Arial" w:cs="Arial"/>
                <w:sz w:val="20"/>
                <w:szCs w:val="20"/>
              </w:rPr>
              <w:t>Выбор из справочника вручную</w:t>
            </w:r>
            <w:r w:rsidR="00941B9E">
              <w:rPr>
                <w:rFonts w:ascii="Arial" w:hAnsi="Arial" w:cs="Arial"/>
                <w:sz w:val="20"/>
                <w:szCs w:val="20"/>
              </w:rPr>
              <w:t xml:space="preserve"> или позиции в отчёте</w:t>
            </w:r>
          </w:p>
        </w:tc>
      </w:tr>
      <w:tr w:rsidR="009C41C5" w:rsidRPr="00F94454" w14:paraId="5BF83D29" w14:textId="77777777" w:rsidTr="006902A4">
        <w:trPr>
          <w:cantSplit/>
        </w:trPr>
        <w:tc>
          <w:tcPr>
            <w:tcW w:w="1473" w:type="pct"/>
            <w:vAlign w:val="center"/>
          </w:tcPr>
          <w:p w14:paraId="7C4A5100" w14:textId="77777777" w:rsidR="009C41C5" w:rsidRDefault="00941B9E" w:rsidP="006902A4">
            <w:pPr>
              <w:rPr>
                <w:rFonts w:ascii="Arial" w:hAnsi="Arial" w:cs="Arial"/>
                <w:sz w:val="20"/>
                <w:szCs w:val="20"/>
              </w:rPr>
            </w:pPr>
            <w:r>
              <w:rPr>
                <w:rFonts w:ascii="Arial" w:hAnsi="Arial" w:cs="Arial"/>
                <w:sz w:val="20"/>
                <w:szCs w:val="20"/>
              </w:rPr>
              <w:t>Запрашив</w:t>
            </w:r>
            <w:r w:rsidR="009C41C5" w:rsidRPr="009C41C5">
              <w:rPr>
                <w:rFonts w:ascii="Arial" w:hAnsi="Arial" w:cs="Arial"/>
                <w:sz w:val="20"/>
                <w:szCs w:val="20"/>
              </w:rPr>
              <w:t>аем</w:t>
            </w:r>
            <w:r w:rsidR="009C41C5">
              <w:rPr>
                <w:rFonts w:ascii="Arial" w:hAnsi="Arial" w:cs="Arial"/>
                <w:sz w:val="20"/>
                <w:szCs w:val="20"/>
              </w:rPr>
              <w:t>ое количество</w:t>
            </w:r>
          </w:p>
        </w:tc>
        <w:tc>
          <w:tcPr>
            <w:tcW w:w="2186" w:type="pct"/>
            <w:shd w:val="clear" w:color="auto" w:fill="auto"/>
            <w:vAlign w:val="center"/>
          </w:tcPr>
          <w:p w14:paraId="4A126077" w14:textId="77777777" w:rsidR="009C41C5" w:rsidRPr="00085002" w:rsidRDefault="009C41C5" w:rsidP="006902A4">
            <w:pPr>
              <w:jc w:val="left"/>
              <w:rPr>
                <w:rFonts w:ascii="Arial" w:hAnsi="Arial" w:cs="Arial"/>
                <w:sz w:val="20"/>
                <w:szCs w:val="20"/>
              </w:rPr>
            </w:pPr>
            <w:r>
              <w:rPr>
                <w:rFonts w:ascii="Arial" w:hAnsi="Arial" w:cs="Arial"/>
                <w:sz w:val="20"/>
                <w:szCs w:val="20"/>
              </w:rPr>
              <w:t>Количество</w:t>
            </w:r>
          </w:p>
        </w:tc>
        <w:tc>
          <w:tcPr>
            <w:tcW w:w="1341" w:type="pct"/>
          </w:tcPr>
          <w:p w14:paraId="3E0B8BA0" w14:textId="77777777" w:rsidR="009C41C5" w:rsidRPr="00085002" w:rsidRDefault="009C41C5" w:rsidP="006902A4">
            <w:pPr>
              <w:jc w:val="left"/>
              <w:rPr>
                <w:rFonts w:ascii="Arial" w:hAnsi="Arial" w:cs="Arial"/>
                <w:sz w:val="20"/>
                <w:szCs w:val="20"/>
              </w:rPr>
            </w:pPr>
            <w:r>
              <w:rPr>
                <w:rFonts w:ascii="Arial" w:hAnsi="Arial" w:cs="Arial"/>
                <w:sz w:val="20"/>
                <w:szCs w:val="20"/>
              </w:rPr>
              <w:t>Ввод вручную</w:t>
            </w:r>
          </w:p>
        </w:tc>
      </w:tr>
      <w:tr w:rsidR="009C41C5" w:rsidRPr="00F94454" w14:paraId="18FC9AFA" w14:textId="77777777" w:rsidTr="006902A4">
        <w:trPr>
          <w:cantSplit/>
        </w:trPr>
        <w:tc>
          <w:tcPr>
            <w:tcW w:w="1473" w:type="pct"/>
            <w:vAlign w:val="center"/>
          </w:tcPr>
          <w:p w14:paraId="5D4F2509" w14:textId="77777777" w:rsidR="009C41C5" w:rsidRPr="007B4C4D" w:rsidRDefault="009C41C5" w:rsidP="006902A4">
            <w:pPr>
              <w:rPr>
                <w:rFonts w:ascii="Arial" w:hAnsi="Arial" w:cs="Arial"/>
                <w:sz w:val="20"/>
                <w:szCs w:val="20"/>
              </w:rPr>
            </w:pPr>
            <w:r>
              <w:rPr>
                <w:rFonts w:ascii="Arial" w:hAnsi="Arial" w:cs="Arial"/>
                <w:sz w:val="20"/>
                <w:szCs w:val="20"/>
              </w:rPr>
              <w:t>Комментарий</w:t>
            </w:r>
          </w:p>
        </w:tc>
        <w:tc>
          <w:tcPr>
            <w:tcW w:w="2186" w:type="pct"/>
            <w:shd w:val="clear" w:color="auto" w:fill="auto"/>
            <w:vAlign w:val="center"/>
          </w:tcPr>
          <w:p w14:paraId="404CADA0" w14:textId="77777777" w:rsidR="009C41C5" w:rsidRPr="00085002" w:rsidRDefault="009C41C5" w:rsidP="00941B9E">
            <w:pPr>
              <w:jc w:val="left"/>
              <w:rPr>
                <w:rFonts w:ascii="Arial" w:hAnsi="Arial" w:cs="Arial"/>
                <w:sz w:val="20"/>
                <w:szCs w:val="20"/>
              </w:rPr>
            </w:pPr>
            <w:r>
              <w:rPr>
                <w:rFonts w:ascii="Arial" w:hAnsi="Arial" w:cs="Arial"/>
                <w:sz w:val="20"/>
                <w:szCs w:val="20"/>
              </w:rPr>
              <w:t xml:space="preserve">Комментарий к </w:t>
            </w:r>
            <w:r w:rsidR="00941B9E">
              <w:rPr>
                <w:rFonts w:ascii="Arial" w:hAnsi="Arial" w:cs="Arial"/>
                <w:sz w:val="20"/>
                <w:szCs w:val="20"/>
              </w:rPr>
              <w:t>запросу</w:t>
            </w:r>
          </w:p>
        </w:tc>
        <w:tc>
          <w:tcPr>
            <w:tcW w:w="1341" w:type="pct"/>
          </w:tcPr>
          <w:p w14:paraId="58ADA76B" w14:textId="77777777" w:rsidR="009C41C5" w:rsidRPr="00085002" w:rsidRDefault="009C41C5" w:rsidP="006902A4">
            <w:pPr>
              <w:jc w:val="left"/>
              <w:rPr>
                <w:rFonts w:ascii="Arial" w:hAnsi="Arial" w:cs="Arial"/>
                <w:sz w:val="20"/>
                <w:szCs w:val="20"/>
              </w:rPr>
            </w:pPr>
            <w:r>
              <w:rPr>
                <w:rFonts w:ascii="Arial" w:hAnsi="Arial" w:cs="Arial"/>
                <w:sz w:val="20"/>
                <w:szCs w:val="20"/>
              </w:rPr>
              <w:t>Ввод вручную</w:t>
            </w:r>
          </w:p>
        </w:tc>
      </w:tr>
    </w:tbl>
    <w:p w14:paraId="2DD219E6" w14:textId="77777777" w:rsidR="009C41C5" w:rsidRPr="00D371D9" w:rsidRDefault="009C41C5" w:rsidP="00066A0B">
      <w:pPr>
        <w:spacing w:after="240" w:line="276" w:lineRule="auto"/>
        <w:ind w:firstLine="567"/>
        <w:rPr>
          <w:rFonts w:ascii="Arial" w:hAnsi="Arial" w:cs="Arial"/>
          <w:color w:val="FF0000"/>
        </w:rPr>
      </w:pPr>
    </w:p>
    <w:p w14:paraId="7038656B" w14:textId="77777777" w:rsidR="00B61C4B" w:rsidRPr="00BE014D" w:rsidRDefault="00B61C4B" w:rsidP="00BE014D">
      <w:pPr>
        <w:pStyle w:val="22"/>
        <w:keepNext/>
        <w:keepLines/>
        <w:numPr>
          <w:ilvl w:val="1"/>
          <w:numId w:val="8"/>
        </w:numPr>
        <w:spacing w:before="160" w:after="120" w:line="276" w:lineRule="auto"/>
        <w:rPr>
          <w:rFonts w:eastAsiaTheme="majorEastAsia" w:cstheme="majorBidi"/>
          <w:bCs w:val="0"/>
          <w:iCs w:val="0"/>
          <w:szCs w:val="26"/>
        </w:rPr>
      </w:pPr>
      <w:bookmarkStart w:id="873" w:name="_Toc527633267"/>
      <w:r w:rsidRPr="00BE014D">
        <w:rPr>
          <w:rFonts w:eastAsiaTheme="majorEastAsia" w:cstheme="majorBidi"/>
          <w:bCs w:val="0"/>
          <w:iCs w:val="0"/>
          <w:szCs w:val="26"/>
        </w:rPr>
        <w:t>Отчетность и выходные формы</w:t>
      </w:r>
      <w:bookmarkEnd w:id="873"/>
    </w:p>
    <w:p w14:paraId="3E97A40B" w14:textId="77777777" w:rsidR="00B9591F" w:rsidRDefault="00B9591F" w:rsidP="00916FAB">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941B9E">
        <w:rPr>
          <w:rFonts w:ascii="Arial" w:hAnsi="Arial" w:cs="Arial"/>
          <w:b/>
          <w:noProof/>
          <w:sz w:val="22"/>
        </w:rPr>
        <w:t>54</w:t>
      </w:r>
      <w:r w:rsidRPr="00916FAB">
        <w:rPr>
          <w:rFonts w:ascii="Arial" w:hAnsi="Arial" w:cs="Arial"/>
          <w:b/>
          <w:sz w:val="22"/>
        </w:rPr>
        <w:fldChar w:fldCharType="end"/>
      </w:r>
      <w:r w:rsidRPr="00916FAB">
        <w:rPr>
          <w:rFonts w:ascii="Arial" w:hAnsi="Arial" w:cs="Arial"/>
          <w:b/>
          <w:sz w:val="22"/>
        </w:rPr>
        <w:t>.Отче</w:t>
      </w:r>
      <w:r w:rsidR="00916FAB">
        <w:rPr>
          <w:rFonts w:ascii="Arial" w:hAnsi="Arial" w:cs="Arial"/>
          <w:b/>
          <w:sz w:val="22"/>
        </w:rPr>
        <w:t>т</w:t>
      </w:r>
      <w:r w:rsidRPr="00916FAB">
        <w:rPr>
          <w:rFonts w:ascii="Arial" w:hAnsi="Arial" w:cs="Arial"/>
          <w:b/>
          <w:sz w:val="22"/>
        </w:rPr>
        <w:t>ные и выходные формы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955"/>
        <w:gridCol w:w="2239"/>
        <w:gridCol w:w="1846"/>
        <w:gridCol w:w="1298"/>
        <w:gridCol w:w="3838"/>
      </w:tblGrid>
      <w:tr w:rsidR="00FA572B" w:rsidRPr="00F94454" w14:paraId="4E49F956" w14:textId="77777777" w:rsidTr="00E565B9">
        <w:trPr>
          <w:cantSplit/>
          <w:trHeight w:val="397"/>
          <w:tblHeader/>
        </w:trPr>
        <w:tc>
          <w:tcPr>
            <w:tcW w:w="469" w:type="pct"/>
            <w:shd w:val="clear" w:color="auto" w:fill="FFC000"/>
            <w:vAlign w:val="center"/>
          </w:tcPr>
          <w:p w14:paraId="5A7D22AB" w14:textId="77777777" w:rsidR="00FA572B" w:rsidRPr="00F94454" w:rsidRDefault="00FA572B" w:rsidP="00FA572B">
            <w:pPr>
              <w:jc w:val="center"/>
              <w:rPr>
                <w:rFonts w:ascii="Arial" w:hAnsi="Arial" w:cs="Arial"/>
                <w:b/>
                <w:sz w:val="20"/>
              </w:rPr>
            </w:pPr>
            <w:r w:rsidRPr="000F4678">
              <w:rPr>
                <w:rFonts w:ascii="Arial" w:hAnsi="Arial" w:cs="Arial"/>
                <w:b/>
                <w:sz w:val="20"/>
                <w:szCs w:val="20"/>
                <w:lang w:eastAsia="ru-RU"/>
              </w:rPr>
              <w:t xml:space="preserve">№ </w:t>
            </w:r>
            <w:proofErr w:type="spellStart"/>
            <w:r w:rsidRPr="000F4678">
              <w:rPr>
                <w:rFonts w:ascii="Arial" w:hAnsi="Arial" w:cs="Arial"/>
                <w:b/>
                <w:sz w:val="20"/>
                <w:szCs w:val="20"/>
                <w:lang w:eastAsia="ru-RU"/>
              </w:rPr>
              <w:t>п.п</w:t>
            </w:r>
            <w:proofErr w:type="spellEnd"/>
          </w:p>
        </w:tc>
        <w:tc>
          <w:tcPr>
            <w:tcW w:w="1100" w:type="pct"/>
            <w:shd w:val="clear" w:color="auto" w:fill="FFC000"/>
            <w:vAlign w:val="center"/>
          </w:tcPr>
          <w:p w14:paraId="0DA7F0D0" w14:textId="77777777" w:rsidR="00FA572B" w:rsidRPr="000F4678" w:rsidRDefault="00AC6F0A" w:rsidP="00AC6F0A">
            <w:pPr>
              <w:jc w:val="center"/>
              <w:rPr>
                <w:rFonts w:ascii="Arial" w:hAnsi="Arial" w:cs="Arial"/>
                <w:b/>
                <w:sz w:val="20"/>
                <w:szCs w:val="20"/>
                <w:lang w:eastAsia="ru-RU"/>
              </w:rPr>
            </w:pPr>
            <w:r>
              <w:rPr>
                <w:rFonts w:ascii="Arial" w:hAnsi="Arial" w:cs="Arial"/>
                <w:b/>
                <w:sz w:val="20"/>
                <w:szCs w:val="20"/>
                <w:lang w:eastAsia="ru-RU"/>
              </w:rPr>
              <w:t>Название</w:t>
            </w:r>
          </w:p>
        </w:tc>
        <w:tc>
          <w:tcPr>
            <w:tcW w:w="907" w:type="pct"/>
            <w:shd w:val="clear" w:color="auto" w:fill="FFC000"/>
            <w:vAlign w:val="center"/>
          </w:tcPr>
          <w:p w14:paraId="7ECE043F" w14:textId="77777777" w:rsidR="00FA572B" w:rsidRPr="00F94454" w:rsidRDefault="00FA572B" w:rsidP="00FA572B">
            <w:pPr>
              <w:jc w:val="center"/>
              <w:rPr>
                <w:rFonts w:ascii="Arial" w:hAnsi="Arial" w:cs="Arial"/>
                <w:b/>
                <w:sz w:val="20"/>
              </w:rPr>
            </w:pPr>
            <w:r w:rsidRPr="000F4678">
              <w:rPr>
                <w:rFonts w:ascii="Arial" w:hAnsi="Arial" w:cs="Arial"/>
                <w:b/>
                <w:sz w:val="20"/>
                <w:szCs w:val="20"/>
                <w:lang w:eastAsia="ru-RU"/>
              </w:rPr>
              <w:t>Тип реализации</w:t>
            </w:r>
          </w:p>
        </w:tc>
        <w:tc>
          <w:tcPr>
            <w:tcW w:w="638" w:type="pct"/>
            <w:shd w:val="clear" w:color="auto" w:fill="FFC000"/>
            <w:vAlign w:val="center"/>
          </w:tcPr>
          <w:p w14:paraId="4085D6EE" w14:textId="77777777" w:rsidR="00FA572B" w:rsidRPr="00F94454" w:rsidRDefault="00FA572B" w:rsidP="00FA572B">
            <w:pPr>
              <w:jc w:val="center"/>
              <w:rPr>
                <w:rFonts w:ascii="Arial" w:hAnsi="Arial" w:cs="Arial"/>
                <w:b/>
                <w:sz w:val="20"/>
              </w:rPr>
            </w:pPr>
            <w:r w:rsidRPr="000F4678">
              <w:rPr>
                <w:rFonts w:ascii="Arial" w:hAnsi="Arial" w:cs="Arial"/>
                <w:b/>
                <w:sz w:val="20"/>
                <w:szCs w:val="20"/>
                <w:lang w:eastAsia="ru-RU"/>
              </w:rPr>
              <w:t>Ссылка на реестр разработок</w:t>
            </w:r>
          </w:p>
        </w:tc>
        <w:tc>
          <w:tcPr>
            <w:tcW w:w="1886" w:type="pct"/>
            <w:shd w:val="clear" w:color="auto" w:fill="FFC000"/>
            <w:vAlign w:val="center"/>
          </w:tcPr>
          <w:p w14:paraId="69932D9E" w14:textId="77777777" w:rsidR="00FA572B" w:rsidRPr="00F94454" w:rsidRDefault="00523E37" w:rsidP="00523E37">
            <w:pPr>
              <w:spacing w:line="276" w:lineRule="auto"/>
              <w:jc w:val="center"/>
              <w:rPr>
                <w:rFonts w:ascii="Arial" w:hAnsi="Arial" w:cs="Arial"/>
                <w:b/>
                <w:sz w:val="20"/>
              </w:rPr>
            </w:pPr>
            <w:r>
              <w:rPr>
                <w:rFonts w:ascii="Arial" w:hAnsi="Arial" w:cs="Arial"/>
                <w:b/>
                <w:sz w:val="20"/>
                <w:szCs w:val="20"/>
                <w:lang w:eastAsia="ru-RU"/>
              </w:rPr>
              <w:t xml:space="preserve">Ссылка на КД </w:t>
            </w:r>
            <w:r>
              <w:rPr>
                <w:rFonts w:ascii="Arial" w:hAnsi="Arial" w:cs="Arial"/>
                <w:b/>
                <w:sz w:val="20"/>
                <w:szCs w:val="20"/>
                <w:lang w:val="en-US" w:eastAsia="ru-RU"/>
              </w:rPr>
              <w:t>BI</w:t>
            </w:r>
            <w:r>
              <w:rPr>
                <w:rFonts w:ascii="Arial" w:hAnsi="Arial" w:cs="Arial"/>
                <w:b/>
                <w:sz w:val="20"/>
                <w:szCs w:val="20"/>
                <w:lang w:eastAsia="ru-RU"/>
              </w:rPr>
              <w:t>-отчетности по направлению</w:t>
            </w:r>
            <w:r>
              <w:rPr>
                <w:rFonts w:ascii="Arial" w:hAnsi="Arial" w:cs="Arial"/>
                <w:b/>
                <w:bCs/>
                <w:sz w:val="20"/>
                <w:szCs w:val="20"/>
                <w:lang w:eastAsia="ru-RU"/>
              </w:rPr>
              <w:t>/Шаблон формуляра</w:t>
            </w:r>
          </w:p>
        </w:tc>
      </w:tr>
      <w:tr w:rsidR="00A67D45" w:rsidRPr="00F94454" w14:paraId="0313F1F3" w14:textId="77777777" w:rsidTr="00291453">
        <w:trPr>
          <w:cantSplit/>
        </w:trPr>
        <w:tc>
          <w:tcPr>
            <w:tcW w:w="469" w:type="pct"/>
          </w:tcPr>
          <w:p w14:paraId="06EF4A83" w14:textId="77777777" w:rsidR="00A67D45" w:rsidRPr="00273487" w:rsidRDefault="00A67D45" w:rsidP="005F6568">
            <w:pPr>
              <w:pStyle w:val="afa"/>
              <w:numPr>
                <w:ilvl w:val="0"/>
                <w:numId w:val="36"/>
              </w:numPr>
              <w:rPr>
                <w:rFonts w:ascii="Arial" w:hAnsi="Arial" w:cs="Arial"/>
                <w:sz w:val="20"/>
              </w:rPr>
            </w:pPr>
          </w:p>
        </w:tc>
        <w:tc>
          <w:tcPr>
            <w:tcW w:w="1100" w:type="pct"/>
          </w:tcPr>
          <w:p w14:paraId="250A3724" w14:textId="77777777" w:rsidR="00A67D45" w:rsidRPr="000F4678" w:rsidRDefault="00A67D45" w:rsidP="00A67D45">
            <w:pPr>
              <w:jc w:val="left"/>
              <w:rPr>
                <w:rFonts w:ascii="Arial" w:hAnsi="Arial" w:cs="Arial"/>
                <w:sz w:val="20"/>
                <w:szCs w:val="20"/>
                <w:lang w:eastAsia="ru-RU"/>
              </w:rPr>
            </w:pPr>
            <w:r w:rsidRPr="00273487">
              <w:rPr>
                <w:rFonts w:ascii="Arial" w:hAnsi="Arial" w:cs="Arial"/>
                <w:sz w:val="20"/>
                <w:szCs w:val="20"/>
                <w:lang w:eastAsia="ru-RU"/>
              </w:rPr>
              <w:t>Ведомость обеспеченности МТР</w:t>
            </w:r>
          </w:p>
        </w:tc>
        <w:tc>
          <w:tcPr>
            <w:tcW w:w="907" w:type="pct"/>
            <w:shd w:val="clear" w:color="auto" w:fill="auto"/>
          </w:tcPr>
          <w:p w14:paraId="13F238B9" w14:textId="77777777" w:rsidR="00A67D45" w:rsidRPr="00273487" w:rsidRDefault="00A67D45" w:rsidP="00A67D45">
            <w:pPr>
              <w:jc w:val="left"/>
              <w:rPr>
                <w:rFonts w:ascii="Arial" w:hAnsi="Arial" w:cs="Arial"/>
                <w:sz w:val="20"/>
              </w:rPr>
            </w:pPr>
            <w:r>
              <w:rPr>
                <w:rFonts w:ascii="Arial" w:hAnsi="Arial" w:cs="Arial"/>
                <w:sz w:val="20"/>
              </w:rPr>
              <w:t>Гибкая матрица</w:t>
            </w:r>
          </w:p>
        </w:tc>
        <w:tc>
          <w:tcPr>
            <w:tcW w:w="638" w:type="pct"/>
            <w:shd w:val="clear" w:color="auto" w:fill="auto"/>
            <w:vAlign w:val="center"/>
          </w:tcPr>
          <w:p w14:paraId="4E76C01D" w14:textId="77777777" w:rsidR="00A67D45" w:rsidRPr="00F94454" w:rsidRDefault="00A67D45" w:rsidP="00A67D45">
            <w:pPr>
              <w:jc w:val="center"/>
              <w:rPr>
                <w:rFonts w:ascii="Arial" w:hAnsi="Arial" w:cs="Arial"/>
                <w:sz w:val="20"/>
              </w:rPr>
            </w:pPr>
            <w:r>
              <w:rPr>
                <w:rFonts w:ascii="Arial" w:hAnsi="Arial" w:cs="Arial"/>
                <w:sz w:val="20"/>
                <w:szCs w:val="20"/>
              </w:rPr>
              <w:t>–</w:t>
            </w:r>
          </w:p>
        </w:tc>
        <w:tc>
          <w:tcPr>
            <w:tcW w:w="1886" w:type="pct"/>
            <w:shd w:val="clear" w:color="auto" w:fill="auto"/>
          </w:tcPr>
          <w:p w14:paraId="3CB4E723" w14:textId="77777777" w:rsidR="00A67D45" w:rsidRPr="00F94454" w:rsidRDefault="00A67D45" w:rsidP="00A67D45">
            <w:pPr>
              <w:jc w:val="center"/>
              <w:rPr>
                <w:rFonts w:ascii="Arial" w:hAnsi="Arial" w:cs="Arial"/>
                <w:sz w:val="20"/>
              </w:rPr>
            </w:pPr>
            <w:r w:rsidRPr="00273487">
              <w:rPr>
                <w:rFonts w:ascii="Arial" w:hAnsi="Arial" w:cs="Arial"/>
                <w:sz w:val="20"/>
              </w:rPr>
              <w:t>ERP.5.1.</w:t>
            </w:r>
            <w:r>
              <w:rPr>
                <w:rFonts w:ascii="Arial" w:hAnsi="Arial" w:cs="Arial"/>
                <w:sz w:val="20"/>
              </w:rPr>
              <w:t>19 КД Отчётность по направлению МТО</w:t>
            </w:r>
          </w:p>
        </w:tc>
      </w:tr>
      <w:tr w:rsidR="00A67D45" w:rsidRPr="00F94454" w14:paraId="34E88B11" w14:textId="77777777" w:rsidTr="00291453">
        <w:trPr>
          <w:cantSplit/>
        </w:trPr>
        <w:tc>
          <w:tcPr>
            <w:tcW w:w="469" w:type="pct"/>
          </w:tcPr>
          <w:p w14:paraId="2F35AEA7" w14:textId="77777777" w:rsidR="00A67D45" w:rsidRPr="00273487" w:rsidRDefault="00A67D45" w:rsidP="005F6568">
            <w:pPr>
              <w:pStyle w:val="afa"/>
              <w:numPr>
                <w:ilvl w:val="0"/>
                <w:numId w:val="36"/>
              </w:numPr>
              <w:rPr>
                <w:rFonts w:ascii="Arial" w:hAnsi="Arial" w:cs="Arial"/>
                <w:sz w:val="20"/>
              </w:rPr>
            </w:pPr>
          </w:p>
        </w:tc>
        <w:tc>
          <w:tcPr>
            <w:tcW w:w="1100" w:type="pct"/>
          </w:tcPr>
          <w:p w14:paraId="3979F910" w14:textId="77777777" w:rsidR="00A67D45" w:rsidRPr="00273487" w:rsidRDefault="00A67D45" w:rsidP="00A67D45">
            <w:pPr>
              <w:jc w:val="left"/>
              <w:rPr>
                <w:rFonts w:ascii="Arial" w:hAnsi="Arial" w:cs="Arial"/>
                <w:sz w:val="20"/>
                <w:szCs w:val="20"/>
                <w:lang w:eastAsia="ru-RU"/>
              </w:rPr>
            </w:pPr>
            <w:r w:rsidRPr="00273487">
              <w:rPr>
                <w:rFonts w:ascii="Arial" w:hAnsi="Arial" w:cs="Arial"/>
                <w:sz w:val="20"/>
                <w:szCs w:val="20"/>
                <w:lang w:eastAsia="ru-RU"/>
              </w:rPr>
              <w:t>Обеспечение потребности в МТР</w:t>
            </w:r>
          </w:p>
        </w:tc>
        <w:tc>
          <w:tcPr>
            <w:tcW w:w="907" w:type="pct"/>
            <w:shd w:val="clear" w:color="auto" w:fill="auto"/>
          </w:tcPr>
          <w:p w14:paraId="1754B4BB" w14:textId="77777777" w:rsidR="00A67D45" w:rsidRDefault="00A67D45" w:rsidP="00A67D45">
            <w:pPr>
              <w:jc w:val="left"/>
              <w:rPr>
                <w:rFonts w:ascii="Arial" w:hAnsi="Arial" w:cs="Arial"/>
                <w:sz w:val="20"/>
              </w:rPr>
            </w:pPr>
            <w:r>
              <w:rPr>
                <w:rFonts w:ascii="Arial" w:hAnsi="Arial" w:cs="Arial"/>
                <w:sz w:val="20"/>
              </w:rPr>
              <w:t>Гибкая матрица</w:t>
            </w:r>
          </w:p>
        </w:tc>
        <w:tc>
          <w:tcPr>
            <w:tcW w:w="638" w:type="pct"/>
            <w:shd w:val="clear" w:color="auto" w:fill="auto"/>
            <w:vAlign w:val="center"/>
          </w:tcPr>
          <w:p w14:paraId="27A61C36" w14:textId="77777777" w:rsidR="00A67D45" w:rsidRPr="00F94454" w:rsidRDefault="00A67D45" w:rsidP="00A67D45">
            <w:pPr>
              <w:jc w:val="center"/>
              <w:rPr>
                <w:rFonts w:ascii="Arial" w:hAnsi="Arial" w:cs="Arial"/>
                <w:sz w:val="20"/>
              </w:rPr>
            </w:pPr>
            <w:r>
              <w:rPr>
                <w:rFonts w:ascii="Arial" w:hAnsi="Arial" w:cs="Arial"/>
                <w:sz w:val="20"/>
                <w:szCs w:val="20"/>
              </w:rPr>
              <w:t>–</w:t>
            </w:r>
          </w:p>
        </w:tc>
        <w:tc>
          <w:tcPr>
            <w:tcW w:w="1886" w:type="pct"/>
            <w:shd w:val="clear" w:color="auto" w:fill="auto"/>
          </w:tcPr>
          <w:p w14:paraId="2A9518E3" w14:textId="77777777" w:rsidR="00A67D45" w:rsidRPr="00273487" w:rsidRDefault="00A67D45" w:rsidP="00A67D45">
            <w:pPr>
              <w:jc w:val="center"/>
              <w:rPr>
                <w:rFonts w:ascii="Arial" w:hAnsi="Arial" w:cs="Arial"/>
                <w:sz w:val="20"/>
              </w:rPr>
            </w:pPr>
            <w:r w:rsidRPr="00273487">
              <w:rPr>
                <w:rFonts w:ascii="Arial" w:hAnsi="Arial" w:cs="Arial"/>
                <w:sz w:val="20"/>
              </w:rPr>
              <w:t>ERP.5.1.</w:t>
            </w:r>
            <w:r>
              <w:rPr>
                <w:rFonts w:ascii="Arial" w:hAnsi="Arial" w:cs="Arial"/>
                <w:sz w:val="20"/>
              </w:rPr>
              <w:t>19 КД Отчётность по направлению МТО</w:t>
            </w:r>
          </w:p>
        </w:tc>
      </w:tr>
      <w:tr w:rsidR="00A67D45" w:rsidRPr="00F94454" w14:paraId="71067EB1" w14:textId="77777777" w:rsidTr="00291453">
        <w:trPr>
          <w:cantSplit/>
        </w:trPr>
        <w:tc>
          <w:tcPr>
            <w:tcW w:w="469" w:type="pct"/>
          </w:tcPr>
          <w:p w14:paraId="582BD368" w14:textId="77777777" w:rsidR="00A67D45" w:rsidRPr="00273487" w:rsidRDefault="00A67D45" w:rsidP="005F6568">
            <w:pPr>
              <w:pStyle w:val="afa"/>
              <w:numPr>
                <w:ilvl w:val="0"/>
                <w:numId w:val="36"/>
              </w:numPr>
              <w:rPr>
                <w:rFonts w:ascii="Arial" w:hAnsi="Arial" w:cs="Arial"/>
                <w:sz w:val="20"/>
              </w:rPr>
            </w:pPr>
          </w:p>
        </w:tc>
        <w:tc>
          <w:tcPr>
            <w:tcW w:w="1100" w:type="pct"/>
          </w:tcPr>
          <w:p w14:paraId="245A1A85" w14:textId="77777777" w:rsidR="00A67D45" w:rsidRPr="00273487" w:rsidRDefault="00A67D45" w:rsidP="00A67D45">
            <w:pPr>
              <w:jc w:val="left"/>
              <w:rPr>
                <w:rFonts w:ascii="Arial" w:hAnsi="Arial" w:cs="Arial"/>
                <w:sz w:val="20"/>
                <w:szCs w:val="20"/>
                <w:lang w:eastAsia="ru-RU"/>
              </w:rPr>
            </w:pPr>
            <w:r w:rsidRPr="00273487">
              <w:rPr>
                <w:rFonts w:ascii="Arial" w:hAnsi="Arial" w:cs="Arial"/>
                <w:sz w:val="20"/>
                <w:szCs w:val="20"/>
                <w:lang w:eastAsia="ru-RU"/>
              </w:rPr>
              <w:t>Плановые цены</w:t>
            </w:r>
          </w:p>
        </w:tc>
        <w:tc>
          <w:tcPr>
            <w:tcW w:w="907" w:type="pct"/>
            <w:shd w:val="clear" w:color="auto" w:fill="auto"/>
          </w:tcPr>
          <w:p w14:paraId="2FB81CB6" w14:textId="77777777" w:rsidR="00A67D45" w:rsidRDefault="00A67D45" w:rsidP="00A67D45">
            <w:pPr>
              <w:jc w:val="left"/>
              <w:rPr>
                <w:rFonts w:ascii="Arial" w:hAnsi="Arial" w:cs="Arial"/>
                <w:sz w:val="20"/>
              </w:rPr>
            </w:pPr>
            <w:r>
              <w:rPr>
                <w:rFonts w:ascii="Arial" w:hAnsi="Arial" w:cs="Arial"/>
                <w:sz w:val="20"/>
              </w:rPr>
              <w:t>Гибкая матрица</w:t>
            </w:r>
          </w:p>
        </w:tc>
        <w:tc>
          <w:tcPr>
            <w:tcW w:w="638" w:type="pct"/>
            <w:shd w:val="clear" w:color="auto" w:fill="auto"/>
            <w:vAlign w:val="center"/>
          </w:tcPr>
          <w:p w14:paraId="45323507" w14:textId="77777777" w:rsidR="00A67D45" w:rsidRPr="00F94454" w:rsidRDefault="00A67D45" w:rsidP="00A67D45">
            <w:pPr>
              <w:jc w:val="center"/>
              <w:rPr>
                <w:rFonts w:ascii="Arial" w:hAnsi="Arial" w:cs="Arial"/>
                <w:sz w:val="20"/>
              </w:rPr>
            </w:pPr>
            <w:r>
              <w:rPr>
                <w:rFonts w:ascii="Arial" w:hAnsi="Arial" w:cs="Arial"/>
                <w:sz w:val="20"/>
                <w:szCs w:val="20"/>
              </w:rPr>
              <w:t>–</w:t>
            </w:r>
          </w:p>
        </w:tc>
        <w:tc>
          <w:tcPr>
            <w:tcW w:w="1886" w:type="pct"/>
            <w:shd w:val="clear" w:color="auto" w:fill="auto"/>
          </w:tcPr>
          <w:p w14:paraId="32292F40" w14:textId="77777777" w:rsidR="00A67D45" w:rsidRPr="00273487" w:rsidRDefault="00A67D45" w:rsidP="00A67D45">
            <w:pPr>
              <w:jc w:val="center"/>
              <w:rPr>
                <w:rFonts w:ascii="Arial" w:hAnsi="Arial" w:cs="Arial"/>
                <w:sz w:val="20"/>
              </w:rPr>
            </w:pPr>
            <w:r w:rsidRPr="00273487">
              <w:rPr>
                <w:rFonts w:ascii="Arial" w:hAnsi="Arial" w:cs="Arial"/>
                <w:sz w:val="20"/>
              </w:rPr>
              <w:t>ERP.5.1.</w:t>
            </w:r>
            <w:r>
              <w:rPr>
                <w:rFonts w:ascii="Arial" w:hAnsi="Arial" w:cs="Arial"/>
                <w:sz w:val="20"/>
              </w:rPr>
              <w:t>19 КД Отчётность по направлению МТО</w:t>
            </w:r>
          </w:p>
        </w:tc>
      </w:tr>
      <w:tr w:rsidR="00A67D45" w:rsidRPr="00F94454" w14:paraId="6427421B" w14:textId="77777777" w:rsidTr="00291453">
        <w:trPr>
          <w:cantSplit/>
        </w:trPr>
        <w:tc>
          <w:tcPr>
            <w:tcW w:w="469" w:type="pct"/>
          </w:tcPr>
          <w:p w14:paraId="21374157" w14:textId="77777777" w:rsidR="00A67D45" w:rsidRPr="00273487" w:rsidRDefault="00A67D45" w:rsidP="005F6568">
            <w:pPr>
              <w:pStyle w:val="afa"/>
              <w:numPr>
                <w:ilvl w:val="0"/>
                <w:numId w:val="36"/>
              </w:numPr>
              <w:rPr>
                <w:rFonts w:ascii="Arial" w:hAnsi="Arial" w:cs="Arial"/>
                <w:sz w:val="20"/>
              </w:rPr>
            </w:pPr>
          </w:p>
        </w:tc>
        <w:tc>
          <w:tcPr>
            <w:tcW w:w="1100" w:type="pct"/>
          </w:tcPr>
          <w:p w14:paraId="5FD275F4" w14:textId="77777777" w:rsidR="00A67D45" w:rsidRPr="00273487" w:rsidRDefault="00A67D45" w:rsidP="00A67D45">
            <w:pPr>
              <w:jc w:val="left"/>
              <w:rPr>
                <w:rFonts w:ascii="Arial" w:hAnsi="Arial" w:cs="Arial"/>
                <w:sz w:val="20"/>
                <w:szCs w:val="20"/>
                <w:lang w:eastAsia="ru-RU"/>
              </w:rPr>
            </w:pPr>
            <w:r>
              <w:rPr>
                <w:rFonts w:ascii="Arial" w:hAnsi="Arial" w:cs="Arial"/>
                <w:sz w:val="20"/>
              </w:rPr>
              <w:t>Анализ результатов ППМ</w:t>
            </w:r>
          </w:p>
        </w:tc>
        <w:tc>
          <w:tcPr>
            <w:tcW w:w="907" w:type="pct"/>
            <w:shd w:val="clear" w:color="auto" w:fill="auto"/>
          </w:tcPr>
          <w:p w14:paraId="2803F931" w14:textId="77777777" w:rsidR="00A67D45" w:rsidRDefault="00A67D45" w:rsidP="00A67D45">
            <w:pPr>
              <w:jc w:val="left"/>
              <w:rPr>
                <w:rFonts w:ascii="Arial" w:hAnsi="Arial" w:cs="Arial"/>
                <w:sz w:val="20"/>
              </w:rPr>
            </w:pPr>
            <w:r>
              <w:rPr>
                <w:rFonts w:ascii="Arial" w:hAnsi="Arial" w:cs="Arial"/>
                <w:sz w:val="20"/>
              </w:rPr>
              <w:t>АВАР</w:t>
            </w:r>
          </w:p>
        </w:tc>
        <w:tc>
          <w:tcPr>
            <w:tcW w:w="638" w:type="pct"/>
            <w:shd w:val="clear" w:color="auto" w:fill="auto"/>
          </w:tcPr>
          <w:p w14:paraId="3B7BA7B0" w14:textId="77777777" w:rsidR="00A67D45" w:rsidRPr="00F94454" w:rsidRDefault="00A67D45" w:rsidP="00A67D45">
            <w:pPr>
              <w:jc w:val="center"/>
              <w:rPr>
                <w:rFonts w:ascii="Arial" w:hAnsi="Arial" w:cs="Arial"/>
                <w:sz w:val="20"/>
              </w:rPr>
            </w:pPr>
            <w:r>
              <w:rPr>
                <w:rFonts w:ascii="Arial" w:hAnsi="Arial" w:cs="Arial"/>
                <w:sz w:val="20"/>
              </w:rPr>
              <w:t>MM</w:t>
            </w:r>
            <w:r>
              <w:rPr>
                <w:rFonts w:ascii="Arial" w:hAnsi="Arial" w:cs="Arial"/>
                <w:sz w:val="20"/>
                <w:lang w:val="en-US"/>
              </w:rPr>
              <w:t>34</w:t>
            </w:r>
          </w:p>
        </w:tc>
        <w:tc>
          <w:tcPr>
            <w:tcW w:w="1886" w:type="pct"/>
            <w:shd w:val="clear" w:color="auto" w:fill="auto"/>
            <w:vAlign w:val="center"/>
          </w:tcPr>
          <w:p w14:paraId="11DCF171" w14:textId="77777777" w:rsidR="00A67D45" w:rsidRPr="00273487" w:rsidRDefault="00A67D45" w:rsidP="00A67D45">
            <w:pPr>
              <w:jc w:val="center"/>
              <w:rPr>
                <w:rFonts w:ascii="Arial" w:hAnsi="Arial" w:cs="Arial"/>
                <w:sz w:val="20"/>
              </w:rPr>
            </w:pPr>
            <w:r>
              <w:rPr>
                <w:rFonts w:ascii="Arial" w:hAnsi="Arial" w:cs="Arial"/>
                <w:sz w:val="20"/>
                <w:szCs w:val="20"/>
              </w:rPr>
              <w:t>–</w:t>
            </w:r>
          </w:p>
        </w:tc>
      </w:tr>
      <w:tr w:rsidR="00A67D45" w:rsidRPr="00F94454" w14:paraId="4B8182E2" w14:textId="77777777" w:rsidTr="00291453">
        <w:trPr>
          <w:cantSplit/>
        </w:trPr>
        <w:tc>
          <w:tcPr>
            <w:tcW w:w="469" w:type="pct"/>
          </w:tcPr>
          <w:p w14:paraId="511FFFA4" w14:textId="77777777" w:rsidR="00A67D45" w:rsidRPr="00273487" w:rsidRDefault="00A67D45" w:rsidP="005F6568">
            <w:pPr>
              <w:pStyle w:val="afa"/>
              <w:numPr>
                <w:ilvl w:val="0"/>
                <w:numId w:val="36"/>
              </w:numPr>
              <w:rPr>
                <w:rFonts w:ascii="Arial" w:hAnsi="Arial" w:cs="Arial"/>
                <w:sz w:val="20"/>
              </w:rPr>
            </w:pPr>
          </w:p>
        </w:tc>
        <w:tc>
          <w:tcPr>
            <w:tcW w:w="1100" w:type="pct"/>
          </w:tcPr>
          <w:p w14:paraId="539F1DC1" w14:textId="77777777" w:rsidR="00A67D45" w:rsidRDefault="00A67D45" w:rsidP="00A67D45">
            <w:pPr>
              <w:jc w:val="left"/>
              <w:rPr>
                <w:rFonts w:ascii="Arial" w:hAnsi="Arial" w:cs="Arial"/>
                <w:sz w:val="20"/>
              </w:rPr>
            </w:pPr>
            <w:r w:rsidRPr="00640BD2">
              <w:rPr>
                <w:rFonts w:ascii="Arial" w:hAnsi="Arial" w:cs="Arial"/>
                <w:sz w:val="20"/>
              </w:rPr>
              <w:t>3RFWORKWEARLI</w:t>
            </w:r>
            <w:r>
              <w:rPr>
                <w:rFonts w:ascii="Arial" w:hAnsi="Arial" w:cs="Arial"/>
                <w:sz w:val="20"/>
              </w:rPr>
              <w:t>ST – Список спец</w:t>
            </w:r>
            <w:r w:rsidRPr="00640BD2">
              <w:rPr>
                <w:rFonts w:ascii="Arial" w:hAnsi="Arial" w:cs="Arial"/>
                <w:sz w:val="20"/>
              </w:rPr>
              <w:t>одежды для сотрудников</w:t>
            </w:r>
          </w:p>
        </w:tc>
        <w:tc>
          <w:tcPr>
            <w:tcW w:w="907" w:type="pct"/>
            <w:shd w:val="clear" w:color="auto" w:fill="auto"/>
          </w:tcPr>
          <w:p w14:paraId="1A455387" w14:textId="77777777" w:rsidR="00A67D45" w:rsidRPr="00640BD2" w:rsidRDefault="00A67D45" w:rsidP="00A67D45">
            <w:pPr>
              <w:jc w:val="left"/>
              <w:rPr>
                <w:rFonts w:ascii="Arial" w:hAnsi="Arial" w:cs="Arial"/>
                <w:sz w:val="20"/>
              </w:rPr>
            </w:pPr>
            <w:r w:rsidRPr="00640BD2">
              <w:rPr>
                <w:rFonts w:ascii="Arial" w:hAnsi="Arial" w:cs="Arial"/>
                <w:sz w:val="20"/>
              </w:rPr>
              <w:t xml:space="preserve">Стандартный </w:t>
            </w:r>
            <w:r w:rsidR="00DC20A4" w:rsidRPr="00640BD2">
              <w:rPr>
                <w:rFonts w:ascii="Arial" w:hAnsi="Arial" w:cs="Arial"/>
                <w:sz w:val="20"/>
              </w:rPr>
              <w:t>отчет</w:t>
            </w:r>
            <w:r w:rsidRPr="00640BD2">
              <w:rPr>
                <w:rFonts w:ascii="Arial" w:hAnsi="Arial" w:cs="Arial"/>
                <w:sz w:val="20"/>
              </w:rPr>
              <w:t xml:space="preserve"> SAP</w:t>
            </w:r>
          </w:p>
        </w:tc>
        <w:tc>
          <w:tcPr>
            <w:tcW w:w="638" w:type="pct"/>
            <w:shd w:val="clear" w:color="auto" w:fill="auto"/>
            <w:vAlign w:val="center"/>
          </w:tcPr>
          <w:p w14:paraId="70A2106C" w14:textId="77777777" w:rsidR="00A67D45" w:rsidRPr="00640BD2" w:rsidRDefault="00A67D45" w:rsidP="00A67D45">
            <w:pPr>
              <w:jc w:val="center"/>
              <w:rPr>
                <w:rFonts w:ascii="Arial" w:hAnsi="Arial" w:cs="Arial"/>
                <w:sz w:val="20"/>
                <w:highlight w:val="yellow"/>
                <w:lang w:val="en-US"/>
              </w:rPr>
            </w:pPr>
            <w:r>
              <w:rPr>
                <w:rFonts w:ascii="Arial" w:hAnsi="Arial" w:cs="Arial"/>
                <w:sz w:val="20"/>
                <w:szCs w:val="20"/>
              </w:rPr>
              <w:t>–</w:t>
            </w:r>
          </w:p>
        </w:tc>
        <w:tc>
          <w:tcPr>
            <w:tcW w:w="1886" w:type="pct"/>
            <w:shd w:val="clear" w:color="auto" w:fill="auto"/>
            <w:vAlign w:val="center"/>
          </w:tcPr>
          <w:p w14:paraId="145CE9C9" w14:textId="77777777" w:rsidR="00A67D45" w:rsidRPr="00273487" w:rsidRDefault="00A67D45" w:rsidP="00A67D45">
            <w:pPr>
              <w:jc w:val="center"/>
              <w:rPr>
                <w:rFonts w:ascii="Arial" w:hAnsi="Arial" w:cs="Arial"/>
                <w:sz w:val="20"/>
              </w:rPr>
            </w:pPr>
            <w:r>
              <w:rPr>
                <w:rFonts w:ascii="Arial" w:hAnsi="Arial" w:cs="Arial"/>
                <w:sz w:val="20"/>
                <w:szCs w:val="20"/>
              </w:rPr>
              <w:t>–</w:t>
            </w:r>
          </w:p>
        </w:tc>
      </w:tr>
    </w:tbl>
    <w:p w14:paraId="504401F8" w14:textId="77777777" w:rsidR="00155D40" w:rsidRDefault="00155D40">
      <w:pPr>
        <w:spacing w:after="200" w:line="276" w:lineRule="auto"/>
        <w:jc w:val="left"/>
        <w:rPr>
          <w:rFonts w:ascii="Arial" w:eastAsiaTheme="majorEastAsia" w:hAnsi="Arial" w:cstheme="majorBidi"/>
          <w:b/>
          <w:caps/>
          <w:szCs w:val="26"/>
        </w:rPr>
      </w:pPr>
      <w:r>
        <w:rPr>
          <w:rFonts w:eastAsiaTheme="majorEastAsia" w:cstheme="majorBidi"/>
          <w:bCs/>
          <w:iCs/>
          <w:szCs w:val="26"/>
        </w:rPr>
        <w:br w:type="page"/>
      </w:r>
    </w:p>
    <w:p w14:paraId="5C0C67E6" w14:textId="77777777" w:rsidR="00695202" w:rsidRPr="008C7F95" w:rsidRDefault="009A2B20" w:rsidP="008C7F95">
      <w:pPr>
        <w:pStyle w:val="22"/>
        <w:keepNext/>
        <w:keepLines/>
        <w:numPr>
          <w:ilvl w:val="1"/>
          <w:numId w:val="8"/>
        </w:numPr>
        <w:spacing w:before="160" w:after="120" w:line="276" w:lineRule="auto"/>
        <w:rPr>
          <w:rFonts w:eastAsiaTheme="majorEastAsia" w:cstheme="majorBidi"/>
          <w:bCs w:val="0"/>
          <w:iCs w:val="0"/>
          <w:szCs w:val="26"/>
        </w:rPr>
      </w:pPr>
      <w:bookmarkStart w:id="874" w:name="_Toc527633268"/>
      <w:r>
        <w:rPr>
          <w:rFonts w:eastAsiaTheme="majorEastAsia" w:cstheme="majorBidi"/>
          <w:bCs w:val="0"/>
          <w:iCs w:val="0"/>
          <w:szCs w:val="26"/>
        </w:rPr>
        <w:lastRenderedPageBreak/>
        <w:t xml:space="preserve">Перечень доработок, </w:t>
      </w:r>
      <w:r w:rsidR="00695202" w:rsidRPr="008C7F95">
        <w:rPr>
          <w:rFonts w:eastAsiaTheme="majorEastAsia" w:cstheme="majorBidi"/>
          <w:bCs w:val="0"/>
          <w:iCs w:val="0"/>
          <w:szCs w:val="26"/>
        </w:rPr>
        <w:t>Разработ</w:t>
      </w:r>
      <w:r>
        <w:rPr>
          <w:rFonts w:eastAsiaTheme="majorEastAsia" w:cstheme="majorBidi"/>
          <w:bCs w:val="0"/>
          <w:iCs w:val="0"/>
          <w:szCs w:val="26"/>
        </w:rPr>
        <w:t>о</w:t>
      </w:r>
      <w:r w:rsidR="00695202" w:rsidRPr="008C7F95">
        <w:rPr>
          <w:rFonts w:eastAsiaTheme="majorEastAsia" w:cstheme="majorBidi"/>
          <w:bCs w:val="0"/>
          <w:iCs w:val="0"/>
          <w:szCs w:val="26"/>
        </w:rPr>
        <w:t>к</w:t>
      </w:r>
      <w:r w:rsidR="00C609BD">
        <w:rPr>
          <w:rFonts w:eastAsiaTheme="majorEastAsia" w:cstheme="majorBidi"/>
          <w:bCs w:val="0"/>
          <w:iCs w:val="0"/>
          <w:szCs w:val="26"/>
        </w:rPr>
        <w:t xml:space="preserve"> и интеграция (интерфейсы)</w:t>
      </w:r>
      <w:bookmarkEnd w:id="874"/>
    </w:p>
    <w:p w14:paraId="62FAD678" w14:textId="77777777" w:rsidR="002F400F" w:rsidRPr="00467379" w:rsidRDefault="002F400F" w:rsidP="00916FAB">
      <w:pPr>
        <w:pStyle w:val="a8"/>
        <w:keepNext/>
        <w:spacing w:after="240" w:afterAutospacing="0" w:line="276" w:lineRule="auto"/>
        <w:jc w:val="right"/>
        <w:rPr>
          <w:rFonts w:ascii="Arial" w:hAnsi="Arial" w:cs="Arial"/>
          <w:b/>
          <w:sz w:val="22"/>
          <w:szCs w:val="22"/>
        </w:rPr>
      </w:pPr>
      <w:r w:rsidRPr="00467379">
        <w:rPr>
          <w:rFonts w:ascii="Arial" w:hAnsi="Arial" w:cs="Arial"/>
          <w:b/>
          <w:sz w:val="22"/>
          <w:szCs w:val="22"/>
        </w:rPr>
        <w:t xml:space="preserve">Таблица </w:t>
      </w:r>
      <w:r w:rsidRPr="00467379">
        <w:rPr>
          <w:rFonts w:ascii="Arial" w:hAnsi="Arial" w:cs="Arial"/>
          <w:b/>
          <w:sz w:val="22"/>
          <w:szCs w:val="22"/>
        </w:rPr>
        <w:fldChar w:fldCharType="begin"/>
      </w:r>
      <w:r w:rsidRPr="00467379">
        <w:rPr>
          <w:rFonts w:ascii="Arial" w:hAnsi="Arial" w:cs="Arial"/>
          <w:b/>
          <w:sz w:val="22"/>
          <w:szCs w:val="22"/>
        </w:rPr>
        <w:instrText xml:space="preserve"> SEQ Таблица \* ARABIC </w:instrText>
      </w:r>
      <w:r w:rsidRPr="00467379">
        <w:rPr>
          <w:rFonts w:ascii="Arial" w:hAnsi="Arial" w:cs="Arial"/>
          <w:b/>
          <w:sz w:val="22"/>
          <w:szCs w:val="22"/>
        </w:rPr>
        <w:fldChar w:fldCharType="separate"/>
      </w:r>
      <w:r w:rsidR="00941B9E">
        <w:rPr>
          <w:rFonts w:ascii="Arial" w:hAnsi="Arial" w:cs="Arial"/>
          <w:b/>
          <w:noProof/>
          <w:sz w:val="22"/>
          <w:szCs w:val="22"/>
        </w:rPr>
        <w:t>55</w:t>
      </w:r>
      <w:r w:rsidRPr="00467379">
        <w:rPr>
          <w:rFonts w:ascii="Arial" w:hAnsi="Arial" w:cs="Arial"/>
          <w:b/>
          <w:sz w:val="22"/>
          <w:szCs w:val="22"/>
        </w:rPr>
        <w:fldChar w:fldCharType="end"/>
      </w:r>
      <w:r w:rsidRPr="00467379">
        <w:rPr>
          <w:rFonts w:ascii="Arial" w:hAnsi="Arial" w:cs="Arial"/>
          <w:b/>
          <w:sz w:val="22"/>
          <w:szCs w:val="22"/>
        </w:rPr>
        <w:t>. Разработки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51"/>
        <w:gridCol w:w="6804"/>
        <w:gridCol w:w="851"/>
        <w:gridCol w:w="851"/>
        <w:gridCol w:w="1119"/>
      </w:tblGrid>
      <w:tr w:rsidR="006F4A69" w:rsidRPr="006F5656" w14:paraId="3C0FB3DC" w14:textId="77777777" w:rsidTr="00590100">
        <w:trPr>
          <w:cantSplit/>
          <w:trHeight w:val="397"/>
          <w:tblHeader/>
        </w:trPr>
        <w:tc>
          <w:tcPr>
            <w:tcW w:w="271" w:type="pct"/>
            <w:shd w:val="clear" w:color="auto" w:fill="FFC000"/>
            <w:vAlign w:val="center"/>
          </w:tcPr>
          <w:p w14:paraId="4C02935C" w14:textId="77777777" w:rsidR="00DA11F3" w:rsidRPr="006F5656" w:rsidRDefault="00DA11F3" w:rsidP="001135C1">
            <w:pPr>
              <w:jc w:val="center"/>
              <w:rPr>
                <w:rFonts w:ascii="Arial" w:hAnsi="Arial" w:cs="Arial"/>
                <w:b/>
                <w:sz w:val="20"/>
                <w:szCs w:val="20"/>
              </w:rPr>
            </w:pPr>
            <w:r w:rsidRPr="008C7F95">
              <w:rPr>
                <w:rFonts w:ascii="Arial" w:hAnsi="Arial" w:cs="Arial"/>
                <w:b/>
                <w:sz w:val="20"/>
                <w:szCs w:val="20"/>
                <w:lang w:eastAsia="ru-RU"/>
              </w:rPr>
              <w:t xml:space="preserve">№ </w:t>
            </w:r>
            <w:proofErr w:type="spellStart"/>
            <w:r w:rsidRPr="008C7F95">
              <w:rPr>
                <w:rFonts w:ascii="Arial" w:hAnsi="Arial" w:cs="Arial"/>
                <w:b/>
                <w:sz w:val="20"/>
                <w:szCs w:val="20"/>
                <w:lang w:eastAsia="ru-RU"/>
              </w:rPr>
              <w:t>п.п</w:t>
            </w:r>
            <w:proofErr w:type="spellEnd"/>
          </w:p>
        </w:tc>
        <w:tc>
          <w:tcPr>
            <w:tcW w:w="3343" w:type="pct"/>
            <w:shd w:val="clear" w:color="auto" w:fill="FFC000"/>
            <w:vAlign w:val="center"/>
          </w:tcPr>
          <w:p w14:paraId="19DBFB21" w14:textId="77777777" w:rsidR="00DA11F3" w:rsidRPr="008C7F95" w:rsidRDefault="00DA11F3" w:rsidP="00AC6F0A">
            <w:pPr>
              <w:jc w:val="center"/>
              <w:rPr>
                <w:rFonts w:ascii="Arial" w:hAnsi="Arial" w:cs="Arial"/>
                <w:b/>
                <w:sz w:val="20"/>
                <w:szCs w:val="20"/>
                <w:lang w:eastAsia="ru-RU"/>
              </w:rPr>
            </w:pPr>
            <w:r>
              <w:rPr>
                <w:rFonts w:ascii="Arial" w:hAnsi="Arial" w:cs="Arial"/>
                <w:b/>
                <w:sz w:val="20"/>
                <w:szCs w:val="20"/>
                <w:lang w:eastAsia="ru-RU"/>
              </w:rPr>
              <w:t>Название</w:t>
            </w:r>
          </w:p>
        </w:tc>
        <w:tc>
          <w:tcPr>
            <w:tcW w:w="418" w:type="pct"/>
            <w:shd w:val="clear" w:color="auto" w:fill="FFC000"/>
            <w:vAlign w:val="center"/>
          </w:tcPr>
          <w:p w14:paraId="273DD823" w14:textId="77777777" w:rsidR="00DA11F3" w:rsidRPr="006F5656" w:rsidRDefault="00DA11F3" w:rsidP="001135C1">
            <w:pPr>
              <w:jc w:val="center"/>
              <w:rPr>
                <w:rFonts w:ascii="Arial" w:hAnsi="Arial" w:cs="Arial"/>
                <w:b/>
                <w:sz w:val="20"/>
                <w:szCs w:val="20"/>
              </w:rPr>
            </w:pPr>
            <w:r w:rsidRPr="008C7F95">
              <w:rPr>
                <w:rFonts w:ascii="Arial" w:hAnsi="Arial" w:cs="Arial"/>
                <w:b/>
                <w:sz w:val="20"/>
                <w:szCs w:val="20"/>
                <w:lang w:eastAsia="ru-RU"/>
              </w:rPr>
              <w:t>Тип реализации</w:t>
            </w:r>
          </w:p>
        </w:tc>
        <w:tc>
          <w:tcPr>
            <w:tcW w:w="418" w:type="pct"/>
            <w:shd w:val="clear" w:color="auto" w:fill="FFC000"/>
            <w:vAlign w:val="center"/>
          </w:tcPr>
          <w:p w14:paraId="0A998492" w14:textId="77777777" w:rsidR="00DA11F3" w:rsidRPr="006F5656" w:rsidRDefault="00DA11F3" w:rsidP="001135C1">
            <w:pPr>
              <w:jc w:val="center"/>
              <w:rPr>
                <w:rFonts w:ascii="Arial" w:hAnsi="Arial" w:cs="Arial"/>
                <w:b/>
                <w:sz w:val="20"/>
                <w:szCs w:val="20"/>
              </w:rPr>
            </w:pPr>
            <w:r w:rsidRPr="008C7F95">
              <w:rPr>
                <w:rFonts w:ascii="Arial" w:hAnsi="Arial" w:cs="Arial"/>
                <w:b/>
                <w:sz w:val="20"/>
                <w:szCs w:val="20"/>
                <w:lang w:eastAsia="ru-RU"/>
              </w:rPr>
              <w:t>Ссылка на реестр разработок</w:t>
            </w:r>
          </w:p>
        </w:tc>
        <w:tc>
          <w:tcPr>
            <w:tcW w:w="550" w:type="pct"/>
            <w:shd w:val="clear" w:color="auto" w:fill="FFC000"/>
            <w:vAlign w:val="center"/>
          </w:tcPr>
          <w:p w14:paraId="3E7F7DF3" w14:textId="77777777" w:rsidR="00DA11F3" w:rsidRPr="006F5656" w:rsidRDefault="00DA11F3" w:rsidP="001135C1">
            <w:pPr>
              <w:jc w:val="center"/>
              <w:rPr>
                <w:rFonts w:ascii="Arial" w:hAnsi="Arial" w:cs="Arial"/>
                <w:b/>
                <w:sz w:val="20"/>
                <w:szCs w:val="20"/>
              </w:rPr>
            </w:pPr>
            <w:r w:rsidRPr="008C7F95">
              <w:rPr>
                <w:rFonts w:ascii="Arial" w:hAnsi="Arial" w:cs="Arial"/>
                <w:b/>
                <w:sz w:val="20"/>
                <w:szCs w:val="20"/>
                <w:lang w:eastAsia="ru-RU"/>
              </w:rPr>
              <w:t xml:space="preserve">Ссылка на КД </w:t>
            </w:r>
            <w:r w:rsidRPr="008C7F95">
              <w:rPr>
                <w:rFonts w:ascii="Arial" w:hAnsi="Arial" w:cs="Arial"/>
                <w:b/>
                <w:sz w:val="20"/>
                <w:szCs w:val="20"/>
                <w:lang w:val="en-US" w:eastAsia="ru-RU"/>
              </w:rPr>
              <w:t>BI</w:t>
            </w:r>
            <w:r w:rsidRPr="008C7F95">
              <w:rPr>
                <w:rFonts w:ascii="Arial" w:hAnsi="Arial" w:cs="Arial"/>
                <w:b/>
                <w:sz w:val="20"/>
                <w:szCs w:val="20"/>
                <w:lang w:eastAsia="ru-RU"/>
              </w:rPr>
              <w:t>-отчетности по направлению</w:t>
            </w:r>
          </w:p>
        </w:tc>
      </w:tr>
      <w:tr w:rsidR="006F4A69" w:rsidRPr="00EA4439" w14:paraId="0E7FBA88" w14:textId="77777777" w:rsidTr="00590100">
        <w:trPr>
          <w:cantSplit/>
        </w:trPr>
        <w:tc>
          <w:tcPr>
            <w:tcW w:w="271" w:type="pct"/>
            <w:shd w:val="clear" w:color="auto" w:fill="auto"/>
          </w:tcPr>
          <w:p w14:paraId="4173DDEE" w14:textId="77777777" w:rsidR="00DA11F3" w:rsidRPr="00EA4439" w:rsidRDefault="00DA11F3" w:rsidP="005F6568">
            <w:pPr>
              <w:pStyle w:val="afa"/>
              <w:numPr>
                <w:ilvl w:val="0"/>
                <w:numId w:val="37"/>
              </w:numPr>
              <w:jc w:val="left"/>
              <w:rPr>
                <w:rFonts w:ascii="Arial" w:hAnsi="Arial" w:cs="Arial"/>
                <w:sz w:val="20"/>
                <w:szCs w:val="20"/>
              </w:rPr>
            </w:pPr>
          </w:p>
        </w:tc>
        <w:tc>
          <w:tcPr>
            <w:tcW w:w="3343" w:type="pct"/>
          </w:tcPr>
          <w:p w14:paraId="1515D997" w14:textId="77777777" w:rsidR="00DA11F3" w:rsidRPr="00DA11F3" w:rsidRDefault="00DA11F3" w:rsidP="00DA11F3">
            <w:pPr>
              <w:rPr>
                <w:rFonts w:ascii="Arial" w:hAnsi="Arial" w:cs="Arial"/>
                <w:sz w:val="20"/>
              </w:rPr>
            </w:pPr>
            <w:r w:rsidRPr="00EA4439">
              <w:rPr>
                <w:rFonts w:ascii="Arial" w:hAnsi="Arial" w:cs="Arial"/>
                <w:sz w:val="20"/>
              </w:rPr>
              <w:t>Проставление признака срочности</w:t>
            </w:r>
            <w:r>
              <w:rPr>
                <w:rFonts w:ascii="Arial" w:hAnsi="Arial" w:cs="Arial"/>
                <w:sz w:val="20"/>
              </w:rPr>
              <w:t xml:space="preserve">. </w:t>
            </w:r>
            <w:r w:rsidRPr="00DA11F3">
              <w:rPr>
                <w:rFonts w:ascii="Arial" w:hAnsi="Arial" w:cs="Arial"/>
                <w:sz w:val="20"/>
              </w:rPr>
              <w:t xml:space="preserve">При регистрации/корректировке/согласовании потребности (Заявка на списание, Потребности в модулях PP, PS, PM) или Заявки на закупку МТР необходимо выполнить дополнительные проверки на соответствие даты поставки плановым срокам поставки. Если требуемая дата поставки не соответствует определенным </w:t>
            </w:r>
            <w:proofErr w:type="spellStart"/>
            <w:r w:rsidRPr="00DA11F3">
              <w:rPr>
                <w:rFonts w:ascii="Arial" w:hAnsi="Arial" w:cs="Arial"/>
                <w:sz w:val="20"/>
              </w:rPr>
              <w:t>Lead</w:t>
            </w:r>
            <w:proofErr w:type="spellEnd"/>
            <w:r w:rsidRPr="00DA11F3">
              <w:rPr>
                <w:rFonts w:ascii="Arial" w:hAnsi="Arial" w:cs="Arial"/>
                <w:sz w:val="20"/>
              </w:rPr>
              <w:t xml:space="preserve"> </w:t>
            </w:r>
            <w:proofErr w:type="spellStart"/>
            <w:r w:rsidRPr="00DA11F3">
              <w:rPr>
                <w:rFonts w:ascii="Arial" w:hAnsi="Arial" w:cs="Arial"/>
                <w:sz w:val="20"/>
              </w:rPr>
              <w:t>Time</w:t>
            </w:r>
            <w:proofErr w:type="spellEnd"/>
            <w:r w:rsidRPr="00DA11F3">
              <w:rPr>
                <w:rFonts w:ascii="Arial" w:hAnsi="Arial" w:cs="Arial"/>
                <w:sz w:val="20"/>
              </w:rPr>
              <w:t>, то:</w:t>
            </w:r>
          </w:p>
          <w:p w14:paraId="02493F70" w14:textId="77777777" w:rsidR="00DA11F3" w:rsidRPr="00DA11F3" w:rsidRDefault="00DA11F3" w:rsidP="00DA11F3">
            <w:pPr>
              <w:rPr>
                <w:rFonts w:ascii="Arial" w:hAnsi="Arial" w:cs="Arial"/>
                <w:sz w:val="20"/>
              </w:rPr>
            </w:pPr>
            <w:r w:rsidRPr="00DA11F3">
              <w:rPr>
                <w:rFonts w:ascii="Arial" w:hAnsi="Arial" w:cs="Arial"/>
                <w:sz w:val="20"/>
              </w:rPr>
              <w:t>1. Информирование заявителя/согласующего, что требуемый срок поставки меньше планового срока обеспечения.</w:t>
            </w:r>
          </w:p>
          <w:p w14:paraId="4F136D66" w14:textId="77777777" w:rsidR="00DA11F3" w:rsidRPr="00EA4439" w:rsidRDefault="00DA11F3" w:rsidP="00DA11F3">
            <w:pPr>
              <w:rPr>
                <w:rFonts w:ascii="Arial" w:hAnsi="Arial" w:cs="Arial"/>
                <w:sz w:val="20"/>
              </w:rPr>
            </w:pPr>
            <w:r w:rsidRPr="00DA11F3">
              <w:rPr>
                <w:rFonts w:ascii="Arial" w:hAnsi="Arial" w:cs="Arial"/>
                <w:sz w:val="20"/>
              </w:rPr>
              <w:t>2. Автоматическое проставление индикатора срочности в потребности/Заявки на списание/Заявки на закупки.</w:t>
            </w:r>
          </w:p>
        </w:tc>
        <w:tc>
          <w:tcPr>
            <w:tcW w:w="418" w:type="pct"/>
          </w:tcPr>
          <w:p w14:paraId="3758C75C" w14:textId="77777777" w:rsidR="00DA11F3" w:rsidRPr="00EA4439" w:rsidRDefault="00DA11F3" w:rsidP="00A67D45">
            <w:pPr>
              <w:jc w:val="center"/>
              <w:rPr>
                <w:rFonts w:ascii="Arial" w:hAnsi="Arial" w:cs="Arial"/>
                <w:sz w:val="20"/>
                <w:szCs w:val="20"/>
              </w:rPr>
            </w:pPr>
            <w:r w:rsidRPr="00EA4439">
              <w:rPr>
                <w:rFonts w:ascii="Arial" w:hAnsi="Arial" w:cs="Arial"/>
                <w:sz w:val="20"/>
                <w:szCs w:val="20"/>
              </w:rPr>
              <w:t>ABAP</w:t>
            </w:r>
          </w:p>
        </w:tc>
        <w:tc>
          <w:tcPr>
            <w:tcW w:w="418" w:type="pct"/>
          </w:tcPr>
          <w:p w14:paraId="63E4F514" w14:textId="77777777" w:rsidR="00DA11F3" w:rsidRPr="00EA4439" w:rsidRDefault="00DA11F3" w:rsidP="00A67D45">
            <w:pPr>
              <w:jc w:val="center"/>
              <w:rPr>
                <w:rFonts w:ascii="Arial" w:hAnsi="Arial" w:cs="Arial"/>
                <w:sz w:val="20"/>
                <w:szCs w:val="20"/>
                <w:lang w:val="en-US"/>
              </w:rPr>
            </w:pPr>
            <w:r w:rsidRPr="00EA4439">
              <w:rPr>
                <w:rFonts w:ascii="Arial" w:hAnsi="Arial" w:cs="Arial"/>
                <w:sz w:val="20"/>
              </w:rPr>
              <w:t>MM</w:t>
            </w:r>
            <w:r w:rsidRPr="00EA4439">
              <w:rPr>
                <w:rFonts w:ascii="Arial" w:hAnsi="Arial" w:cs="Arial"/>
                <w:sz w:val="20"/>
                <w:lang w:val="en-US"/>
              </w:rPr>
              <w:t>02</w:t>
            </w:r>
          </w:p>
        </w:tc>
        <w:tc>
          <w:tcPr>
            <w:tcW w:w="550" w:type="pct"/>
            <w:shd w:val="clear" w:color="auto" w:fill="auto"/>
            <w:vAlign w:val="center"/>
          </w:tcPr>
          <w:p w14:paraId="619AE63E" w14:textId="77777777" w:rsidR="00DA11F3" w:rsidRPr="00EA4439" w:rsidRDefault="00DA11F3" w:rsidP="00A67D45">
            <w:pPr>
              <w:jc w:val="center"/>
              <w:rPr>
                <w:rFonts w:ascii="Arial" w:hAnsi="Arial" w:cs="Arial"/>
                <w:sz w:val="20"/>
                <w:szCs w:val="20"/>
              </w:rPr>
            </w:pPr>
            <w:r w:rsidRPr="00EA4439">
              <w:rPr>
                <w:rFonts w:ascii="Arial" w:hAnsi="Arial" w:cs="Arial"/>
                <w:sz w:val="20"/>
                <w:szCs w:val="20"/>
              </w:rPr>
              <w:t>–</w:t>
            </w:r>
          </w:p>
        </w:tc>
      </w:tr>
      <w:tr w:rsidR="006F4A69" w:rsidRPr="00EA4439" w14:paraId="19959CD0" w14:textId="77777777" w:rsidTr="00590100">
        <w:trPr>
          <w:cantSplit/>
        </w:trPr>
        <w:tc>
          <w:tcPr>
            <w:tcW w:w="271" w:type="pct"/>
            <w:shd w:val="clear" w:color="auto" w:fill="auto"/>
          </w:tcPr>
          <w:p w14:paraId="5523BD5C" w14:textId="77777777" w:rsidR="00DA11F3" w:rsidRPr="00273487" w:rsidRDefault="00DA11F3" w:rsidP="005F6568">
            <w:pPr>
              <w:pStyle w:val="afa"/>
              <w:numPr>
                <w:ilvl w:val="0"/>
                <w:numId w:val="37"/>
              </w:numPr>
              <w:jc w:val="left"/>
              <w:rPr>
                <w:rFonts w:ascii="Arial" w:hAnsi="Arial" w:cs="Arial"/>
                <w:sz w:val="20"/>
                <w:szCs w:val="20"/>
              </w:rPr>
            </w:pPr>
          </w:p>
        </w:tc>
        <w:tc>
          <w:tcPr>
            <w:tcW w:w="3343" w:type="pct"/>
            <w:vAlign w:val="center"/>
          </w:tcPr>
          <w:p w14:paraId="572456F9" w14:textId="77777777" w:rsidR="00DA11F3" w:rsidRPr="00DA11F3" w:rsidRDefault="00DA11F3" w:rsidP="00DA11F3">
            <w:pPr>
              <w:rPr>
                <w:rFonts w:ascii="Arial" w:hAnsi="Arial" w:cs="Arial"/>
                <w:sz w:val="20"/>
                <w:szCs w:val="20"/>
              </w:rPr>
            </w:pPr>
            <w:r w:rsidRPr="00EA4439">
              <w:rPr>
                <w:rFonts w:ascii="Arial" w:hAnsi="Arial" w:cs="Arial"/>
                <w:sz w:val="20"/>
                <w:szCs w:val="20"/>
              </w:rPr>
              <w:t>Ведение плановых цен</w:t>
            </w:r>
            <w:r>
              <w:rPr>
                <w:rFonts w:ascii="Arial" w:hAnsi="Arial" w:cs="Arial"/>
                <w:sz w:val="20"/>
                <w:szCs w:val="20"/>
              </w:rPr>
              <w:t>.</w:t>
            </w:r>
          </w:p>
          <w:p w14:paraId="28298585" w14:textId="77777777" w:rsidR="00DA11F3" w:rsidRPr="00DA11F3" w:rsidRDefault="00DA11F3" w:rsidP="00DA11F3">
            <w:pPr>
              <w:rPr>
                <w:rFonts w:ascii="Arial" w:hAnsi="Arial" w:cs="Arial"/>
                <w:sz w:val="20"/>
                <w:szCs w:val="20"/>
              </w:rPr>
            </w:pPr>
            <w:r w:rsidRPr="00DA11F3">
              <w:rPr>
                <w:rFonts w:ascii="Arial" w:hAnsi="Arial" w:cs="Arial"/>
                <w:sz w:val="20"/>
                <w:szCs w:val="20"/>
              </w:rPr>
              <w:t>Требуется реализация инструмента по управлению плановыми ценами со следующими функциями:</w:t>
            </w:r>
          </w:p>
          <w:p w14:paraId="5BF40AD8" w14:textId="77777777" w:rsidR="00DA11F3" w:rsidRPr="00DA11F3" w:rsidRDefault="00DA11F3" w:rsidP="00DA11F3">
            <w:pPr>
              <w:rPr>
                <w:rFonts w:ascii="Arial" w:hAnsi="Arial" w:cs="Arial"/>
                <w:sz w:val="20"/>
                <w:szCs w:val="20"/>
              </w:rPr>
            </w:pPr>
            <w:r w:rsidRPr="00DA11F3">
              <w:rPr>
                <w:rFonts w:ascii="Arial" w:hAnsi="Arial" w:cs="Arial"/>
                <w:sz w:val="20"/>
                <w:szCs w:val="20"/>
              </w:rPr>
              <w:t>1. Обеспечение взаимодействия Бизнес-заказчика и Планировщика цен через поток операций в рамках обработки заявки на расценку.</w:t>
            </w:r>
          </w:p>
          <w:p w14:paraId="3C50DDE8" w14:textId="77777777" w:rsidR="00DA11F3" w:rsidRPr="00DA11F3" w:rsidRDefault="00DA11F3" w:rsidP="00DA11F3">
            <w:pPr>
              <w:rPr>
                <w:rFonts w:ascii="Arial" w:hAnsi="Arial" w:cs="Arial"/>
                <w:sz w:val="20"/>
                <w:szCs w:val="20"/>
              </w:rPr>
            </w:pPr>
            <w:r w:rsidRPr="00DA11F3">
              <w:rPr>
                <w:rFonts w:ascii="Arial" w:hAnsi="Arial" w:cs="Arial"/>
                <w:sz w:val="20"/>
                <w:szCs w:val="20"/>
              </w:rPr>
              <w:t>2. Отслеживание текущего статуса запроса на расценку и контроль сроков исполнения.</w:t>
            </w:r>
          </w:p>
          <w:p w14:paraId="055DD42B" w14:textId="77777777" w:rsidR="00DA11F3" w:rsidRPr="00DA11F3" w:rsidRDefault="00DA11F3" w:rsidP="00DA11F3">
            <w:pPr>
              <w:rPr>
                <w:rFonts w:ascii="Arial" w:hAnsi="Arial" w:cs="Arial"/>
                <w:sz w:val="20"/>
                <w:szCs w:val="20"/>
              </w:rPr>
            </w:pPr>
            <w:r w:rsidRPr="00DA11F3">
              <w:rPr>
                <w:rFonts w:ascii="Arial" w:hAnsi="Arial" w:cs="Arial"/>
                <w:sz w:val="20"/>
                <w:szCs w:val="20"/>
              </w:rPr>
              <w:t>3. Массова</w:t>
            </w:r>
            <w:r w:rsidR="00F327E6">
              <w:rPr>
                <w:rFonts w:ascii="Arial" w:hAnsi="Arial" w:cs="Arial"/>
                <w:sz w:val="20"/>
                <w:szCs w:val="20"/>
              </w:rPr>
              <w:t>я</w:t>
            </w:r>
            <w:r w:rsidRPr="00DA11F3">
              <w:rPr>
                <w:rFonts w:ascii="Arial" w:hAnsi="Arial" w:cs="Arial"/>
                <w:sz w:val="20"/>
                <w:szCs w:val="20"/>
              </w:rPr>
              <w:t xml:space="preserve"> загрузка плановых цен из </w:t>
            </w:r>
            <w:proofErr w:type="spellStart"/>
            <w:r w:rsidRPr="00DA11F3">
              <w:rPr>
                <w:rFonts w:ascii="Arial" w:hAnsi="Arial" w:cs="Arial"/>
                <w:sz w:val="20"/>
                <w:szCs w:val="20"/>
              </w:rPr>
              <w:t>Excel</w:t>
            </w:r>
            <w:proofErr w:type="spellEnd"/>
            <w:r w:rsidRPr="00DA11F3">
              <w:rPr>
                <w:rFonts w:ascii="Arial" w:hAnsi="Arial" w:cs="Arial"/>
                <w:sz w:val="20"/>
                <w:szCs w:val="20"/>
              </w:rPr>
              <w:t>.</w:t>
            </w:r>
          </w:p>
          <w:p w14:paraId="7BA122A6" w14:textId="77777777" w:rsidR="00DA11F3" w:rsidRPr="00DA11F3" w:rsidRDefault="00DA11F3" w:rsidP="00DA11F3">
            <w:pPr>
              <w:rPr>
                <w:rFonts w:ascii="Arial" w:hAnsi="Arial" w:cs="Arial"/>
                <w:sz w:val="20"/>
                <w:szCs w:val="20"/>
              </w:rPr>
            </w:pPr>
            <w:r w:rsidRPr="00DA11F3">
              <w:rPr>
                <w:rFonts w:ascii="Arial" w:hAnsi="Arial" w:cs="Arial"/>
                <w:sz w:val="20"/>
                <w:szCs w:val="20"/>
              </w:rPr>
              <w:t>4. Хранение истории изменения цен с указанием автора изменений.</w:t>
            </w:r>
          </w:p>
          <w:p w14:paraId="6FBB40E0" w14:textId="77777777" w:rsidR="00DA11F3" w:rsidRPr="00DA11F3" w:rsidRDefault="00DA11F3" w:rsidP="00DA11F3">
            <w:pPr>
              <w:rPr>
                <w:rFonts w:ascii="Arial" w:hAnsi="Arial" w:cs="Arial"/>
                <w:sz w:val="20"/>
                <w:szCs w:val="20"/>
              </w:rPr>
            </w:pPr>
            <w:r w:rsidRPr="00DA11F3">
              <w:rPr>
                <w:rFonts w:ascii="Arial" w:hAnsi="Arial" w:cs="Arial"/>
                <w:sz w:val="20"/>
                <w:szCs w:val="20"/>
              </w:rPr>
              <w:t>5. Автоматическое определение плановых цен на основании фактических данных (текущие договора, цены последних поставок и прочее).</w:t>
            </w:r>
          </w:p>
          <w:p w14:paraId="7DB4B3E7" w14:textId="77777777" w:rsidR="00DA11F3" w:rsidRDefault="00DA11F3" w:rsidP="00DA11F3">
            <w:pPr>
              <w:rPr>
                <w:rFonts w:ascii="Arial" w:hAnsi="Arial" w:cs="Arial"/>
                <w:sz w:val="20"/>
                <w:szCs w:val="20"/>
              </w:rPr>
            </w:pPr>
            <w:r w:rsidRPr="00DA11F3">
              <w:rPr>
                <w:rFonts w:ascii="Arial" w:hAnsi="Arial" w:cs="Arial"/>
                <w:sz w:val="20"/>
                <w:szCs w:val="20"/>
              </w:rPr>
              <w:t>6. Возможность использования в потребности только плановых цен, внесенных в рамках данного инструмента.</w:t>
            </w:r>
          </w:p>
          <w:p w14:paraId="18669FBA" w14:textId="77777777" w:rsidR="00F327E6" w:rsidRPr="00DA11F3" w:rsidRDefault="00F327E6" w:rsidP="00DA11F3">
            <w:pPr>
              <w:rPr>
                <w:rFonts w:ascii="Arial" w:hAnsi="Arial" w:cs="Arial"/>
                <w:sz w:val="20"/>
                <w:szCs w:val="20"/>
              </w:rPr>
            </w:pPr>
            <w:r>
              <w:rPr>
                <w:rFonts w:ascii="Arial" w:hAnsi="Arial" w:cs="Arial"/>
                <w:sz w:val="20"/>
                <w:szCs w:val="20"/>
              </w:rPr>
              <w:t xml:space="preserve">7. </w:t>
            </w:r>
            <w:r w:rsidR="00F61FD8" w:rsidRPr="00F61FD8">
              <w:rPr>
                <w:rFonts w:ascii="Arial" w:hAnsi="Arial" w:cs="Arial"/>
                <w:sz w:val="20"/>
                <w:szCs w:val="20"/>
              </w:rPr>
              <w:t>Рассылка уведомлений участникам процесса</w:t>
            </w:r>
            <w:r w:rsidR="00F61FD8">
              <w:rPr>
                <w:rFonts w:ascii="Arial" w:hAnsi="Arial" w:cs="Arial"/>
                <w:sz w:val="20"/>
                <w:szCs w:val="20"/>
              </w:rPr>
              <w:t>.</w:t>
            </w:r>
          </w:p>
          <w:p w14:paraId="340A7152" w14:textId="77777777" w:rsidR="00DA11F3" w:rsidRPr="00EA4439" w:rsidRDefault="00DA11F3" w:rsidP="00DA11F3">
            <w:pPr>
              <w:rPr>
                <w:rFonts w:ascii="Arial" w:hAnsi="Arial" w:cs="Arial"/>
                <w:sz w:val="20"/>
                <w:szCs w:val="20"/>
              </w:rPr>
            </w:pPr>
            <w:r w:rsidRPr="00DA11F3">
              <w:rPr>
                <w:rFonts w:ascii="Arial" w:hAnsi="Arial" w:cs="Arial"/>
                <w:sz w:val="20"/>
                <w:szCs w:val="20"/>
              </w:rPr>
              <w:t>Детально требования к разработке рассматриваются в описании процесса "Ведение плановых цен".</w:t>
            </w:r>
          </w:p>
        </w:tc>
        <w:tc>
          <w:tcPr>
            <w:tcW w:w="418" w:type="pct"/>
          </w:tcPr>
          <w:p w14:paraId="0FAA2CF6" w14:textId="77777777" w:rsidR="00DA11F3" w:rsidRPr="00EA4439" w:rsidRDefault="00DA11F3" w:rsidP="00A67D45">
            <w:pPr>
              <w:jc w:val="center"/>
              <w:rPr>
                <w:rFonts w:ascii="Arial" w:hAnsi="Arial" w:cs="Arial"/>
                <w:sz w:val="20"/>
                <w:szCs w:val="20"/>
              </w:rPr>
            </w:pPr>
            <w:r w:rsidRPr="00EA4439">
              <w:rPr>
                <w:rFonts w:ascii="Arial" w:hAnsi="Arial" w:cs="Arial"/>
                <w:sz w:val="20"/>
                <w:szCs w:val="20"/>
              </w:rPr>
              <w:t>ABAP</w:t>
            </w:r>
          </w:p>
        </w:tc>
        <w:tc>
          <w:tcPr>
            <w:tcW w:w="418" w:type="pct"/>
          </w:tcPr>
          <w:p w14:paraId="0E8B8880" w14:textId="77777777" w:rsidR="00DA11F3" w:rsidRPr="00DA11F3" w:rsidRDefault="00DA11F3" w:rsidP="00A67D45">
            <w:pPr>
              <w:jc w:val="center"/>
              <w:rPr>
                <w:rFonts w:ascii="Arial" w:hAnsi="Arial" w:cs="Arial"/>
                <w:sz w:val="20"/>
                <w:szCs w:val="20"/>
              </w:rPr>
            </w:pPr>
            <w:r w:rsidRPr="00EA4439">
              <w:rPr>
                <w:rFonts w:ascii="Arial" w:hAnsi="Arial" w:cs="Arial"/>
                <w:sz w:val="20"/>
              </w:rPr>
              <w:t>MM</w:t>
            </w:r>
            <w:r w:rsidRPr="00DA11F3">
              <w:rPr>
                <w:rFonts w:ascii="Arial" w:hAnsi="Arial" w:cs="Arial"/>
                <w:sz w:val="20"/>
              </w:rPr>
              <w:t>04</w:t>
            </w:r>
          </w:p>
        </w:tc>
        <w:tc>
          <w:tcPr>
            <w:tcW w:w="550" w:type="pct"/>
            <w:shd w:val="clear" w:color="auto" w:fill="auto"/>
            <w:vAlign w:val="center"/>
          </w:tcPr>
          <w:p w14:paraId="1A0053A5" w14:textId="77777777" w:rsidR="00DA11F3" w:rsidRPr="00EA4439" w:rsidRDefault="00DA11F3" w:rsidP="00A67D45">
            <w:pPr>
              <w:jc w:val="center"/>
              <w:rPr>
                <w:rFonts w:ascii="Arial" w:hAnsi="Arial" w:cs="Arial"/>
                <w:sz w:val="20"/>
                <w:szCs w:val="20"/>
              </w:rPr>
            </w:pPr>
            <w:r w:rsidRPr="00EA4439">
              <w:rPr>
                <w:rFonts w:ascii="Arial" w:hAnsi="Arial" w:cs="Arial"/>
                <w:sz w:val="20"/>
                <w:szCs w:val="20"/>
              </w:rPr>
              <w:t>–</w:t>
            </w:r>
          </w:p>
        </w:tc>
      </w:tr>
      <w:tr w:rsidR="006F4A69" w:rsidRPr="00EA4439" w14:paraId="6CB367DD" w14:textId="77777777" w:rsidTr="00590100">
        <w:trPr>
          <w:cantSplit/>
        </w:trPr>
        <w:tc>
          <w:tcPr>
            <w:tcW w:w="271" w:type="pct"/>
            <w:shd w:val="clear" w:color="auto" w:fill="auto"/>
          </w:tcPr>
          <w:p w14:paraId="1BAD9010" w14:textId="77777777" w:rsidR="00DA11F3" w:rsidRPr="00EA4439" w:rsidRDefault="00DA11F3" w:rsidP="005F6568">
            <w:pPr>
              <w:pStyle w:val="afa"/>
              <w:numPr>
                <w:ilvl w:val="0"/>
                <w:numId w:val="37"/>
              </w:numPr>
              <w:jc w:val="left"/>
              <w:rPr>
                <w:rFonts w:ascii="Arial" w:hAnsi="Arial" w:cs="Arial"/>
                <w:sz w:val="20"/>
                <w:szCs w:val="20"/>
              </w:rPr>
            </w:pPr>
          </w:p>
        </w:tc>
        <w:tc>
          <w:tcPr>
            <w:tcW w:w="3343" w:type="pct"/>
          </w:tcPr>
          <w:p w14:paraId="6C7C67A3" w14:textId="77777777" w:rsidR="00DA11F3" w:rsidRPr="00EA4439" w:rsidRDefault="00DA11F3" w:rsidP="00A67D45">
            <w:pPr>
              <w:rPr>
                <w:rFonts w:ascii="Arial" w:hAnsi="Arial" w:cs="Arial"/>
                <w:sz w:val="20"/>
              </w:rPr>
            </w:pPr>
            <w:r w:rsidRPr="00DA11F3">
              <w:rPr>
                <w:rFonts w:ascii="Arial" w:hAnsi="Arial" w:cs="Arial"/>
                <w:sz w:val="20"/>
              </w:rPr>
              <w:t>Инструмент для массового деблокирования заявок на списание и заявок на закупку</w:t>
            </w:r>
            <w:r>
              <w:rPr>
                <w:rFonts w:ascii="Arial" w:hAnsi="Arial" w:cs="Arial"/>
                <w:sz w:val="20"/>
              </w:rPr>
              <w:t xml:space="preserve">. </w:t>
            </w:r>
            <w:r w:rsidRPr="00DA11F3">
              <w:rPr>
                <w:rFonts w:ascii="Arial" w:hAnsi="Arial" w:cs="Arial"/>
                <w:sz w:val="20"/>
              </w:rPr>
              <w:t>Отчет на базе отчета ME55 с возможностью группового деблокирования позиций заявок и отклонения заявок с указанием причины отклонения из справочника причин.</w:t>
            </w:r>
          </w:p>
        </w:tc>
        <w:tc>
          <w:tcPr>
            <w:tcW w:w="418" w:type="pct"/>
          </w:tcPr>
          <w:p w14:paraId="7BA0D066" w14:textId="77777777" w:rsidR="00DA11F3" w:rsidRPr="00EA4439" w:rsidRDefault="00DA11F3" w:rsidP="00A67D45">
            <w:pPr>
              <w:jc w:val="center"/>
              <w:rPr>
                <w:rFonts w:ascii="Arial" w:hAnsi="Arial" w:cs="Arial"/>
                <w:sz w:val="20"/>
                <w:szCs w:val="20"/>
              </w:rPr>
            </w:pPr>
            <w:r w:rsidRPr="00EA4439">
              <w:rPr>
                <w:rFonts w:ascii="Arial" w:hAnsi="Arial" w:cs="Arial"/>
                <w:sz w:val="20"/>
                <w:szCs w:val="20"/>
              </w:rPr>
              <w:t>ABAP</w:t>
            </w:r>
          </w:p>
        </w:tc>
        <w:tc>
          <w:tcPr>
            <w:tcW w:w="418" w:type="pct"/>
          </w:tcPr>
          <w:p w14:paraId="6367C061" w14:textId="77777777" w:rsidR="00DA11F3" w:rsidRPr="00DA11F3" w:rsidRDefault="00DA11F3" w:rsidP="00A67D45">
            <w:pPr>
              <w:jc w:val="center"/>
              <w:rPr>
                <w:rFonts w:ascii="Arial" w:hAnsi="Arial" w:cs="Arial"/>
                <w:sz w:val="20"/>
                <w:szCs w:val="20"/>
              </w:rPr>
            </w:pPr>
            <w:r w:rsidRPr="00EA4439">
              <w:rPr>
                <w:rFonts w:ascii="Arial" w:hAnsi="Arial" w:cs="Arial"/>
                <w:sz w:val="20"/>
              </w:rPr>
              <w:t>MM</w:t>
            </w:r>
            <w:r w:rsidRPr="00DA11F3">
              <w:rPr>
                <w:rFonts w:ascii="Arial" w:hAnsi="Arial" w:cs="Arial"/>
                <w:sz w:val="20"/>
              </w:rPr>
              <w:t>06</w:t>
            </w:r>
          </w:p>
        </w:tc>
        <w:tc>
          <w:tcPr>
            <w:tcW w:w="550" w:type="pct"/>
            <w:shd w:val="clear" w:color="auto" w:fill="auto"/>
            <w:vAlign w:val="center"/>
          </w:tcPr>
          <w:p w14:paraId="1E4C35A9" w14:textId="77777777" w:rsidR="00DA11F3" w:rsidRPr="00EA4439" w:rsidRDefault="00DA11F3" w:rsidP="00A67D45">
            <w:pPr>
              <w:jc w:val="center"/>
              <w:rPr>
                <w:rFonts w:ascii="Arial" w:hAnsi="Arial" w:cs="Arial"/>
                <w:sz w:val="20"/>
                <w:szCs w:val="20"/>
              </w:rPr>
            </w:pPr>
            <w:r w:rsidRPr="00EA4439">
              <w:rPr>
                <w:rFonts w:ascii="Arial" w:hAnsi="Arial" w:cs="Arial"/>
                <w:sz w:val="20"/>
                <w:szCs w:val="20"/>
              </w:rPr>
              <w:t>–</w:t>
            </w:r>
          </w:p>
        </w:tc>
      </w:tr>
      <w:tr w:rsidR="006F4A69" w:rsidRPr="00EA4439" w14:paraId="3EBDC013" w14:textId="77777777" w:rsidTr="00590100">
        <w:trPr>
          <w:cantSplit/>
        </w:trPr>
        <w:tc>
          <w:tcPr>
            <w:tcW w:w="271" w:type="pct"/>
            <w:shd w:val="clear" w:color="auto" w:fill="auto"/>
          </w:tcPr>
          <w:p w14:paraId="39A47076" w14:textId="77777777" w:rsidR="00DA11F3" w:rsidRPr="00EA4439" w:rsidRDefault="00DA11F3" w:rsidP="005F6568">
            <w:pPr>
              <w:pStyle w:val="afa"/>
              <w:numPr>
                <w:ilvl w:val="0"/>
                <w:numId w:val="37"/>
              </w:numPr>
              <w:jc w:val="left"/>
              <w:rPr>
                <w:rFonts w:ascii="Arial" w:hAnsi="Arial" w:cs="Arial"/>
                <w:sz w:val="20"/>
                <w:szCs w:val="20"/>
              </w:rPr>
            </w:pPr>
          </w:p>
        </w:tc>
        <w:tc>
          <w:tcPr>
            <w:tcW w:w="3343" w:type="pct"/>
          </w:tcPr>
          <w:p w14:paraId="747B3D59" w14:textId="77777777" w:rsidR="00EE2712" w:rsidRPr="00EE2712" w:rsidRDefault="00A5535D" w:rsidP="00EE2712">
            <w:pPr>
              <w:rPr>
                <w:rFonts w:ascii="Arial" w:hAnsi="Arial" w:cs="Arial"/>
                <w:sz w:val="20"/>
              </w:rPr>
            </w:pPr>
            <w:r w:rsidRPr="00A5535D">
              <w:rPr>
                <w:rFonts w:ascii="Arial" w:hAnsi="Arial" w:cs="Arial"/>
                <w:sz w:val="20"/>
              </w:rPr>
              <w:t>Управление запросами на корректировку</w:t>
            </w:r>
            <w:r>
              <w:rPr>
                <w:rFonts w:ascii="Arial" w:hAnsi="Arial" w:cs="Arial"/>
                <w:sz w:val="20"/>
              </w:rPr>
              <w:t xml:space="preserve">. </w:t>
            </w:r>
            <w:r w:rsidR="00EE2712" w:rsidRPr="00EE2712">
              <w:rPr>
                <w:rFonts w:ascii="Arial" w:hAnsi="Arial" w:cs="Arial"/>
                <w:sz w:val="20"/>
              </w:rPr>
              <w:t>Необходима разработка инструментов по управлению запросами на корректировку Потребности в МТР, Заявки на закупку МТР, Спецификации (заказ на поставку):</w:t>
            </w:r>
          </w:p>
          <w:p w14:paraId="36ED8169" w14:textId="77777777" w:rsidR="00EE2712" w:rsidRPr="00EE2712" w:rsidRDefault="00EE2712" w:rsidP="00EE2712">
            <w:pPr>
              <w:rPr>
                <w:rFonts w:ascii="Arial" w:hAnsi="Arial" w:cs="Arial"/>
                <w:sz w:val="20"/>
              </w:rPr>
            </w:pPr>
            <w:r w:rsidRPr="00EE2712">
              <w:rPr>
                <w:rFonts w:ascii="Arial" w:hAnsi="Arial" w:cs="Arial"/>
                <w:sz w:val="20"/>
              </w:rPr>
              <w:t>1. Формирование запросов на корректировку потребности. Запросы формируются сток-контролерами в адрес бизнес-заказчиков.</w:t>
            </w:r>
          </w:p>
          <w:p w14:paraId="508A5935" w14:textId="77777777" w:rsidR="00EE2712" w:rsidRPr="00EE2712" w:rsidRDefault="00EE2712" w:rsidP="00EE2712">
            <w:pPr>
              <w:rPr>
                <w:rFonts w:ascii="Arial" w:hAnsi="Arial" w:cs="Arial"/>
                <w:sz w:val="20"/>
              </w:rPr>
            </w:pPr>
            <w:r w:rsidRPr="00EE2712">
              <w:rPr>
                <w:rFonts w:ascii="Arial" w:hAnsi="Arial" w:cs="Arial"/>
                <w:sz w:val="20"/>
              </w:rPr>
              <w:t>2. Формирование запросов на корректировку Кода МТР, Количества и Срока поставки.</w:t>
            </w:r>
          </w:p>
          <w:p w14:paraId="668D2BB4" w14:textId="77777777" w:rsidR="00EE2712" w:rsidRPr="00EE2712" w:rsidRDefault="00EE2712" w:rsidP="00EE2712">
            <w:pPr>
              <w:rPr>
                <w:rFonts w:ascii="Arial" w:hAnsi="Arial" w:cs="Arial"/>
                <w:sz w:val="20"/>
              </w:rPr>
            </w:pPr>
            <w:r w:rsidRPr="00EE2712">
              <w:rPr>
                <w:rFonts w:ascii="Arial" w:hAnsi="Arial" w:cs="Arial"/>
                <w:sz w:val="20"/>
              </w:rPr>
              <w:t xml:space="preserve">3. Согласование запроса на корректировку (в </w:t>
            </w:r>
            <w:proofErr w:type="spellStart"/>
            <w:r w:rsidRPr="00EE2712">
              <w:rPr>
                <w:rFonts w:ascii="Arial" w:hAnsi="Arial" w:cs="Arial"/>
                <w:sz w:val="20"/>
              </w:rPr>
              <w:t>т.ч</w:t>
            </w:r>
            <w:proofErr w:type="spellEnd"/>
            <w:r w:rsidRPr="00EE2712">
              <w:rPr>
                <w:rFonts w:ascii="Arial" w:hAnsi="Arial" w:cs="Arial"/>
                <w:sz w:val="20"/>
              </w:rPr>
              <w:t>. автоматическое).</w:t>
            </w:r>
          </w:p>
          <w:p w14:paraId="50D29658" w14:textId="77777777" w:rsidR="00EE2712" w:rsidRPr="00EE2712" w:rsidRDefault="00EE2712" w:rsidP="00EE2712">
            <w:pPr>
              <w:rPr>
                <w:rFonts w:ascii="Arial" w:hAnsi="Arial" w:cs="Arial"/>
                <w:sz w:val="20"/>
              </w:rPr>
            </w:pPr>
            <w:r w:rsidRPr="00EE2712">
              <w:rPr>
                <w:rFonts w:ascii="Arial" w:hAnsi="Arial" w:cs="Arial"/>
                <w:sz w:val="20"/>
              </w:rPr>
              <w:t>4. Рассылка извещений о необходимости согласования, о факте согласования, о факте отклонения.</w:t>
            </w:r>
          </w:p>
          <w:p w14:paraId="39DE94C5" w14:textId="77777777" w:rsidR="00EE2712" w:rsidRPr="00EE2712" w:rsidRDefault="00EE2712" w:rsidP="00EE2712">
            <w:pPr>
              <w:rPr>
                <w:rFonts w:ascii="Arial" w:hAnsi="Arial" w:cs="Arial"/>
                <w:sz w:val="20"/>
              </w:rPr>
            </w:pPr>
            <w:r w:rsidRPr="00EE2712">
              <w:rPr>
                <w:rFonts w:ascii="Arial" w:hAnsi="Arial" w:cs="Arial"/>
                <w:sz w:val="20"/>
              </w:rPr>
              <w:t>5. Отслеживание статуса обработки запросов на корректировку.</w:t>
            </w:r>
          </w:p>
          <w:p w14:paraId="2AFE2B80" w14:textId="77777777" w:rsidR="00EE2712" w:rsidRPr="00EE2712" w:rsidRDefault="00EE2712" w:rsidP="00EE2712">
            <w:pPr>
              <w:rPr>
                <w:rFonts w:ascii="Arial" w:hAnsi="Arial" w:cs="Arial"/>
                <w:sz w:val="20"/>
              </w:rPr>
            </w:pPr>
            <w:r w:rsidRPr="00EE2712">
              <w:rPr>
                <w:rFonts w:ascii="Arial" w:hAnsi="Arial" w:cs="Arial"/>
                <w:sz w:val="20"/>
              </w:rPr>
              <w:t>6. Автоматическое обновление корректируемого документа по факту утверждения запросов на корректировку.</w:t>
            </w:r>
          </w:p>
          <w:p w14:paraId="73D7907C" w14:textId="77777777" w:rsidR="00D50DED" w:rsidRPr="00EA4439" w:rsidRDefault="00EE2712" w:rsidP="00607A05">
            <w:pPr>
              <w:rPr>
                <w:rFonts w:ascii="Arial" w:hAnsi="Arial" w:cs="Arial"/>
                <w:sz w:val="20"/>
              </w:rPr>
            </w:pPr>
            <w:r w:rsidRPr="00EE2712">
              <w:rPr>
                <w:rFonts w:ascii="Arial" w:hAnsi="Arial" w:cs="Arial"/>
                <w:sz w:val="20"/>
              </w:rPr>
              <w:t>7. Сохранение истории корректировок потребности с возможность последующего анализа.</w:t>
            </w:r>
          </w:p>
        </w:tc>
        <w:tc>
          <w:tcPr>
            <w:tcW w:w="418" w:type="pct"/>
          </w:tcPr>
          <w:p w14:paraId="2FCECDB9" w14:textId="77777777" w:rsidR="00DA11F3" w:rsidRPr="00EA4439" w:rsidRDefault="00DA11F3" w:rsidP="00A67D45">
            <w:pPr>
              <w:jc w:val="center"/>
              <w:rPr>
                <w:rFonts w:ascii="Arial" w:hAnsi="Arial" w:cs="Arial"/>
                <w:sz w:val="20"/>
                <w:szCs w:val="20"/>
              </w:rPr>
            </w:pPr>
            <w:r w:rsidRPr="00EA4439">
              <w:rPr>
                <w:rFonts w:ascii="Arial" w:hAnsi="Arial" w:cs="Arial"/>
                <w:sz w:val="20"/>
                <w:szCs w:val="20"/>
              </w:rPr>
              <w:t>ABAP</w:t>
            </w:r>
          </w:p>
        </w:tc>
        <w:tc>
          <w:tcPr>
            <w:tcW w:w="418" w:type="pct"/>
          </w:tcPr>
          <w:p w14:paraId="2BB7029B" w14:textId="77777777" w:rsidR="00DA11F3" w:rsidRPr="00DA11F3" w:rsidRDefault="00DA11F3" w:rsidP="00A67D45">
            <w:pPr>
              <w:jc w:val="center"/>
              <w:rPr>
                <w:rFonts w:ascii="Arial" w:hAnsi="Arial" w:cs="Arial"/>
                <w:sz w:val="20"/>
                <w:szCs w:val="20"/>
              </w:rPr>
            </w:pPr>
            <w:r w:rsidRPr="00EA4439">
              <w:rPr>
                <w:rFonts w:ascii="Arial" w:hAnsi="Arial" w:cs="Arial"/>
                <w:sz w:val="20"/>
              </w:rPr>
              <w:t>MM</w:t>
            </w:r>
            <w:r w:rsidRPr="00DA11F3">
              <w:rPr>
                <w:rFonts w:ascii="Arial" w:hAnsi="Arial" w:cs="Arial"/>
                <w:sz w:val="20"/>
              </w:rPr>
              <w:t>07</w:t>
            </w:r>
          </w:p>
        </w:tc>
        <w:tc>
          <w:tcPr>
            <w:tcW w:w="550" w:type="pct"/>
            <w:shd w:val="clear" w:color="auto" w:fill="auto"/>
            <w:vAlign w:val="center"/>
          </w:tcPr>
          <w:p w14:paraId="26EBCA54" w14:textId="77777777" w:rsidR="00DA11F3" w:rsidRPr="00EA4439" w:rsidRDefault="00DA11F3" w:rsidP="00A67D45">
            <w:pPr>
              <w:jc w:val="center"/>
              <w:rPr>
                <w:rFonts w:ascii="Arial" w:hAnsi="Arial" w:cs="Arial"/>
                <w:sz w:val="20"/>
                <w:szCs w:val="20"/>
              </w:rPr>
            </w:pPr>
            <w:r w:rsidRPr="00EA4439">
              <w:rPr>
                <w:rFonts w:ascii="Arial" w:hAnsi="Arial" w:cs="Arial"/>
                <w:sz w:val="20"/>
                <w:szCs w:val="20"/>
              </w:rPr>
              <w:t>–</w:t>
            </w:r>
          </w:p>
        </w:tc>
      </w:tr>
      <w:tr w:rsidR="006F4A69" w:rsidRPr="006F5656" w14:paraId="57A49900" w14:textId="77777777" w:rsidTr="00590100">
        <w:trPr>
          <w:cantSplit/>
        </w:trPr>
        <w:tc>
          <w:tcPr>
            <w:tcW w:w="271" w:type="pct"/>
            <w:shd w:val="clear" w:color="auto" w:fill="auto"/>
          </w:tcPr>
          <w:p w14:paraId="107E5E4A" w14:textId="77777777" w:rsidR="00DA11F3" w:rsidRPr="00EA4439" w:rsidRDefault="00DA11F3" w:rsidP="005F6568">
            <w:pPr>
              <w:pStyle w:val="afa"/>
              <w:numPr>
                <w:ilvl w:val="0"/>
                <w:numId w:val="37"/>
              </w:numPr>
              <w:jc w:val="left"/>
              <w:rPr>
                <w:rFonts w:ascii="Arial" w:hAnsi="Arial" w:cs="Arial"/>
                <w:sz w:val="20"/>
                <w:szCs w:val="20"/>
              </w:rPr>
            </w:pPr>
          </w:p>
        </w:tc>
        <w:tc>
          <w:tcPr>
            <w:tcW w:w="3343" w:type="pct"/>
          </w:tcPr>
          <w:p w14:paraId="5AF3F800" w14:textId="77777777" w:rsidR="00EE2712" w:rsidRDefault="00DA11F3" w:rsidP="00EE2712">
            <w:pPr>
              <w:rPr>
                <w:rFonts w:ascii="Arial" w:hAnsi="Arial" w:cs="Arial"/>
                <w:sz w:val="20"/>
              </w:rPr>
            </w:pPr>
            <w:r w:rsidRPr="00EA4439">
              <w:rPr>
                <w:rFonts w:ascii="Arial" w:hAnsi="Arial" w:cs="Arial"/>
                <w:sz w:val="20"/>
              </w:rPr>
              <w:t>Ведение причин отклонения</w:t>
            </w:r>
            <w:r w:rsidR="00EE2712">
              <w:rPr>
                <w:rFonts w:ascii="Arial" w:hAnsi="Arial" w:cs="Arial"/>
                <w:sz w:val="20"/>
              </w:rPr>
              <w:t xml:space="preserve">. </w:t>
            </w:r>
          </w:p>
          <w:p w14:paraId="5C7DFDE7" w14:textId="77777777" w:rsidR="00EE2712" w:rsidRPr="00EE2712" w:rsidRDefault="00EE2712" w:rsidP="00EE2712">
            <w:pPr>
              <w:rPr>
                <w:rFonts w:ascii="Arial" w:hAnsi="Arial" w:cs="Arial"/>
                <w:sz w:val="20"/>
              </w:rPr>
            </w:pPr>
            <w:r w:rsidRPr="00EE2712">
              <w:rPr>
                <w:rFonts w:ascii="Arial" w:hAnsi="Arial" w:cs="Arial"/>
                <w:sz w:val="20"/>
              </w:rPr>
              <w:t>1. Ведение справочника причин отклонения заявок (на списание, на закупку, на перемещение.</w:t>
            </w:r>
          </w:p>
          <w:p w14:paraId="688261F4" w14:textId="77777777" w:rsidR="00EE2712" w:rsidRPr="00EE2712" w:rsidRDefault="00EE2712" w:rsidP="00EE2712">
            <w:pPr>
              <w:rPr>
                <w:rFonts w:ascii="Arial" w:hAnsi="Arial" w:cs="Arial"/>
                <w:sz w:val="20"/>
              </w:rPr>
            </w:pPr>
            <w:r w:rsidRPr="00EE2712">
              <w:rPr>
                <w:rFonts w:ascii="Arial" w:hAnsi="Arial" w:cs="Arial"/>
                <w:sz w:val="20"/>
              </w:rPr>
              <w:t>2. Добавление в Заявку дополнительного поля "Причина отклонения".</w:t>
            </w:r>
          </w:p>
          <w:p w14:paraId="6CF4C214" w14:textId="77777777" w:rsidR="00DA11F3" w:rsidRPr="00EA4439" w:rsidRDefault="00EE2712" w:rsidP="00EE2712">
            <w:pPr>
              <w:rPr>
                <w:rFonts w:ascii="Arial" w:hAnsi="Arial" w:cs="Arial"/>
                <w:sz w:val="20"/>
              </w:rPr>
            </w:pPr>
            <w:r w:rsidRPr="00EE2712">
              <w:rPr>
                <w:rFonts w:ascii="Arial" w:hAnsi="Arial" w:cs="Arial"/>
                <w:sz w:val="20"/>
              </w:rPr>
              <w:t>3. Проверка на заполнение поля "Причина отклонения" при отклонении заявки.</w:t>
            </w:r>
          </w:p>
        </w:tc>
        <w:tc>
          <w:tcPr>
            <w:tcW w:w="418" w:type="pct"/>
          </w:tcPr>
          <w:p w14:paraId="04C65D73" w14:textId="77777777" w:rsidR="00DA11F3" w:rsidRPr="00EA4439" w:rsidRDefault="00DA11F3" w:rsidP="00A67D45">
            <w:pPr>
              <w:jc w:val="center"/>
              <w:rPr>
                <w:rFonts w:ascii="Arial" w:hAnsi="Arial" w:cs="Arial"/>
                <w:sz w:val="20"/>
                <w:szCs w:val="20"/>
              </w:rPr>
            </w:pPr>
            <w:r w:rsidRPr="00EA4439">
              <w:rPr>
                <w:rFonts w:ascii="Arial" w:hAnsi="Arial" w:cs="Arial"/>
                <w:sz w:val="20"/>
                <w:szCs w:val="20"/>
              </w:rPr>
              <w:t>ABAP</w:t>
            </w:r>
          </w:p>
        </w:tc>
        <w:tc>
          <w:tcPr>
            <w:tcW w:w="418" w:type="pct"/>
          </w:tcPr>
          <w:p w14:paraId="48FBB2B5" w14:textId="77777777" w:rsidR="00DA11F3" w:rsidRPr="00EA4439" w:rsidRDefault="00DA11F3" w:rsidP="00A67D45">
            <w:pPr>
              <w:jc w:val="center"/>
              <w:rPr>
                <w:rFonts w:ascii="Arial" w:hAnsi="Arial" w:cs="Arial"/>
                <w:sz w:val="20"/>
              </w:rPr>
            </w:pPr>
            <w:r w:rsidRPr="00EA4439">
              <w:rPr>
                <w:rFonts w:ascii="Arial" w:hAnsi="Arial" w:cs="Arial"/>
                <w:sz w:val="20"/>
              </w:rPr>
              <w:t>MM19</w:t>
            </w:r>
          </w:p>
        </w:tc>
        <w:tc>
          <w:tcPr>
            <w:tcW w:w="550" w:type="pct"/>
            <w:shd w:val="clear" w:color="auto" w:fill="auto"/>
            <w:vAlign w:val="center"/>
          </w:tcPr>
          <w:p w14:paraId="7B03B0DA" w14:textId="77777777" w:rsidR="00DA11F3" w:rsidRDefault="00DA11F3" w:rsidP="00A67D45">
            <w:pPr>
              <w:jc w:val="center"/>
              <w:rPr>
                <w:rFonts w:ascii="Arial" w:hAnsi="Arial" w:cs="Arial"/>
                <w:sz w:val="20"/>
                <w:szCs w:val="20"/>
              </w:rPr>
            </w:pPr>
            <w:r w:rsidRPr="00EA4439">
              <w:rPr>
                <w:rFonts w:ascii="Arial" w:hAnsi="Arial" w:cs="Arial"/>
                <w:sz w:val="20"/>
                <w:szCs w:val="20"/>
              </w:rPr>
              <w:t>–</w:t>
            </w:r>
          </w:p>
        </w:tc>
      </w:tr>
      <w:tr w:rsidR="00306ECE" w:rsidRPr="00EA4439" w14:paraId="073C98BE" w14:textId="77777777" w:rsidTr="00590100">
        <w:trPr>
          <w:cantSplit/>
        </w:trPr>
        <w:tc>
          <w:tcPr>
            <w:tcW w:w="271" w:type="pct"/>
            <w:shd w:val="clear" w:color="auto" w:fill="auto"/>
          </w:tcPr>
          <w:p w14:paraId="5484A9F2" w14:textId="77777777" w:rsidR="00306ECE" w:rsidRPr="00EA4439" w:rsidRDefault="00306ECE" w:rsidP="00306ECE">
            <w:pPr>
              <w:pStyle w:val="afa"/>
              <w:numPr>
                <w:ilvl w:val="0"/>
                <w:numId w:val="37"/>
              </w:numPr>
              <w:jc w:val="left"/>
              <w:rPr>
                <w:rFonts w:ascii="Arial" w:hAnsi="Arial" w:cs="Arial"/>
                <w:sz w:val="20"/>
                <w:szCs w:val="20"/>
              </w:rPr>
            </w:pPr>
          </w:p>
        </w:tc>
        <w:tc>
          <w:tcPr>
            <w:tcW w:w="3343" w:type="pct"/>
          </w:tcPr>
          <w:p w14:paraId="00788DB2" w14:textId="77777777" w:rsidR="00306ECE" w:rsidRPr="001C469B" w:rsidRDefault="00306ECE" w:rsidP="00306ECE">
            <w:pPr>
              <w:rPr>
                <w:rFonts w:ascii="Arial" w:hAnsi="Arial" w:cs="Arial"/>
                <w:sz w:val="20"/>
              </w:rPr>
            </w:pPr>
            <w:r w:rsidRPr="001C469B">
              <w:rPr>
                <w:rFonts w:ascii="Arial" w:hAnsi="Arial" w:cs="Arial"/>
                <w:sz w:val="20"/>
              </w:rPr>
              <w:t>Анализ результатов ППМ. Расширение стандартного отчета по анализу ведомости ППМ. Дополнительно в отчете необходимо выводить информацию о:</w:t>
            </w:r>
          </w:p>
          <w:p w14:paraId="2BE0A4E8" w14:textId="77777777" w:rsidR="00306ECE" w:rsidRPr="001C469B" w:rsidRDefault="00306ECE" w:rsidP="00306ECE">
            <w:pPr>
              <w:rPr>
                <w:rFonts w:ascii="Arial" w:hAnsi="Arial" w:cs="Arial"/>
                <w:sz w:val="20"/>
              </w:rPr>
            </w:pPr>
            <w:r w:rsidRPr="001C469B">
              <w:rPr>
                <w:rFonts w:ascii="Arial" w:hAnsi="Arial" w:cs="Arial"/>
                <w:sz w:val="20"/>
              </w:rPr>
              <w:t>История изменения потребности (дата, автор, что изменилось и т.п.)</w:t>
            </w:r>
          </w:p>
          <w:p w14:paraId="64231772" w14:textId="77777777" w:rsidR="00306ECE" w:rsidRPr="001C469B" w:rsidRDefault="00306ECE" w:rsidP="00306ECE">
            <w:pPr>
              <w:rPr>
                <w:rFonts w:ascii="Arial" w:hAnsi="Arial" w:cs="Arial"/>
                <w:sz w:val="20"/>
              </w:rPr>
            </w:pPr>
            <w:r w:rsidRPr="001C469B">
              <w:rPr>
                <w:rFonts w:ascii="Arial" w:hAnsi="Arial" w:cs="Arial"/>
                <w:sz w:val="20"/>
              </w:rPr>
              <w:t>Анализ особых ситуаций</w:t>
            </w:r>
          </w:p>
          <w:p w14:paraId="31475A7A" w14:textId="77777777" w:rsidR="00306ECE" w:rsidRDefault="00306ECE" w:rsidP="00306ECE">
            <w:pPr>
              <w:rPr>
                <w:rFonts w:ascii="Arial" w:hAnsi="Arial" w:cs="Arial"/>
                <w:sz w:val="20"/>
              </w:rPr>
            </w:pPr>
            <w:r w:rsidRPr="001C469B">
              <w:rPr>
                <w:rFonts w:ascii="Arial" w:hAnsi="Arial" w:cs="Arial"/>
                <w:sz w:val="20"/>
              </w:rPr>
              <w:t>Возможность из формы отчета создавать запросы на корректировку потребности и документов закупки.</w:t>
            </w:r>
          </w:p>
          <w:p w14:paraId="1966C540" w14:textId="77777777" w:rsidR="00306ECE" w:rsidRPr="00EA4439" w:rsidRDefault="00306ECE" w:rsidP="00306ECE">
            <w:pPr>
              <w:rPr>
                <w:rFonts w:ascii="Arial" w:hAnsi="Arial" w:cs="Arial"/>
                <w:sz w:val="20"/>
                <w:szCs w:val="20"/>
              </w:rPr>
            </w:pPr>
            <w:r>
              <w:rPr>
                <w:rFonts w:ascii="Arial" w:hAnsi="Arial" w:cs="Arial"/>
                <w:sz w:val="20"/>
              </w:rPr>
              <w:t>Учёт согласованных запросов на корректировку при деактивированной автоматической корректировке потребностей по запросам.</w:t>
            </w:r>
          </w:p>
        </w:tc>
        <w:tc>
          <w:tcPr>
            <w:tcW w:w="418" w:type="pct"/>
          </w:tcPr>
          <w:p w14:paraId="16A9F44E"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ABAP</w:t>
            </w:r>
          </w:p>
        </w:tc>
        <w:tc>
          <w:tcPr>
            <w:tcW w:w="418" w:type="pct"/>
          </w:tcPr>
          <w:p w14:paraId="110E15D4" w14:textId="77777777" w:rsidR="00306ECE" w:rsidRPr="00DA11F3" w:rsidRDefault="00306ECE" w:rsidP="00306ECE">
            <w:pPr>
              <w:jc w:val="center"/>
              <w:rPr>
                <w:rFonts w:ascii="Arial" w:hAnsi="Arial" w:cs="Arial"/>
                <w:sz w:val="20"/>
                <w:szCs w:val="20"/>
              </w:rPr>
            </w:pPr>
            <w:r w:rsidRPr="00EA4439">
              <w:rPr>
                <w:rFonts w:ascii="Arial" w:hAnsi="Arial" w:cs="Arial"/>
                <w:sz w:val="20"/>
              </w:rPr>
              <w:t>MM</w:t>
            </w:r>
            <w:r w:rsidRPr="00DA11F3">
              <w:rPr>
                <w:rFonts w:ascii="Arial" w:hAnsi="Arial" w:cs="Arial"/>
                <w:sz w:val="20"/>
              </w:rPr>
              <w:t>34</w:t>
            </w:r>
          </w:p>
        </w:tc>
        <w:tc>
          <w:tcPr>
            <w:tcW w:w="550" w:type="pct"/>
            <w:shd w:val="clear" w:color="auto" w:fill="auto"/>
            <w:vAlign w:val="center"/>
          </w:tcPr>
          <w:p w14:paraId="6468100C"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w:t>
            </w:r>
          </w:p>
        </w:tc>
      </w:tr>
      <w:tr w:rsidR="00306ECE" w:rsidRPr="00EA4439" w14:paraId="1FEA5445" w14:textId="77777777" w:rsidTr="00590100">
        <w:trPr>
          <w:cantSplit/>
        </w:trPr>
        <w:tc>
          <w:tcPr>
            <w:tcW w:w="271" w:type="pct"/>
            <w:shd w:val="clear" w:color="auto" w:fill="auto"/>
          </w:tcPr>
          <w:p w14:paraId="3ABC7895" w14:textId="77777777" w:rsidR="00306ECE" w:rsidRPr="00EA4439" w:rsidRDefault="00306ECE" w:rsidP="00306ECE">
            <w:pPr>
              <w:pStyle w:val="afa"/>
              <w:numPr>
                <w:ilvl w:val="0"/>
                <w:numId w:val="37"/>
              </w:numPr>
              <w:jc w:val="left"/>
              <w:rPr>
                <w:rFonts w:ascii="Arial" w:hAnsi="Arial" w:cs="Arial"/>
                <w:sz w:val="20"/>
                <w:szCs w:val="20"/>
              </w:rPr>
            </w:pPr>
          </w:p>
        </w:tc>
        <w:tc>
          <w:tcPr>
            <w:tcW w:w="3343" w:type="pct"/>
          </w:tcPr>
          <w:p w14:paraId="6B6AB183" w14:textId="77777777" w:rsidR="00306ECE" w:rsidRPr="00EA4439" w:rsidRDefault="00306ECE" w:rsidP="00306ECE">
            <w:pPr>
              <w:rPr>
                <w:rFonts w:ascii="Arial" w:hAnsi="Arial" w:cs="Arial"/>
                <w:sz w:val="20"/>
              </w:rPr>
            </w:pPr>
            <w:r w:rsidRPr="001C469B">
              <w:rPr>
                <w:rFonts w:ascii="Arial" w:hAnsi="Arial" w:cs="Arial"/>
                <w:sz w:val="20"/>
              </w:rPr>
              <w:t>Автоматическое заполнение полей "Завод-поставщик" и "Склада-поставщик" в заявке на списание МТР. Данные поля заполняются фиксированными значениями, разработка упрощает ввод документа оператору.</w:t>
            </w:r>
          </w:p>
        </w:tc>
        <w:tc>
          <w:tcPr>
            <w:tcW w:w="418" w:type="pct"/>
          </w:tcPr>
          <w:p w14:paraId="7728D012"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ABAP</w:t>
            </w:r>
          </w:p>
        </w:tc>
        <w:tc>
          <w:tcPr>
            <w:tcW w:w="418" w:type="pct"/>
          </w:tcPr>
          <w:p w14:paraId="73C32883" w14:textId="77777777" w:rsidR="00306ECE" w:rsidRPr="001C469B" w:rsidRDefault="00306ECE" w:rsidP="00306ECE">
            <w:pPr>
              <w:jc w:val="center"/>
              <w:rPr>
                <w:rFonts w:ascii="Arial" w:hAnsi="Arial" w:cs="Arial"/>
                <w:sz w:val="20"/>
                <w:szCs w:val="20"/>
              </w:rPr>
            </w:pPr>
            <w:r w:rsidRPr="00EA4439">
              <w:rPr>
                <w:rFonts w:ascii="Arial" w:hAnsi="Arial" w:cs="Arial"/>
                <w:sz w:val="20"/>
              </w:rPr>
              <w:t>MM</w:t>
            </w:r>
            <w:r w:rsidRPr="001C469B">
              <w:rPr>
                <w:rFonts w:ascii="Arial" w:hAnsi="Arial" w:cs="Arial"/>
                <w:sz w:val="20"/>
              </w:rPr>
              <w:t>35</w:t>
            </w:r>
          </w:p>
        </w:tc>
        <w:tc>
          <w:tcPr>
            <w:tcW w:w="550" w:type="pct"/>
            <w:shd w:val="clear" w:color="auto" w:fill="auto"/>
            <w:vAlign w:val="center"/>
          </w:tcPr>
          <w:p w14:paraId="20F63209"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w:t>
            </w:r>
          </w:p>
        </w:tc>
      </w:tr>
      <w:tr w:rsidR="00306ECE" w:rsidRPr="00EA4439" w14:paraId="7029B584" w14:textId="77777777" w:rsidTr="00590100">
        <w:trPr>
          <w:cantSplit/>
        </w:trPr>
        <w:tc>
          <w:tcPr>
            <w:tcW w:w="271" w:type="pct"/>
            <w:shd w:val="clear" w:color="auto" w:fill="auto"/>
          </w:tcPr>
          <w:p w14:paraId="7BAF9C1A" w14:textId="77777777" w:rsidR="00306ECE" w:rsidRPr="00EA4439" w:rsidRDefault="00306ECE" w:rsidP="00306ECE">
            <w:pPr>
              <w:pStyle w:val="afa"/>
              <w:numPr>
                <w:ilvl w:val="0"/>
                <w:numId w:val="37"/>
              </w:numPr>
              <w:jc w:val="left"/>
              <w:rPr>
                <w:rFonts w:ascii="Arial" w:hAnsi="Arial" w:cs="Arial"/>
                <w:sz w:val="20"/>
                <w:szCs w:val="20"/>
              </w:rPr>
            </w:pPr>
          </w:p>
        </w:tc>
        <w:tc>
          <w:tcPr>
            <w:tcW w:w="3343" w:type="pct"/>
          </w:tcPr>
          <w:p w14:paraId="1B0484C3" w14:textId="77777777" w:rsidR="00306ECE" w:rsidRPr="00933B50" w:rsidRDefault="00306ECE" w:rsidP="00306ECE">
            <w:pPr>
              <w:rPr>
                <w:rFonts w:ascii="Arial" w:hAnsi="Arial" w:cs="Arial"/>
                <w:sz w:val="20"/>
              </w:rPr>
            </w:pPr>
            <w:r w:rsidRPr="00933B50">
              <w:rPr>
                <w:rFonts w:ascii="Arial" w:hAnsi="Arial" w:cs="Arial"/>
                <w:sz w:val="20"/>
              </w:rPr>
              <w:t>Автоматическая рассылка уведомлений заинтересованным лицам при возникновении определенных ситуаций в системе:</w:t>
            </w:r>
          </w:p>
          <w:p w14:paraId="1765F54C" w14:textId="77777777" w:rsidR="00306ECE" w:rsidRPr="00933B50" w:rsidRDefault="00306ECE" w:rsidP="00306ECE">
            <w:pPr>
              <w:rPr>
                <w:rFonts w:ascii="Arial" w:hAnsi="Arial" w:cs="Arial"/>
                <w:sz w:val="20"/>
              </w:rPr>
            </w:pPr>
            <w:r w:rsidRPr="00933B50">
              <w:rPr>
                <w:rFonts w:ascii="Arial" w:hAnsi="Arial" w:cs="Arial"/>
                <w:sz w:val="20"/>
              </w:rPr>
              <w:t>1. Уведомления менеджеру по сопровождению о заявках с присвоенным источником поставки</w:t>
            </w:r>
          </w:p>
          <w:p w14:paraId="3D8030E3" w14:textId="77777777" w:rsidR="00306ECE" w:rsidRPr="00933B50" w:rsidRDefault="00306ECE" w:rsidP="00306ECE">
            <w:pPr>
              <w:rPr>
                <w:rFonts w:ascii="Arial" w:hAnsi="Arial" w:cs="Arial"/>
                <w:sz w:val="20"/>
              </w:rPr>
            </w:pPr>
            <w:r w:rsidRPr="00933B50">
              <w:rPr>
                <w:rFonts w:ascii="Arial" w:hAnsi="Arial" w:cs="Arial"/>
                <w:sz w:val="20"/>
              </w:rPr>
              <w:t>2. Уведомления закупщику о заявках, пришедших ему в работу</w:t>
            </w:r>
          </w:p>
          <w:p w14:paraId="79E04ADB" w14:textId="77777777" w:rsidR="00306ECE" w:rsidRPr="00933B50" w:rsidRDefault="00306ECE" w:rsidP="00306ECE">
            <w:pPr>
              <w:rPr>
                <w:rFonts w:ascii="Arial" w:hAnsi="Arial" w:cs="Arial"/>
                <w:sz w:val="20"/>
              </w:rPr>
            </w:pPr>
            <w:r w:rsidRPr="00933B50">
              <w:rPr>
                <w:rFonts w:ascii="Arial" w:hAnsi="Arial" w:cs="Arial"/>
                <w:sz w:val="20"/>
              </w:rPr>
              <w:t>3. Уведомления закупщику о запросах на корректировку, пришедших в работу</w:t>
            </w:r>
          </w:p>
          <w:p w14:paraId="2CA49DF5" w14:textId="77777777" w:rsidR="00306ECE" w:rsidRPr="00EA4439" w:rsidRDefault="00306ECE" w:rsidP="00306ECE">
            <w:pPr>
              <w:rPr>
                <w:rFonts w:ascii="Arial" w:hAnsi="Arial" w:cs="Arial"/>
                <w:sz w:val="20"/>
              </w:rPr>
            </w:pPr>
            <w:r w:rsidRPr="00933B50">
              <w:rPr>
                <w:rFonts w:ascii="Arial" w:hAnsi="Arial" w:cs="Arial"/>
                <w:sz w:val="20"/>
              </w:rPr>
              <w:t>4. Уведо</w:t>
            </w:r>
            <w:r>
              <w:rPr>
                <w:rFonts w:ascii="Arial" w:hAnsi="Arial" w:cs="Arial"/>
                <w:sz w:val="20"/>
              </w:rPr>
              <w:t>м</w:t>
            </w:r>
            <w:r w:rsidRPr="00933B50">
              <w:rPr>
                <w:rFonts w:ascii="Arial" w:hAnsi="Arial" w:cs="Arial"/>
                <w:sz w:val="20"/>
              </w:rPr>
              <w:t>ления участников согласования Заявок (на списан</w:t>
            </w:r>
            <w:r>
              <w:rPr>
                <w:rFonts w:ascii="Arial" w:hAnsi="Arial" w:cs="Arial"/>
                <w:sz w:val="20"/>
              </w:rPr>
              <w:t>ие, на закупку, на перемещение)</w:t>
            </w:r>
          </w:p>
        </w:tc>
        <w:tc>
          <w:tcPr>
            <w:tcW w:w="418" w:type="pct"/>
          </w:tcPr>
          <w:p w14:paraId="424C9725"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ABAP</w:t>
            </w:r>
          </w:p>
        </w:tc>
        <w:tc>
          <w:tcPr>
            <w:tcW w:w="418" w:type="pct"/>
          </w:tcPr>
          <w:p w14:paraId="0F4F49CD" w14:textId="77777777" w:rsidR="00306ECE" w:rsidRPr="001C469B" w:rsidRDefault="00306ECE" w:rsidP="00306ECE">
            <w:pPr>
              <w:jc w:val="center"/>
              <w:rPr>
                <w:rFonts w:ascii="Arial" w:hAnsi="Arial" w:cs="Arial"/>
                <w:sz w:val="20"/>
                <w:szCs w:val="20"/>
              </w:rPr>
            </w:pPr>
            <w:r w:rsidRPr="00EA4439">
              <w:rPr>
                <w:rFonts w:ascii="Arial" w:hAnsi="Arial" w:cs="Arial"/>
                <w:sz w:val="20"/>
              </w:rPr>
              <w:t>MM</w:t>
            </w:r>
            <w:r>
              <w:rPr>
                <w:rFonts w:ascii="Arial" w:hAnsi="Arial" w:cs="Arial"/>
                <w:sz w:val="20"/>
              </w:rPr>
              <w:t>03</w:t>
            </w:r>
          </w:p>
        </w:tc>
        <w:tc>
          <w:tcPr>
            <w:tcW w:w="550" w:type="pct"/>
            <w:shd w:val="clear" w:color="auto" w:fill="auto"/>
            <w:vAlign w:val="center"/>
          </w:tcPr>
          <w:p w14:paraId="6FCEEB67"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w:t>
            </w:r>
          </w:p>
        </w:tc>
      </w:tr>
      <w:tr w:rsidR="00306ECE" w:rsidRPr="00EA4439" w14:paraId="1C80F9C9" w14:textId="77777777" w:rsidTr="00590100">
        <w:trPr>
          <w:cantSplit/>
        </w:trPr>
        <w:tc>
          <w:tcPr>
            <w:tcW w:w="271" w:type="pct"/>
            <w:shd w:val="clear" w:color="auto" w:fill="auto"/>
          </w:tcPr>
          <w:p w14:paraId="0B2586C3" w14:textId="77777777" w:rsidR="00306ECE" w:rsidRPr="00EA4439" w:rsidRDefault="00306ECE" w:rsidP="00306ECE">
            <w:pPr>
              <w:pStyle w:val="afa"/>
              <w:numPr>
                <w:ilvl w:val="0"/>
                <w:numId w:val="37"/>
              </w:numPr>
              <w:jc w:val="left"/>
              <w:rPr>
                <w:rFonts w:ascii="Arial" w:hAnsi="Arial" w:cs="Arial"/>
                <w:sz w:val="20"/>
                <w:szCs w:val="20"/>
              </w:rPr>
            </w:pPr>
          </w:p>
        </w:tc>
        <w:tc>
          <w:tcPr>
            <w:tcW w:w="3343" w:type="pct"/>
          </w:tcPr>
          <w:p w14:paraId="39AF996B" w14:textId="77777777" w:rsidR="00306ECE" w:rsidRDefault="00306ECE" w:rsidP="00306ECE">
            <w:pPr>
              <w:rPr>
                <w:rFonts w:ascii="Arial" w:hAnsi="Arial" w:cs="Arial"/>
                <w:sz w:val="20"/>
              </w:rPr>
            </w:pPr>
            <w:r w:rsidRPr="00274966">
              <w:rPr>
                <w:rFonts w:ascii="Arial" w:hAnsi="Arial" w:cs="Arial"/>
                <w:sz w:val="20"/>
              </w:rPr>
              <w:t xml:space="preserve">Обработка Запросов на </w:t>
            </w:r>
            <w:proofErr w:type="spellStart"/>
            <w:r w:rsidRPr="00274966">
              <w:rPr>
                <w:rFonts w:ascii="Arial" w:hAnsi="Arial" w:cs="Arial"/>
                <w:sz w:val="20"/>
              </w:rPr>
              <w:t>перерезервирование</w:t>
            </w:r>
            <w:proofErr w:type="spellEnd"/>
            <w:r w:rsidRPr="00274966">
              <w:rPr>
                <w:rFonts w:ascii="Arial" w:hAnsi="Arial" w:cs="Arial"/>
                <w:sz w:val="20"/>
              </w:rPr>
              <w:t xml:space="preserve"> запаса с одной потребности на другую</w:t>
            </w:r>
            <w:r>
              <w:rPr>
                <w:rFonts w:ascii="Arial" w:hAnsi="Arial" w:cs="Arial"/>
                <w:sz w:val="20"/>
              </w:rPr>
              <w:t xml:space="preserve">: </w:t>
            </w:r>
          </w:p>
          <w:p w14:paraId="209D68A7" w14:textId="77777777" w:rsidR="00306ECE" w:rsidRPr="00274966" w:rsidRDefault="00306ECE" w:rsidP="00306ECE">
            <w:pPr>
              <w:rPr>
                <w:rFonts w:ascii="Arial" w:hAnsi="Arial" w:cs="Arial"/>
                <w:sz w:val="20"/>
              </w:rPr>
            </w:pPr>
            <w:r w:rsidRPr="00274966">
              <w:rPr>
                <w:rFonts w:ascii="Arial" w:hAnsi="Arial" w:cs="Arial"/>
                <w:sz w:val="20"/>
              </w:rPr>
              <w:t xml:space="preserve">1. Формирование запросов на </w:t>
            </w:r>
            <w:proofErr w:type="spellStart"/>
            <w:r w:rsidRPr="00274966">
              <w:rPr>
                <w:rFonts w:ascii="Arial" w:hAnsi="Arial" w:cs="Arial"/>
                <w:sz w:val="20"/>
              </w:rPr>
              <w:t>перерезервирование</w:t>
            </w:r>
            <w:proofErr w:type="spellEnd"/>
            <w:r w:rsidRPr="00274966">
              <w:rPr>
                <w:rFonts w:ascii="Arial" w:hAnsi="Arial" w:cs="Arial"/>
                <w:sz w:val="20"/>
              </w:rPr>
              <w:t>.</w:t>
            </w:r>
          </w:p>
          <w:p w14:paraId="51C48CC8" w14:textId="77777777" w:rsidR="00306ECE" w:rsidRPr="00274966" w:rsidRDefault="00306ECE" w:rsidP="00306ECE">
            <w:pPr>
              <w:rPr>
                <w:rFonts w:ascii="Arial" w:hAnsi="Arial" w:cs="Arial"/>
                <w:sz w:val="20"/>
              </w:rPr>
            </w:pPr>
            <w:r w:rsidRPr="00274966">
              <w:rPr>
                <w:rFonts w:ascii="Arial" w:hAnsi="Arial" w:cs="Arial"/>
                <w:sz w:val="20"/>
              </w:rPr>
              <w:t xml:space="preserve">2. Согласование запроса на </w:t>
            </w:r>
            <w:proofErr w:type="spellStart"/>
            <w:r w:rsidRPr="00274966">
              <w:rPr>
                <w:rFonts w:ascii="Arial" w:hAnsi="Arial" w:cs="Arial"/>
                <w:sz w:val="20"/>
              </w:rPr>
              <w:t>перерезервирование</w:t>
            </w:r>
            <w:proofErr w:type="spellEnd"/>
            <w:r w:rsidRPr="00274966">
              <w:rPr>
                <w:rFonts w:ascii="Arial" w:hAnsi="Arial" w:cs="Arial"/>
                <w:sz w:val="20"/>
              </w:rPr>
              <w:t xml:space="preserve"> (в </w:t>
            </w:r>
            <w:proofErr w:type="spellStart"/>
            <w:r w:rsidRPr="00274966">
              <w:rPr>
                <w:rFonts w:ascii="Arial" w:hAnsi="Arial" w:cs="Arial"/>
                <w:sz w:val="20"/>
              </w:rPr>
              <w:t>т.ч</w:t>
            </w:r>
            <w:proofErr w:type="spellEnd"/>
            <w:r w:rsidRPr="00274966">
              <w:rPr>
                <w:rFonts w:ascii="Arial" w:hAnsi="Arial" w:cs="Arial"/>
                <w:sz w:val="20"/>
              </w:rPr>
              <w:t>. автоматическое).</w:t>
            </w:r>
          </w:p>
          <w:p w14:paraId="7C59C4BF" w14:textId="77777777" w:rsidR="00306ECE" w:rsidRPr="00274966" w:rsidRDefault="00306ECE" w:rsidP="00306ECE">
            <w:pPr>
              <w:rPr>
                <w:rFonts w:ascii="Arial" w:hAnsi="Arial" w:cs="Arial"/>
                <w:sz w:val="20"/>
              </w:rPr>
            </w:pPr>
            <w:r w:rsidRPr="00274966">
              <w:rPr>
                <w:rFonts w:ascii="Arial" w:hAnsi="Arial" w:cs="Arial"/>
                <w:sz w:val="20"/>
              </w:rPr>
              <w:t>4. Рассылка извещений о необходимости согласования, о факте согласования, о факте отклонения.</w:t>
            </w:r>
          </w:p>
          <w:p w14:paraId="1ADDC967" w14:textId="77777777" w:rsidR="00306ECE" w:rsidRPr="00274966" w:rsidRDefault="00306ECE" w:rsidP="00306ECE">
            <w:pPr>
              <w:rPr>
                <w:rFonts w:ascii="Arial" w:hAnsi="Arial" w:cs="Arial"/>
                <w:sz w:val="20"/>
              </w:rPr>
            </w:pPr>
            <w:r w:rsidRPr="00274966">
              <w:rPr>
                <w:rFonts w:ascii="Arial" w:hAnsi="Arial" w:cs="Arial"/>
                <w:sz w:val="20"/>
              </w:rPr>
              <w:t xml:space="preserve">5. Отслеживание статуса обработки запросов на </w:t>
            </w:r>
            <w:proofErr w:type="spellStart"/>
            <w:r w:rsidRPr="00274966">
              <w:rPr>
                <w:rFonts w:ascii="Arial" w:hAnsi="Arial" w:cs="Arial"/>
                <w:sz w:val="20"/>
              </w:rPr>
              <w:t>перерезервирование</w:t>
            </w:r>
            <w:proofErr w:type="spellEnd"/>
            <w:r w:rsidRPr="00274966">
              <w:rPr>
                <w:rFonts w:ascii="Arial" w:hAnsi="Arial" w:cs="Arial"/>
                <w:sz w:val="20"/>
              </w:rPr>
              <w:t>.</w:t>
            </w:r>
          </w:p>
          <w:p w14:paraId="49842B31" w14:textId="77777777" w:rsidR="00306ECE" w:rsidRPr="00274966" w:rsidRDefault="00306ECE" w:rsidP="00306ECE">
            <w:pPr>
              <w:rPr>
                <w:rFonts w:ascii="Arial" w:hAnsi="Arial" w:cs="Arial"/>
                <w:sz w:val="20"/>
              </w:rPr>
            </w:pPr>
            <w:r w:rsidRPr="00274966">
              <w:rPr>
                <w:rFonts w:ascii="Arial" w:hAnsi="Arial" w:cs="Arial"/>
                <w:sz w:val="20"/>
              </w:rPr>
              <w:t xml:space="preserve">6. Автоматическое перераспределение резерва по факту утверждения запросов на </w:t>
            </w:r>
            <w:proofErr w:type="spellStart"/>
            <w:r w:rsidRPr="00274966">
              <w:rPr>
                <w:rFonts w:ascii="Arial" w:hAnsi="Arial" w:cs="Arial"/>
                <w:sz w:val="20"/>
              </w:rPr>
              <w:t>перерезервирование</w:t>
            </w:r>
            <w:proofErr w:type="spellEnd"/>
            <w:r w:rsidRPr="00274966">
              <w:rPr>
                <w:rFonts w:ascii="Arial" w:hAnsi="Arial" w:cs="Arial"/>
                <w:sz w:val="20"/>
              </w:rPr>
              <w:t>, перенос запаса между сегментами (при необходимости).</w:t>
            </w:r>
          </w:p>
          <w:p w14:paraId="6E79C82C" w14:textId="77777777" w:rsidR="00306ECE" w:rsidRPr="00EA4439" w:rsidRDefault="00306ECE" w:rsidP="00306ECE">
            <w:pPr>
              <w:rPr>
                <w:rFonts w:ascii="Arial" w:hAnsi="Arial" w:cs="Arial"/>
                <w:sz w:val="20"/>
              </w:rPr>
            </w:pPr>
            <w:r w:rsidRPr="00274966">
              <w:rPr>
                <w:rFonts w:ascii="Arial" w:hAnsi="Arial" w:cs="Arial"/>
                <w:sz w:val="20"/>
              </w:rPr>
              <w:t>7. Сохранение истории изменения запросов.</w:t>
            </w:r>
          </w:p>
        </w:tc>
        <w:tc>
          <w:tcPr>
            <w:tcW w:w="418" w:type="pct"/>
          </w:tcPr>
          <w:p w14:paraId="510123DD"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ABAP</w:t>
            </w:r>
          </w:p>
        </w:tc>
        <w:tc>
          <w:tcPr>
            <w:tcW w:w="418" w:type="pct"/>
          </w:tcPr>
          <w:p w14:paraId="33C9B412" w14:textId="77777777" w:rsidR="00306ECE" w:rsidRPr="00EA4439" w:rsidRDefault="00306ECE" w:rsidP="00306ECE">
            <w:pPr>
              <w:jc w:val="center"/>
              <w:rPr>
                <w:rFonts w:ascii="Arial" w:hAnsi="Arial" w:cs="Arial"/>
                <w:sz w:val="20"/>
                <w:szCs w:val="20"/>
              </w:rPr>
            </w:pPr>
            <w:r w:rsidRPr="00EA4439">
              <w:rPr>
                <w:rFonts w:ascii="Arial" w:hAnsi="Arial" w:cs="Arial"/>
                <w:sz w:val="20"/>
              </w:rPr>
              <w:t>MM38</w:t>
            </w:r>
          </w:p>
        </w:tc>
        <w:tc>
          <w:tcPr>
            <w:tcW w:w="550" w:type="pct"/>
            <w:shd w:val="clear" w:color="auto" w:fill="auto"/>
            <w:vAlign w:val="center"/>
          </w:tcPr>
          <w:p w14:paraId="5C0DE7C3"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w:t>
            </w:r>
          </w:p>
        </w:tc>
      </w:tr>
      <w:tr w:rsidR="00306ECE" w:rsidRPr="00EA4439" w14:paraId="695983E5" w14:textId="77777777" w:rsidTr="00590100">
        <w:trPr>
          <w:cantSplit/>
        </w:trPr>
        <w:tc>
          <w:tcPr>
            <w:tcW w:w="271" w:type="pct"/>
            <w:shd w:val="clear" w:color="auto" w:fill="auto"/>
          </w:tcPr>
          <w:p w14:paraId="1AFB549C" w14:textId="77777777" w:rsidR="00306ECE" w:rsidRPr="00EA4439" w:rsidRDefault="00306ECE" w:rsidP="00306ECE">
            <w:pPr>
              <w:pStyle w:val="afa"/>
              <w:numPr>
                <w:ilvl w:val="0"/>
                <w:numId w:val="37"/>
              </w:numPr>
              <w:jc w:val="left"/>
              <w:rPr>
                <w:rFonts w:ascii="Arial" w:hAnsi="Arial" w:cs="Arial"/>
                <w:sz w:val="20"/>
                <w:szCs w:val="20"/>
              </w:rPr>
            </w:pPr>
          </w:p>
        </w:tc>
        <w:tc>
          <w:tcPr>
            <w:tcW w:w="3343" w:type="pct"/>
          </w:tcPr>
          <w:p w14:paraId="36E9AE2D" w14:textId="77777777" w:rsidR="00306ECE" w:rsidRDefault="00306ECE" w:rsidP="00306ECE">
            <w:pPr>
              <w:rPr>
                <w:rFonts w:ascii="Arial" w:hAnsi="Arial" w:cs="Arial"/>
                <w:sz w:val="20"/>
              </w:rPr>
            </w:pPr>
            <w:r w:rsidRPr="00EA4439">
              <w:rPr>
                <w:rFonts w:ascii="Arial" w:hAnsi="Arial" w:cs="Arial"/>
                <w:sz w:val="20"/>
              </w:rPr>
              <w:t>Подтверждение потребности в рамках срока поставки</w:t>
            </w:r>
            <w:r>
              <w:rPr>
                <w:rFonts w:ascii="Arial" w:hAnsi="Arial" w:cs="Arial"/>
                <w:sz w:val="20"/>
              </w:rPr>
              <w:t xml:space="preserve">. </w:t>
            </w:r>
          </w:p>
          <w:p w14:paraId="3DCBD575" w14:textId="77777777" w:rsidR="00306ECE" w:rsidRPr="0066555A" w:rsidRDefault="00306ECE" w:rsidP="00306ECE">
            <w:pPr>
              <w:rPr>
                <w:rFonts w:ascii="Arial" w:hAnsi="Arial" w:cs="Arial"/>
                <w:sz w:val="20"/>
              </w:rPr>
            </w:pPr>
            <w:r w:rsidRPr="0066555A">
              <w:rPr>
                <w:rFonts w:ascii="Arial" w:hAnsi="Arial" w:cs="Arial"/>
                <w:sz w:val="20"/>
              </w:rPr>
              <w:t xml:space="preserve">1. Доработка алгоритма ATP. Необходимо чтобы подтверждалась доступность только на потребности, находящиеся в пределах </w:t>
            </w:r>
            <w:proofErr w:type="spellStart"/>
            <w:r w:rsidRPr="0066555A">
              <w:rPr>
                <w:rFonts w:ascii="Arial" w:hAnsi="Arial" w:cs="Arial"/>
                <w:sz w:val="20"/>
              </w:rPr>
              <w:t>Lead</w:t>
            </w:r>
            <w:proofErr w:type="spellEnd"/>
            <w:r w:rsidRPr="0066555A">
              <w:rPr>
                <w:rFonts w:ascii="Arial" w:hAnsi="Arial" w:cs="Arial"/>
                <w:sz w:val="20"/>
              </w:rPr>
              <w:t xml:space="preserve"> </w:t>
            </w:r>
            <w:proofErr w:type="spellStart"/>
            <w:r w:rsidRPr="0066555A">
              <w:rPr>
                <w:rFonts w:ascii="Arial" w:hAnsi="Arial" w:cs="Arial"/>
                <w:sz w:val="20"/>
              </w:rPr>
              <w:t>Time</w:t>
            </w:r>
            <w:proofErr w:type="spellEnd"/>
            <w:r w:rsidRPr="0066555A">
              <w:rPr>
                <w:rFonts w:ascii="Arial" w:hAnsi="Arial" w:cs="Arial"/>
                <w:sz w:val="20"/>
              </w:rPr>
              <w:t>. Подтверждение производится в порядке возрастания даты потребности, номера потребности и приоритета (для ТОРО).</w:t>
            </w:r>
          </w:p>
          <w:p w14:paraId="4FC8AC90" w14:textId="77777777" w:rsidR="00306ECE" w:rsidRPr="0066555A" w:rsidRDefault="00306ECE" w:rsidP="00306ECE">
            <w:pPr>
              <w:rPr>
                <w:rFonts w:ascii="Arial" w:hAnsi="Arial" w:cs="Arial"/>
                <w:sz w:val="20"/>
              </w:rPr>
            </w:pPr>
            <w:r w:rsidRPr="0066555A">
              <w:rPr>
                <w:rFonts w:ascii="Arial" w:hAnsi="Arial" w:cs="Arial"/>
                <w:sz w:val="20"/>
              </w:rPr>
              <w:t>Процедура должна выполняться как фоновое задание и диалоговая транзакция.</w:t>
            </w:r>
          </w:p>
          <w:p w14:paraId="6090FFF4" w14:textId="77777777" w:rsidR="00306ECE" w:rsidRDefault="00306ECE" w:rsidP="00306ECE">
            <w:pPr>
              <w:rPr>
                <w:rFonts w:ascii="Arial" w:hAnsi="Arial" w:cs="Arial"/>
                <w:sz w:val="20"/>
              </w:rPr>
            </w:pPr>
            <w:r w:rsidRPr="0066555A">
              <w:rPr>
                <w:rFonts w:ascii="Arial" w:hAnsi="Arial" w:cs="Arial"/>
                <w:sz w:val="20"/>
              </w:rPr>
              <w:t xml:space="preserve">2. Инструмент для ручного резервирования под потребности за границами </w:t>
            </w:r>
            <w:proofErr w:type="spellStart"/>
            <w:r w:rsidRPr="0066555A">
              <w:rPr>
                <w:rFonts w:ascii="Arial" w:hAnsi="Arial" w:cs="Arial"/>
                <w:sz w:val="20"/>
              </w:rPr>
              <w:t>Lead</w:t>
            </w:r>
            <w:proofErr w:type="spellEnd"/>
            <w:r w:rsidRPr="0066555A">
              <w:rPr>
                <w:rFonts w:ascii="Arial" w:hAnsi="Arial" w:cs="Arial"/>
                <w:sz w:val="20"/>
              </w:rPr>
              <w:t xml:space="preserve"> </w:t>
            </w:r>
            <w:proofErr w:type="spellStart"/>
            <w:r w:rsidRPr="0066555A">
              <w:rPr>
                <w:rFonts w:ascii="Arial" w:hAnsi="Arial" w:cs="Arial"/>
                <w:sz w:val="20"/>
              </w:rPr>
              <w:t>Time</w:t>
            </w:r>
            <w:proofErr w:type="spellEnd"/>
            <w:r w:rsidRPr="0066555A">
              <w:rPr>
                <w:rFonts w:ascii="Arial" w:hAnsi="Arial" w:cs="Arial"/>
                <w:sz w:val="20"/>
              </w:rPr>
              <w:t>.</w:t>
            </w:r>
          </w:p>
          <w:p w14:paraId="35B82635" w14:textId="77777777" w:rsidR="00306ECE" w:rsidRDefault="00306ECE" w:rsidP="00306ECE">
            <w:pPr>
              <w:rPr>
                <w:rFonts w:ascii="Arial" w:hAnsi="Arial" w:cs="Arial"/>
                <w:sz w:val="20"/>
              </w:rPr>
            </w:pPr>
            <w:r>
              <w:rPr>
                <w:rFonts w:ascii="Arial" w:hAnsi="Arial" w:cs="Arial"/>
                <w:sz w:val="20"/>
              </w:rPr>
              <w:t xml:space="preserve">3. Восстановление подтверждения при сторнировании </w:t>
            </w:r>
            <w:r w:rsidRPr="00E47F6C">
              <w:rPr>
                <w:rFonts w:ascii="Arial" w:hAnsi="Arial" w:cs="Arial"/>
                <w:sz w:val="20"/>
              </w:rPr>
              <w:t>списания, которое ранее было выполнено по подтверждённой потребности</w:t>
            </w:r>
            <w:r>
              <w:rPr>
                <w:rFonts w:ascii="Arial" w:hAnsi="Arial" w:cs="Arial"/>
                <w:sz w:val="20"/>
              </w:rPr>
              <w:t>.</w:t>
            </w:r>
          </w:p>
          <w:p w14:paraId="749E8EAD" w14:textId="77777777" w:rsidR="00306ECE" w:rsidRPr="00EA4439" w:rsidRDefault="00306ECE" w:rsidP="00306ECE">
            <w:pPr>
              <w:rPr>
                <w:rFonts w:ascii="Arial" w:hAnsi="Arial" w:cs="Arial"/>
                <w:sz w:val="20"/>
              </w:rPr>
            </w:pPr>
            <w:r w:rsidRPr="004A665E">
              <w:rPr>
                <w:rFonts w:ascii="Arial" w:hAnsi="Arial" w:cs="Arial"/>
                <w:sz w:val="20"/>
              </w:rPr>
              <w:t>4. Фоновое задание для снятия подтверждения с Заявок на списание МТР находящихся на повторном согласовании более 10 дней (отдельная стратегия деблокирования "Повторное согласование" присвоенная в разработке MM89). Кол-во дней настраиваемый параметр</w:t>
            </w:r>
            <w:r>
              <w:rPr>
                <w:rFonts w:ascii="Arial" w:hAnsi="Arial" w:cs="Arial"/>
                <w:sz w:val="20"/>
              </w:rPr>
              <w:t>.</w:t>
            </w:r>
          </w:p>
        </w:tc>
        <w:tc>
          <w:tcPr>
            <w:tcW w:w="418" w:type="pct"/>
          </w:tcPr>
          <w:p w14:paraId="01D4715F"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ABAP</w:t>
            </w:r>
          </w:p>
        </w:tc>
        <w:tc>
          <w:tcPr>
            <w:tcW w:w="418" w:type="pct"/>
          </w:tcPr>
          <w:p w14:paraId="4E0DF9FD" w14:textId="77777777" w:rsidR="00306ECE" w:rsidRPr="00EA4439" w:rsidRDefault="00306ECE" w:rsidP="00306ECE">
            <w:pPr>
              <w:jc w:val="center"/>
              <w:rPr>
                <w:rFonts w:ascii="Arial" w:hAnsi="Arial" w:cs="Arial"/>
                <w:sz w:val="20"/>
                <w:szCs w:val="20"/>
              </w:rPr>
            </w:pPr>
            <w:r w:rsidRPr="00EA4439">
              <w:rPr>
                <w:rFonts w:ascii="Arial" w:hAnsi="Arial" w:cs="Arial"/>
                <w:sz w:val="20"/>
              </w:rPr>
              <w:t>MM39</w:t>
            </w:r>
          </w:p>
        </w:tc>
        <w:tc>
          <w:tcPr>
            <w:tcW w:w="550" w:type="pct"/>
            <w:shd w:val="clear" w:color="auto" w:fill="auto"/>
            <w:vAlign w:val="center"/>
          </w:tcPr>
          <w:p w14:paraId="093C4CC3"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w:t>
            </w:r>
          </w:p>
        </w:tc>
      </w:tr>
      <w:tr w:rsidR="00306ECE" w:rsidRPr="00EA4439" w14:paraId="349FDF1E" w14:textId="77777777" w:rsidTr="00590100">
        <w:trPr>
          <w:cantSplit/>
        </w:trPr>
        <w:tc>
          <w:tcPr>
            <w:tcW w:w="271" w:type="pct"/>
            <w:shd w:val="clear" w:color="auto" w:fill="auto"/>
          </w:tcPr>
          <w:p w14:paraId="2A25C4BB" w14:textId="77777777" w:rsidR="00306ECE" w:rsidRPr="00EA4439" w:rsidRDefault="00306ECE" w:rsidP="00306ECE">
            <w:pPr>
              <w:pStyle w:val="afa"/>
              <w:numPr>
                <w:ilvl w:val="0"/>
                <w:numId w:val="37"/>
              </w:numPr>
              <w:jc w:val="left"/>
              <w:rPr>
                <w:rFonts w:ascii="Arial" w:hAnsi="Arial" w:cs="Arial"/>
                <w:sz w:val="20"/>
                <w:szCs w:val="20"/>
              </w:rPr>
            </w:pPr>
          </w:p>
        </w:tc>
        <w:tc>
          <w:tcPr>
            <w:tcW w:w="3343" w:type="pct"/>
          </w:tcPr>
          <w:p w14:paraId="5677F56D" w14:textId="77777777" w:rsidR="00A47931" w:rsidRDefault="00306ECE" w:rsidP="00306ECE">
            <w:pPr>
              <w:rPr>
                <w:rFonts w:ascii="Arial" w:hAnsi="Arial" w:cs="Arial"/>
                <w:sz w:val="20"/>
              </w:rPr>
            </w:pPr>
            <w:r w:rsidRPr="00EA4439">
              <w:rPr>
                <w:rFonts w:ascii="Arial" w:hAnsi="Arial" w:cs="Arial"/>
                <w:sz w:val="20"/>
              </w:rPr>
              <w:t>Ведение графика закупки</w:t>
            </w:r>
            <w:r w:rsidR="00A47931">
              <w:rPr>
                <w:rFonts w:ascii="Arial" w:hAnsi="Arial" w:cs="Arial"/>
                <w:sz w:val="20"/>
              </w:rPr>
              <w:t>.</w:t>
            </w:r>
          </w:p>
          <w:p w14:paraId="0C628097" w14:textId="77777777" w:rsidR="00A47931" w:rsidRDefault="00306ECE" w:rsidP="00306ECE">
            <w:pPr>
              <w:rPr>
                <w:rFonts w:ascii="Arial" w:hAnsi="Arial" w:cs="Arial"/>
                <w:sz w:val="20"/>
              </w:rPr>
            </w:pPr>
            <w:r w:rsidRPr="00A43C29">
              <w:rPr>
                <w:rFonts w:ascii="Arial" w:hAnsi="Arial" w:cs="Arial"/>
                <w:sz w:val="20"/>
              </w:rPr>
              <w:t>В Заявке на закупку необходимо определить дополнительные поля с плановыми сроками исполнения этапов закупочной процедуры. Данные сроки должны заполняться/пересчитываться автоматически в соответствии с предопределенными сроками на каждый этап.</w:t>
            </w:r>
          </w:p>
          <w:p w14:paraId="05F8F9ED" w14:textId="0F49BB5C" w:rsidR="00306ECE" w:rsidRPr="00EB0AAB" w:rsidRDefault="00A47931" w:rsidP="00A47931">
            <w:pPr>
              <w:rPr>
                <w:rFonts w:ascii="Arial" w:hAnsi="Arial" w:cs="Arial"/>
                <w:sz w:val="20"/>
              </w:rPr>
            </w:pPr>
            <w:r>
              <w:rPr>
                <w:rFonts w:ascii="Arial" w:hAnsi="Arial" w:cs="Arial"/>
                <w:sz w:val="20"/>
              </w:rPr>
              <w:t>Предусмотреть отчёт для просмотра данных по графику закупки. Предусмотреть возможность и отдельное полномочие в данном отчёте на корректировку прогнозных дат.</w:t>
            </w:r>
          </w:p>
        </w:tc>
        <w:tc>
          <w:tcPr>
            <w:tcW w:w="418" w:type="pct"/>
          </w:tcPr>
          <w:p w14:paraId="3B98B138"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ABAP</w:t>
            </w:r>
          </w:p>
        </w:tc>
        <w:tc>
          <w:tcPr>
            <w:tcW w:w="418" w:type="pct"/>
          </w:tcPr>
          <w:p w14:paraId="6BD38D0E" w14:textId="77777777" w:rsidR="00306ECE" w:rsidRPr="00EA4439" w:rsidRDefault="00306ECE" w:rsidP="00306ECE">
            <w:pPr>
              <w:jc w:val="center"/>
              <w:rPr>
                <w:rFonts w:ascii="Arial" w:hAnsi="Arial" w:cs="Arial"/>
                <w:sz w:val="20"/>
              </w:rPr>
            </w:pPr>
            <w:r w:rsidRPr="00EA4439">
              <w:rPr>
                <w:rFonts w:ascii="Arial" w:hAnsi="Arial" w:cs="Arial"/>
                <w:sz w:val="20"/>
              </w:rPr>
              <w:t>MM40</w:t>
            </w:r>
          </w:p>
        </w:tc>
        <w:tc>
          <w:tcPr>
            <w:tcW w:w="550" w:type="pct"/>
            <w:shd w:val="clear" w:color="auto" w:fill="auto"/>
            <w:vAlign w:val="center"/>
          </w:tcPr>
          <w:p w14:paraId="2DD73884"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w:t>
            </w:r>
          </w:p>
        </w:tc>
      </w:tr>
      <w:tr w:rsidR="00306ECE" w:rsidRPr="00EA4439" w14:paraId="65A718E1" w14:textId="77777777" w:rsidTr="00590100">
        <w:trPr>
          <w:cantSplit/>
        </w:trPr>
        <w:tc>
          <w:tcPr>
            <w:tcW w:w="271" w:type="pct"/>
            <w:shd w:val="clear" w:color="auto" w:fill="auto"/>
          </w:tcPr>
          <w:p w14:paraId="743F6075" w14:textId="77777777" w:rsidR="00306ECE" w:rsidRPr="00EA4439" w:rsidRDefault="00306ECE" w:rsidP="00306ECE">
            <w:pPr>
              <w:pStyle w:val="afa"/>
              <w:numPr>
                <w:ilvl w:val="0"/>
                <w:numId w:val="37"/>
              </w:numPr>
              <w:jc w:val="left"/>
              <w:rPr>
                <w:rFonts w:ascii="Arial" w:hAnsi="Arial" w:cs="Arial"/>
                <w:sz w:val="20"/>
                <w:szCs w:val="20"/>
              </w:rPr>
            </w:pPr>
          </w:p>
        </w:tc>
        <w:tc>
          <w:tcPr>
            <w:tcW w:w="3343" w:type="pct"/>
          </w:tcPr>
          <w:p w14:paraId="3E644B2F" w14:textId="77777777" w:rsidR="00306ECE" w:rsidRPr="006902A4" w:rsidRDefault="00306ECE" w:rsidP="00306ECE">
            <w:pPr>
              <w:rPr>
                <w:rFonts w:ascii="Arial" w:hAnsi="Arial" w:cs="Arial"/>
                <w:sz w:val="20"/>
              </w:rPr>
            </w:pPr>
            <w:r w:rsidRPr="006902A4">
              <w:rPr>
                <w:rFonts w:ascii="Arial" w:hAnsi="Arial" w:cs="Arial"/>
                <w:sz w:val="20"/>
              </w:rPr>
              <w:t>ДОРАБОТКА ЛОГИКИ ППМ:</w:t>
            </w:r>
          </w:p>
          <w:p w14:paraId="28A52C75" w14:textId="77777777" w:rsidR="00306ECE" w:rsidRPr="006902A4" w:rsidRDefault="00306ECE" w:rsidP="00306ECE">
            <w:pPr>
              <w:rPr>
                <w:rFonts w:ascii="Arial" w:hAnsi="Arial" w:cs="Arial"/>
                <w:sz w:val="20"/>
              </w:rPr>
            </w:pPr>
          </w:p>
          <w:p w14:paraId="63A74AEF" w14:textId="77777777" w:rsidR="00306ECE" w:rsidRPr="006902A4" w:rsidRDefault="00306ECE" w:rsidP="00306ECE">
            <w:pPr>
              <w:rPr>
                <w:rFonts w:ascii="Arial" w:hAnsi="Arial" w:cs="Arial"/>
                <w:sz w:val="20"/>
              </w:rPr>
            </w:pPr>
            <w:r w:rsidRPr="006902A4">
              <w:rPr>
                <w:rFonts w:ascii="Arial" w:hAnsi="Arial" w:cs="Arial"/>
                <w:sz w:val="20"/>
              </w:rPr>
              <w:t>ДОРАБОТКА 1:</w:t>
            </w:r>
          </w:p>
          <w:p w14:paraId="23F2A923" w14:textId="77777777" w:rsidR="00306ECE" w:rsidRPr="006902A4" w:rsidRDefault="00306ECE" w:rsidP="00306ECE">
            <w:pPr>
              <w:rPr>
                <w:rFonts w:ascii="Arial" w:hAnsi="Arial" w:cs="Arial"/>
                <w:sz w:val="20"/>
              </w:rPr>
            </w:pPr>
            <w:r w:rsidRPr="006902A4">
              <w:rPr>
                <w:rFonts w:ascii="Arial" w:hAnsi="Arial" w:cs="Arial"/>
                <w:sz w:val="20"/>
              </w:rPr>
              <w:t>Исключение из ППМ не деблокированных заявок на списание при первичном согласовании. Т.к. ППМ учитывает заявки не анализируя статус её согласования, необходима разработка для учёта в ППМ только деблокированных заявок на списание МТР.</w:t>
            </w:r>
          </w:p>
          <w:p w14:paraId="2F4F764A" w14:textId="77777777" w:rsidR="00306ECE" w:rsidRPr="006902A4" w:rsidRDefault="00306ECE" w:rsidP="00306ECE">
            <w:pPr>
              <w:rPr>
                <w:rFonts w:ascii="Arial" w:hAnsi="Arial" w:cs="Arial"/>
                <w:sz w:val="20"/>
              </w:rPr>
            </w:pPr>
            <w:r w:rsidRPr="006902A4">
              <w:rPr>
                <w:rFonts w:ascii="Arial" w:hAnsi="Arial" w:cs="Arial"/>
                <w:sz w:val="20"/>
              </w:rPr>
              <w:t>При повторном согласовании (т.е. ранее заявка была полностью согласована), присваивается др</w:t>
            </w:r>
            <w:r>
              <w:rPr>
                <w:rFonts w:ascii="Arial" w:hAnsi="Arial" w:cs="Arial"/>
                <w:sz w:val="20"/>
              </w:rPr>
              <w:t>угая стратегия деблокирования "Повторное согласование</w:t>
            </w:r>
            <w:r w:rsidRPr="006902A4">
              <w:rPr>
                <w:rFonts w:ascii="Arial" w:hAnsi="Arial" w:cs="Arial"/>
                <w:sz w:val="20"/>
              </w:rPr>
              <w:t xml:space="preserve">" (в разработке MM89). Заявки с такой стратегией не должны исключаться из ППМ (в </w:t>
            </w:r>
            <w:proofErr w:type="spellStart"/>
            <w:r w:rsidRPr="006902A4">
              <w:rPr>
                <w:rFonts w:ascii="Arial" w:hAnsi="Arial" w:cs="Arial"/>
                <w:sz w:val="20"/>
              </w:rPr>
              <w:t>т.ч</w:t>
            </w:r>
            <w:proofErr w:type="spellEnd"/>
            <w:r w:rsidRPr="006902A4">
              <w:rPr>
                <w:rFonts w:ascii="Arial" w:hAnsi="Arial" w:cs="Arial"/>
                <w:sz w:val="20"/>
              </w:rPr>
              <w:t>. не деблокированные и отклонённые).</w:t>
            </w:r>
          </w:p>
          <w:p w14:paraId="1679AECE" w14:textId="77777777" w:rsidR="00306ECE" w:rsidRPr="006902A4" w:rsidRDefault="00306ECE" w:rsidP="00306ECE">
            <w:pPr>
              <w:rPr>
                <w:rFonts w:ascii="Arial" w:hAnsi="Arial" w:cs="Arial"/>
                <w:sz w:val="20"/>
              </w:rPr>
            </w:pPr>
          </w:p>
          <w:p w14:paraId="5533D7F9" w14:textId="77777777" w:rsidR="00306ECE" w:rsidRPr="006902A4" w:rsidRDefault="00306ECE" w:rsidP="00306ECE">
            <w:pPr>
              <w:rPr>
                <w:rFonts w:ascii="Arial" w:hAnsi="Arial" w:cs="Arial"/>
                <w:sz w:val="20"/>
              </w:rPr>
            </w:pPr>
            <w:r w:rsidRPr="006902A4">
              <w:rPr>
                <w:rFonts w:ascii="Arial" w:hAnsi="Arial" w:cs="Arial"/>
                <w:sz w:val="20"/>
              </w:rPr>
              <w:t>ДОРАБОТКА 2 (бывшая ММ42):</w:t>
            </w:r>
          </w:p>
          <w:p w14:paraId="40F13BB5" w14:textId="4EEB3021" w:rsidR="00306ECE" w:rsidRPr="006902A4" w:rsidRDefault="00306ECE" w:rsidP="00306ECE">
            <w:pPr>
              <w:rPr>
                <w:rFonts w:ascii="Arial" w:hAnsi="Arial" w:cs="Arial"/>
                <w:sz w:val="20"/>
              </w:rPr>
            </w:pPr>
            <w:r w:rsidRPr="006902A4">
              <w:rPr>
                <w:rFonts w:ascii="Arial" w:hAnsi="Arial" w:cs="Arial"/>
                <w:sz w:val="20"/>
              </w:rPr>
              <w:t>Исключение из ППМ плюсовой части заявки на списание</w:t>
            </w:r>
            <w:ins w:id="875" w:author="Kislov Vladimir" w:date="2021-03-23T19:23:00Z">
              <w:r w:rsidR="006E3616">
                <w:rPr>
                  <w:rFonts w:ascii="Arial" w:hAnsi="Arial" w:cs="Arial"/>
                  <w:sz w:val="20"/>
                </w:rPr>
                <w:t xml:space="preserve"> и заказы на списание</w:t>
              </w:r>
            </w:ins>
            <w:r w:rsidRPr="006902A4">
              <w:rPr>
                <w:rFonts w:ascii="Arial" w:hAnsi="Arial" w:cs="Arial"/>
                <w:sz w:val="20"/>
              </w:rPr>
              <w:t xml:space="preserve">. Т.к. </w:t>
            </w:r>
            <w:del w:id="876" w:author="Kislov Vladimir" w:date="2021-03-23T19:23:00Z">
              <w:r w:rsidRPr="006902A4" w:rsidDel="006E3616">
                <w:rPr>
                  <w:rFonts w:ascii="Arial" w:hAnsi="Arial" w:cs="Arial"/>
                  <w:sz w:val="20"/>
                </w:rPr>
                <w:delText xml:space="preserve">заявка </w:delText>
              </w:r>
            </w:del>
            <w:ins w:id="877" w:author="Kislov Vladimir" w:date="2021-03-23T19:23:00Z">
              <w:r w:rsidR="006E3616">
                <w:rPr>
                  <w:rFonts w:ascii="Arial" w:hAnsi="Arial" w:cs="Arial"/>
                  <w:sz w:val="20"/>
                </w:rPr>
                <w:t>документ</w:t>
              </w:r>
            </w:ins>
            <w:del w:id="878" w:author="Kislov Vladimir" w:date="2021-03-23T19:23:00Z">
              <w:r w:rsidRPr="006902A4" w:rsidDel="006E3616">
                <w:rPr>
                  <w:rFonts w:ascii="Arial" w:hAnsi="Arial" w:cs="Arial"/>
                  <w:sz w:val="20"/>
                </w:rPr>
                <w:delText>на</w:delText>
              </w:r>
            </w:del>
            <w:r w:rsidRPr="006902A4">
              <w:rPr>
                <w:rFonts w:ascii="Arial" w:hAnsi="Arial" w:cs="Arial"/>
                <w:sz w:val="20"/>
              </w:rPr>
              <w:t xml:space="preserve"> списани</w:t>
            </w:r>
            <w:ins w:id="879" w:author="Kislov Vladimir" w:date="2021-03-23T19:23:00Z">
              <w:r w:rsidR="006E3616">
                <w:rPr>
                  <w:rFonts w:ascii="Arial" w:hAnsi="Arial" w:cs="Arial"/>
                  <w:sz w:val="20"/>
                </w:rPr>
                <w:t>я</w:t>
              </w:r>
            </w:ins>
            <w:del w:id="880" w:author="Kislov Vladimir" w:date="2021-03-23T19:23:00Z">
              <w:r w:rsidRPr="006902A4" w:rsidDel="006E3616">
                <w:rPr>
                  <w:rFonts w:ascii="Arial" w:hAnsi="Arial" w:cs="Arial"/>
                  <w:sz w:val="20"/>
                </w:rPr>
                <w:delText>е</w:delText>
              </w:r>
            </w:del>
            <w:r w:rsidRPr="006902A4">
              <w:rPr>
                <w:rFonts w:ascii="Arial" w:hAnsi="Arial" w:cs="Arial"/>
                <w:sz w:val="20"/>
              </w:rPr>
              <w:t xml:space="preserve"> МТР – это по сути </w:t>
            </w:r>
            <w:proofErr w:type="spellStart"/>
            <w:r w:rsidRPr="006902A4">
              <w:rPr>
                <w:rFonts w:ascii="Arial" w:hAnsi="Arial" w:cs="Arial"/>
                <w:sz w:val="20"/>
              </w:rPr>
              <w:t>контированн</w:t>
            </w:r>
            <w:ins w:id="881" w:author="Kislov Vladimir" w:date="2021-03-23T19:24:00Z">
              <w:r w:rsidR="006E3616">
                <w:rPr>
                  <w:rFonts w:ascii="Arial" w:hAnsi="Arial" w:cs="Arial"/>
                  <w:sz w:val="20"/>
                </w:rPr>
                <w:t>ое</w:t>
              </w:r>
            </w:ins>
            <w:proofErr w:type="spellEnd"/>
            <w:del w:id="882" w:author="Kislov Vladimir" w:date="2021-03-23T19:23:00Z">
              <w:r w:rsidRPr="006902A4" w:rsidDel="006E3616">
                <w:rPr>
                  <w:rFonts w:ascii="Arial" w:hAnsi="Arial" w:cs="Arial"/>
                  <w:sz w:val="20"/>
                </w:rPr>
                <w:delText xml:space="preserve">ая заявка </w:delText>
              </w:r>
            </w:del>
            <w:del w:id="883" w:author="Kislov Vladimir" w:date="2021-03-23T19:24:00Z">
              <w:r w:rsidRPr="006902A4" w:rsidDel="006E3616">
                <w:rPr>
                  <w:rFonts w:ascii="Arial" w:hAnsi="Arial" w:cs="Arial"/>
                  <w:sz w:val="20"/>
                </w:rPr>
                <w:delText>на</w:delText>
              </w:r>
            </w:del>
            <w:r w:rsidRPr="006902A4">
              <w:rPr>
                <w:rFonts w:ascii="Arial" w:hAnsi="Arial" w:cs="Arial"/>
                <w:sz w:val="20"/>
              </w:rPr>
              <w:t xml:space="preserve"> перемещение с одинаковыми комбинациями завод/склад-отправитель и завод/склад-получатель, то для ППМ она одновременно является потребностью (отрицательная часть) и покрытием потребности (положительная часть). Для корректного учёта в ППМ заявки на списание (в качестве потребности) необходимо исключить из ППМ её положительную часть.</w:t>
            </w:r>
          </w:p>
          <w:p w14:paraId="018C56D7" w14:textId="77777777" w:rsidR="00306ECE" w:rsidRPr="006902A4" w:rsidRDefault="00306ECE" w:rsidP="00306ECE">
            <w:pPr>
              <w:rPr>
                <w:rFonts w:ascii="Arial" w:hAnsi="Arial" w:cs="Arial"/>
                <w:sz w:val="20"/>
              </w:rPr>
            </w:pPr>
          </w:p>
          <w:p w14:paraId="7FEC1F8A" w14:textId="77777777" w:rsidR="00306ECE" w:rsidRPr="006902A4" w:rsidRDefault="00306ECE" w:rsidP="00306ECE">
            <w:pPr>
              <w:rPr>
                <w:rFonts w:ascii="Arial" w:hAnsi="Arial" w:cs="Arial"/>
                <w:sz w:val="20"/>
              </w:rPr>
            </w:pPr>
            <w:r w:rsidRPr="006902A4">
              <w:rPr>
                <w:rFonts w:ascii="Arial" w:hAnsi="Arial" w:cs="Arial"/>
                <w:sz w:val="20"/>
              </w:rPr>
              <w:t>ДОРАБОТКА 3 (бывшая ММ85):</w:t>
            </w:r>
          </w:p>
          <w:p w14:paraId="2082DC22" w14:textId="77777777" w:rsidR="00306ECE" w:rsidRPr="006902A4" w:rsidRDefault="00306ECE" w:rsidP="00306ECE">
            <w:pPr>
              <w:rPr>
                <w:rFonts w:ascii="Arial" w:hAnsi="Arial" w:cs="Arial"/>
                <w:sz w:val="20"/>
              </w:rPr>
            </w:pPr>
            <w:r w:rsidRPr="006902A4">
              <w:rPr>
                <w:rFonts w:ascii="Arial" w:hAnsi="Arial" w:cs="Arial"/>
                <w:sz w:val="20"/>
              </w:rPr>
              <w:t xml:space="preserve">Создание заявки в срок, в </w:t>
            </w:r>
            <w:proofErr w:type="spellStart"/>
            <w:r w:rsidRPr="006902A4">
              <w:rPr>
                <w:rFonts w:ascii="Arial" w:hAnsi="Arial" w:cs="Arial"/>
                <w:sz w:val="20"/>
              </w:rPr>
              <w:t>т.ч</w:t>
            </w:r>
            <w:proofErr w:type="spellEnd"/>
            <w:r w:rsidRPr="006902A4">
              <w:rPr>
                <w:rFonts w:ascii="Arial" w:hAnsi="Arial" w:cs="Arial"/>
                <w:sz w:val="20"/>
              </w:rPr>
              <w:t>. при наличии фиксированной:</w:t>
            </w:r>
          </w:p>
          <w:p w14:paraId="5743D20D" w14:textId="77777777" w:rsidR="00306ECE" w:rsidRPr="006902A4" w:rsidRDefault="00306ECE" w:rsidP="00306ECE">
            <w:pPr>
              <w:rPr>
                <w:rFonts w:ascii="Arial" w:hAnsi="Arial" w:cs="Arial"/>
                <w:sz w:val="20"/>
              </w:rPr>
            </w:pPr>
            <w:r w:rsidRPr="006902A4">
              <w:rPr>
                <w:rFonts w:ascii="Arial" w:hAnsi="Arial" w:cs="Arial"/>
                <w:sz w:val="20"/>
              </w:rPr>
              <w:t>Необходимо, чтобы ППМ создавал заявку на актуальную дату поставки, даже если дата открытия заявки выпадает в прошлое и даже если существует другая заявка покрывающая дефицит, но приходящаяся на другую дату поставки и зафиксированная для ППМ, т.е. в профицит.</w:t>
            </w:r>
          </w:p>
          <w:p w14:paraId="5FDE246C" w14:textId="77777777" w:rsidR="00306ECE" w:rsidRPr="006902A4" w:rsidRDefault="00306ECE" w:rsidP="00306ECE">
            <w:pPr>
              <w:rPr>
                <w:rFonts w:ascii="Arial" w:hAnsi="Arial" w:cs="Arial"/>
                <w:sz w:val="20"/>
              </w:rPr>
            </w:pPr>
          </w:p>
          <w:p w14:paraId="68282C0F" w14:textId="77777777" w:rsidR="00306ECE" w:rsidRPr="006902A4" w:rsidRDefault="00306ECE" w:rsidP="00306ECE">
            <w:pPr>
              <w:rPr>
                <w:rFonts w:ascii="Arial" w:hAnsi="Arial" w:cs="Arial"/>
                <w:sz w:val="20"/>
              </w:rPr>
            </w:pPr>
            <w:r w:rsidRPr="006902A4">
              <w:rPr>
                <w:rFonts w:ascii="Arial" w:hAnsi="Arial" w:cs="Arial"/>
                <w:sz w:val="20"/>
              </w:rPr>
              <w:t>ДОРАБОТКА 4:</w:t>
            </w:r>
          </w:p>
          <w:p w14:paraId="5E8CB7D7" w14:textId="77777777" w:rsidR="00306ECE" w:rsidRDefault="00306ECE" w:rsidP="00306ECE">
            <w:pPr>
              <w:rPr>
                <w:ins w:id="884" w:author="Kislov Vladimir" w:date="2021-03-23T19:19:00Z"/>
                <w:rFonts w:ascii="Arial" w:hAnsi="Arial" w:cs="Arial"/>
                <w:sz w:val="20"/>
              </w:rPr>
            </w:pPr>
            <w:r w:rsidRPr="006902A4">
              <w:rPr>
                <w:rFonts w:ascii="Arial" w:hAnsi="Arial" w:cs="Arial"/>
                <w:sz w:val="20"/>
              </w:rPr>
              <w:t>Учёт в ППМ согласованных запросов на корректировку при деактивированной автоматической корректировке потребностей по согласова</w:t>
            </w:r>
            <w:r>
              <w:rPr>
                <w:rFonts w:ascii="Arial" w:hAnsi="Arial" w:cs="Arial"/>
                <w:sz w:val="20"/>
              </w:rPr>
              <w:t>нным запросам на корректировку.</w:t>
            </w:r>
          </w:p>
          <w:p w14:paraId="77BF2043" w14:textId="77777777" w:rsidR="006E3616" w:rsidRDefault="006E3616" w:rsidP="00306ECE">
            <w:pPr>
              <w:rPr>
                <w:ins w:id="885" w:author="Kislov Vladimir" w:date="2021-03-23T19:19:00Z"/>
                <w:rFonts w:ascii="Arial" w:hAnsi="Arial" w:cs="Arial"/>
                <w:sz w:val="20"/>
              </w:rPr>
            </w:pPr>
          </w:p>
          <w:p w14:paraId="392976D9" w14:textId="77777777" w:rsidR="006E3616" w:rsidRDefault="006E3616" w:rsidP="00306ECE">
            <w:pPr>
              <w:rPr>
                <w:ins w:id="886" w:author="Kislov Vladimir" w:date="2021-03-23T19:19:00Z"/>
                <w:rFonts w:ascii="Arial" w:hAnsi="Arial" w:cs="Arial"/>
                <w:sz w:val="20"/>
              </w:rPr>
            </w:pPr>
            <w:ins w:id="887" w:author="Kislov Vladimir" w:date="2021-03-23T19:19:00Z">
              <w:r>
                <w:rPr>
                  <w:rFonts w:ascii="Arial" w:hAnsi="Arial" w:cs="Arial"/>
                  <w:sz w:val="20"/>
                </w:rPr>
                <w:t>ДОРАБОТКА 5:</w:t>
              </w:r>
            </w:ins>
          </w:p>
          <w:p w14:paraId="3620A781" w14:textId="77777777" w:rsidR="006E3616" w:rsidRDefault="006E3616" w:rsidP="00306ECE">
            <w:pPr>
              <w:rPr>
                <w:ins w:id="888" w:author="Kislov Vladimir" w:date="2021-03-23T19:19:00Z"/>
                <w:rFonts w:ascii="Arial" w:hAnsi="Arial" w:cs="Arial"/>
                <w:sz w:val="20"/>
              </w:rPr>
            </w:pPr>
            <w:ins w:id="889" w:author="Kislov Vladimir" w:date="2021-03-23T19:19:00Z">
              <w:r>
                <w:rPr>
                  <w:rFonts w:ascii="Arial" w:hAnsi="Arial" w:cs="Arial"/>
                  <w:sz w:val="20"/>
                </w:rPr>
                <w:t>Исключение из ППМ документов внутреннего перемещения (перемещение МТР между складами)</w:t>
              </w:r>
            </w:ins>
          </w:p>
          <w:p w14:paraId="6534B14F" w14:textId="77777777" w:rsidR="006E3616" w:rsidRDefault="006E3616" w:rsidP="00306ECE">
            <w:pPr>
              <w:rPr>
                <w:ins w:id="890" w:author="Kislov Vladimir" w:date="2021-03-23T19:20:00Z"/>
                <w:rFonts w:ascii="Arial" w:hAnsi="Arial" w:cs="Arial"/>
                <w:sz w:val="20"/>
              </w:rPr>
            </w:pPr>
          </w:p>
          <w:p w14:paraId="0A23D4B6" w14:textId="77777777" w:rsidR="006E3616" w:rsidRDefault="006E3616" w:rsidP="00306ECE">
            <w:pPr>
              <w:rPr>
                <w:ins w:id="891" w:author="Kislov Vladimir" w:date="2021-03-23T19:20:00Z"/>
                <w:rFonts w:ascii="Arial" w:hAnsi="Arial" w:cs="Arial"/>
                <w:sz w:val="20"/>
              </w:rPr>
            </w:pPr>
            <w:ins w:id="892" w:author="Kislov Vladimir" w:date="2021-03-23T19:20:00Z">
              <w:r>
                <w:rPr>
                  <w:rFonts w:ascii="Arial" w:hAnsi="Arial" w:cs="Arial"/>
                  <w:sz w:val="20"/>
                </w:rPr>
                <w:t>ДОРАБОТКА 6:</w:t>
              </w:r>
            </w:ins>
          </w:p>
          <w:p w14:paraId="33BFF56A" w14:textId="77777777" w:rsidR="006E3616" w:rsidRDefault="006E3616" w:rsidP="00306ECE">
            <w:pPr>
              <w:rPr>
                <w:ins w:id="893" w:author="Kislov Vladimir" w:date="2021-03-23T19:20:00Z"/>
                <w:rFonts w:ascii="Arial" w:hAnsi="Arial" w:cs="Arial"/>
                <w:sz w:val="20"/>
              </w:rPr>
            </w:pPr>
            <w:ins w:id="894" w:author="Kislov Vladimir" w:date="2021-03-23T19:20:00Z">
              <w:r>
                <w:rPr>
                  <w:rFonts w:ascii="Arial" w:hAnsi="Arial" w:cs="Arial"/>
                  <w:sz w:val="20"/>
                </w:rPr>
                <w:t xml:space="preserve">Исключение из ППМ документов </w:t>
              </w:r>
              <w:proofErr w:type="spellStart"/>
              <w:r>
                <w:rPr>
                  <w:rFonts w:ascii="Arial" w:hAnsi="Arial" w:cs="Arial"/>
                  <w:sz w:val="20"/>
                </w:rPr>
                <w:t>ответхранения</w:t>
              </w:r>
              <w:proofErr w:type="spellEnd"/>
              <w:r>
                <w:rPr>
                  <w:rFonts w:ascii="Arial" w:hAnsi="Arial" w:cs="Arial"/>
                  <w:sz w:val="20"/>
                </w:rPr>
                <w:t>.</w:t>
              </w:r>
            </w:ins>
          </w:p>
          <w:p w14:paraId="076F6C4D" w14:textId="77777777" w:rsidR="006E3616" w:rsidRDefault="006E3616" w:rsidP="00306ECE">
            <w:pPr>
              <w:rPr>
                <w:ins w:id="895" w:author="Kislov Vladimir" w:date="2021-03-23T19:21:00Z"/>
                <w:rFonts w:ascii="Arial" w:hAnsi="Arial" w:cs="Arial"/>
                <w:sz w:val="20"/>
              </w:rPr>
            </w:pPr>
          </w:p>
          <w:p w14:paraId="52C59064" w14:textId="77777777" w:rsidR="006E3616" w:rsidRDefault="006E3616" w:rsidP="00306ECE">
            <w:pPr>
              <w:rPr>
                <w:ins w:id="896" w:author="Kislov Vladimir" w:date="2021-03-23T19:21:00Z"/>
                <w:rFonts w:ascii="Arial" w:hAnsi="Arial" w:cs="Arial"/>
                <w:sz w:val="20"/>
              </w:rPr>
            </w:pPr>
            <w:ins w:id="897" w:author="Kislov Vladimir" w:date="2021-03-23T19:21:00Z">
              <w:r>
                <w:rPr>
                  <w:rFonts w:ascii="Arial" w:hAnsi="Arial" w:cs="Arial"/>
                  <w:sz w:val="20"/>
                </w:rPr>
                <w:t>ДОРАБОТКА 7.</w:t>
              </w:r>
            </w:ins>
          </w:p>
          <w:p w14:paraId="3D333397" w14:textId="77777777" w:rsidR="006E3616" w:rsidRDefault="006E3616" w:rsidP="00306ECE">
            <w:pPr>
              <w:rPr>
                <w:ins w:id="898" w:author="Kislov Vladimir" w:date="2021-03-23T19:24:00Z"/>
                <w:rFonts w:ascii="Arial" w:hAnsi="Arial" w:cs="Arial"/>
                <w:sz w:val="20"/>
              </w:rPr>
            </w:pPr>
            <w:ins w:id="899" w:author="Kislov Vladimir" w:date="2021-03-23T19:21:00Z">
              <w:r>
                <w:rPr>
                  <w:rFonts w:ascii="Arial" w:hAnsi="Arial" w:cs="Arial"/>
                  <w:sz w:val="20"/>
                </w:rPr>
                <w:t xml:space="preserve">Создание заявок на перемещение и заявок на закупку в рамках периода поглощения, т.е. </w:t>
              </w:r>
            </w:ins>
            <w:ins w:id="900" w:author="Kislov Vladimir" w:date="2021-03-23T19:22:00Z">
              <w:r>
                <w:rPr>
                  <w:rFonts w:ascii="Arial" w:hAnsi="Arial" w:cs="Arial"/>
                  <w:sz w:val="20"/>
                </w:rPr>
                <w:t>чтобы дата поставки в документе обеспечения была того же месяца, что и дата потребности.</w:t>
              </w:r>
            </w:ins>
          </w:p>
          <w:p w14:paraId="4DE02176" w14:textId="77777777" w:rsidR="00C236B0" w:rsidRDefault="00C236B0" w:rsidP="00306ECE">
            <w:pPr>
              <w:rPr>
                <w:ins w:id="901" w:author="Kislov Vladimir" w:date="2021-03-23T19:24:00Z"/>
                <w:rFonts w:ascii="Arial" w:hAnsi="Arial" w:cs="Arial"/>
                <w:sz w:val="20"/>
              </w:rPr>
            </w:pPr>
          </w:p>
          <w:p w14:paraId="525A5AFC" w14:textId="77777777" w:rsidR="00C236B0" w:rsidRDefault="00C236B0" w:rsidP="00306ECE">
            <w:pPr>
              <w:rPr>
                <w:ins w:id="902" w:author="Kislov Vladimir" w:date="2021-03-23T19:24:00Z"/>
                <w:rFonts w:ascii="Arial" w:hAnsi="Arial" w:cs="Arial"/>
                <w:sz w:val="20"/>
              </w:rPr>
            </w:pPr>
            <w:ins w:id="903" w:author="Kislov Vladimir" w:date="2021-03-23T19:24:00Z">
              <w:r>
                <w:rPr>
                  <w:rFonts w:ascii="Arial" w:hAnsi="Arial" w:cs="Arial"/>
                  <w:sz w:val="20"/>
                </w:rPr>
                <w:t>ДОРАБОТКА 8.</w:t>
              </w:r>
            </w:ins>
          </w:p>
          <w:p w14:paraId="5E5D8B7A" w14:textId="77777777" w:rsidR="00C236B0" w:rsidRDefault="00C236B0" w:rsidP="00306ECE">
            <w:pPr>
              <w:rPr>
                <w:ins w:id="904" w:author="Kislov Vladimir" w:date="2021-03-23T19:25:00Z"/>
                <w:rFonts w:ascii="Arial" w:hAnsi="Arial" w:cs="Arial"/>
                <w:sz w:val="20"/>
              </w:rPr>
            </w:pPr>
            <w:ins w:id="905" w:author="Kislov Vladimir" w:date="2021-03-23T19:24:00Z">
              <w:r>
                <w:rPr>
                  <w:rFonts w:ascii="Arial" w:hAnsi="Arial" w:cs="Arial"/>
                  <w:sz w:val="20"/>
                </w:rPr>
                <w:t xml:space="preserve">Исключение из ППМ временно-сохраненных заказов, если заявка </w:t>
              </w:r>
            </w:ins>
            <w:ins w:id="906" w:author="Kislov Vladimir" w:date="2021-03-23T19:25:00Z">
              <w:r>
                <w:rPr>
                  <w:rFonts w:ascii="Arial" w:hAnsi="Arial" w:cs="Arial"/>
                  <w:sz w:val="20"/>
                </w:rPr>
                <w:t>полностью не согласована.</w:t>
              </w:r>
            </w:ins>
          </w:p>
          <w:p w14:paraId="6BDE2EB1" w14:textId="77777777" w:rsidR="00C236B0" w:rsidRDefault="00C236B0" w:rsidP="00306ECE">
            <w:pPr>
              <w:rPr>
                <w:ins w:id="907" w:author="Kislov Vladimir" w:date="2021-03-23T19:25:00Z"/>
                <w:rFonts w:ascii="Arial" w:hAnsi="Arial" w:cs="Arial"/>
                <w:sz w:val="20"/>
              </w:rPr>
            </w:pPr>
          </w:p>
          <w:p w14:paraId="0B56D70E" w14:textId="77777777" w:rsidR="00C236B0" w:rsidRDefault="00C236B0" w:rsidP="00306ECE">
            <w:pPr>
              <w:rPr>
                <w:ins w:id="908" w:author="Kislov Vladimir" w:date="2021-03-23T19:25:00Z"/>
                <w:rFonts w:ascii="Arial" w:hAnsi="Arial" w:cs="Arial"/>
                <w:sz w:val="20"/>
              </w:rPr>
            </w:pPr>
            <w:ins w:id="909" w:author="Kislov Vladimir" w:date="2021-03-23T19:25:00Z">
              <w:r>
                <w:rPr>
                  <w:rFonts w:ascii="Arial" w:hAnsi="Arial" w:cs="Arial"/>
                  <w:sz w:val="20"/>
                </w:rPr>
                <w:t>ДОРАБОТКА 9.</w:t>
              </w:r>
            </w:ins>
          </w:p>
          <w:p w14:paraId="22A6FB09" w14:textId="77777777" w:rsidR="00C236B0" w:rsidRDefault="00C236B0" w:rsidP="00306ECE">
            <w:pPr>
              <w:rPr>
                <w:ins w:id="910" w:author="Kislov Vladimir" w:date="2021-03-23T19:26:00Z"/>
                <w:rFonts w:ascii="Arial" w:hAnsi="Arial" w:cs="Arial"/>
                <w:sz w:val="20"/>
              </w:rPr>
            </w:pPr>
            <w:ins w:id="911" w:author="Kislov Vladimir" w:date="2021-03-23T19:25:00Z">
              <w:r>
                <w:rPr>
                  <w:rFonts w:ascii="Arial" w:hAnsi="Arial" w:cs="Arial"/>
                  <w:sz w:val="20"/>
                </w:rPr>
                <w:t>Исключение из ППМ потребностей ТОРО на восстановление материала.</w:t>
              </w:r>
            </w:ins>
          </w:p>
          <w:p w14:paraId="14D24B03" w14:textId="77777777" w:rsidR="00C236B0" w:rsidRDefault="00C236B0" w:rsidP="00306ECE">
            <w:pPr>
              <w:rPr>
                <w:ins w:id="912" w:author="Kislov Vladimir" w:date="2021-03-23T19:26:00Z"/>
                <w:rFonts w:ascii="Arial" w:hAnsi="Arial" w:cs="Arial"/>
                <w:sz w:val="20"/>
              </w:rPr>
            </w:pPr>
          </w:p>
          <w:p w14:paraId="2489B284" w14:textId="77777777" w:rsidR="00C236B0" w:rsidRDefault="00C236B0" w:rsidP="00306ECE">
            <w:pPr>
              <w:rPr>
                <w:ins w:id="913" w:author="Kislov Vladimir" w:date="2021-03-23T19:26:00Z"/>
                <w:rFonts w:ascii="Arial" w:hAnsi="Arial" w:cs="Arial"/>
                <w:sz w:val="20"/>
              </w:rPr>
            </w:pPr>
            <w:ins w:id="914" w:author="Kislov Vladimir" w:date="2021-03-23T19:26:00Z">
              <w:r>
                <w:rPr>
                  <w:rFonts w:ascii="Arial" w:hAnsi="Arial" w:cs="Arial"/>
                  <w:sz w:val="20"/>
                </w:rPr>
                <w:t>ДОРАБОТКА 10.</w:t>
              </w:r>
            </w:ins>
          </w:p>
          <w:p w14:paraId="682F19B5" w14:textId="5C389FAA" w:rsidR="00C236B0" w:rsidRPr="00EA4439" w:rsidRDefault="00C236B0" w:rsidP="00306ECE">
            <w:pPr>
              <w:rPr>
                <w:rFonts w:ascii="Arial" w:hAnsi="Arial" w:cs="Arial"/>
                <w:sz w:val="20"/>
              </w:rPr>
            </w:pPr>
            <w:ins w:id="915" w:author="Kislov Vladimir" w:date="2021-03-23T19:26:00Z">
              <w:r w:rsidRPr="00C236B0">
                <w:rPr>
                  <w:rFonts w:ascii="Arial" w:hAnsi="Arial" w:cs="Arial"/>
                  <w:sz w:val="20"/>
                  <w:rPrChange w:id="916" w:author="Kislov Vladimir" w:date="2021-03-23T19:26:00Z">
                    <w:rPr/>
                  </w:rPrChange>
                </w:rPr>
                <w:t xml:space="preserve">Исключение </w:t>
              </w:r>
              <w:proofErr w:type="spellStart"/>
              <w:r w:rsidRPr="00C236B0">
                <w:rPr>
                  <w:rFonts w:ascii="Arial" w:hAnsi="Arial" w:cs="Arial"/>
                  <w:sz w:val="20"/>
                  <w:rPrChange w:id="917" w:author="Kislov Vladimir" w:date="2021-03-23T19:26:00Z">
                    <w:rPr/>
                  </w:rPrChange>
                </w:rPr>
                <w:t>недозакупа</w:t>
              </w:r>
              <w:proofErr w:type="spellEnd"/>
              <w:r w:rsidRPr="00C236B0">
                <w:rPr>
                  <w:rFonts w:ascii="Arial" w:hAnsi="Arial" w:cs="Arial"/>
                  <w:sz w:val="20"/>
                  <w:rPrChange w:id="918" w:author="Kislov Vladimir" w:date="2021-03-23T19:26:00Z">
                    <w:rPr/>
                  </w:rPrChange>
                </w:rPr>
                <w:t xml:space="preserve"> на следующий год в связи с особенностями периода поглощения</w:t>
              </w:r>
              <w:r>
                <w:rPr>
                  <w:rFonts w:ascii="Arial" w:hAnsi="Arial" w:cs="Arial"/>
                  <w:sz w:val="20"/>
                </w:rPr>
                <w:t>.</w:t>
              </w:r>
            </w:ins>
          </w:p>
        </w:tc>
        <w:tc>
          <w:tcPr>
            <w:tcW w:w="418" w:type="pct"/>
          </w:tcPr>
          <w:p w14:paraId="71FA21EC" w14:textId="77777777" w:rsidR="00306ECE" w:rsidRPr="0066555A" w:rsidRDefault="00306ECE" w:rsidP="00306ECE">
            <w:pPr>
              <w:jc w:val="center"/>
              <w:rPr>
                <w:rFonts w:ascii="Arial" w:hAnsi="Arial" w:cs="Arial"/>
                <w:sz w:val="20"/>
              </w:rPr>
            </w:pPr>
            <w:r w:rsidRPr="00EA4439">
              <w:rPr>
                <w:rFonts w:ascii="Arial" w:hAnsi="Arial" w:cs="Arial"/>
                <w:sz w:val="20"/>
                <w:szCs w:val="20"/>
              </w:rPr>
              <w:t>ABAP</w:t>
            </w:r>
          </w:p>
        </w:tc>
        <w:tc>
          <w:tcPr>
            <w:tcW w:w="418" w:type="pct"/>
          </w:tcPr>
          <w:p w14:paraId="23F44D87" w14:textId="77777777" w:rsidR="00306ECE" w:rsidRPr="00EA4439" w:rsidRDefault="00306ECE" w:rsidP="00306ECE">
            <w:pPr>
              <w:jc w:val="center"/>
              <w:rPr>
                <w:rFonts w:ascii="Arial" w:hAnsi="Arial" w:cs="Arial"/>
                <w:sz w:val="20"/>
                <w:szCs w:val="20"/>
              </w:rPr>
            </w:pPr>
            <w:r w:rsidRPr="00EA4439">
              <w:rPr>
                <w:rFonts w:ascii="Arial" w:hAnsi="Arial" w:cs="Arial"/>
                <w:sz w:val="20"/>
              </w:rPr>
              <w:t>MM41</w:t>
            </w:r>
          </w:p>
        </w:tc>
        <w:tc>
          <w:tcPr>
            <w:tcW w:w="550" w:type="pct"/>
            <w:shd w:val="clear" w:color="auto" w:fill="auto"/>
            <w:vAlign w:val="center"/>
          </w:tcPr>
          <w:p w14:paraId="6E4EF202"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w:t>
            </w:r>
          </w:p>
        </w:tc>
      </w:tr>
      <w:tr w:rsidR="00306ECE" w:rsidRPr="00EA4439" w14:paraId="3AE74374" w14:textId="77777777" w:rsidTr="00590100">
        <w:trPr>
          <w:cantSplit/>
        </w:trPr>
        <w:tc>
          <w:tcPr>
            <w:tcW w:w="271" w:type="pct"/>
            <w:shd w:val="clear" w:color="auto" w:fill="auto"/>
          </w:tcPr>
          <w:p w14:paraId="4E2C4C89" w14:textId="77777777" w:rsidR="00306ECE" w:rsidRPr="00EA4439" w:rsidRDefault="00306ECE" w:rsidP="00306ECE">
            <w:pPr>
              <w:pStyle w:val="afa"/>
              <w:numPr>
                <w:ilvl w:val="0"/>
                <w:numId w:val="37"/>
              </w:numPr>
              <w:jc w:val="left"/>
              <w:rPr>
                <w:rFonts w:ascii="Arial" w:hAnsi="Arial" w:cs="Arial"/>
                <w:sz w:val="20"/>
                <w:szCs w:val="20"/>
              </w:rPr>
            </w:pPr>
          </w:p>
        </w:tc>
        <w:tc>
          <w:tcPr>
            <w:tcW w:w="3343" w:type="pct"/>
          </w:tcPr>
          <w:p w14:paraId="1480FA3D" w14:textId="77777777" w:rsidR="00306ECE" w:rsidRPr="001D6C9F" w:rsidRDefault="00306ECE" w:rsidP="00306ECE">
            <w:pPr>
              <w:rPr>
                <w:rFonts w:ascii="Arial" w:hAnsi="Arial" w:cs="Arial"/>
                <w:sz w:val="20"/>
              </w:rPr>
            </w:pPr>
            <w:r w:rsidRPr="001D6C9F">
              <w:rPr>
                <w:rFonts w:ascii="Arial" w:hAnsi="Arial" w:cs="Arial"/>
                <w:sz w:val="20"/>
              </w:rPr>
              <w:t xml:space="preserve">Загрузка из </w:t>
            </w:r>
            <w:proofErr w:type="spellStart"/>
            <w:r w:rsidRPr="001D6C9F">
              <w:rPr>
                <w:rFonts w:ascii="Arial" w:hAnsi="Arial" w:cs="Arial"/>
                <w:sz w:val="20"/>
              </w:rPr>
              <w:t>Excel</w:t>
            </w:r>
            <w:proofErr w:type="spellEnd"/>
            <w:r w:rsidRPr="001D6C9F">
              <w:rPr>
                <w:rFonts w:ascii="Arial" w:hAnsi="Arial" w:cs="Arial"/>
                <w:sz w:val="20"/>
              </w:rPr>
              <w:t xml:space="preserve"> заявок на закупку услуг и заявок на списание МТР. Разработка инструмента для загрузка из </w:t>
            </w:r>
            <w:proofErr w:type="spellStart"/>
            <w:r w:rsidRPr="001D6C9F">
              <w:rPr>
                <w:rFonts w:ascii="Arial" w:hAnsi="Arial" w:cs="Arial"/>
                <w:sz w:val="20"/>
              </w:rPr>
              <w:t>Excel</w:t>
            </w:r>
            <w:proofErr w:type="spellEnd"/>
            <w:r w:rsidRPr="001D6C9F">
              <w:rPr>
                <w:rFonts w:ascii="Arial" w:hAnsi="Arial" w:cs="Arial"/>
                <w:sz w:val="20"/>
              </w:rPr>
              <w:t xml:space="preserve"> заявок на закупку услуг и заявок на списание МТР.</w:t>
            </w:r>
          </w:p>
        </w:tc>
        <w:tc>
          <w:tcPr>
            <w:tcW w:w="418" w:type="pct"/>
          </w:tcPr>
          <w:p w14:paraId="330CC12A"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ABAP</w:t>
            </w:r>
          </w:p>
        </w:tc>
        <w:tc>
          <w:tcPr>
            <w:tcW w:w="418" w:type="pct"/>
          </w:tcPr>
          <w:p w14:paraId="0B5B3B48" w14:textId="77777777" w:rsidR="00306ECE" w:rsidRPr="00EA4439" w:rsidRDefault="00306ECE" w:rsidP="00306ECE">
            <w:pPr>
              <w:jc w:val="center"/>
              <w:rPr>
                <w:rFonts w:ascii="Arial" w:hAnsi="Arial" w:cs="Arial"/>
                <w:sz w:val="20"/>
              </w:rPr>
            </w:pPr>
            <w:r w:rsidRPr="00EA4439">
              <w:rPr>
                <w:rFonts w:ascii="Arial" w:hAnsi="Arial" w:cs="Arial"/>
                <w:sz w:val="20"/>
              </w:rPr>
              <w:t>MM44</w:t>
            </w:r>
          </w:p>
        </w:tc>
        <w:tc>
          <w:tcPr>
            <w:tcW w:w="550" w:type="pct"/>
            <w:shd w:val="clear" w:color="auto" w:fill="auto"/>
            <w:vAlign w:val="center"/>
          </w:tcPr>
          <w:p w14:paraId="45FDF686"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w:t>
            </w:r>
          </w:p>
        </w:tc>
      </w:tr>
      <w:tr w:rsidR="00306ECE" w:rsidRPr="006F5656" w14:paraId="6AE57E5C" w14:textId="77777777" w:rsidTr="00590100">
        <w:trPr>
          <w:cantSplit/>
        </w:trPr>
        <w:tc>
          <w:tcPr>
            <w:tcW w:w="271" w:type="pct"/>
            <w:shd w:val="clear" w:color="auto" w:fill="auto"/>
          </w:tcPr>
          <w:p w14:paraId="55138BA3" w14:textId="77777777" w:rsidR="00306ECE" w:rsidRPr="00EA4439" w:rsidRDefault="00306ECE" w:rsidP="00306ECE">
            <w:pPr>
              <w:pStyle w:val="afa"/>
              <w:numPr>
                <w:ilvl w:val="0"/>
                <w:numId w:val="37"/>
              </w:numPr>
              <w:jc w:val="left"/>
              <w:rPr>
                <w:rFonts w:ascii="Arial" w:hAnsi="Arial" w:cs="Arial"/>
                <w:sz w:val="20"/>
                <w:szCs w:val="20"/>
              </w:rPr>
            </w:pPr>
          </w:p>
        </w:tc>
        <w:tc>
          <w:tcPr>
            <w:tcW w:w="3343" w:type="pct"/>
          </w:tcPr>
          <w:p w14:paraId="69E0C587" w14:textId="2778BB0D" w:rsidR="00A07056" w:rsidRPr="00EA4439" w:rsidRDefault="00306ECE" w:rsidP="00306ECE">
            <w:pPr>
              <w:rPr>
                <w:rFonts w:ascii="Arial" w:hAnsi="Arial" w:cs="Arial"/>
                <w:sz w:val="20"/>
              </w:rPr>
            </w:pPr>
            <w:r>
              <w:rPr>
                <w:rFonts w:ascii="Arial" w:hAnsi="Arial" w:cs="Arial"/>
                <w:sz w:val="20"/>
              </w:rPr>
              <w:t xml:space="preserve">Закрытие прошлогодних заявок на списание. </w:t>
            </w:r>
            <w:r w:rsidRPr="001D6C9F">
              <w:rPr>
                <w:rFonts w:ascii="Arial" w:hAnsi="Arial" w:cs="Arial"/>
                <w:sz w:val="20"/>
              </w:rPr>
              <w:t>Требуется разработка специальной программы, которая будет закрывать потребность прошлого года, чтобы данная потребность не участвовала в ППМ.</w:t>
            </w:r>
            <w:ins w:id="919" w:author="ParamonovaEA" w:date="2021-06-03T11:13:00Z">
              <w:r w:rsidR="00A07056">
                <w:rPr>
                  <w:rFonts w:ascii="Arial" w:hAnsi="Arial" w:cs="Arial"/>
                  <w:sz w:val="20"/>
                </w:rPr>
                <w:t xml:space="preserve"> + Реализация доработки, в рамках который в выборку добавлены заявки на закупку услуг</w:t>
              </w:r>
            </w:ins>
          </w:p>
        </w:tc>
        <w:tc>
          <w:tcPr>
            <w:tcW w:w="418" w:type="pct"/>
          </w:tcPr>
          <w:p w14:paraId="6F06B9A9" w14:textId="77777777" w:rsidR="00306ECE" w:rsidRPr="00EA4439" w:rsidRDefault="00306ECE" w:rsidP="00306ECE">
            <w:pPr>
              <w:jc w:val="center"/>
              <w:rPr>
                <w:rFonts w:ascii="Arial" w:hAnsi="Arial" w:cs="Arial"/>
                <w:sz w:val="20"/>
                <w:szCs w:val="20"/>
              </w:rPr>
            </w:pPr>
            <w:r>
              <w:rPr>
                <w:rFonts w:ascii="Arial" w:hAnsi="Arial" w:cs="Arial"/>
                <w:sz w:val="20"/>
                <w:szCs w:val="20"/>
              </w:rPr>
              <w:t>ABAP</w:t>
            </w:r>
          </w:p>
        </w:tc>
        <w:tc>
          <w:tcPr>
            <w:tcW w:w="418" w:type="pct"/>
          </w:tcPr>
          <w:p w14:paraId="700D7EA1" w14:textId="77777777" w:rsidR="00306ECE" w:rsidRPr="00EA4439" w:rsidRDefault="00306ECE" w:rsidP="00306ECE">
            <w:pPr>
              <w:jc w:val="center"/>
              <w:rPr>
                <w:rFonts w:ascii="Arial" w:hAnsi="Arial" w:cs="Arial"/>
                <w:sz w:val="20"/>
              </w:rPr>
            </w:pPr>
            <w:r w:rsidRPr="004E4D7C">
              <w:rPr>
                <w:rFonts w:ascii="Arial" w:hAnsi="Arial" w:cs="Arial"/>
                <w:sz w:val="20"/>
              </w:rPr>
              <w:t>MM</w:t>
            </w:r>
            <w:r>
              <w:rPr>
                <w:rFonts w:ascii="Arial" w:hAnsi="Arial" w:cs="Arial"/>
                <w:sz w:val="20"/>
              </w:rPr>
              <w:t>77</w:t>
            </w:r>
          </w:p>
        </w:tc>
        <w:tc>
          <w:tcPr>
            <w:tcW w:w="550" w:type="pct"/>
            <w:shd w:val="clear" w:color="auto" w:fill="auto"/>
            <w:vAlign w:val="center"/>
          </w:tcPr>
          <w:p w14:paraId="50BFD89A"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w:t>
            </w:r>
          </w:p>
        </w:tc>
      </w:tr>
      <w:tr w:rsidR="00306ECE" w:rsidRPr="006F5656" w14:paraId="011EB0C6" w14:textId="77777777" w:rsidTr="006F4A69">
        <w:trPr>
          <w:cantSplit/>
        </w:trPr>
        <w:tc>
          <w:tcPr>
            <w:tcW w:w="271" w:type="pct"/>
            <w:shd w:val="clear" w:color="auto" w:fill="auto"/>
          </w:tcPr>
          <w:p w14:paraId="012D7747" w14:textId="77777777" w:rsidR="00306ECE" w:rsidRPr="00EA4439" w:rsidRDefault="00306ECE" w:rsidP="00306ECE">
            <w:pPr>
              <w:pStyle w:val="afa"/>
              <w:numPr>
                <w:ilvl w:val="0"/>
                <w:numId w:val="37"/>
              </w:numPr>
              <w:jc w:val="left"/>
              <w:rPr>
                <w:rFonts w:ascii="Arial" w:hAnsi="Arial" w:cs="Arial"/>
                <w:sz w:val="20"/>
                <w:szCs w:val="20"/>
              </w:rPr>
            </w:pPr>
          </w:p>
        </w:tc>
        <w:tc>
          <w:tcPr>
            <w:tcW w:w="3343" w:type="pct"/>
          </w:tcPr>
          <w:p w14:paraId="484588FA" w14:textId="77777777" w:rsidR="00306ECE" w:rsidRPr="00F61FD8" w:rsidRDefault="00306ECE" w:rsidP="00306ECE">
            <w:pPr>
              <w:rPr>
                <w:rFonts w:ascii="Arial" w:hAnsi="Arial" w:cs="Arial"/>
                <w:sz w:val="20"/>
              </w:rPr>
            </w:pPr>
            <w:r w:rsidRPr="00F61FD8">
              <w:rPr>
                <w:rFonts w:ascii="Arial" w:hAnsi="Arial" w:cs="Arial"/>
                <w:sz w:val="20"/>
              </w:rPr>
              <w:t>Расширения в процессе деблокирования заявок:</w:t>
            </w:r>
          </w:p>
          <w:p w14:paraId="2EA4C2C7" w14:textId="77777777" w:rsidR="00306ECE" w:rsidRPr="00F61FD8" w:rsidRDefault="00306ECE" w:rsidP="00306ECE">
            <w:pPr>
              <w:rPr>
                <w:rFonts w:ascii="Arial" w:hAnsi="Arial" w:cs="Arial"/>
                <w:sz w:val="20"/>
              </w:rPr>
            </w:pPr>
            <w:r w:rsidRPr="00F61FD8">
              <w:rPr>
                <w:rFonts w:ascii="Arial" w:hAnsi="Arial" w:cs="Arial"/>
                <w:sz w:val="20"/>
              </w:rPr>
              <w:t xml:space="preserve">1. Сброс стратегии деблокирования на новую стратегию «Повторное согласование» при внесении изменений в заявку на списание МТР (за исключением некоторых ситуаций, </w:t>
            </w:r>
            <w:proofErr w:type="spellStart"/>
            <w:r w:rsidRPr="00F61FD8">
              <w:rPr>
                <w:rFonts w:ascii="Arial" w:hAnsi="Arial" w:cs="Arial"/>
                <w:sz w:val="20"/>
              </w:rPr>
              <w:t>см.КД</w:t>
            </w:r>
            <w:proofErr w:type="spellEnd"/>
            <w:r w:rsidRPr="00F61FD8">
              <w:rPr>
                <w:rFonts w:ascii="Arial" w:hAnsi="Arial" w:cs="Arial"/>
                <w:sz w:val="20"/>
              </w:rPr>
              <w:t>);</w:t>
            </w:r>
          </w:p>
          <w:p w14:paraId="01D11713" w14:textId="77777777" w:rsidR="00306ECE" w:rsidRPr="00F61FD8" w:rsidRDefault="00306ECE" w:rsidP="00306ECE">
            <w:pPr>
              <w:rPr>
                <w:rFonts w:ascii="Arial" w:hAnsi="Arial" w:cs="Arial"/>
                <w:sz w:val="20"/>
              </w:rPr>
            </w:pPr>
            <w:r w:rsidRPr="00F61FD8">
              <w:rPr>
                <w:rFonts w:ascii="Arial" w:hAnsi="Arial" w:cs="Arial"/>
                <w:sz w:val="20"/>
              </w:rPr>
              <w:t>2. Сброс стратегии деблокирования на новую стратегию «Повторное согласование» при снятии согласования с полностью согласованной заявки на списание МТР;</w:t>
            </w:r>
          </w:p>
          <w:p w14:paraId="4D6EF204" w14:textId="77777777" w:rsidR="00306ECE" w:rsidRDefault="00306ECE" w:rsidP="00306ECE">
            <w:pPr>
              <w:rPr>
                <w:rFonts w:ascii="Arial" w:hAnsi="Arial" w:cs="Arial"/>
                <w:sz w:val="20"/>
              </w:rPr>
            </w:pPr>
            <w:r w:rsidRPr="00F61FD8">
              <w:rPr>
                <w:rFonts w:ascii="Arial" w:hAnsi="Arial" w:cs="Arial"/>
                <w:sz w:val="20"/>
              </w:rPr>
              <w:t>3. Для заявок на закупку услуг технологического и пассажирского транспорта должна выбираться специальная схема деблокирования, включающая в себя дополн</w:t>
            </w:r>
            <w:r>
              <w:rPr>
                <w:rFonts w:ascii="Arial" w:hAnsi="Arial" w:cs="Arial"/>
                <w:sz w:val="20"/>
              </w:rPr>
              <w:t>ительно Планировщика логистики;</w:t>
            </w:r>
          </w:p>
          <w:p w14:paraId="3447738D" w14:textId="77777777" w:rsidR="00306ECE" w:rsidRPr="005623B9" w:rsidRDefault="00306ECE" w:rsidP="00306ECE">
            <w:pPr>
              <w:rPr>
                <w:rFonts w:ascii="Arial" w:hAnsi="Arial" w:cs="Arial"/>
                <w:sz w:val="20"/>
              </w:rPr>
            </w:pPr>
            <w:r>
              <w:rPr>
                <w:rFonts w:ascii="Arial" w:hAnsi="Arial" w:cs="Arial"/>
                <w:sz w:val="20"/>
              </w:rPr>
              <w:t xml:space="preserve">4. </w:t>
            </w:r>
            <w:r w:rsidRPr="00F471AF">
              <w:rPr>
                <w:rFonts w:ascii="Arial" w:hAnsi="Arial" w:cs="Arial"/>
                <w:sz w:val="20"/>
              </w:rPr>
              <w:t>При согласовании заявки на закупку работ, услуг</w:t>
            </w:r>
            <w:r>
              <w:rPr>
                <w:rFonts w:ascii="Arial" w:hAnsi="Arial" w:cs="Arial"/>
                <w:sz w:val="20"/>
              </w:rPr>
              <w:t xml:space="preserve"> планировщиком потребности</w:t>
            </w:r>
            <w:r w:rsidRPr="00F471AF">
              <w:rPr>
                <w:rFonts w:ascii="Arial" w:hAnsi="Arial" w:cs="Arial"/>
                <w:sz w:val="20"/>
              </w:rPr>
              <w:t xml:space="preserve"> выполняется проверка на присвоение источника поставки (договора) и, при его наличии, из маршрута согласования исключается закупщик (переопределяется стратегия деблокирования)</w:t>
            </w:r>
            <w:r>
              <w:rPr>
                <w:rFonts w:ascii="Arial" w:hAnsi="Arial" w:cs="Arial"/>
                <w:sz w:val="20"/>
              </w:rPr>
              <w:t>.</w:t>
            </w:r>
          </w:p>
        </w:tc>
        <w:tc>
          <w:tcPr>
            <w:tcW w:w="418" w:type="pct"/>
          </w:tcPr>
          <w:p w14:paraId="3428A883" w14:textId="77777777" w:rsidR="00306ECE" w:rsidRDefault="00306ECE" w:rsidP="00306ECE">
            <w:pPr>
              <w:jc w:val="center"/>
              <w:rPr>
                <w:rFonts w:ascii="Arial" w:hAnsi="Arial" w:cs="Arial"/>
                <w:sz w:val="20"/>
                <w:szCs w:val="20"/>
              </w:rPr>
            </w:pPr>
            <w:r>
              <w:rPr>
                <w:rFonts w:ascii="Arial" w:hAnsi="Arial" w:cs="Arial"/>
                <w:sz w:val="20"/>
                <w:szCs w:val="20"/>
              </w:rPr>
              <w:t>ABAP</w:t>
            </w:r>
          </w:p>
        </w:tc>
        <w:tc>
          <w:tcPr>
            <w:tcW w:w="418" w:type="pct"/>
          </w:tcPr>
          <w:p w14:paraId="16D57D96" w14:textId="77777777" w:rsidR="00306ECE" w:rsidRPr="005623B9" w:rsidRDefault="00306ECE" w:rsidP="00306ECE">
            <w:pPr>
              <w:jc w:val="center"/>
              <w:rPr>
                <w:rFonts w:ascii="Arial" w:hAnsi="Arial" w:cs="Arial"/>
                <w:sz w:val="20"/>
              </w:rPr>
            </w:pPr>
            <w:r w:rsidRPr="005623B9">
              <w:rPr>
                <w:rFonts w:ascii="Arial" w:hAnsi="Arial" w:cs="Arial"/>
                <w:sz w:val="20"/>
              </w:rPr>
              <w:t>MM8</w:t>
            </w:r>
            <w:r>
              <w:rPr>
                <w:rFonts w:ascii="Arial" w:hAnsi="Arial" w:cs="Arial"/>
                <w:sz w:val="20"/>
              </w:rPr>
              <w:t>9</w:t>
            </w:r>
          </w:p>
        </w:tc>
        <w:tc>
          <w:tcPr>
            <w:tcW w:w="550" w:type="pct"/>
            <w:shd w:val="clear" w:color="auto" w:fill="auto"/>
            <w:vAlign w:val="center"/>
          </w:tcPr>
          <w:p w14:paraId="173FAEB9" w14:textId="77777777" w:rsidR="00306ECE" w:rsidRPr="00EA4439" w:rsidRDefault="00306ECE" w:rsidP="00306ECE">
            <w:pPr>
              <w:jc w:val="center"/>
              <w:rPr>
                <w:rFonts w:ascii="Arial" w:hAnsi="Arial" w:cs="Arial"/>
                <w:sz w:val="20"/>
                <w:szCs w:val="20"/>
              </w:rPr>
            </w:pPr>
            <w:r w:rsidRPr="00EA4439">
              <w:rPr>
                <w:rFonts w:ascii="Arial" w:hAnsi="Arial" w:cs="Arial"/>
                <w:sz w:val="20"/>
                <w:szCs w:val="20"/>
              </w:rPr>
              <w:t>–</w:t>
            </w:r>
          </w:p>
        </w:tc>
      </w:tr>
      <w:tr w:rsidR="00CF1802" w:rsidRPr="00CF1802" w14:paraId="3F0E2456" w14:textId="77777777" w:rsidTr="006F4A69">
        <w:trPr>
          <w:cantSplit/>
        </w:trPr>
        <w:tc>
          <w:tcPr>
            <w:tcW w:w="271" w:type="pct"/>
            <w:shd w:val="clear" w:color="auto" w:fill="auto"/>
          </w:tcPr>
          <w:p w14:paraId="11704CF0" w14:textId="77777777" w:rsidR="00CF1802" w:rsidRPr="00EA4439" w:rsidRDefault="00CF1802" w:rsidP="00CF1802">
            <w:pPr>
              <w:pStyle w:val="afa"/>
              <w:numPr>
                <w:ilvl w:val="0"/>
                <w:numId w:val="37"/>
              </w:numPr>
              <w:jc w:val="left"/>
              <w:rPr>
                <w:rFonts w:ascii="Arial" w:hAnsi="Arial" w:cs="Arial"/>
                <w:sz w:val="20"/>
                <w:szCs w:val="20"/>
              </w:rPr>
            </w:pPr>
          </w:p>
        </w:tc>
        <w:tc>
          <w:tcPr>
            <w:tcW w:w="3343" w:type="pct"/>
          </w:tcPr>
          <w:p w14:paraId="1C443EB9" w14:textId="77777777" w:rsidR="00CF1802" w:rsidRPr="00303E56" w:rsidRDefault="00CF1802" w:rsidP="00CF1802">
            <w:pPr>
              <w:jc w:val="left"/>
              <w:rPr>
                <w:rFonts w:ascii="Calibri" w:hAnsi="Calibri" w:cs="Calibri"/>
                <w:sz w:val="22"/>
              </w:rPr>
            </w:pPr>
            <w:r w:rsidRPr="00303E56">
              <w:rPr>
                <w:rFonts w:ascii="Calibri" w:hAnsi="Calibri" w:cs="Calibri"/>
                <w:sz w:val="22"/>
              </w:rPr>
              <w:t>Проверк</w:t>
            </w:r>
            <w:r>
              <w:rPr>
                <w:rFonts w:ascii="Calibri" w:hAnsi="Calibri" w:cs="Calibri"/>
                <w:sz w:val="22"/>
              </w:rPr>
              <w:t>и</w:t>
            </w:r>
            <w:r w:rsidRPr="00303E56">
              <w:rPr>
                <w:rFonts w:ascii="Calibri" w:hAnsi="Calibri" w:cs="Calibri"/>
                <w:sz w:val="22"/>
              </w:rPr>
              <w:t xml:space="preserve"> в заявках </w:t>
            </w:r>
            <w:r w:rsidRPr="00303E56">
              <w:rPr>
                <w:rFonts w:ascii="Calibri" w:hAnsi="Calibri" w:cs="Calibri"/>
                <w:sz w:val="22"/>
                <w:lang w:val="en-US"/>
              </w:rPr>
              <w:t>ZAM</w:t>
            </w:r>
            <w:r w:rsidRPr="00303E56">
              <w:rPr>
                <w:rFonts w:ascii="Calibri" w:hAnsi="Calibri" w:cs="Calibri"/>
                <w:sz w:val="22"/>
              </w:rPr>
              <w:t xml:space="preserve">, </w:t>
            </w:r>
            <w:r w:rsidRPr="00303E56">
              <w:rPr>
                <w:rFonts w:ascii="Calibri" w:hAnsi="Calibri" w:cs="Calibri"/>
                <w:sz w:val="22"/>
                <w:lang w:val="en-US"/>
              </w:rPr>
              <w:t>ZRS</w:t>
            </w:r>
            <w:r w:rsidRPr="00303E56">
              <w:rPr>
                <w:rFonts w:ascii="Calibri" w:hAnsi="Calibri" w:cs="Calibri"/>
                <w:sz w:val="22"/>
              </w:rPr>
              <w:t>,</w:t>
            </w:r>
            <w:r>
              <w:rPr>
                <w:rFonts w:ascii="Calibri" w:hAnsi="Calibri" w:cs="Calibri"/>
                <w:sz w:val="22"/>
              </w:rPr>
              <w:t xml:space="preserve"> </w:t>
            </w:r>
            <w:r w:rsidRPr="00303E56">
              <w:rPr>
                <w:rFonts w:ascii="Calibri" w:hAnsi="Calibri" w:cs="Calibri"/>
                <w:sz w:val="22"/>
                <w:lang w:val="en-US"/>
              </w:rPr>
              <w:t>ZRM</w:t>
            </w:r>
            <w:r w:rsidRPr="00303E56">
              <w:rPr>
                <w:rFonts w:ascii="Calibri" w:hAnsi="Calibri" w:cs="Calibri"/>
                <w:sz w:val="22"/>
              </w:rPr>
              <w:t xml:space="preserve"> </w:t>
            </w:r>
          </w:p>
          <w:p w14:paraId="012712A5" w14:textId="77777777" w:rsidR="00CF1802" w:rsidRPr="00CF1802" w:rsidRDefault="00CF1802" w:rsidP="00E740CF">
            <w:pPr>
              <w:pStyle w:val="afa"/>
              <w:numPr>
                <w:ilvl w:val="0"/>
                <w:numId w:val="82"/>
              </w:numPr>
              <w:rPr>
                <w:rFonts w:ascii="Arial" w:hAnsi="Arial" w:cs="Arial"/>
                <w:sz w:val="20"/>
              </w:rPr>
            </w:pPr>
            <w:r w:rsidRPr="00A2477D">
              <w:rPr>
                <w:rFonts w:ascii="Arial" w:hAnsi="Arial" w:cs="Arial"/>
                <w:sz w:val="20"/>
              </w:rPr>
              <w:t xml:space="preserve">Обязательность заполнения статистической </w:t>
            </w:r>
            <w:proofErr w:type="spellStart"/>
            <w:r w:rsidRPr="00A2477D">
              <w:rPr>
                <w:rFonts w:ascii="Arial" w:hAnsi="Arial" w:cs="Arial"/>
                <w:sz w:val="20"/>
              </w:rPr>
              <w:t>контировки</w:t>
            </w:r>
            <w:proofErr w:type="spellEnd"/>
            <w:r w:rsidRPr="00A2477D">
              <w:rPr>
                <w:rFonts w:ascii="Arial" w:hAnsi="Arial" w:cs="Arial"/>
                <w:sz w:val="20"/>
              </w:rPr>
              <w:t xml:space="preserve"> в зависимости от вида документа</w:t>
            </w:r>
            <w:r>
              <w:rPr>
                <w:rFonts w:ascii="Arial" w:hAnsi="Arial" w:cs="Arial"/>
                <w:sz w:val="20"/>
              </w:rPr>
              <w:t xml:space="preserve"> </w:t>
            </w:r>
            <w:r w:rsidRPr="00CF1802">
              <w:rPr>
                <w:rFonts w:ascii="Arial" w:hAnsi="Arial" w:cs="Arial"/>
                <w:sz w:val="20"/>
                <w:lang w:val="en-US"/>
              </w:rPr>
              <w:t>ZRM</w:t>
            </w:r>
            <w:r w:rsidRPr="00CF1802">
              <w:rPr>
                <w:rFonts w:ascii="Arial" w:hAnsi="Arial" w:cs="Arial"/>
                <w:sz w:val="20"/>
              </w:rPr>
              <w:t xml:space="preserve"> – </w:t>
            </w:r>
            <w:r w:rsidRPr="00CF1802">
              <w:rPr>
                <w:rFonts w:ascii="Arial" w:hAnsi="Arial" w:cs="Arial"/>
                <w:sz w:val="20"/>
                <w:lang w:val="en-US"/>
              </w:rPr>
              <w:t>Q</w:t>
            </w:r>
            <w:r w:rsidRPr="00CF1802">
              <w:rPr>
                <w:rFonts w:ascii="Arial" w:hAnsi="Arial" w:cs="Arial"/>
                <w:sz w:val="20"/>
              </w:rPr>
              <w:t xml:space="preserve">, </w:t>
            </w:r>
            <w:r w:rsidRPr="00CF1802">
              <w:rPr>
                <w:rFonts w:ascii="Arial" w:hAnsi="Arial" w:cs="Arial"/>
                <w:sz w:val="20"/>
                <w:lang w:val="en-US"/>
              </w:rPr>
              <w:t>ZRS</w:t>
            </w:r>
            <w:r w:rsidRPr="00CF1802">
              <w:rPr>
                <w:rFonts w:ascii="Arial" w:hAnsi="Arial" w:cs="Arial"/>
                <w:sz w:val="20"/>
              </w:rPr>
              <w:t xml:space="preserve"> – </w:t>
            </w:r>
            <w:r w:rsidRPr="00CF1802">
              <w:rPr>
                <w:rFonts w:ascii="Arial" w:hAnsi="Arial" w:cs="Arial"/>
                <w:sz w:val="20"/>
                <w:lang w:val="en-US"/>
              </w:rPr>
              <w:t>K</w:t>
            </w:r>
            <w:r w:rsidRPr="00CF1802">
              <w:rPr>
                <w:rFonts w:ascii="Arial" w:hAnsi="Arial" w:cs="Arial"/>
                <w:sz w:val="20"/>
              </w:rPr>
              <w:t xml:space="preserve">, </w:t>
            </w:r>
            <w:r w:rsidRPr="00CF1802">
              <w:rPr>
                <w:rFonts w:ascii="Arial" w:hAnsi="Arial" w:cs="Arial"/>
                <w:sz w:val="20"/>
                <w:lang w:val="en-US"/>
              </w:rPr>
              <w:t>ZAM</w:t>
            </w:r>
            <w:r w:rsidRPr="00CF1802">
              <w:rPr>
                <w:rFonts w:ascii="Arial" w:hAnsi="Arial" w:cs="Arial"/>
                <w:sz w:val="20"/>
              </w:rPr>
              <w:t xml:space="preserve"> – </w:t>
            </w:r>
            <w:r w:rsidRPr="00CF1802">
              <w:rPr>
                <w:rFonts w:ascii="Arial" w:hAnsi="Arial" w:cs="Arial"/>
                <w:sz w:val="20"/>
                <w:lang w:val="en-US"/>
              </w:rPr>
              <w:t>K</w:t>
            </w:r>
          </w:p>
          <w:p w14:paraId="5302EE16" w14:textId="77777777" w:rsidR="00CF1802" w:rsidRPr="00CF1802" w:rsidRDefault="00CF1802" w:rsidP="00E740CF">
            <w:pPr>
              <w:pStyle w:val="afa"/>
              <w:numPr>
                <w:ilvl w:val="0"/>
                <w:numId w:val="82"/>
              </w:numPr>
              <w:rPr>
                <w:rFonts w:ascii="Arial" w:hAnsi="Arial" w:cs="Arial"/>
                <w:sz w:val="20"/>
              </w:rPr>
            </w:pPr>
            <w:r w:rsidRPr="00303E56">
              <w:rPr>
                <w:rFonts w:ascii="Arial" w:hAnsi="Arial" w:cs="Arial"/>
                <w:sz w:val="20"/>
              </w:rPr>
              <w:t xml:space="preserve">Обязательность заполнения </w:t>
            </w:r>
            <w:proofErr w:type="spellStart"/>
            <w:r>
              <w:rPr>
                <w:rFonts w:ascii="Arial" w:hAnsi="Arial" w:cs="Arial"/>
                <w:sz w:val="20"/>
              </w:rPr>
              <w:t>контиров</w:t>
            </w:r>
            <w:r w:rsidRPr="00303E56">
              <w:rPr>
                <w:rFonts w:ascii="Arial" w:hAnsi="Arial" w:cs="Arial"/>
                <w:sz w:val="20"/>
              </w:rPr>
              <w:t>к</w:t>
            </w:r>
            <w:r>
              <w:rPr>
                <w:rFonts w:ascii="Arial" w:hAnsi="Arial" w:cs="Arial"/>
                <w:sz w:val="20"/>
              </w:rPr>
              <w:t>и</w:t>
            </w:r>
            <w:proofErr w:type="spellEnd"/>
            <w:r>
              <w:rPr>
                <w:rFonts w:ascii="Arial" w:hAnsi="Arial" w:cs="Arial"/>
                <w:sz w:val="20"/>
              </w:rPr>
              <w:t xml:space="preserve"> в зависимости от вида документа </w:t>
            </w:r>
            <w:r w:rsidRPr="00CF1802">
              <w:rPr>
                <w:rFonts w:ascii="Arial" w:hAnsi="Arial" w:cs="Arial"/>
                <w:sz w:val="20"/>
                <w:lang w:val="en-US"/>
              </w:rPr>
              <w:t>ZOD</w:t>
            </w:r>
            <w:r w:rsidRPr="00CF1802">
              <w:rPr>
                <w:rFonts w:ascii="Arial" w:hAnsi="Arial" w:cs="Arial"/>
                <w:sz w:val="20"/>
              </w:rPr>
              <w:t xml:space="preserve"> – </w:t>
            </w:r>
            <w:r w:rsidRPr="00CF1802">
              <w:rPr>
                <w:rFonts w:ascii="Arial" w:hAnsi="Arial" w:cs="Arial"/>
                <w:sz w:val="20"/>
                <w:lang w:val="en-US"/>
              </w:rPr>
              <w:t>K</w:t>
            </w:r>
            <w:r w:rsidRPr="00CF1802">
              <w:rPr>
                <w:rFonts w:ascii="Arial" w:hAnsi="Arial" w:cs="Arial"/>
                <w:sz w:val="20"/>
              </w:rPr>
              <w:t xml:space="preserve">, </w:t>
            </w:r>
            <w:r w:rsidRPr="00CF1802">
              <w:rPr>
                <w:rFonts w:ascii="Arial" w:hAnsi="Arial" w:cs="Arial"/>
                <w:sz w:val="20"/>
                <w:lang w:val="en-US"/>
              </w:rPr>
              <w:t>ZRM</w:t>
            </w:r>
            <w:r w:rsidRPr="00CF1802">
              <w:rPr>
                <w:rFonts w:ascii="Arial" w:hAnsi="Arial" w:cs="Arial"/>
                <w:sz w:val="20"/>
              </w:rPr>
              <w:t xml:space="preserve"> – </w:t>
            </w:r>
            <w:r w:rsidRPr="00CF1802">
              <w:rPr>
                <w:rFonts w:ascii="Arial" w:hAnsi="Arial" w:cs="Arial"/>
                <w:sz w:val="20"/>
                <w:lang w:val="en-US"/>
              </w:rPr>
              <w:t>K</w:t>
            </w:r>
            <w:r w:rsidRPr="00CF1802">
              <w:rPr>
                <w:rFonts w:ascii="Arial" w:hAnsi="Arial" w:cs="Arial"/>
                <w:sz w:val="20"/>
              </w:rPr>
              <w:t xml:space="preserve">, </w:t>
            </w:r>
            <w:r w:rsidRPr="00CF1802">
              <w:rPr>
                <w:rFonts w:ascii="Arial" w:hAnsi="Arial" w:cs="Arial"/>
                <w:sz w:val="20"/>
                <w:lang w:val="en-US"/>
              </w:rPr>
              <w:t>ZRS</w:t>
            </w:r>
            <w:r w:rsidRPr="00CF1802">
              <w:rPr>
                <w:rFonts w:ascii="Arial" w:hAnsi="Arial" w:cs="Arial"/>
                <w:sz w:val="20"/>
              </w:rPr>
              <w:t xml:space="preserve"> – </w:t>
            </w:r>
            <w:r w:rsidRPr="00CF1802">
              <w:rPr>
                <w:rFonts w:ascii="Arial" w:hAnsi="Arial" w:cs="Arial"/>
                <w:sz w:val="20"/>
                <w:lang w:val="en-US"/>
              </w:rPr>
              <w:t>F</w:t>
            </w:r>
            <w:r w:rsidRPr="00CF1802">
              <w:rPr>
                <w:rFonts w:ascii="Arial" w:hAnsi="Arial" w:cs="Arial"/>
                <w:sz w:val="20"/>
              </w:rPr>
              <w:t xml:space="preserve">, </w:t>
            </w:r>
            <w:r w:rsidRPr="00CF1802">
              <w:rPr>
                <w:rFonts w:ascii="Arial" w:hAnsi="Arial" w:cs="Arial"/>
                <w:sz w:val="20"/>
                <w:lang w:val="en-US"/>
              </w:rPr>
              <w:t>ZAM</w:t>
            </w:r>
            <w:r w:rsidRPr="00CF1802">
              <w:rPr>
                <w:rFonts w:ascii="Arial" w:hAnsi="Arial" w:cs="Arial"/>
                <w:sz w:val="20"/>
              </w:rPr>
              <w:t xml:space="preserve"> – </w:t>
            </w:r>
            <w:r w:rsidRPr="00CF1802">
              <w:rPr>
                <w:rFonts w:ascii="Arial" w:hAnsi="Arial" w:cs="Arial"/>
                <w:sz w:val="20"/>
                <w:lang w:val="en-US"/>
              </w:rPr>
              <w:t>F</w:t>
            </w:r>
          </w:p>
          <w:p w14:paraId="3274B5A5" w14:textId="77777777" w:rsidR="00CF1802" w:rsidRPr="00CF1802" w:rsidRDefault="00CF1802" w:rsidP="00E740CF">
            <w:pPr>
              <w:pStyle w:val="afa"/>
              <w:numPr>
                <w:ilvl w:val="0"/>
                <w:numId w:val="82"/>
              </w:numPr>
              <w:rPr>
                <w:rFonts w:ascii="Arial" w:hAnsi="Arial" w:cs="Arial"/>
                <w:sz w:val="20"/>
              </w:rPr>
            </w:pPr>
            <w:r>
              <w:rPr>
                <w:rFonts w:ascii="Arial" w:hAnsi="Arial" w:cs="Arial"/>
                <w:sz w:val="20"/>
              </w:rPr>
              <w:t>Проверка</w:t>
            </w:r>
            <w:r w:rsidRPr="00CF1802">
              <w:rPr>
                <w:rFonts w:ascii="Arial" w:hAnsi="Arial" w:cs="Arial"/>
                <w:sz w:val="20"/>
              </w:rPr>
              <w:t xml:space="preserve"> на использование допустимых групп материалов</w:t>
            </w:r>
            <w:r>
              <w:rPr>
                <w:rFonts w:ascii="Arial" w:hAnsi="Arial" w:cs="Arial"/>
                <w:sz w:val="20"/>
              </w:rPr>
              <w:t xml:space="preserve"> в заявках </w:t>
            </w:r>
            <w:r w:rsidRPr="00CF1802">
              <w:rPr>
                <w:rFonts w:ascii="Arial" w:hAnsi="Arial" w:cs="Arial"/>
                <w:sz w:val="20"/>
              </w:rPr>
              <w:t>ZAM, ZRS,</w:t>
            </w:r>
            <w:r>
              <w:rPr>
                <w:rFonts w:ascii="Arial" w:hAnsi="Arial" w:cs="Arial"/>
                <w:sz w:val="20"/>
              </w:rPr>
              <w:t xml:space="preserve"> </w:t>
            </w:r>
            <w:r w:rsidRPr="00CF1802">
              <w:rPr>
                <w:rFonts w:ascii="Arial" w:hAnsi="Arial" w:cs="Arial"/>
                <w:sz w:val="20"/>
              </w:rPr>
              <w:t>ZRM</w:t>
            </w:r>
          </w:p>
        </w:tc>
        <w:tc>
          <w:tcPr>
            <w:tcW w:w="418" w:type="pct"/>
          </w:tcPr>
          <w:p w14:paraId="42695B00" w14:textId="77777777" w:rsidR="00CF1802" w:rsidRPr="00CF1802" w:rsidRDefault="00CF1802" w:rsidP="00CF1802">
            <w:pPr>
              <w:jc w:val="center"/>
              <w:rPr>
                <w:rFonts w:ascii="Arial" w:hAnsi="Arial" w:cs="Arial"/>
                <w:sz w:val="20"/>
                <w:szCs w:val="20"/>
              </w:rPr>
            </w:pPr>
            <w:r>
              <w:rPr>
                <w:rFonts w:ascii="Arial" w:hAnsi="Arial" w:cs="Arial"/>
                <w:sz w:val="20"/>
                <w:szCs w:val="20"/>
              </w:rPr>
              <w:t>ABAP</w:t>
            </w:r>
          </w:p>
        </w:tc>
        <w:tc>
          <w:tcPr>
            <w:tcW w:w="418" w:type="pct"/>
          </w:tcPr>
          <w:p w14:paraId="5ED4E398" w14:textId="77777777" w:rsidR="00CF1802" w:rsidRPr="00CF1802" w:rsidRDefault="00CF1802" w:rsidP="00CF1802">
            <w:pPr>
              <w:jc w:val="center"/>
              <w:rPr>
                <w:rFonts w:ascii="Arial" w:hAnsi="Arial" w:cs="Arial"/>
                <w:sz w:val="20"/>
              </w:rPr>
            </w:pPr>
            <w:r w:rsidRPr="005623B9">
              <w:rPr>
                <w:rFonts w:ascii="Arial" w:hAnsi="Arial" w:cs="Arial"/>
                <w:sz w:val="20"/>
              </w:rPr>
              <w:t>MM</w:t>
            </w:r>
            <w:r w:rsidR="00CE69C7">
              <w:rPr>
                <w:rFonts w:ascii="Arial" w:hAnsi="Arial" w:cs="Arial"/>
                <w:sz w:val="20"/>
              </w:rPr>
              <w:t>98</w:t>
            </w:r>
          </w:p>
        </w:tc>
        <w:tc>
          <w:tcPr>
            <w:tcW w:w="550" w:type="pct"/>
            <w:shd w:val="clear" w:color="auto" w:fill="auto"/>
            <w:vAlign w:val="center"/>
          </w:tcPr>
          <w:p w14:paraId="282C1AD5" w14:textId="77777777" w:rsidR="00CF1802" w:rsidRPr="00CF1802" w:rsidRDefault="00CF1802" w:rsidP="00CF1802">
            <w:pPr>
              <w:jc w:val="center"/>
              <w:rPr>
                <w:rFonts w:ascii="Arial" w:hAnsi="Arial" w:cs="Arial"/>
                <w:sz w:val="20"/>
                <w:szCs w:val="20"/>
              </w:rPr>
            </w:pPr>
            <w:r w:rsidRPr="00EA4439">
              <w:rPr>
                <w:rFonts w:ascii="Arial" w:hAnsi="Arial" w:cs="Arial"/>
                <w:sz w:val="20"/>
                <w:szCs w:val="20"/>
              </w:rPr>
              <w:t>–</w:t>
            </w:r>
          </w:p>
        </w:tc>
      </w:tr>
      <w:tr w:rsidR="00CF1802" w:rsidRPr="00CF1802" w14:paraId="19B6C461" w14:textId="77777777" w:rsidTr="006F4A69">
        <w:trPr>
          <w:cantSplit/>
        </w:trPr>
        <w:tc>
          <w:tcPr>
            <w:tcW w:w="271" w:type="pct"/>
            <w:shd w:val="clear" w:color="auto" w:fill="auto"/>
          </w:tcPr>
          <w:p w14:paraId="1C94D19C" w14:textId="77777777" w:rsidR="00CF1802" w:rsidRPr="00EA4439" w:rsidRDefault="00CF1802" w:rsidP="00CF1802">
            <w:pPr>
              <w:pStyle w:val="afa"/>
              <w:numPr>
                <w:ilvl w:val="0"/>
                <w:numId w:val="37"/>
              </w:numPr>
              <w:jc w:val="left"/>
              <w:rPr>
                <w:rFonts w:ascii="Arial" w:hAnsi="Arial" w:cs="Arial"/>
                <w:sz w:val="20"/>
                <w:szCs w:val="20"/>
              </w:rPr>
            </w:pPr>
          </w:p>
        </w:tc>
        <w:tc>
          <w:tcPr>
            <w:tcW w:w="3343" w:type="pct"/>
          </w:tcPr>
          <w:p w14:paraId="143A0366" w14:textId="77777777" w:rsidR="00CF1802" w:rsidRDefault="00CF1802" w:rsidP="00CF1802">
            <w:pPr>
              <w:jc w:val="left"/>
              <w:rPr>
                <w:rFonts w:ascii="Calibri" w:hAnsi="Calibri" w:cs="Calibri"/>
                <w:sz w:val="22"/>
              </w:rPr>
            </w:pPr>
            <w:r w:rsidRPr="00CF1802">
              <w:rPr>
                <w:rFonts w:ascii="Calibri" w:hAnsi="Calibri" w:cs="Calibri"/>
                <w:sz w:val="22"/>
              </w:rPr>
              <w:t>Перенос резерва для списания</w:t>
            </w:r>
          </w:p>
          <w:p w14:paraId="10A11C9A" w14:textId="77777777" w:rsidR="00CF1802" w:rsidRPr="00303E56" w:rsidRDefault="00CF1802" w:rsidP="00CE69C7">
            <w:pPr>
              <w:jc w:val="left"/>
              <w:rPr>
                <w:rFonts w:ascii="Calibri" w:hAnsi="Calibri" w:cs="Calibri"/>
                <w:sz w:val="22"/>
              </w:rPr>
            </w:pPr>
            <w:r>
              <w:rPr>
                <w:rFonts w:ascii="Calibri" w:hAnsi="Calibri" w:cs="Calibri"/>
                <w:sz w:val="22"/>
              </w:rPr>
              <w:t>П</w:t>
            </w:r>
            <w:r w:rsidRPr="00CF1802">
              <w:rPr>
                <w:rFonts w:ascii="Calibri" w:hAnsi="Calibri" w:cs="Calibri"/>
                <w:sz w:val="22"/>
              </w:rPr>
              <w:t xml:space="preserve">ри деблокировании заявки ZRS </w:t>
            </w:r>
            <w:r w:rsidR="00CE69C7">
              <w:rPr>
                <w:rFonts w:ascii="Calibri" w:hAnsi="Calibri" w:cs="Calibri"/>
                <w:sz w:val="22"/>
              </w:rPr>
              <w:t xml:space="preserve">-&gt; </w:t>
            </w:r>
            <w:r>
              <w:rPr>
                <w:rFonts w:ascii="Calibri" w:hAnsi="Calibri" w:cs="Calibri"/>
                <w:sz w:val="22"/>
              </w:rPr>
              <w:t>выполняется</w:t>
            </w:r>
            <w:r w:rsidRPr="00CF1802">
              <w:rPr>
                <w:rFonts w:ascii="Calibri" w:hAnsi="Calibri" w:cs="Calibri"/>
                <w:sz w:val="22"/>
              </w:rPr>
              <w:t xml:space="preserve"> поиск СПП-элемента по производственному заказу</w:t>
            </w:r>
            <w:r w:rsidR="00CE69C7">
              <w:rPr>
                <w:rFonts w:ascii="Calibri" w:hAnsi="Calibri" w:cs="Calibri"/>
                <w:sz w:val="22"/>
              </w:rPr>
              <w:t xml:space="preserve"> в статистической </w:t>
            </w:r>
            <w:proofErr w:type="spellStart"/>
            <w:r w:rsidR="00CE69C7">
              <w:rPr>
                <w:rFonts w:ascii="Calibri" w:hAnsi="Calibri" w:cs="Calibri"/>
                <w:sz w:val="22"/>
              </w:rPr>
              <w:t>контировке</w:t>
            </w:r>
            <w:proofErr w:type="spellEnd"/>
            <w:r w:rsidR="00CE69C7">
              <w:rPr>
                <w:rFonts w:ascii="Calibri" w:hAnsi="Calibri" w:cs="Calibri"/>
                <w:sz w:val="22"/>
              </w:rPr>
              <w:t xml:space="preserve"> -&gt;</w:t>
            </w:r>
            <w:r w:rsidRPr="00CF1802">
              <w:rPr>
                <w:rFonts w:ascii="Calibri" w:hAnsi="Calibri" w:cs="Calibri"/>
                <w:sz w:val="22"/>
              </w:rPr>
              <w:t xml:space="preserve"> поиск </w:t>
            </w:r>
            <w:r w:rsidR="00CE69C7">
              <w:rPr>
                <w:rFonts w:ascii="Calibri" w:hAnsi="Calibri" w:cs="Calibri"/>
                <w:sz w:val="22"/>
              </w:rPr>
              <w:t xml:space="preserve">действующей </w:t>
            </w:r>
            <w:r w:rsidRPr="00CF1802">
              <w:rPr>
                <w:rFonts w:ascii="Calibri" w:hAnsi="Calibri" w:cs="Calibri"/>
                <w:sz w:val="22"/>
              </w:rPr>
              <w:t>годовой заявки ZRM</w:t>
            </w:r>
            <w:r w:rsidR="00CE69C7">
              <w:rPr>
                <w:rFonts w:ascii="Calibri" w:hAnsi="Calibri" w:cs="Calibri"/>
                <w:sz w:val="22"/>
              </w:rPr>
              <w:t xml:space="preserve"> с этим СПП-элементом -&gt;</w:t>
            </w:r>
            <w:r w:rsidRPr="00CF1802">
              <w:rPr>
                <w:rFonts w:ascii="Calibri" w:hAnsi="Calibri" w:cs="Calibri"/>
                <w:sz w:val="22"/>
              </w:rPr>
              <w:t xml:space="preserve"> </w:t>
            </w:r>
            <w:r w:rsidR="00CE69C7">
              <w:rPr>
                <w:rFonts w:ascii="Calibri" w:hAnsi="Calibri" w:cs="Calibri"/>
                <w:sz w:val="22"/>
              </w:rPr>
              <w:t xml:space="preserve">перенос </w:t>
            </w:r>
            <w:r w:rsidRPr="00CF1802">
              <w:rPr>
                <w:rFonts w:ascii="Calibri" w:hAnsi="Calibri" w:cs="Calibri"/>
                <w:sz w:val="22"/>
              </w:rPr>
              <w:t xml:space="preserve">резерва </w:t>
            </w:r>
            <w:r w:rsidR="00CE69C7">
              <w:rPr>
                <w:rFonts w:ascii="Calibri" w:hAnsi="Calibri" w:cs="Calibri"/>
                <w:sz w:val="22"/>
              </w:rPr>
              <w:t>из годовой заявки -&gt;</w:t>
            </w:r>
            <w:r w:rsidRPr="00CF1802">
              <w:rPr>
                <w:rFonts w:ascii="Calibri" w:hAnsi="Calibri" w:cs="Calibri"/>
                <w:sz w:val="22"/>
              </w:rPr>
              <w:t xml:space="preserve"> </w:t>
            </w:r>
            <w:r w:rsidR="00CE69C7">
              <w:rPr>
                <w:rFonts w:ascii="Calibri" w:hAnsi="Calibri" w:cs="Calibri"/>
                <w:sz w:val="22"/>
              </w:rPr>
              <w:t xml:space="preserve">уменьшение </w:t>
            </w:r>
            <w:r w:rsidRPr="00CF1802">
              <w:rPr>
                <w:rFonts w:ascii="Calibri" w:hAnsi="Calibri" w:cs="Calibri"/>
                <w:sz w:val="22"/>
              </w:rPr>
              <w:t>количества покупных МТР в годовой заявке</w:t>
            </w:r>
          </w:p>
        </w:tc>
        <w:tc>
          <w:tcPr>
            <w:tcW w:w="418" w:type="pct"/>
          </w:tcPr>
          <w:p w14:paraId="0FD2EA6F" w14:textId="77777777" w:rsidR="00CF1802" w:rsidRDefault="00CF1802" w:rsidP="00CF1802">
            <w:pPr>
              <w:jc w:val="center"/>
              <w:rPr>
                <w:rFonts w:ascii="Arial" w:hAnsi="Arial" w:cs="Arial"/>
                <w:sz w:val="20"/>
                <w:szCs w:val="20"/>
              </w:rPr>
            </w:pPr>
            <w:r>
              <w:rPr>
                <w:rFonts w:ascii="Arial" w:hAnsi="Arial" w:cs="Arial"/>
                <w:sz w:val="20"/>
                <w:szCs w:val="20"/>
              </w:rPr>
              <w:t>ABAP</w:t>
            </w:r>
          </w:p>
        </w:tc>
        <w:tc>
          <w:tcPr>
            <w:tcW w:w="418" w:type="pct"/>
          </w:tcPr>
          <w:p w14:paraId="2978576D" w14:textId="77777777" w:rsidR="00CF1802" w:rsidRPr="005623B9" w:rsidRDefault="00CF1802" w:rsidP="00CF1802">
            <w:pPr>
              <w:jc w:val="center"/>
              <w:rPr>
                <w:rFonts w:ascii="Arial" w:hAnsi="Arial" w:cs="Arial"/>
                <w:sz w:val="20"/>
              </w:rPr>
            </w:pPr>
            <w:r w:rsidRPr="005623B9">
              <w:rPr>
                <w:rFonts w:ascii="Arial" w:hAnsi="Arial" w:cs="Arial"/>
                <w:sz w:val="20"/>
              </w:rPr>
              <w:t>MM</w:t>
            </w:r>
            <w:r w:rsidR="00CE69C7">
              <w:rPr>
                <w:rFonts w:ascii="Arial" w:hAnsi="Arial" w:cs="Arial"/>
                <w:sz w:val="20"/>
              </w:rPr>
              <w:t>99</w:t>
            </w:r>
          </w:p>
        </w:tc>
        <w:tc>
          <w:tcPr>
            <w:tcW w:w="550" w:type="pct"/>
            <w:shd w:val="clear" w:color="auto" w:fill="auto"/>
            <w:vAlign w:val="center"/>
          </w:tcPr>
          <w:p w14:paraId="08BEC5CB" w14:textId="77777777" w:rsidR="00CF1802" w:rsidRPr="00EA4439" w:rsidRDefault="00CF1802" w:rsidP="00CF1802">
            <w:pPr>
              <w:jc w:val="center"/>
              <w:rPr>
                <w:rFonts w:ascii="Arial" w:hAnsi="Arial" w:cs="Arial"/>
                <w:sz w:val="20"/>
                <w:szCs w:val="20"/>
              </w:rPr>
            </w:pPr>
            <w:r w:rsidRPr="00EA4439">
              <w:rPr>
                <w:rFonts w:ascii="Arial" w:hAnsi="Arial" w:cs="Arial"/>
                <w:sz w:val="20"/>
                <w:szCs w:val="20"/>
              </w:rPr>
              <w:t>–</w:t>
            </w:r>
          </w:p>
        </w:tc>
      </w:tr>
      <w:tr w:rsidR="00C236B0" w:rsidRPr="00CF1802" w14:paraId="38C86E88" w14:textId="77777777" w:rsidTr="006F4A69">
        <w:trPr>
          <w:cantSplit/>
          <w:ins w:id="920" w:author="Kislov Vladimir" w:date="2021-03-23T19:26:00Z"/>
        </w:trPr>
        <w:tc>
          <w:tcPr>
            <w:tcW w:w="271" w:type="pct"/>
            <w:shd w:val="clear" w:color="auto" w:fill="auto"/>
          </w:tcPr>
          <w:p w14:paraId="4D80AFDF" w14:textId="77777777" w:rsidR="00C236B0" w:rsidRPr="00EA4439" w:rsidRDefault="00C236B0" w:rsidP="00C236B0">
            <w:pPr>
              <w:pStyle w:val="afa"/>
              <w:numPr>
                <w:ilvl w:val="0"/>
                <w:numId w:val="37"/>
              </w:numPr>
              <w:jc w:val="left"/>
              <w:rPr>
                <w:ins w:id="921" w:author="Kislov Vladimir" w:date="2021-03-23T19:26:00Z"/>
                <w:rFonts w:ascii="Arial" w:hAnsi="Arial" w:cs="Arial"/>
                <w:sz w:val="20"/>
                <w:szCs w:val="20"/>
              </w:rPr>
            </w:pPr>
          </w:p>
        </w:tc>
        <w:tc>
          <w:tcPr>
            <w:tcW w:w="3343" w:type="pct"/>
          </w:tcPr>
          <w:p w14:paraId="49B0B090" w14:textId="624D78DC" w:rsidR="00C236B0" w:rsidRDefault="00C236B0" w:rsidP="00C236B0">
            <w:pPr>
              <w:jc w:val="left"/>
              <w:rPr>
                <w:ins w:id="922" w:author="Kislov Vladimir" w:date="2021-03-23T19:28:00Z"/>
                <w:rFonts w:ascii="Calibri" w:hAnsi="Calibri" w:cs="Calibri"/>
                <w:sz w:val="22"/>
              </w:rPr>
            </w:pPr>
            <w:ins w:id="923" w:author="Kislov Vladimir" w:date="2021-03-23T19:28:00Z">
              <w:r>
                <w:rPr>
                  <w:rFonts w:ascii="Calibri" w:hAnsi="Calibri" w:cs="Calibri"/>
                  <w:sz w:val="22"/>
                </w:rPr>
                <w:t>Доработка выполнена для:</w:t>
              </w:r>
            </w:ins>
          </w:p>
          <w:p w14:paraId="0DDDD2C5" w14:textId="5A37E46A" w:rsidR="00C236B0" w:rsidRDefault="00C236B0" w:rsidP="00C236B0">
            <w:pPr>
              <w:jc w:val="left"/>
              <w:rPr>
                <w:ins w:id="924" w:author="Kislov Vladimir" w:date="2021-03-23T19:28:00Z"/>
                <w:rFonts w:ascii="Calibri" w:hAnsi="Calibri" w:cs="Calibri"/>
                <w:sz w:val="22"/>
              </w:rPr>
            </w:pPr>
            <w:ins w:id="925" w:author="Kislov Vladimir" w:date="2021-03-23T19:28:00Z">
              <w:r>
                <w:rPr>
                  <w:rFonts w:ascii="Calibri" w:hAnsi="Calibri" w:cs="Calibri"/>
                  <w:sz w:val="22"/>
                </w:rPr>
                <w:t xml:space="preserve">- </w:t>
              </w:r>
            </w:ins>
            <w:ins w:id="926" w:author="Kislov Vladimir" w:date="2021-03-23T19:27:00Z">
              <w:r>
                <w:rPr>
                  <w:rFonts w:ascii="Calibri" w:hAnsi="Calibri" w:cs="Calibri"/>
                  <w:sz w:val="22"/>
                </w:rPr>
                <w:t>Ведение данных ППМ для ППЗ или ОЗМ</w:t>
              </w:r>
            </w:ins>
          </w:p>
          <w:p w14:paraId="10FCDEFF" w14:textId="77777777" w:rsidR="00C236B0" w:rsidRDefault="00C236B0" w:rsidP="00C236B0">
            <w:pPr>
              <w:jc w:val="left"/>
              <w:rPr>
                <w:ins w:id="927" w:author="Kislov Vladimir" w:date="2021-03-23T19:28:00Z"/>
                <w:rFonts w:ascii="Calibri" w:hAnsi="Calibri" w:cs="Calibri"/>
                <w:sz w:val="22"/>
              </w:rPr>
            </w:pPr>
            <w:ins w:id="928" w:author="Kislov Vladimir" w:date="2021-03-23T19:28:00Z">
              <w:r>
                <w:rPr>
                  <w:rFonts w:ascii="Calibri" w:hAnsi="Calibri" w:cs="Calibri"/>
                  <w:sz w:val="22"/>
                </w:rPr>
                <w:t>- В</w:t>
              </w:r>
            </w:ins>
            <w:ins w:id="929" w:author="Kislov Vladimir" w:date="2021-03-23T19:27:00Z">
              <w:r>
                <w:rPr>
                  <w:rFonts w:ascii="Calibri" w:hAnsi="Calibri" w:cs="Calibri"/>
                  <w:sz w:val="22"/>
                </w:rPr>
                <w:t xml:space="preserve">едения потребности для АТЗ и </w:t>
              </w:r>
              <w:proofErr w:type="spellStart"/>
              <w:r>
                <w:rPr>
                  <w:rFonts w:ascii="Calibri" w:hAnsi="Calibri" w:cs="Calibri"/>
                  <w:sz w:val="22"/>
                </w:rPr>
                <w:t>ГОиЧС</w:t>
              </w:r>
            </w:ins>
            <w:proofErr w:type="spellEnd"/>
          </w:p>
          <w:p w14:paraId="5CE7D9A6" w14:textId="08D5C75E" w:rsidR="00C236B0" w:rsidRPr="00C236B0" w:rsidRDefault="00C236B0" w:rsidP="00C236B0">
            <w:pPr>
              <w:jc w:val="left"/>
              <w:rPr>
                <w:ins w:id="930" w:author="Kislov Vladimir" w:date="2021-03-23T19:26:00Z"/>
                <w:rFonts w:ascii="Calibri" w:hAnsi="Calibri" w:cs="Calibri"/>
                <w:sz w:val="22"/>
              </w:rPr>
            </w:pPr>
            <w:ins w:id="931" w:author="Kislov Vladimir" w:date="2021-03-23T19:28:00Z">
              <w:r>
                <w:rPr>
                  <w:rFonts w:ascii="Calibri" w:hAnsi="Calibri" w:cs="Calibri"/>
                  <w:sz w:val="22"/>
                </w:rPr>
                <w:t xml:space="preserve">- Ведение </w:t>
              </w:r>
            </w:ins>
            <w:ins w:id="932" w:author="Kislov Vladimir" w:date="2021-03-23T19:29:00Z">
              <w:r>
                <w:rPr>
                  <w:rFonts w:ascii="Calibri" w:hAnsi="Calibri" w:cs="Calibri"/>
                  <w:sz w:val="22"/>
                </w:rPr>
                <w:t>признака ОЛ</w:t>
              </w:r>
              <w:r w:rsidRPr="00C236B0">
                <w:rPr>
                  <w:rFonts w:ascii="Calibri" w:hAnsi="Calibri" w:cs="Calibri"/>
                  <w:sz w:val="22"/>
                  <w:rPrChange w:id="933" w:author="Kislov Vladimir" w:date="2021-03-23T19:29:00Z">
                    <w:rPr>
                      <w:rFonts w:ascii="Calibri" w:hAnsi="Calibri" w:cs="Calibri"/>
                      <w:sz w:val="22"/>
                      <w:lang w:val="en-US"/>
                    </w:rPr>
                  </w:rPrChange>
                </w:rPr>
                <w:t>/</w:t>
              </w:r>
              <w:r>
                <w:rPr>
                  <w:rFonts w:ascii="Calibri" w:hAnsi="Calibri" w:cs="Calibri"/>
                  <w:sz w:val="22"/>
                </w:rPr>
                <w:t>ТЗ</w:t>
              </w:r>
              <w:r w:rsidRPr="00C236B0">
                <w:rPr>
                  <w:rFonts w:ascii="Calibri" w:hAnsi="Calibri" w:cs="Calibri"/>
                  <w:sz w:val="22"/>
                  <w:rPrChange w:id="934" w:author="Kislov Vladimir" w:date="2021-03-23T19:29:00Z">
                    <w:rPr>
                      <w:rFonts w:ascii="Calibri" w:hAnsi="Calibri" w:cs="Calibri"/>
                      <w:sz w:val="22"/>
                      <w:lang w:val="en-US"/>
                    </w:rPr>
                  </w:rPrChange>
                </w:rPr>
                <w:t xml:space="preserve"> </w:t>
              </w:r>
              <w:r>
                <w:rPr>
                  <w:rFonts w:ascii="Calibri" w:hAnsi="Calibri" w:cs="Calibri"/>
                  <w:sz w:val="22"/>
                </w:rPr>
                <w:t>для ППЗ или ОЗМ</w:t>
              </w:r>
            </w:ins>
          </w:p>
        </w:tc>
        <w:tc>
          <w:tcPr>
            <w:tcW w:w="418" w:type="pct"/>
          </w:tcPr>
          <w:p w14:paraId="459594C3" w14:textId="3463DF53" w:rsidR="00C236B0" w:rsidRDefault="00C236B0" w:rsidP="00C236B0">
            <w:pPr>
              <w:jc w:val="center"/>
              <w:rPr>
                <w:ins w:id="935" w:author="Kislov Vladimir" w:date="2021-03-23T19:26:00Z"/>
                <w:rFonts w:ascii="Arial" w:hAnsi="Arial" w:cs="Arial"/>
                <w:sz w:val="20"/>
                <w:szCs w:val="20"/>
              </w:rPr>
            </w:pPr>
            <w:ins w:id="936" w:author="Kislov Vladimir" w:date="2021-03-23T19:26:00Z">
              <w:r>
                <w:rPr>
                  <w:rFonts w:ascii="Arial" w:hAnsi="Arial" w:cs="Arial"/>
                  <w:sz w:val="20"/>
                  <w:szCs w:val="20"/>
                </w:rPr>
                <w:t>ABAP</w:t>
              </w:r>
            </w:ins>
          </w:p>
        </w:tc>
        <w:tc>
          <w:tcPr>
            <w:tcW w:w="418" w:type="pct"/>
          </w:tcPr>
          <w:p w14:paraId="1678E66B" w14:textId="43573823" w:rsidR="00C236B0" w:rsidRPr="005623B9" w:rsidRDefault="00C236B0" w:rsidP="00C236B0">
            <w:pPr>
              <w:jc w:val="center"/>
              <w:rPr>
                <w:ins w:id="937" w:author="Kislov Vladimir" w:date="2021-03-23T19:26:00Z"/>
                <w:rFonts w:ascii="Arial" w:hAnsi="Arial" w:cs="Arial"/>
                <w:sz w:val="20"/>
              </w:rPr>
            </w:pPr>
            <w:ins w:id="938" w:author="Kislov Vladimir" w:date="2021-03-23T19:26:00Z">
              <w:r w:rsidRPr="005623B9">
                <w:rPr>
                  <w:rFonts w:ascii="Arial" w:hAnsi="Arial" w:cs="Arial"/>
                  <w:sz w:val="20"/>
                </w:rPr>
                <w:t>MM</w:t>
              </w:r>
              <w:r>
                <w:rPr>
                  <w:rFonts w:ascii="Arial" w:hAnsi="Arial" w:cs="Arial"/>
                  <w:sz w:val="20"/>
                </w:rPr>
                <w:t>13</w:t>
              </w:r>
            </w:ins>
          </w:p>
        </w:tc>
        <w:tc>
          <w:tcPr>
            <w:tcW w:w="550" w:type="pct"/>
            <w:shd w:val="clear" w:color="auto" w:fill="auto"/>
            <w:vAlign w:val="center"/>
          </w:tcPr>
          <w:p w14:paraId="372C47BA" w14:textId="77777777" w:rsidR="00C236B0" w:rsidRPr="00EA4439" w:rsidRDefault="00C236B0" w:rsidP="00C236B0">
            <w:pPr>
              <w:jc w:val="center"/>
              <w:rPr>
                <w:ins w:id="939" w:author="Kislov Vladimir" w:date="2021-03-23T19:26:00Z"/>
                <w:rFonts w:ascii="Arial" w:hAnsi="Arial" w:cs="Arial"/>
                <w:sz w:val="20"/>
                <w:szCs w:val="20"/>
              </w:rPr>
            </w:pPr>
          </w:p>
        </w:tc>
      </w:tr>
      <w:tr w:rsidR="00A07056" w:rsidRPr="00CF1802" w14:paraId="47C033FB" w14:textId="77777777" w:rsidTr="006F4A69">
        <w:trPr>
          <w:cantSplit/>
          <w:ins w:id="940" w:author="ParamonovaEA" w:date="2021-06-03T11:13:00Z"/>
        </w:trPr>
        <w:tc>
          <w:tcPr>
            <w:tcW w:w="271" w:type="pct"/>
            <w:shd w:val="clear" w:color="auto" w:fill="auto"/>
          </w:tcPr>
          <w:p w14:paraId="3B67D04C" w14:textId="77777777" w:rsidR="00A07056" w:rsidRPr="00EA4439" w:rsidRDefault="00A07056" w:rsidP="00C236B0">
            <w:pPr>
              <w:pStyle w:val="afa"/>
              <w:numPr>
                <w:ilvl w:val="0"/>
                <w:numId w:val="37"/>
              </w:numPr>
              <w:jc w:val="left"/>
              <w:rPr>
                <w:ins w:id="941" w:author="ParamonovaEA" w:date="2021-06-03T11:13:00Z"/>
                <w:rFonts w:ascii="Arial" w:hAnsi="Arial" w:cs="Arial"/>
                <w:sz w:val="20"/>
                <w:szCs w:val="20"/>
              </w:rPr>
            </w:pPr>
          </w:p>
        </w:tc>
        <w:tc>
          <w:tcPr>
            <w:tcW w:w="3343" w:type="pct"/>
          </w:tcPr>
          <w:p w14:paraId="52AB1BB0" w14:textId="77777777" w:rsidR="00A07056" w:rsidRPr="00A07056" w:rsidRDefault="00A07056" w:rsidP="00A07056">
            <w:pPr>
              <w:jc w:val="left"/>
              <w:rPr>
                <w:ins w:id="942" w:author="ParamonovaEA" w:date="2021-06-03T11:14:00Z"/>
                <w:rFonts w:ascii="Calibri" w:hAnsi="Calibri" w:cs="Calibri"/>
                <w:sz w:val="22"/>
              </w:rPr>
            </w:pPr>
            <w:ins w:id="943" w:author="ParamonovaEA" w:date="2021-06-03T11:14:00Z">
              <w:r w:rsidRPr="00A07056">
                <w:rPr>
                  <w:rFonts w:ascii="Calibri" w:hAnsi="Calibri" w:cs="Calibri"/>
                  <w:sz w:val="22"/>
                </w:rPr>
                <w:t>Разработка предназначена для предотвращения ручного изменения значения поля «Группа закупок» в заявках на закупку услуг.</w:t>
              </w:r>
            </w:ins>
          </w:p>
          <w:p w14:paraId="18AEBD7E" w14:textId="48CEA3BC" w:rsidR="00A07056" w:rsidRDefault="00A07056" w:rsidP="00A07056">
            <w:pPr>
              <w:jc w:val="left"/>
              <w:rPr>
                <w:ins w:id="944" w:author="ParamonovaEA" w:date="2021-06-03T11:13:00Z"/>
                <w:rFonts w:ascii="Calibri" w:hAnsi="Calibri" w:cs="Calibri"/>
                <w:sz w:val="22"/>
              </w:rPr>
            </w:pPr>
            <w:ins w:id="945" w:author="ParamonovaEA" w:date="2021-06-03T11:14:00Z">
              <w:r w:rsidRPr="00A07056">
                <w:rPr>
                  <w:rFonts w:ascii="Calibri" w:hAnsi="Calibri" w:cs="Calibri"/>
                  <w:sz w:val="22"/>
                </w:rPr>
                <w:t>Требуется реализовать закрытие поля «Группа за</w:t>
              </w:r>
              <w:r>
                <w:rPr>
                  <w:rFonts w:ascii="Calibri" w:hAnsi="Calibri" w:cs="Calibri"/>
                  <w:sz w:val="22"/>
                </w:rPr>
                <w:t>купок» на редактирование при со</w:t>
              </w:r>
              <w:r w:rsidRPr="00A07056">
                <w:rPr>
                  <w:rFonts w:ascii="Calibri" w:hAnsi="Calibri" w:cs="Calibri"/>
                  <w:sz w:val="22"/>
                </w:rPr>
                <w:t>здании и изменении заявки на закупку услуг в транзакциях ME52N, ME51N пользователям, не являющимися сток-контролером или закупщиком.</w:t>
              </w:r>
            </w:ins>
          </w:p>
        </w:tc>
        <w:tc>
          <w:tcPr>
            <w:tcW w:w="418" w:type="pct"/>
          </w:tcPr>
          <w:p w14:paraId="02A84200" w14:textId="71DEA5F1" w:rsidR="00A07056" w:rsidRDefault="00A07056" w:rsidP="00C236B0">
            <w:pPr>
              <w:jc w:val="center"/>
              <w:rPr>
                <w:ins w:id="946" w:author="ParamonovaEA" w:date="2021-06-03T11:13:00Z"/>
                <w:rFonts w:ascii="Arial" w:hAnsi="Arial" w:cs="Arial"/>
                <w:sz w:val="20"/>
                <w:szCs w:val="20"/>
              </w:rPr>
            </w:pPr>
            <w:ins w:id="947" w:author="ParamonovaEA" w:date="2021-06-03T11:14:00Z">
              <w:r>
                <w:rPr>
                  <w:rFonts w:ascii="Arial" w:hAnsi="Arial" w:cs="Arial"/>
                  <w:sz w:val="20"/>
                  <w:szCs w:val="20"/>
                </w:rPr>
                <w:t>ABAP</w:t>
              </w:r>
            </w:ins>
          </w:p>
        </w:tc>
        <w:tc>
          <w:tcPr>
            <w:tcW w:w="418" w:type="pct"/>
          </w:tcPr>
          <w:p w14:paraId="0BF8A876" w14:textId="7E3FC41D" w:rsidR="00A07056" w:rsidRPr="005623B9" w:rsidRDefault="00A07056" w:rsidP="00C236B0">
            <w:pPr>
              <w:jc w:val="center"/>
              <w:rPr>
                <w:ins w:id="948" w:author="ParamonovaEA" w:date="2021-06-03T11:13:00Z"/>
                <w:rFonts w:ascii="Arial" w:hAnsi="Arial" w:cs="Arial"/>
                <w:sz w:val="20"/>
              </w:rPr>
            </w:pPr>
            <w:ins w:id="949" w:author="ParamonovaEA" w:date="2021-06-03T11:14:00Z">
              <w:r>
                <w:rPr>
                  <w:rFonts w:ascii="Arial" w:hAnsi="Arial" w:cs="Arial"/>
                  <w:sz w:val="20"/>
                </w:rPr>
                <w:t>ММ312</w:t>
              </w:r>
            </w:ins>
          </w:p>
        </w:tc>
        <w:tc>
          <w:tcPr>
            <w:tcW w:w="550" w:type="pct"/>
            <w:shd w:val="clear" w:color="auto" w:fill="auto"/>
            <w:vAlign w:val="center"/>
          </w:tcPr>
          <w:p w14:paraId="5D635BA8" w14:textId="77777777" w:rsidR="00A07056" w:rsidRPr="00EA4439" w:rsidRDefault="00A07056" w:rsidP="00C236B0">
            <w:pPr>
              <w:jc w:val="center"/>
              <w:rPr>
                <w:ins w:id="950" w:author="ParamonovaEA" w:date="2021-06-03T11:13:00Z"/>
                <w:rFonts w:ascii="Arial" w:hAnsi="Arial" w:cs="Arial"/>
                <w:sz w:val="20"/>
                <w:szCs w:val="20"/>
              </w:rPr>
            </w:pPr>
          </w:p>
        </w:tc>
      </w:tr>
    </w:tbl>
    <w:p w14:paraId="13988998" w14:textId="77777777" w:rsidR="00BD0544" w:rsidRPr="00CF1802" w:rsidRDefault="00BD0544" w:rsidP="00F16E3F">
      <w:pPr>
        <w:rPr>
          <w:rFonts w:eastAsia="Calibri"/>
        </w:rPr>
      </w:pPr>
    </w:p>
    <w:p w14:paraId="5DE34337" w14:textId="77777777" w:rsidR="00155D40" w:rsidRPr="00CF1802" w:rsidRDefault="00155D40">
      <w:pPr>
        <w:spacing w:after="200" w:line="276" w:lineRule="auto"/>
        <w:jc w:val="left"/>
        <w:rPr>
          <w:rFonts w:ascii="Arial" w:eastAsiaTheme="majorEastAsia" w:hAnsi="Arial" w:cstheme="majorBidi"/>
          <w:b/>
          <w:caps/>
          <w:szCs w:val="26"/>
        </w:rPr>
      </w:pPr>
      <w:bookmarkStart w:id="951" w:name="_Toc431903102"/>
      <w:bookmarkStart w:id="952" w:name="_Toc469481048"/>
      <w:r w:rsidRPr="00CF1802">
        <w:rPr>
          <w:rFonts w:eastAsiaTheme="majorEastAsia" w:cstheme="majorBidi"/>
          <w:bCs/>
          <w:iCs/>
          <w:szCs w:val="26"/>
        </w:rPr>
        <w:br w:type="page"/>
      </w:r>
    </w:p>
    <w:p w14:paraId="72967B41" w14:textId="77777777" w:rsidR="0054502F" w:rsidRPr="008C7F95" w:rsidRDefault="0054502F" w:rsidP="0054502F">
      <w:pPr>
        <w:pStyle w:val="22"/>
        <w:keepNext/>
        <w:keepLines/>
        <w:numPr>
          <w:ilvl w:val="1"/>
          <w:numId w:val="8"/>
        </w:numPr>
        <w:spacing w:before="160" w:after="120" w:line="276" w:lineRule="auto"/>
        <w:rPr>
          <w:rFonts w:eastAsiaTheme="majorEastAsia" w:cstheme="majorBidi"/>
          <w:bCs w:val="0"/>
          <w:iCs w:val="0"/>
          <w:szCs w:val="26"/>
        </w:rPr>
      </w:pPr>
      <w:bookmarkStart w:id="953" w:name="_Toc527633269"/>
      <w:r w:rsidRPr="008C7F95">
        <w:rPr>
          <w:rFonts w:eastAsiaTheme="majorEastAsia" w:cstheme="majorBidi"/>
          <w:bCs w:val="0"/>
          <w:iCs w:val="0"/>
          <w:szCs w:val="26"/>
        </w:rPr>
        <w:lastRenderedPageBreak/>
        <w:t>Особенности технической реализации</w:t>
      </w:r>
      <w:bookmarkEnd w:id="953"/>
    </w:p>
    <w:p w14:paraId="12036A7F" w14:textId="77777777" w:rsidR="00873525" w:rsidRDefault="00873525" w:rsidP="00590100">
      <w:pPr>
        <w:pStyle w:val="3"/>
      </w:pPr>
      <w:bookmarkStart w:id="954" w:name="_Toc527633270"/>
      <w:r>
        <w:t>Планирование потребности в материалах (ППМ)</w:t>
      </w:r>
      <w:bookmarkEnd w:id="954"/>
    </w:p>
    <w:p w14:paraId="2819439C" w14:textId="77777777" w:rsidR="00873525" w:rsidRDefault="00C752BC" w:rsidP="00C752BC">
      <w:pPr>
        <w:spacing w:after="240" w:line="276" w:lineRule="auto"/>
        <w:ind w:firstLine="567"/>
        <w:rPr>
          <w:rFonts w:ascii="Arial" w:hAnsi="Arial" w:cs="Arial"/>
        </w:rPr>
      </w:pPr>
      <w:r>
        <w:rPr>
          <w:rFonts w:ascii="Arial" w:hAnsi="Arial" w:cs="Arial"/>
        </w:rPr>
        <w:t>Областью планирования для ППМ будет являться Завод. Использование отдельных областей планирования внутри Завода не предполагается.</w:t>
      </w:r>
    </w:p>
    <w:p w14:paraId="6C43775C" w14:textId="77777777" w:rsidR="00C752BC" w:rsidRDefault="00C752BC" w:rsidP="00C752BC">
      <w:pPr>
        <w:spacing w:after="240" w:line="276" w:lineRule="auto"/>
        <w:ind w:firstLine="567"/>
        <w:rPr>
          <w:rFonts w:ascii="Arial" w:hAnsi="Arial" w:cs="Arial"/>
        </w:rPr>
      </w:pPr>
      <w:r>
        <w:rPr>
          <w:rFonts w:ascii="Arial" w:hAnsi="Arial" w:cs="Arial"/>
        </w:rPr>
        <w:t xml:space="preserve">Центральные склады и цеховые склады будет определены в рамках единого Центрального завода МТР. Данный подход обеспечит учет запасов МТР на цеховых складах алгоритмом ППМ. </w:t>
      </w:r>
      <w:r w:rsidR="00A07BA6">
        <w:rPr>
          <w:rFonts w:ascii="Arial" w:hAnsi="Arial" w:cs="Arial"/>
        </w:rPr>
        <w:t>Однако планирование перемещений с центрального склада на цеховые склады будет выполняться в ручном режиме.</w:t>
      </w:r>
    </w:p>
    <w:p w14:paraId="7346ED65" w14:textId="77777777" w:rsidR="00C37C55" w:rsidRDefault="00C37C55" w:rsidP="00C752BC">
      <w:pPr>
        <w:spacing w:after="240" w:line="276" w:lineRule="auto"/>
        <w:ind w:firstLine="567"/>
        <w:rPr>
          <w:rFonts w:ascii="Arial" w:hAnsi="Arial" w:cs="Arial"/>
        </w:rPr>
      </w:pPr>
      <w:r>
        <w:rPr>
          <w:rFonts w:ascii="Arial" w:hAnsi="Arial" w:cs="Arial"/>
        </w:rPr>
        <w:t xml:space="preserve">Для материалов, которые планируются через ППМ, будет применяться тип планирования </w:t>
      </w:r>
      <w:r>
        <w:rPr>
          <w:rFonts w:ascii="Arial" w:hAnsi="Arial" w:cs="Arial"/>
          <w:lang w:val="en-US"/>
        </w:rPr>
        <w:t>PD</w:t>
      </w:r>
      <w:r w:rsidRPr="00C37C55">
        <w:rPr>
          <w:rFonts w:ascii="Arial" w:hAnsi="Arial" w:cs="Arial"/>
        </w:rPr>
        <w:t xml:space="preserve"> </w:t>
      </w:r>
      <w:r>
        <w:rPr>
          <w:rFonts w:ascii="Arial" w:hAnsi="Arial" w:cs="Arial"/>
        </w:rPr>
        <w:t>«Детерминированное ППМ».</w:t>
      </w:r>
    </w:p>
    <w:p w14:paraId="030E27F8" w14:textId="77777777" w:rsidR="00C37C55" w:rsidRDefault="00C37C55" w:rsidP="00C752BC">
      <w:pPr>
        <w:spacing w:after="240" w:line="276" w:lineRule="auto"/>
        <w:ind w:firstLine="567"/>
        <w:rPr>
          <w:rFonts w:ascii="Arial" w:hAnsi="Arial" w:cs="Arial"/>
        </w:rPr>
      </w:pPr>
      <w:r>
        <w:rPr>
          <w:rFonts w:ascii="Arial" w:hAnsi="Arial" w:cs="Arial"/>
        </w:rPr>
        <w:t xml:space="preserve">Размер партии планирования должен быть определен как </w:t>
      </w:r>
      <w:r w:rsidR="005B722B">
        <w:rPr>
          <w:rFonts w:ascii="Arial" w:hAnsi="Arial" w:cs="Arial"/>
        </w:rPr>
        <w:t xml:space="preserve">MB </w:t>
      </w:r>
      <w:r>
        <w:rPr>
          <w:rFonts w:ascii="Arial" w:hAnsi="Arial" w:cs="Arial"/>
        </w:rPr>
        <w:t xml:space="preserve">«Месячный </w:t>
      </w:r>
      <w:r w:rsidR="005B722B">
        <w:rPr>
          <w:rFonts w:ascii="Arial" w:hAnsi="Arial" w:cs="Arial"/>
        </w:rPr>
        <w:t>размер</w:t>
      </w:r>
      <w:r>
        <w:rPr>
          <w:rFonts w:ascii="Arial" w:hAnsi="Arial" w:cs="Arial"/>
        </w:rPr>
        <w:t xml:space="preserve"> партии».</w:t>
      </w:r>
    </w:p>
    <w:p w14:paraId="511FF457" w14:textId="3010C2F9" w:rsidR="00DF7EAC" w:rsidRDefault="004301D2" w:rsidP="00CC1D8E">
      <w:pPr>
        <w:spacing w:after="240" w:line="276" w:lineRule="auto"/>
        <w:ind w:firstLine="567"/>
        <w:rPr>
          <w:ins w:id="955" w:author="Kislov Vladimir" w:date="2021-03-23T19:30:00Z"/>
          <w:rFonts w:ascii="Arial" w:hAnsi="Arial" w:cs="Arial"/>
        </w:rPr>
      </w:pPr>
      <w:r>
        <w:rPr>
          <w:rFonts w:ascii="Arial" w:hAnsi="Arial" w:cs="Arial"/>
        </w:rPr>
        <w:t xml:space="preserve">Планирование ППМ должно выполняться </w:t>
      </w:r>
      <w:proofErr w:type="spellStart"/>
      <w:r>
        <w:rPr>
          <w:rFonts w:ascii="Arial" w:hAnsi="Arial" w:cs="Arial"/>
        </w:rPr>
        <w:t>каскадно</w:t>
      </w:r>
      <w:proofErr w:type="spellEnd"/>
      <w:r>
        <w:rPr>
          <w:rFonts w:ascii="Arial" w:hAnsi="Arial" w:cs="Arial"/>
        </w:rPr>
        <w:t xml:space="preserve">: Центральные заводы, Перевалочные базы. </w:t>
      </w:r>
      <w:r w:rsidR="0077617A">
        <w:rPr>
          <w:rFonts w:ascii="Arial" w:hAnsi="Arial" w:cs="Arial"/>
        </w:rPr>
        <w:t xml:space="preserve">Данная </w:t>
      </w:r>
      <w:proofErr w:type="spellStart"/>
      <w:r w:rsidR="0077617A">
        <w:rPr>
          <w:rFonts w:ascii="Arial" w:hAnsi="Arial" w:cs="Arial"/>
        </w:rPr>
        <w:t>каскадность</w:t>
      </w:r>
      <w:proofErr w:type="spellEnd"/>
      <w:r w:rsidR="0077617A">
        <w:rPr>
          <w:rFonts w:ascii="Arial" w:hAnsi="Arial" w:cs="Arial"/>
        </w:rPr>
        <w:t xml:space="preserve"> будет настроена в Объеме планирования ППМ.</w:t>
      </w:r>
    </w:p>
    <w:p w14:paraId="5E9D415F" w14:textId="66AE9337" w:rsidR="00770E3B" w:rsidRPr="0071766D" w:rsidRDefault="00770E3B" w:rsidP="00CC1D8E">
      <w:pPr>
        <w:spacing w:after="240" w:line="276" w:lineRule="auto"/>
        <w:ind w:firstLine="567"/>
        <w:rPr>
          <w:ins w:id="956" w:author="Kislov Vladimir" w:date="2021-03-23T19:30:00Z"/>
          <w:rFonts w:ascii="Arial" w:hAnsi="Arial" w:cs="Arial"/>
        </w:rPr>
      </w:pPr>
      <w:ins w:id="957" w:author="Kislov Vladimir" w:date="2021-03-23T19:30:00Z">
        <w:r w:rsidRPr="0071766D">
          <w:rPr>
            <w:rFonts w:ascii="Arial" w:hAnsi="Arial" w:cs="Arial"/>
          </w:rPr>
          <w:t>Используемые параметры ППМ</w:t>
        </w:r>
      </w:ins>
      <w:ins w:id="958" w:author="Kislov Vladimir" w:date="2021-03-23T23:19:00Z">
        <w:r w:rsidR="0071766D">
          <w:rPr>
            <w:rFonts w:ascii="Arial" w:hAnsi="Arial" w:cs="Arial"/>
          </w:rPr>
          <w:t xml:space="preserve"> в системе</w:t>
        </w:r>
      </w:ins>
      <w:ins w:id="959" w:author="Kislov Vladimir" w:date="2021-03-23T19:30:00Z">
        <w:r w:rsidRPr="0071766D">
          <w:rPr>
            <w:rFonts w:ascii="Arial" w:hAnsi="Arial" w:cs="Arial"/>
          </w:rPr>
          <w:t>:</w:t>
        </w:r>
      </w:ins>
    </w:p>
    <w:p w14:paraId="1EDF56E9" w14:textId="5B30AA79" w:rsidR="00770E3B" w:rsidRPr="0071766D" w:rsidRDefault="00770E3B">
      <w:pPr>
        <w:pStyle w:val="afa"/>
        <w:numPr>
          <w:ilvl w:val="0"/>
          <w:numId w:val="88"/>
        </w:numPr>
        <w:spacing w:after="240" w:line="276" w:lineRule="auto"/>
        <w:rPr>
          <w:ins w:id="960" w:author="Kislov Vladimir" w:date="2021-03-23T19:30:00Z"/>
          <w:rFonts w:ascii="Arial" w:hAnsi="Arial" w:cs="Arial"/>
        </w:rPr>
        <w:pPrChange w:id="961" w:author="Kislov Vladimir" w:date="2021-03-23T19:30:00Z">
          <w:pPr>
            <w:spacing w:after="240" w:line="276" w:lineRule="auto"/>
            <w:ind w:firstLine="567"/>
          </w:pPr>
        </w:pPrChange>
      </w:pPr>
      <w:ins w:id="962" w:author="Kislov Vladimir" w:date="2021-03-23T19:30:00Z">
        <w:r w:rsidRPr="0071766D">
          <w:rPr>
            <w:rFonts w:ascii="Arial" w:hAnsi="Arial" w:cs="Arial"/>
          </w:rPr>
          <w:t>Типы ППМ</w:t>
        </w:r>
      </w:ins>
    </w:p>
    <w:p w14:paraId="709E1BC7" w14:textId="08A9E9C6" w:rsidR="0071766D" w:rsidRPr="007D42EA" w:rsidRDefault="0071766D" w:rsidP="0071766D">
      <w:pPr>
        <w:spacing w:after="240" w:line="276" w:lineRule="auto"/>
        <w:rPr>
          <w:ins w:id="963" w:author="Kislov Vladimir" w:date="2021-03-23T23:12:00Z"/>
          <w:rFonts w:ascii="Arial" w:hAnsi="Arial" w:cs="Arial"/>
        </w:rPr>
      </w:pPr>
      <w:ins w:id="964" w:author="Kislov Vladimir" w:date="2021-03-23T23:12:00Z">
        <w:r w:rsidRPr="0071766D">
          <w:rPr>
            <w:rFonts w:ascii="Arial" w:hAnsi="Arial" w:cs="Arial"/>
          </w:rPr>
          <w:t>PD</w:t>
        </w:r>
      </w:ins>
      <w:ins w:id="965" w:author="Kislov Vladimir" w:date="2021-03-23T23:15:00Z">
        <w:r>
          <w:rPr>
            <w:rFonts w:ascii="Arial" w:hAnsi="Arial" w:cs="Arial"/>
          </w:rPr>
          <w:t xml:space="preserve"> </w:t>
        </w:r>
      </w:ins>
      <w:ins w:id="966" w:author="Kislov Vladimir" w:date="2021-03-23T23:16:00Z">
        <w:r>
          <w:rPr>
            <w:rFonts w:ascii="Arial" w:hAnsi="Arial" w:cs="Arial"/>
          </w:rPr>
          <w:t>–</w:t>
        </w:r>
      </w:ins>
      <w:ins w:id="967" w:author="Kislov Vladimir" w:date="2021-03-23T23:15:00Z">
        <w:r>
          <w:rPr>
            <w:rFonts w:ascii="Arial" w:hAnsi="Arial" w:cs="Arial"/>
          </w:rPr>
          <w:t xml:space="preserve"> </w:t>
        </w:r>
        <w:r w:rsidRPr="0071766D">
          <w:rPr>
            <w:rFonts w:ascii="Arial" w:hAnsi="Arial" w:cs="Arial"/>
          </w:rPr>
          <w:t>Планирование потребности в материалах</w:t>
        </w:r>
      </w:ins>
      <w:ins w:id="968" w:author="Kislov Vladimir" w:date="2021-03-23T23:25:00Z">
        <w:r w:rsidR="007D42EA">
          <w:rPr>
            <w:rFonts w:ascii="Arial" w:hAnsi="Arial" w:cs="Arial"/>
          </w:rPr>
          <w:t>.</w:t>
        </w:r>
      </w:ins>
      <w:ins w:id="969" w:author="Kislov Vladimir" w:date="2021-03-23T23:26:00Z">
        <w:r w:rsidR="007D42EA">
          <w:rPr>
            <w:rFonts w:ascii="Arial" w:hAnsi="Arial" w:cs="Arial"/>
          </w:rPr>
          <w:t xml:space="preserve"> При установке в материале значения «</w:t>
        </w:r>
        <w:r w:rsidR="007D42EA">
          <w:rPr>
            <w:rFonts w:ascii="Arial" w:hAnsi="Arial" w:cs="Arial"/>
            <w:lang w:val="en-US"/>
          </w:rPr>
          <w:t>PD</w:t>
        </w:r>
        <w:r w:rsidR="007D42EA">
          <w:rPr>
            <w:rFonts w:ascii="Arial" w:hAnsi="Arial" w:cs="Arial"/>
          </w:rPr>
          <w:t xml:space="preserve">», материал участвует в ППМ. </w:t>
        </w:r>
      </w:ins>
      <w:ins w:id="970" w:author="Kislov Vladimir" w:date="2021-03-23T23:27:00Z">
        <w:r w:rsidR="007D42EA">
          <w:rPr>
            <w:rFonts w:ascii="Arial" w:hAnsi="Arial" w:cs="Arial"/>
          </w:rPr>
          <w:t xml:space="preserve">При работе программы ППМ, программа создаст документы обеспечения (заявка на перемещение, заявка на закупку) на </w:t>
        </w:r>
      </w:ins>
      <w:ins w:id="971" w:author="Kislov Vladimir" w:date="2021-03-23T23:28:00Z">
        <w:r w:rsidR="007D42EA">
          <w:rPr>
            <w:rFonts w:ascii="Arial" w:hAnsi="Arial" w:cs="Arial"/>
          </w:rPr>
          <w:t>не обеспеченное</w:t>
        </w:r>
      </w:ins>
      <w:ins w:id="972" w:author="Kislov Vladimir" w:date="2021-03-23T23:29:00Z">
        <w:r w:rsidR="007D42EA" w:rsidRPr="007D42EA">
          <w:rPr>
            <w:rFonts w:ascii="Arial" w:hAnsi="Arial" w:cs="Arial"/>
            <w:rPrChange w:id="973" w:author="Kislov Vladimir" w:date="2021-03-23T23:29:00Z">
              <w:rPr>
                <w:rFonts w:ascii="Arial" w:hAnsi="Arial" w:cs="Arial"/>
                <w:lang w:val="en-US"/>
              </w:rPr>
            </w:rPrChange>
          </w:rPr>
          <w:t>/</w:t>
        </w:r>
        <w:r w:rsidR="007D42EA">
          <w:rPr>
            <w:rFonts w:ascii="Arial" w:hAnsi="Arial" w:cs="Arial"/>
          </w:rPr>
          <w:t>открытое</w:t>
        </w:r>
      </w:ins>
      <w:ins w:id="974" w:author="Kislov Vladimir" w:date="2021-03-23T23:27:00Z">
        <w:r w:rsidR="007D42EA">
          <w:rPr>
            <w:rFonts w:ascii="Arial" w:hAnsi="Arial" w:cs="Arial"/>
          </w:rPr>
          <w:t xml:space="preserve"> количество потребности.</w:t>
        </w:r>
      </w:ins>
    </w:p>
    <w:p w14:paraId="332B8D70" w14:textId="35D14195" w:rsidR="0071766D" w:rsidRPr="006154A7" w:rsidRDefault="0071766D" w:rsidP="0071766D">
      <w:pPr>
        <w:spacing w:after="240" w:line="276" w:lineRule="auto"/>
        <w:rPr>
          <w:ins w:id="975" w:author="Kislov Vladimir" w:date="2021-03-23T23:12:00Z"/>
          <w:rFonts w:ascii="Arial" w:hAnsi="Arial" w:cs="Arial"/>
        </w:rPr>
      </w:pPr>
      <w:ins w:id="976" w:author="Kislov Vladimir" w:date="2021-03-23T23:12:00Z">
        <w:r w:rsidRPr="0071766D">
          <w:rPr>
            <w:rFonts w:ascii="Arial" w:hAnsi="Arial" w:cs="Arial"/>
          </w:rPr>
          <w:t>V1</w:t>
        </w:r>
      </w:ins>
      <w:ins w:id="977" w:author="Kislov Vladimir" w:date="2021-03-23T23:15:00Z">
        <w:r>
          <w:rPr>
            <w:rFonts w:ascii="Arial" w:hAnsi="Arial" w:cs="Arial"/>
          </w:rPr>
          <w:t xml:space="preserve"> </w:t>
        </w:r>
      </w:ins>
      <w:ins w:id="978" w:author="Kislov Vladimir" w:date="2021-03-23T23:16:00Z">
        <w:r>
          <w:rPr>
            <w:rFonts w:ascii="Arial" w:hAnsi="Arial" w:cs="Arial"/>
          </w:rPr>
          <w:t>–</w:t>
        </w:r>
      </w:ins>
      <w:ins w:id="979" w:author="Kislov Vladimir" w:date="2021-03-23T23:15:00Z">
        <w:r>
          <w:rPr>
            <w:rFonts w:ascii="Arial" w:hAnsi="Arial" w:cs="Arial"/>
          </w:rPr>
          <w:t xml:space="preserve"> </w:t>
        </w:r>
      </w:ins>
      <w:proofErr w:type="spellStart"/>
      <w:ins w:id="980" w:author="Kislov Vladimir" w:date="2021-03-23T23:16:00Z">
        <w:r w:rsidRPr="0071766D">
          <w:rPr>
            <w:rFonts w:ascii="Arial" w:hAnsi="Arial" w:cs="Arial"/>
          </w:rPr>
          <w:t>РучнППМ</w:t>
        </w:r>
        <w:proofErr w:type="spellEnd"/>
        <w:r w:rsidRPr="0071766D">
          <w:rPr>
            <w:rFonts w:ascii="Arial" w:hAnsi="Arial" w:cs="Arial"/>
          </w:rPr>
          <w:t>/</w:t>
        </w:r>
        <w:proofErr w:type="spellStart"/>
        <w:r w:rsidRPr="0071766D">
          <w:rPr>
            <w:rFonts w:ascii="Arial" w:hAnsi="Arial" w:cs="Arial"/>
          </w:rPr>
          <w:t>ТчкЗкз</w:t>
        </w:r>
        <w:proofErr w:type="spellEnd"/>
        <w:r w:rsidRPr="0071766D">
          <w:rPr>
            <w:rFonts w:ascii="Arial" w:hAnsi="Arial" w:cs="Arial"/>
          </w:rPr>
          <w:t xml:space="preserve"> с </w:t>
        </w:r>
        <w:proofErr w:type="spellStart"/>
        <w:r w:rsidRPr="0071766D">
          <w:rPr>
            <w:rFonts w:ascii="Arial" w:hAnsi="Arial" w:cs="Arial"/>
          </w:rPr>
          <w:t>ВнешПотреб</w:t>
        </w:r>
      </w:ins>
      <w:proofErr w:type="spellEnd"/>
      <w:ins w:id="981" w:author="Kislov Vladimir" w:date="2021-03-23T23:29:00Z">
        <w:r w:rsidR="006154A7">
          <w:rPr>
            <w:rFonts w:ascii="Arial" w:hAnsi="Arial" w:cs="Arial"/>
          </w:rPr>
          <w:t>. При установке в материале значения «</w:t>
        </w:r>
        <w:r w:rsidR="006154A7">
          <w:rPr>
            <w:rFonts w:ascii="Arial" w:hAnsi="Arial" w:cs="Arial"/>
            <w:lang w:val="en-US"/>
          </w:rPr>
          <w:t>V</w:t>
        </w:r>
        <w:r w:rsidR="006154A7" w:rsidRPr="006154A7">
          <w:rPr>
            <w:rFonts w:ascii="Arial" w:hAnsi="Arial" w:cs="Arial"/>
            <w:rPrChange w:id="982" w:author="Kislov Vladimir" w:date="2021-03-23T23:29:00Z">
              <w:rPr>
                <w:rFonts w:ascii="Arial" w:hAnsi="Arial" w:cs="Arial"/>
                <w:lang w:val="en-US"/>
              </w:rPr>
            </w:rPrChange>
          </w:rPr>
          <w:t>1</w:t>
        </w:r>
        <w:r w:rsidR="006154A7">
          <w:rPr>
            <w:rFonts w:ascii="Arial" w:hAnsi="Arial" w:cs="Arial"/>
          </w:rPr>
          <w:t xml:space="preserve">», материал участвует в ППМ. </w:t>
        </w:r>
      </w:ins>
      <w:ins w:id="983" w:author="Kislov Vladimir" w:date="2021-03-23T23:30:00Z">
        <w:r w:rsidR="006154A7">
          <w:rPr>
            <w:rFonts w:ascii="Arial" w:hAnsi="Arial" w:cs="Arial"/>
          </w:rPr>
          <w:t>При работе программы ППМ, программа создаст документы обеспечения (заявка на перемещение, заявка на закупку) на не обеспеченное</w:t>
        </w:r>
        <w:r w:rsidR="006154A7" w:rsidRPr="00A609CD">
          <w:rPr>
            <w:rFonts w:ascii="Arial" w:hAnsi="Arial" w:cs="Arial"/>
          </w:rPr>
          <w:t>/</w:t>
        </w:r>
        <w:r w:rsidR="006154A7">
          <w:rPr>
            <w:rFonts w:ascii="Arial" w:hAnsi="Arial" w:cs="Arial"/>
          </w:rPr>
          <w:t>открытое количество потребности и</w:t>
        </w:r>
      </w:ins>
      <w:ins w:id="984" w:author="Kislov Vladimir" w:date="2021-03-23T23:31:00Z">
        <w:r w:rsidR="005B567D">
          <w:rPr>
            <w:rFonts w:ascii="Arial" w:hAnsi="Arial" w:cs="Arial"/>
          </w:rPr>
          <w:t xml:space="preserve"> пополняет</w:t>
        </w:r>
        <w:r w:rsidR="006154A7">
          <w:rPr>
            <w:rFonts w:ascii="Arial" w:hAnsi="Arial" w:cs="Arial"/>
          </w:rPr>
          <w:t xml:space="preserve"> запас до точки заказ (значение точки заказа устанавливается в материале).</w:t>
        </w:r>
      </w:ins>
      <w:ins w:id="985" w:author="Kislov Vladimir" w:date="2021-03-23T23:30:00Z">
        <w:r w:rsidR="006154A7">
          <w:rPr>
            <w:rFonts w:ascii="Arial" w:hAnsi="Arial" w:cs="Arial"/>
          </w:rPr>
          <w:t xml:space="preserve"> </w:t>
        </w:r>
      </w:ins>
    </w:p>
    <w:p w14:paraId="7508CAD5" w14:textId="1219F633" w:rsidR="00770E3B" w:rsidRPr="0071766D" w:rsidRDefault="0071766D">
      <w:pPr>
        <w:spacing w:after="240" w:line="276" w:lineRule="auto"/>
        <w:rPr>
          <w:ins w:id="986" w:author="Kislov Vladimir" w:date="2021-03-23T19:30:00Z"/>
          <w:rFonts w:ascii="Arial" w:hAnsi="Arial" w:cs="Arial"/>
        </w:rPr>
        <w:pPrChange w:id="987" w:author="Kislov Vladimir" w:date="2021-03-23T19:30:00Z">
          <w:pPr>
            <w:spacing w:after="240" w:line="276" w:lineRule="auto"/>
            <w:ind w:firstLine="567"/>
          </w:pPr>
        </w:pPrChange>
      </w:pPr>
      <w:ins w:id="988" w:author="Kislov Vladimir" w:date="2021-03-23T23:12:00Z">
        <w:r w:rsidRPr="0071766D">
          <w:rPr>
            <w:rFonts w:ascii="Arial" w:hAnsi="Arial" w:cs="Arial"/>
          </w:rPr>
          <w:t>ND</w:t>
        </w:r>
      </w:ins>
      <w:ins w:id="989" w:author="Kislov Vladimir" w:date="2021-03-23T23:16:00Z">
        <w:r>
          <w:rPr>
            <w:rFonts w:ascii="Arial" w:hAnsi="Arial" w:cs="Arial"/>
          </w:rPr>
          <w:t xml:space="preserve"> – Без ППМ</w:t>
        </w:r>
      </w:ins>
      <w:ins w:id="990" w:author="Kislov Vladimir" w:date="2021-03-23T23:24:00Z">
        <w:r>
          <w:rPr>
            <w:rFonts w:ascii="Arial" w:hAnsi="Arial" w:cs="Arial"/>
          </w:rPr>
          <w:t>. При установке</w:t>
        </w:r>
      </w:ins>
      <w:ins w:id="991" w:author="Kislov Vladimir" w:date="2021-03-23T23:25:00Z">
        <w:r>
          <w:rPr>
            <w:rFonts w:ascii="Arial" w:hAnsi="Arial" w:cs="Arial"/>
          </w:rPr>
          <w:t xml:space="preserve"> в материале</w:t>
        </w:r>
      </w:ins>
      <w:ins w:id="992" w:author="Kislov Vladimir" w:date="2021-03-23T23:24:00Z">
        <w:r>
          <w:rPr>
            <w:rFonts w:ascii="Arial" w:hAnsi="Arial" w:cs="Arial"/>
          </w:rPr>
          <w:t xml:space="preserve"> значения «</w:t>
        </w:r>
        <w:r>
          <w:rPr>
            <w:rFonts w:ascii="Arial" w:hAnsi="Arial" w:cs="Arial"/>
            <w:lang w:val="en-US"/>
          </w:rPr>
          <w:t>ND</w:t>
        </w:r>
        <w:r>
          <w:rPr>
            <w:rFonts w:ascii="Arial" w:hAnsi="Arial" w:cs="Arial"/>
          </w:rPr>
          <w:t>», материал не участвует в ППМ.</w:t>
        </w:r>
      </w:ins>
    </w:p>
    <w:p w14:paraId="141154F4" w14:textId="38161F67" w:rsidR="00770E3B" w:rsidRPr="0071766D" w:rsidRDefault="00770E3B">
      <w:pPr>
        <w:pStyle w:val="afa"/>
        <w:numPr>
          <w:ilvl w:val="0"/>
          <w:numId w:val="88"/>
        </w:numPr>
        <w:spacing w:after="240" w:line="276" w:lineRule="auto"/>
        <w:rPr>
          <w:ins w:id="993" w:author="Kislov Vladimir" w:date="2021-03-23T23:18:00Z"/>
          <w:rFonts w:ascii="Arial" w:hAnsi="Arial" w:cs="Arial"/>
          <w:rPrChange w:id="994" w:author="Kislov Vladimir" w:date="2021-03-23T23:19:00Z">
            <w:rPr>
              <w:ins w:id="995" w:author="Kislov Vladimir" w:date="2021-03-23T23:18:00Z"/>
              <w:rFonts w:ascii="Arial" w:hAnsi="Arial" w:cs="Arial"/>
              <w:highlight w:val="yellow"/>
            </w:rPr>
          </w:rPrChange>
        </w:rPr>
        <w:pPrChange w:id="996" w:author="Kislov Vladimir" w:date="2021-03-23T19:30:00Z">
          <w:pPr>
            <w:spacing w:after="240" w:line="276" w:lineRule="auto"/>
            <w:ind w:firstLine="567"/>
          </w:pPr>
        </w:pPrChange>
      </w:pPr>
      <w:ins w:id="997" w:author="Kislov Vladimir" w:date="2021-03-23T19:30:00Z">
        <w:r w:rsidRPr="0071766D">
          <w:rPr>
            <w:rFonts w:ascii="Arial" w:hAnsi="Arial" w:cs="Arial"/>
          </w:rPr>
          <w:t>Расчет размера партии</w:t>
        </w:r>
      </w:ins>
    </w:p>
    <w:p w14:paraId="43BF746E" w14:textId="7C98224E" w:rsidR="0071766D" w:rsidRPr="00592CEB" w:rsidRDefault="0071766D">
      <w:pPr>
        <w:spacing w:after="240" w:line="276" w:lineRule="auto"/>
        <w:rPr>
          <w:ins w:id="998" w:author="Kislov Vladimir" w:date="2021-03-23T23:18:00Z"/>
          <w:rFonts w:ascii="Arial" w:hAnsi="Arial" w:cs="Arial"/>
          <w:rPrChange w:id="999" w:author="Kislov Vladimir" w:date="2021-03-23T23:41:00Z">
            <w:rPr>
              <w:ins w:id="1000" w:author="Kislov Vladimir" w:date="2021-03-23T23:18:00Z"/>
              <w:rFonts w:ascii="Arial" w:hAnsi="Arial" w:cs="Arial"/>
              <w:highlight w:val="yellow"/>
              <w:lang w:val="en-US"/>
            </w:rPr>
          </w:rPrChange>
        </w:rPr>
        <w:pPrChange w:id="1001" w:author="Kislov Vladimir" w:date="2021-03-23T23:18:00Z">
          <w:pPr>
            <w:spacing w:after="240" w:line="276" w:lineRule="auto"/>
            <w:ind w:firstLine="567"/>
          </w:pPr>
        </w:pPrChange>
      </w:pPr>
      <w:ins w:id="1002" w:author="Kislov Vladimir" w:date="2021-03-23T23:18:00Z">
        <w:r w:rsidRPr="0071766D">
          <w:rPr>
            <w:rFonts w:ascii="Arial" w:hAnsi="Arial" w:cs="Arial"/>
            <w:rPrChange w:id="1003" w:author="Kislov Vladimir" w:date="2021-03-23T23:19:00Z">
              <w:rPr>
                <w:rFonts w:ascii="Arial" w:hAnsi="Arial" w:cs="Arial"/>
                <w:highlight w:val="yellow"/>
                <w:lang w:val="en-US"/>
              </w:rPr>
            </w:rPrChange>
          </w:rPr>
          <w:t xml:space="preserve">MB – </w:t>
        </w:r>
      </w:ins>
      <w:ins w:id="1004" w:author="Kislov Vladimir" w:date="2021-03-23T23:40:00Z">
        <w:r w:rsidR="00592CEB">
          <w:rPr>
            <w:rFonts w:ascii="Arial" w:hAnsi="Arial" w:cs="Arial"/>
          </w:rPr>
          <w:t xml:space="preserve">Месячный размер партии. При установке в материале значения </w:t>
        </w:r>
      </w:ins>
      <w:ins w:id="1005" w:author="Kislov Vladimir" w:date="2021-03-23T23:41:00Z">
        <w:r w:rsidR="00592CEB">
          <w:rPr>
            <w:rFonts w:ascii="Arial" w:hAnsi="Arial" w:cs="Arial"/>
          </w:rPr>
          <w:t>«</w:t>
        </w:r>
        <w:r w:rsidR="00592CEB">
          <w:rPr>
            <w:rFonts w:ascii="Arial" w:hAnsi="Arial" w:cs="Arial"/>
            <w:lang w:val="en-US"/>
          </w:rPr>
          <w:t>MB</w:t>
        </w:r>
        <w:r w:rsidR="00592CEB">
          <w:rPr>
            <w:rFonts w:ascii="Arial" w:hAnsi="Arial" w:cs="Arial"/>
          </w:rPr>
          <w:t xml:space="preserve">», программа ППМ </w:t>
        </w:r>
      </w:ins>
      <w:ins w:id="1006" w:author="Kislov Vladimir" w:date="2021-03-23T23:43:00Z">
        <w:r w:rsidR="00592CEB">
          <w:rPr>
            <w:rFonts w:ascii="Arial" w:hAnsi="Arial" w:cs="Arial"/>
          </w:rPr>
          <w:t>суммирует</w:t>
        </w:r>
      </w:ins>
      <w:ins w:id="1007" w:author="Kislov Vladimir" w:date="2021-03-23T23:41:00Z">
        <w:r w:rsidR="00592CEB">
          <w:rPr>
            <w:rFonts w:ascii="Arial" w:hAnsi="Arial" w:cs="Arial"/>
          </w:rPr>
          <w:t xml:space="preserve"> количество потребностей в рамках месяца и формирует документ обеспечения </w:t>
        </w:r>
      </w:ins>
      <w:ins w:id="1008" w:author="Kislov Vladimir" w:date="2021-03-23T23:44:00Z">
        <w:r w:rsidR="00592CEB">
          <w:rPr>
            <w:rFonts w:ascii="Arial" w:hAnsi="Arial" w:cs="Arial"/>
          </w:rPr>
          <w:t>на не обеспеченное количество потребности на первое число месяца.</w:t>
        </w:r>
      </w:ins>
    </w:p>
    <w:p w14:paraId="08C3AF0A" w14:textId="6B0B9C19" w:rsidR="0071766D" w:rsidRDefault="0071766D">
      <w:pPr>
        <w:spacing w:after="240" w:line="276" w:lineRule="auto"/>
        <w:rPr>
          <w:ins w:id="1009" w:author="Kislov Vladimir" w:date="2021-03-23T23:20:00Z"/>
          <w:rFonts w:ascii="Arial" w:hAnsi="Arial" w:cs="Arial"/>
        </w:rPr>
        <w:pPrChange w:id="1010" w:author="Kislov Vladimir" w:date="2021-03-23T23:18:00Z">
          <w:pPr>
            <w:spacing w:after="240" w:line="276" w:lineRule="auto"/>
            <w:ind w:firstLine="567"/>
          </w:pPr>
        </w:pPrChange>
      </w:pPr>
      <w:ins w:id="1011" w:author="Kislov Vladimir" w:date="2021-03-23T23:19:00Z">
        <w:r w:rsidRPr="0071766D">
          <w:rPr>
            <w:rFonts w:ascii="Arial" w:hAnsi="Arial" w:cs="Arial"/>
            <w:rPrChange w:id="1012" w:author="Kislov Vladimir" w:date="2021-03-23T23:19:00Z">
              <w:rPr>
                <w:rFonts w:ascii="Arial" w:hAnsi="Arial" w:cs="Arial"/>
                <w:highlight w:val="yellow"/>
                <w:lang w:val="en-US"/>
              </w:rPr>
            </w:rPrChange>
          </w:rPr>
          <w:t xml:space="preserve">EX – </w:t>
        </w:r>
      </w:ins>
      <w:ins w:id="1013" w:author="Kislov Vladimir" w:date="2021-03-23T23:47:00Z">
        <w:r w:rsidR="004021A2" w:rsidRPr="004021A2">
          <w:rPr>
            <w:rFonts w:ascii="Arial" w:hAnsi="Arial" w:cs="Arial"/>
          </w:rPr>
          <w:t>Расчет точного размера партии</w:t>
        </w:r>
        <w:r w:rsidR="004021A2">
          <w:rPr>
            <w:rFonts w:ascii="Arial" w:hAnsi="Arial" w:cs="Arial"/>
          </w:rPr>
          <w:t>. При установке в материале значения «</w:t>
        </w:r>
        <w:r w:rsidR="004021A2">
          <w:rPr>
            <w:rFonts w:ascii="Arial" w:hAnsi="Arial" w:cs="Arial"/>
            <w:lang w:val="en-US"/>
          </w:rPr>
          <w:t>EX</w:t>
        </w:r>
        <w:r w:rsidR="004021A2">
          <w:rPr>
            <w:rFonts w:ascii="Arial" w:hAnsi="Arial" w:cs="Arial"/>
          </w:rPr>
          <w:t>», программа ППМ формирует</w:t>
        </w:r>
      </w:ins>
      <w:ins w:id="1014" w:author="Kislov Vladimir" w:date="2021-03-23T23:56:00Z">
        <w:r w:rsidR="004021A2">
          <w:rPr>
            <w:rFonts w:ascii="Arial" w:hAnsi="Arial" w:cs="Arial"/>
          </w:rPr>
          <w:t xml:space="preserve"> отдельный</w:t>
        </w:r>
      </w:ins>
      <w:ins w:id="1015" w:author="Kislov Vladimir" w:date="2021-03-23T23:47:00Z">
        <w:r w:rsidR="004021A2">
          <w:rPr>
            <w:rFonts w:ascii="Arial" w:hAnsi="Arial" w:cs="Arial"/>
          </w:rPr>
          <w:t xml:space="preserve"> документ обеспечения на каждую открытую потреб</w:t>
        </w:r>
        <w:r w:rsidR="004021A2">
          <w:rPr>
            <w:rFonts w:ascii="Arial" w:hAnsi="Arial" w:cs="Arial"/>
          </w:rPr>
          <w:lastRenderedPageBreak/>
          <w:t xml:space="preserve">ность и </w:t>
        </w:r>
      </w:ins>
      <w:ins w:id="1016" w:author="Kislov Vladimir" w:date="2021-03-23T23:48:00Z">
        <w:r w:rsidR="004021A2">
          <w:rPr>
            <w:rFonts w:ascii="Arial" w:hAnsi="Arial" w:cs="Arial"/>
          </w:rPr>
          <w:t xml:space="preserve">документы обеспечения создаются с датой поставки </w:t>
        </w:r>
      </w:ins>
      <w:ins w:id="1017" w:author="Kislov Vladimir" w:date="2021-03-23T23:56:00Z">
        <w:r w:rsidR="004021A2">
          <w:rPr>
            <w:rFonts w:ascii="Arial" w:hAnsi="Arial" w:cs="Arial"/>
          </w:rPr>
          <w:t>соответствующей дате потребности</w:t>
        </w:r>
        <w:r w:rsidR="00A36FB6">
          <w:rPr>
            <w:rFonts w:ascii="Arial" w:hAnsi="Arial" w:cs="Arial"/>
          </w:rPr>
          <w:t xml:space="preserve">. </w:t>
        </w:r>
      </w:ins>
      <w:ins w:id="1018" w:author="Kislov Vladimir" w:date="2021-03-24T00:08:00Z">
        <w:r w:rsidR="00A36FB6">
          <w:rPr>
            <w:rFonts w:ascii="Arial" w:hAnsi="Arial" w:cs="Arial"/>
          </w:rPr>
          <w:t>При формировании заявок на закупку дата поставки устанавливается с учётом планового срока поставки.</w:t>
        </w:r>
      </w:ins>
    </w:p>
    <w:p w14:paraId="048EB984" w14:textId="338EDFDB" w:rsidR="0071766D" w:rsidRPr="005B567D" w:rsidRDefault="0071766D">
      <w:pPr>
        <w:spacing w:after="240" w:line="276" w:lineRule="auto"/>
        <w:rPr>
          <w:rFonts w:ascii="Arial" w:hAnsi="Arial" w:cs="Arial"/>
          <w:rPrChange w:id="1019" w:author="Kislov Vladimir" w:date="2021-03-24T00:03:00Z">
            <w:rPr/>
          </w:rPrChange>
        </w:rPr>
        <w:pPrChange w:id="1020" w:author="Kislov Vladimir" w:date="2021-03-23T23:18:00Z">
          <w:pPr>
            <w:spacing w:after="240" w:line="276" w:lineRule="auto"/>
            <w:ind w:firstLine="567"/>
          </w:pPr>
        </w:pPrChange>
      </w:pPr>
      <w:ins w:id="1021" w:author="Kislov Vladimir" w:date="2021-03-23T23:20:00Z">
        <w:r>
          <w:rPr>
            <w:rFonts w:ascii="Arial" w:hAnsi="Arial" w:cs="Arial"/>
            <w:lang w:val="en-US"/>
          </w:rPr>
          <w:t>HB</w:t>
        </w:r>
        <w:r w:rsidRPr="005B567D">
          <w:rPr>
            <w:rFonts w:ascii="Arial" w:hAnsi="Arial" w:cs="Arial"/>
            <w:rPrChange w:id="1022" w:author="Kislov Vladimir" w:date="2021-03-24T00:03:00Z">
              <w:rPr>
                <w:rFonts w:ascii="Arial" w:hAnsi="Arial" w:cs="Arial"/>
                <w:lang w:val="en-US"/>
              </w:rPr>
            </w:rPrChange>
          </w:rPr>
          <w:t xml:space="preserve"> – </w:t>
        </w:r>
      </w:ins>
      <w:proofErr w:type="spellStart"/>
      <w:ins w:id="1023" w:author="Kislov Vladimir" w:date="2021-03-24T00:03:00Z">
        <w:r w:rsidR="005B567D" w:rsidRPr="005B567D">
          <w:rPr>
            <w:rFonts w:ascii="Arial" w:hAnsi="Arial" w:cs="Arial"/>
            <w:rPrChange w:id="1024" w:author="Kislov Vladimir" w:date="2021-03-24T00:03:00Z">
              <w:rPr>
                <w:rFonts w:ascii="Arial" w:hAnsi="Arial" w:cs="Arial"/>
                <w:lang w:val="en-US"/>
              </w:rPr>
            </w:rPrChange>
          </w:rPr>
          <w:t>Пополн</w:t>
        </w:r>
        <w:proofErr w:type="spellEnd"/>
        <w:r w:rsidR="005B567D" w:rsidRPr="005B567D">
          <w:rPr>
            <w:rFonts w:ascii="Arial" w:hAnsi="Arial" w:cs="Arial"/>
            <w:rPrChange w:id="1025" w:author="Kislov Vladimir" w:date="2021-03-24T00:03:00Z">
              <w:rPr>
                <w:rFonts w:ascii="Arial" w:hAnsi="Arial" w:cs="Arial"/>
                <w:lang w:val="en-US"/>
              </w:rPr>
            </w:rPrChange>
          </w:rPr>
          <w:t xml:space="preserve">. до макс. запаса до </w:t>
        </w:r>
        <w:proofErr w:type="spellStart"/>
        <w:r w:rsidR="005B567D" w:rsidRPr="005B567D">
          <w:rPr>
            <w:rFonts w:ascii="Arial" w:hAnsi="Arial" w:cs="Arial"/>
            <w:rPrChange w:id="1026" w:author="Kislov Vladimir" w:date="2021-03-24T00:03:00Z">
              <w:rPr>
                <w:rFonts w:ascii="Arial" w:hAnsi="Arial" w:cs="Arial"/>
                <w:lang w:val="en-US"/>
              </w:rPr>
            </w:rPrChange>
          </w:rPr>
          <w:t>покр</w:t>
        </w:r>
        <w:proofErr w:type="spellEnd"/>
        <w:r w:rsidR="005B567D" w:rsidRPr="005B567D">
          <w:rPr>
            <w:rFonts w:ascii="Arial" w:hAnsi="Arial" w:cs="Arial"/>
            <w:rPrChange w:id="1027" w:author="Kislov Vladimir" w:date="2021-03-24T00:03:00Z">
              <w:rPr>
                <w:rFonts w:ascii="Arial" w:hAnsi="Arial" w:cs="Arial"/>
                <w:lang w:val="en-US"/>
              </w:rPr>
            </w:rPrChange>
          </w:rPr>
          <w:t>. потреб.</w:t>
        </w:r>
        <w:r w:rsidR="005B567D">
          <w:rPr>
            <w:rFonts w:ascii="Arial" w:hAnsi="Arial" w:cs="Arial"/>
          </w:rPr>
          <w:t xml:space="preserve"> При установке в материале значения «</w:t>
        </w:r>
        <w:r w:rsidR="005B567D">
          <w:rPr>
            <w:rFonts w:ascii="Arial" w:hAnsi="Arial" w:cs="Arial"/>
            <w:lang w:val="en-US"/>
          </w:rPr>
          <w:t>HB</w:t>
        </w:r>
        <w:r w:rsidR="005B567D">
          <w:rPr>
            <w:rFonts w:ascii="Arial" w:hAnsi="Arial" w:cs="Arial"/>
          </w:rPr>
          <w:t xml:space="preserve">», программа ППМ формирует </w:t>
        </w:r>
        <w:del w:id="1028" w:author="KislovVO" w:date="2021-04-15T10:41:00Z">
          <w:r w:rsidR="005B567D" w:rsidDel="0007210C">
            <w:rPr>
              <w:rFonts w:ascii="Arial" w:hAnsi="Arial" w:cs="Arial"/>
            </w:rPr>
            <w:delText xml:space="preserve">отдельный </w:delText>
          </w:r>
        </w:del>
        <w:r w:rsidR="005B567D">
          <w:rPr>
            <w:rFonts w:ascii="Arial" w:hAnsi="Arial" w:cs="Arial"/>
          </w:rPr>
          <w:t xml:space="preserve">документ обеспечения </w:t>
        </w:r>
        <w:del w:id="1029" w:author="KislovVO" w:date="2021-04-15T10:44:00Z">
          <w:r w:rsidR="005B567D" w:rsidDel="00FB2116">
            <w:rPr>
              <w:rFonts w:ascii="Arial" w:hAnsi="Arial" w:cs="Arial"/>
            </w:rPr>
            <w:delText>н</w:delText>
          </w:r>
        </w:del>
        <w:del w:id="1030" w:author="KislovVO" w:date="2021-04-15T10:41:00Z">
          <w:r w:rsidR="005B567D" w:rsidDel="0007210C">
            <w:rPr>
              <w:rFonts w:ascii="Arial" w:hAnsi="Arial" w:cs="Arial"/>
            </w:rPr>
            <w:delText>а каждую открытую потребность</w:delText>
          </w:r>
        </w:del>
      </w:ins>
      <w:ins w:id="1031" w:author="ChigvintsevAS" w:date="2021-04-14T15:43:00Z">
        <w:del w:id="1032" w:author="KislovVO" w:date="2021-04-15T10:41:00Z">
          <w:r w:rsidR="00BA2B44" w:rsidDel="0007210C">
            <w:rPr>
              <w:rFonts w:ascii="Arial" w:hAnsi="Arial" w:cs="Arial"/>
            </w:rPr>
            <w:delText>,</w:delText>
          </w:r>
        </w:del>
      </w:ins>
      <w:ins w:id="1033" w:author="Kislov Vladimir" w:date="2021-03-24T00:03:00Z">
        <w:r w:rsidR="005B567D">
          <w:rPr>
            <w:rFonts w:ascii="Arial" w:hAnsi="Arial" w:cs="Arial"/>
          </w:rPr>
          <w:t xml:space="preserve"> </w:t>
        </w:r>
        <w:del w:id="1034" w:author="ChigvintsevAS" w:date="2021-04-14T15:44:00Z">
          <w:r w:rsidR="005B567D" w:rsidDel="00BA2B44">
            <w:rPr>
              <w:rFonts w:ascii="Arial" w:hAnsi="Arial" w:cs="Arial"/>
            </w:rPr>
            <w:delText>и</w:delText>
          </w:r>
        </w:del>
      </w:ins>
      <w:ins w:id="1035" w:author="Kislov Vladimir" w:date="2021-03-24T00:04:00Z">
        <w:del w:id="1036" w:author="ChigvintsevAS" w:date="2021-04-14T15:44:00Z">
          <w:r w:rsidR="005B567D" w:rsidRPr="005B567D" w:rsidDel="00BA2B44">
            <w:rPr>
              <w:rFonts w:ascii="Arial" w:hAnsi="Arial" w:cs="Arial"/>
              <w:rPrChange w:id="1037" w:author="Kislov Vladimir" w:date="2021-03-24T00:04:00Z">
                <w:rPr>
                  <w:rFonts w:ascii="Arial" w:hAnsi="Arial" w:cs="Arial"/>
                  <w:lang w:val="en-US"/>
                </w:rPr>
              </w:rPrChange>
            </w:rPr>
            <w:delText xml:space="preserve"> </w:delText>
          </w:r>
          <w:r w:rsidR="005B567D" w:rsidDel="00BA2B44">
            <w:rPr>
              <w:rFonts w:ascii="Arial" w:hAnsi="Arial" w:cs="Arial"/>
            </w:rPr>
            <w:delText>программ ППМ формирует</w:delText>
          </w:r>
        </w:del>
      </w:ins>
      <w:ins w:id="1038" w:author="ChigvintsevAS" w:date="2021-04-14T15:44:00Z">
        <w:r w:rsidR="00BA2B44">
          <w:rPr>
            <w:rFonts w:ascii="Arial" w:hAnsi="Arial" w:cs="Arial"/>
          </w:rPr>
          <w:t xml:space="preserve">а </w:t>
        </w:r>
        <w:del w:id="1039" w:author="KislovVO" w:date="2021-04-15T10:41:00Z">
          <w:r w:rsidR="00BA2B44" w:rsidDel="0007210C">
            <w:rPr>
              <w:rFonts w:ascii="Arial" w:hAnsi="Arial" w:cs="Arial"/>
            </w:rPr>
            <w:delText>также создает</w:delText>
          </w:r>
        </w:del>
      </w:ins>
      <w:ins w:id="1040" w:author="Kislov Vladimir" w:date="2021-03-24T00:04:00Z">
        <w:del w:id="1041" w:author="KislovVO" w:date="2021-04-15T10:41:00Z">
          <w:r w:rsidR="005B567D" w:rsidDel="0007210C">
            <w:rPr>
              <w:rFonts w:ascii="Arial" w:hAnsi="Arial" w:cs="Arial"/>
            </w:rPr>
            <w:delText xml:space="preserve"> документы обеспечения </w:delText>
          </w:r>
        </w:del>
        <w:r w:rsidR="005B567D">
          <w:rPr>
            <w:rFonts w:ascii="Arial" w:hAnsi="Arial" w:cs="Arial"/>
          </w:rPr>
          <w:t xml:space="preserve">с учетом </w:t>
        </w:r>
      </w:ins>
      <w:ins w:id="1042" w:author="Kislov Vladimir" w:date="2021-03-24T00:05:00Z">
        <w:r w:rsidR="005B567D">
          <w:rPr>
            <w:rFonts w:ascii="Arial" w:hAnsi="Arial" w:cs="Arial"/>
          </w:rPr>
          <w:t>Максимального запаса (значение Максимального запаса устанавливается в материале).</w:t>
        </w:r>
      </w:ins>
      <w:ins w:id="1043" w:author="Kislov Vladimir" w:date="2021-03-24T00:07:00Z">
        <w:r w:rsidR="005B567D">
          <w:rPr>
            <w:rFonts w:ascii="Arial" w:hAnsi="Arial" w:cs="Arial"/>
          </w:rPr>
          <w:t xml:space="preserve"> </w:t>
        </w:r>
        <w:del w:id="1044" w:author="KislovVO" w:date="2021-04-15T10:41:00Z">
          <w:r w:rsidR="005B567D" w:rsidDel="0007210C">
            <w:rPr>
              <w:rFonts w:ascii="Arial" w:hAnsi="Arial" w:cs="Arial"/>
            </w:rPr>
            <w:delText>При формировани</w:delText>
          </w:r>
        </w:del>
      </w:ins>
      <w:ins w:id="1045" w:author="KislovVO" w:date="2021-04-15T10:42:00Z">
        <w:r w:rsidR="000A3B43">
          <w:rPr>
            <w:rFonts w:ascii="Arial" w:hAnsi="Arial" w:cs="Arial"/>
          </w:rPr>
          <w:tab/>
        </w:r>
      </w:ins>
      <w:ins w:id="1046" w:author="Kislov Vladimir" w:date="2021-03-24T00:07:00Z">
        <w:del w:id="1047" w:author="KislovVO" w:date="2021-04-15T10:41:00Z">
          <w:r w:rsidR="005B567D" w:rsidDel="0007210C">
            <w:rPr>
              <w:rFonts w:ascii="Arial" w:hAnsi="Arial" w:cs="Arial"/>
            </w:rPr>
            <w:delText xml:space="preserve">и </w:delText>
          </w:r>
          <w:r w:rsidR="00A36FB6" w:rsidDel="0007210C">
            <w:rPr>
              <w:rFonts w:ascii="Arial" w:hAnsi="Arial" w:cs="Arial"/>
            </w:rPr>
            <w:delText xml:space="preserve">заявок на закупку дата поставки устанавливается </w:delText>
          </w:r>
        </w:del>
      </w:ins>
      <w:ins w:id="1048" w:author="Kislov Vladimir" w:date="2021-03-24T00:03:00Z">
        <w:del w:id="1049" w:author="KislovVO" w:date="2021-04-15T10:41:00Z">
          <w:r w:rsidR="005B567D" w:rsidDel="0007210C">
            <w:rPr>
              <w:rFonts w:ascii="Arial" w:hAnsi="Arial" w:cs="Arial"/>
            </w:rPr>
            <w:delText>с учётом п</w:delText>
          </w:r>
          <w:r w:rsidR="00A36FB6" w:rsidDel="0007210C">
            <w:rPr>
              <w:rFonts w:ascii="Arial" w:hAnsi="Arial" w:cs="Arial"/>
            </w:rPr>
            <w:delText>ланового срока поставки</w:delText>
          </w:r>
          <w:r w:rsidR="005B567D" w:rsidDel="0007210C">
            <w:rPr>
              <w:rFonts w:ascii="Arial" w:hAnsi="Arial" w:cs="Arial"/>
            </w:rPr>
            <w:delText>.</w:delText>
          </w:r>
        </w:del>
      </w:ins>
    </w:p>
    <w:p w14:paraId="4CC0646E" w14:textId="77777777" w:rsidR="00FE6D96" w:rsidRDefault="00FE6D96" w:rsidP="00AF178E">
      <w:pPr>
        <w:rPr>
          <w:ins w:id="1050" w:author="KislovVO" w:date="2021-04-06T09:28:00Z"/>
          <w:rFonts w:ascii="Arial" w:hAnsi="Arial" w:cs="Arial"/>
        </w:rPr>
      </w:pPr>
    </w:p>
    <w:p w14:paraId="14CE4690" w14:textId="0B0B54C9" w:rsidR="00AF178E" w:rsidRPr="00AF178E" w:rsidRDefault="00AF178E" w:rsidP="00AF178E">
      <w:pPr>
        <w:rPr>
          <w:ins w:id="1051" w:author="KislovVO" w:date="2021-04-06T09:19:00Z"/>
          <w:rFonts w:ascii="Arial" w:hAnsi="Arial" w:cs="Arial"/>
          <w:rPrChange w:id="1052" w:author="KislovVO" w:date="2021-04-06T09:20:00Z">
            <w:rPr>
              <w:ins w:id="1053" w:author="KislovVO" w:date="2021-04-06T09:19:00Z"/>
              <w:rFonts w:ascii="Calibri" w:hAnsi="Calibri" w:cs="Calibri"/>
              <w:sz w:val="22"/>
            </w:rPr>
          </w:rPrChange>
        </w:rPr>
      </w:pPr>
      <w:ins w:id="1054" w:author="KislovVO" w:date="2021-04-06T09:20:00Z">
        <w:r w:rsidRPr="00AF178E">
          <w:rPr>
            <w:rFonts w:ascii="Arial" w:hAnsi="Arial" w:cs="Arial"/>
            <w:rPrChange w:id="1055" w:author="KislovVO" w:date="2021-04-06T09:20:00Z">
              <w:rPr>
                <w:rFonts w:ascii="Calibri" w:hAnsi="Calibri" w:cs="Calibri"/>
                <w:sz w:val="22"/>
              </w:rPr>
            </w:rPrChange>
          </w:rPr>
          <w:t xml:space="preserve">Отклонение заявок на закупку вне периода поглощения. </w:t>
        </w:r>
      </w:ins>
    </w:p>
    <w:p w14:paraId="6720D034" w14:textId="77777777" w:rsidR="00FE6D96" w:rsidRDefault="00FE6D96" w:rsidP="00AF178E">
      <w:pPr>
        <w:autoSpaceDE w:val="0"/>
        <w:autoSpaceDN w:val="0"/>
        <w:jc w:val="left"/>
        <w:rPr>
          <w:ins w:id="1056" w:author="KislovVO" w:date="2021-04-06T09:28:00Z"/>
          <w:rFonts w:ascii="Arial" w:hAnsi="Arial" w:cs="Arial"/>
        </w:rPr>
      </w:pPr>
    </w:p>
    <w:p w14:paraId="4875B62A" w14:textId="721AEFD4" w:rsidR="00AF178E" w:rsidRPr="00FE6D96" w:rsidRDefault="00FE6D96" w:rsidP="00AF178E">
      <w:pPr>
        <w:autoSpaceDE w:val="0"/>
        <w:autoSpaceDN w:val="0"/>
        <w:jc w:val="left"/>
        <w:rPr>
          <w:ins w:id="1057" w:author="KislovVO" w:date="2021-04-06T09:19:00Z"/>
          <w:rFonts w:ascii="Arial" w:hAnsi="Arial" w:cs="Arial"/>
          <w:rPrChange w:id="1058" w:author="KislovVO" w:date="2021-04-06T09:22:00Z">
            <w:rPr>
              <w:ins w:id="1059" w:author="KislovVO" w:date="2021-04-06T09:19:00Z"/>
              <w:rFonts w:ascii="Calibri" w:hAnsi="Calibri" w:cs="Calibri"/>
              <w:color w:val="000000"/>
              <w:sz w:val="22"/>
              <w:lang w:eastAsia="ru-RU"/>
            </w:rPr>
          </w:rPrChange>
        </w:rPr>
      </w:pPr>
      <w:ins w:id="1060" w:author="KislovVO" w:date="2021-04-06T09:25:00Z">
        <w:r>
          <w:rPr>
            <w:rFonts w:ascii="Arial" w:hAnsi="Arial" w:cs="Arial"/>
          </w:rPr>
          <w:t>В заявк</w:t>
        </w:r>
      </w:ins>
      <w:ins w:id="1061" w:author="KislovVO" w:date="2021-04-06T09:26:00Z">
        <w:r>
          <w:rPr>
            <w:rFonts w:ascii="Arial" w:hAnsi="Arial" w:cs="Arial"/>
          </w:rPr>
          <w:t>е</w:t>
        </w:r>
      </w:ins>
      <w:ins w:id="1062" w:author="KislovVO" w:date="2021-04-06T09:25:00Z">
        <w:r>
          <w:rPr>
            <w:rFonts w:ascii="Arial" w:hAnsi="Arial" w:cs="Arial"/>
          </w:rPr>
          <w:t xml:space="preserve"> на закупку существует возможность </w:t>
        </w:r>
      </w:ins>
      <w:ins w:id="1063" w:author="KislovVO" w:date="2021-04-06T09:26:00Z">
        <w:r>
          <w:rPr>
            <w:rFonts w:ascii="Arial" w:hAnsi="Arial" w:cs="Arial"/>
          </w:rPr>
          <w:t xml:space="preserve">выбора причины отклонения </w:t>
        </w:r>
      </w:ins>
      <w:ins w:id="1064" w:author="KislovVO" w:date="2021-04-06T09:19:00Z">
        <w:r w:rsidR="00AF178E" w:rsidRPr="00FE6D96">
          <w:rPr>
            <w:rFonts w:ascii="Arial" w:hAnsi="Arial" w:cs="Arial"/>
            <w:rPrChange w:id="1065" w:author="KislovVO" w:date="2021-04-06T09:22:00Z">
              <w:rPr>
                <w:rFonts w:ascii="Calibri" w:hAnsi="Calibri" w:cs="Calibri"/>
                <w:color w:val="000000"/>
                <w:sz w:val="22"/>
                <w:lang w:eastAsia="ru-RU"/>
              </w:rPr>
            </w:rPrChange>
          </w:rPr>
          <w:t>«09» - Закупка вне периода поглощения</w:t>
        </w:r>
      </w:ins>
      <w:ins w:id="1066" w:author="KislovVO" w:date="2021-04-06T09:22:00Z">
        <w:r w:rsidRPr="00FE6D96">
          <w:rPr>
            <w:rFonts w:ascii="Arial" w:hAnsi="Arial" w:cs="Arial"/>
            <w:rPrChange w:id="1067" w:author="KislovVO" w:date="2021-04-06T09:22:00Z">
              <w:rPr>
                <w:rFonts w:ascii="Calibri" w:hAnsi="Calibri" w:cs="Calibri"/>
                <w:color w:val="000000"/>
                <w:sz w:val="22"/>
                <w:lang w:eastAsia="ru-RU"/>
              </w:rPr>
            </w:rPrChange>
          </w:rPr>
          <w:t>.</w:t>
        </w:r>
      </w:ins>
      <w:ins w:id="1068" w:author="KislovVO" w:date="2021-04-06T09:28:00Z">
        <w:r>
          <w:rPr>
            <w:rFonts w:ascii="Arial" w:hAnsi="Arial" w:cs="Arial"/>
          </w:rPr>
          <w:t xml:space="preserve"> Возможность указания причины отклонения доступна Сток-контролёрам.</w:t>
        </w:r>
      </w:ins>
      <w:ins w:id="1069" w:author="KislovVO" w:date="2021-04-06T09:22:00Z">
        <w:r w:rsidRPr="00FE6D96">
          <w:rPr>
            <w:rFonts w:ascii="Arial" w:hAnsi="Arial" w:cs="Arial"/>
            <w:rPrChange w:id="1070" w:author="KislovVO" w:date="2021-04-06T09:22:00Z">
              <w:rPr>
                <w:rFonts w:ascii="Calibri" w:hAnsi="Calibri" w:cs="Calibri"/>
                <w:color w:val="000000"/>
                <w:sz w:val="22"/>
                <w:lang w:eastAsia="ru-RU"/>
              </w:rPr>
            </w:rPrChange>
          </w:rPr>
          <w:t xml:space="preserve"> </w:t>
        </w:r>
        <w:r w:rsidRPr="00FE6D96">
          <w:rPr>
            <w:rFonts w:ascii="Arial" w:hAnsi="Arial" w:cs="Arial"/>
            <w:rPrChange w:id="1071" w:author="KislovVO" w:date="2021-04-06T09:22:00Z">
              <w:rPr>
                <w:rFonts w:ascii="Calibri" w:hAnsi="Calibri" w:cs="Calibri"/>
                <w:color w:val="1F497D"/>
                <w:sz w:val="22"/>
              </w:rPr>
            </w:rPrChange>
          </w:rPr>
          <w:t>П</w:t>
        </w:r>
      </w:ins>
      <w:ins w:id="1072" w:author="KislovVO" w:date="2021-04-06T09:21:00Z">
        <w:r w:rsidR="00AF178E" w:rsidRPr="00FE6D96">
          <w:rPr>
            <w:rFonts w:ascii="Arial" w:hAnsi="Arial" w:cs="Arial"/>
            <w:rPrChange w:id="1073" w:author="KislovVO" w:date="2021-04-06T09:22:00Z">
              <w:rPr>
                <w:rFonts w:ascii="Calibri" w:hAnsi="Calibri" w:cs="Calibri"/>
                <w:color w:val="1F497D"/>
                <w:sz w:val="22"/>
              </w:rPr>
            </w:rPrChange>
          </w:rPr>
          <w:t>ричина</w:t>
        </w:r>
      </w:ins>
      <w:ins w:id="1074" w:author="KislovVO" w:date="2021-04-06T09:22:00Z">
        <w:r w:rsidRPr="00FE6D96">
          <w:rPr>
            <w:rFonts w:ascii="Arial" w:hAnsi="Arial" w:cs="Arial"/>
            <w:rPrChange w:id="1075" w:author="KislovVO" w:date="2021-04-06T09:22:00Z">
              <w:rPr>
                <w:rFonts w:ascii="Calibri" w:hAnsi="Calibri" w:cs="Calibri"/>
                <w:color w:val="1F497D"/>
                <w:sz w:val="22"/>
              </w:rPr>
            </w:rPrChange>
          </w:rPr>
          <w:t xml:space="preserve"> отклонения</w:t>
        </w:r>
      </w:ins>
      <w:ins w:id="1076" w:author="KislovVO" w:date="2021-04-06T09:21:00Z">
        <w:r w:rsidR="00AF178E" w:rsidRPr="00FE6D96">
          <w:rPr>
            <w:rFonts w:ascii="Arial" w:hAnsi="Arial" w:cs="Arial"/>
            <w:rPrChange w:id="1077" w:author="KislovVO" w:date="2021-04-06T09:22:00Z">
              <w:rPr>
                <w:rFonts w:ascii="Calibri" w:hAnsi="Calibri" w:cs="Calibri"/>
                <w:color w:val="1F497D"/>
                <w:sz w:val="22"/>
              </w:rPr>
            </w:rPrChange>
          </w:rPr>
          <w:t xml:space="preserve"> используется при наличии потребности, которую невозможно обеспечить в заявленные сроки, но ППМ все равно создает заявки на закупку в периоде потребности</w:t>
        </w:r>
        <w:r w:rsidR="00AF178E" w:rsidRPr="00FE6D96">
          <w:rPr>
            <w:rFonts w:ascii="Arial" w:hAnsi="Arial" w:cs="Arial"/>
            <w:rPrChange w:id="1078" w:author="KislovVO" w:date="2021-04-06T09:22:00Z">
              <w:rPr>
                <w:rFonts w:ascii="Calibri" w:hAnsi="Calibri" w:cs="Calibri"/>
                <w:color w:val="000000"/>
                <w:sz w:val="22"/>
                <w:lang w:eastAsia="ru-RU"/>
              </w:rPr>
            </w:rPrChange>
          </w:rPr>
          <w:t>.</w:t>
        </w:r>
      </w:ins>
      <w:ins w:id="1079" w:author="KislovVO" w:date="2021-04-06T09:22:00Z">
        <w:r w:rsidRPr="00FE6D96">
          <w:rPr>
            <w:rFonts w:ascii="Arial" w:hAnsi="Arial" w:cs="Arial"/>
            <w:rPrChange w:id="1080" w:author="KislovVO" w:date="2021-04-06T09:22:00Z">
              <w:rPr>
                <w:rFonts w:ascii="Calibri" w:hAnsi="Calibri" w:cs="Calibri"/>
                <w:color w:val="000000"/>
                <w:sz w:val="22"/>
                <w:lang w:eastAsia="ru-RU"/>
              </w:rPr>
            </w:rPrChange>
          </w:rPr>
          <w:t xml:space="preserve"> </w:t>
        </w:r>
      </w:ins>
      <w:ins w:id="1081" w:author="KislovVO" w:date="2021-04-06T09:32:00Z">
        <w:r w:rsidRPr="005E2440">
          <w:rPr>
            <w:rFonts w:ascii="Arial" w:hAnsi="Arial" w:cs="Arial"/>
            <w:rPrChange w:id="1082" w:author="KislovVO" w:date="2021-04-06T09:34:00Z">
              <w:rPr>
                <w:rFonts w:ascii="Calibri" w:hAnsi="Calibri" w:cs="Calibri"/>
                <w:color w:val="1F497D"/>
                <w:sz w:val="22"/>
              </w:rPr>
            </w:rPrChange>
          </w:rPr>
          <w:t>Установка данной причины отклонения не влияет на логику ППМ в текущем году, но изменяет количество в оперативном плане закупок (в заявках на закупку) для будущего года, такие отклоненные заявки не учитываются в нем</w:t>
        </w:r>
      </w:ins>
      <w:ins w:id="1083" w:author="KislovVO" w:date="2021-04-06T09:33:00Z">
        <w:r w:rsidR="005E2440" w:rsidRPr="005E2440">
          <w:rPr>
            <w:rFonts w:ascii="Arial" w:hAnsi="Arial" w:cs="Arial"/>
            <w:rPrChange w:id="1084" w:author="KislovVO" w:date="2021-04-06T09:34:00Z">
              <w:rPr>
                <w:rFonts w:ascii="Calibri" w:hAnsi="Calibri" w:cs="Calibri"/>
                <w:color w:val="1F497D"/>
                <w:sz w:val="22"/>
              </w:rPr>
            </w:rPrChange>
          </w:rPr>
          <w:t xml:space="preserve">. Если есть открытая, необеспеченная потребность текущего года, без учета отклоненных заявок на закупку по материалу, то система покроет его путем увеличения следующей заявки на закупку </w:t>
        </w:r>
      </w:ins>
      <w:ins w:id="1085" w:author="KislovVO" w:date="2021-04-06T09:34:00Z">
        <w:r w:rsidR="005E2440" w:rsidRPr="005E2440">
          <w:rPr>
            <w:rFonts w:ascii="Arial" w:hAnsi="Arial" w:cs="Arial"/>
            <w:rPrChange w:id="1086" w:author="KislovVO" w:date="2021-04-06T09:34:00Z">
              <w:rPr>
                <w:rFonts w:ascii="Calibri" w:hAnsi="Calibri" w:cs="Calibri"/>
                <w:color w:val="1F497D"/>
                <w:sz w:val="22"/>
              </w:rPr>
            </w:rPrChange>
          </w:rPr>
          <w:t>следующего</w:t>
        </w:r>
      </w:ins>
      <w:ins w:id="1087" w:author="KislovVO" w:date="2021-04-06T09:33:00Z">
        <w:r w:rsidR="005E2440" w:rsidRPr="005E2440">
          <w:rPr>
            <w:rFonts w:ascii="Arial" w:hAnsi="Arial" w:cs="Arial"/>
            <w:rPrChange w:id="1088" w:author="KislovVO" w:date="2021-04-06T09:34:00Z">
              <w:rPr>
                <w:rFonts w:ascii="Calibri" w:hAnsi="Calibri" w:cs="Calibri"/>
                <w:color w:val="1F497D"/>
                <w:sz w:val="22"/>
              </w:rPr>
            </w:rPrChange>
          </w:rPr>
          <w:t xml:space="preserve"> года (либо созданием новой в том же периоде, если заявка на закупку уже деблокирована).</w:t>
        </w:r>
      </w:ins>
    </w:p>
    <w:p w14:paraId="147B2990" w14:textId="77777777" w:rsidR="00AF178E" w:rsidRPr="00AF178E" w:rsidRDefault="00AF178E" w:rsidP="00AF178E">
      <w:pPr>
        <w:jc w:val="left"/>
        <w:rPr>
          <w:ins w:id="1089" w:author="KislovVO" w:date="2021-04-06T09:19:00Z"/>
          <w:rFonts w:ascii="Calibri" w:hAnsi="Calibri" w:cs="Calibri"/>
          <w:sz w:val="22"/>
        </w:rPr>
      </w:pPr>
    </w:p>
    <w:p w14:paraId="2DF21923" w14:textId="7CB40351" w:rsidR="00AF178E" w:rsidRDefault="00C83F60" w:rsidP="00CC1D8E">
      <w:pPr>
        <w:spacing w:after="240" w:line="276" w:lineRule="auto"/>
        <w:ind w:firstLine="567"/>
        <w:rPr>
          <w:ins w:id="1090" w:author="KislovVO" w:date="2021-04-08T23:28:00Z"/>
          <w:rFonts w:ascii="Arial" w:hAnsi="Arial" w:cs="Arial"/>
        </w:rPr>
      </w:pPr>
      <w:ins w:id="1091" w:author="KislovVO" w:date="2021-04-08T23:27:00Z">
        <w:r>
          <w:rPr>
            <w:rFonts w:ascii="Arial" w:hAnsi="Arial" w:cs="Arial"/>
          </w:rPr>
          <w:t>Доработки</w:t>
        </w:r>
      </w:ins>
      <w:ins w:id="1092" w:author="KislovVO" w:date="2021-04-13T12:34:00Z">
        <w:r w:rsidR="00796BBB">
          <w:rPr>
            <w:rFonts w:ascii="Arial" w:hAnsi="Arial" w:cs="Arial"/>
          </w:rPr>
          <w:t xml:space="preserve"> и настройки</w:t>
        </w:r>
      </w:ins>
      <w:ins w:id="1093" w:author="KislovVO" w:date="2021-04-08T23:30:00Z">
        <w:r>
          <w:rPr>
            <w:rFonts w:ascii="Arial" w:hAnsi="Arial" w:cs="Arial"/>
          </w:rPr>
          <w:t xml:space="preserve"> </w:t>
        </w:r>
      </w:ins>
      <w:ins w:id="1094" w:author="KislovVO" w:date="2021-04-08T23:28:00Z">
        <w:r>
          <w:rPr>
            <w:rFonts w:ascii="Arial" w:hAnsi="Arial" w:cs="Arial"/>
          </w:rPr>
          <w:t>ППМ:</w:t>
        </w:r>
      </w:ins>
    </w:p>
    <w:p w14:paraId="0B5FC5D2" w14:textId="127ECD93" w:rsidR="00796BBB" w:rsidRDefault="00796BBB">
      <w:pPr>
        <w:pStyle w:val="afa"/>
        <w:numPr>
          <w:ilvl w:val="0"/>
          <w:numId w:val="91"/>
        </w:numPr>
        <w:spacing w:after="240" w:line="276" w:lineRule="auto"/>
        <w:rPr>
          <w:ins w:id="1095" w:author="KislovVO" w:date="2021-04-13T12:31:00Z"/>
          <w:rFonts w:ascii="Arial" w:hAnsi="Arial" w:cs="Arial"/>
        </w:rPr>
        <w:pPrChange w:id="1096" w:author="KislovVO" w:date="2021-04-08T23:33:00Z">
          <w:pPr>
            <w:spacing w:after="240" w:line="276" w:lineRule="auto"/>
            <w:ind w:firstLine="567"/>
          </w:pPr>
        </w:pPrChange>
      </w:pPr>
      <w:ins w:id="1097" w:author="KislovVO" w:date="2021-04-13T12:31:00Z">
        <w:r>
          <w:rPr>
            <w:rFonts w:ascii="Arial" w:hAnsi="Arial" w:cs="Arial"/>
          </w:rPr>
          <w:t xml:space="preserve">Заявки на перемещение, на Заводе-заявителе формируются согласно периоду перепланирования, т.е. заявка на перемещение создается, если на горизонте перепланирования нет </w:t>
        </w:r>
      </w:ins>
      <w:ins w:id="1098" w:author="KislovVO" w:date="2021-04-13T12:39:00Z">
        <w:r>
          <w:rPr>
            <w:rFonts w:ascii="Arial" w:hAnsi="Arial" w:cs="Arial"/>
          </w:rPr>
          <w:t xml:space="preserve">обеспечивающих </w:t>
        </w:r>
      </w:ins>
      <w:ins w:id="1099" w:author="KislovVO" w:date="2021-04-13T12:31:00Z">
        <w:r>
          <w:rPr>
            <w:rFonts w:ascii="Arial" w:hAnsi="Arial" w:cs="Arial"/>
          </w:rPr>
          <w:t xml:space="preserve">документов </w:t>
        </w:r>
      </w:ins>
      <w:ins w:id="1100" w:author="KislovVO" w:date="2021-04-13T12:39:00Z">
        <w:r>
          <w:rPr>
            <w:rFonts w:ascii="Arial" w:hAnsi="Arial" w:cs="Arial"/>
          </w:rPr>
          <w:t>(</w:t>
        </w:r>
      </w:ins>
      <w:ins w:id="1101" w:author="KislovVO" w:date="2021-04-13T12:37:00Z">
        <w:r>
          <w:rPr>
            <w:rFonts w:ascii="Arial" w:hAnsi="Arial" w:cs="Arial"/>
          </w:rPr>
          <w:t>заявок на перемещение</w:t>
        </w:r>
      </w:ins>
      <w:ins w:id="1102" w:author="KislovVO" w:date="2021-04-13T12:39:00Z">
        <w:r>
          <w:rPr>
            <w:rFonts w:ascii="Arial" w:hAnsi="Arial" w:cs="Arial"/>
          </w:rPr>
          <w:t>)</w:t>
        </w:r>
      </w:ins>
      <w:ins w:id="1103" w:author="KislovVO" w:date="2021-04-13T12:37:00Z">
        <w:r>
          <w:rPr>
            <w:rFonts w:ascii="Arial" w:hAnsi="Arial" w:cs="Arial"/>
          </w:rPr>
          <w:t xml:space="preserve"> покрывающих </w:t>
        </w:r>
      </w:ins>
      <w:ins w:id="1104" w:author="KislovVO" w:date="2021-04-13T12:38:00Z">
        <w:r>
          <w:rPr>
            <w:rFonts w:ascii="Arial" w:hAnsi="Arial" w:cs="Arial"/>
          </w:rPr>
          <w:t>потребность</w:t>
        </w:r>
      </w:ins>
      <w:ins w:id="1105" w:author="KislovVO" w:date="2021-04-13T12:31:00Z">
        <w:r>
          <w:rPr>
            <w:rFonts w:ascii="Arial" w:hAnsi="Arial" w:cs="Arial"/>
          </w:rPr>
          <w:t>. Период перепланирования</w:t>
        </w:r>
      </w:ins>
      <w:ins w:id="1106" w:author="KislovVO" w:date="2021-04-13T12:32:00Z">
        <w:r>
          <w:rPr>
            <w:rFonts w:ascii="Arial" w:hAnsi="Arial" w:cs="Arial"/>
          </w:rPr>
          <w:t xml:space="preserve"> </w:t>
        </w:r>
      </w:ins>
      <w:ins w:id="1107" w:author="KislovVO" w:date="2021-04-13T12:33:00Z">
        <w:r>
          <w:rPr>
            <w:rFonts w:ascii="Arial" w:hAnsi="Arial" w:cs="Arial"/>
          </w:rPr>
          <w:t>(горизонт перепланирования) - это</w:t>
        </w:r>
      </w:ins>
      <w:ins w:id="1108" w:author="KislovVO" w:date="2021-04-13T12:45:00Z">
        <w:r w:rsidR="00EC468F">
          <w:rPr>
            <w:rFonts w:ascii="Arial" w:hAnsi="Arial" w:cs="Arial"/>
          </w:rPr>
          <w:t xml:space="preserve"> стандартная</w:t>
        </w:r>
      </w:ins>
      <w:ins w:id="1109" w:author="KislovVO" w:date="2021-04-13T12:36:00Z">
        <w:r>
          <w:rPr>
            <w:rFonts w:ascii="Arial" w:hAnsi="Arial" w:cs="Arial"/>
          </w:rPr>
          <w:t xml:space="preserve"> изменяемая</w:t>
        </w:r>
      </w:ins>
      <w:ins w:id="1110" w:author="KislovVO" w:date="2021-04-13T12:33:00Z">
        <w:r>
          <w:rPr>
            <w:rFonts w:ascii="Arial" w:hAnsi="Arial" w:cs="Arial"/>
          </w:rPr>
          <w:t xml:space="preserve"> настройка, которая настраивается в днях</w:t>
        </w:r>
      </w:ins>
      <w:ins w:id="1111" w:author="KislovVO" w:date="2021-04-13T12:36:00Z">
        <w:r>
          <w:rPr>
            <w:rFonts w:ascii="Arial" w:hAnsi="Arial" w:cs="Arial"/>
          </w:rPr>
          <w:t>. П</w:t>
        </w:r>
      </w:ins>
      <w:ins w:id="1112" w:author="KislovVO" w:date="2021-04-13T12:35:00Z">
        <w:r>
          <w:rPr>
            <w:rFonts w:ascii="Arial" w:hAnsi="Arial" w:cs="Arial"/>
          </w:rPr>
          <w:t xml:space="preserve">рограмма ППМ учитывает все заявки </w:t>
        </w:r>
      </w:ins>
      <w:ins w:id="1113" w:author="KislovVO" w:date="2021-04-13T12:40:00Z">
        <w:r>
          <w:rPr>
            <w:rFonts w:ascii="Arial" w:hAnsi="Arial" w:cs="Arial"/>
          </w:rPr>
          <w:t>на перемещения,</w:t>
        </w:r>
      </w:ins>
      <w:ins w:id="1114" w:author="KislovVO" w:date="2021-04-13T12:36:00Z">
        <w:r>
          <w:rPr>
            <w:rFonts w:ascii="Arial" w:hAnsi="Arial" w:cs="Arial"/>
          </w:rPr>
          <w:t xml:space="preserve"> входящие в </w:t>
        </w:r>
      </w:ins>
      <w:ins w:id="1115" w:author="KislovVO" w:date="2021-04-13T12:40:00Z">
        <w:r>
          <w:rPr>
            <w:rFonts w:ascii="Arial" w:hAnsi="Arial" w:cs="Arial"/>
          </w:rPr>
          <w:t>период</w:t>
        </w:r>
      </w:ins>
      <w:ins w:id="1116" w:author="KislovVO" w:date="2021-04-13T12:37:00Z">
        <w:r>
          <w:rPr>
            <w:rFonts w:ascii="Arial" w:hAnsi="Arial" w:cs="Arial"/>
          </w:rPr>
          <w:t xml:space="preserve"> заданной настройки от текущей даты запуска ППМ.</w:t>
        </w:r>
      </w:ins>
      <w:ins w:id="1117" w:author="KislovVO" w:date="2021-04-13T12:35:00Z">
        <w:r>
          <w:rPr>
            <w:rFonts w:ascii="Arial" w:hAnsi="Arial" w:cs="Arial"/>
          </w:rPr>
          <w:t xml:space="preserve"> </w:t>
        </w:r>
      </w:ins>
      <w:ins w:id="1118" w:author="KislovVO" w:date="2021-04-13T12:33:00Z">
        <w:r>
          <w:rPr>
            <w:rFonts w:ascii="Arial" w:hAnsi="Arial" w:cs="Arial"/>
          </w:rPr>
          <w:t xml:space="preserve"> </w:t>
        </w:r>
      </w:ins>
    </w:p>
    <w:p w14:paraId="33637B86" w14:textId="1DAE32FC" w:rsidR="00C83F60" w:rsidRDefault="00796BBB">
      <w:pPr>
        <w:pStyle w:val="afa"/>
        <w:numPr>
          <w:ilvl w:val="0"/>
          <w:numId w:val="91"/>
        </w:numPr>
        <w:spacing w:after="240" w:line="276" w:lineRule="auto"/>
        <w:rPr>
          <w:ins w:id="1119" w:author="KislovVO" w:date="2021-04-13T12:44:00Z"/>
          <w:rFonts w:ascii="Arial" w:hAnsi="Arial" w:cs="Arial"/>
        </w:rPr>
        <w:pPrChange w:id="1120" w:author="KislovVO" w:date="2021-04-08T23:33:00Z">
          <w:pPr>
            <w:spacing w:after="240" w:line="276" w:lineRule="auto"/>
            <w:ind w:firstLine="567"/>
          </w:pPr>
        </w:pPrChange>
      </w:pPr>
      <w:ins w:id="1121" w:author="KislovVO" w:date="2021-04-13T12:31:00Z">
        <w:r>
          <w:rPr>
            <w:rFonts w:ascii="Arial" w:hAnsi="Arial" w:cs="Arial"/>
          </w:rPr>
          <w:t>Заявки на закупку на перевалочной базе формируются согласно периоду поглощения, т.е</w:t>
        </w:r>
      </w:ins>
      <w:ins w:id="1122" w:author="KislovVO" w:date="2021-04-13T12:40:00Z">
        <w:r>
          <w:rPr>
            <w:rFonts w:ascii="Arial" w:hAnsi="Arial" w:cs="Arial"/>
          </w:rPr>
          <w:t>. заявка на закупку создается, ес</w:t>
        </w:r>
        <w:r w:rsidR="00EC468F">
          <w:rPr>
            <w:rFonts w:ascii="Arial" w:hAnsi="Arial" w:cs="Arial"/>
          </w:rPr>
          <w:t xml:space="preserve">ли </w:t>
        </w:r>
        <w:r>
          <w:rPr>
            <w:rFonts w:ascii="Arial" w:hAnsi="Arial" w:cs="Arial"/>
          </w:rPr>
          <w:t xml:space="preserve">нет обеспечивающих документов (заявок на </w:t>
        </w:r>
      </w:ins>
      <w:ins w:id="1123" w:author="KislovVO" w:date="2021-04-13T12:41:00Z">
        <w:r w:rsidR="00EC468F">
          <w:rPr>
            <w:rFonts w:ascii="Arial" w:hAnsi="Arial" w:cs="Arial"/>
          </w:rPr>
          <w:t>закупку</w:t>
        </w:r>
      </w:ins>
      <w:ins w:id="1124" w:author="KislovVO" w:date="2021-04-13T12:40:00Z">
        <w:r>
          <w:rPr>
            <w:rFonts w:ascii="Arial" w:hAnsi="Arial" w:cs="Arial"/>
          </w:rPr>
          <w:t>)</w:t>
        </w:r>
      </w:ins>
      <w:ins w:id="1125" w:author="KislovVO" w:date="2021-04-13T12:41:00Z">
        <w:r w:rsidR="00EC468F">
          <w:rPr>
            <w:rFonts w:ascii="Arial" w:hAnsi="Arial" w:cs="Arial"/>
          </w:rPr>
          <w:t xml:space="preserve"> в рамках периода поглощения для</w:t>
        </w:r>
      </w:ins>
      <w:ins w:id="1126" w:author="KislovVO" w:date="2021-04-13T12:40:00Z">
        <w:r>
          <w:rPr>
            <w:rFonts w:ascii="Arial" w:hAnsi="Arial" w:cs="Arial"/>
          </w:rPr>
          <w:t xml:space="preserve"> </w:t>
        </w:r>
      </w:ins>
      <w:ins w:id="1127" w:author="KislovVO" w:date="2021-04-13T12:42:00Z">
        <w:r w:rsidR="00EC468F">
          <w:rPr>
            <w:rFonts w:ascii="Arial" w:hAnsi="Arial" w:cs="Arial"/>
          </w:rPr>
          <w:t>покрытия</w:t>
        </w:r>
      </w:ins>
      <w:ins w:id="1128" w:author="KislovVO" w:date="2021-04-13T12:40:00Z">
        <w:r>
          <w:rPr>
            <w:rFonts w:ascii="Arial" w:hAnsi="Arial" w:cs="Arial"/>
          </w:rPr>
          <w:t xml:space="preserve"> </w:t>
        </w:r>
        <w:r w:rsidR="00EC468F">
          <w:rPr>
            <w:rFonts w:ascii="Arial" w:hAnsi="Arial" w:cs="Arial"/>
          </w:rPr>
          <w:t>потребност</w:t>
        </w:r>
      </w:ins>
      <w:ins w:id="1129" w:author="KislovVO" w:date="2021-04-13T12:42:00Z">
        <w:r w:rsidR="00EC468F">
          <w:rPr>
            <w:rFonts w:ascii="Arial" w:hAnsi="Arial" w:cs="Arial"/>
          </w:rPr>
          <w:t>и</w:t>
        </w:r>
      </w:ins>
      <w:ins w:id="1130" w:author="KislovVO" w:date="2021-04-13T12:40:00Z">
        <w:r>
          <w:rPr>
            <w:rFonts w:ascii="Arial" w:hAnsi="Arial" w:cs="Arial"/>
          </w:rPr>
          <w:t xml:space="preserve">. Период </w:t>
        </w:r>
      </w:ins>
      <w:ins w:id="1131" w:author="KislovVO" w:date="2021-04-13T12:42:00Z">
        <w:r w:rsidR="00EC468F">
          <w:rPr>
            <w:rFonts w:ascii="Arial" w:hAnsi="Arial" w:cs="Arial"/>
          </w:rPr>
          <w:t>поглощения</w:t>
        </w:r>
      </w:ins>
      <w:ins w:id="1132" w:author="KislovVO" w:date="2021-04-13T12:40:00Z">
        <w:r>
          <w:rPr>
            <w:rFonts w:ascii="Arial" w:hAnsi="Arial" w:cs="Arial"/>
          </w:rPr>
          <w:t xml:space="preserve"> </w:t>
        </w:r>
      </w:ins>
      <w:ins w:id="1133" w:author="KislovVO" w:date="2021-04-13T12:45:00Z">
        <w:r w:rsidR="00EC468F">
          <w:rPr>
            <w:rFonts w:ascii="Arial" w:hAnsi="Arial" w:cs="Arial"/>
          </w:rPr>
          <w:t>–</w:t>
        </w:r>
      </w:ins>
      <w:ins w:id="1134" w:author="KislovVO" w:date="2021-04-13T12:40:00Z">
        <w:r>
          <w:rPr>
            <w:rFonts w:ascii="Arial" w:hAnsi="Arial" w:cs="Arial"/>
          </w:rPr>
          <w:t xml:space="preserve"> это</w:t>
        </w:r>
      </w:ins>
      <w:ins w:id="1135" w:author="KislovVO" w:date="2021-04-13T12:45:00Z">
        <w:r w:rsidR="00EC468F">
          <w:rPr>
            <w:rFonts w:ascii="Arial" w:hAnsi="Arial" w:cs="Arial"/>
          </w:rPr>
          <w:t xml:space="preserve"> разработанная</w:t>
        </w:r>
      </w:ins>
      <w:ins w:id="1136" w:author="KislovVO" w:date="2021-04-13T12:40:00Z">
        <w:r>
          <w:rPr>
            <w:rFonts w:ascii="Arial" w:hAnsi="Arial" w:cs="Arial"/>
          </w:rPr>
          <w:t xml:space="preserve"> изменяемая настройка, которая настраивается в днях. Программа ППМ учитывает все заявки на </w:t>
        </w:r>
      </w:ins>
      <w:ins w:id="1137" w:author="KislovVO" w:date="2021-04-13T12:42:00Z">
        <w:r w:rsidR="00EC468F">
          <w:rPr>
            <w:rFonts w:ascii="Arial" w:hAnsi="Arial" w:cs="Arial"/>
          </w:rPr>
          <w:t>закупку</w:t>
        </w:r>
      </w:ins>
      <w:ins w:id="1138" w:author="KislovVO" w:date="2021-04-13T12:40:00Z">
        <w:r>
          <w:rPr>
            <w:rFonts w:ascii="Arial" w:hAnsi="Arial" w:cs="Arial"/>
          </w:rPr>
          <w:t>,</w:t>
        </w:r>
        <w:r w:rsidR="00EC468F">
          <w:rPr>
            <w:rFonts w:ascii="Arial" w:hAnsi="Arial" w:cs="Arial"/>
          </w:rPr>
          <w:t xml:space="preserve"> входящи</w:t>
        </w:r>
      </w:ins>
      <w:ins w:id="1139" w:author="KislovVO" w:date="2021-04-13T12:43:00Z">
        <w:r w:rsidR="00EC468F">
          <w:rPr>
            <w:rFonts w:ascii="Arial" w:hAnsi="Arial" w:cs="Arial"/>
          </w:rPr>
          <w:t>х</w:t>
        </w:r>
      </w:ins>
      <w:ins w:id="1140" w:author="KislovVO" w:date="2021-04-13T12:40:00Z">
        <w:r>
          <w:rPr>
            <w:rFonts w:ascii="Arial" w:hAnsi="Arial" w:cs="Arial"/>
          </w:rPr>
          <w:t xml:space="preserve"> в период</w:t>
        </w:r>
        <w:r w:rsidR="00EC468F">
          <w:rPr>
            <w:rFonts w:ascii="Arial" w:hAnsi="Arial" w:cs="Arial"/>
          </w:rPr>
          <w:t xml:space="preserve"> заданной настройки от</w:t>
        </w:r>
        <w:r>
          <w:rPr>
            <w:rFonts w:ascii="Arial" w:hAnsi="Arial" w:cs="Arial"/>
          </w:rPr>
          <w:t xml:space="preserve"> даты</w:t>
        </w:r>
      </w:ins>
      <w:ins w:id="1141" w:author="KislovVO" w:date="2021-04-13T12:43:00Z">
        <w:r w:rsidR="00EC468F">
          <w:rPr>
            <w:rFonts w:ascii="Arial" w:hAnsi="Arial" w:cs="Arial"/>
          </w:rPr>
          <w:t xml:space="preserve"> потребности</w:t>
        </w:r>
      </w:ins>
      <w:ins w:id="1142" w:author="KislovVO" w:date="2021-04-13T12:44:00Z">
        <w:r w:rsidR="00EC468F">
          <w:rPr>
            <w:rFonts w:ascii="Arial" w:hAnsi="Arial" w:cs="Arial"/>
          </w:rPr>
          <w:t xml:space="preserve"> (дата в документе потребности)</w:t>
        </w:r>
      </w:ins>
      <w:ins w:id="1143" w:author="KislovVO" w:date="2021-04-13T12:31:00Z">
        <w:r>
          <w:rPr>
            <w:rFonts w:ascii="Arial" w:hAnsi="Arial" w:cs="Arial"/>
          </w:rPr>
          <w:t>.</w:t>
        </w:r>
      </w:ins>
    </w:p>
    <w:p w14:paraId="298DAAAC" w14:textId="50C252B0" w:rsidR="00EC468F" w:rsidRDefault="00D27D6F">
      <w:pPr>
        <w:pStyle w:val="afa"/>
        <w:spacing w:after="240" w:line="276" w:lineRule="auto"/>
        <w:ind w:left="720"/>
        <w:rPr>
          <w:ins w:id="1144" w:author="KislovVO" w:date="2021-04-13T12:49:00Z"/>
          <w:rFonts w:ascii="Arial" w:hAnsi="Arial" w:cs="Arial"/>
        </w:rPr>
        <w:pPrChange w:id="1145" w:author="KislovVO" w:date="2021-04-13T12:44:00Z">
          <w:pPr>
            <w:spacing w:after="240" w:line="276" w:lineRule="auto"/>
            <w:ind w:firstLine="567"/>
          </w:pPr>
        </w:pPrChange>
      </w:pPr>
      <w:ins w:id="1146" w:author="KislovVO" w:date="2021-04-13T12:52:00Z">
        <w:r>
          <w:rPr>
            <w:rFonts w:ascii="Arial" w:hAnsi="Arial" w:cs="Arial"/>
          </w:rPr>
          <w:t>Например, п</w:t>
        </w:r>
      </w:ins>
      <w:ins w:id="1147" w:author="KislovVO" w:date="2021-04-13T12:44:00Z">
        <w:r w:rsidR="00EC468F">
          <w:rPr>
            <w:rFonts w:ascii="Arial" w:hAnsi="Arial" w:cs="Arial"/>
          </w:rPr>
          <w:t xml:space="preserve">ериод поглощения установлен </w:t>
        </w:r>
      </w:ins>
      <w:ins w:id="1148" w:author="KislovVO" w:date="2021-04-13T12:45:00Z">
        <w:r w:rsidR="00EC468F">
          <w:rPr>
            <w:rFonts w:ascii="Arial" w:hAnsi="Arial" w:cs="Arial"/>
          </w:rPr>
          <w:t>– 60 дней</w:t>
        </w:r>
      </w:ins>
      <w:ins w:id="1149" w:author="KislovVO" w:date="2021-04-13T12:46:00Z">
        <w:r w:rsidR="00EC468F">
          <w:rPr>
            <w:rFonts w:ascii="Arial" w:hAnsi="Arial" w:cs="Arial"/>
          </w:rPr>
          <w:t>. Создан документ потребности</w:t>
        </w:r>
      </w:ins>
      <w:ins w:id="1150" w:author="KislovVO" w:date="2021-04-13T12:49:00Z">
        <w:r w:rsidR="00EC468F">
          <w:rPr>
            <w:rFonts w:ascii="Arial" w:hAnsi="Arial" w:cs="Arial"/>
          </w:rPr>
          <w:t xml:space="preserve"> с датой потребности</w:t>
        </w:r>
      </w:ins>
      <w:ins w:id="1151" w:author="KislovVO" w:date="2021-04-13T12:46:00Z">
        <w:r w:rsidR="00EC468F">
          <w:rPr>
            <w:rFonts w:ascii="Arial" w:hAnsi="Arial" w:cs="Arial"/>
          </w:rPr>
          <w:t xml:space="preserve"> в марте</w:t>
        </w:r>
      </w:ins>
      <w:ins w:id="1152" w:author="KislovVO" w:date="2021-04-13T12:49:00Z">
        <w:r w:rsidR="00EC468F">
          <w:rPr>
            <w:rFonts w:ascii="Arial" w:hAnsi="Arial" w:cs="Arial"/>
          </w:rPr>
          <w:t>,</w:t>
        </w:r>
      </w:ins>
      <w:ins w:id="1153" w:author="KislovVO" w:date="2021-04-13T12:46:00Z">
        <w:r w:rsidR="00EC468F">
          <w:rPr>
            <w:rFonts w:ascii="Arial" w:hAnsi="Arial" w:cs="Arial"/>
          </w:rPr>
          <w:t xml:space="preserve"> и существует заявка на закупку</w:t>
        </w:r>
      </w:ins>
      <w:ins w:id="1154" w:author="KislovVO" w:date="2021-04-13T12:49:00Z">
        <w:r w:rsidR="00EC468F">
          <w:rPr>
            <w:rFonts w:ascii="Arial" w:hAnsi="Arial" w:cs="Arial"/>
          </w:rPr>
          <w:t xml:space="preserve"> с датой поставки</w:t>
        </w:r>
      </w:ins>
      <w:ins w:id="1155" w:author="KislovVO" w:date="2021-04-13T12:46:00Z">
        <w:r w:rsidR="00EC468F">
          <w:rPr>
            <w:rFonts w:ascii="Arial" w:hAnsi="Arial" w:cs="Arial"/>
          </w:rPr>
          <w:t xml:space="preserve"> апрел</w:t>
        </w:r>
      </w:ins>
      <w:ins w:id="1156" w:author="KislovVO" w:date="2021-04-13T12:49:00Z">
        <w:r w:rsidR="00EC468F">
          <w:rPr>
            <w:rFonts w:ascii="Arial" w:hAnsi="Arial" w:cs="Arial"/>
          </w:rPr>
          <w:t>ь</w:t>
        </w:r>
      </w:ins>
      <w:ins w:id="1157" w:author="KislovVO" w:date="2021-04-13T12:46:00Z">
        <w:r w:rsidR="00EC468F">
          <w:rPr>
            <w:rFonts w:ascii="Arial" w:hAnsi="Arial" w:cs="Arial"/>
          </w:rPr>
          <w:t xml:space="preserve">. </w:t>
        </w:r>
      </w:ins>
      <w:ins w:id="1158" w:author="KislovVO" w:date="2021-04-13T12:47:00Z">
        <w:r w:rsidR="00EC468F">
          <w:rPr>
            <w:rFonts w:ascii="Arial" w:hAnsi="Arial" w:cs="Arial"/>
          </w:rPr>
          <w:t xml:space="preserve">При прогоне ППМ, программа учитывает установленный срок периода поглощения и </w:t>
        </w:r>
      </w:ins>
      <w:ins w:id="1159" w:author="KislovVO" w:date="2021-04-13T12:49:00Z">
        <w:r w:rsidR="00EC468F">
          <w:rPr>
            <w:rFonts w:ascii="Arial" w:hAnsi="Arial" w:cs="Arial"/>
          </w:rPr>
          <w:t>считает,</w:t>
        </w:r>
      </w:ins>
      <w:ins w:id="1160" w:author="KislovVO" w:date="2021-04-13T12:48:00Z">
        <w:r w:rsidR="00EC468F">
          <w:rPr>
            <w:rFonts w:ascii="Arial" w:hAnsi="Arial" w:cs="Arial"/>
          </w:rPr>
          <w:t xml:space="preserve"> что</w:t>
        </w:r>
      </w:ins>
      <w:ins w:id="1161" w:author="KislovVO" w:date="2021-04-13T12:47:00Z">
        <w:r w:rsidR="00EC468F">
          <w:rPr>
            <w:rFonts w:ascii="Arial" w:hAnsi="Arial" w:cs="Arial"/>
          </w:rPr>
          <w:t xml:space="preserve"> потребность в марте</w:t>
        </w:r>
      </w:ins>
      <w:ins w:id="1162" w:author="KislovVO" w:date="2021-04-13T12:48:00Z">
        <w:r w:rsidR="00EC468F">
          <w:rPr>
            <w:rFonts w:ascii="Arial" w:hAnsi="Arial" w:cs="Arial"/>
          </w:rPr>
          <w:t xml:space="preserve"> будет обеспечиваться заявкой на закупку, которая имеет срок поставки апрель.</w:t>
        </w:r>
      </w:ins>
      <w:ins w:id="1163" w:author="KislovVO" w:date="2021-04-13T12:47:00Z">
        <w:r w:rsidR="00EC468F">
          <w:rPr>
            <w:rFonts w:ascii="Arial" w:hAnsi="Arial" w:cs="Arial"/>
          </w:rPr>
          <w:t xml:space="preserve"> </w:t>
        </w:r>
      </w:ins>
    </w:p>
    <w:p w14:paraId="786B7B16" w14:textId="524514CA" w:rsidR="00EC468F" w:rsidRDefault="00EC468F">
      <w:pPr>
        <w:pStyle w:val="afa"/>
        <w:spacing w:after="240" w:line="276" w:lineRule="auto"/>
        <w:ind w:left="720"/>
        <w:rPr>
          <w:ins w:id="1164" w:author="KislovVO" w:date="2021-04-13T12:53:00Z"/>
          <w:rFonts w:ascii="Arial" w:hAnsi="Arial" w:cs="Arial"/>
        </w:rPr>
        <w:pPrChange w:id="1165" w:author="KislovVO" w:date="2021-04-13T12:44:00Z">
          <w:pPr>
            <w:spacing w:after="240" w:line="276" w:lineRule="auto"/>
            <w:ind w:firstLine="567"/>
          </w:pPr>
        </w:pPrChange>
      </w:pPr>
      <w:ins w:id="1166" w:author="KislovVO" w:date="2021-04-13T12:49:00Z">
        <w:r>
          <w:rPr>
            <w:rFonts w:ascii="Arial" w:hAnsi="Arial" w:cs="Arial"/>
          </w:rPr>
          <w:lastRenderedPageBreak/>
          <w:t xml:space="preserve">Если рассмотреть такую же ситуацию с периодом поглощением </w:t>
        </w:r>
      </w:ins>
      <w:ins w:id="1167" w:author="KislovVO" w:date="2021-04-13T12:50:00Z">
        <w:r>
          <w:rPr>
            <w:rFonts w:ascii="Arial" w:hAnsi="Arial" w:cs="Arial"/>
          </w:rPr>
          <w:t xml:space="preserve">– 30 дней, то при прогоне ППМ программа учтет период поглощения и для </w:t>
        </w:r>
      </w:ins>
      <w:ins w:id="1168" w:author="KislovVO" w:date="2021-04-13T12:51:00Z">
        <w:r>
          <w:rPr>
            <w:rFonts w:ascii="Arial" w:hAnsi="Arial" w:cs="Arial"/>
          </w:rPr>
          <w:t xml:space="preserve">потребности в марте создаст документ обеспечения – заявку на закупку с датой поставки март. </w:t>
        </w:r>
        <w:r w:rsidR="00036973">
          <w:rPr>
            <w:rFonts w:ascii="Arial" w:hAnsi="Arial" w:cs="Arial"/>
          </w:rPr>
          <w:t>Заявка на закупку в апреле, останется в системе, как излишний закуп.</w:t>
        </w:r>
      </w:ins>
    </w:p>
    <w:p w14:paraId="3F3B5BA8" w14:textId="1CC5D335" w:rsidR="00D27D6F" w:rsidRPr="00C83F60" w:rsidRDefault="00D27D6F">
      <w:pPr>
        <w:pStyle w:val="afa"/>
        <w:spacing w:after="240" w:line="276" w:lineRule="auto"/>
        <w:ind w:left="720"/>
        <w:rPr>
          <w:ins w:id="1169" w:author="KislovVO" w:date="2021-04-08T23:33:00Z"/>
          <w:rFonts w:ascii="Arial" w:hAnsi="Arial" w:cs="Arial"/>
          <w:rPrChange w:id="1170" w:author="KislovVO" w:date="2021-04-08T23:33:00Z">
            <w:rPr>
              <w:ins w:id="1171" w:author="KislovVO" w:date="2021-04-08T23:33:00Z"/>
            </w:rPr>
          </w:rPrChange>
        </w:rPr>
        <w:pPrChange w:id="1172" w:author="KislovVO" w:date="2021-04-13T12:44:00Z">
          <w:pPr>
            <w:spacing w:after="240" w:line="276" w:lineRule="auto"/>
            <w:ind w:firstLine="567"/>
          </w:pPr>
        </w:pPrChange>
      </w:pPr>
      <w:ins w:id="1173" w:author="KislovVO" w:date="2021-04-13T12:53:00Z">
        <w:r>
          <w:rPr>
            <w:rFonts w:ascii="Arial" w:hAnsi="Arial" w:cs="Arial"/>
          </w:rPr>
          <w:t>Техническая реализация алгоритма описана</w:t>
        </w:r>
      </w:ins>
      <w:ins w:id="1174" w:author="KislovVO" w:date="2021-04-13T12:54:00Z">
        <w:r>
          <w:rPr>
            <w:rFonts w:ascii="Arial" w:hAnsi="Arial" w:cs="Arial"/>
          </w:rPr>
          <w:t xml:space="preserve"> в</w:t>
        </w:r>
      </w:ins>
      <w:ins w:id="1175" w:author="KislovVO" w:date="2021-04-13T12:53:00Z">
        <w:r>
          <w:rPr>
            <w:rFonts w:ascii="Arial" w:hAnsi="Arial" w:cs="Arial"/>
          </w:rPr>
          <w:t xml:space="preserve"> разработк</w:t>
        </w:r>
      </w:ins>
      <w:ins w:id="1176" w:author="KislovVO" w:date="2021-04-13T12:54:00Z">
        <w:r>
          <w:rPr>
            <w:rFonts w:ascii="Arial" w:hAnsi="Arial" w:cs="Arial"/>
          </w:rPr>
          <w:t>е</w:t>
        </w:r>
      </w:ins>
      <w:ins w:id="1177" w:author="KislovVO" w:date="2021-04-13T12:53:00Z">
        <w:r w:rsidRPr="00AC402F">
          <w:rPr>
            <w:rFonts w:ascii="Arial" w:hAnsi="Arial" w:cs="Arial"/>
          </w:rPr>
          <w:t xml:space="preserve"> </w:t>
        </w:r>
        <w:r w:rsidRPr="00DE0C78">
          <w:rPr>
            <w:rFonts w:ascii="Arial" w:hAnsi="Arial" w:cs="Arial"/>
            <w:rPrChange w:id="1178" w:author="KislovVO" w:date="2021-04-13T12:54:00Z">
              <w:rPr>
                <w:rFonts w:ascii="Arial" w:hAnsi="Arial" w:cs="Arial"/>
                <w:color w:val="000000" w:themeColor="text1"/>
              </w:rPr>
            </w:rPrChange>
          </w:rPr>
          <w:t>MM41</w:t>
        </w:r>
        <w:r w:rsidRPr="00AC402F">
          <w:rPr>
            <w:rFonts w:ascii="Arial" w:hAnsi="Arial" w:cs="Arial"/>
          </w:rPr>
          <w:t xml:space="preserve"> «Доработка логики ППМ</w:t>
        </w:r>
        <w:r>
          <w:rPr>
            <w:rFonts w:ascii="Arial" w:hAnsi="Arial" w:cs="Arial"/>
          </w:rPr>
          <w:t>.</w:t>
        </w:r>
      </w:ins>
    </w:p>
    <w:p w14:paraId="676A9A78" w14:textId="3DCE0965" w:rsidR="00C83F60" w:rsidRPr="00C83F60" w:rsidRDefault="00C83F60">
      <w:pPr>
        <w:pStyle w:val="afa"/>
        <w:numPr>
          <w:ilvl w:val="0"/>
          <w:numId w:val="91"/>
        </w:numPr>
        <w:spacing w:after="240" w:line="276" w:lineRule="auto"/>
        <w:rPr>
          <w:ins w:id="1179" w:author="KislovVO" w:date="2021-04-08T23:33:00Z"/>
          <w:rFonts w:ascii="Arial" w:hAnsi="Arial" w:cs="Arial"/>
          <w:rPrChange w:id="1180" w:author="KislovVO" w:date="2021-04-08T23:34:00Z">
            <w:rPr>
              <w:ins w:id="1181" w:author="KislovVO" w:date="2021-04-08T23:33:00Z"/>
            </w:rPr>
          </w:rPrChange>
        </w:rPr>
        <w:pPrChange w:id="1182" w:author="KislovVO" w:date="2021-04-08T23:34:00Z">
          <w:pPr>
            <w:spacing w:after="240" w:line="276" w:lineRule="auto"/>
            <w:ind w:firstLine="567"/>
          </w:pPr>
        </w:pPrChange>
      </w:pPr>
      <w:ins w:id="1183" w:author="KislovVO" w:date="2021-04-08T23:33:00Z">
        <w:r w:rsidRPr="00C83F60">
          <w:rPr>
            <w:rFonts w:ascii="Arial" w:hAnsi="Arial" w:cs="Arial"/>
            <w:rPrChange w:id="1184" w:author="KislovVO" w:date="2021-04-08T23:34:00Z">
              <w:rPr/>
            </w:rPrChange>
          </w:rPr>
          <w:t xml:space="preserve">При прогоне ППМ не учитываются заявки на списание, по которым не выполнено </w:t>
        </w:r>
      </w:ins>
      <w:ins w:id="1185" w:author="KislovVO" w:date="2021-04-08T23:35:00Z">
        <w:r>
          <w:rPr>
            <w:rFonts w:ascii="Arial" w:hAnsi="Arial" w:cs="Arial"/>
          </w:rPr>
          <w:t>полное согласование документа. Если для заявки на списание было хоть одно полное согласование, то заявка на списание участвует в ППМ, даже если</w:t>
        </w:r>
      </w:ins>
      <w:ins w:id="1186" w:author="ChigvintsevAS" w:date="2021-04-14T15:48:00Z">
        <w:r w:rsidR="004A3DB5">
          <w:rPr>
            <w:rFonts w:ascii="Arial" w:hAnsi="Arial" w:cs="Arial"/>
          </w:rPr>
          <w:t xml:space="preserve"> текущее</w:t>
        </w:r>
      </w:ins>
      <w:ins w:id="1187" w:author="KislovVO" w:date="2021-04-08T23:35:00Z">
        <w:r>
          <w:rPr>
            <w:rFonts w:ascii="Arial" w:hAnsi="Arial" w:cs="Arial"/>
          </w:rPr>
          <w:t xml:space="preserve"> согласование не полное</w:t>
        </w:r>
      </w:ins>
      <w:ins w:id="1188" w:author="KislovVO" w:date="2021-04-08T23:37:00Z">
        <w:r>
          <w:rPr>
            <w:rFonts w:ascii="Arial" w:hAnsi="Arial" w:cs="Arial"/>
          </w:rPr>
          <w:t xml:space="preserve"> </w:t>
        </w:r>
        <w:r w:rsidRPr="00AC402F">
          <w:rPr>
            <w:rFonts w:ascii="Arial" w:hAnsi="Arial" w:cs="Arial"/>
          </w:rPr>
          <w:t xml:space="preserve">(разработка </w:t>
        </w:r>
        <w:r w:rsidRPr="00DE0C78">
          <w:rPr>
            <w:rFonts w:ascii="Arial" w:hAnsi="Arial" w:cs="Arial"/>
            <w:rPrChange w:id="1189" w:author="KislovVO" w:date="2021-04-13T12:54:00Z">
              <w:rPr>
                <w:rFonts w:ascii="Arial" w:hAnsi="Arial" w:cs="Arial"/>
                <w:color w:val="000000" w:themeColor="text1"/>
              </w:rPr>
            </w:rPrChange>
          </w:rPr>
          <w:t>MM41</w:t>
        </w:r>
        <w:r w:rsidRPr="00AC402F">
          <w:rPr>
            <w:rFonts w:ascii="Arial" w:hAnsi="Arial" w:cs="Arial"/>
          </w:rPr>
          <w:t xml:space="preserve"> «Доработка логики ППМ</w:t>
        </w:r>
        <w:r>
          <w:rPr>
            <w:rFonts w:ascii="Arial" w:hAnsi="Arial" w:cs="Arial"/>
          </w:rPr>
          <w:t>)</w:t>
        </w:r>
      </w:ins>
      <w:ins w:id="1190" w:author="KislovVO" w:date="2021-04-08T23:35:00Z">
        <w:r>
          <w:rPr>
            <w:rFonts w:ascii="Arial" w:hAnsi="Arial" w:cs="Arial"/>
          </w:rPr>
          <w:t>.</w:t>
        </w:r>
      </w:ins>
    </w:p>
    <w:p w14:paraId="7FB4D19F" w14:textId="446ED144" w:rsidR="00C83F60" w:rsidRPr="00C83F60" w:rsidRDefault="00C83F60">
      <w:pPr>
        <w:pStyle w:val="afa"/>
        <w:numPr>
          <w:ilvl w:val="0"/>
          <w:numId w:val="91"/>
        </w:numPr>
        <w:spacing w:after="240" w:line="276" w:lineRule="auto"/>
        <w:rPr>
          <w:ins w:id="1191" w:author="KislovVO" w:date="2021-04-08T23:33:00Z"/>
          <w:rFonts w:ascii="Arial" w:hAnsi="Arial" w:cs="Arial"/>
          <w:rPrChange w:id="1192" w:author="KislovVO" w:date="2021-04-08T23:37:00Z">
            <w:rPr>
              <w:ins w:id="1193" w:author="KislovVO" w:date="2021-04-08T23:33:00Z"/>
            </w:rPr>
          </w:rPrChange>
        </w:rPr>
        <w:pPrChange w:id="1194" w:author="KislovVO" w:date="2021-04-08T23:37:00Z">
          <w:pPr>
            <w:spacing w:after="240" w:line="276" w:lineRule="auto"/>
            <w:ind w:firstLine="567"/>
          </w:pPr>
        </w:pPrChange>
      </w:pPr>
      <w:ins w:id="1195" w:author="KislovVO" w:date="2021-04-08T23:33:00Z">
        <w:r w:rsidRPr="00C83F60">
          <w:rPr>
            <w:rFonts w:ascii="Arial" w:hAnsi="Arial" w:cs="Arial"/>
            <w:rPrChange w:id="1196" w:author="KislovVO" w:date="2021-04-08T23:37:00Z">
              <w:rPr/>
            </w:rPrChange>
          </w:rPr>
          <w:t>При прогоне ППМ не учитываются временно-сохраненные заказы, если в них заявка полностью не согласована</w:t>
        </w:r>
      </w:ins>
      <w:ins w:id="1197" w:author="KislovVO" w:date="2021-04-13T12:55:00Z">
        <w:r w:rsidR="00DE0C78">
          <w:rPr>
            <w:rFonts w:ascii="Arial" w:hAnsi="Arial" w:cs="Arial"/>
          </w:rPr>
          <w:t>. Временно-сохраненные документы не учитываются в ППМ, т.к. о</w:t>
        </w:r>
      </w:ins>
      <w:ins w:id="1198" w:author="KislovVO" w:date="2021-04-13T12:56:00Z">
        <w:r w:rsidR="00DE0C78">
          <w:rPr>
            <w:rFonts w:ascii="Arial" w:hAnsi="Arial" w:cs="Arial"/>
          </w:rPr>
          <w:t>ни могут быть созданы ошибочно или с ошибками, которые не позволяют сохранить документ и продолжить последующее создание</w:t>
        </w:r>
      </w:ins>
      <w:ins w:id="1199" w:author="KislovVO" w:date="2021-04-13T12:57:00Z">
        <w:r w:rsidR="00DE0C78">
          <w:rPr>
            <w:rFonts w:ascii="Arial" w:hAnsi="Arial" w:cs="Arial"/>
          </w:rPr>
          <w:t xml:space="preserve"> цепочки</w:t>
        </w:r>
      </w:ins>
      <w:ins w:id="1200" w:author="KislovVO" w:date="2021-04-13T12:56:00Z">
        <w:r w:rsidR="00DE0C78">
          <w:rPr>
            <w:rFonts w:ascii="Arial" w:hAnsi="Arial" w:cs="Arial"/>
          </w:rPr>
          <w:t xml:space="preserve"> </w:t>
        </w:r>
      </w:ins>
      <w:ins w:id="1201" w:author="KislovVO" w:date="2021-04-13T12:57:00Z">
        <w:r w:rsidR="00DE0C78">
          <w:rPr>
            <w:rFonts w:ascii="Arial" w:hAnsi="Arial" w:cs="Arial"/>
          </w:rPr>
          <w:t xml:space="preserve">системных документов </w:t>
        </w:r>
      </w:ins>
      <w:ins w:id="1202" w:author="KislovVO" w:date="2021-04-13T12:58:00Z">
        <w:r w:rsidR="00DE0C78">
          <w:rPr>
            <w:rFonts w:ascii="Arial" w:hAnsi="Arial" w:cs="Arial"/>
          </w:rPr>
          <w:t>поступления</w:t>
        </w:r>
        <w:r w:rsidR="00DE0C78" w:rsidRPr="00DE0C78">
          <w:rPr>
            <w:rFonts w:ascii="Arial" w:hAnsi="Arial" w:cs="Arial"/>
            <w:rPrChange w:id="1203" w:author="KislovVO" w:date="2021-04-13T12:58:00Z">
              <w:rPr>
                <w:rFonts w:ascii="Arial" w:hAnsi="Arial" w:cs="Arial"/>
                <w:lang w:val="en-US"/>
              </w:rPr>
            </w:rPrChange>
          </w:rPr>
          <w:t>/</w:t>
        </w:r>
        <w:r w:rsidR="00DE0C78">
          <w:rPr>
            <w:rFonts w:ascii="Arial" w:hAnsi="Arial" w:cs="Arial"/>
          </w:rPr>
          <w:t>перемещения</w:t>
        </w:r>
      </w:ins>
      <w:ins w:id="1204" w:author="KislovVO" w:date="2021-04-08T23:33:00Z">
        <w:r w:rsidRPr="00C83F60">
          <w:rPr>
            <w:rFonts w:ascii="Arial" w:hAnsi="Arial" w:cs="Arial"/>
            <w:rPrChange w:id="1205" w:author="KislovVO" w:date="2021-04-08T23:37:00Z">
              <w:rPr/>
            </w:rPrChange>
          </w:rPr>
          <w:t xml:space="preserve"> (разработка </w:t>
        </w:r>
        <w:r w:rsidRPr="00DE0C78">
          <w:rPr>
            <w:rFonts w:ascii="Arial" w:hAnsi="Arial" w:cs="Arial"/>
            <w:rPrChange w:id="1206" w:author="KislovVO" w:date="2021-04-13T12:54:00Z">
              <w:rPr>
                <w:color w:val="000000" w:themeColor="text1"/>
              </w:rPr>
            </w:rPrChange>
          </w:rPr>
          <w:t>MM41</w:t>
        </w:r>
        <w:r w:rsidRPr="00C83F60">
          <w:rPr>
            <w:rFonts w:ascii="Arial" w:hAnsi="Arial" w:cs="Arial"/>
            <w:rPrChange w:id="1207" w:author="KislovVO" w:date="2021-04-08T23:37:00Z">
              <w:rPr/>
            </w:rPrChange>
          </w:rPr>
          <w:t xml:space="preserve"> «Доработка логики ППМ»).</w:t>
        </w:r>
      </w:ins>
    </w:p>
    <w:p w14:paraId="10353AD0" w14:textId="1E4C57E5" w:rsidR="00221322" w:rsidRDefault="00C83F60">
      <w:pPr>
        <w:pStyle w:val="afa"/>
        <w:numPr>
          <w:ilvl w:val="0"/>
          <w:numId w:val="91"/>
        </w:numPr>
        <w:spacing w:after="240" w:line="276" w:lineRule="auto"/>
        <w:rPr>
          <w:ins w:id="1208" w:author="KislovVO" w:date="2021-04-21T09:14:00Z"/>
          <w:rFonts w:ascii="Arial" w:hAnsi="Arial" w:cs="Arial"/>
        </w:rPr>
        <w:pPrChange w:id="1209" w:author="KislovVO" w:date="2021-04-21T09:14:00Z">
          <w:pPr>
            <w:spacing w:after="240" w:line="276" w:lineRule="auto"/>
            <w:ind w:firstLine="567"/>
          </w:pPr>
        </w:pPrChange>
      </w:pPr>
      <w:ins w:id="1210" w:author="KislovVO" w:date="2021-04-08T23:33:00Z">
        <w:r w:rsidRPr="00C83F60">
          <w:rPr>
            <w:rFonts w:ascii="Arial" w:hAnsi="Arial" w:cs="Arial"/>
            <w:rPrChange w:id="1211" w:author="KislovVO" w:date="2021-04-08T23:37:00Z">
              <w:rPr/>
            </w:rPrChange>
          </w:rPr>
          <w:t>При прогоне ППМ не учитываются системные документы внутреннего перемещения (перемещение между складами в рамках одного завода). Исключаются следующие документы: Заявки на перемещение, Заказы на перемещение, Исходящие поставки</w:t>
        </w:r>
      </w:ins>
      <w:ins w:id="1212" w:author="KislovVO" w:date="2021-04-13T12:58:00Z">
        <w:r w:rsidR="00DE0C78">
          <w:rPr>
            <w:rFonts w:ascii="Arial" w:hAnsi="Arial" w:cs="Arial"/>
          </w:rPr>
          <w:t xml:space="preserve">. Документы внутреннего перемещения исключаются для </w:t>
        </w:r>
      </w:ins>
      <w:ins w:id="1213" w:author="KislovVO" w:date="2021-04-13T12:59:00Z">
        <w:r w:rsidR="00DE0C78">
          <w:rPr>
            <w:rFonts w:ascii="Arial" w:hAnsi="Arial" w:cs="Arial"/>
          </w:rPr>
          <w:t>избежание ситуации возникновения излишнего закупа</w:t>
        </w:r>
      </w:ins>
      <w:ins w:id="1214" w:author="KislovVO" w:date="2021-04-13T13:01:00Z">
        <w:r w:rsidR="00DE0C78">
          <w:rPr>
            <w:rFonts w:ascii="Arial" w:hAnsi="Arial" w:cs="Arial"/>
          </w:rPr>
          <w:t>, т.к. документы Заявка на перемещение, Заказы на перемещение</w:t>
        </w:r>
      </w:ins>
      <w:ins w:id="1215" w:author="KislovVO" w:date="2021-04-13T13:02:00Z">
        <w:r w:rsidR="00DE0C78">
          <w:rPr>
            <w:rFonts w:ascii="Arial" w:hAnsi="Arial" w:cs="Arial"/>
          </w:rPr>
          <w:t xml:space="preserve"> и Исходящие поставки, для завода ПБ являются потребностью</w:t>
        </w:r>
      </w:ins>
      <w:ins w:id="1216" w:author="KislovVO" w:date="2021-04-08T23:33:00Z">
        <w:r w:rsidRPr="00C83F60">
          <w:rPr>
            <w:rFonts w:ascii="Arial" w:hAnsi="Arial" w:cs="Arial"/>
            <w:rPrChange w:id="1217" w:author="KislovVO" w:date="2021-04-08T23:37:00Z">
              <w:rPr/>
            </w:rPrChange>
          </w:rPr>
          <w:t xml:space="preserve"> (разработка </w:t>
        </w:r>
        <w:r w:rsidRPr="00DE0C78">
          <w:rPr>
            <w:rFonts w:ascii="Arial" w:hAnsi="Arial" w:cs="Arial"/>
            <w:rPrChange w:id="1218" w:author="KislovVO" w:date="2021-04-13T12:54:00Z">
              <w:rPr>
                <w:color w:val="000000" w:themeColor="text1"/>
              </w:rPr>
            </w:rPrChange>
          </w:rPr>
          <w:t>MM41</w:t>
        </w:r>
        <w:r w:rsidRPr="00C83F60">
          <w:rPr>
            <w:rFonts w:ascii="Arial" w:hAnsi="Arial" w:cs="Arial"/>
            <w:rPrChange w:id="1219" w:author="KislovVO" w:date="2021-04-08T23:37:00Z">
              <w:rPr/>
            </w:rPrChange>
          </w:rPr>
          <w:t xml:space="preserve"> «Доработка логики ППМ»).</w:t>
        </w:r>
      </w:ins>
    </w:p>
    <w:p w14:paraId="71D4BACA" w14:textId="78B57F67" w:rsidR="00221322" w:rsidRPr="00221322" w:rsidRDefault="00221322">
      <w:pPr>
        <w:pStyle w:val="afa"/>
        <w:numPr>
          <w:ilvl w:val="0"/>
          <w:numId w:val="91"/>
        </w:numPr>
        <w:spacing w:after="240" w:line="276" w:lineRule="auto"/>
        <w:rPr>
          <w:ins w:id="1220" w:author="KislovVO" w:date="2021-04-08T23:33:00Z"/>
          <w:rFonts w:ascii="Arial" w:hAnsi="Arial" w:cs="Arial"/>
          <w:rPrChange w:id="1221" w:author="KislovVO" w:date="2021-04-21T09:14:00Z">
            <w:rPr>
              <w:ins w:id="1222" w:author="KislovVO" w:date="2021-04-08T23:33:00Z"/>
            </w:rPr>
          </w:rPrChange>
        </w:rPr>
        <w:pPrChange w:id="1223" w:author="KislovVO" w:date="2021-04-21T09:14:00Z">
          <w:pPr>
            <w:spacing w:after="240" w:line="276" w:lineRule="auto"/>
            <w:ind w:firstLine="567"/>
          </w:pPr>
        </w:pPrChange>
      </w:pPr>
      <w:ins w:id="1224" w:author="KislovVO" w:date="2021-04-21T09:15:00Z">
        <w:r>
          <w:rPr>
            <w:rFonts w:ascii="Arial" w:hAnsi="Arial" w:cs="Arial"/>
          </w:rPr>
          <w:t xml:space="preserve">При прогоне ППМ </w:t>
        </w:r>
      </w:ins>
      <w:ins w:id="1225" w:author="KislovVO" w:date="2021-04-21T09:16:00Z">
        <w:r>
          <w:rPr>
            <w:rFonts w:ascii="Arial" w:hAnsi="Arial" w:cs="Arial"/>
          </w:rPr>
          <w:t xml:space="preserve">запас в пути (внутреннее перемещение), системные документы исключаются, но количество в этих системных документах учитывается по типу свободно-используемого запаса. </w:t>
        </w:r>
      </w:ins>
      <w:ins w:id="1226" w:author="KislovVO" w:date="2021-04-21T09:17:00Z">
        <w:r>
          <w:rPr>
            <w:rFonts w:ascii="Arial" w:hAnsi="Arial" w:cs="Arial"/>
          </w:rPr>
          <w:t xml:space="preserve">Это сделано для того чтобы, запас в пути, </w:t>
        </w:r>
      </w:ins>
      <w:ins w:id="1227" w:author="KislovVO" w:date="2021-04-21T09:20:00Z">
        <w:r>
          <w:rPr>
            <w:rFonts w:ascii="Arial" w:hAnsi="Arial" w:cs="Arial"/>
          </w:rPr>
          <w:t>оставался на одном заводе</w:t>
        </w:r>
      </w:ins>
      <w:ins w:id="1228" w:author="KislovVO" w:date="2021-04-21T09:19:00Z">
        <w:r>
          <w:rPr>
            <w:rFonts w:ascii="Arial" w:hAnsi="Arial" w:cs="Arial"/>
          </w:rPr>
          <w:t>, во</w:t>
        </w:r>
      </w:ins>
      <w:ins w:id="1229" w:author="KislovVO" w:date="2021-04-21T09:18:00Z">
        <w:r>
          <w:rPr>
            <w:rFonts w:ascii="Arial" w:hAnsi="Arial" w:cs="Arial"/>
          </w:rPr>
          <w:t xml:space="preserve"> </w:t>
        </w:r>
      </w:ins>
      <w:ins w:id="1230" w:author="KislovVO" w:date="2021-04-21T09:19:00Z">
        <w:r>
          <w:rPr>
            <w:rFonts w:ascii="Arial" w:hAnsi="Arial" w:cs="Arial"/>
          </w:rPr>
          <w:t xml:space="preserve">избежание ситуации возникновения излишнего закупа </w:t>
        </w:r>
        <w:r w:rsidRPr="003713F1">
          <w:rPr>
            <w:rFonts w:ascii="Arial" w:hAnsi="Arial" w:cs="Arial"/>
          </w:rPr>
          <w:t>(разработка MM41 «Доработка логики ППМ»)</w:t>
        </w:r>
        <w:r>
          <w:rPr>
            <w:rFonts w:ascii="Arial" w:hAnsi="Arial" w:cs="Arial"/>
          </w:rPr>
          <w:t>.</w:t>
        </w:r>
      </w:ins>
    </w:p>
    <w:p w14:paraId="1E3B574F" w14:textId="294D3E5C" w:rsidR="00C83F60" w:rsidRPr="003E1CA1" w:rsidRDefault="00C83F60">
      <w:pPr>
        <w:pStyle w:val="afa"/>
        <w:numPr>
          <w:ilvl w:val="0"/>
          <w:numId w:val="91"/>
        </w:numPr>
        <w:spacing w:after="240" w:line="276" w:lineRule="auto"/>
        <w:rPr>
          <w:ins w:id="1231" w:author="KislovVO" w:date="2021-04-08T23:33:00Z"/>
          <w:rFonts w:ascii="Arial" w:hAnsi="Arial" w:cs="Arial"/>
          <w:rPrChange w:id="1232" w:author="KislovVO" w:date="2021-04-08T23:38:00Z">
            <w:rPr>
              <w:ins w:id="1233" w:author="KislovVO" w:date="2021-04-08T23:33:00Z"/>
            </w:rPr>
          </w:rPrChange>
        </w:rPr>
        <w:pPrChange w:id="1234" w:author="KislovVO" w:date="2021-04-08T23:38:00Z">
          <w:pPr>
            <w:spacing w:after="240" w:line="276" w:lineRule="auto"/>
            <w:ind w:firstLine="567"/>
          </w:pPr>
        </w:pPrChange>
      </w:pPr>
      <w:ins w:id="1235" w:author="KislovVO" w:date="2021-04-08T23:33:00Z">
        <w:r w:rsidRPr="003E1CA1">
          <w:rPr>
            <w:rFonts w:ascii="Arial" w:hAnsi="Arial" w:cs="Arial"/>
            <w:rPrChange w:id="1236" w:author="KislovVO" w:date="2021-04-08T23:38:00Z">
              <w:rPr/>
            </w:rPrChange>
          </w:rPr>
          <w:t xml:space="preserve">При прогоне ППМ не учитываются системные документы </w:t>
        </w:r>
        <w:r w:rsidR="003E1CA1" w:rsidRPr="003E1CA1">
          <w:rPr>
            <w:rFonts w:ascii="Arial" w:hAnsi="Arial" w:cs="Arial"/>
            <w:rPrChange w:id="1237" w:author="KislovVO" w:date="2021-04-08T23:38:00Z">
              <w:rPr/>
            </w:rPrChange>
          </w:rPr>
          <w:t xml:space="preserve">и запас </w:t>
        </w:r>
      </w:ins>
      <w:proofErr w:type="spellStart"/>
      <w:ins w:id="1238" w:author="KislovVO" w:date="2021-04-08T23:38:00Z">
        <w:r w:rsidR="003E1CA1" w:rsidRPr="003E1CA1">
          <w:rPr>
            <w:rFonts w:ascii="Arial" w:hAnsi="Arial" w:cs="Arial"/>
            <w:rPrChange w:id="1239" w:author="KislovVO" w:date="2021-04-08T23:38:00Z">
              <w:rPr/>
            </w:rPrChange>
          </w:rPr>
          <w:t>О</w:t>
        </w:r>
      </w:ins>
      <w:ins w:id="1240" w:author="KislovVO" w:date="2021-04-08T23:33:00Z">
        <w:r w:rsidRPr="003E1CA1">
          <w:rPr>
            <w:rFonts w:ascii="Arial" w:hAnsi="Arial" w:cs="Arial"/>
            <w:rPrChange w:id="1241" w:author="KislovVO" w:date="2021-04-08T23:38:00Z">
              <w:rPr/>
            </w:rPrChange>
          </w:rPr>
          <w:t>тветхранения</w:t>
        </w:r>
        <w:proofErr w:type="spellEnd"/>
        <w:r w:rsidRPr="003E1CA1">
          <w:rPr>
            <w:rFonts w:ascii="Arial" w:hAnsi="Arial" w:cs="Arial"/>
            <w:rPrChange w:id="1242" w:author="KislovVO" w:date="2021-04-08T23:38:00Z">
              <w:rPr/>
            </w:rPrChange>
          </w:rPr>
          <w:t>. Исключаются следующие документы: Заказ на поставку, Входящая поставка, Исходящая поставка</w:t>
        </w:r>
      </w:ins>
      <w:ins w:id="1243" w:author="KislovVO" w:date="2021-04-13T13:00:00Z">
        <w:r w:rsidR="00DE0C78">
          <w:rPr>
            <w:rFonts w:ascii="Arial" w:hAnsi="Arial" w:cs="Arial"/>
          </w:rPr>
          <w:t xml:space="preserve">. </w:t>
        </w:r>
      </w:ins>
      <w:ins w:id="1244" w:author="KislovVO" w:date="2021-04-13T13:01:00Z">
        <w:r w:rsidR="00DE0C78">
          <w:rPr>
            <w:rFonts w:ascii="Arial" w:hAnsi="Arial" w:cs="Arial"/>
          </w:rPr>
          <w:t>Системные документ</w:t>
        </w:r>
      </w:ins>
      <w:ins w:id="1245" w:author="KislovVO" w:date="2021-04-13T13:00:00Z">
        <w:r w:rsidR="007E2552">
          <w:rPr>
            <w:rFonts w:ascii="Arial" w:hAnsi="Arial" w:cs="Arial"/>
          </w:rPr>
          <w:t xml:space="preserve">ы </w:t>
        </w:r>
      </w:ins>
      <w:proofErr w:type="spellStart"/>
      <w:ins w:id="1246" w:author="KislovVO" w:date="2021-04-13T13:07:00Z">
        <w:r w:rsidR="007E2552">
          <w:rPr>
            <w:rFonts w:ascii="Arial" w:hAnsi="Arial" w:cs="Arial"/>
          </w:rPr>
          <w:t>О</w:t>
        </w:r>
      </w:ins>
      <w:ins w:id="1247" w:author="KislovVO" w:date="2021-04-13T13:00:00Z">
        <w:r w:rsidR="00DE0C78">
          <w:rPr>
            <w:rFonts w:ascii="Arial" w:hAnsi="Arial" w:cs="Arial"/>
          </w:rPr>
          <w:t>тветхранения</w:t>
        </w:r>
      </w:ins>
      <w:proofErr w:type="spellEnd"/>
      <w:ins w:id="1248" w:author="KislovVO" w:date="2021-04-13T13:01:00Z">
        <w:r w:rsidR="00DE0C78">
          <w:rPr>
            <w:rFonts w:ascii="Arial" w:hAnsi="Arial" w:cs="Arial"/>
          </w:rPr>
          <w:t xml:space="preserve"> </w:t>
        </w:r>
      </w:ins>
      <w:ins w:id="1249" w:author="KislovVO" w:date="2021-04-13T13:02:00Z">
        <w:r w:rsidR="00DE0C78">
          <w:rPr>
            <w:rFonts w:ascii="Arial" w:hAnsi="Arial" w:cs="Arial"/>
          </w:rPr>
          <w:t>исключаются для избежание ситуации возникновения излишнего закупа, т.к. документы Заявка на перемещение, Заказы на перемещение и Исходящие поставки, для завода ПБ являются потребностью</w:t>
        </w:r>
      </w:ins>
      <w:ins w:id="1250" w:author="KislovVO" w:date="2021-04-13T13:06:00Z">
        <w:r w:rsidR="007E2552">
          <w:rPr>
            <w:rFonts w:ascii="Arial" w:hAnsi="Arial" w:cs="Arial"/>
          </w:rPr>
          <w:t xml:space="preserve"> </w:t>
        </w:r>
        <w:r w:rsidR="007E2552" w:rsidRPr="00D52D1D">
          <w:rPr>
            <w:rFonts w:ascii="Arial" w:hAnsi="Arial" w:cs="Arial"/>
          </w:rPr>
          <w:t>(разработка MM41 «Доработка логики ППМ»)</w:t>
        </w:r>
      </w:ins>
      <w:ins w:id="1251" w:author="KislovVO" w:date="2021-04-13T13:02:00Z">
        <w:r w:rsidR="00DE0C78">
          <w:rPr>
            <w:rFonts w:ascii="Arial" w:hAnsi="Arial" w:cs="Arial"/>
          </w:rPr>
          <w:t xml:space="preserve">. Запас </w:t>
        </w:r>
        <w:proofErr w:type="spellStart"/>
        <w:r w:rsidR="00DE0C78">
          <w:rPr>
            <w:rFonts w:ascii="Arial" w:hAnsi="Arial" w:cs="Arial"/>
          </w:rPr>
          <w:t>Ответхранения</w:t>
        </w:r>
      </w:ins>
      <w:proofErr w:type="spellEnd"/>
      <w:ins w:id="1252" w:author="KislovVO" w:date="2021-04-13T13:03:00Z">
        <w:r w:rsidR="007E2552">
          <w:rPr>
            <w:rFonts w:ascii="Arial" w:hAnsi="Arial" w:cs="Arial"/>
          </w:rPr>
          <w:t xml:space="preserve">, исключается из ППМ, т.к. такой запас в системе ведётся </w:t>
        </w:r>
      </w:ins>
      <w:ins w:id="1253" w:author="KislovVO" w:date="2021-04-13T13:05:00Z">
        <w:r w:rsidR="007E2552">
          <w:rPr>
            <w:rFonts w:ascii="Arial" w:hAnsi="Arial" w:cs="Arial"/>
          </w:rPr>
          <w:t>в партии ограниченного использования</w:t>
        </w:r>
      </w:ins>
      <w:ins w:id="1254" w:author="KislovVO" w:date="2021-04-13T13:06:00Z">
        <w:r w:rsidR="007E2552">
          <w:rPr>
            <w:rFonts w:ascii="Arial" w:hAnsi="Arial" w:cs="Arial"/>
          </w:rPr>
          <w:t xml:space="preserve">. Это позволяет </w:t>
        </w:r>
      </w:ins>
      <w:ins w:id="1255" w:author="KislovVO" w:date="2021-04-13T13:07:00Z">
        <w:r w:rsidR="007E2552">
          <w:rPr>
            <w:rFonts w:ascii="Arial" w:hAnsi="Arial" w:cs="Arial"/>
          </w:rPr>
          <w:t>не учитывать запас как Свободно-используемый.</w:t>
        </w:r>
      </w:ins>
      <w:ins w:id="1256" w:author="KislovVO" w:date="2021-04-08T23:33:00Z">
        <w:r w:rsidRPr="003E1CA1">
          <w:rPr>
            <w:rFonts w:ascii="Arial" w:hAnsi="Arial" w:cs="Arial"/>
            <w:rPrChange w:id="1257" w:author="KislovVO" w:date="2021-04-08T23:38:00Z">
              <w:rPr/>
            </w:rPrChange>
          </w:rPr>
          <w:t xml:space="preserve"> </w:t>
        </w:r>
      </w:ins>
    </w:p>
    <w:p w14:paraId="04EEB951" w14:textId="422B5CC6" w:rsidR="00C83F60" w:rsidRDefault="00C83F60">
      <w:pPr>
        <w:pStyle w:val="afa"/>
        <w:numPr>
          <w:ilvl w:val="0"/>
          <w:numId w:val="91"/>
        </w:numPr>
        <w:spacing w:after="240" w:line="276" w:lineRule="auto"/>
        <w:rPr>
          <w:ins w:id="1258" w:author="KislovVO" w:date="2021-04-15T21:55:00Z"/>
          <w:rFonts w:ascii="Arial" w:hAnsi="Arial" w:cs="Arial"/>
        </w:rPr>
        <w:pPrChange w:id="1259" w:author="KislovVO" w:date="2021-04-08T23:38:00Z">
          <w:pPr>
            <w:spacing w:after="240" w:line="276" w:lineRule="auto"/>
            <w:ind w:firstLine="567"/>
          </w:pPr>
        </w:pPrChange>
      </w:pPr>
      <w:ins w:id="1260" w:author="KislovVO" w:date="2021-04-08T23:33:00Z">
        <w:r w:rsidRPr="003E1CA1">
          <w:rPr>
            <w:rFonts w:ascii="Arial" w:hAnsi="Arial" w:cs="Arial"/>
            <w:rPrChange w:id="1261" w:author="KislovVO" w:date="2021-04-08T23:38:00Z">
              <w:rPr/>
            </w:rPrChange>
          </w:rPr>
          <w:lastRenderedPageBreak/>
          <w:t>При прогоне ППМ исключаются потребности ТОРО созданные для восстановления материала</w:t>
        </w:r>
      </w:ins>
      <w:ins w:id="1262" w:author="KislovVO" w:date="2021-04-13T13:08:00Z">
        <w:r w:rsidR="00A0760F">
          <w:rPr>
            <w:rFonts w:ascii="Arial" w:hAnsi="Arial" w:cs="Arial"/>
          </w:rPr>
          <w:t>. Исключение осуществляется, так как для таких заказов ТОРО осуществлять закупку не требуется и материал будет восстановлен с помощью ремонта.</w:t>
        </w:r>
      </w:ins>
      <w:ins w:id="1263" w:author="KislovVO" w:date="2021-04-13T13:09:00Z">
        <w:r w:rsidR="00A0760F">
          <w:rPr>
            <w:rFonts w:ascii="Arial" w:hAnsi="Arial" w:cs="Arial"/>
          </w:rPr>
          <w:t xml:space="preserve"> Для таких заказов ТОРО будет создан заказ на ремонт и материал будет восстановлен</w:t>
        </w:r>
      </w:ins>
      <w:ins w:id="1264" w:author="KislovVO" w:date="2021-04-13T13:10:00Z">
        <w:r w:rsidR="00A0760F">
          <w:rPr>
            <w:rFonts w:ascii="Arial" w:hAnsi="Arial" w:cs="Arial"/>
          </w:rPr>
          <w:t>.</w:t>
        </w:r>
      </w:ins>
      <w:ins w:id="1265" w:author="KislovVO" w:date="2021-04-08T23:33:00Z">
        <w:r w:rsidRPr="003E1CA1">
          <w:rPr>
            <w:rFonts w:ascii="Arial" w:hAnsi="Arial" w:cs="Arial"/>
            <w:rPrChange w:id="1266" w:author="KislovVO" w:date="2021-04-08T23:38:00Z">
              <w:rPr/>
            </w:rPrChange>
          </w:rPr>
          <w:t xml:space="preserve"> (разработка </w:t>
        </w:r>
        <w:r w:rsidRPr="00DE0C78">
          <w:rPr>
            <w:rFonts w:ascii="Arial" w:hAnsi="Arial" w:cs="Arial"/>
            <w:rPrChange w:id="1267" w:author="KislovVO" w:date="2021-04-13T12:54:00Z">
              <w:rPr>
                <w:color w:val="000000" w:themeColor="text1"/>
              </w:rPr>
            </w:rPrChange>
          </w:rPr>
          <w:t>MM41</w:t>
        </w:r>
        <w:r w:rsidRPr="003E1CA1">
          <w:rPr>
            <w:rFonts w:ascii="Arial" w:hAnsi="Arial" w:cs="Arial"/>
            <w:rPrChange w:id="1268" w:author="KislovVO" w:date="2021-04-08T23:38:00Z">
              <w:rPr/>
            </w:rPrChange>
          </w:rPr>
          <w:t xml:space="preserve"> «Доработка логики ППМ»).</w:t>
        </w:r>
      </w:ins>
    </w:p>
    <w:p w14:paraId="1492F811" w14:textId="1311EF1A" w:rsidR="007742C4" w:rsidRDefault="007742C4">
      <w:pPr>
        <w:pStyle w:val="afa"/>
        <w:numPr>
          <w:ilvl w:val="0"/>
          <w:numId w:val="91"/>
        </w:numPr>
        <w:spacing w:after="240" w:line="276" w:lineRule="auto"/>
        <w:rPr>
          <w:ins w:id="1269" w:author="KislovVO" w:date="2021-12-08T12:41:00Z"/>
          <w:rFonts w:ascii="Arial" w:hAnsi="Arial" w:cs="Arial"/>
        </w:rPr>
        <w:pPrChange w:id="1270" w:author="KislovVO" w:date="2021-04-08T23:38:00Z">
          <w:pPr>
            <w:spacing w:after="240" w:line="276" w:lineRule="auto"/>
            <w:ind w:firstLine="567"/>
          </w:pPr>
        </w:pPrChange>
      </w:pPr>
      <w:ins w:id="1271" w:author="KislovVO" w:date="2021-04-15T21:55:00Z">
        <w:r>
          <w:rPr>
            <w:rFonts w:ascii="Arial" w:hAnsi="Arial" w:cs="Arial"/>
          </w:rPr>
          <w:t>Программа ППМ не видит потребности под проект в которых не стоит признак «Движение разрешено»</w:t>
        </w:r>
      </w:ins>
      <w:ins w:id="1272" w:author="KislovVO" w:date="2021-04-15T21:56:00Z">
        <w:r>
          <w:rPr>
            <w:rFonts w:ascii="Arial" w:hAnsi="Arial" w:cs="Arial"/>
          </w:rPr>
          <w:t xml:space="preserve"> (признак «Немедленно»). Если признак «Движение разрешено» (признак «Немедленно») не указан, то в потребности есть ошибка и она не передана в работу</w:t>
        </w:r>
      </w:ins>
      <w:ins w:id="1273" w:author="KislovVO" w:date="2021-04-15T21:57:00Z">
        <w:r>
          <w:rPr>
            <w:rFonts w:ascii="Arial" w:hAnsi="Arial" w:cs="Arial"/>
          </w:rPr>
          <w:t>. Ошибки по которым потребность не передана</w:t>
        </w:r>
      </w:ins>
      <w:ins w:id="1274" w:author="KislovVO" w:date="2021-04-15T21:59:00Z">
        <w:r>
          <w:rPr>
            <w:rFonts w:ascii="Arial" w:hAnsi="Arial" w:cs="Arial"/>
          </w:rPr>
          <w:t xml:space="preserve"> не приложено вложение ОЛ</w:t>
        </w:r>
        <w:r w:rsidRPr="007742C4">
          <w:rPr>
            <w:rFonts w:ascii="Arial" w:hAnsi="Arial" w:cs="Arial"/>
            <w:rPrChange w:id="1275" w:author="KislovVO" w:date="2021-04-15T21:59:00Z">
              <w:rPr>
                <w:rFonts w:ascii="Arial" w:hAnsi="Arial" w:cs="Arial"/>
                <w:lang w:val="en-US"/>
              </w:rPr>
            </w:rPrChange>
          </w:rPr>
          <w:t>/</w:t>
        </w:r>
        <w:r>
          <w:rPr>
            <w:rFonts w:ascii="Arial" w:hAnsi="Arial" w:cs="Arial"/>
          </w:rPr>
          <w:t xml:space="preserve">ТЗ, материал не расширен, </w:t>
        </w:r>
      </w:ins>
      <w:ins w:id="1276" w:author="KislovVO" w:date="2021-04-15T22:00:00Z">
        <w:r>
          <w:rPr>
            <w:rFonts w:ascii="Arial" w:hAnsi="Arial" w:cs="Arial"/>
          </w:rPr>
          <w:t>превышен</w:t>
        </w:r>
      </w:ins>
      <w:ins w:id="1277" w:author="KislovVO" w:date="2021-04-15T21:59:00Z">
        <w:r>
          <w:rPr>
            <w:rFonts w:ascii="Arial" w:hAnsi="Arial" w:cs="Arial"/>
          </w:rPr>
          <w:t xml:space="preserve"> лимит </w:t>
        </w:r>
      </w:ins>
      <w:ins w:id="1278" w:author="KislovVO" w:date="2021-04-15T22:00:00Z">
        <w:r>
          <w:rPr>
            <w:rFonts w:ascii="Arial" w:hAnsi="Arial" w:cs="Arial"/>
          </w:rPr>
          <w:t xml:space="preserve">и т.д. </w:t>
        </w:r>
      </w:ins>
      <w:ins w:id="1279" w:author="KislovVO" w:date="2021-04-15T22:01:00Z">
        <w:r>
          <w:rPr>
            <w:rFonts w:ascii="Arial" w:hAnsi="Arial" w:cs="Arial"/>
          </w:rPr>
          <w:t xml:space="preserve">Более подробное описание в </w:t>
        </w:r>
        <w:r w:rsidRPr="000A3B43">
          <w:rPr>
            <w:rFonts w:ascii="Arial" w:hAnsi="Arial" w:cs="Arial"/>
          </w:rPr>
          <w:t xml:space="preserve">КД «Планирование и реализация проектов </w:t>
        </w:r>
        <w:proofErr w:type="spellStart"/>
        <w:r w:rsidRPr="000A3B43">
          <w:rPr>
            <w:rFonts w:ascii="Arial" w:hAnsi="Arial" w:cs="Arial"/>
          </w:rPr>
          <w:t>КСиИ</w:t>
        </w:r>
        <w:proofErr w:type="spellEnd"/>
        <w:r>
          <w:rPr>
            <w:rFonts w:ascii="Arial" w:hAnsi="Arial" w:cs="Arial"/>
          </w:rPr>
          <w:t>.</w:t>
        </w:r>
      </w:ins>
    </w:p>
    <w:p w14:paraId="67C2E5F4" w14:textId="5E3D59E2" w:rsidR="005E3AC6" w:rsidRDefault="005E3AC6" w:rsidP="005E3AC6">
      <w:pPr>
        <w:spacing w:after="240" w:line="276" w:lineRule="auto"/>
        <w:rPr>
          <w:ins w:id="1280" w:author="KislovVO" w:date="2021-12-08T12:41:00Z"/>
          <w:rFonts w:ascii="Arial" w:hAnsi="Arial" w:cs="Arial"/>
          <w:b/>
        </w:rPr>
        <w:pPrChange w:id="1281" w:author="KislovVO" w:date="2021-12-08T12:41:00Z">
          <w:pPr>
            <w:spacing w:after="240" w:line="276" w:lineRule="auto"/>
            <w:ind w:firstLine="567"/>
          </w:pPr>
        </w:pPrChange>
      </w:pPr>
      <w:ins w:id="1282" w:author="KislovVO" w:date="2021-12-08T12:41:00Z">
        <w:r w:rsidRPr="005E3AC6">
          <w:rPr>
            <w:rFonts w:ascii="Arial" w:hAnsi="Arial" w:cs="Arial"/>
            <w:b/>
            <w:rPrChange w:id="1283" w:author="KislovVO" w:date="2021-12-08T12:41:00Z">
              <w:rPr/>
            </w:rPrChange>
          </w:rPr>
          <w:t>Инструмент годового ППМ</w:t>
        </w:r>
      </w:ins>
      <w:ins w:id="1284" w:author="KislovVO" w:date="2021-12-08T12:42:00Z">
        <w:r>
          <w:rPr>
            <w:rFonts w:ascii="Arial" w:hAnsi="Arial" w:cs="Arial"/>
            <w:b/>
          </w:rPr>
          <w:t xml:space="preserve"> (разработка </w:t>
        </w:r>
        <w:r w:rsidRPr="005E3AC6">
          <w:rPr>
            <w:rFonts w:ascii="Arial" w:hAnsi="Arial" w:cs="Arial"/>
            <w:b/>
            <w:rPrChange w:id="1285" w:author="KislovVO" w:date="2021-12-08T12:42:00Z">
              <w:rPr>
                <w:rFonts w:ascii="Arial" w:hAnsi="Arial" w:cs="Arial"/>
                <w:highlight w:val="green"/>
              </w:rPr>
            </w:rPrChange>
          </w:rPr>
          <w:t>MM310</w:t>
        </w:r>
        <w:r w:rsidRPr="005E3AC6">
          <w:rPr>
            <w:rFonts w:ascii="Arial" w:hAnsi="Arial" w:cs="Arial"/>
            <w:b/>
            <w:rPrChange w:id="1286" w:author="KislovVO" w:date="2021-12-08T12:42:00Z">
              <w:rPr>
                <w:rFonts w:ascii="Arial" w:hAnsi="Arial" w:cs="Arial"/>
              </w:rPr>
            </w:rPrChange>
          </w:rPr>
          <w:t>)</w:t>
        </w:r>
      </w:ins>
      <w:ins w:id="1287" w:author="KislovVO" w:date="2021-12-08T12:41:00Z">
        <w:r w:rsidRPr="005E3AC6">
          <w:rPr>
            <w:rFonts w:ascii="Arial" w:hAnsi="Arial" w:cs="Arial"/>
            <w:b/>
            <w:rPrChange w:id="1288" w:author="KislovVO" w:date="2021-12-08T12:41:00Z">
              <w:rPr/>
            </w:rPrChange>
          </w:rPr>
          <w:t>.</w:t>
        </w:r>
      </w:ins>
    </w:p>
    <w:p w14:paraId="1C5D64C9" w14:textId="0DE5A3F8" w:rsidR="00306623" w:rsidRPr="00F00089" w:rsidRDefault="00306623" w:rsidP="005E3AC6">
      <w:pPr>
        <w:spacing w:after="240" w:line="276" w:lineRule="auto"/>
        <w:rPr>
          <w:ins w:id="1289" w:author="KislovVO" w:date="2021-12-08T12:45:00Z"/>
          <w:rFonts w:ascii="Arial" w:hAnsi="Arial" w:cs="Arial"/>
          <w:rPrChange w:id="1290" w:author="KislovVO" w:date="2021-12-08T12:50:00Z">
            <w:rPr>
              <w:ins w:id="1291" w:author="KislovVO" w:date="2021-12-08T12:45:00Z"/>
              <w:rFonts w:ascii="Arial" w:hAnsi="Arial" w:cs="Arial"/>
              <w:highlight w:val="green"/>
            </w:rPr>
          </w:rPrChange>
        </w:rPr>
        <w:pPrChange w:id="1292" w:author="KislovVO" w:date="2021-12-08T12:41:00Z">
          <w:pPr>
            <w:spacing w:after="240" w:line="276" w:lineRule="auto"/>
            <w:ind w:firstLine="567"/>
          </w:pPr>
        </w:pPrChange>
      </w:pPr>
      <w:ins w:id="1293" w:author="KislovVO" w:date="2021-12-08T12:45:00Z">
        <w:r w:rsidRPr="00F00089">
          <w:rPr>
            <w:rFonts w:ascii="Arial" w:hAnsi="Arial" w:cs="Arial"/>
            <w:rPrChange w:id="1294" w:author="KislovVO" w:date="2021-12-08T12:50:00Z">
              <w:rPr>
                <w:rFonts w:ascii="Arial" w:hAnsi="Arial" w:cs="Arial"/>
                <w:highlight w:val="green"/>
              </w:rPr>
            </w:rPrChange>
          </w:rPr>
          <w:t>Для формирования плана закупа на следующий год создана</w:t>
        </w:r>
      </w:ins>
      <w:ins w:id="1295" w:author="KislovVO" w:date="2021-12-08T12:46:00Z">
        <w:r w:rsidRPr="00F00089">
          <w:rPr>
            <w:rFonts w:ascii="Arial" w:hAnsi="Arial" w:cs="Arial"/>
            <w:rPrChange w:id="1296" w:author="KislovVO" w:date="2021-12-08T12:50:00Z">
              <w:rPr>
                <w:rFonts w:ascii="Arial" w:hAnsi="Arial" w:cs="Arial"/>
                <w:highlight w:val="green"/>
              </w:rPr>
            </w:rPrChange>
          </w:rPr>
          <w:t xml:space="preserve"> транзакция</w:t>
        </w:r>
        <w:r w:rsidRPr="00F00089">
          <w:rPr>
            <w:rFonts w:ascii="Arial" w:hAnsi="Arial" w:cs="Arial"/>
            <w:rPrChange w:id="1297" w:author="KislovVO" w:date="2021-12-08T12:50:00Z">
              <w:rPr>
                <w:rFonts w:ascii="Arial" w:hAnsi="Arial" w:cs="Arial"/>
                <w:highlight w:val="green"/>
              </w:rPr>
            </w:rPrChange>
          </w:rPr>
          <w:t xml:space="preserve"> </w:t>
        </w:r>
        <w:r w:rsidRPr="00F00089">
          <w:rPr>
            <w:rFonts w:ascii="Arial" w:hAnsi="Arial" w:cs="Arial"/>
            <w:rPrChange w:id="1298" w:author="KislovVO" w:date="2021-12-08T12:50:00Z">
              <w:rPr>
                <w:rFonts w:ascii="Arial" w:hAnsi="Arial" w:cs="Arial"/>
                <w:highlight w:val="green"/>
                <w:lang w:val="en-US"/>
              </w:rPr>
            </w:rPrChange>
          </w:rPr>
          <w:t>ZMM</w:t>
        </w:r>
        <w:r w:rsidRPr="00F00089">
          <w:rPr>
            <w:rFonts w:ascii="Arial" w:hAnsi="Arial" w:cs="Arial"/>
            <w:rPrChange w:id="1299" w:author="KislovVO" w:date="2021-12-08T12:50:00Z">
              <w:rPr>
                <w:rFonts w:ascii="Arial" w:hAnsi="Arial" w:cs="Arial"/>
                <w:highlight w:val="green"/>
              </w:rPr>
            </w:rPrChange>
          </w:rPr>
          <w:t>_</w:t>
        </w:r>
        <w:r w:rsidRPr="00F00089">
          <w:rPr>
            <w:rFonts w:ascii="Arial" w:hAnsi="Arial" w:cs="Arial"/>
            <w:rPrChange w:id="1300" w:author="KislovVO" w:date="2021-12-08T12:50:00Z">
              <w:rPr>
                <w:rFonts w:ascii="Arial" w:hAnsi="Arial" w:cs="Arial"/>
                <w:highlight w:val="green"/>
                <w:lang w:val="en-US"/>
              </w:rPr>
            </w:rPrChange>
          </w:rPr>
          <w:t>MRP</w:t>
        </w:r>
        <w:r w:rsidRPr="00F00089">
          <w:rPr>
            <w:rFonts w:ascii="Arial" w:hAnsi="Arial" w:cs="Arial"/>
            <w:rPrChange w:id="1301" w:author="KislovVO" w:date="2021-12-08T12:50:00Z">
              <w:rPr>
                <w:rFonts w:ascii="Arial" w:hAnsi="Arial" w:cs="Arial"/>
                <w:highlight w:val="green"/>
              </w:rPr>
            </w:rPrChange>
          </w:rPr>
          <w:t>_</w:t>
        </w:r>
        <w:r w:rsidRPr="00F00089">
          <w:rPr>
            <w:rFonts w:ascii="Arial" w:hAnsi="Arial" w:cs="Arial"/>
            <w:rPrChange w:id="1302" w:author="KislovVO" w:date="2021-12-08T12:50:00Z">
              <w:rPr>
                <w:rFonts w:ascii="Arial" w:hAnsi="Arial" w:cs="Arial"/>
                <w:highlight w:val="green"/>
                <w:lang w:val="en-US"/>
              </w:rPr>
            </w:rPrChange>
          </w:rPr>
          <w:t>YEAR</w:t>
        </w:r>
        <w:r w:rsidRPr="00F00089">
          <w:rPr>
            <w:rFonts w:ascii="Arial" w:hAnsi="Arial" w:cs="Arial"/>
            <w:rPrChange w:id="1303" w:author="KislovVO" w:date="2021-12-08T12:50:00Z">
              <w:rPr>
                <w:rFonts w:ascii="Arial" w:hAnsi="Arial" w:cs="Arial"/>
                <w:highlight w:val="green"/>
              </w:rPr>
            </w:rPrChange>
          </w:rPr>
          <w:t xml:space="preserve"> «Инструмент годового планирования»</w:t>
        </w:r>
        <w:r w:rsidRPr="00F00089">
          <w:rPr>
            <w:rFonts w:ascii="Arial" w:hAnsi="Arial" w:cs="Arial"/>
            <w:rPrChange w:id="1304" w:author="KislovVO" w:date="2021-12-08T12:50:00Z">
              <w:rPr>
                <w:rFonts w:ascii="Arial" w:hAnsi="Arial" w:cs="Arial"/>
                <w:highlight w:val="green"/>
              </w:rPr>
            </w:rPrChange>
          </w:rPr>
          <w:t>.</w:t>
        </w:r>
      </w:ins>
    </w:p>
    <w:p w14:paraId="06FFA4AD" w14:textId="1A07127F" w:rsidR="005E3AC6" w:rsidRDefault="005E3AC6" w:rsidP="005E3AC6">
      <w:pPr>
        <w:spacing w:after="240" w:line="276" w:lineRule="auto"/>
        <w:rPr>
          <w:ins w:id="1305" w:author="KislovVO" w:date="2021-12-08T12:43:00Z"/>
          <w:rFonts w:ascii="Arial" w:hAnsi="Arial" w:cs="Arial"/>
        </w:rPr>
        <w:pPrChange w:id="1306" w:author="KislovVO" w:date="2021-12-08T12:41:00Z">
          <w:pPr>
            <w:spacing w:after="240" w:line="276" w:lineRule="auto"/>
            <w:ind w:firstLine="567"/>
          </w:pPr>
        </w:pPrChange>
      </w:pPr>
      <w:ins w:id="1307" w:author="KislovVO" w:date="2021-12-08T12:42:00Z">
        <w:r w:rsidRPr="00F00089">
          <w:rPr>
            <w:rFonts w:ascii="Arial" w:hAnsi="Arial" w:cs="Arial"/>
            <w:rPrChange w:id="1308" w:author="KislovVO" w:date="2021-12-08T12:50:00Z">
              <w:rPr>
                <w:rFonts w:ascii="Arial" w:hAnsi="Arial" w:cs="Arial"/>
                <w:highlight w:val="green"/>
              </w:rPr>
            </w:rPrChange>
          </w:rPr>
          <w:t>Главное отличие программы «Инструмент годового планирования» от основного ППМ заключается, в изменении учета документов потребности и документов обеспечения. В качестве документов потребности для годового ППМ могут дополнительно выступать не полностью согласованные документы, которые еще не видимы для оперативного ППМ.</w:t>
        </w:r>
      </w:ins>
    </w:p>
    <w:p w14:paraId="0A6D5CE9" w14:textId="77777777" w:rsidR="005E3AC6" w:rsidRPr="00F00089" w:rsidRDefault="005E3AC6" w:rsidP="005E3AC6">
      <w:pPr>
        <w:spacing w:before="120" w:line="276" w:lineRule="auto"/>
        <w:jc w:val="left"/>
        <w:rPr>
          <w:ins w:id="1309" w:author="KislovVO" w:date="2021-12-08T12:43:00Z"/>
          <w:rFonts w:ascii="Arial" w:hAnsi="Arial" w:cs="Arial"/>
          <w:rPrChange w:id="1310" w:author="KislovVO" w:date="2021-12-08T12:50:00Z">
            <w:rPr>
              <w:ins w:id="1311" w:author="KislovVO" w:date="2021-12-08T12:43:00Z"/>
              <w:rFonts w:ascii="Arial" w:hAnsi="Arial" w:cs="Arial"/>
              <w:highlight w:val="green"/>
            </w:rPr>
          </w:rPrChange>
        </w:rPr>
      </w:pPr>
      <w:ins w:id="1312" w:author="KislovVO" w:date="2021-12-08T12:43:00Z">
        <w:r w:rsidRPr="00F00089">
          <w:rPr>
            <w:rFonts w:ascii="Arial" w:hAnsi="Arial" w:cs="Arial"/>
            <w:rPrChange w:id="1313" w:author="KislovVO" w:date="2021-12-08T12:50:00Z">
              <w:rPr>
                <w:rFonts w:ascii="Arial" w:hAnsi="Arial" w:cs="Arial"/>
                <w:highlight w:val="green"/>
              </w:rPr>
            </w:rPrChange>
          </w:rPr>
          <w:t xml:space="preserve">Особенности работы программы годового ППМ: </w:t>
        </w:r>
      </w:ins>
    </w:p>
    <w:p w14:paraId="20921B35" w14:textId="5128C848" w:rsidR="005E3AC6" w:rsidRPr="00F00089" w:rsidRDefault="005E3AC6" w:rsidP="005E3AC6">
      <w:pPr>
        <w:pStyle w:val="afa"/>
        <w:numPr>
          <w:ilvl w:val="0"/>
          <w:numId w:val="94"/>
        </w:numPr>
        <w:spacing w:before="120" w:line="276" w:lineRule="auto"/>
        <w:jc w:val="left"/>
        <w:rPr>
          <w:ins w:id="1314" w:author="KislovVO" w:date="2021-12-08T12:43:00Z"/>
          <w:rFonts w:ascii="Arial" w:hAnsi="Arial" w:cs="Arial"/>
          <w:rPrChange w:id="1315" w:author="KislovVO" w:date="2021-12-08T12:50:00Z">
            <w:rPr>
              <w:ins w:id="1316" w:author="KislovVO" w:date="2021-12-08T12:43:00Z"/>
              <w:highlight w:val="green"/>
            </w:rPr>
          </w:rPrChange>
        </w:rPr>
        <w:pPrChange w:id="1317" w:author="KislovVO" w:date="2021-12-08T12:43:00Z">
          <w:pPr>
            <w:numPr>
              <w:numId w:val="94"/>
            </w:numPr>
            <w:spacing w:before="120" w:line="276" w:lineRule="auto"/>
            <w:ind w:left="720" w:hanging="360"/>
            <w:jc w:val="left"/>
          </w:pPr>
        </w:pPrChange>
      </w:pPr>
      <w:ins w:id="1318" w:author="KislovVO" w:date="2021-12-08T12:43:00Z">
        <w:r w:rsidRPr="00F00089">
          <w:rPr>
            <w:rFonts w:ascii="Arial" w:hAnsi="Arial" w:cs="Arial"/>
            <w:rPrChange w:id="1319" w:author="KislovVO" w:date="2021-12-08T12:50:00Z">
              <w:rPr>
                <w:highlight w:val="green"/>
              </w:rPr>
            </w:rPrChange>
          </w:rPr>
          <w:t>Обеспечение не покрытых и не согласованных потребностей текущего и будущего года обеспечивается за счёт создания технических заявок на закупку</w:t>
        </w:r>
      </w:ins>
      <w:ins w:id="1320" w:author="KislovVO" w:date="2021-12-08T12:44:00Z">
        <w:r w:rsidRPr="00F00089">
          <w:rPr>
            <w:rFonts w:ascii="Arial" w:hAnsi="Arial" w:cs="Arial"/>
            <w:rPrChange w:id="1321" w:author="KislovVO" w:date="2021-12-08T12:50:00Z">
              <w:rPr>
                <w:rFonts w:ascii="Arial" w:hAnsi="Arial" w:cs="Arial"/>
                <w:highlight w:val="green"/>
                <w:lang w:val="en-US"/>
              </w:rPr>
            </w:rPrChange>
          </w:rPr>
          <w:t xml:space="preserve"> (ZNBF)</w:t>
        </w:r>
      </w:ins>
      <w:ins w:id="1322" w:author="KislovVO" w:date="2021-12-08T12:43:00Z">
        <w:r w:rsidRPr="00F00089">
          <w:rPr>
            <w:rFonts w:ascii="Arial" w:hAnsi="Arial" w:cs="Arial"/>
            <w:rPrChange w:id="1323" w:author="KislovVO" w:date="2021-12-08T12:50:00Z">
              <w:rPr>
                <w:highlight w:val="green"/>
              </w:rPr>
            </w:rPrChange>
          </w:rPr>
          <w:t xml:space="preserve"> и заявок на перемещение</w:t>
        </w:r>
      </w:ins>
      <w:ins w:id="1324" w:author="KislovVO" w:date="2021-12-08T12:44:00Z">
        <w:r w:rsidRPr="00F00089">
          <w:rPr>
            <w:rFonts w:ascii="Arial" w:hAnsi="Arial" w:cs="Arial"/>
            <w:rPrChange w:id="1325" w:author="KislovVO" w:date="2021-12-08T12:50:00Z">
              <w:rPr>
                <w:rFonts w:ascii="Arial" w:hAnsi="Arial" w:cs="Arial"/>
                <w:highlight w:val="green"/>
              </w:rPr>
            </w:rPrChange>
          </w:rPr>
          <w:t xml:space="preserve"> (</w:t>
        </w:r>
        <w:r w:rsidRPr="00F00089">
          <w:rPr>
            <w:rFonts w:ascii="Arial" w:hAnsi="Arial" w:cs="Arial"/>
            <w:rPrChange w:id="1326" w:author="KislovVO" w:date="2021-12-08T12:50:00Z">
              <w:rPr>
                <w:rFonts w:ascii="Arial" w:hAnsi="Arial" w:cs="Arial"/>
                <w:highlight w:val="green"/>
                <w:lang w:val="en-US"/>
              </w:rPr>
            </w:rPrChange>
          </w:rPr>
          <w:t>ZUBF)</w:t>
        </w:r>
      </w:ins>
      <w:ins w:id="1327" w:author="KislovVO" w:date="2021-12-08T12:43:00Z">
        <w:r w:rsidRPr="00F00089">
          <w:rPr>
            <w:rFonts w:ascii="Arial" w:hAnsi="Arial" w:cs="Arial"/>
            <w:rPrChange w:id="1328" w:author="KislovVO" w:date="2021-12-08T12:50:00Z">
              <w:rPr>
                <w:highlight w:val="green"/>
              </w:rPr>
            </w:rPrChange>
          </w:rPr>
          <w:t xml:space="preserve"> нового вида.</w:t>
        </w:r>
      </w:ins>
    </w:p>
    <w:p w14:paraId="202A7B73" w14:textId="77777777" w:rsidR="005E3AC6" w:rsidRPr="00F00089" w:rsidRDefault="005E3AC6" w:rsidP="005E3AC6">
      <w:pPr>
        <w:numPr>
          <w:ilvl w:val="0"/>
          <w:numId w:val="94"/>
        </w:numPr>
        <w:spacing w:before="120" w:line="276" w:lineRule="auto"/>
        <w:jc w:val="left"/>
        <w:rPr>
          <w:ins w:id="1329" w:author="KislovVO" w:date="2021-12-08T12:43:00Z"/>
          <w:rFonts w:ascii="Arial" w:hAnsi="Arial" w:cs="Arial"/>
          <w:rPrChange w:id="1330" w:author="KislovVO" w:date="2021-12-08T12:50:00Z">
            <w:rPr>
              <w:ins w:id="1331" w:author="KislovVO" w:date="2021-12-08T12:43:00Z"/>
              <w:rFonts w:ascii="Arial" w:hAnsi="Arial" w:cs="Arial"/>
              <w:highlight w:val="green"/>
            </w:rPr>
          </w:rPrChange>
        </w:rPr>
      </w:pPr>
      <w:ins w:id="1332" w:author="KislovVO" w:date="2021-12-08T12:43:00Z">
        <w:r w:rsidRPr="00F00089">
          <w:rPr>
            <w:rFonts w:ascii="Arial" w:hAnsi="Arial" w:cs="Arial"/>
            <w:rPrChange w:id="1333" w:author="KislovVO" w:date="2021-12-08T12:50:00Z">
              <w:rPr>
                <w:rFonts w:ascii="Arial" w:hAnsi="Arial" w:cs="Arial"/>
                <w:highlight w:val="green"/>
              </w:rPr>
            </w:rPrChange>
          </w:rPr>
          <w:t>Технические заявки на закупку и перемещение не учитываются в оперативном ППМ и не влияют на его работу.</w:t>
        </w:r>
      </w:ins>
    </w:p>
    <w:p w14:paraId="18CEB14A" w14:textId="77777777" w:rsidR="005E3AC6" w:rsidRPr="00F00089" w:rsidRDefault="005E3AC6" w:rsidP="005E3AC6">
      <w:pPr>
        <w:numPr>
          <w:ilvl w:val="0"/>
          <w:numId w:val="94"/>
        </w:numPr>
        <w:spacing w:before="120" w:line="276" w:lineRule="auto"/>
        <w:jc w:val="left"/>
        <w:rPr>
          <w:ins w:id="1334" w:author="KislovVO" w:date="2021-12-08T12:43:00Z"/>
          <w:rFonts w:ascii="Arial" w:hAnsi="Arial" w:cs="Arial"/>
          <w:rPrChange w:id="1335" w:author="KislovVO" w:date="2021-12-08T12:50:00Z">
            <w:rPr>
              <w:ins w:id="1336" w:author="KislovVO" w:date="2021-12-08T12:43:00Z"/>
              <w:rFonts w:ascii="Arial" w:hAnsi="Arial" w:cs="Arial"/>
              <w:highlight w:val="green"/>
            </w:rPr>
          </w:rPrChange>
        </w:rPr>
      </w:pPr>
      <w:ins w:id="1337" w:author="KislovVO" w:date="2021-12-08T12:43:00Z">
        <w:r w:rsidRPr="00F00089">
          <w:rPr>
            <w:rFonts w:ascii="Arial" w:hAnsi="Arial" w:cs="Arial"/>
            <w:rPrChange w:id="1338" w:author="KislovVO" w:date="2021-12-08T12:50:00Z">
              <w:rPr>
                <w:rFonts w:ascii="Arial" w:hAnsi="Arial" w:cs="Arial"/>
                <w:highlight w:val="green"/>
              </w:rPr>
            </w:rPrChange>
          </w:rPr>
          <w:t>Формирование технических заявок происходит по стандартной логике работы программы ППМ, за исключением логики для периода поглощения. Потребность покрывается любым обеспечивающим документом или запасом вне зависимости от его даты поставки. При этом дата поставки в документе обеспечения может быть позже даты потребности и лежать за границей периода поглощения, учитывается только количественное обеспечение потребности.</w:t>
        </w:r>
      </w:ins>
    </w:p>
    <w:p w14:paraId="4C741470" w14:textId="77777777" w:rsidR="005E3AC6" w:rsidRPr="00F00089" w:rsidRDefault="005E3AC6" w:rsidP="005E3AC6">
      <w:pPr>
        <w:numPr>
          <w:ilvl w:val="0"/>
          <w:numId w:val="94"/>
        </w:numPr>
        <w:spacing w:before="120" w:line="276" w:lineRule="auto"/>
        <w:jc w:val="left"/>
        <w:rPr>
          <w:ins w:id="1339" w:author="KislovVO" w:date="2021-12-08T12:43:00Z"/>
          <w:rFonts w:ascii="Arial" w:hAnsi="Arial" w:cs="Arial"/>
          <w:rPrChange w:id="1340" w:author="KislovVO" w:date="2021-12-08T12:50:00Z">
            <w:rPr>
              <w:ins w:id="1341" w:author="KislovVO" w:date="2021-12-08T12:43:00Z"/>
              <w:rFonts w:ascii="Arial" w:hAnsi="Arial" w:cs="Arial"/>
              <w:highlight w:val="green"/>
            </w:rPr>
          </w:rPrChange>
        </w:rPr>
      </w:pPr>
      <w:ins w:id="1342" w:author="KislovVO" w:date="2021-12-08T12:43:00Z">
        <w:r w:rsidRPr="00F00089">
          <w:rPr>
            <w:rFonts w:ascii="Arial" w:hAnsi="Arial" w:cs="Arial"/>
            <w:rPrChange w:id="1343" w:author="KislovVO" w:date="2021-12-08T12:50:00Z">
              <w:rPr>
                <w:rFonts w:ascii="Arial" w:hAnsi="Arial" w:cs="Arial"/>
                <w:highlight w:val="green"/>
              </w:rPr>
            </w:rPrChange>
          </w:rPr>
          <w:t>Если обеспечение производится через поставку на перевалочную базу, то на заводе потребности обеспечением служат заявки на перемещение, а на заводе перевалочной базы заявки на закупку обеспечивают заявки на перемещение. Так как заявки на закупку и заявки на перемещение агрегируют потребность на 1 число месяца, то дата заявки на закупку может быть на месяц раньше месяца потребности (из-за не нулевого срока поставки между перевалочной базой и заводом потребности).</w:t>
        </w:r>
      </w:ins>
    </w:p>
    <w:p w14:paraId="1C40DB24" w14:textId="77777777" w:rsidR="005E3AC6" w:rsidRPr="00F00089" w:rsidRDefault="005E3AC6" w:rsidP="005E3AC6">
      <w:pPr>
        <w:numPr>
          <w:ilvl w:val="0"/>
          <w:numId w:val="94"/>
        </w:numPr>
        <w:spacing w:before="120" w:line="276" w:lineRule="auto"/>
        <w:jc w:val="left"/>
        <w:rPr>
          <w:ins w:id="1344" w:author="KislovVO" w:date="2021-12-08T12:43:00Z"/>
          <w:rFonts w:ascii="Arial" w:hAnsi="Arial" w:cs="Arial"/>
          <w:rPrChange w:id="1345" w:author="KislovVO" w:date="2021-12-08T12:50:00Z">
            <w:rPr>
              <w:ins w:id="1346" w:author="KislovVO" w:date="2021-12-08T12:43:00Z"/>
              <w:rFonts w:ascii="Arial" w:hAnsi="Arial" w:cs="Arial"/>
              <w:highlight w:val="green"/>
            </w:rPr>
          </w:rPrChange>
        </w:rPr>
      </w:pPr>
      <w:ins w:id="1347" w:author="KislovVO" w:date="2021-12-08T12:43:00Z">
        <w:r w:rsidRPr="00F00089">
          <w:rPr>
            <w:rFonts w:ascii="Arial" w:hAnsi="Arial" w:cs="Arial"/>
            <w:rPrChange w:id="1348" w:author="KislovVO" w:date="2021-12-08T12:50:00Z">
              <w:rPr>
                <w:rFonts w:ascii="Arial" w:hAnsi="Arial" w:cs="Arial"/>
                <w:highlight w:val="green"/>
              </w:rPr>
            </w:rPrChange>
          </w:rPr>
          <w:t>В алгоритме годового ППМ учитываются не согласованные потребности указанного на селекционном экране года. Для возможности включения в алгоритм не согласованных потребностей текущего года добавляется переключатель «Потребности текущего года».</w:t>
        </w:r>
      </w:ins>
    </w:p>
    <w:p w14:paraId="16E5587E" w14:textId="77777777" w:rsidR="005E3AC6" w:rsidRPr="00F00089" w:rsidRDefault="005E3AC6" w:rsidP="005E3AC6">
      <w:pPr>
        <w:numPr>
          <w:ilvl w:val="0"/>
          <w:numId w:val="94"/>
        </w:numPr>
        <w:spacing w:before="120" w:line="276" w:lineRule="auto"/>
        <w:jc w:val="left"/>
        <w:rPr>
          <w:ins w:id="1349" w:author="KislovVO" w:date="2021-12-08T12:43:00Z"/>
          <w:rFonts w:ascii="Arial" w:hAnsi="Arial" w:cs="Arial"/>
          <w:rPrChange w:id="1350" w:author="KislovVO" w:date="2021-12-08T12:50:00Z">
            <w:rPr>
              <w:ins w:id="1351" w:author="KislovVO" w:date="2021-12-08T12:43:00Z"/>
              <w:rFonts w:ascii="Arial" w:hAnsi="Arial" w:cs="Arial"/>
              <w:highlight w:val="green"/>
            </w:rPr>
          </w:rPrChange>
        </w:rPr>
      </w:pPr>
      <w:ins w:id="1352" w:author="KislovVO" w:date="2021-12-08T12:43:00Z">
        <w:r w:rsidRPr="00F00089">
          <w:rPr>
            <w:rFonts w:ascii="Arial" w:hAnsi="Arial" w:cs="Arial"/>
            <w:rPrChange w:id="1353" w:author="KislovVO" w:date="2021-12-08T12:50:00Z">
              <w:rPr>
                <w:rFonts w:ascii="Arial" w:hAnsi="Arial" w:cs="Arial"/>
                <w:highlight w:val="green"/>
              </w:rPr>
            </w:rPrChange>
          </w:rPr>
          <w:t xml:space="preserve">В алгоритме годового ППМ будущие поступления материалов/оборудования учитываются для обеспечения согласованных и не согласованных потребностей текущего и будущего года.  </w:t>
        </w:r>
      </w:ins>
    </w:p>
    <w:p w14:paraId="7780957D" w14:textId="77777777" w:rsidR="005E3AC6" w:rsidRPr="00F00089" w:rsidRDefault="005E3AC6" w:rsidP="005E3AC6">
      <w:pPr>
        <w:numPr>
          <w:ilvl w:val="0"/>
          <w:numId w:val="94"/>
        </w:numPr>
        <w:spacing w:before="120" w:line="276" w:lineRule="auto"/>
        <w:jc w:val="left"/>
        <w:rPr>
          <w:ins w:id="1354" w:author="KislovVO" w:date="2021-12-08T12:43:00Z"/>
          <w:rFonts w:ascii="Arial" w:hAnsi="Arial" w:cs="Arial"/>
          <w:rPrChange w:id="1355" w:author="KislovVO" w:date="2021-12-08T12:50:00Z">
            <w:rPr>
              <w:ins w:id="1356" w:author="KislovVO" w:date="2021-12-08T12:43:00Z"/>
              <w:rFonts w:ascii="Arial" w:hAnsi="Arial" w:cs="Arial"/>
              <w:highlight w:val="green"/>
            </w:rPr>
          </w:rPrChange>
        </w:rPr>
      </w:pPr>
      <w:ins w:id="1357" w:author="KislovVO" w:date="2021-12-08T12:43:00Z">
        <w:r w:rsidRPr="00F00089">
          <w:rPr>
            <w:rFonts w:ascii="Arial" w:hAnsi="Arial" w:cs="Arial"/>
            <w:rPrChange w:id="1358" w:author="KislovVO" w:date="2021-12-08T12:50:00Z">
              <w:rPr>
                <w:rFonts w:ascii="Arial" w:hAnsi="Arial" w:cs="Arial"/>
                <w:highlight w:val="green"/>
              </w:rPr>
            </w:rPrChange>
          </w:rPr>
          <w:t>В алгоритме годового ППМ исключаются все существующие заявки на перемещение, заказы на перемещение и исходящие поставки к заказам на перемещение. Для корректного учета поставок через перевалочные базы заявки на перемещение создаются заново в ходе планирования. Такие заявки на перемещение имеют отдельный вид документа и исключаются из оперативного ППМ.</w:t>
        </w:r>
      </w:ins>
    </w:p>
    <w:p w14:paraId="1AF3D3B3" w14:textId="5A5E3F72" w:rsidR="005E3AC6" w:rsidRPr="00F00089" w:rsidRDefault="005E3AC6" w:rsidP="005E3AC6">
      <w:pPr>
        <w:numPr>
          <w:ilvl w:val="0"/>
          <w:numId w:val="94"/>
        </w:numPr>
        <w:spacing w:before="120" w:line="276" w:lineRule="auto"/>
        <w:jc w:val="left"/>
        <w:rPr>
          <w:ins w:id="1359" w:author="KislovVO" w:date="2021-12-08T12:43:00Z"/>
          <w:rFonts w:ascii="Arial" w:hAnsi="Arial" w:cs="Arial"/>
          <w:rPrChange w:id="1360" w:author="KislovVO" w:date="2021-12-08T12:50:00Z">
            <w:rPr>
              <w:ins w:id="1361" w:author="KislovVO" w:date="2021-12-08T12:43:00Z"/>
              <w:rFonts w:ascii="Arial" w:hAnsi="Arial" w:cs="Arial"/>
              <w:highlight w:val="green"/>
            </w:rPr>
          </w:rPrChange>
        </w:rPr>
      </w:pPr>
      <w:ins w:id="1362" w:author="KislovVO" w:date="2021-12-08T12:43:00Z">
        <w:r w:rsidRPr="00F00089">
          <w:rPr>
            <w:rFonts w:ascii="Arial" w:hAnsi="Arial" w:cs="Arial"/>
            <w:rPrChange w:id="1363" w:author="KislovVO" w:date="2021-12-08T12:50:00Z">
              <w:rPr>
                <w:rFonts w:ascii="Arial" w:hAnsi="Arial" w:cs="Arial"/>
                <w:highlight w:val="green"/>
              </w:rPr>
            </w:rPrChange>
          </w:rPr>
          <w:t>Уже существующие</w:t>
        </w:r>
      </w:ins>
      <w:ins w:id="1364" w:author="KislovVO" w:date="2021-12-08T12:47:00Z">
        <w:r w:rsidR="00AB3C24" w:rsidRPr="00F00089">
          <w:rPr>
            <w:rFonts w:ascii="Arial" w:hAnsi="Arial" w:cs="Arial"/>
            <w:rPrChange w:id="1365" w:author="KislovVO" w:date="2021-12-08T12:50:00Z">
              <w:rPr>
                <w:rFonts w:ascii="Arial" w:hAnsi="Arial" w:cs="Arial"/>
                <w:highlight w:val="green"/>
              </w:rPr>
            </w:rPrChange>
          </w:rPr>
          <w:t xml:space="preserve"> согласованные или частично-согласованные</w:t>
        </w:r>
      </w:ins>
      <w:ins w:id="1366" w:author="KislovVO" w:date="2021-12-08T12:43:00Z">
        <w:r w:rsidRPr="00F00089">
          <w:rPr>
            <w:rFonts w:ascii="Arial" w:hAnsi="Arial" w:cs="Arial"/>
            <w:rPrChange w:id="1367" w:author="KislovVO" w:date="2021-12-08T12:50:00Z">
              <w:rPr>
                <w:rFonts w:ascii="Arial" w:hAnsi="Arial" w:cs="Arial"/>
                <w:highlight w:val="green"/>
              </w:rPr>
            </w:rPrChange>
          </w:rPr>
          <w:t xml:space="preserve"> заявки на закупку, созданные оперативным ППМ, не исключаются из анализа при работе годового ППМ. Технические заявки создаются в дополнение к оперативным. Общий план закупки на следующий год состоит из оперативных и технических заявок на закупку.</w:t>
        </w:r>
      </w:ins>
    </w:p>
    <w:p w14:paraId="70947427" w14:textId="77777777" w:rsidR="005E3AC6" w:rsidRPr="00F00089" w:rsidRDefault="005E3AC6" w:rsidP="005E3AC6">
      <w:pPr>
        <w:numPr>
          <w:ilvl w:val="0"/>
          <w:numId w:val="94"/>
        </w:numPr>
        <w:spacing w:before="120" w:line="276" w:lineRule="auto"/>
        <w:jc w:val="left"/>
        <w:rPr>
          <w:ins w:id="1368" w:author="KislovVO" w:date="2021-12-08T12:43:00Z"/>
          <w:rFonts w:ascii="Arial" w:hAnsi="Arial" w:cs="Arial"/>
          <w:rPrChange w:id="1369" w:author="KislovVO" w:date="2021-12-08T12:50:00Z">
            <w:rPr>
              <w:ins w:id="1370" w:author="KislovVO" w:date="2021-12-08T12:43:00Z"/>
              <w:rFonts w:ascii="Arial" w:hAnsi="Arial" w:cs="Arial"/>
              <w:highlight w:val="green"/>
            </w:rPr>
          </w:rPrChange>
        </w:rPr>
      </w:pPr>
      <w:ins w:id="1371" w:author="KislovVO" w:date="2021-12-08T12:43:00Z">
        <w:r w:rsidRPr="00F00089">
          <w:rPr>
            <w:rFonts w:ascii="Arial" w:hAnsi="Arial" w:cs="Arial"/>
            <w:rPrChange w:id="1372" w:author="KislovVO" w:date="2021-12-08T12:50:00Z">
              <w:rPr>
                <w:rFonts w:ascii="Arial" w:hAnsi="Arial" w:cs="Arial"/>
                <w:highlight w:val="green"/>
              </w:rPr>
            </w:rPrChange>
          </w:rPr>
          <w:t>В алгоритме ППМ исключаются все отклоненные заявки на закупку с причиной отклонения 09 – «Вне периода поглощения». Предусмотреть настройку для ведения исключаемых причин отклонения.</w:t>
        </w:r>
      </w:ins>
    </w:p>
    <w:p w14:paraId="0A38EA8A" w14:textId="77777777" w:rsidR="005E3AC6" w:rsidRPr="00F00089" w:rsidRDefault="005E3AC6" w:rsidP="005E3AC6">
      <w:pPr>
        <w:numPr>
          <w:ilvl w:val="0"/>
          <w:numId w:val="94"/>
        </w:numPr>
        <w:spacing w:before="120" w:line="276" w:lineRule="auto"/>
        <w:jc w:val="left"/>
        <w:rPr>
          <w:ins w:id="1373" w:author="KislovVO" w:date="2021-12-08T12:43:00Z"/>
          <w:rFonts w:ascii="Arial" w:hAnsi="Arial" w:cs="Arial"/>
          <w:rPrChange w:id="1374" w:author="KislovVO" w:date="2021-12-08T12:50:00Z">
            <w:rPr>
              <w:ins w:id="1375" w:author="KislovVO" w:date="2021-12-08T12:43:00Z"/>
              <w:rFonts w:ascii="Arial" w:hAnsi="Arial" w:cs="Arial"/>
              <w:highlight w:val="green"/>
            </w:rPr>
          </w:rPrChange>
        </w:rPr>
      </w:pPr>
      <w:ins w:id="1376" w:author="KislovVO" w:date="2021-12-08T12:43:00Z">
        <w:r w:rsidRPr="00F00089">
          <w:rPr>
            <w:rFonts w:ascii="Arial" w:hAnsi="Arial" w:cs="Arial"/>
            <w:rPrChange w:id="1377" w:author="KislovVO" w:date="2021-12-08T12:50:00Z">
              <w:rPr>
                <w:rFonts w:ascii="Arial" w:hAnsi="Arial" w:cs="Arial"/>
                <w:highlight w:val="green"/>
              </w:rPr>
            </w:rPrChange>
          </w:rPr>
          <w:t xml:space="preserve">В алгоритм годового ППМ добавляется учет логистических пауз для технических заявок, ведущий в разрезе заводов. Логистическая пауза – это период, в рамках которого нельзя доставить МТР и оборудование на завод потребности. Если дата поставки попала в запрещенный период, то дата поставки в технической заявке сдвигается назад, на дату, предшествующую первому дню запрещенного периода. Для ведения периодов логистических пауз в разрезе заводов добавить в транзакцию </w:t>
        </w:r>
        <w:r w:rsidRPr="00F00089">
          <w:rPr>
            <w:rFonts w:ascii="Arial" w:hAnsi="Arial" w:cs="Arial"/>
            <w:rPrChange w:id="1378" w:author="KislovVO" w:date="2021-12-08T12:50:00Z">
              <w:rPr>
                <w:rFonts w:ascii="Arial" w:hAnsi="Arial" w:cs="Arial"/>
                <w:highlight w:val="green"/>
                <w:lang w:val="en-US"/>
              </w:rPr>
            </w:rPrChange>
          </w:rPr>
          <w:t>ZMM</w:t>
        </w:r>
        <w:r w:rsidRPr="00F00089">
          <w:rPr>
            <w:rFonts w:ascii="Arial" w:hAnsi="Arial" w:cs="Arial"/>
            <w:rPrChange w:id="1379" w:author="KislovVO" w:date="2021-12-08T12:50:00Z">
              <w:rPr>
                <w:rFonts w:ascii="Arial" w:hAnsi="Arial" w:cs="Arial"/>
                <w:highlight w:val="green"/>
              </w:rPr>
            </w:rPrChange>
          </w:rPr>
          <w:t>_</w:t>
        </w:r>
        <w:r w:rsidRPr="00F00089">
          <w:rPr>
            <w:rFonts w:ascii="Arial" w:hAnsi="Arial" w:cs="Arial"/>
            <w:rPrChange w:id="1380" w:author="KislovVO" w:date="2021-12-08T12:50:00Z">
              <w:rPr>
                <w:rFonts w:ascii="Arial" w:hAnsi="Arial" w:cs="Arial"/>
                <w:highlight w:val="green"/>
                <w:lang w:val="en-US"/>
              </w:rPr>
            </w:rPrChange>
          </w:rPr>
          <w:t>OZM</w:t>
        </w:r>
        <w:r w:rsidRPr="00F00089">
          <w:rPr>
            <w:rFonts w:ascii="Arial" w:hAnsi="Arial" w:cs="Arial"/>
            <w:rPrChange w:id="1381" w:author="KislovVO" w:date="2021-12-08T12:50:00Z">
              <w:rPr>
                <w:rFonts w:ascii="Arial" w:hAnsi="Arial" w:cs="Arial"/>
                <w:highlight w:val="green"/>
              </w:rPr>
            </w:rPrChange>
          </w:rPr>
          <w:t xml:space="preserve"> отдельный режим. </w:t>
        </w:r>
        <w:r w:rsidRPr="00F00089">
          <w:rPr>
            <w:rFonts w:ascii="Arial" w:hAnsi="Arial" w:cs="Arial"/>
            <w:rPrChange w:id="1382" w:author="KislovVO" w:date="2021-12-08T12:50:00Z">
              <w:rPr>
                <w:rFonts w:ascii="Arial" w:hAnsi="Arial" w:cs="Arial"/>
                <w:highlight w:val="green"/>
              </w:rPr>
            </w:rPrChange>
          </w:rPr>
          <w:br/>
          <w:t>Если логистическая пауза добавлена только для завода потребности, но не добавлена для завода перевалочной базы, то в этом случае только даты заявок на перемещение между перевалочной базой и заводом потребности будут скорректированы. Заявки на закупку на перевалочной базе будут обеспечивать заявки на перемещение между заводами с учетом уже скорректированной даты поставки в последних. Т.е. логистическая пауза не будет применятся дважды.</w:t>
        </w:r>
      </w:ins>
    </w:p>
    <w:p w14:paraId="3EE83264" w14:textId="77777777" w:rsidR="00AB3C24" w:rsidRPr="00F00089" w:rsidRDefault="005E3AC6" w:rsidP="005E3AC6">
      <w:pPr>
        <w:numPr>
          <w:ilvl w:val="0"/>
          <w:numId w:val="94"/>
        </w:numPr>
        <w:spacing w:before="120" w:line="276" w:lineRule="auto"/>
        <w:jc w:val="left"/>
        <w:rPr>
          <w:ins w:id="1383" w:author="KislovVO" w:date="2021-12-08T12:48:00Z"/>
          <w:rFonts w:ascii="Arial" w:hAnsi="Arial" w:cs="Arial"/>
          <w:rPrChange w:id="1384" w:author="KislovVO" w:date="2021-12-08T12:50:00Z">
            <w:rPr>
              <w:ins w:id="1385" w:author="KislovVO" w:date="2021-12-08T12:48:00Z"/>
              <w:rFonts w:ascii="Arial" w:hAnsi="Arial" w:cs="Arial"/>
              <w:highlight w:val="green"/>
            </w:rPr>
          </w:rPrChange>
        </w:rPr>
        <w:pPrChange w:id="1386" w:author="KislovVO" w:date="2021-12-08T12:48:00Z">
          <w:pPr>
            <w:spacing w:before="120" w:line="276" w:lineRule="auto"/>
            <w:jc w:val="left"/>
          </w:pPr>
        </w:pPrChange>
      </w:pPr>
      <w:ins w:id="1387" w:author="KislovVO" w:date="2021-12-08T12:43:00Z">
        <w:r w:rsidRPr="00F00089">
          <w:rPr>
            <w:rFonts w:ascii="Arial" w:hAnsi="Arial" w:cs="Arial"/>
            <w:rPrChange w:id="1388" w:author="KislovVO" w:date="2021-12-08T12:50:00Z">
              <w:rPr>
                <w:rFonts w:ascii="Arial" w:hAnsi="Arial" w:cs="Arial"/>
                <w:highlight w:val="green"/>
              </w:rPr>
            </w:rPrChange>
          </w:rPr>
          <w:t xml:space="preserve">Для своевременной закупки потребностей января, копируется потребность января следующего на декабрь следующего года. </w:t>
        </w:r>
      </w:ins>
    </w:p>
    <w:p w14:paraId="38F25D47" w14:textId="77777777" w:rsidR="00AB3C24" w:rsidRPr="00F00089" w:rsidRDefault="00AB3C24" w:rsidP="005E3AC6">
      <w:pPr>
        <w:numPr>
          <w:ilvl w:val="0"/>
          <w:numId w:val="94"/>
        </w:numPr>
        <w:spacing w:before="120" w:line="276" w:lineRule="auto"/>
        <w:jc w:val="left"/>
        <w:rPr>
          <w:ins w:id="1389" w:author="KislovVO" w:date="2021-12-08T12:49:00Z"/>
          <w:rFonts w:ascii="Arial" w:hAnsi="Arial" w:cs="Arial"/>
          <w:rPrChange w:id="1390" w:author="KislovVO" w:date="2021-12-08T12:50:00Z">
            <w:rPr>
              <w:ins w:id="1391" w:author="KislovVO" w:date="2021-12-08T12:49:00Z"/>
              <w:rFonts w:ascii="Arial" w:hAnsi="Arial" w:cs="Arial"/>
              <w:highlight w:val="green"/>
            </w:rPr>
          </w:rPrChange>
        </w:rPr>
        <w:pPrChange w:id="1392" w:author="KislovVO" w:date="2021-12-08T12:49:00Z">
          <w:pPr>
            <w:spacing w:before="120" w:line="276" w:lineRule="auto"/>
            <w:jc w:val="left"/>
          </w:pPr>
        </w:pPrChange>
      </w:pPr>
      <w:ins w:id="1393" w:author="KislovVO" w:date="2021-12-08T12:48:00Z">
        <w:r w:rsidRPr="00F00089">
          <w:rPr>
            <w:rFonts w:ascii="Arial" w:hAnsi="Arial" w:cs="Arial"/>
            <w:rPrChange w:id="1394" w:author="KislovVO" w:date="2021-12-08T12:50:00Z">
              <w:rPr>
                <w:rFonts w:ascii="Arial" w:hAnsi="Arial" w:cs="Arial"/>
                <w:highlight w:val="green"/>
              </w:rPr>
            </w:rPrChange>
          </w:rPr>
          <w:t>Т</w:t>
        </w:r>
      </w:ins>
      <w:ins w:id="1395" w:author="KislovVO" w:date="2021-12-08T12:43:00Z">
        <w:r w:rsidR="005E3AC6" w:rsidRPr="00F00089">
          <w:rPr>
            <w:rFonts w:ascii="Arial" w:hAnsi="Arial" w:cs="Arial"/>
            <w:rPrChange w:id="1396" w:author="KislovVO" w:date="2021-12-08T12:50:00Z">
              <w:rPr>
                <w:rFonts w:ascii="Arial" w:hAnsi="Arial" w:cs="Arial"/>
                <w:highlight w:val="green"/>
              </w:rPr>
            </w:rPrChange>
          </w:rPr>
          <w:t>ехнические заявки нового вида исключается из о</w:t>
        </w:r>
      </w:ins>
      <w:ins w:id="1397" w:author="KislovVO" w:date="2021-12-08T12:49:00Z">
        <w:r w:rsidRPr="00F00089">
          <w:rPr>
            <w:rFonts w:ascii="Arial" w:hAnsi="Arial" w:cs="Arial"/>
            <w:rPrChange w:id="1398" w:author="KislovVO" w:date="2021-12-08T12:50:00Z">
              <w:rPr>
                <w:rFonts w:ascii="Arial" w:hAnsi="Arial" w:cs="Arial"/>
                <w:highlight w:val="green"/>
              </w:rPr>
            </w:rPrChange>
          </w:rPr>
          <w:t>перативного</w:t>
        </w:r>
      </w:ins>
      <w:ins w:id="1399" w:author="KislovVO" w:date="2021-12-08T12:43:00Z">
        <w:r w:rsidR="005E3AC6" w:rsidRPr="00F00089">
          <w:rPr>
            <w:rFonts w:ascii="Arial" w:hAnsi="Arial" w:cs="Arial"/>
            <w:rPrChange w:id="1400" w:author="KislovVO" w:date="2021-12-08T12:50:00Z">
              <w:rPr>
                <w:rFonts w:ascii="Arial" w:hAnsi="Arial" w:cs="Arial"/>
                <w:highlight w:val="green"/>
              </w:rPr>
            </w:rPrChange>
          </w:rPr>
          <w:t xml:space="preserve"> ППМ.</w:t>
        </w:r>
      </w:ins>
    </w:p>
    <w:p w14:paraId="538AAD36" w14:textId="2FD27212" w:rsidR="005E3AC6" w:rsidRPr="00F00089" w:rsidRDefault="005E3AC6" w:rsidP="005E3AC6">
      <w:pPr>
        <w:numPr>
          <w:ilvl w:val="0"/>
          <w:numId w:val="94"/>
        </w:numPr>
        <w:spacing w:before="120" w:line="276" w:lineRule="auto"/>
        <w:jc w:val="left"/>
        <w:rPr>
          <w:ins w:id="1401" w:author="KislovVO" w:date="2021-12-08T12:43:00Z"/>
          <w:rFonts w:ascii="Arial" w:hAnsi="Arial" w:cs="Arial"/>
          <w:rPrChange w:id="1402" w:author="KislovVO" w:date="2021-12-08T12:50:00Z">
            <w:rPr>
              <w:ins w:id="1403" w:author="KislovVO" w:date="2021-12-08T12:43:00Z"/>
              <w:rFonts w:ascii="Arial" w:hAnsi="Arial" w:cs="Arial"/>
              <w:highlight w:val="green"/>
            </w:rPr>
          </w:rPrChange>
        </w:rPr>
        <w:pPrChange w:id="1404" w:author="KislovVO" w:date="2021-12-08T12:49:00Z">
          <w:pPr>
            <w:spacing w:before="120" w:line="276" w:lineRule="auto"/>
            <w:jc w:val="left"/>
          </w:pPr>
        </w:pPrChange>
      </w:pPr>
      <w:ins w:id="1405" w:author="KislovVO" w:date="2021-12-08T12:43:00Z">
        <w:r w:rsidRPr="00F00089">
          <w:rPr>
            <w:rFonts w:ascii="Arial" w:hAnsi="Arial" w:cs="Arial"/>
            <w:rPrChange w:id="1406" w:author="KislovVO" w:date="2021-12-08T12:50:00Z">
              <w:rPr>
                <w:rFonts w:ascii="Arial" w:hAnsi="Arial" w:cs="Arial"/>
                <w:highlight w:val="green"/>
              </w:rPr>
            </w:rPrChange>
          </w:rPr>
          <w:t xml:space="preserve">При запуске транзакции </w:t>
        </w:r>
        <w:r w:rsidRPr="00F00089">
          <w:rPr>
            <w:rFonts w:ascii="Arial" w:hAnsi="Arial" w:cs="Arial"/>
            <w:rPrChange w:id="1407" w:author="KislovVO" w:date="2021-12-08T12:50:00Z">
              <w:rPr>
                <w:rFonts w:ascii="Arial" w:hAnsi="Arial" w:cs="Arial"/>
                <w:highlight w:val="green"/>
                <w:lang w:val="en-US"/>
              </w:rPr>
            </w:rPrChange>
          </w:rPr>
          <w:t>ZMM</w:t>
        </w:r>
        <w:r w:rsidRPr="00F00089">
          <w:rPr>
            <w:rFonts w:ascii="Arial" w:hAnsi="Arial" w:cs="Arial"/>
            <w:rPrChange w:id="1408" w:author="KislovVO" w:date="2021-12-08T12:50:00Z">
              <w:rPr>
                <w:rFonts w:ascii="Arial" w:hAnsi="Arial" w:cs="Arial"/>
                <w:highlight w:val="green"/>
              </w:rPr>
            </w:rPrChange>
          </w:rPr>
          <w:t>_</w:t>
        </w:r>
        <w:r w:rsidRPr="00F00089">
          <w:rPr>
            <w:rFonts w:ascii="Arial" w:hAnsi="Arial" w:cs="Arial"/>
            <w:rPrChange w:id="1409" w:author="KislovVO" w:date="2021-12-08T12:50:00Z">
              <w:rPr>
                <w:rFonts w:ascii="Arial" w:hAnsi="Arial" w:cs="Arial"/>
                <w:highlight w:val="green"/>
                <w:lang w:val="en-US"/>
              </w:rPr>
            </w:rPrChange>
          </w:rPr>
          <w:t>MRP</w:t>
        </w:r>
        <w:r w:rsidRPr="00F00089">
          <w:rPr>
            <w:rFonts w:ascii="Arial" w:hAnsi="Arial" w:cs="Arial"/>
            <w:rPrChange w:id="1410" w:author="KislovVO" w:date="2021-12-08T12:50:00Z">
              <w:rPr>
                <w:rFonts w:ascii="Arial" w:hAnsi="Arial" w:cs="Arial"/>
                <w:highlight w:val="green"/>
              </w:rPr>
            </w:rPrChange>
          </w:rPr>
          <w:t>_</w:t>
        </w:r>
        <w:r w:rsidRPr="00F00089">
          <w:rPr>
            <w:rFonts w:ascii="Arial" w:hAnsi="Arial" w:cs="Arial"/>
            <w:rPrChange w:id="1411" w:author="KislovVO" w:date="2021-12-08T12:50:00Z">
              <w:rPr>
                <w:rFonts w:ascii="Arial" w:hAnsi="Arial" w:cs="Arial"/>
                <w:highlight w:val="green"/>
                <w:lang w:val="en-US"/>
              </w:rPr>
            </w:rPrChange>
          </w:rPr>
          <w:t>YEAR «Инструмент годового планирования» в режиме «Анализ резуль</w:t>
        </w:r>
        <w:bookmarkStart w:id="1412" w:name="_GoBack"/>
        <w:bookmarkEnd w:id="1412"/>
        <w:r w:rsidRPr="00F00089">
          <w:rPr>
            <w:rFonts w:ascii="Arial" w:hAnsi="Arial" w:cs="Arial"/>
            <w:rPrChange w:id="1413" w:author="KislovVO" w:date="2021-12-08T12:50:00Z">
              <w:rPr>
                <w:rFonts w:ascii="Arial" w:hAnsi="Arial" w:cs="Arial"/>
                <w:highlight w:val="green"/>
              </w:rPr>
            </w:rPrChange>
          </w:rPr>
          <w:t xml:space="preserve">татов», должен происходить переход в транзакцию </w:t>
        </w:r>
        <w:r w:rsidRPr="00F00089">
          <w:rPr>
            <w:rFonts w:ascii="Arial" w:hAnsi="Arial" w:cs="Arial"/>
            <w:rPrChange w:id="1414" w:author="KislovVO" w:date="2021-12-08T12:50:00Z">
              <w:rPr>
                <w:rFonts w:ascii="Arial" w:hAnsi="Arial" w:cs="Arial"/>
                <w:highlight w:val="green"/>
                <w:lang w:val="en-US"/>
              </w:rPr>
            </w:rPrChange>
          </w:rPr>
          <w:t>ZMM</w:t>
        </w:r>
        <w:r w:rsidRPr="00F00089">
          <w:rPr>
            <w:rFonts w:ascii="Arial" w:hAnsi="Arial" w:cs="Arial"/>
            <w:rPrChange w:id="1415" w:author="KislovVO" w:date="2021-12-08T12:50:00Z">
              <w:rPr>
                <w:rFonts w:ascii="Arial" w:hAnsi="Arial" w:cs="Arial"/>
                <w:highlight w:val="green"/>
              </w:rPr>
            </w:rPrChange>
          </w:rPr>
          <w:t>_</w:t>
        </w:r>
        <w:r w:rsidRPr="00F00089">
          <w:rPr>
            <w:rFonts w:ascii="Arial" w:hAnsi="Arial" w:cs="Arial"/>
            <w:rPrChange w:id="1416" w:author="KislovVO" w:date="2021-12-08T12:50:00Z">
              <w:rPr>
                <w:rFonts w:ascii="Arial" w:hAnsi="Arial" w:cs="Arial"/>
                <w:highlight w:val="green"/>
                <w:lang w:val="en-US"/>
              </w:rPr>
            </w:rPrChange>
          </w:rPr>
          <w:t>MRP</w:t>
        </w:r>
        <w:r w:rsidRPr="00F00089">
          <w:rPr>
            <w:rFonts w:ascii="Arial" w:hAnsi="Arial" w:cs="Arial"/>
            <w:rPrChange w:id="1417" w:author="KislovVO" w:date="2021-12-08T12:50:00Z">
              <w:rPr>
                <w:rFonts w:ascii="Arial" w:hAnsi="Arial" w:cs="Arial"/>
                <w:highlight w:val="green"/>
              </w:rPr>
            </w:rPrChange>
          </w:rPr>
          <w:t>_</w:t>
        </w:r>
        <w:r w:rsidRPr="00F00089">
          <w:rPr>
            <w:rFonts w:ascii="Arial" w:hAnsi="Arial" w:cs="Arial"/>
            <w:rPrChange w:id="1418" w:author="KislovVO" w:date="2021-12-08T12:50:00Z">
              <w:rPr>
                <w:rFonts w:ascii="Arial" w:hAnsi="Arial" w:cs="Arial"/>
                <w:highlight w:val="green"/>
                <w:lang w:val="en-US"/>
              </w:rPr>
            </w:rPrChange>
          </w:rPr>
          <w:t xml:space="preserve">MAINT с </w:t>
        </w:r>
        <w:proofErr w:type="spellStart"/>
        <w:r w:rsidRPr="00F00089">
          <w:rPr>
            <w:rFonts w:ascii="Arial" w:hAnsi="Arial" w:cs="Arial"/>
            <w:rPrChange w:id="1419" w:author="KislovVO" w:date="2021-12-08T12:50:00Z">
              <w:rPr>
                <w:rFonts w:ascii="Arial" w:hAnsi="Arial" w:cs="Arial"/>
                <w:highlight w:val="green"/>
              </w:rPr>
            </w:rPrChange>
          </w:rPr>
          <w:t>предзаполненными</w:t>
        </w:r>
        <w:proofErr w:type="spellEnd"/>
        <w:r w:rsidRPr="00F00089">
          <w:rPr>
            <w:rFonts w:ascii="Arial" w:hAnsi="Arial" w:cs="Arial"/>
            <w:rPrChange w:id="1420" w:author="KislovVO" w:date="2021-12-08T12:50:00Z">
              <w:rPr>
                <w:rFonts w:ascii="Arial" w:hAnsi="Arial" w:cs="Arial"/>
                <w:highlight w:val="green"/>
              </w:rPr>
            </w:rPrChange>
          </w:rPr>
          <w:t xml:space="preserve"> полем «Завод» и установленным индикатором «Годовое планирование»</w:t>
        </w:r>
      </w:ins>
      <w:ins w:id="1421" w:author="KislovVO" w:date="2021-12-08T12:50:00Z">
        <w:r w:rsidR="00AB3C24" w:rsidRPr="00F00089">
          <w:rPr>
            <w:rFonts w:ascii="Arial" w:hAnsi="Arial" w:cs="Arial"/>
            <w:rPrChange w:id="1422" w:author="KislovVO" w:date="2021-12-08T12:50:00Z">
              <w:rPr>
                <w:rFonts w:ascii="Arial" w:hAnsi="Arial" w:cs="Arial"/>
                <w:highlight w:val="green"/>
              </w:rPr>
            </w:rPrChange>
          </w:rPr>
          <w:t xml:space="preserve"> (режим для просмотра результатов годового ППМ)</w:t>
        </w:r>
      </w:ins>
      <w:ins w:id="1423" w:author="KislovVO" w:date="2021-12-08T12:43:00Z">
        <w:r w:rsidRPr="00F00089">
          <w:rPr>
            <w:rFonts w:ascii="Arial" w:hAnsi="Arial" w:cs="Arial"/>
            <w:rPrChange w:id="1424" w:author="KislovVO" w:date="2021-12-08T12:50:00Z">
              <w:rPr>
                <w:rFonts w:ascii="Arial" w:hAnsi="Arial" w:cs="Arial"/>
                <w:highlight w:val="green"/>
              </w:rPr>
            </w:rPrChange>
          </w:rPr>
          <w:t>.</w:t>
        </w:r>
      </w:ins>
    </w:p>
    <w:p w14:paraId="5A06083B" w14:textId="77777777" w:rsidR="00C83F60" w:rsidRPr="00873525" w:rsidRDefault="00C83F60" w:rsidP="00CC1D8E">
      <w:pPr>
        <w:spacing w:after="240" w:line="276" w:lineRule="auto"/>
        <w:ind w:firstLine="567"/>
        <w:rPr>
          <w:rFonts w:ascii="Arial" w:hAnsi="Arial" w:cs="Arial"/>
        </w:rPr>
      </w:pPr>
    </w:p>
    <w:p w14:paraId="1EF97A08" w14:textId="77777777" w:rsidR="008B2B36" w:rsidRDefault="008B2B36" w:rsidP="00590100">
      <w:pPr>
        <w:pStyle w:val="3"/>
      </w:pPr>
      <w:bookmarkStart w:id="1425" w:name="_Toc527633271"/>
      <w:r>
        <w:t>Виды условий для поддержки процесса Ведение плановых цен</w:t>
      </w:r>
      <w:bookmarkEnd w:id="1425"/>
    </w:p>
    <w:p w14:paraId="63CB5800" w14:textId="77777777" w:rsidR="008B2B36" w:rsidRDefault="008B2B36" w:rsidP="008B2B36">
      <w:pPr>
        <w:ind w:firstLine="708"/>
        <w:rPr>
          <w:rFonts w:ascii="Arial" w:hAnsi="Arial" w:cs="Arial"/>
        </w:rPr>
      </w:pPr>
      <w:r w:rsidRPr="00AF777A">
        <w:rPr>
          <w:rFonts w:ascii="Arial" w:hAnsi="Arial" w:cs="Arial"/>
        </w:rPr>
        <w:t xml:space="preserve">Разработка Ведение плановых цен </w:t>
      </w:r>
      <w:r>
        <w:rPr>
          <w:rFonts w:ascii="Arial" w:hAnsi="Arial" w:cs="Arial"/>
        </w:rPr>
        <w:t xml:space="preserve">использует следующие </w:t>
      </w:r>
      <w:r w:rsidRPr="00AF777A">
        <w:rPr>
          <w:rFonts w:ascii="Arial" w:hAnsi="Arial" w:cs="Arial"/>
        </w:rPr>
        <w:t>виды услови</w:t>
      </w:r>
      <w:r>
        <w:rPr>
          <w:rFonts w:ascii="Arial" w:hAnsi="Arial" w:cs="Arial"/>
        </w:rPr>
        <w:t>й модуля</w:t>
      </w:r>
      <w:r w:rsidRPr="00AF777A">
        <w:rPr>
          <w:rFonts w:ascii="Arial" w:hAnsi="Arial" w:cs="Arial"/>
        </w:rPr>
        <w:t xml:space="preserve"> ММ:</w:t>
      </w:r>
    </w:p>
    <w:p w14:paraId="0B1B29FE" w14:textId="260026E9" w:rsidR="008B2B36" w:rsidRDefault="008B2B36" w:rsidP="005F6568">
      <w:pPr>
        <w:pStyle w:val="afa"/>
        <w:numPr>
          <w:ilvl w:val="0"/>
          <w:numId w:val="34"/>
        </w:numPr>
        <w:spacing w:line="276" w:lineRule="auto"/>
        <w:rPr>
          <w:rFonts w:ascii="Arial" w:hAnsi="Arial" w:cs="Arial"/>
        </w:rPr>
      </w:pPr>
      <w:r w:rsidRPr="00AF777A">
        <w:rPr>
          <w:rFonts w:ascii="Arial" w:hAnsi="Arial" w:cs="Arial"/>
        </w:rPr>
        <w:t>ZINF-индекс инфляции</w:t>
      </w:r>
      <w:r w:rsidR="00BD60CC">
        <w:rPr>
          <w:rFonts w:ascii="Arial" w:hAnsi="Arial" w:cs="Arial"/>
        </w:rPr>
        <w:t>;</w:t>
      </w:r>
    </w:p>
    <w:p w14:paraId="6EE18A04" w14:textId="117BF780" w:rsidR="00CC7D5A" w:rsidRPr="00AF777A" w:rsidRDefault="00CC7D5A" w:rsidP="005F6568">
      <w:pPr>
        <w:pStyle w:val="afa"/>
        <w:numPr>
          <w:ilvl w:val="0"/>
          <w:numId w:val="34"/>
        </w:numPr>
        <w:spacing w:line="276" w:lineRule="auto"/>
        <w:rPr>
          <w:rFonts w:ascii="Arial" w:hAnsi="Arial" w:cs="Arial"/>
        </w:rPr>
      </w:pPr>
      <w:r>
        <w:rPr>
          <w:rFonts w:ascii="Arial" w:hAnsi="Arial" w:cs="Arial"/>
          <w:lang w:val="en-US"/>
        </w:rPr>
        <w:t xml:space="preserve">ZINK – </w:t>
      </w:r>
      <w:r>
        <w:rPr>
          <w:rFonts w:ascii="Arial" w:hAnsi="Arial" w:cs="Arial"/>
        </w:rPr>
        <w:t>корректировочный индекс инфляции;</w:t>
      </w:r>
    </w:p>
    <w:p w14:paraId="6571B966" w14:textId="77777777" w:rsidR="00155D40" w:rsidRPr="00AF777A" w:rsidRDefault="00155D40" w:rsidP="007C6AE0">
      <w:pPr>
        <w:pStyle w:val="afa"/>
        <w:spacing w:line="276" w:lineRule="auto"/>
        <w:ind w:left="1428"/>
        <w:rPr>
          <w:rFonts w:ascii="Arial" w:hAnsi="Arial" w:cs="Arial"/>
        </w:rPr>
      </w:pPr>
    </w:p>
    <w:p w14:paraId="3B2FDC8D" w14:textId="77777777" w:rsidR="00025EB4" w:rsidRPr="00D30A9A" w:rsidRDefault="00025EB4" w:rsidP="00590100">
      <w:pPr>
        <w:pStyle w:val="3"/>
      </w:pPr>
      <w:bookmarkStart w:id="1426" w:name="_Toc527633273"/>
      <w:r w:rsidRPr="00025EB4">
        <w:t>Виды и типы документов ММ, используемые в КД</w:t>
      </w:r>
      <w:bookmarkEnd w:id="1426"/>
    </w:p>
    <w:p w14:paraId="362CCDBD" w14:textId="77777777" w:rsidR="00025EB4" w:rsidRPr="00925F2C" w:rsidRDefault="00025EB4" w:rsidP="00025EB4">
      <w:pPr>
        <w:pStyle w:val="a8"/>
        <w:jc w:val="right"/>
        <w:rPr>
          <w:rFonts w:ascii="Arial" w:hAnsi="Arial" w:cs="Arial"/>
          <w:b/>
          <w:sz w:val="22"/>
          <w:szCs w:val="22"/>
        </w:rPr>
      </w:pPr>
      <w:r w:rsidRPr="00925F2C">
        <w:rPr>
          <w:rFonts w:ascii="Arial" w:hAnsi="Arial" w:cs="Arial"/>
          <w:b/>
          <w:sz w:val="22"/>
          <w:szCs w:val="22"/>
        </w:rPr>
        <w:t xml:space="preserve">Таблица </w:t>
      </w:r>
      <w:r w:rsidRPr="00925F2C">
        <w:rPr>
          <w:rFonts w:ascii="Arial" w:hAnsi="Arial" w:cs="Arial"/>
          <w:b/>
          <w:sz w:val="22"/>
          <w:szCs w:val="22"/>
        </w:rPr>
        <w:fldChar w:fldCharType="begin"/>
      </w:r>
      <w:r w:rsidRPr="00925F2C">
        <w:rPr>
          <w:rFonts w:ascii="Arial" w:hAnsi="Arial" w:cs="Arial"/>
          <w:b/>
          <w:sz w:val="22"/>
          <w:szCs w:val="22"/>
        </w:rPr>
        <w:instrText xml:space="preserve"> SEQ Таблица \* ARABIC </w:instrText>
      </w:r>
      <w:r w:rsidRPr="00925F2C">
        <w:rPr>
          <w:rFonts w:ascii="Arial" w:hAnsi="Arial" w:cs="Arial"/>
          <w:b/>
          <w:sz w:val="22"/>
          <w:szCs w:val="22"/>
        </w:rPr>
        <w:fldChar w:fldCharType="separate"/>
      </w:r>
      <w:r w:rsidR="00941B9E">
        <w:rPr>
          <w:rFonts w:ascii="Arial" w:hAnsi="Arial" w:cs="Arial"/>
          <w:b/>
          <w:noProof/>
          <w:sz w:val="22"/>
          <w:szCs w:val="22"/>
        </w:rPr>
        <w:t>56</w:t>
      </w:r>
      <w:r w:rsidRPr="00925F2C">
        <w:rPr>
          <w:rFonts w:ascii="Arial" w:hAnsi="Arial" w:cs="Arial"/>
          <w:b/>
          <w:sz w:val="22"/>
          <w:szCs w:val="22"/>
        </w:rPr>
        <w:fldChar w:fldCharType="end"/>
      </w:r>
      <w:r>
        <w:rPr>
          <w:rFonts w:ascii="Arial" w:hAnsi="Arial" w:cs="Arial"/>
          <w:b/>
          <w:sz w:val="22"/>
          <w:szCs w:val="22"/>
        </w:rPr>
        <w:t xml:space="preserve">. Виды и типы </w:t>
      </w:r>
      <w:r w:rsidR="008E5E9A">
        <w:rPr>
          <w:rFonts w:ascii="Arial" w:hAnsi="Arial" w:cs="Arial"/>
          <w:b/>
          <w:sz w:val="22"/>
          <w:szCs w:val="22"/>
        </w:rPr>
        <w:t>заявок ММ</w:t>
      </w:r>
      <w:r>
        <w:rPr>
          <w:rFonts w:ascii="Arial" w:hAnsi="Arial" w:cs="Arial"/>
          <w:b/>
          <w:sz w:val="22"/>
          <w:szCs w:val="22"/>
        </w:rPr>
        <w:t>, используемые в КД</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801"/>
        <w:gridCol w:w="1891"/>
        <w:gridCol w:w="1500"/>
        <w:gridCol w:w="1492"/>
        <w:gridCol w:w="1492"/>
      </w:tblGrid>
      <w:tr w:rsidR="00A802B9" w:rsidRPr="00F94454" w14:paraId="3F2934CE" w14:textId="77777777" w:rsidTr="00A802B9">
        <w:trPr>
          <w:cantSplit/>
          <w:trHeight w:val="397"/>
          <w:tblHeader/>
        </w:trPr>
        <w:tc>
          <w:tcPr>
            <w:tcW w:w="1868" w:type="pct"/>
            <w:shd w:val="clear" w:color="auto" w:fill="FFC000"/>
            <w:vAlign w:val="center"/>
          </w:tcPr>
          <w:p w14:paraId="6FDD8E32" w14:textId="77777777" w:rsidR="00A802B9" w:rsidRPr="00F94454" w:rsidRDefault="00A802B9" w:rsidP="004F6A08">
            <w:pPr>
              <w:jc w:val="center"/>
              <w:rPr>
                <w:rFonts w:ascii="Arial" w:hAnsi="Arial" w:cs="Arial"/>
                <w:b/>
                <w:sz w:val="20"/>
              </w:rPr>
            </w:pPr>
            <w:bookmarkStart w:id="1427" w:name="_Hlk521666200"/>
            <w:r>
              <w:rPr>
                <w:rFonts w:ascii="Arial" w:hAnsi="Arial" w:cs="Arial"/>
                <w:b/>
                <w:sz w:val="20"/>
                <w:szCs w:val="20"/>
                <w:lang w:eastAsia="ru-RU"/>
              </w:rPr>
              <w:t>Заявка</w:t>
            </w:r>
          </w:p>
        </w:tc>
        <w:tc>
          <w:tcPr>
            <w:tcW w:w="929" w:type="pct"/>
            <w:shd w:val="clear" w:color="auto" w:fill="FFC000"/>
            <w:vAlign w:val="center"/>
          </w:tcPr>
          <w:p w14:paraId="21A4F965" w14:textId="77777777" w:rsidR="00A802B9" w:rsidRPr="00F94454" w:rsidRDefault="00A802B9" w:rsidP="004F6A08">
            <w:pPr>
              <w:jc w:val="center"/>
              <w:rPr>
                <w:rFonts w:ascii="Arial" w:hAnsi="Arial" w:cs="Arial"/>
                <w:b/>
                <w:sz w:val="20"/>
              </w:rPr>
            </w:pPr>
            <w:r>
              <w:rPr>
                <w:rFonts w:ascii="Arial" w:hAnsi="Arial" w:cs="Arial"/>
                <w:b/>
                <w:sz w:val="20"/>
                <w:szCs w:val="20"/>
                <w:lang w:eastAsia="ru-RU"/>
              </w:rPr>
              <w:t>Тип документа (тип позиции)</w:t>
            </w:r>
          </w:p>
        </w:tc>
        <w:tc>
          <w:tcPr>
            <w:tcW w:w="737" w:type="pct"/>
            <w:shd w:val="clear" w:color="auto" w:fill="FFC000"/>
          </w:tcPr>
          <w:p w14:paraId="51005A74" w14:textId="77777777" w:rsidR="00A802B9" w:rsidRDefault="00A802B9" w:rsidP="004F6A08">
            <w:pPr>
              <w:jc w:val="center"/>
              <w:rPr>
                <w:rFonts w:ascii="Arial" w:hAnsi="Arial" w:cs="Arial"/>
                <w:b/>
                <w:sz w:val="20"/>
                <w:szCs w:val="20"/>
                <w:lang w:eastAsia="ru-RU"/>
              </w:rPr>
            </w:pPr>
            <w:r>
              <w:rPr>
                <w:rFonts w:ascii="Arial" w:hAnsi="Arial" w:cs="Arial"/>
                <w:b/>
                <w:sz w:val="20"/>
                <w:szCs w:val="20"/>
                <w:lang w:eastAsia="ru-RU"/>
              </w:rPr>
              <w:t xml:space="preserve">Тип </w:t>
            </w:r>
            <w:proofErr w:type="spellStart"/>
            <w:r>
              <w:rPr>
                <w:rFonts w:ascii="Arial" w:hAnsi="Arial" w:cs="Arial"/>
                <w:b/>
                <w:sz w:val="20"/>
                <w:szCs w:val="20"/>
                <w:lang w:eastAsia="ru-RU"/>
              </w:rPr>
              <w:t>контировки</w:t>
            </w:r>
            <w:proofErr w:type="spellEnd"/>
          </w:p>
        </w:tc>
        <w:tc>
          <w:tcPr>
            <w:tcW w:w="733" w:type="pct"/>
            <w:shd w:val="clear" w:color="auto" w:fill="FFC000"/>
          </w:tcPr>
          <w:p w14:paraId="159AE7EA" w14:textId="77777777" w:rsidR="00A802B9" w:rsidRDefault="00A802B9" w:rsidP="004F6A08">
            <w:pPr>
              <w:jc w:val="center"/>
              <w:rPr>
                <w:rFonts w:ascii="Arial" w:hAnsi="Arial" w:cs="Arial"/>
                <w:b/>
                <w:sz w:val="20"/>
                <w:szCs w:val="20"/>
                <w:lang w:eastAsia="ru-RU"/>
              </w:rPr>
            </w:pPr>
            <w:r>
              <w:rPr>
                <w:rFonts w:ascii="Arial" w:hAnsi="Arial" w:cs="Arial"/>
                <w:b/>
                <w:sz w:val="20"/>
                <w:szCs w:val="20"/>
                <w:lang w:eastAsia="ru-RU"/>
              </w:rPr>
              <w:t xml:space="preserve">Статистический тип </w:t>
            </w:r>
            <w:proofErr w:type="spellStart"/>
            <w:r>
              <w:rPr>
                <w:rFonts w:ascii="Arial" w:hAnsi="Arial" w:cs="Arial"/>
                <w:b/>
                <w:sz w:val="20"/>
                <w:szCs w:val="20"/>
                <w:lang w:eastAsia="ru-RU"/>
              </w:rPr>
              <w:t>контировки</w:t>
            </w:r>
            <w:proofErr w:type="spellEnd"/>
          </w:p>
        </w:tc>
        <w:tc>
          <w:tcPr>
            <w:tcW w:w="733" w:type="pct"/>
            <w:shd w:val="clear" w:color="auto" w:fill="FFC000"/>
            <w:vAlign w:val="center"/>
          </w:tcPr>
          <w:p w14:paraId="72BFB254" w14:textId="77777777" w:rsidR="00A802B9" w:rsidRPr="00F94454" w:rsidRDefault="00A802B9" w:rsidP="004F6A08">
            <w:pPr>
              <w:jc w:val="center"/>
              <w:rPr>
                <w:rFonts w:ascii="Arial" w:hAnsi="Arial" w:cs="Arial"/>
                <w:b/>
                <w:sz w:val="20"/>
              </w:rPr>
            </w:pPr>
            <w:r>
              <w:rPr>
                <w:rFonts w:ascii="Arial" w:hAnsi="Arial" w:cs="Arial"/>
                <w:b/>
                <w:sz w:val="20"/>
                <w:szCs w:val="20"/>
                <w:lang w:eastAsia="ru-RU"/>
              </w:rPr>
              <w:t>Вид документ</w:t>
            </w:r>
          </w:p>
        </w:tc>
      </w:tr>
      <w:tr w:rsidR="00A802B9" w:rsidRPr="00F94454" w14:paraId="292481A8" w14:textId="77777777" w:rsidTr="00A802B9">
        <w:trPr>
          <w:cantSplit/>
        </w:trPr>
        <w:tc>
          <w:tcPr>
            <w:tcW w:w="1868" w:type="pct"/>
            <w:vAlign w:val="bottom"/>
          </w:tcPr>
          <w:p w14:paraId="2ADB9914" w14:textId="77777777" w:rsidR="00A802B9" w:rsidRPr="00F94454" w:rsidRDefault="00A802B9" w:rsidP="00342BCC">
            <w:pPr>
              <w:rPr>
                <w:rFonts w:ascii="Arial" w:hAnsi="Arial" w:cs="Arial"/>
                <w:sz w:val="20"/>
              </w:rPr>
            </w:pPr>
            <w:r w:rsidRPr="008E5E9A">
              <w:rPr>
                <w:rFonts w:ascii="Arial" w:hAnsi="Arial" w:cs="Arial"/>
                <w:sz w:val="20"/>
              </w:rPr>
              <w:t>Заявка на закупку создаваемая ППМ</w:t>
            </w:r>
          </w:p>
        </w:tc>
        <w:tc>
          <w:tcPr>
            <w:tcW w:w="929" w:type="pct"/>
            <w:shd w:val="clear" w:color="auto" w:fill="auto"/>
          </w:tcPr>
          <w:p w14:paraId="458C70BA" w14:textId="77777777" w:rsidR="00A802B9" w:rsidRPr="00F94454" w:rsidRDefault="00A802B9" w:rsidP="00342BCC">
            <w:pPr>
              <w:jc w:val="center"/>
              <w:rPr>
                <w:rFonts w:ascii="Arial" w:hAnsi="Arial" w:cs="Arial"/>
                <w:sz w:val="20"/>
              </w:rPr>
            </w:pPr>
            <w:r>
              <w:rPr>
                <w:rFonts w:ascii="Arial" w:hAnsi="Arial" w:cs="Arial"/>
                <w:sz w:val="20"/>
              </w:rPr>
              <w:t>Пусто</w:t>
            </w:r>
          </w:p>
        </w:tc>
        <w:tc>
          <w:tcPr>
            <w:tcW w:w="737" w:type="pct"/>
          </w:tcPr>
          <w:p w14:paraId="37CD6EF4" w14:textId="77777777" w:rsidR="00A802B9" w:rsidRPr="00342BCC" w:rsidRDefault="00A802B9" w:rsidP="00342BCC">
            <w:pPr>
              <w:jc w:val="center"/>
              <w:rPr>
                <w:rFonts w:ascii="Arial" w:hAnsi="Arial" w:cs="Arial"/>
                <w:sz w:val="20"/>
              </w:rPr>
            </w:pPr>
            <w:r>
              <w:rPr>
                <w:rFonts w:ascii="Arial" w:hAnsi="Arial" w:cs="Arial"/>
                <w:sz w:val="20"/>
              </w:rPr>
              <w:t>Пусто или Q</w:t>
            </w:r>
          </w:p>
        </w:tc>
        <w:tc>
          <w:tcPr>
            <w:tcW w:w="733" w:type="pct"/>
          </w:tcPr>
          <w:p w14:paraId="5F26693F" w14:textId="77777777" w:rsidR="00A802B9" w:rsidRPr="00342BCC" w:rsidRDefault="004949DA" w:rsidP="00342BCC">
            <w:pPr>
              <w:jc w:val="center"/>
              <w:rPr>
                <w:rFonts w:ascii="Arial" w:hAnsi="Arial" w:cs="Arial"/>
                <w:sz w:val="20"/>
              </w:rPr>
            </w:pPr>
            <w:r>
              <w:rPr>
                <w:rFonts w:ascii="Arial" w:hAnsi="Arial" w:cs="Arial"/>
                <w:sz w:val="20"/>
              </w:rPr>
              <w:t>Пусто</w:t>
            </w:r>
          </w:p>
        </w:tc>
        <w:tc>
          <w:tcPr>
            <w:tcW w:w="733" w:type="pct"/>
            <w:shd w:val="clear" w:color="auto" w:fill="auto"/>
            <w:vAlign w:val="bottom"/>
          </w:tcPr>
          <w:p w14:paraId="5FA07139" w14:textId="77777777" w:rsidR="00A802B9" w:rsidRPr="00F94454" w:rsidRDefault="00A802B9" w:rsidP="00342BCC">
            <w:pPr>
              <w:jc w:val="center"/>
              <w:rPr>
                <w:rFonts w:ascii="Arial" w:hAnsi="Arial" w:cs="Arial"/>
                <w:sz w:val="20"/>
              </w:rPr>
            </w:pPr>
            <w:r w:rsidRPr="00342BCC">
              <w:rPr>
                <w:rFonts w:ascii="Arial" w:hAnsi="Arial" w:cs="Arial"/>
                <w:sz w:val="20"/>
              </w:rPr>
              <w:t>NB</w:t>
            </w:r>
          </w:p>
        </w:tc>
      </w:tr>
      <w:tr w:rsidR="00A802B9" w:rsidRPr="00F94454" w14:paraId="38CD4020" w14:textId="77777777" w:rsidTr="00A802B9">
        <w:trPr>
          <w:cantSplit/>
        </w:trPr>
        <w:tc>
          <w:tcPr>
            <w:tcW w:w="1868" w:type="pct"/>
            <w:vAlign w:val="bottom"/>
          </w:tcPr>
          <w:p w14:paraId="788EDDB9" w14:textId="77777777" w:rsidR="00A802B9" w:rsidRDefault="00A802B9" w:rsidP="00D46CF6">
            <w:pPr>
              <w:rPr>
                <w:rFonts w:ascii="Arial" w:hAnsi="Arial" w:cs="Arial"/>
                <w:sz w:val="20"/>
              </w:rPr>
            </w:pPr>
            <w:r w:rsidRPr="008E5E9A">
              <w:rPr>
                <w:rFonts w:ascii="Arial" w:hAnsi="Arial" w:cs="Arial"/>
                <w:sz w:val="20"/>
              </w:rPr>
              <w:t>Заявка на перемещение создаваемая ППМ</w:t>
            </w:r>
          </w:p>
        </w:tc>
        <w:tc>
          <w:tcPr>
            <w:tcW w:w="929" w:type="pct"/>
            <w:shd w:val="clear" w:color="auto" w:fill="auto"/>
          </w:tcPr>
          <w:p w14:paraId="1BDCFE4A" w14:textId="77777777" w:rsidR="00A802B9" w:rsidRPr="008E5E9A" w:rsidRDefault="00A802B9" w:rsidP="00D46CF6">
            <w:pPr>
              <w:jc w:val="center"/>
              <w:rPr>
                <w:rFonts w:ascii="Arial" w:hAnsi="Arial" w:cs="Arial"/>
                <w:sz w:val="20"/>
              </w:rPr>
            </w:pPr>
            <w:r>
              <w:rPr>
                <w:rFonts w:ascii="Arial" w:hAnsi="Arial" w:cs="Arial"/>
                <w:sz w:val="20"/>
              </w:rPr>
              <w:t>U-перемещение запаса</w:t>
            </w:r>
          </w:p>
        </w:tc>
        <w:tc>
          <w:tcPr>
            <w:tcW w:w="737" w:type="pct"/>
          </w:tcPr>
          <w:p w14:paraId="08142EEF" w14:textId="77777777" w:rsidR="00A802B9" w:rsidRDefault="00A802B9" w:rsidP="00D46CF6">
            <w:pPr>
              <w:jc w:val="center"/>
              <w:rPr>
                <w:rFonts w:ascii="Arial" w:hAnsi="Arial" w:cs="Arial"/>
                <w:sz w:val="20"/>
              </w:rPr>
            </w:pPr>
            <w:r>
              <w:rPr>
                <w:rFonts w:ascii="Arial" w:hAnsi="Arial" w:cs="Arial"/>
                <w:sz w:val="20"/>
              </w:rPr>
              <w:t>Пусто или Q</w:t>
            </w:r>
          </w:p>
        </w:tc>
        <w:tc>
          <w:tcPr>
            <w:tcW w:w="733" w:type="pct"/>
          </w:tcPr>
          <w:p w14:paraId="09593655" w14:textId="77777777" w:rsidR="00A802B9" w:rsidRDefault="004949DA" w:rsidP="00D46CF6">
            <w:pPr>
              <w:jc w:val="center"/>
              <w:rPr>
                <w:rFonts w:ascii="Arial" w:hAnsi="Arial" w:cs="Arial"/>
                <w:sz w:val="20"/>
              </w:rPr>
            </w:pPr>
            <w:r>
              <w:rPr>
                <w:rFonts w:ascii="Arial" w:hAnsi="Arial" w:cs="Arial"/>
                <w:sz w:val="20"/>
              </w:rPr>
              <w:t>Пусто</w:t>
            </w:r>
          </w:p>
        </w:tc>
        <w:tc>
          <w:tcPr>
            <w:tcW w:w="733" w:type="pct"/>
            <w:shd w:val="clear" w:color="auto" w:fill="auto"/>
            <w:vAlign w:val="bottom"/>
          </w:tcPr>
          <w:p w14:paraId="3E861480" w14:textId="77777777" w:rsidR="00A802B9" w:rsidRDefault="00A802B9" w:rsidP="00D46CF6">
            <w:pPr>
              <w:jc w:val="center"/>
              <w:rPr>
                <w:rFonts w:ascii="Arial" w:hAnsi="Arial" w:cs="Arial"/>
                <w:sz w:val="20"/>
              </w:rPr>
            </w:pPr>
            <w:r>
              <w:rPr>
                <w:rFonts w:ascii="Arial" w:hAnsi="Arial" w:cs="Arial"/>
                <w:sz w:val="20"/>
              </w:rPr>
              <w:t>NB</w:t>
            </w:r>
          </w:p>
        </w:tc>
      </w:tr>
      <w:tr w:rsidR="00A802B9" w:rsidRPr="00F94454" w14:paraId="13293D75" w14:textId="77777777" w:rsidTr="00A802B9">
        <w:trPr>
          <w:cantSplit/>
        </w:trPr>
        <w:tc>
          <w:tcPr>
            <w:tcW w:w="1868" w:type="pct"/>
            <w:vAlign w:val="bottom"/>
          </w:tcPr>
          <w:p w14:paraId="3521EC5C" w14:textId="77777777" w:rsidR="00A802B9" w:rsidRPr="002B3C03" w:rsidRDefault="00A802B9" w:rsidP="00D46CF6">
            <w:pPr>
              <w:rPr>
                <w:rFonts w:ascii="Arial" w:hAnsi="Arial" w:cs="Arial"/>
                <w:sz w:val="20"/>
              </w:rPr>
            </w:pPr>
            <w:r w:rsidRPr="008E5E9A">
              <w:rPr>
                <w:rFonts w:ascii="Arial" w:hAnsi="Arial" w:cs="Arial"/>
                <w:sz w:val="20"/>
              </w:rPr>
              <w:t>Заявка на закупку создаваемая вручную</w:t>
            </w:r>
          </w:p>
        </w:tc>
        <w:tc>
          <w:tcPr>
            <w:tcW w:w="929" w:type="pct"/>
            <w:shd w:val="clear" w:color="auto" w:fill="auto"/>
          </w:tcPr>
          <w:p w14:paraId="71754C00" w14:textId="77777777" w:rsidR="00A802B9" w:rsidRDefault="00A802B9" w:rsidP="00D46CF6">
            <w:pPr>
              <w:jc w:val="center"/>
              <w:rPr>
                <w:rFonts w:ascii="Arial" w:hAnsi="Arial" w:cs="Arial"/>
                <w:sz w:val="20"/>
              </w:rPr>
            </w:pPr>
            <w:r>
              <w:rPr>
                <w:rFonts w:ascii="Arial" w:hAnsi="Arial" w:cs="Arial"/>
                <w:sz w:val="20"/>
              </w:rPr>
              <w:t>Пусто</w:t>
            </w:r>
          </w:p>
        </w:tc>
        <w:tc>
          <w:tcPr>
            <w:tcW w:w="737" w:type="pct"/>
          </w:tcPr>
          <w:p w14:paraId="3BF1A040" w14:textId="77777777" w:rsidR="00A802B9" w:rsidRPr="00342BCC" w:rsidRDefault="00A802B9" w:rsidP="00D46CF6">
            <w:pPr>
              <w:jc w:val="center"/>
              <w:rPr>
                <w:rFonts w:ascii="Arial" w:hAnsi="Arial" w:cs="Arial"/>
                <w:sz w:val="20"/>
              </w:rPr>
            </w:pPr>
            <w:r>
              <w:rPr>
                <w:rFonts w:ascii="Arial" w:hAnsi="Arial" w:cs="Arial"/>
                <w:sz w:val="20"/>
              </w:rPr>
              <w:t>Пусто или Q</w:t>
            </w:r>
          </w:p>
        </w:tc>
        <w:tc>
          <w:tcPr>
            <w:tcW w:w="733" w:type="pct"/>
          </w:tcPr>
          <w:p w14:paraId="3F9D81A7" w14:textId="77777777" w:rsidR="00A802B9" w:rsidRPr="00342BCC" w:rsidRDefault="004949DA" w:rsidP="00D46CF6">
            <w:pPr>
              <w:jc w:val="center"/>
              <w:rPr>
                <w:rFonts w:ascii="Arial" w:hAnsi="Arial" w:cs="Arial"/>
                <w:sz w:val="20"/>
              </w:rPr>
            </w:pPr>
            <w:r>
              <w:rPr>
                <w:rFonts w:ascii="Arial" w:hAnsi="Arial" w:cs="Arial"/>
                <w:sz w:val="20"/>
              </w:rPr>
              <w:t>Пусто</w:t>
            </w:r>
          </w:p>
        </w:tc>
        <w:tc>
          <w:tcPr>
            <w:tcW w:w="733" w:type="pct"/>
            <w:shd w:val="clear" w:color="auto" w:fill="auto"/>
            <w:vAlign w:val="bottom"/>
          </w:tcPr>
          <w:p w14:paraId="1883CBAC" w14:textId="77777777" w:rsidR="00A802B9" w:rsidRPr="00342BCC" w:rsidRDefault="00A802B9" w:rsidP="00D46CF6">
            <w:pPr>
              <w:jc w:val="center"/>
              <w:rPr>
                <w:rFonts w:ascii="Arial" w:hAnsi="Arial" w:cs="Arial"/>
                <w:sz w:val="20"/>
              </w:rPr>
            </w:pPr>
            <w:r w:rsidRPr="00342BCC">
              <w:rPr>
                <w:rFonts w:ascii="Arial" w:hAnsi="Arial" w:cs="Arial"/>
                <w:sz w:val="20"/>
              </w:rPr>
              <w:t>ZNB</w:t>
            </w:r>
          </w:p>
        </w:tc>
      </w:tr>
      <w:tr w:rsidR="00A802B9" w:rsidRPr="00F94454" w14:paraId="01CC818A" w14:textId="77777777" w:rsidTr="00A802B9">
        <w:trPr>
          <w:cantSplit/>
        </w:trPr>
        <w:tc>
          <w:tcPr>
            <w:tcW w:w="1868" w:type="pct"/>
            <w:vAlign w:val="bottom"/>
          </w:tcPr>
          <w:p w14:paraId="30277F48" w14:textId="77777777" w:rsidR="00A802B9" w:rsidRDefault="00A802B9" w:rsidP="00D46CF6">
            <w:pPr>
              <w:rPr>
                <w:rFonts w:ascii="Arial" w:hAnsi="Arial" w:cs="Arial"/>
                <w:sz w:val="20"/>
              </w:rPr>
            </w:pPr>
            <w:r w:rsidRPr="008E5E9A">
              <w:rPr>
                <w:rFonts w:ascii="Arial" w:hAnsi="Arial" w:cs="Arial"/>
                <w:sz w:val="20"/>
              </w:rPr>
              <w:t>Заявка на перемещение создаваемая вручную</w:t>
            </w:r>
          </w:p>
        </w:tc>
        <w:tc>
          <w:tcPr>
            <w:tcW w:w="929" w:type="pct"/>
            <w:shd w:val="clear" w:color="auto" w:fill="auto"/>
          </w:tcPr>
          <w:p w14:paraId="764AB576" w14:textId="77777777" w:rsidR="00A802B9" w:rsidRPr="000C37ED" w:rsidRDefault="00A802B9" w:rsidP="00D46CF6">
            <w:pPr>
              <w:jc w:val="center"/>
              <w:rPr>
                <w:rFonts w:ascii="Arial" w:hAnsi="Arial" w:cs="Arial"/>
                <w:sz w:val="20"/>
              </w:rPr>
            </w:pPr>
            <w:r>
              <w:rPr>
                <w:rFonts w:ascii="Arial" w:hAnsi="Arial" w:cs="Arial"/>
                <w:sz w:val="20"/>
              </w:rPr>
              <w:t>U-перемещение запаса</w:t>
            </w:r>
          </w:p>
        </w:tc>
        <w:tc>
          <w:tcPr>
            <w:tcW w:w="737" w:type="pct"/>
          </w:tcPr>
          <w:p w14:paraId="2B205493" w14:textId="77777777" w:rsidR="00A802B9" w:rsidRDefault="00A802B9" w:rsidP="00D46CF6">
            <w:pPr>
              <w:jc w:val="center"/>
              <w:rPr>
                <w:rFonts w:ascii="Arial" w:hAnsi="Arial" w:cs="Arial"/>
                <w:sz w:val="20"/>
              </w:rPr>
            </w:pPr>
            <w:r>
              <w:rPr>
                <w:rFonts w:ascii="Arial" w:hAnsi="Arial" w:cs="Arial"/>
                <w:sz w:val="20"/>
              </w:rPr>
              <w:t>Пусто или Q</w:t>
            </w:r>
          </w:p>
        </w:tc>
        <w:tc>
          <w:tcPr>
            <w:tcW w:w="733" w:type="pct"/>
          </w:tcPr>
          <w:p w14:paraId="125943AD" w14:textId="77777777" w:rsidR="00A802B9" w:rsidRDefault="004949DA" w:rsidP="00D46CF6">
            <w:pPr>
              <w:jc w:val="center"/>
              <w:rPr>
                <w:rFonts w:ascii="Arial" w:hAnsi="Arial" w:cs="Arial"/>
                <w:sz w:val="20"/>
              </w:rPr>
            </w:pPr>
            <w:r>
              <w:rPr>
                <w:rFonts w:ascii="Arial" w:hAnsi="Arial" w:cs="Arial"/>
                <w:sz w:val="20"/>
              </w:rPr>
              <w:t>Пусто</w:t>
            </w:r>
          </w:p>
        </w:tc>
        <w:tc>
          <w:tcPr>
            <w:tcW w:w="733" w:type="pct"/>
            <w:shd w:val="clear" w:color="auto" w:fill="auto"/>
            <w:vAlign w:val="bottom"/>
          </w:tcPr>
          <w:p w14:paraId="05860723" w14:textId="77777777" w:rsidR="00A802B9" w:rsidRPr="00F94454" w:rsidRDefault="00A802B9" w:rsidP="00D46CF6">
            <w:pPr>
              <w:jc w:val="center"/>
              <w:rPr>
                <w:rFonts w:ascii="Arial" w:hAnsi="Arial" w:cs="Arial"/>
                <w:sz w:val="20"/>
              </w:rPr>
            </w:pPr>
            <w:r>
              <w:rPr>
                <w:rFonts w:ascii="Arial" w:hAnsi="Arial" w:cs="Arial"/>
                <w:sz w:val="20"/>
              </w:rPr>
              <w:t>ZNB</w:t>
            </w:r>
          </w:p>
        </w:tc>
      </w:tr>
      <w:tr w:rsidR="00A802B9" w:rsidRPr="00F94454" w14:paraId="6C2FC93C" w14:textId="77777777" w:rsidTr="00A802B9">
        <w:trPr>
          <w:cantSplit/>
        </w:trPr>
        <w:tc>
          <w:tcPr>
            <w:tcW w:w="1868" w:type="pct"/>
            <w:vAlign w:val="bottom"/>
          </w:tcPr>
          <w:p w14:paraId="1D924AF9" w14:textId="77777777" w:rsidR="00A802B9" w:rsidRDefault="00A802B9" w:rsidP="00C0734E">
            <w:pPr>
              <w:rPr>
                <w:rFonts w:ascii="Arial" w:hAnsi="Arial" w:cs="Arial"/>
                <w:sz w:val="20"/>
              </w:rPr>
            </w:pPr>
            <w:r w:rsidRPr="008E5E9A">
              <w:rPr>
                <w:rFonts w:ascii="Arial" w:hAnsi="Arial" w:cs="Arial"/>
                <w:sz w:val="20"/>
              </w:rPr>
              <w:t>За</w:t>
            </w:r>
            <w:r>
              <w:rPr>
                <w:rFonts w:ascii="Arial" w:hAnsi="Arial" w:cs="Arial"/>
                <w:sz w:val="20"/>
              </w:rPr>
              <w:t>я</w:t>
            </w:r>
            <w:r w:rsidRPr="008E5E9A">
              <w:rPr>
                <w:rFonts w:ascii="Arial" w:hAnsi="Arial" w:cs="Arial"/>
                <w:sz w:val="20"/>
              </w:rPr>
              <w:t>вка на закупку работ/услуг</w:t>
            </w:r>
          </w:p>
        </w:tc>
        <w:tc>
          <w:tcPr>
            <w:tcW w:w="929" w:type="pct"/>
            <w:shd w:val="clear" w:color="auto" w:fill="auto"/>
          </w:tcPr>
          <w:p w14:paraId="10530303" w14:textId="77777777" w:rsidR="00A802B9" w:rsidRPr="008E5E9A" w:rsidRDefault="00A802B9" w:rsidP="00C0734E">
            <w:pPr>
              <w:jc w:val="center"/>
              <w:rPr>
                <w:rFonts w:ascii="Arial" w:hAnsi="Arial" w:cs="Arial"/>
                <w:sz w:val="20"/>
              </w:rPr>
            </w:pPr>
            <w:r>
              <w:rPr>
                <w:rFonts w:ascii="Arial" w:hAnsi="Arial" w:cs="Arial"/>
                <w:sz w:val="20"/>
              </w:rPr>
              <w:t>Пусто</w:t>
            </w:r>
          </w:p>
        </w:tc>
        <w:tc>
          <w:tcPr>
            <w:tcW w:w="737" w:type="pct"/>
          </w:tcPr>
          <w:p w14:paraId="5BA73852" w14:textId="77777777" w:rsidR="00A802B9" w:rsidRPr="00342BCC" w:rsidRDefault="00A802B9" w:rsidP="00C0734E">
            <w:pPr>
              <w:jc w:val="center"/>
              <w:rPr>
                <w:rFonts w:ascii="Arial" w:hAnsi="Arial" w:cs="Arial"/>
                <w:sz w:val="20"/>
              </w:rPr>
            </w:pPr>
            <w:r>
              <w:rPr>
                <w:rFonts w:ascii="Arial" w:hAnsi="Arial" w:cs="Arial"/>
                <w:sz w:val="20"/>
              </w:rPr>
              <w:t>K или N или F или A</w:t>
            </w:r>
          </w:p>
        </w:tc>
        <w:tc>
          <w:tcPr>
            <w:tcW w:w="733" w:type="pct"/>
          </w:tcPr>
          <w:p w14:paraId="39287E67" w14:textId="77777777" w:rsidR="00A802B9" w:rsidRPr="00342BCC" w:rsidRDefault="004949DA" w:rsidP="00C0734E">
            <w:pPr>
              <w:jc w:val="center"/>
              <w:rPr>
                <w:rFonts w:ascii="Arial" w:hAnsi="Arial" w:cs="Arial"/>
                <w:sz w:val="20"/>
              </w:rPr>
            </w:pPr>
            <w:r>
              <w:rPr>
                <w:rFonts w:ascii="Arial" w:hAnsi="Arial" w:cs="Arial"/>
                <w:sz w:val="20"/>
              </w:rPr>
              <w:t>Пусто</w:t>
            </w:r>
          </w:p>
        </w:tc>
        <w:tc>
          <w:tcPr>
            <w:tcW w:w="733" w:type="pct"/>
            <w:shd w:val="clear" w:color="auto" w:fill="auto"/>
            <w:vAlign w:val="bottom"/>
          </w:tcPr>
          <w:p w14:paraId="6185FC60" w14:textId="77777777" w:rsidR="00A802B9" w:rsidRDefault="00A802B9" w:rsidP="00C0734E">
            <w:pPr>
              <w:jc w:val="center"/>
              <w:rPr>
                <w:rFonts w:ascii="Arial" w:hAnsi="Arial" w:cs="Arial"/>
                <w:sz w:val="20"/>
              </w:rPr>
            </w:pPr>
            <w:r w:rsidRPr="00342BCC">
              <w:rPr>
                <w:rFonts w:ascii="Arial" w:hAnsi="Arial" w:cs="Arial"/>
                <w:sz w:val="20"/>
              </w:rPr>
              <w:t>ZUSL</w:t>
            </w:r>
          </w:p>
        </w:tc>
      </w:tr>
      <w:tr w:rsidR="00A802B9" w:rsidRPr="00F94454" w14:paraId="43A6D593" w14:textId="77777777" w:rsidTr="00A802B9">
        <w:trPr>
          <w:cantSplit/>
        </w:trPr>
        <w:tc>
          <w:tcPr>
            <w:tcW w:w="1868" w:type="pct"/>
            <w:vAlign w:val="bottom"/>
          </w:tcPr>
          <w:p w14:paraId="00480540" w14:textId="77777777" w:rsidR="00A802B9" w:rsidRDefault="00A802B9" w:rsidP="00D46CF6">
            <w:pPr>
              <w:rPr>
                <w:rFonts w:ascii="Arial" w:hAnsi="Arial" w:cs="Arial"/>
                <w:sz w:val="20"/>
              </w:rPr>
            </w:pPr>
            <w:r w:rsidRPr="008E5E9A">
              <w:rPr>
                <w:rFonts w:ascii="Arial" w:hAnsi="Arial" w:cs="Arial"/>
                <w:sz w:val="20"/>
              </w:rPr>
              <w:t>За</w:t>
            </w:r>
            <w:r>
              <w:rPr>
                <w:rFonts w:ascii="Arial" w:hAnsi="Arial" w:cs="Arial"/>
                <w:sz w:val="20"/>
              </w:rPr>
              <w:t>я</w:t>
            </w:r>
            <w:r w:rsidRPr="008E5E9A">
              <w:rPr>
                <w:rFonts w:ascii="Arial" w:hAnsi="Arial" w:cs="Arial"/>
                <w:sz w:val="20"/>
              </w:rPr>
              <w:t>вка на закупку давальческих работ/услуг</w:t>
            </w:r>
          </w:p>
        </w:tc>
        <w:tc>
          <w:tcPr>
            <w:tcW w:w="929" w:type="pct"/>
            <w:shd w:val="clear" w:color="auto" w:fill="auto"/>
          </w:tcPr>
          <w:p w14:paraId="65FE24DD" w14:textId="77777777" w:rsidR="00A802B9" w:rsidRPr="008E5E9A" w:rsidRDefault="00A802B9" w:rsidP="00D46CF6">
            <w:pPr>
              <w:jc w:val="center"/>
              <w:rPr>
                <w:rFonts w:ascii="Arial" w:hAnsi="Arial" w:cs="Arial"/>
                <w:sz w:val="20"/>
              </w:rPr>
            </w:pPr>
            <w:r>
              <w:rPr>
                <w:rFonts w:ascii="Arial" w:hAnsi="Arial" w:cs="Arial"/>
                <w:sz w:val="20"/>
              </w:rPr>
              <w:t xml:space="preserve">L-Обработка </w:t>
            </w:r>
            <w:proofErr w:type="spellStart"/>
            <w:r>
              <w:rPr>
                <w:rFonts w:ascii="Arial" w:hAnsi="Arial" w:cs="Arial"/>
                <w:sz w:val="20"/>
              </w:rPr>
              <w:t>ДавальчМтр</w:t>
            </w:r>
            <w:proofErr w:type="spellEnd"/>
          </w:p>
        </w:tc>
        <w:tc>
          <w:tcPr>
            <w:tcW w:w="737" w:type="pct"/>
          </w:tcPr>
          <w:p w14:paraId="61D93077" w14:textId="77777777" w:rsidR="00A802B9" w:rsidRDefault="00A802B9" w:rsidP="00D46CF6">
            <w:pPr>
              <w:jc w:val="center"/>
              <w:rPr>
                <w:rFonts w:ascii="Arial" w:hAnsi="Arial" w:cs="Arial"/>
                <w:sz w:val="20"/>
              </w:rPr>
            </w:pPr>
            <w:r>
              <w:rPr>
                <w:rFonts w:ascii="Arial" w:hAnsi="Arial" w:cs="Arial"/>
                <w:sz w:val="20"/>
              </w:rPr>
              <w:t>K или F</w:t>
            </w:r>
          </w:p>
        </w:tc>
        <w:tc>
          <w:tcPr>
            <w:tcW w:w="733" w:type="pct"/>
          </w:tcPr>
          <w:p w14:paraId="642528F5" w14:textId="77777777" w:rsidR="00A802B9" w:rsidRDefault="004949DA" w:rsidP="00D46CF6">
            <w:pPr>
              <w:jc w:val="center"/>
              <w:rPr>
                <w:rFonts w:ascii="Arial" w:hAnsi="Arial" w:cs="Arial"/>
                <w:sz w:val="20"/>
              </w:rPr>
            </w:pPr>
            <w:r>
              <w:rPr>
                <w:rFonts w:ascii="Arial" w:hAnsi="Arial" w:cs="Arial"/>
                <w:sz w:val="20"/>
              </w:rPr>
              <w:t>Пусто</w:t>
            </w:r>
          </w:p>
        </w:tc>
        <w:tc>
          <w:tcPr>
            <w:tcW w:w="733" w:type="pct"/>
            <w:shd w:val="clear" w:color="auto" w:fill="auto"/>
            <w:vAlign w:val="bottom"/>
          </w:tcPr>
          <w:p w14:paraId="00A13625" w14:textId="77777777" w:rsidR="00A802B9" w:rsidRPr="00432B7E" w:rsidRDefault="00A802B9" w:rsidP="00D46CF6">
            <w:pPr>
              <w:jc w:val="center"/>
              <w:rPr>
                <w:rFonts w:ascii="Arial" w:hAnsi="Arial" w:cs="Arial"/>
                <w:sz w:val="20"/>
              </w:rPr>
            </w:pPr>
            <w:r>
              <w:rPr>
                <w:rFonts w:ascii="Arial" w:hAnsi="Arial" w:cs="Arial"/>
                <w:sz w:val="20"/>
              </w:rPr>
              <w:t>ZUSL</w:t>
            </w:r>
          </w:p>
        </w:tc>
      </w:tr>
      <w:tr w:rsidR="00A802B9" w:rsidRPr="00F94454" w14:paraId="3CE3B397" w14:textId="77777777" w:rsidTr="00660740">
        <w:trPr>
          <w:cantSplit/>
        </w:trPr>
        <w:tc>
          <w:tcPr>
            <w:tcW w:w="1868" w:type="pct"/>
            <w:vAlign w:val="center"/>
          </w:tcPr>
          <w:p w14:paraId="725C41B7" w14:textId="77777777" w:rsidR="00A802B9" w:rsidRDefault="00A802B9" w:rsidP="00660740">
            <w:pPr>
              <w:jc w:val="left"/>
              <w:rPr>
                <w:rFonts w:ascii="Arial" w:hAnsi="Arial" w:cs="Arial"/>
                <w:sz w:val="20"/>
              </w:rPr>
            </w:pPr>
            <w:r w:rsidRPr="008E5E9A">
              <w:rPr>
                <w:rFonts w:ascii="Arial" w:hAnsi="Arial" w:cs="Arial"/>
                <w:sz w:val="20"/>
              </w:rPr>
              <w:t>Заявка на списание МТР</w:t>
            </w:r>
          </w:p>
        </w:tc>
        <w:tc>
          <w:tcPr>
            <w:tcW w:w="929" w:type="pct"/>
            <w:shd w:val="clear" w:color="auto" w:fill="auto"/>
            <w:vAlign w:val="center"/>
          </w:tcPr>
          <w:p w14:paraId="58520290" w14:textId="77777777" w:rsidR="00A802B9" w:rsidRDefault="00A802B9" w:rsidP="00660740">
            <w:pPr>
              <w:jc w:val="left"/>
              <w:rPr>
                <w:rFonts w:ascii="Arial" w:hAnsi="Arial" w:cs="Arial"/>
                <w:sz w:val="20"/>
                <w:lang w:val="en-US"/>
              </w:rPr>
            </w:pPr>
            <w:r>
              <w:rPr>
                <w:rFonts w:ascii="Arial" w:hAnsi="Arial" w:cs="Arial"/>
                <w:sz w:val="20"/>
              </w:rPr>
              <w:t>U-перемещение запаса</w:t>
            </w:r>
          </w:p>
        </w:tc>
        <w:tc>
          <w:tcPr>
            <w:tcW w:w="737" w:type="pct"/>
            <w:vAlign w:val="center"/>
          </w:tcPr>
          <w:p w14:paraId="5D393C88" w14:textId="77777777" w:rsidR="00A802B9" w:rsidRPr="00342BCC" w:rsidRDefault="00A802B9" w:rsidP="00660740">
            <w:pPr>
              <w:jc w:val="left"/>
              <w:rPr>
                <w:rFonts w:ascii="Arial" w:hAnsi="Arial" w:cs="Arial"/>
                <w:sz w:val="20"/>
              </w:rPr>
            </w:pPr>
            <w:r>
              <w:rPr>
                <w:rFonts w:ascii="Arial" w:hAnsi="Arial" w:cs="Arial"/>
                <w:sz w:val="20"/>
              </w:rPr>
              <w:t>K</w:t>
            </w:r>
          </w:p>
        </w:tc>
        <w:tc>
          <w:tcPr>
            <w:tcW w:w="733" w:type="pct"/>
            <w:vAlign w:val="center"/>
          </w:tcPr>
          <w:p w14:paraId="77D40EA9" w14:textId="77777777" w:rsidR="00A802B9" w:rsidRPr="00342BCC" w:rsidRDefault="004949DA" w:rsidP="00660740">
            <w:pPr>
              <w:jc w:val="left"/>
              <w:rPr>
                <w:rFonts w:ascii="Arial" w:hAnsi="Arial" w:cs="Arial"/>
                <w:sz w:val="20"/>
              </w:rPr>
            </w:pPr>
            <w:r>
              <w:rPr>
                <w:rFonts w:ascii="Arial" w:hAnsi="Arial" w:cs="Arial"/>
                <w:sz w:val="20"/>
              </w:rPr>
              <w:t>Пусто</w:t>
            </w:r>
          </w:p>
        </w:tc>
        <w:tc>
          <w:tcPr>
            <w:tcW w:w="733" w:type="pct"/>
            <w:shd w:val="clear" w:color="auto" w:fill="auto"/>
            <w:vAlign w:val="center"/>
          </w:tcPr>
          <w:p w14:paraId="1D4360C2" w14:textId="77777777" w:rsidR="00A802B9" w:rsidRPr="00432B7E" w:rsidRDefault="00A802B9" w:rsidP="00660740">
            <w:pPr>
              <w:jc w:val="left"/>
              <w:rPr>
                <w:rFonts w:ascii="Arial" w:hAnsi="Arial" w:cs="Arial"/>
                <w:sz w:val="20"/>
              </w:rPr>
            </w:pPr>
            <w:r w:rsidRPr="00342BCC">
              <w:rPr>
                <w:rFonts w:ascii="Arial" w:hAnsi="Arial" w:cs="Arial"/>
                <w:sz w:val="20"/>
              </w:rPr>
              <w:t>ZOD</w:t>
            </w:r>
          </w:p>
        </w:tc>
      </w:tr>
      <w:tr w:rsidR="00A802B9" w:rsidRPr="00F94454" w14:paraId="4FBFADE2" w14:textId="77777777" w:rsidTr="00660740">
        <w:trPr>
          <w:cantSplit/>
        </w:trPr>
        <w:tc>
          <w:tcPr>
            <w:tcW w:w="1868" w:type="pct"/>
            <w:vAlign w:val="center"/>
          </w:tcPr>
          <w:p w14:paraId="1B90A76F" w14:textId="77777777" w:rsidR="00A802B9" w:rsidRDefault="00A802B9" w:rsidP="00660740">
            <w:pPr>
              <w:jc w:val="left"/>
              <w:rPr>
                <w:rFonts w:ascii="Arial" w:hAnsi="Arial" w:cs="Arial"/>
                <w:sz w:val="20"/>
              </w:rPr>
            </w:pPr>
            <w:r w:rsidRPr="008E5E9A">
              <w:rPr>
                <w:rFonts w:ascii="Arial" w:hAnsi="Arial" w:cs="Arial"/>
                <w:sz w:val="20"/>
              </w:rPr>
              <w:t>Заявка агентская схема</w:t>
            </w:r>
          </w:p>
        </w:tc>
        <w:tc>
          <w:tcPr>
            <w:tcW w:w="929" w:type="pct"/>
            <w:shd w:val="clear" w:color="auto" w:fill="auto"/>
            <w:vAlign w:val="center"/>
          </w:tcPr>
          <w:p w14:paraId="1773FE55" w14:textId="77777777" w:rsidR="00A802B9" w:rsidRDefault="00A802B9" w:rsidP="00660740">
            <w:pPr>
              <w:jc w:val="left"/>
              <w:rPr>
                <w:rFonts w:ascii="Arial" w:hAnsi="Arial" w:cs="Arial"/>
                <w:sz w:val="20"/>
                <w:lang w:val="en-US"/>
              </w:rPr>
            </w:pPr>
            <w:r>
              <w:rPr>
                <w:rFonts w:ascii="Arial" w:hAnsi="Arial" w:cs="Arial"/>
                <w:sz w:val="20"/>
              </w:rPr>
              <w:t>Пусто</w:t>
            </w:r>
          </w:p>
        </w:tc>
        <w:tc>
          <w:tcPr>
            <w:tcW w:w="737" w:type="pct"/>
            <w:vAlign w:val="center"/>
          </w:tcPr>
          <w:p w14:paraId="57F0AE69" w14:textId="77777777" w:rsidR="00A802B9" w:rsidRPr="00342BCC" w:rsidRDefault="00A802B9" w:rsidP="00660740">
            <w:pPr>
              <w:jc w:val="left"/>
              <w:rPr>
                <w:rFonts w:ascii="Arial" w:hAnsi="Arial" w:cs="Arial"/>
                <w:sz w:val="20"/>
              </w:rPr>
            </w:pPr>
            <w:r>
              <w:rPr>
                <w:rFonts w:ascii="Arial" w:hAnsi="Arial" w:cs="Arial"/>
                <w:sz w:val="20"/>
              </w:rPr>
              <w:t>Пусто</w:t>
            </w:r>
          </w:p>
        </w:tc>
        <w:tc>
          <w:tcPr>
            <w:tcW w:w="733" w:type="pct"/>
            <w:vAlign w:val="center"/>
          </w:tcPr>
          <w:p w14:paraId="475FE070" w14:textId="77777777" w:rsidR="00A802B9" w:rsidRPr="00342BCC" w:rsidRDefault="004949DA" w:rsidP="00660740">
            <w:pPr>
              <w:jc w:val="left"/>
              <w:rPr>
                <w:rFonts w:ascii="Arial" w:hAnsi="Arial" w:cs="Arial"/>
                <w:sz w:val="20"/>
              </w:rPr>
            </w:pPr>
            <w:r>
              <w:rPr>
                <w:rFonts w:ascii="Arial" w:hAnsi="Arial" w:cs="Arial"/>
                <w:sz w:val="20"/>
              </w:rPr>
              <w:t>Пусто</w:t>
            </w:r>
          </w:p>
        </w:tc>
        <w:tc>
          <w:tcPr>
            <w:tcW w:w="733" w:type="pct"/>
            <w:shd w:val="clear" w:color="auto" w:fill="auto"/>
            <w:vAlign w:val="center"/>
          </w:tcPr>
          <w:p w14:paraId="443210EA" w14:textId="77777777" w:rsidR="00A802B9" w:rsidRPr="00432B7E" w:rsidRDefault="00A802B9" w:rsidP="00660740">
            <w:pPr>
              <w:jc w:val="left"/>
              <w:rPr>
                <w:rFonts w:ascii="Arial" w:hAnsi="Arial" w:cs="Arial"/>
                <w:sz w:val="20"/>
              </w:rPr>
            </w:pPr>
            <w:r w:rsidRPr="00342BCC">
              <w:rPr>
                <w:rFonts w:ascii="Arial" w:hAnsi="Arial" w:cs="Arial"/>
                <w:sz w:val="20"/>
              </w:rPr>
              <w:t>ZAS</w:t>
            </w:r>
          </w:p>
        </w:tc>
      </w:tr>
      <w:tr w:rsidR="00A802B9" w:rsidRPr="00F94454" w14:paraId="0F13BCB8" w14:textId="77777777" w:rsidTr="00660740">
        <w:trPr>
          <w:cantSplit/>
        </w:trPr>
        <w:tc>
          <w:tcPr>
            <w:tcW w:w="1868" w:type="pct"/>
            <w:vAlign w:val="center"/>
          </w:tcPr>
          <w:p w14:paraId="077E9EE2" w14:textId="77777777" w:rsidR="00A802B9" w:rsidRDefault="00A802B9" w:rsidP="00660740">
            <w:pPr>
              <w:jc w:val="left"/>
              <w:rPr>
                <w:rFonts w:ascii="Arial" w:hAnsi="Arial" w:cs="Arial"/>
                <w:sz w:val="20"/>
              </w:rPr>
            </w:pPr>
            <w:r>
              <w:rPr>
                <w:rFonts w:ascii="Arial" w:hAnsi="Arial" w:cs="Arial"/>
                <w:sz w:val="20"/>
              </w:rPr>
              <w:t>Заявка на закупку с ОЛ/</w:t>
            </w:r>
            <w:r w:rsidRPr="008E5E9A">
              <w:rPr>
                <w:rFonts w:ascii="Arial" w:hAnsi="Arial" w:cs="Arial"/>
                <w:sz w:val="20"/>
              </w:rPr>
              <w:t>ТЗ</w:t>
            </w:r>
          </w:p>
        </w:tc>
        <w:tc>
          <w:tcPr>
            <w:tcW w:w="929" w:type="pct"/>
            <w:shd w:val="clear" w:color="auto" w:fill="auto"/>
            <w:vAlign w:val="center"/>
          </w:tcPr>
          <w:p w14:paraId="1FA1E72C" w14:textId="77777777" w:rsidR="00A802B9" w:rsidRPr="008E5E9A" w:rsidRDefault="00A802B9" w:rsidP="00660740">
            <w:pPr>
              <w:jc w:val="left"/>
              <w:rPr>
                <w:rFonts w:ascii="Arial" w:hAnsi="Arial" w:cs="Arial"/>
                <w:sz w:val="20"/>
              </w:rPr>
            </w:pPr>
            <w:r>
              <w:rPr>
                <w:rFonts w:ascii="Arial" w:hAnsi="Arial" w:cs="Arial"/>
                <w:sz w:val="20"/>
              </w:rPr>
              <w:t>Пусто</w:t>
            </w:r>
          </w:p>
        </w:tc>
        <w:tc>
          <w:tcPr>
            <w:tcW w:w="737" w:type="pct"/>
            <w:vAlign w:val="center"/>
          </w:tcPr>
          <w:p w14:paraId="212E36C3" w14:textId="77777777" w:rsidR="00A802B9" w:rsidRPr="00342BCC" w:rsidRDefault="00A802B9" w:rsidP="00660740">
            <w:pPr>
              <w:jc w:val="left"/>
              <w:rPr>
                <w:rFonts w:ascii="Arial" w:hAnsi="Arial" w:cs="Arial"/>
                <w:sz w:val="20"/>
              </w:rPr>
            </w:pPr>
            <w:r>
              <w:rPr>
                <w:rFonts w:ascii="Arial" w:hAnsi="Arial" w:cs="Arial"/>
                <w:sz w:val="20"/>
              </w:rPr>
              <w:t>Пусто или Q</w:t>
            </w:r>
          </w:p>
        </w:tc>
        <w:tc>
          <w:tcPr>
            <w:tcW w:w="733" w:type="pct"/>
            <w:vAlign w:val="center"/>
          </w:tcPr>
          <w:p w14:paraId="04F79E07" w14:textId="77777777" w:rsidR="00A802B9" w:rsidRPr="00342BCC" w:rsidRDefault="004949DA" w:rsidP="00660740">
            <w:pPr>
              <w:jc w:val="left"/>
              <w:rPr>
                <w:rFonts w:ascii="Arial" w:hAnsi="Arial" w:cs="Arial"/>
                <w:sz w:val="20"/>
              </w:rPr>
            </w:pPr>
            <w:r>
              <w:rPr>
                <w:rFonts w:ascii="Arial" w:hAnsi="Arial" w:cs="Arial"/>
                <w:sz w:val="20"/>
              </w:rPr>
              <w:t>Пусто</w:t>
            </w:r>
          </w:p>
        </w:tc>
        <w:tc>
          <w:tcPr>
            <w:tcW w:w="733" w:type="pct"/>
            <w:shd w:val="clear" w:color="auto" w:fill="auto"/>
            <w:vAlign w:val="center"/>
          </w:tcPr>
          <w:p w14:paraId="2A761516" w14:textId="77777777" w:rsidR="00A802B9" w:rsidRPr="00432B7E" w:rsidRDefault="00A802B9" w:rsidP="00660740">
            <w:pPr>
              <w:jc w:val="left"/>
              <w:rPr>
                <w:rFonts w:ascii="Arial" w:hAnsi="Arial" w:cs="Arial"/>
                <w:sz w:val="20"/>
              </w:rPr>
            </w:pPr>
            <w:r w:rsidRPr="00342BCC">
              <w:rPr>
                <w:rFonts w:ascii="Arial" w:hAnsi="Arial" w:cs="Arial"/>
                <w:sz w:val="20"/>
              </w:rPr>
              <w:t>ZOL</w:t>
            </w:r>
          </w:p>
        </w:tc>
      </w:tr>
      <w:tr w:rsidR="00A802B9" w:rsidRPr="00F94454" w14:paraId="15772AA2" w14:textId="77777777" w:rsidTr="00660740">
        <w:trPr>
          <w:cantSplit/>
        </w:trPr>
        <w:tc>
          <w:tcPr>
            <w:tcW w:w="1868" w:type="pct"/>
            <w:vAlign w:val="center"/>
          </w:tcPr>
          <w:p w14:paraId="033B9C84" w14:textId="77777777" w:rsidR="00A802B9" w:rsidRPr="008E5E9A" w:rsidRDefault="00A802B9" w:rsidP="00660740">
            <w:pPr>
              <w:jc w:val="left"/>
              <w:rPr>
                <w:rFonts w:ascii="Arial" w:hAnsi="Arial" w:cs="Arial"/>
                <w:sz w:val="20"/>
              </w:rPr>
            </w:pPr>
            <w:r>
              <w:rPr>
                <w:rFonts w:ascii="Arial" w:hAnsi="Arial" w:cs="Arial"/>
                <w:sz w:val="20"/>
              </w:rPr>
              <w:t>Заявка на закупку для продажи ГП</w:t>
            </w:r>
          </w:p>
        </w:tc>
        <w:tc>
          <w:tcPr>
            <w:tcW w:w="929" w:type="pct"/>
            <w:shd w:val="clear" w:color="auto" w:fill="auto"/>
            <w:vAlign w:val="center"/>
          </w:tcPr>
          <w:p w14:paraId="20F013E0" w14:textId="77777777" w:rsidR="00A802B9" w:rsidRDefault="00A802B9" w:rsidP="00660740">
            <w:pPr>
              <w:jc w:val="left"/>
              <w:rPr>
                <w:rFonts w:ascii="Arial" w:hAnsi="Arial" w:cs="Arial"/>
                <w:sz w:val="20"/>
              </w:rPr>
            </w:pPr>
            <w:r>
              <w:rPr>
                <w:rFonts w:ascii="Arial" w:hAnsi="Arial" w:cs="Arial"/>
                <w:sz w:val="20"/>
              </w:rPr>
              <w:t>S-</w:t>
            </w:r>
            <w:r w:rsidRPr="00B22EE9">
              <w:rPr>
                <w:rFonts w:ascii="Arial" w:hAnsi="Arial" w:cs="Arial"/>
                <w:sz w:val="20"/>
              </w:rPr>
              <w:t>Третье лицо</w:t>
            </w:r>
          </w:p>
        </w:tc>
        <w:tc>
          <w:tcPr>
            <w:tcW w:w="737" w:type="pct"/>
            <w:vAlign w:val="center"/>
          </w:tcPr>
          <w:p w14:paraId="35373A64" w14:textId="77777777" w:rsidR="00A802B9" w:rsidRDefault="00A802B9" w:rsidP="00660740">
            <w:pPr>
              <w:jc w:val="left"/>
              <w:rPr>
                <w:rFonts w:ascii="Arial" w:hAnsi="Arial" w:cs="Arial"/>
                <w:sz w:val="20"/>
              </w:rPr>
            </w:pPr>
            <w:r>
              <w:rPr>
                <w:rFonts w:ascii="Arial" w:hAnsi="Arial" w:cs="Arial"/>
                <w:sz w:val="20"/>
              </w:rPr>
              <w:t>K</w:t>
            </w:r>
          </w:p>
        </w:tc>
        <w:tc>
          <w:tcPr>
            <w:tcW w:w="733" w:type="pct"/>
            <w:vAlign w:val="center"/>
          </w:tcPr>
          <w:p w14:paraId="22C7D9C8" w14:textId="77777777" w:rsidR="00A802B9" w:rsidRDefault="004949DA" w:rsidP="00660740">
            <w:pPr>
              <w:jc w:val="left"/>
              <w:rPr>
                <w:rFonts w:ascii="Arial" w:hAnsi="Arial" w:cs="Arial"/>
                <w:sz w:val="20"/>
              </w:rPr>
            </w:pPr>
            <w:r>
              <w:rPr>
                <w:rFonts w:ascii="Arial" w:hAnsi="Arial" w:cs="Arial"/>
                <w:sz w:val="20"/>
              </w:rPr>
              <w:t>Пусто</w:t>
            </w:r>
          </w:p>
        </w:tc>
        <w:tc>
          <w:tcPr>
            <w:tcW w:w="733" w:type="pct"/>
            <w:shd w:val="clear" w:color="auto" w:fill="auto"/>
            <w:vAlign w:val="center"/>
          </w:tcPr>
          <w:p w14:paraId="67FAA41F" w14:textId="77777777" w:rsidR="00A802B9" w:rsidRPr="00342BCC" w:rsidRDefault="00A802B9" w:rsidP="00660740">
            <w:pPr>
              <w:jc w:val="left"/>
              <w:rPr>
                <w:rFonts w:ascii="Arial" w:hAnsi="Arial" w:cs="Arial"/>
                <w:sz w:val="20"/>
              </w:rPr>
            </w:pPr>
            <w:r>
              <w:rPr>
                <w:rFonts w:ascii="Arial" w:hAnsi="Arial" w:cs="Arial"/>
                <w:sz w:val="20"/>
              </w:rPr>
              <w:t>ZTP</w:t>
            </w:r>
          </w:p>
        </w:tc>
      </w:tr>
      <w:tr w:rsidR="00A802B9" w:rsidRPr="00F94454" w14:paraId="1FEEB649" w14:textId="77777777" w:rsidTr="00660740">
        <w:trPr>
          <w:cantSplit/>
        </w:trPr>
        <w:tc>
          <w:tcPr>
            <w:tcW w:w="1868" w:type="pct"/>
            <w:vAlign w:val="center"/>
          </w:tcPr>
          <w:p w14:paraId="17AB3583" w14:textId="77777777" w:rsidR="00A802B9" w:rsidRDefault="00A802B9" w:rsidP="00660740">
            <w:pPr>
              <w:jc w:val="left"/>
              <w:rPr>
                <w:rFonts w:ascii="Arial" w:hAnsi="Arial" w:cs="Arial"/>
                <w:sz w:val="20"/>
              </w:rPr>
            </w:pPr>
            <w:r>
              <w:rPr>
                <w:rFonts w:ascii="Arial" w:hAnsi="Arial" w:cs="Arial"/>
                <w:sz w:val="20"/>
              </w:rPr>
              <w:t>Заявка на закупку ОДЦИ</w:t>
            </w:r>
          </w:p>
        </w:tc>
        <w:tc>
          <w:tcPr>
            <w:tcW w:w="929" w:type="pct"/>
            <w:shd w:val="clear" w:color="auto" w:fill="auto"/>
            <w:vAlign w:val="center"/>
          </w:tcPr>
          <w:p w14:paraId="1E309FF5" w14:textId="77777777" w:rsidR="00A802B9" w:rsidRDefault="00A802B9" w:rsidP="00660740">
            <w:pPr>
              <w:jc w:val="left"/>
              <w:rPr>
                <w:rFonts w:ascii="Arial" w:hAnsi="Arial" w:cs="Arial"/>
                <w:sz w:val="20"/>
              </w:rPr>
            </w:pPr>
            <w:r>
              <w:rPr>
                <w:rFonts w:ascii="Arial" w:hAnsi="Arial" w:cs="Arial"/>
                <w:sz w:val="20"/>
              </w:rPr>
              <w:t>Пусто</w:t>
            </w:r>
          </w:p>
        </w:tc>
        <w:tc>
          <w:tcPr>
            <w:tcW w:w="737" w:type="pct"/>
            <w:vAlign w:val="center"/>
          </w:tcPr>
          <w:p w14:paraId="4A754AC7" w14:textId="77777777" w:rsidR="00A802B9" w:rsidRDefault="00A802B9" w:rsidP="00660740">
            <w:pPr>
              <w:jc w:val="left"/>
              <w:rPr>
                <w:rFonts w:ascii="Arial" w:hAnsi="Arial" w:cs="Arial"/>
                <w:sz w:val="20"/>
              </w:rPr>
            </w:pPr>
            <w:r>
              <w:rPr>
                <w:rFonts w:ascii="Arial" w:hAnsi="Arial" w:cs="Arial"/>
                <w:sz w:val="20"/>
              </w:rPr>
              <w:t>Q</w:t>
            </w:r>
          </w:p>
        </w:tc>
        <w:tc>
          <w:tcPr>
            <w:tcW w:w="733" w:type="pct"/>
            <w:vAlign w:val="center"/>
          </w:tcPr>
          <w:p w14:paraId="10C286CB" w14:textId="77777777" w:rsidR="00A802B9" w:rsidRDefault="004949DA" w:rsidP="00660740">
            <w:pPr>
              <w:jc w:val="left"/>
              <w:rPr>
                <w:rFonts w:ascii="Arial" w:hAnsi="Arial" w:cs="Arial"/>
                <w:sz w:val="20"/>
              </w:rPr>
            </w:pPr>
            <w:r>
              <w:rPr>
                <w:rFonts w:ascii="Arial" w:hAnsi="Arial" w:cs="Arial"/>
                <w:sz w:val="20"/>
              </w:rPr>
              <w:t>Пусто</w:t>
            </w:r>
          </w:p>
        </w:tc>
        <w:tc>
          <w:tcPr>
            <w:tcW w:w="733" w:type="pct"/>
            <w:shd w:val="clear" w:color="auto" w:fill="auto"/>
            <w:vAlign w:val="center"/>
          </w:tcPr>
          <w:p w14:paraId="11B9CCB3" w14:textId="77777777" w:rsidR="00A802B9" w:rsidRDefault="00A802B9" w:rsidP="00660740">
            <w:pPr>
              <w:jc w:val="left"/>
              <w:rPr>
                <w:rFonts w:ascii="Arial" w:hAnsi="Arial" w:cs="Arial"/>
                <w:sz w:val="20"/>
              </w:rPr>
            </w:pPr>
            <w:r>
              <w:rPr>
                <w:rFonts w:ascii="Arial" w:hAnsi="Arial" w:cs="Arial"/>
                <w:sz w:val="20"/>
              </w:rPr>
              <w:t>ZDCI</w:t>
            </w:r>
          </w:p>
        </w:tc>
      </w:tr>
      <w:bookmarkEnd w:id="1427"/>
    </w:tbl>
    <w:p w14:paraId="23D3DE65" w14:textId="77777777" w:rsidR="00025EB4" w:rsidRPr="00CD1570" w:rsidRDefault="00025EB4" w:rsidP="00CD1570"/>
    <w:p w14:paraId="1207944C" w14:textId="77777777" w:rsidR="00D30A9A" w:rsidRPr="006429E1" w:rsidRDefault="00D30A9A" w:rsidP="00D30A9A">
      <w:pPr>
        <w:spacing w:after="240" w:line="276" w:lineRule="auto"/>
        <w:ind w:firstLine="567"/>
        <w:rPr>
          <w:rFonts w:ascii="Arial" w:hAnsi="Arial" w:cs="Arial"/>
        </w:rPr>
      </w:pPr>
      <w:r w:rsidRPr="006429E1">
        <w:rPr>
          <w:rFonts w:ascii="Arial" w:hAnsi="Arial" w:cs="Arial"/>
        </w:rPr>
        <w:lastRenderedPageBreak/>
        <w:t xml:space="preserve">Тип заявки, создаваемой ППМ </w:t>
      </w:r>
      <w:r>
        <w:rPr>
          <w:rFonts w:ascii="Arial" w:hAnsi="Arial" w:cs="Arial"/>
        </w:rPr>
        <w:t xml:space="preserve">– </w:t>
      </w:r>
      <w:r w:rsidRPr="006429E1">
        <w:rPr>
          <w:rFonts w:ascii="Arial" w:hAnsi="Arial" w:cs="Arial"/>
        </w:rPr>
        <w:t>на закупку или на перемещени</w:t>
      </w:r>
      <w:r>
        <w:rPr>
          <w:rFonts w:ascii="Arial" w:hAnsi="Arial" w:cs="Arial"/>
        </w:rPr>
        <w:t>е</w:t>
      </w:r>
      <w:r w:rsidRPr="006429E1">
        <w:rPr>
          <w:rFonts w:ascii="Arial" w:hAnsi="Arial" w:cs="Arial"/>
        </w:rPr>
        <w:t xml:space="preserve">, определяется </w:t>
      </w:r>
      <w:r>
        <w:rPr>
          <w:rFonts w:ascii="Arial" w:hAnsi="Arial" w:cs="Arial"/>
        </w:rPr>
        <w:t xml:space="preserve">параметром Специальный вид заготовки в ОЗМ на уровне завода. Если указан </w:t>
      </w:r>
      <w:proofErr w:type="spellStart"/>
      <w:r>
        <w:rPr>
          <w:rFonts w:ascii="Arial" w:hAnsi="Arial" w:cs="Arial"/>
        </w:rPr>
        <w:t>СпецВидЗаготовки</w:t>
      </w:r>
      <w:proofErr w:type="spellEnd"/>
      <w:r>
        <w:rPr>
          <w:rFonts w:ascii="Arial" w:hAnsi="Arial" w:cs="Arial"/>
        </w:rPr>
        <w:t xml:space="preserve"> с параметром U – перемещение запаса, то создаётся заявка на перемещение с завода, который также указан в параметрах Специального вида заготовки. Иначе создаётся заявка на закупку.</w:t>
      </w:r>
    </w:p>
    <w:p w14:paraId="47D0E5A6" w14:textId="77777777" w:rsidR="00025EB4" w:rsidRPr="00D30A9A" w:rsidRDefault="008E5E9A" w:rsidP="00590100">
      <w:pPr>
        <w:pStyle w:val="3"/>
      </w:pPr>
      <w:bookmarkStart w:id="1428" w:name="_Toc527633274"/>
      <w:r>
        <w:t>К</w:t>
      </w:r>
      <w:r w:rsidR="00025EB4" w:rsidRPr="008E5E9A">
        <w:t xml:space="preserve">оды деблокирования </w:t>
      </w:r>
      <w:r w:rsidR="00D946B2">
        <w:t>заявок ММ</w:t>
      </w:r>
      <w:bookmarkEnd w:id="1428"/>
    </w:p>
    <w:p w14:paraId="3406FA6E" w14:textId="77777777" w:rsidR="001221D9" w:rsidRDefault="001221D9" w:rsidP="001221D9">
      <w:pPr>
        <w:rPr>
          <w:rFonts w:eastAsiaTheme="majorEastAsia"/>
        </w:rPr>
      </w:pPr>
    </w:p>
    <w:p w14:paraId="0AC221BC" w14:textId="77777777" w:rsidR="001221D9" w:rsidRPr="001221D9" w:rsidRDefault="001221D9" w:rsidP="001221D9">
      <w:pPr>
        <w:spacing w:after="240" w:line="276" w:lineRule="auto"/>
        <w:ind w:firstLine="567"/>
        <w:rPr>
          <w:rFonts w:ascii="Arial" w:hAnsi="Arial" w:cs="Arial"/>
        </w:rPr>
      </w:pPr>
      <w:r>
        <w:rPr>
          <w:rFonts w:ascii="Arial" w:hAnsi="Arial" w:cs="Arial"/>
        </w:rPr>
        <w:t>Согласование заявок будет реализовано при помощи стандартного ин</w:t>
      </w:r>
      <w:r w:rsidR="008A3AFD">
        <w:rPr>
          <w:rFonts w:ascii="Arial" w:hAnsi="Arial" w:cs="Arial"/>
        </w:rPr>
        <w:t xml:space="preserve">струмента деблокирования заявок, дополнительно реализуются уведомления по корпоративной электронной почте для участников согласования заявок о событиях деблокирования, </w:t>
      </w:r>
      <w:r w:rsidR="00007795">
        <w:rPr>
          <w:rFonts w:ascii="Arial" w:hAnsi="Arial" w:cs="Arial"/>
        </w:rPr>
        <w:t>разработка</w:t>
      </w:r>
      <w:r w:rsidR="008A3AFD">
        <w:rPr>
          <w:rFonts w:ascii="Arial" w:hAnsi="Arial" w:cs="Arial"/>
        </w:rPr>
        <w:t xml:space="preserve"> MM</w:t>
      </w:r>
      <w:r w:rsidR="00933B50">
        <w:rPr>
          <w:rFonts w:ascii="Arial" w:hAnsi="Arial" w:cs="Arial"/>
        </w:rPr>
        <w:t>03</w:t>
      </w:r>
      <w:r w:rsidR="008A3AFD">
        <w:rPr>
          <w:rFonts w:ascii="Arial" w:hAnsi="Arial" w:cs="Arial"/>
        </w:rPr>
        <w:t xml:space="preserve"> «</w:t>
      </w:r>
      <w:r w:rsidR="00470017" w:rsidRPr="00470017">
        <w:rPr>
          <w:rFonts w:ascii="Arial" w:hAnsi="Arial" w:cs="Arial"/>
        </w:rPr>
        <w:t>Автоматическая рассылка уведомлений заинтересованным лицам при возникновении определенных ситуаций в системе</w:t>
      </w:r>
      <w:r w:rsidR="008A3AFD" w:rsidRPr="008A3AFD">
        <w:rPr>
          <w:rFonts w:ascii="Arial" w:hAnsi="Arial" w:cs="Arial"/>
        </w:rPr>
        <w:t>»</w:t>
      </w:r>
      <w:r w:rsidR="008A3AFD">
        <w:rPr>
          <w:rFonts w:ascii="Arial" w:hAnsi="Arial" w:cs="Arial"/>
        </w:rPr>
        <w:t>.</w:t>
      </w:r>
    </w:p>
    <w:p w14:paraId="5494DF9E" w14:textId="4223F09B" w:rsidR="007970B7" w:rsidDel="00CB6ACD" w:rsidRDefault="007970B7" w:rsidP="007970B7">
      <w:pPr>
        <w:rPr>
          <w:del w:id="1429" w:author="SintsovaMA" w:date="2021-03-23T11:44:00Z"/>
        </w:rPr>
      </w:pPr>
    </w:p>
    <w:p w14:paraId="6E53A4AF" w14:textId="3390792D" w:rsidR="00A3616E" w:rsidDel="00CB6ACD" w:rsidRDefault="00A3616E" w:rsidP="007970B7">
      <w:pPr>
        <w:rPr>
          <w:del w:id="1430" w:author="SintsovaMA" w:date="2021-03-23T11:44:00Z"/>
        </w:rPr>
      </w:pPr>
    </w:p>
    <w:p w14:paraId="19E1CA2F" w14:textId="77777777" w:rsidR="00A3616E" w:rsidRDefault="00A3616E" w:rsidP="007970B7"/>
    <w:p w14:paraId="06162340" w14:textId="77777777" w:rsidR="007970B7" w:rsidRPr="003C4C34" w:rsidRDefault="0088431C" w:rsidP="007970B7">
      <w:pPr>
        <w:pStyle w:val="4"/>
        <w:rPr>
          <w:b/>
          <w:i w:val="0"/>
          <w:sz w:val="24"/>
          <w:szCs w:val="24"/>
        </w:rPr>
      </w:pPr>
      <w:r>
        <w:rPr>
          <w:rFonts w:eastAsiaTheme="majorEastAsia" w:cstheme="majorBidi"/>
          <w:b/>
          <w:i w:val="0"/>
          <w:caps w:val="0"/>
          <w:sz w:val="24"/>
          <w:szCs w:val="24"/>
        </w:rPr>
        <w:t xml:space="preserve">Деблокирование </w:t>
      </w:r>
      <w:r w:rsidR="00411614">
        <w:rPr>
          <w:rFonts w:eastAsiaTheme="majorEastAsia" w:cstheme="majorBidi"/>
          <w:b/>
          <w:i w:val="0"/>
          <w:caps w:val="0"/>
          <w:sz w:val="24"/>
          <w:szCs w:val="24"/>
        </w:rPr>
        <w:t>документа З</w:t>
      </w:r>
      <w:r>
        <w:rPr>
          <w:rFonts w:eastAsiaTheme="majorEastAsia" w:cstheme="majorBidi"/>
          <w:b/>
          <w:i w:val="0"/>
          <w:caps w:val="0"/>
          <w:sz w:val="24"/>
          <w:szCs w:val="24"/>
        </w:rPr>
        <w:t>аяв</w:t>
      </w:r>
      <w:r w:rsidR="00411614">
        <w:rPr>
          <w:rFonts w:eastAsiaTheme="majorEastAsia" w:cstheme="majorBidi"/>
          <w:b/>
          <w:i w:val="0"/>
          <w:caps w:val="0"/>
          <w:sz w:val="24"/>
          <w:szCs w:val="24"/>
        </w:rPr>
        <w:t>ка</w:t>
      </w:r>
      <w:r>
        <w:rPr>
          <w:rFonts w:eastAsiaTheme="majorEastAsia" w:cstheme="majorBidi"/>
          <w:b/>
          <w:i w:val="0"/>
          <w:caps w:val="0"/>
          <w:sz w:val="24"/>
          <w:szCs w:val="24"/>
        </w:rPr>
        <w:t xml:space="preserve"> на списание</w:t>
      </w:r>
    </w:p>
    <w:p w14:paraId="1A530E3E" w14:textId="276C8F50" w:rsidR="00025EB4" w:rsidRPr="00925F2C" w:rsidRDefault="00025EB4" w:rsidP="006A4946">
      <w:pPr>
        <w:pStyle w:val="a8"/>
        <w:jc w:val="right"/>
        <w:rPr>
          <w:rFonts w:ascii="Arial" w:hAnsi="Arial" w:cs="Arial"/>
          <w:b/>
          <w:sz w:val="22"/>
          <w:szCs w:val="22"/>
        </w:rPr>
      </w:pPr>
      <w:r w:rsidRPr="00925F2C">
        <w:rPr>
          <w:rFonts w:ascii="Arial" w:hAnsi="Arial" w:cs="Arial"/>
          <w:b/>
          <w:sz w:val="22"/>
          <w:szCs w:val="22"/>
        </w:rPr>
        <w:t xml:space="preserve">Таблица </w:t>
      </w:r>
      <w:r w:rsidRPr="00925F2C">
        <w:rPr>
          <w:rFonts w:ascii="Arial" w:hAnsi="Arial" w:cs="Arial"/>
          <w:b/>
          <w:sz w:val="22"/>
          <w:szCs w:val="22"/>
        </w:rPr>
        <w:fldChar w:fldCharType="begin"/>
      </w:r>
      <w:r w:rsidRPr="00925F2C">
        <w:rPr>
          <w:rFonts w:ascii="Arial" w:hAnsi="Arial" w:cs="Arial"/>
          <w:b/>
          <w:sz w:val="22"/>
          <w:szCs w:val="22"/>
        </w:rPr>
        <w:instrText xml:space="preserve"> SEQ Таблица \* ARABIC </w:instrText>
      </w:r>
      <w:r w:rsidRPr="00925F2C">
        <w:rPr>
          <w:rFonts w:ascii="Arial" w:hAnsi="Arial" w:cs="Arial"/>
          <w:b/>
          <w:sz w:val="22"/>
          <w:szCs w:val="22"/>
        </w:rPr>
        <w:fldChar w:fldCharType="separate"/>
      </w:r>
      <w:r w:rsidR="00941B9E">
        <w:rPr>
          <w:rFonts w:ascii="Arial" w:hAnsi="Arial" w:cs="Arial"/>
          <w:b/>
          <w:noProof/>
          <w:sz w:val="22"/>
          <w:szCs w:val="22"/>
        </w:rPr>
        <w:t>57</w:t>
      </w:r>
      <w:r w:rsidRPr="00925F2C">
        <w:rPr>
          <w:rFonts w:ascii="Arial" w:hAnsi="Arial" w:cs="Arial"/>
          <w:b/>
          <w:sz w:val="22"/>
          <w:szCs w:val="22"/>
        </w:rPr>
        <w:fldChar w:fldCharType="end"/>
      </w:r>
      <w:r>
        <w:rPr>
          <w:rFonts w:ascii="Arial" w:hAnsi="Arial" w:cs="Arial"/>
          <w:b/>
          <w:sz w:val="22"/>
          <w:szCs w:val="22"/>
        </w:rPr>
        <w:t xml:space="preserve">. Коды деблокирования </w:t>
      </w:r>
      <w:r w:rsidR="0088431C">
        <w:rPr>
          <w:rFonts w:ascii="Arial" w:hAnsi="Arial" w:cs="Arial"/>
          <w:b/>
          <w:sz w:val="22"/>
          <w:szCs w:val="22"/>
        </w:rPr>
        <w:t xml:space="preserve">заявок на </w:t>
      </w:r>
      <w:r w:rsidR="004E3480">
        <w:rPr>
          <w:rFonts w:ascii="Arial" w:hAnsi="Arial" w:cs="Arial"/>
          <w:b/>
          <w:sz w:val="22"/>
          <w:szCs w:val="22"/>
        </w:rPr>
        <w:t>списание</w:t>
      </w:r>
      <w:r w:rsidR="001221D9">
        <w:rPr>
          <w:rFonts w:ascii="Arial" w:hAnsi="Arial" w:cs="Arial"/>
          <w:b/>
          <w:sz w:val="22"/>
          <w:szCs w:val="22"/>
        </w:rPr>
        <w:t xml:space="preserve"> ZOD</w:t>
      </w:r>
      <w:r w:rsidR="006A4946">
        <w:rPr>
          <w:rFonts w:ascii="Arial" w:hAnsi="Arial" w:cs="Arial"/>
          <w:b/>
          <w:sz w:val="22"/>
          <w:szCs w:val="22"/>
        </w:rPr>
        <w:t xml:space="preserv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691"/>
        <w:gridCol w:w="7485"/>
      </w:tblGrid>
      <w:tr w:rsidR="004E3480" w:rsidRPr="00F94454" w14:paraId="7E3BE617" w14:textId="77777777" w:rsidTr="004E3480">
        <w:trPr>
          <w:cantSplit/>
          <w:trHeight w:val="397"/>
          <w:tblHeader/>
        </w:trPr>
        <w:tc>
          <w:tcPr>
            <w:tcW w:w="1322" w:type="pct"/>
            <w:shd w:val="clear" w:color="auto" w:fill="FFC000"/>
            <w:vAlign w:val="center"/>
          </w:tcPr>
          <w:p w14:paraId="7F5618A4" w14:textId="77777777" w:rsidR="004E3480" w:rsidRPr="00F94454" w:rsidRDefault="004E3480" w:rsidP="004F6A08">
            <w:pPr>
              <w:jc w:val="center"/>
              <w:rPr>
                <w:rFonts w:ascii="Arial" w:hAnsi="Arial" w:cs="Arial"/>
                <w:b/>
                <w:sz w:val="20"/>
              </w:rPr>
            </w:pPr>
            <w:r w:rsidRPr="00DE31B7">
              <w:rPr>
                <w:rFonts w:ascii="Arial" w:hAnsi="Arial" w:cs="Arial"/>
                <w:b/>
                <w:sz w:val="20"/>
                <w:szCs w:val="20"/>
                <w:lang w:eastAsia="ru-RU"/>
              </w:rPr>
              <w:t>Код деблокирования</w:t>
            </w:r>
          </w:p>
        </w:tc>
        <w:tc>
          <w:tcPr>
            <w:tcW w:w="3678" w:type="pct"/>
            <w:shd w:val="clear" w:color="auto" w:fill="FFC000"/>
            <w:vAlign w:val="center"/>
          </w:tcPr>
          <w:p w14:paraId="24FC4DA8" w14:textId="77777777" w:rsidR="004E3480" w:rsidRPr="00F94454" w:rsidRDefault="004E3480" w:rsidP="004F6A08">
            <w:pPr>
              <w:jc w:val="center"/>
              <w:rPr>
                <w:rFonts w:ascii="Arial" w:hAnsi="Arial" w:cs="Arial"/>
                <w:b/>
                <w:sz w:val="20"/>
              </w:rPr>
            </w:pPr>
            <w:r w:rsidRPr="00DE31B7">
              <w:rPr>
                <w:rFonts w:ascii="Arial" w:hAnsi="Arial" w:cs="Arial"/>
                <w:b/>
                <w:sz w:val="20"/>
                <w:szCs w:val="20"/>
                <w:lang w:eastAsia="ru-RU"/>
              </w:rPr>
              <w:t>Название кода деблокирования</w:t>
            </w:r>
          </w:p>
        </w:tc>
      </w:tr>
      <w:tr w:rsidR="004E3480" w:rsidRPr="00F94454" w14:paraId="17866CF3" w14:textId="77777777" w:rsidTr="004E3480">
        <w:trPr>
          <w:cantSplit/>
        </w:trPr>
        <w:tc>
          <w:tcPr>
            <w:tcW w:w="1322" w:type="pct"/>
            <w:shd w:val="clear" w:color="auto" w:fill="auto"/>
          </w:tcPr>
          <w:p w14:paraId="5AF70C2C" w14:textId="77777777" w:rsidR="004E3480" w:rsidRPr="002216ED" w:rsidRDefault="004E3480" w:rsidP="004F6A08">
            <w:pPr>
              <w:jc w:val="center"/>
              <w:rPr>
                <w:rFonts w:ascii="Arial" w:hAnsi="Arial" w:cs="Arial"/>
                <w:sz w:val="20"/>
              </w:rPr>
            </w:pPr>
            <w:r>
              <w:rPr>
                <w:rFonts w:ascii="Arial" w:hAnsi="Arial" w:cs="Arial"/>
                <w:sz w:val="20"/>
              </w:rPr>
              <w:t>ZK</w:t>
            </w:r>
          </w:p>
        </w:tc>
        <w:tc>
          <w:tcPr>
            <w:tcW w:w="3678" w:type="pct"/>
            <w:shd w:val="clear" w:color="auto" w:fill="auto"/>
          </w:tcPr>
          <w:p w14:paraId="529ACBB9" w14:textId="77777777" w:rsidR="004E3480" w:rsidRPr="004E3480" w:rsidRDefault="004E3480" w:rsidP="004F6A08">
            <w:pPr>
              <w:jc w:val="center"/>
              <w:rPr>
                <w:rFonts w:ascii="Arial" w:hAnsi="Arial" w:cs="Arial"/>
                <w:sz w:val="20"/>
              </w:rPr>
            </w:pPr>
            <w:r>
              <w:rPr>
                <w:rFonts w:ascii="Arial" w:hAnsi="Arial" w:cs="Arial"/>
                <w:sz w:val="20"/>
              </w:rPr>
              <w:t>Планировщик потребности (заявитель потребности)</w:t>
            </w:r>
          </w:p>
        </w:tc>
      </w:tr>
      <w:tr w:rsidR="004E3480" w:rsidRPr="00F94454" w14:paraId="0BCEAEA2" w14:textId="77777777" w:rsidTr="004E3480">
        <w:trPr>
          <w:cantSplit/>
        </w:trPr>
        <w:tc>
          <w:tcPr>
            <w:tcW w:w="1322" w:type="pct"/>
            <w:shd w:val="clear" w:color="auto" w:fill="auto"/>
          </w:tcPr>
          <w:p w14:paraId="1B0E599B" w14:textId="77777777" w:rsidR="004E3480" w:rsidRDefault="004E3480" w:rsidP="004F6A08">
            <w:pPr>
              <w:jc w:val="center"/>
              <w:rPr>
                <w:rFonts w:ascii="Arial" w:hAnsi="Arial" w:cs="Arial"/>
                <w:sz w:val="20"/>
              </w:rPr>
            </w:pPr>
            <w:r>
              <w:rPr>
                <w:rFonts w:ascii="Arial" w:hAnsi="Arial" w:cs="Arial"/>
                <w:sz w:val="20"/>
              </w:rPr>
              <w:t>RZ</w:t>
            </w:r>
          </w:p>
        </w:tc>
        <w:tc>
          <w:tcPr>
            <w:tcW w:w="3678" w:type="pct"/>
            <w:shd w:val="clear" w:color="auto" w:fill="auto"/>
          </w:tcPr>
          <w:p w14:paraId="1090530C" w14:textId="77777777" w:rsidR="004E3480" w:rsidRDefault="004E3480" w:rsidP="004F6A08">
            <w:pPr>
              <w:jc w:val="center"/>
              <w:rPr>
                <w:rFonts w:ascii="Arial" w:hAnsi="Arial" w:cs="Arial"/>
                <w:sz w:val="20"/>
              </w:rPr>
            </w:pPr>
            <w:r>
              <w:rPr>
                <w:rFonts w:ascii="Arial" w:hAnsi="Arial" w:cs="Arial"/>
                <w:sz w:val="20"/>
              </w:rPr>
              <w:t>Руководитель планировщика потребности</w:t>
            </w:r>
          </w:p>
        </w:tc>
      </w:tr>
    </w:tbl>
    <w:p w14:paraId="130E23F8" w14:textId="77777777" w:rsidR="00025EB4" w:rsidRPr="001221D9" w:rsidDel="009E2974" w:rsidRDefault="00025EB4" w:rsidP="001221D9">
      <w:pPr>
        <w:spacing w:after="240" w:line="276" w:lineRule="auto"/>
        <w:ind w:firstLine="567"/>
        <w:rPr>
          <w:del w:id="1431" w:author="Чернова Анастасия Викторовна" w:date="2021-03-22T15:02:00Z"/>
          <w:rFonts w:ascii="Arial" w:hAnsi="Arial" w:cs="Arial"/>
        </w:rPr>
      </w:pPr>
    </w:p>
    <w:p w14:paraId="65194B1F" w14:textId="05629C5D" w:rsidR="001710ED" w:rsidRDefault="001221D9">
      <w:pPr>
        <w:spacing w:after="240" w:line="276" w:lineRule="auto"/>
        <w:rPr>
          <w:rFonts w:ascii="Arial" w:hAnsi="Arial" w:cs="Arial"/>
        </w:rPr>
        <w:pPrChange w:id="1432" w:author="Чернова Анастасия Викторовна" w:date="2021-03-22T15:02:00Z">
          <w:pPr>
            <w:spacing w:after="240" w:line="276" w:lineRule="auto"/>
            <w:ind w:firstLine="567"/>
          </w:pPr>
        </w:pPrChange>
      </w:pPr>
      <w:del w:id="1433" w:author="Чернова Анастасия Викторовна" w:date="2021-03-22T15:02:00Z">
        <w:r w:rsidRPr="00925F2C" w:rsidDel="009E2974">
          <w:rPr>
            <w:rFonts w:ascii="Arial" w:hAnsi="Arial" w:cs="Arial"/>
            <w:b/>
            <w:sz w:val="22"/>
          </w:rPr>
          <w:delText>Таблица</w:delText>
        </w:r>
      </w:del>
      <w:r w:rsidRPr="00925F2C">
        <w:rPr>
          <w:rFonts w:ascii="Arial" w:hAnsi="Arial" w:cs="Arial"/>
          <w:b/>
          <w:sz w:val="22"/>
        </w:rPr>
        <w:t xml:space="preserve"> </w:t>
      </w:r>
    </w:p>
    <w:p w14:paraId="6A40F555" w14:textId="4A9C2453" w:rsidR="001710ED" w:rsidRPr="00EC590A" w:rsidRDefault="001710ED" w:rsidP="00EC590A">
      <w:pPr>
        <w:spacing w:after="240" w:line="276" w:lineRule="auto"/>
        <w:ind w:firstLine="567"/>
        <w:jc w:val="right"/>
        <w:rPr>
          <w:rFonts w:ascii="Arial" w:eastAsia="Calibri" w:hAnsi="Arial" w:cs="Arial"/>
          <w:b/>
          <w:sz w:val="22"/>
          <w:lang w:eastAsia="ru-RU"/>
        </w:rPr>
      </w:pPr>
      <w:r>
        <w:rPr>
          <w:rFonts w:ascii="Arial" w:eastAsia="Calibri" w:hAnsi="Arial" w:cs="Arial"/>
          <w:b/>
          <w:sz w:val="22"/>
          <w:lang w:eastAsia="ru-RU"/>
        </w:rPr>
        <w:tab/>
      </w:r>
      <w:r w:rsidRPr="00EC590A">
        <w:rPr>
          <w:rFonts w:ascii="Arial" w:eastAsia="Calibri" w:hAnsi="Arial" w:cs="Arial"/>
          <w:b/>
          <w:sz w:val="22"/>
          <w:lang w:eastAsia="ru-RU"/>
        </w:rPr>
        <w:t>Таблица 58. Коды деблокирования заявок на списание ZOD с ПЭО</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691"/>
        <w:gridCol w:w="7485"/>
      </w:tblGrid>
      <w:tr w:rsidR="001710ED" w:rsidRPr="00F94454" w14:paraId="5100D2B9" w14:textId="77777777" w:rsidTr="00FC3A7D">
        <w:trPr>
          <w:cantSplit/>
          <w:trHeight w:val="397"/>
          <w:tblHeader/>
        </w:trPr>
        <w:tc>
          <w:tcPr>
            <w:tcW w:w="1322" w:type="pct"/>
            <w:shd w:val="clear" w:color="auto" w:fill="FFC000"/>
            <w:vAlign w:val="center"/>
          </w:tcPr>
          <w:p w14:paraId="37CC879A" w14:textId="77777777" w:rsidR="001710ED" w:rsidRPr="00F94454" w:rsidRDefault="001710ED" w:rsidP="00FC3A7D">
            <w:pPr>
              <w:jc w:val="center"/>
              <w:rPr>
                <w:rFonts w:ascii="Arial" w:hAnsi="Arial" w:cs="Arial"/>
                <w:b/>
                <w:sz w:val="20"/>
              </w:rPr>
            </w:pPr>
            <w:r w:rsidRPr="00DE31B7">
              <w:rPr>
                <w:rFonts w:ascii="Arial" w:hAnsi="Arial" w:cs="Arial"/>
                <w:b/>
                <w:sz w:val="20"/>
                <w:szCs w:val="20"/>
                <w:lang w:eastAsia="ru-RU"/>
              </w:rPr>
              <w:t>Код деблокирования</w:t>
            </w:r>
          </w:p>
        </w:tc>
        <w:tc>
          <w:tcPr>
            <w:tcW w:w="3678" w:type="pct"/>
            <w:shd w:val="clear" w:color="auto" w:fill="FFC000"/>
            <w:vAlign w:val="center"/>
          </w:tcPr>
          <w:p w14:paraId="3C7AE06F" w14:textId="77777777" w:rsidR="001710ED" w:rsidRPr="00F94454" w:rsidRDefault="001710ED" w:rsidP="00FC3A7D">
            <w:pPr>
              <w:jc w:val="center"/>
              <w:rPr>
                <w:rFonts w:ascii="Arial" w:hAnsi="Arial" w:cs="Arial"/>
                <w:b/>
                <w:sz w:val="20"/>
              </w:rPr>
            </w:pPr>
            <w:r w:rsidRPr="00DE31B7">
              <w:rPr>
                <w:rFonts w:ascii="Arial" w:hAnsi="Arial" w:cs="Arial"/>
                <w:b/>
                <w:sz w:val="20"/>
                <w:szCs w:val="20"/>
                <w:lang w:eastAsia="ru-RU"/>
              </w:rPr>
              <w:t>Название кода деблокирования</w:t>
            </w:r>
          </w:p>
        </w:tc>
      </w:tr>
      <w:tr w:rsidR="001710ED" w:rsidRPr="00F94454" w14:paraId="6640DEDF" w14:textId="77777777" w:rsidTr="00FC3A7D">
        <w:trPr>
          <w:cantSplit/>
        </w:trPr>
        <w:tc>
          <w:tcPr>
            <w:tcW w:w="1322" w:type="pct"/>
            <w:shd w:val="clear" w:color="auto" w:fill="auto"/>
          </w:tcPr>
          <w:p w14:paraId="27A0D93A" w14:textId="77777777" w:rsidR="001710ED" w:rsidRPr="002216ED" w:rsidRDefault="001710ED" w:rsidP="00FC3A7D">
            <w:pPr>
              <w:jc w:val="center"/>
              <w:rPr>
                <w:rFonts w:ascii="Arial" w:hAnsi="Arial" w:cs="Arial"/>
                <w:sz w:val="20"/>
              </w:rPr>
            </w:pPr>
            <w:r>
              <w:rPr>
                <w:rFonts w:ascii="Arial" w:hAnsi="Arial" w:cs="Arial"/>
                <w:sz w:val="20"/>
              </w:rPr>
              <w:t>ZK</w:t>
            </w:r>
          </w:p>
        </w:tc>
        <w:tc>
          <w:tcPr>
            <w:tcW w:w="3678" w:type="pct"/>
            <w:shd w:val="clear" w:color="auto" w:fill="auto"/>
          </w:tcPr>
          <w:p w14:paraId="60BA4DA0" w14:textId="77777777" w:rsidR="001710ED" w:rsidRPr="004E3480" w:rsidRDefault="001710ED" w:rsidP="00FC3A7D">
            <w:pPr>
              <w:jc w:val="center"/>
              <w:rPr>
                <w:rFonts w:ascii="Arial" w:hAnsi="Arial" w:cs="Arial"/>
                <w:sz w:val="20"/>
              </w:rPr>
            </w:pPr>
            <w:r>
              <w:rPr>
                <w:rFonts w:ascii="Arial" w:hAnsi="Arial" w:cs="Arial"/>
                <w:sz w:val="20"/>
              </w:rPr>
              <w:t>Планировщик потребности (заявитель потребности)</w:t>
            </w:r>
          </w:p>
        </w:tc>
      </w:tr>
      <w:tr w:rsidR="001710ED" w:rsidRPr="00F94454" w14:paraId="0D6614E4" w14:textId="77777777" w:rsidTr="00FC3A7D">
        <w:trPr>
          <w:cantSplit/>
        </w:trPr>
        <w:tc>
          <w:tcPr>
            <w:tcW w:w="1322" w:type="pct"/>
            <w:shd w:val="clear" w:color="auto" w:fill="auto"/>
          </w:tcPr>
          <w:p w14:paraId="61B2F27E" w14:textId="77777777" w:rsidR="001710ED" w:rsidRDefault="001710ED" w:rsidP="00FC3A7D">
            <w:pPr>
              <w:jc w:val="center"/>
              <w:rPr>
                <w:rFonts w:ascii="Arial" w:hAnsi="Arial" w:cs="Arial"/>
                <w:sz w:val="20"/>
              </w:rPr>
            </w:pPr>
            <w:r>
              <w:rPr>
                <w:rFonts w:ascii="Arial" w:hAnsi="Arial" w:cs="Arial"/>
                <w:sz w:val="20"/>
              </w:rPr>
              <w:t>RZ</w:t>
            </w:r>
          </w:p>
        </w:tc>
        <w:tc>
          <w:tcPr>
            <w:tcW w:w="3678" w:type="pct"/>
            <w:shd w:val="clear" w:color="auto" w:fill="auto"/>
          </w:tcPr>
          <w:p w14:paraId="290DB1AD" w14:textId="77777777" w:rsidR="001710ED" w:rsidRDefault="001710ED" w:rsidP="00FC3A7D">
            <w:pPr>
              <w:jc w:val="center"/>
              <w:rPr>
                <w:rFonts w:ascii="Arial" w:hAnsi="Arial" w:cs="Arial"/>
                <w:sz w:val="20"/>
              </w:rPr>
            </w:pPr>
            <w:r>
              <w:rPr>
                <w:rFonts w:ascii="Arial" w:hAnsi="Arial" w:cs="Arial"/>
                <w:sz w:val="20"/>
              </w:rPr>
              <w:t>Руководитель планировщика потребности</w:t>
            </w:r>
          </w:p>
        </w:tc>
      </w:tr>
      <w:tr w:rsidR="001710ED" w:rsidRPr="00F94454" w14:paraId="068861ED" w14:textId="77777777" w:rsidTr="00FC3A7D">
        <w:trPr>
          <w:cantSplit/>
        </w:trPr>
        <w:tc>
          <w:tcPr>
            <w:tcW w:w="1322" w:type="pct"/>
            <w:shd w:val="clear" w:color="auto" w:fill="auto"/>
          </w:tcPr>
          <w:p w14:paraId="78909931" w14:textId="7DCD4CD2" w:rsidR="001710ED" w:rsidRDefault="001710ED" w:rsidP="00FC3A7D">
            <w:pPr>
              <w:jc w:val="center"/>
              <w:rPr>
                <w:rFonts w:ascii="Arial" w:hAnsi="Arial" w:cs="Arial"/>
                <w:sz w:val="20"/>
              </w:rPr>
            </w:pPr>
            <w:r w:rsidRPr="001710ED">
              <w:rPr>
                <w:rFonts w:ascii="Arial" w:hAnsi="Arial" w:cs="Arial"/>
                <w:sz w:val="20"/>
              </w:rPr>
              <w:t>EC</w:t>
            </w:r>
          </w:p>
        </w:tc>
        <w:tc>
          <w:tcPr>
            <w:tcW w:w="3678" w:type="pct"/>
            <w:shd w:val="clear" w:color="auto" w:fill="auto"/>
          </w:tcPr>
          <w:p w14:paraId="5E51E343" w14:textId="1229BAD4" w:rsidR="001710ED" w:rsidRDefault="001710ED" w:rsidP="00FC3A7D">
            <w:pPr>
              <w:jc w:val="center"/>
              <w:rPr>
                <w:rFonts w:ascii="Arial" w:hAnsi="Arial" w:cs="Arial"/>
                <w:sz w:val="20"/>
              </w:rPr>
            </w:pPr>
            <w:r w:rsidRPr="001710ED">
              <w:rPr>
                <w:rFonts w:ascii="Arial" w:hAnsi="Arial" w:cs="Arial"/>
                <w:sz w:val="20"/>
              </w:rPr>
              <w:t>Экономист</w:t>
            </w:r>
          </w:p>
        </w:tc>
      </w:tr>
    </w:tbl>
    <w:p w14:paraId="77E8FF37" w14:textId="77777777" w:rsidR="001710ED" w:rsidRDefault="001710ED" w:rsidP="001221D9">
      <w:pPr>
        <w:spacing w:after="240" w:line="276" w:lineRule="auto"/>
        <w:ind w:firstLine="567"/>
        <w:rPr>
          <w:ins w:id="1434" w:author="Чернова Анастасия Викторовна" w:date="2021-03-22T15:03:00Z"/>
          <w:rFonts w:ascii="Arial" w:hAnsi="Arial" w:cs="Arial"/>
        </w:rPr>
      </w:pPr>
    </w:p>
    <w:p w14:paraId="469F4AD9" w14:textId="58AFE096" w:rsidR="009E2974" w:rsidDel="00CB6ACD" w:rsidRDefault="009E2974" w:rsidP="009E2974">
      <w:pPr>
        <w:spacing w:after="240" w:line="276" w:lineRule="auto"/>
        <w:rPr>
          <w:ins w:id="1435" w:author="Чернова Анастасия Викторовна" w:date="2021-03-22T15:03:00Z"/>
          <w:del w:id="1436" w:author="SintsovaMA" w:date="2021-03-23T11:45:00Z"/>
          <w:rFonts w:ascii="Arial" w:hAnsi="Arial" w:cs="Arial"/>
        </w:rPr>
      </w:pPr>
    </w:p>
    <w:p w14:paraId="680741A5" w14:textId="7B548CFF" w:rsidR="009E2974" w:rsidRDefault="009E2974">
      <w:pPr>
        <w:spacing w:after="240" w:line="276" w:lineRule="auto"/>
        <w:rPr>
          <w:ins w:id="1437" w:author="Чернова Анастасия Викторовна" w:date="2021-03-22T15:09:00Z"/>
          <w:rFonts w:ascii="Arial" w:eastAsia="Calibri" w:hAnsi="Arial" w:cs="Arial"/>
          <w:b/>
          <w:sz w:val="22"/>
          <w:lang w:eastAsia="ru-RU"/>
        </w:rPr>
        <w:pPrChange w:id="1438" w:author="Чернова Анастасия Викторовна" w:date="2021-03-22T15:04:00Z">
          <w:pPr>
            <w:spacing w:after="240" w:line="276" w:lineRule="auto"/>
            <w:ind w:firstLine="567"/>
            <w:jc w:val="right"/>
          </w:pPr>
        </w:pPrChange>
      </w:pPr>
      <w:ins w:id="1439" w:author="Чернова Анастасия Викторовна" w:date="2021-03-22T15:03:00Z">
        <w:r w:rsidRPr="00EC590A">
          <w:rPr>
            <w:rFonts w:ascii="Arial" w:eastAsia="Calibri" w:hAnsi="Arial" w:cs="Arial"/>
            <w:b/>
            <w:sz w:val="22"/>
            <w:lang w:eastAsia="ru-RU"/>
          </w:rPr>
          <w:t>Таблица 5</w:t>
        </w:r>
      </w:ins>
      <w:ins w:id="1440" w:author="Чернова Анастасия Викторовна" w:date="2021-03-22T15:04:00Z">
        <w:r>
          <w:rPr>
            <w:rFonts w:ascii="Arial" w:eastAsia="Calibri" w:hAnsi="Arial" w:cs="Arial"/>
            <w:b/>
            <w:sz w:val="22"/>
            <w:lang w:eastAsia="ru-RU"/>
          </w:rPr>
          <w:t>9</w:t>
        </w:r>
      </w:ins>
      <w:ins w:id="1441" w:author="Чернова Анастасия Викторовна" w:date="2021-03-22T15:03:00Z">
        <w:r w:rsidRPr="00EC590A">
          <w:rPr>
            <w:rFonts w:ascii="Arial" w:eastAsia="Calibri" w:hAnsi="Arial" w:cs="Arial"/>
            <w:b/>
            <w:sz w:val="22"/>
            <w:lang w:eastAsia="ru-RU"/>
          </w:rPr>
          <w:t xml:space="preserve">. Коды деблокирования заявок на списание ZOD с </w:t>
        </w:r>
        <w:r>
          <w:rPr>
            <w:rFonts w:ascii="Arial" w:eastAsia="Calibri" w:hAnsi="Arial" w:cs="Arial"/>
            <w:b/>
            <w:sz w:val="22"/>
            <w:lang w:eastAsia="ru-RU"/>
          </w:rPr>
          <w:t>АХО</w:t>
        </w:r>
      </w:ins>
      <w:ins w:id="1442" w:author="Чернова Анастасия Викторовна" w:date="2021-03-22T15:08:00Z">
        <w:r w:rsidR="00932EC2" w:rsidRPr="00932EC2">
          <w:rPr>
            <w:rFonts w:ascii="Arial" w:eastAsia="Calibri" w:hAnsi="Arial" w:cs="Arial"/>
            <w:b/>
            <w:sz w:val="22"/>
            <w:lang w:eastAsia="ru-RU"/>
            <w:rPrChange w:id="1443" w:author="Чернова Анастасия Викторовна" w:date="2021-03-22T15:08:00Z">
              <w:rPr>
                <w:rFonts w:ascii="Arial" w:eastAsia="Calibri" w:hAnsi="Arial" w:cs="Arial"/>
                <w:b/>
                <w:sz w:val="22"/>
                <w:lang w:val="en-US" w:eastAsia="ru-RU"/>
              </w:rPr>
            </w:rPrChange>
          </w:rPr>
          <w:t xml:space="preserve"> </w:t>
        </w:r>
      </w:ins>
      <w:ins w:id="1444" w:author="Чернова Анастасия Викторовна" w:date="2021-03-22T15:03:00Z">
        <w:r>
          <w:rPr>
            <w:rFonts w:ascii="Arial" w:eastAsia="Calibri" w:hAnsi="Arial" w:cs="Arial"/>
            <w:b/>
            <w:sz w:val="22"/>
            <w:lang w:eastAsia="ru-RU"/>
          </w:rPr>
          <w:t>АО «Полюс Красноярск</w:t>
        </w:r>
      </w:ins>
      <w:ins w:id="1445" w:author="Чернова Анастасия Викторовна" w:date="2021-03-22T15:04:00Z">
        <w:r>
          <w:rPr>
            <w:rFonts w:ascii="Arial" w:eastAsia="Calibri" w:hAnsi="Arial" w:cs="Arial"/>
            <w:b/>
            <w:sz w:val="22"/>
            <w:lang w:eastAsia="ru-RU"/>
          </w:rPr>
          <w:t>»</w:t>
        </w:r>
      </w:ins>
    </w:p>
    <w:p w14:paraId="048B9EB7" w14:textId="4C8CF041" w:rsidR="00932EC2" w:rsidRPr="009E2974" w:rsidRDefault="00932EC2">
      <w:pPr>
        <w:spacing w:after="240" w:line="276" w:lineRule="auto"/>
        <w:jc w:val="right"/>
        <w:rPr>
          <w:ins w:id="1446" w:author="Чернова Анастасия Викторовна" w:date="2021-03-22T15:03:00Z"/>
          <w:rFonts w:ascii="Arial" w:eastAsia="Calibri" w:hAnsi="Arial" w:cs="Arial"/>
          <w:b/>
          <w:sz w:val="22"/>
          <w:lang w:eastAsia="ru-RU"/>
        </w:rPr>
        <w:pPrChange w:id="1447" w:author="Чернова Анастасия Викторовна" w:date="2021-03-22T15:09:00Z">
          <w:pPr>
            <w:spacing w:after="240" w:line="276" w:lineRule="auto"/>
            <w:ind w:firstLine="567"/>
            <w:jc w:val="right"/>
          </w:pPr>
        </w:pPrChange>
      </w:pPr>
      <w:ins w:id="1448" w:author="Чернова Анастасия Викторовна" w:date="2021-03-22T15:09:00Z">
        <w:r>
          <w:rPr>
            <w:rFonts w:ascii="Arial" w:eastAsia="Calibri" w:hAnsi="Arial" w:cs="Arial"/>
            <w:b/>
            <w:sz w:val="22"/>
            <w:lang w:eastAsia="ru-RU"/>
          </w:rPr>
          <w:t xml:space="preserve">По канцелярским товарам </w:t>
        </w:r>
      </w:ins>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691"/>
        <w:gridCol w:w="7485"/>
      </w:tblGrid>
      <w:tr w:rsidR="009E2974" w:rsidRPr="00F94454" w14:paraId="117BF1C0" w14:textId="77777777" w:rsidTr="003E64C6">
        <w:trPr>
          <w:cantSplit/>
          <w:trHeight w:val="397"/>
          <w:tblHeader/>
          <w:ins w:id="1449" w:author="Чернова Анастасия Викторовна" w:date="2021-03-22T15:03:00Z"/>
        </w:trPr>
        <w:tc>
          <w:tcPr>
            <w:tcW w:w="1322" w:type="pct"/>
            <w:shd w:val="clear" w:color="auto" w:fill="FFC000"/>
            <w:vAlign w:val="center"/>
          </w:tcPr>
          <w:p w14:paraId="796E3679" w14:textId="77777777" w:rsidR="009E2974" w:rsidRPr="00F94454" w:rsidRDefault="009E2974" w:rsidP="003E64C6">
            <w:pPr>
              <w:jc w:val="center"/>
              <w:rPr>
                <w:ins w:id="1450" w:author="Чернова Анастасия Викторовна" w:date="2021-03-22T15:03:00Z"/>
                <w:rFonts w:ascii="Arial" w:hAnsi="Arial" w:cs="Arial"/>
                <w:b/>
                <w:sz w:val="20"/>
              </w:rPr>
            </w:pPr>
            <w:ins w:id="1451" w:author="Чернова Анастасия Викторовна" w:date="2021-03-22T15:03:00Z">
              <w:r w:rsidRPr="00DE31B7">
                <w:rPr>
                  <w:rFonts w:ascii="Arial" w:hAnsi="Arial" w:cs="Arial"/>
                  <w:b/>
                  <w:sz w:val="20"/>
                  <w:szCs w:val="20"/>
                  <w:lang w:eastAsia="ru-RU"/>
                </w:rPr>
                <w:t>Код деблокирования</w:t>
              </w:r>
            </w:ins>
          </w:p>
        </w:tc>
        <w:tc>
          <w:tcPr>
            <w:tcW w:w="3678" w:type="pct"/>
            <w:shd w:val="clear" w:color="auto" w:fill="FFC000"/>
            <w:vAlign w:val="center"/>
          </w:tcPr>
          <w:p w14:paraId="142CB081" w14:textId="77777777" w:rsidR="009E2974" w:rsidRPr="00F94454" w:rsidRDefault="009E2974" w:rsidP="003E64C6">
            <w:pPr>
              <w:jc w:val="center"/>
              <w:rPr>
                <w:ins w:id="1452" w:author="Чернова Анастасия Викторовна" w:date="2021-03-22T15:03:00Z"/>
                <w:rFonts w:ascii="Arial" w:hAnsi="Arial" w:cs="Arial"/>
                <w:b/>
                <w:sz w:val="20"/>
              </w:rPr>
            </w:pPr>
            <w:ins w:id="1453" w:author="Чернова Анастасия Викторовна" w:date="2021-03-22T15:03:00Z">
              <w:r w:rsidRPr="00DE31B7">
                <w:rPr>
                  <w:rFonts w:ascii="Arial" w:hAnsi="Arial" w:cs="Arial"/>
                  <w:b/>
                  <w:sz w:val="20"/>
                  <w:szCs w:val="20"/>
                  <w:lang w:eastAsia="ru-RU"/>
                </w:rPr>
                <w:t>Название кода деблокирования</w:t>
              </w:r>
            </w:ins>
          </w:p>
        </w:tc>
      </w:tr>
      <w:tr w:rsidR="009E2974" w:rsidRPr="00F94454" w14:paraId="29167B75" w14:textId="77777777" w:rsidTr="003E64C6">
        <w:trPr>
          <w:cantSplit/>
          <w:ins w:id="1454" w:author="Чернова Анастасия Викторовна" w:date="2021-03-22T15:03:00Z"/>
        </w:trPr>
        <w:tc>
          <w:tcPr>
            <w:tcW w:w="1322" w:type="pct"/>
            <w:shd w:val="clear" w:color="auto" w:fill="auto"/>
          </w:tcPr>
          <w:p w14:paraId="5AF5FEA8" w14:textId="250137B1" w:rsidR="009E2974" w:rsidRPr="002216ED" w:rsidRDefault="00932EC2" w:rsidP="003E64C6">
            <w:pPr>
              <w:jc w:val="center"/>
              <w:rPr>
                <w:ins w:id="1455" w:author="Чернова Анастасия Викторовна" w:date="2021-03-22T15:03:00Z"/>
                <w:rFonts w:ascii="Arial" w:hAnsi="Arial" w:cs="Arial"/>
                <w:sz w:val="20"/>
              </w:rPr>
            </w:pPr>
            <w:ins w:id="1456" w:author="Чернова Анастасия Викторовна" w:date="2021-03-22T15:10:00Z">
              <w:r w:rsidRPr="00932EC2">
                <w:rPr>
                  <w:rFonts w:ascii="Arial" w:hAnsi="Arial" w:cs="Arial"/>
                  <w:sz w:val="20"/>
                </w:rPr>
                <w:t>EA</w:t>
              </w:r>
            </w:ins>
          </w:p>
        </w:tc>
        <w:tc>
          <w:tcPr>
            <w:tcW w:w="3678" w:type="pct"/>
            <w:shd w:val="clear" w:color="auto" w:fill="auto"/>
          </w:tcPr>
          <w:p w14:paraId="2A375DCE" w14:textId="0595209C" w:rsidR="009E2974" w:rsidRPr="004E3480" w:rsidRDefault="00932EC2" w:rsidP="003E64C6">
            <w:pPr>
              <w:jc w:val="center"/>
              <w:rPr>
                <w:ins w:id="1457" w:author="Чернова Анастасия Викторовна" w:date="2021-03-22T15:03:00Z"/>
                <w:rFonts w:ascii="Arial" w:hAnsi="Arial" w:cs="Arial"/>
                <w:sz w:val="20"/>
              </w:rPr>
            </w:pPr>
            <w:ins w:id="1458" w:author="Чернова Анастасия Викторовна" w:date="2021-03-22T15:10:00Z">
              <w:r w:rsidRPr="00932EC2">
                <w:rPr>
                  <w:rFonts w:ascii="Arial" w:hAnsi="Arial" w:cs="Arial"/>
                  <w:sz w:val="20"/>
                </w:rPr>
                <w:t>Специалист АХ</w:t>
              </w:r>
            </w:ins>
            <w:ins w:id="1459" w:author="Чернова Анастасия Викторовна" w:date="2021-03-22T15:11:00Z">
              <w:r>
                <w:rPr>
                  <w:rFonts w:ascii="Arial" w:hAnsi="Arial" w:cs="Arial"/>
                  <w:sz w:val="20"/>
                </w:rPr>
                <w:t>О</w:t>
              </w:r>
            </w:ins>
          </w:p>
        </w:tc>
      </w:tr>
      <w:tr w:rsidR="009E2974" w:rsidRPr="00F94454" w14:paraId="4B88F552" w14:textId="77777777" w:rsidTr="003E64C6">
        <w:trPr>
          <w:cantSplit/>
          <w:ins w:id="1460" w:author="Чернова Анастасия Викторовна" w:date="2021-03-22T15:03:00Z"/>
        </w:trPr>
        <w:tc>
          <w:tcPr>
            <w:tcW w:w="1322" w:type="pct"/>
            <w:shd w:val="clear" w:color="auto" w:fill="auto"/>
          </w:tcPr>
          <w:p w14:paraId="57DAF44F" w14:textId="77777777" w:rsidR="009E2974" w:rsidRDefault="009E2974" w:rsidP="003E64C6">
            <w:pPr>
              <w:jc w:val="center"/>
              <w:rPr>
                <w:ins w:id="1461" w:author="Чернова Анастасия Викторовна" w:date="2021-03-22T15:03:00Z"/>
                <w:rFonts w:ascii="Arial" w:hAnsi="Arial" w:cs="Arial"/>
                <w:sz w:val="20"/>
              </w:rPr>
            </w:pPr>
            <w:ins w:id="1462" w:author="Чернова Анастасия Викторовна" w:date="2021-03-22T15:03:00Z">
              <w:r w:rsidRPr="001710ED">
                <w:rPr>
                  <w:rFonts w:ascii="Arial" w:hAnsi="Arial" w:cs="Arial"/>
                  <w:sz w:val="20"/>
                </w:rPr>
                <w:t>EC</w:t>
              </w:r>
            </w:ins>
          </w:p>
        </w:tc>
        <w:tc>
          <w:tcPr>
            <w:tcW w:w="3678" w:type="pct"/>
            <w:shd w:val="clear" w:color="auto" w:fill="auto"/>
          </w:tcPr>
          <w:p w14:paraId="05DB5CEF" w14:textId="77777777" w:rsidR="009E2974" w:rsidRDefault="009E2974" w:rsidP="003E64C6">
            <w:pPr>
              <w:jc w:val="center"/>
              <w:rPr>
                <w:ins w:id="1463" w:author="Чернова Анастасия Викторовна" w:date="2021-03-22T15:03:00Z"/>
                <w:rFonts w:ascii="Arial" w:hAnsi="Arial" w:cs="Arial"/>
                <w:sz w:val="20"/>
              </w:rPr>
            </w:pPr>
            <w:ins w:id="1464" w:author="Чернова Анастасия Викторовна" w:date="2021-03-22T15:03:00Z">
              <w:r w:rsidRPr="001710ED">
                <w:rPr>
                  <w:rFonts w:ascii="Arial" w:hAnsi="Arial" w:cs="Arial"/>
                  <w:sz w:val="20"/>
                </w:rPr>
                <w:t>Экономист</w:t>
              </w:r>
            </w:ins>
          </w:p>
        </w:tc>
      </w:tr>
    </w:tbl>
    <w:p w14:paraId="41F94335" w14:textId="77777777" w:rsidR="009E2974" w:rsidRDefault="009E2974" w:rsidP="001221D9">
      <w:pPr>
        <w:spacing w:after="240" w:line="276" w:lineRule="auto"/>
        <w:ind w:firstLine="567"/>
        <w:rPr>
          <w:ins w:id="1465" w:author="Чернова Анастасия Викторовна" w:date="2021-03-22T15:03:00Z"/>
          <w:rFonts w:ascii="Arial" w:hAnsi="Arial" w:cs="Arial"/>
        </w:rPr>
      </w:pPr>
    </w:p>
    <w:p w14:paraId="561861DB" w14:textId="055868AC" w:rsidR="00932EC2" w:rsidRPr="009E2974" w:rsidRDefault="00932EC2" w:rsidP="00932EC2">
      <w:pPr>
        <w:spacing w:after="240" w:line="276" w:lineRule="auto"/>
        <w:jc w:val="right"/>
        <w:rPr>
          <w:ins w:id="1466" w:author="Чернова Анастасия Викторовна" w:date="2021-03-22T15:09:00Z"/>
          <w:rFonts w:ascii="Arial" w:eastAsia="Calibri" w:hAnsi="Arial" w:cs="Arial"/>
          <w:b/>
          <w:sz w:val="22"/>
          <w:lang w:eastAsia="ru-RU"/>
        </w:rPr>
      </w:pPr>
      <w:ins w:id="1467" w:author="Чернова Анастасия Викторовна" w:date="2021-03-22T15:09:00Z">
        <w:r>
          <w:rPr>
            <w:rFonts w:ascii="Arial" w:eastAsia="Calibri" w:hAnsi="Arial" w:cs="Arial"/>
            <w:b/>
            <w:sz w:val="22"/>
            <w:lang w:eastAsia="ru-RU"/>
          </w:rPr>
          <w:t xml:space="preserve">По </w:t>
        </w:r>
      </w:ins>
      <w:proofErr w:type="spellStart"/>
      <w:ins w:id="1468" w:author="Чернова Анастасия Викторовна" w:date="2021-03-22T15:10:00Z">
        <w:r>
          <w:rPr>
            <w:rFonts w:ascii="Arial" w:eastAsia="Calibri" w:hAnsi="Arial" w:cs="Arial"/>
            <w:b/>
            <w:sz w:val="22"/>
            <w:lang w:eastAsia="ru-RU"/>
          </w:rPr>
          <w:t>хоз.</w:t>
        </w:r>
      </w:ins>
      <w:ins w:id="1469" w:author="Чернова Анастасия Викторовна" w:date="2021-03-22T15:09:00Z">
        <w:r>
          <w:rPr>
            <w:rFonts w:ascii="Arial" w:eastAsia="Calibri" w:hAnsi="Arial" w:cs="Arial"/>
            <w:b/>
            <w:sz w:val="22"/>
            <w:lang w:eastAsia="ru-RU"/>
          </w:rPr>
          <w:t>товарам</w:t>
        </w:r>
        <w:proofErr w:type="spellEnd"/>
        <w:r>
          <w:rPr>
            <w:rFonts w:ascii="Arial" w:eastAsia="Calibri" w:hAnsi="Arial" w:cs="Arial"/>
            <w:b/>
            <w:sz w:val="22"/>
            <w:lang w:eastAsia="ru-RU"/>
          </w:rPr>
          <w:t xml:space="preserve"> </w:t>
        </w:r>
      </w:ins>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691"/>
        <w:gridCol w:w="7485"/>
      </w:tblGrid>
      <w:tr w:rsidR="00932EC2" w:rsidRPr="00F94454" w14:paraId="624D2DA8" w14:textId="77777777" w:rsidTr="003E64C6">
        <w:trPr>
          <w:cantSplit/>
          <w:trHeight w:val="397"/>
          <w:tblHeader/>
          <w:ins w:id="1470" w:author="Чернова Анастасия Викторовна" w:date="2021-03-22T15:09:00Z"/>
        </w:trPr>
        <w:tc>
          <w:tcPr>
            <w:tcW w:w="1322" w:type="pct"/>
            <w:shd w:val="clear" w:color="auto" w:fill="FFC000"/>
            <w:vAlign w:val="center"/>
          </w:tcPr>
          <w:p w14:paraId="006EFC7C" w14:textId="77777777" w:rsidR="00932EC2" w:rsidRPr="00F94454" w:rsidRDefault="00932EC2" w:rsidP="003E64C6">
            <w:pPr>
              <w:jc w:val="center"/>
              <w:rPr>
                <w:ins w:id="1471" w:author="Чернова Анастасия Викторовна" w:date="2021-03-22T15:09:00Z"/>
                <w:rFonts w:ascii="Arial" w:hAnsi="Arial" w:cs="Arial"/>
                <w:b/>
                <w:sz w:val="20"/>
              </w:rPr>
            </w:pPr>
            <w:ins w:id="1472" w:author="Чернова Анастасия Викторовна" w:date="2021-03-22T15:09:00Z">
              <w:r w:rsidRPr="00DE31B7">
                <w:rPr>
                  <w:rFonts w:ascii="Arial" w:hAnsi="Arial" w:cs="Arial"/>
                  <w:b/>
                  <w:sz w:val="20"/>
                  <w:szCs w:val="20"/>
                  <w:lang w:eastAsia="ru-RU"/>
                </w:rPr>
                <w:t>Код деблокирования</w:t>
              </w:r>
            </w:ins>
          </w:p>
        </w:tc>
        <w:tc>
          <w:tcPr>
            <w:tcW w:w="3678" w:type="pct"/>
            <w:shd w:val="clear" w:color="auto" w:fill="FFC000"/>
            <w:vAlign w:val="center"/>
          </w:tcPr>
          <w:p w14:paraId="3CD8C011" w14:textId="77777777" w:rsidR="00932EC2" w:rsidRPr="00F94454" w:rsidRDefault="00932EC2" w:rsidP="003E64C6">
            <w:pPr>
              <w:jc w:val="center"/>
              <w:rPr>
                <w:ins w:id="1473" w:author="Чернова Анастасия Викторовна" w:date="2021-03-22T15:09:00Z"/>
                <w:rFonts w:ascii="Arial" w:hAnsi="Arial" w:cs="Arial"/>
                <w:b/>
                <w:sz w:val="20"/>
              </w:rPr>
            </w:pPr>
            <w:ins w:id="1474" w:author="Чернова Анастасия Викторовна" w:date="2021-03-22T15:09:00Z">
              <w:r w:rsidRPr="00DE31B7">
                <w:rPr>
                  <w:rFonts w:ascii="Arial" w:hAnsi="Arial" w:cs="Arial"/>
                  <w:b/>
                  <w:sz w:val="20"/>
                  <w:szCs w:val="20"/>
                  <w:lang w:eastAsia="ru-RU"/>
                </w:rPr>
                <w:t>Название кода деблокирования</w:t>
              </w:r>
            </w:ins>
          </w:p>
        </w:tc>
      </w:tr>
      <w:tr w:rsidR="00932EC2" w:rsidRPr="00F94454" w14:paraId="452B57A2" w14:textId="77777777" w:rsidTr="003E64C6">
        <w:trPr>
          <w:cantSplit/>
          <w:ins w:id="1475" w:author="Чернова Анастасия Викторовна" w:date="2021-03-22T15:09:00Z"/>
        </w:trPr>
        <w:tc>
          <w:tcPr>
            <w:tcW w:w="1322" w:type="pct"/>
            <w:shd w:val="clear" w:color="auto" w:fill="auto"/>
          </w:tcPr>
          <w:p w14:paraId="45DD7766" w14:textId="77777777" w:rsidR="00932EC2" w:rsidRPr="002216ED" w:rsidRDefault="00932EC2" w:rsidP="003E64C6">
            <w:pPr>
              <w:jc w:val="center"/>
              <w:rPr>
                <w:ins w:id="1476" w:author="Чернова Анастасия Викторовна" w:date="2021-03-22T15:09:00Z"/>
                <w:rFonts w:ascii="Arial" w:hAnsi="Arial" w:cs="Arial"/>
                <w:sz w:val="20"/>
              </w:rPr>
            </w:pPr>
            <w:ins w:id="1477" w:author="Чернова Анастасия Викторовна" w:date="2021-03-22T15:09:00Z">
              <w:r>
                <w:rPr>
                  <w:rFonts w:ascii="Arial" w:hAnsi="Arial" w:cs="Arial"/>
                  <w:sz w:val="20"/>
                </w:rPr>
                <w:t>ZK</w:t>
              </w:r>
            </w:ins>
          </w:p>
        </w:tc>
        <w:tc>
          <w:tcPr>
            <w:tcW w:w="3678" w:type="pct"/>
            <w:shd w:val="clear" w:color="auto" w:fill="auto"/>
          </w:tcPr>
          <w:p w14:paraId="5C3A5713" w14:textId="77777777" w:rsidR="00932EC2" w:rsidRPr="004E3480" w:rsidRDefault="00932EC2" w:rsidP="003E64C6">
            <w:pPr>
              <w:jc w:val="center"/>
              <w:rPr>
                <w:ins w:id="1478" w:author="Чернова Анастасия Викторовна" w:date="2021-03-22T15:09:00Z"/>
                <w:rFonts w:ascii="Arial" w:hAnsi="Arial" w:cs="Arial"/>
                <w:sz w:val="20"/>
              </w:rPr>
            </w:pPr>
            <w:ins w:id="1479" w:author="Чернова Анастасия Викторовна" w:date="2021-03-22T15:09:00Z">
              <w:r>
                <w:rPr>
                  <w:rFonts w:ascii="Arial" w:hAnsi="Arial" w:cs="Arial"/>
                  <w:sz w:val="20"/>
                </w:rPr>
                <w:t>Планировщик потребности (заявитель потребности)</w:t>
              </w:r>
            </w:ins>
          </w:p>
        </w:tc>
      </w:tr>
      <w:tr w:rsidR="00932EC2" w:rsidRPr="00F94454" w14:paraId="33B58B14" w14:textId="77777777" w:rsidTr="003E64C6">
        <w:trPr>
          <w:cantSplit/>
          <w:ins w:id="1480" w:author="Чернова Анастасия Викторовна" w:date="2021-03-22T15:09:00Z"/>
        </w:trPr>
        <w:tc>
          <w:tcPr>
            <w:tcW w:w="1322" w:type="pct"/>
            <w:shd w:val="clear" w:color="auto" w:fill="auto"/>
          </w:tcPr>
          <w:p w14:paraId="2ACDB2A0" w14:textId="77777777" w:rsidR="00932EC2" w:rsidRDefault="00932EC2" w:rsidP="003E64C6">
            <w:pPr>
              <w:jc w:val="center"/>
              <w:rPr>
                <w:ins w:id="1481" w:author="Чернова Анастасия Викторовна" w:date="2021-03-22T15:09:00Z"/>
                <w:rFonts w:ascii="Arial" w:hAnsi="Arial" w:cs="Arial"/>
                <w:sz w:val="20"/>
              </w:rPr>
            </w:pPr>
            <w:ins w:id="1482" w:author="Чернова Анастасия Викторовна" w:date="2021-03-22T15:09:00Z">
              <w:r>
                <w:rPr>
                  <w:rFonts w:ascii="Arial" w:hAnsi="Arial" w:cs="Arial"/>
                  <w:sz w:val="20"/>
                </w:rPr>
                <w:t>RZ</w:t>
              </w:r>
            </w:ins>
          </w:p>
        </w:tc>
        <w:tc>
          <w:tcPr>
            <w:tcW w:w="3678" w:type="pct"/>
            <w:shd w:val="clear" w:color="auto" w:fill="auto"/>
          </w:tcPr>
          <w:p w14:paraId="304A769F" w14:textId="77777777" w:rsidR="00932EC2" w:rsidRDefault="00932EC2" w:rsidP="003E64C6">
            <w:pPr>
              <w:jc w:val="center"/>
              <w:rPr>
                <w:ins w:id="1483" w:author="Чернова Анастасия Викторовна" w:date="2021-03-22T15:09:00Z"/>
                <w:rFonts w:ascii="Arial" w:hAnsi="Arial" w:cs="Arial"/>
                <w:sz w:val="20"/>
              </w:rPr>
            </w:pPr>
            <w:ins w:id="1484" w:author="Чернова Анастасия Викторовна" w:date="2021-03-22T15:09:00Z">
              <w:r>
                <w:rPr>
                  <w:rFonts w:ascii="Arial" w:hAnsi="Arial" w:cs="Arial"/>
                  <w:sz w:val="20"/>
                </w:rPr>
                <w:t>Руководитель планировщика потребности</w:t>
              </w:r>
            </w:ins>
          </w:p>
        </w:tc>
      </w:tr>
      <w:tr w:rsidR="00932EC2" w:rsidRPr="00F94454" w14:paraId="6C273DDD" w14:textId="77777777" w:rsidTr="003E64C6">
        <w:trPr>
          <w:cantSplit/>
          <w:ins w:id="1485" w:author="Чернова Анастасия Викторовна" w:date="2021-03-22T15:10:00Z"/>
        </w:trPr>
        <w:tc>
          <w:tcPr>
            <w:tcW w:w="1322" w:type="pct"/>
            <w:shd w:val="clear" w:color="auto" w:fill="auto"/>
          </w:tcPr>
          <w:p w14:paraId="14EF9B1C" w14:textId="283D3A8A" w:rsidR="00932EC2" w:rsidRDefault="00932EC2" w:rsidP="00932EC2">
            <w:pPr>
              <w:jc w:val="center"/>
              <w:rPr>
                <w:ins w:id="1486" w:author="Чернова Анастасия Викторовна" w:date="2021-03-22T15:10:00Z"/>
                <w:rFonts w:ascii="Arial" w:hAnsi="Arial" w:cs="Arial"/>
                <w:sz w:val="20"/>
              </w:rPr>
            </w:pPr>
            <w:ins w:id="1487" w:author="Чернова Анастасия Викторовна" w:date="2021-03-22T15:10:00Z">
              <w:r w:rsidRPr="00932EC2">
                <w:rPr>
                  <w:rFonts w:ascii="Arial" w:hAnsi="Arial" w:cs="Arial"/>
                  <w:sz w:val="20"/>
                </w:rPr>
                <w:lastRenderedPageBreak/>
                <w:t>EA</w:t>
              </w:r>
            </w:ins>
          </w:p>
        </w:tc>
        <w:tc>
          <w:tcPr>
            <w:tcW w:w="3678" w:type="pct"/>
            <w:shd w:val="clear" w:color="auto" w:fill="auto"/>
          </w:tcPr>
          <w:p w14:paraId="471E3014" w14:textId="4510A3E4" w:rsidR="00932EC2" w:rsidRDefault="00932EC2" w:rsidP="00932EC2">
            <w:pPr>
              <w:jc w:val="center"/>
              <w:rPr>
                <w:ins w:id="1488" w:author="Чернова Анастасия Викторовна" w:date="2021-03-22T15:10:00Z"/>
                <w:rFonts w:ascii="Arial" w:hAnsi="Arial" w:cs="Arial"/>
                <w:sz w:val="20"/>
              </w:rPr>
            </w:pPr>
            <w:ins w:id="1489" w:author="Чернова Анастасия Викторовна" w:date="2021-03-22T15:10:00Z">
              <w:r w:rsidRPr="00932EC2">
                <w:rPr>
                  <w:rFonts w:ascii="Arial" w:hAnsi="Arial" w:cs="Arial"/>
                  <w:sz w:val="20"/>
                </w:rPr>
                <w:t>Специалист АХ</w:t>
              </w:r>
            </w:ins>
            <w:ins w:id="1490" w:author="Чернова Анастасия Викторовна" w:date="2021-03-22T15:11:00Z">
              <w:r>
                <w:rPr>
                  <w:rFonts w:ascii="Arial" w:hAnsi="Arial" w:cs="Arial"/>
                  <w:sz w:val="20"/>
                </w:rPr>
                <w:t>О</w:t>
              </w:r>
            </w:ins>
          </w:p>
        </w:tc>
      </w:tr>
      <w:tr w:rsidR="00932EC2" w:rsidRPr="00F94454" w14:paraId="5EA11430" w14:textId="77777777" w:rsidTr="003E64C6">
        <w:trPr>
          <w:cantSplit/>
          <w:ins w:id="1491" w:author="Чернова Анастасия Викторовна" w:date="2021-03-22T15:09:00Z"/>
        </w:trPr>
        <w:tc>
          <w:tcPr>
            <w:tcW w:w="1322" w:type="pct"/>
            <w:shd w:val="clear" w:color="auto" w:fill="auto"/>
          </w:tcPr>
          <w:p w14:paraId="56A54585" w14:textId="77777777" w:rsidR="00932EC2" w:rsidRDefault="00932EC2" w:rsidP="00932EC2">
            <w:pPr>
              <w:jc w:val="center"/>
              <w:rPr>
                <w:ins w:id="1492" w:author="Чернова Анастасия Викторовна" w:date="2021-03-22T15:09:00Z"/>
                <w:rFonts w:ascii="Arial" w:hAnsi="Arial" w:cs="Arial"/>
                <w:sz w:val="20"/>
              </w:rPr>
            </w:pPr>
            <w:ins w:id="1493" w:author="Чернова Анастасия Викторовна" w:date="2021-03-22T15:09:00Z">
              <w:r w:rsidRPr="001710ED">
                <w:rPr>
                  <w:rFonts w:ascii="Arial" w:hAnsi="Arial" w:cs="Arial"/>
                  <w:sz w:val="20"/>
                </w:rPr>
                <w:t>EC</w:t>
              </w:r>
            </w:ins>
          </w:p>
        </w:tc>
        <w:tc>
          <w:tcPr>
            <w:tcW w:w="3678" w:type="pct"/>
            <w:shd w:val="clear" w:color="auto" w:fill="auto"/>
          </w:tcPr>
          <w:p w14:paraId="1D68F58E" w14:textId="2BB44AE1" w:rsidR="00932EC2" w:rsidRDefault="00932EC2" w:rsidP="00932EC2">
            <w:pPr>
              <w:jc w:val="center"/>
              <w:rPr>
                <w:ins w:id="1494" w:author="Чернова Анастасия Викторовна" w:date="2021-03-22T15:09:00Z"/>
                <w:rFonts w:ascii="Arial" w:hAnsi="Arial" w:cs="Arial"/>
                <w:sz w:val="20"/>
              </w:rPr>
            </w:pPr>
            <w:ins w:id="1495" w:author="Чернова Анастасия Викторовна" w:date="2021-03-22T15:09:00Z">
              <w:r w:rsidRPr="001710ED">
                <w:rPr>
                  <w:rFonts w:ascii="Arial" w:hAnsi="Arial" w:cs="Arial"/>
                  <w:sz w:val="20"/>
                </w:rPr>
                <w:t>Экономист</w:t>
              </w:r>
            </w:ins>
          </w:p>
        </w:tc>
      </w:tr>
    </w:tbl>
    <w:p w14:paraId="46D4E0F0" w14:textId="77777777" w:rsidR="009E2974" w:rsidRDefault="009E2974" w:rsidP="009E2974">
      <w:pPr>
        <w:spacing w:after="240" w:line="276" w:lineRule="auto"/>
        <w:rPr>
          <w:ins w:id="1496" w:author="Чернова Анастасия Викторовна" w:date="2021-03-22T15:03:00Z"/>
          <w:rFonts w:ascii="Arial" w:hAnsi="Arial" w:cs="Arial"/>
        </w:rPr>
      </w:pPr>
    </w:p>
    <w:p w14:paraId="6FC642EF" w14:textId="3A76628D" w:rsidR="009E2974" w:rsidRPr="00EC590A" w:rsidRDefault="009E2974">
      <w:pPr>
        <w:spacing w:after="240" w:line="276" w:lineRule="auto"/>
        <w:ind w:firstLine="567"/>
        <w:rPr>
          <w:ins w:id="1497" w:author="Чернова Анастасия Викторовна" w:date="2021-03-22T15:03:00Z"/>
          <w:rFonts w:ascii="Arial" w:eastAsia="Calibri" w:hAnsi="Arial" w:cs="Arial"/>
          <w:b/>
          <w:sz w:val="22"/>
          <w:lang w:eastAsia="ru-RU"/>
        </w:rPr>
        <w:pPrChange w:id="1498" w:author="Чернова Анастасия Викторовна" w:date="2021-03-22T15:04:00Z">
          <w:pPr>
            <w:spacing w:after="240" w:line="276" w:lineRule="auto"/>
            <w:ind w:firstLine="567"/>
            <w:jc w:val="right"/>
          </w:pPr>
        </w:pPrChange>
      </w:pPr>
      <w:ins w:id="1499" w:author="Чернова Анастасия Викторовна" w:date="2021-03-22T15:03:00Z">
        <w:r>
          <w:rPr>
            <w:rFonts w:ascii="Arial" w:eastAsia="Calibri" w:hAnsi="Arial" w:cs="Arial"/>
            <w:b/>
            <w:sz w:val="22"/>
            <w:lang w:eastAsia="ru-RU"/>
          </w:rPr>
          <w:t xml:space="preserve">Таблица </w:t>
        </w:r>
      </w:ins>
      <w:ins w:id="1500" w:author="Чернова Анастасия Викторовна" w:date="2021-03-22T15:05:00Z">
        <w:r>
          <w:rPr>
            <w:rFonts w:ascii="Arial" w:eastAsia="Calibri" w:hAnsi="Arial" w:cs="Arial"/>
            <w:b/>
            <w:sz w:val="22"/>
            <w:lang w:eastAsia="ru-RU"/>
          </w:rPr>
          <w:t>60</w:t>
        </w:r>
      </w:ins>
      <w:ins w:id="1501" w:author="Чернова Анастасия Викторовна" w:date="2021-03-22T15:03:00Z">
        <w:r w:rsidRPr="00EC590A">
          <w:rPr>
            <w:rFonts w:ascii="Arial" w:eastAsia="Calibri" w:hAnsi="Arial" w:cs="Arial"/>
            <w:b/>
            <w:sz w:val="22"/>
            <w:lang w:eastAsia="ru-RU"/>
          </w:rPr>
          <w:t xml:space="preserve">. Коды деблокирования заявок на списание ZOD </w:t>
        </w:r>
        <w:r>
          <w:rPr>
            <w:rFonts w:ascii="Arial" w:eastAsia="Calibri" w:hAnsi="Arial" w:cs="Arial"/>
            <w:b/>
            <w:sz w:val="22"/>
            <w:lang w:eastAsia="ru-RU"/>
          </w:rPr>
          <w:t xml:space="preserve">АХО </w:t>
        </w:r>
      </w:ins>
      <w:ins w:id="1502" w:author="Чернова Анастасия Викторовна" w:date="2021-03-22T15:04:00Z">
        <w:r>
          <w:rPr>
            <w:rFonts w:ascii="Arial" w:eastAsia="Calibri" w:hAnsi="Arial" w:cs="Arial"/>
            <w:b/>
            <w:sz w:val="22"/>
            <w:lang w:eastAsia="ru-RU"/>
          </w:rPr>
          <w:t>АО «Полюс Логистика»</w:t>
        </w:r>
      </w:ins>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691"/>
        <w:gridCol w:w="7485"/>
      </w:tblGrid>
      <w:tr w:rsidR="009E2974" w:rsidRPr="00F94454" w14:paraId="2C606912" w14:textId="77777777" w:rsidTr="003E64C6">
        <w:trPr>
          <w:cantSplit/>
          <w:trHeight w:val="397"/>
          <w:tblHeader/>
          <w:ins w:id="1503" w:author="Чернова Анастасия Викторовна" w:date="2021-03-22T15:03:00Z"/>
        </w:trPr>
        <w:tc>
          <w:tcPr>
            <w:tcW w:w="1322" w:type="pct"/>
            <w:shd w:val="clear" w:color="auto" w:fill="FFC000"/>
            <w:vAlign w:val="center"/>
          </w:tcPr>
          <w:p w14:paraId="2402AC4F" w14:textId="77777777" w:rsidR="009E2974" w:rsidRPr="00F94454" w:rsidRDefault="009E2974" w:rsidP="003E64C6">
            <w:pPr>
              <w:jc w:val="center"/>
              <w:rPr>
                <w:ins w:id="1504" w:author="Чернова Анастасия Викторовна" w:date="2021-03-22T15:03:00Z"/>
                <w:rFonts w:ascii="Arial" w:hAnsi="Arial" w:cs="Arial"/>
                <w:b/>
                <w:sz w:val="20"/>
              </w:rPr>
            </w:pPr>
            <w:ins w:id="1505" w:author="Чернова Анастасия Викторовна" w:date="2021-03-22T15:03:00Z">
              <w:r w:rsidRPr="00DE31B7">
                <w:rPr>
                  <w:rFonts w:ascii="Arial" w:hAnsi="Arial" w:cs="Arial"/>
                  <w:b/>
                  <w:sz w:val="20"/>
                  <w:szCs w:val="20"/>
                  <w:lang w:eastAsia="ru-RU"/>
                </w:rPr>
                <w:t>Код деблокирования</w:t>
              </w:r>
            </w:ins>
          </w:p>
        </w:tc>
        <w:tc>
          <w:tcPr>
            <w:tcW w:w="3678" w:type="pct"/>
            <w:shd w:val="clear" w:color="auto" w:fill="FFC000"/>
            <w:vAlign w:val="center"/>
          </w:tcPr>
          <w:p w14:paraId="15991251" w14:textId="77777777" w:rsidR="009E2974" w:rsidRPr="00F94454" w:rsidRDefault="009E2974" w:rsidP="003E64C6">
            <w:pPr>
              <w:jc w:val="center"/>
              <w:rPr>
                <w:ins w:id="1506" w:author="Чернова Анастасия Викторовна" w:date="2021-03-22T15:03:00Z"/>
                <w:rFonts w:ascii="Arial" w:hAnsi="Arial" w:cs="Arial"/>
                <w:b/>
                <w:sz w:val="20"/>
              </w:rPr>
            </w:pPr>
            <w:ins w:id="1507" w:author="Чернова Анастасия Викторовна" w:date="2021-03-22T15:03:00Z">
              <w:r w:rsidRPr="00DE31B7">
                <w:rPr>
                  <w:rFonts w:ascii="Arial" w:hAnsi="Arial" w:cs="Arial"/>
                  <w:b/>
                  <w:sz w:val="20"/>
                  <w:szCs w:val="20"/>
                  <w:lang w:eastAsia="ru-RU"/>
                </w:rPr>
                <w:t>Название кода деблокирования</w:t>
              </w:r>
            </w:ins>
          </w:p>
        </w:tc>
      </w:tr>
      <w:tr w:rsidR="009E2974" w:rsidRPr="00F94454" w14:paraId="19A6BE37" w14:textId="77777777" w:rsidTr="003E64C6">
        <w:trPr>
          <w:cantSplit/>
          <w:ins w:id="1508" w:author="Чернова Анастасия Викторовна" w:date="2021-03-22T15:03:00Z"/>
        </w:trPr>
        <w:tc>
          <w:tcPr>
            <w:tcW w:w="1322" w:type="pct"/>
            <w:shd w:val="clear" w:color="auto" w:fill="auto"/>
          </w:tcPr>
          <w:p w14:paraId="09ABA17F" w14:textId="77777777" w:rsidR="009E2974" w:rsidRPr="002216ED" w:rsidRDefault="009E2974" w:rsidP="003E64C6">
            <w:pPr>
              <w:jc w:val="center"/>
              <w:rPr>
                <w:ins w:id="1509" w:author="Чернова Анастасия Викторовна" w:date="2021-03-22T15:03:00Z"/>
                <w:rFonts w:ascii="Arial" w:hAnsi="Arial" w:cs="Arial"/>
                <w:sz w:val="20"/>
              </w:rPr>
            </w:pPr>
            <w:ins w:id="1510" w:author="Чернова Анастасия Викторовна" w:date="2021-03-22T15:03:00Z">
              <w:r>
                <w:rPr>
                  <w:rFonts w:ascii="Arial" w:hAnsi="Arial" w:cs="Arial"/>
                  <w:sz w:val="20"/>
                </w:rPr>
                <w:t>ZK</w:t>
              </w:r>
            </w:ins>
          </w:p>
        </w:tc>
        <w:tc>
          <w:tcPr>
            <w:tcW w:w="3678" w:type="pct"/>
            <w:shd w:val="clear" w:color="auto" w:fill="auto"/>
          </w:tcPr>
          <w:p w14:paraId="185F4354" w14:textId="77777777" w:rsidR="009E2974" w:rsidRPr="004E3480" w:rsidRDefault="009E2974" w:rsidP="003E64C6">
            <w:pPr>
              <w:jc w:val="center"/>
              <w:rPr>
                <w:ins w:id="1511" w:author="Чернова Анастасия Викторовна" w:date="2021-03-22T15:03:00Z"/>
                <w:rFonts w:ascii="Arial" w:hAnsi="Arial" w:cs="Arial"/>
                <w:sz w:val="20"/>
              </w:rPr>
            </w:pPr>
            <w:ins w:id="1512" w:author="Чернова Анастасия Викторовна" w:date="2021-03-22T15:03:00Z">
              <w:r>
                <w:rPr>
                  <w:rFonts w:ascii="Arial" w:hAnsi="Arial" w:cs="Arial"/>
                  <w:sz w:val="20"/>
                </w:rPr>
                <w:t>Планировщик потребности (заявитель потребности)</w:t>
              </w:r>
            </w:ins>
          </w:p>
        </w:tc>
      </w:tr>
      <w:tr w:rsidR="009E2974" w:rsidRPr="00F94454" w14:paraId="23D0FFA4" w14:textId="77777777" w:rsidTr="003E64C6">
        <w:trPr>
          <w:cantSplit/>
          <w:ins w:id="1513" w:author="Чернова Анастасия Викторовна" w:date="2021-03-22T15:03:00Z"/>
        </w:trPr>
        <w:tc>
          <w:tcPr>
            <w:tcW w:w="1322" w:type="pct"/>
            <w:shd w:val="clear" w:color="auto" w:fill="auto"/>
          </w:tcPr>
          <w:p w14:paraId="2CDC0F82" w14:textId="266ADEB1" w:rsidR="009E2974" w:rsidRDefault="00932EC2" w:rsidP="003E64C6">
            <w:pPr>
              <w:jc w:val="center"/>
              <w:rPr>
                <w:ins w:id="1514" w:author="Чернова Анастасия Викторовна" w:date="2021-03-22T15:03:00Z"/>
                <w:rFonts w:ascii="Arial" w:hAnsi="Arial" w:cs="Arial"/>
                <w:sz w:val="20"/>
              </w:rPr>
            </w:pPr>
            <w:ins w:id="1515" w:author="Чернова Анастасия Викторовна" w:date="2021-03-22T15:11:00Z">
              <w:r w:rsidRPr="00932EC2">
                <w:rPr>
                  <w:rFonts w:ascii="Arial" w:hAnsi="Arial" w:cs="Arial"/>
                  <w:sz w:val="20"/>
                </w:rPr>
                <w:t>EA</w:t>
              </w:r>
            </w:ins>
          </w:p>
        </w:tc>
        <w:tc>
          <w:tcPr>
            <w:tcW w:w="3678" w:type="pct"/>
            <w:shd w:val="clear" w:color="auto" w:fill="auto"/>
          </w:tcPr>
          <w:p w14:paraId="114BCBAA" w14:textId="3F9C592A" w:rsidR="009E2974" w:rsidRDefault="00932EC2" w:rsidP="003E64C6">
            <w:pPr>
              <w:jc w:val="center"/>
              <w:rPr>
                <w:ins w:id="1516" w:author="Чернова Анастасия Викторовна" w:date="2021-03-22T15:03:00Z"/>
                <w:rFonts w:ascii="Arial" w:hAnsi="Arial" w:cs="Arial"/>
                <w:sz w:val="20"/>
              </w:rPr>
            </w:pPr>
            <w:ins w:id="1517" w:author="Чернова Анастасия Викторовна" w:date="2021-03-22T15:11:00Z">
              <w:r w:rsidRPr="00932EC2">
                <w:rPr>
                  <w:rFonts w:ascii="Arial" w:hAnsi="Arial" w:cs="Arial"/>
                  <w:sz w:val="20"/>
                </w:rPr>
                <w:t>Специалист АХ</w:t>
              </w:r>
              <w:r>
                <w:rPr>
                  <w:rFonts w:ascii="Arial" w:hAnsi="Arial" w:cs="Arial"/>
                  <w:sz w:val="20"/>
                </w:rPr>
                <w:t>О</w:t>
              </w:r>
            </w:ins>
          </w:p>
        </w:tc>
      </w:tr>
    </w:tbl>
    <w:p w14:paraId="3800014E" w14:textId="77777777" w:rsidR="009E2974" w:rsidRDefault="009E2974" w:rsidP="001221D9">
      <w:pPr>
        <w:spacing w:after="240" w:line="276" w:lineRule="auto"/>
        <w:ind w:firstLine="567"/>
        <w:rPr>
          <w:ins w:id="1518" w:author="Чернова Анастасия Викторовна" w:date="2021-03-22T15:03:00Z"/>
          <w:rFonts w:ascii="Arial" w:hAnsi="Arial" w:cs="Arial"/>
        </w:rPr>
      </w:pPr>
    </w:p>
    <w:p w14:paraId="17203B10" w14:textId="28EECE9F" w:rsidR="009E2974" w:rsidRPr="00EC590A" w:rsidRDefault="009E2974">
      <w:pPr>
        <w:spacing w:after="240" w:line="276" w:lineRule="auto"/>
        <w:rPr>
          <w:ins w:id="1519" w:author="Чернова Анастасия Викторовна" w:date="2021-03-22T15:03:00Z"/>
          <w:rFonts w:ascii="Arial" w:eastAsia="Calibri" w:hAnsi="Arial" w:cs="Arial"/>
          <w:b/>
          <w:sz w:val="22"/>
          <w:lang w:eastAsia="ru-RU"/>
        </w:rPr>
        <w:pPrChange w:id="1520" w:author="Чернова Анастасия Викторовна" w:date="2021-03-22T15:04:00Z">
          <w:pPr>
            <w:spacing w:after="240" w:line="276" w:lineRule="auto"/>
            <w:ind w:firstLine="567"/>
            <w:jc w:val="right"/>
          </w:pPr>
        </w:pPrChange>
      </w:pPr>
      <w:ins w:id="1521" w:author="Чернова Анастасия Викторовна" w:date="2021-03-22T15:03:00Z">
        <w:r>
          <w:rPr>
            <w:rFonts w:ascii="Arial" w:eastAsia="Calibri" w:hAnsi="Arial" w:cs="Arial"/>
            <w:b/>
            <w:sz w:val="22"/>
            <w:lang w:eastAsia="ru-RU"/>
          </w:rPr>
          <w:t xml:space="preserve">Таблица </w:t>
        </w:r>
      </w:ins>
      <w:ins w:id="1522" w:author="Чернова Анастасия Викторовна" w:date="2021-03-22T15:05:00Z">
        <w:r>
          <w:rPr>
            <w:rFonts w:ascii="Arial" w:eastAsia="Calibri" w:hAnsi="Arial" w:cs="Arial"/>
            <w:b/>
            <w:sz w:val="22"/>
            <w:lang w:eastAsia="ru-RU"/>
          </w:rPr>
          <w:t>61</w:t>
        </w:r>
      </w:ins>
      <w:ins w:id="1523" w:author="Чернова Анастасия Викторовна" w:date="2021-03-22T15:03:00Z">
        <w:r w:rsidRPr="00EC590A">
          <w:rPr>
            <w:rFonts w:ascii="Arial" w:eastAsia="Calibri" w:hAnsi="Arial" w:cs="Arial"/>
            <w:b/>
            <w:sz w:val="22"/>
            <w:lang w:eastAsia="ru-RU"/>
          </w:rPr>
          <w:t xml:space="preserve">. Коды деблокирования заявок на списание ZOD </w:t>
        </w:r>
        <w:proofErr w:type="spellStart"/>
        <w:r>
          <w:rPr>
            <w:rFonts w:ascii="Arial" w:eastAsia="Calibri" w:hAnsi="Arial" w:cs="Arial"/>
            <w:b/>
            <w:sz w:val="22"/>
            <w:lang w:eastAsia="ru-RU"/>
          </w:rPr>
          <w:t>ОТиПБ</w:t>
        </w:r>
        <w:proofErr w:type="spellEnd"/>
        <w:r>
          <w:rPr>
            <w:rFonts w:ascii="Arial" w:eastAsia="Calibri" w:hAnsi="Arial" w:cs="Arial"/>
            <w:b/>
            <w:sz w:val="22"/>
            <w:lang w:eastAsia="ru-RU"/>
          </w:rPr>
          <w:t xml:space="preserve"> </w:t>
        </w:r>
      </w:ins>
      <w:ins w:id="1524" w:author="Чернова Анастасия Викторовна" w:date="2021-03-22T15:04:00Z">
        <w:r>
          <w:rPr>
            <w:rFonts w:ascii="Arial" w:eastAsia="Calibri" w:hAnsi="Arial" w:cs="Arial"/>
            <w:b/>
            <w:sz w:val="22"/>
            <w:lang w:eastAsia="ru-RU"/>
          </w:rPr>
          <w:t>АО «Полюс логистика»</w:t>
        </w:r>
      </w:ins>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691"/>
        <w:gridCol w:w="7485"/>
      </w:tblGrid>
      <w:tr w:rsidR="009E2974" w:rsidRPr="00F94454" w14:paraId="1249A55A" w14:textId="77777777" w:rsidTr="003E64C6">
        <w:trPr>
          <w:cantSplit/>
          <w:trHeight w:val="397"/>
          <w:tblHeader/>
          <w:ins w:id="1525" w:author="Чернова Анастасия Викторовна" w:date="2021-03-22T15:03:00Z"/>
        </w:trPr>
        <w:tc>
          <w:tcPr>
            <w:tcW w:w="1322" w:type="pct"/>
            <w:shd w:val="clear" w:color="auto" w:fill="FFC000"/>
            <w:vAlign w:val="center"/>
          </w:tcPr>
          <w:p w14:paraId="4A86854A" w14:textId="77777777" w:rsidR="009E2974" w:rsidRPr="00F94454" w:rsidRDefault="009E2974" w:rsidP="003E64C6">
            <w:pPr>
              <w:jc w:val="center"/>
              <w:rPr>
                <w:ins w:id="1526" w:author="Чернова Анастасия Викторовна" w:date="2021-03-22T15:03:00Z"/>
                <w:rFonts w:ascii="Arial" w:hAnsi="Arial" w:cs="Arial"/>
                <w:b/>
                <w:sz w:val="20"/>
              </w:rPr>
            </w:pPr>
            <w:ins w:id="1527" w:author="Чернова Анастасия Викторовна" w:date="2021-03-22T15:03:00Z">
              <w:r w:rsidRPr="00DE31B7">
                <w:rPr>
                  <w:rFonts w:ascii="Arial" w:hAnsi="Arial" w:cs="Arial"/>
                  <w:b/>
                  <w:sz w:val="20"/>
                  <w:szCs w:val="20"/>
                  <w:lang w:eastAsia="ru-RU"/>
                </w:rPr>
                <w:t>Код деблокирования</w:t>
              </w:r>
            </w:ins>
          </w:p>
        </w:tc>
        <w:tc>
          <w:tcPr>
            <w:tcW w:w="3678" w:type="pct"/>
            <w:shd w:val="clear" w:color="auto" w:fill="FFC000"/>
            <w:vAlign w:val="center"/>
          </w:tcPr>
          <w:p w14:paraId="25B455BB" w14:textId="77777777" w:rsidR="009E2974" w:rsidRPr="00F94454" w:rsidRDefault="009E2974" w:rsidP="003E64C6">
            <w:pPr>
              <w:jc w:val="center"/>
              <w:rPr>
                <w:ins w:id="1528" w:author="Чернова Анастасия Викторовна" w:date="2021-03-22T15:03:00Z"/>
                <w:rFonts w:ascii="Arial" w:hAnsi="Arial" w:cs="Arial"/>
                <w:b/>
                <w:sz w:val="20"/>
              </w:rPr>
            </w:pPr>
            <w:ins w:id="1529" w:author="Чернова Анастасия Викторовна" w:date="2021-03-22T15:03:00Z">
              <w:r w:rsidRPr="00DE31B7">
                <w:rPr>
                  <w:rFonts w:ascii="Arial" w:hAnsi="Arial" w:cs="Arial"/>
                  <w:b/>
                  <w:sz w:val="20"/>
                  <w:szCs w:val="20"/>
                  <w:lang w:eastAsia="ru-RU"/>
                </w:rPr>
                <w:t>Название кода деблокирования</w:t>
              </w:r>
            </w:ins>
          </w:p>
        </w:tc>
      </w:tr>
      <w:tr w:rsidR="009E2974" w:rsidRPr="00F94454" w14:paraId="44500541" w14:textId="77777777" w:rsidTr="003E64C6">
        <w:trPr>
          <w:cantSplit/>
          <w:ins w:id="1530" w:author="Чернова Анастасия Викторовна" w:date="2021-03-22T15:03:00Z"/>
        </w:trPr>
        <w:tc>
          <w:tcPr>
            <w:tcW w:w="1322" w:type="pct"/>
            <w:shd w:val="clear" w:color="auto" w:fill="auto"/>
          </w:tcPr>
          <w:p w14:paraId="2E592CF0" w14:textId="77777777" w:rsidR="009E2974" w:rsidRPr="002216ED" w:rsidRDefault="009E2974" w:rsidP="003E64C6">
            <w:pPr>
              <w:jc w:val="center"/>
              <w:rPr>
                <w:ins w:id="1531" w:author="Чернова Анастасия Викторовна" w:date="2021-03-22T15:03:00Z"/>
                <w:rFonts w:ascii="Arial" w:hAnsi="Arial" w:cs="Arial"/>
                <w:sz w:val="20"/>
              </w:rPr>
            </w:pPr>
            <w:ins w:id="1532" w:author="Чернова Анастасия Викторовна" w:date="2021-03-22T15:03:00Z">
              <w:r>
                <w:rPr>
                  <w:rFonts w:ascii="Arial" w:hAnsi="Arial" w:cs="Arial"/>
                  <w:sz w:val="20"/>
                </w:rPr>
                <w:t>ZK</w:t>
              </w:r>
            </w:ins>
          </w:p>
        </w:tc>
        <w:tc>
          <w:tcPr>
            <w:tcW w:w="3678" w:type="pct"/>
            <w:shd w:val="clear" w:color="auto" w:fill="auto"/>
          </w:tcPr>
          <w:p w14:paraId="2E1DB25A" w14:textId="77777777" w:rsidR="009E2974" w:rsidRPr="004E3480" w:rsidRDefault="009E2974" w:rsidP="003E64C6">
            <w:pPr>
              <w:jc w:val="center"/>
              <w:rPr>
                <w:ins w:id="1533" w:author="Чернова Анастасия Викторовна" w:date="2021-03-22T15:03:00Z"/>
                <w:rFonts w:ascii="Arial" w:hAnsi="Arial" w:cs="Arial"/>
                <w:sz w:val="20"/>
              </w:rPr>
            </w:pPr>
            <w:ins w:id="1534" w:author="Чернова Анастасия Викторовна" w:date="2021-03-22T15:03:00Z">
              <w:r>
                <w:rPr>
                  <w:rFonts w:ascii="Arial" w:hAnsi="Arial" w:cs="Arial"/>
                  <w:sz w:val="20"/>
                </w:rPr>
                <w:t>Планировщик потребности (заявитель потребности)</w:t>
              </w:r>
            </w:ins>
          </w:p>
        </w:tc>
      </w:tr>
      <w:tr w:rsidR="009E2974" w:rsidRPr="00F94454" w14:paraId="58DB030D" w14:textId="77777777" w:rsidTr="003E64C6">
        <w:trPr>
          <w:cantSplit/>
          <w:ins w:id="1535" w:author="Чернова Анастасия Викторовна" w:date="2021-03-22T15:03:00Z"/>
        </w:trPr>
        <w:tc>
          <w:tcPr>
            <w:tcW w:w="1322" w:type="pct"/>
            <w:shd w:val="clear" w:color="auto" w:fill="auto"/>
          </w:tcPr>
          <w:p w14:paraId="4CE6714B" w14:textId="3A1EDF51" w:rsidR="009E2974" w:rsidRDefault="00E97A1E" w:rsidP="003E64C6">
            <w:pPr>
              <w:jc w:val="center"/>
              <w:rPr>
                <w:ins w:id="1536" w:author="Чернова Анастасия Викторовна" w:date="2021-03-22T15:03:00Z"/>
                <w:rFonts w:ascii="Arial" w:hAnsi="Arial" w:cs="Arial"/>
                <w:sz w:val="20"/>
              </w:rPr>
            </w:pPr>
            <w:ins w:id="1537" w:author="Чернова Анастасия Викторовна" w:date="2021-03-22T15:11:00Z">
              <w:r w:rsidRPr="00E97A1E">
                <w:rPr>
                  <w:rFonts w:ascii="Arial" w:hAnsi="Arial" w:cs="Arial"/>
                  <w:sz w:val="20"/>
                </w:rPr>
                <w:t>EO</w:t>
              </w:r>
            </w:ins>
          </w:p>
        </w:tc>
        <w:tc>
          <w:tcPr>
            <w:tcW w:w="3678" w:type="pct"/>
            <w:shd w:val="clear" w:color="auto" w:fill="auto"/>
          </w:tcPr>
          <w:p w14:paraId="3F952C8D" w14:textId="7F230FCF" w:rsidR="009E2974" w:rsidRDefault="00E97A1E" w:rsidP="003E64C6">
            <w:pPr>
              <w:jc w:val="center"/>
              <w:rPr>
                <w:ins w:id="1538" w:author="Чернова Анастасия Викторовна" w:date="2021-03-22T15:03:00Z"/>
                <w:rFonts w:ascii="Arial" w:hAnsi="Arial" w:cs="Arial"/>
                <w:sz w:val="20"/>
              </w:rPr>
            </w:pPr>
            <w:ins w:id="1539" w:author="Чернова Анастасия Викторовна" w:date="2021-03-22T15:11:00Z">
              <w:r w:rsidRPr="00E97A1E">
                <w:rPr>
                  <w:rFonts w:ascii="Arial" w:hAnsi="Arial" w:cs="Arial"/>
                  <w:sz w:val="20"/>
                </w:rPr>
                <w:t xml:space="preserve">Специалист </w:t>
              </w:r>
              <w:proofErr w:type="spellStart"/>
              <w:r w:rsidRPr="00E97A1E">
                <w:rPr>
                  <w:rFonts w:ascii="Arial" w:hAnsi="Arial" w:cs="Arial"/>
                  <w:sz w:val="20"/>
                </w:rPr>
                <w:t>ОТиПБ</w:t>
              </w:r>
            </w:ins>
            <w:proofErr w:type="spellEnd"/>
          </w:p>
        </w:tc>
      </w:tr>
    </w:tbl>
    <w:p w14:paraId="1C6D79CD" w14:textId="77777777" w:rsidR="009E2974" w:rsidRPr="001710ED" w:rsidRDefault="009E2974" w:rsidP="001221D9">
      <w:pPr>
        <w:spacing w:after="240" w:line="276" w:lineRule="auto"/>
        <w:ind w:firstLine="567"/>
        <w:rPr>
          <w:rFonts w:ascii="Arial" w:hAnsi="Arial" w:cs="Arial"/>
        </w:rPr>
      </w:pPr>
    </w:p>
    <w:p w14:paraId="3C7D85C5" w14:textId="77777777" w:rsidR="001221D9" w:rsidRPr="003C4C34" w:rsidRDefault="001221D9" w:rsidP="001221D9">
      <w:pPr>
        <w:pStyle w:val="4"/>
        <w:rPr>
          <w:b/>
          <w:i w:val="0"/>
          <w:sz w:val="24"/>
          <w:szCs w:val="24"/>
        </w:rPr>
      </w:pPr>
      <w:r>
        <w:rPr>
          <w:rFonts w:eastAsiaTheme="majorEastAsia" w:cstheme="majorBidi"/>
          <w:b/>
          <w:i w:val="0"/>
          <w:caps w:val="0"/>
          <w:sz w:val="24"/>
          <w:szCs w:val="24"/>
        </w:rPr>
        <w:t>Деблокирование документа Заявка на закупку МТР</w:t>
      </w:r>
    </w:p>
    <w:p w14:paraId="3681A17F" w14:textId="79443594" w:rsidR="001221D9" w:rsidRPr="00925F2C" w:rsidRDefault="001221D9" w:rsidP="001221D9">
      <w:pPr>
        <w:pStyle w:val="a8"/>
        <w:jc w:val="right"/>
        <w:rPr>
          <w:rFonts w:ascii="Arial" w:hAnsi="Arial" w:cs="Arial"/>
          <w:b/>
          <w:sz w:val="22"/>
          <w:szCs w:val="22"/>
        </w:rPr>
      </w:pPr>
      <w:r w:rsidRPr="00925F2C">
        <w:rPr>
          <w:rFonts w:ascii="Arial" w:hAnsi="Arial" w:cs="Arial"/>
          <w:b/>
          <w:sz w:val="22"/>
          <w:szCs w:val="22"/>
        </w:rPr>
        <w:t xml:space="preserve">Таблица </w:t>
      </w:r>
      <w:del w:id="1540" w:author="Чернова Анастасия Викторовна" w:date="2021-03-22T15:05:00Z">
        <w:r w:rsidRPr="00925F2C" w:rsidDel="009E2974">
          <w:rPr>
            <w:rFonts w:ascii="Arial" w:hAnsi="Arial" w:cs="Arial"/>
            <w:b/>
            <w:sz w:val="22"/>
            <w:szCs w:val="22"/>
          </w:rPr>
          <w:fldChar w:fldCharType="begin"/>
        </w:r>
        <w:r w:rsidRPr="00925F2C" w:rsidDel="009E2974">
          <w:rPr>
            <w:rFonts w:ascii="Arial" w:hAnsi="Arial" w:cs="Arial"/>
            <w:b/>
            <w:sz w:val="22"/>
            <w:szCs w:val="22"/>
          </w:rPr>
          <w:delInstrText xml:space="preserve"> SEQ Таблица \* ARABIC </w:delInstrText>
        </w:r>
        <w:r w:rsidRPr="00925F2C" w:rsidDel="009E2974">
          <w:rPr>
            <w:rFonts w:ascii="Arial" w:hAnsi="Arial" w:cs="Arial"/>
            <w:b/>
            <w:sz w:val="22"/>
            <w:szCs w:val="22"/>
          </w:rPr>
          <w:fldChar w:fldCharType="separate"/>
        </w:r>
        <w:r w:rsidR="00941B9E" w:rsidDel="009E2974">
          <w:rPr>
            <w:rFonts w:ascii="Arial" w:hAnsi="Arial" w:cs="Arial"/>
            <w:b/>
            <w:noProof/>
            <w:sz w:val="22"/>
            <w:szCs w:val="22"/>
          </w:rPr>
          <w:delText>59</w:delText>
        </w:r>
        <w:r w:rsidRPr="00925F2C" w:rsidDel="009E2974">
          <w:rPr>
            <w:rFonts w:ascii="Arial" w:hAnsi="Arial" w:cs="Arial"/>
            <w:b/>
            <w:sz w:val="22"/>
            <w:szCs w:val="22"/>
          </w:rPr>
          <w:fldChar w:fldCharType="end"/>
        </w:r>
      </w:del>
      <w:ins w:id="1541" w:author="Чернова Анастасия Викторовна" w:date="2021-03-22T15:05:00Z">
        <w:r w:rsidR="009E2974">
          <w:rPr>
            <w:rFonts w:ascii="Arial" w:hAnsi="Arial" w:cs="Arial"/>
            <w:b/>
            <w:sz w:val="22"/>
            <w:szCs w:val="22"/>
          </w:rPr>
          <w:t>62</w:t>
        </w:r>
      </w:ins>
      <w:r>
        <w:rPr>
          <w:rFonts w:ascii="Arial" w:hAnsi="Arial" w:cs="Arial"/>
          <w:b/>
          <w:sz w:val="22"/>
          <w:szCs w:val="22"/>
        </w:rPr>
        <w:t>. Коды деблокирования заявок на закупку NB, ZNB</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691"/>
        <w:gridCol w:w="7485"/>
      </w:tblGrid>
      <w:tr w:rsidR="001221D9" w:rsidRPr="00F94454" w14:paraId="6DEC9547" w14:textId="77777777" w:rsidTr="004F6A08">
        <w:trPr>
          <w:cantSplit/>
          <w:trHeight w:val="397"/>
          <w:tblHeader/>
        </w:trPr>
        <w:tc>
          <w:tcPr>
            <w:tcW w:w="1322" w:type="pct"/>
            <w:shd w:val="clear" w:color="auto" w:fill="FFC000"/>
            <w:vAlign w:val="center"/>
          </w:tcPr>
          <w:p w14:paraId="261D5131" w14:textId="77777777" w:rsidR="001221D9" w:rsidRPr="00F94454" w:rsidRDefault="001221D9" w:rsidP="004F6A08">
            <w:pPr>
              <w:jc w:val="center"/>
              <w:rPr>
                <w:rFonts w:ascii="Arial" w:hAnsi="Arial" w:cs="Arial"/>
                <w:b/>
                <w:sz w:val="20"/>
              </w:rPr>
            </w:pPr>
            <w:r w:rsidRPr="00DE31B7">
              <w:rPr>
                <w:rFonts w:ascii="Arial" w:hAnsi="Arial" w:cs="Arial"/>
                <w:b/>
                <w:sz w:val="20"/>
                <w:szCs w:val="20"/>
                <w:lang w:eastAsia="ru-RU"/>
              </w:rPr>
              <w:t>Код деблокирования</w:t>
            </w:r>
          </w:p>
        </w:tc>
        <w:tc>
          <w:tcPr>
            <w:tcW w:w="3678" w:type="pct"/>
            <w:shd w:val="clear" w:color="auto" w:fill="FFC000"/>
            <w:vAlign w:val="center"/>
          </w:tcPr>
          <w:p w14:paraId="4DC0864A" w14:textId="77777777" w:rsidR="001221D9" w:rsidRPr="00F94454" w:rsidRDefault="001221D9" w:rsidP="004F6A08">
            <w:pPr>
              <w:jc w:val="center"/>
              <w:rPr>
                <w:rFonts w:ascii="Arial" w:hAnsi="Arial" w:cs="Arial"/>
                <w:b/>
                <w:sz w:val="20"/>
              </w:rPr>
            </w:pPr>
            <w:r w:rsidRPr="00DE31B7">
              <w:rPr>
                <w:rFonts w:ascii="Arial" w:hAnsi="Arial" w:cs="Arial"/>
                <w:b/>
                <w:sz w:val="20"/>
                <w:szCs w:val="20"/>
                <w:lang w:eastAsia="ru-RU"/>
              </w:rPr>
              <w:t>Название кода деблокирования</w:t>
            </w:r>
          </w:p>
        </w:tc>
      </w:tr>
      <w:tr w:rsidR="001221D9" w:rsidRPr="00F94454" w14:paraId="36B863AA" w14:textId="77777777" w:rsidTr="004F6A08">
        <w:trPr>
          <w:cantSplit/>
        </w:trPr>
        <w:tc>
          <w:tcPr>
            <w:tcW w:w="1322" w:type="pct"/>
            <w:shd w:val="clear" w:color="auto" w:fill="auto"/>
          </w:tcPr>
          <w:p w14:paraId="2827C12D" w14:textId="77777777" w:rsidR="001221D9" w:rsidRPr="002216ED" w:rsidRDefault="00692C26" w:rsidP="004F6A08">
            <w:pPr>
              <w:jc w:val="center"/>
              <w:rPr>
                <w:rFonts w:ascii="Arial" w:hAnsi="Arial" w:cs="Arial"/>
                <w:sz w:val="20"/>
              </w:rPr>
            </w:pPr>
            <w:r>
              <w:rPr>
                <w:rFonts w:ascii="Arial" w:hAnsi="Arial" w:cs="Arial"/>
                <w:sz w:val="20"/>
              </w:rPr>
              <w:t>SK</w:t>
            </w:r>
          </w:p>
        </w:tc>
        <w:tc>
          <w:tcPr>
            <w:tcW w:w="3678" w:type="pct"/>
            <w:shd w:val="clear" w:color="auto" w:fill="auto"/>
          </w:tcPr>
          <w:p w14:paraId="182AA2E8" w14:textId="77777777" w:rsidR="001221D9" w:rsidRPr="004E3480" w:rsidRDefault="001221D9" w:rsidP="001221D9">
            <w:pPr>
              <w:tabs>
                <w:tab w:val="center" w:pos="3634"/>
                <w:tab w:val="left" w:pos="6158"/>
              </w:tabs>
              <w:jc w:val="left"/>
              <w:rPr>
                <w:rFonts w:ascii="Arial" w:hAnsi="Arial" w:cs="Arial"/>
                <w:sz w:val="20"/>
              </w:rPr>
            </w:pPr>
            <w:r>
              <w:rPr>
                <w:rFonts w:ascii="Arial" w:hAnsi="Arial" w:cs="Arial"/>
                <w:sz w:val="20"/>
              </w:rPr>
              <w:tab/>
              <w:t>Сток-контролёр</w:t>
            </w:r>
          </w:p>
        </w:tc>
      </w:tr>
      <w:tr w:rsidR="001221D9" w:rsidRPr="00F94454" w14:paraId="76CB44D9" w14:textId="77777777" w:rsidTr="004F6A08">
        <w:trPr>
          <w:cantSplit/>
        </w:trPr>
        <w:tc>
          <w:tcPr>
            <w:tcW w:w="1322" w:type="pct"/>
            <w:shd w:val="clear" w:color="auto" w:fill="auto"/>
          </w:tcPr>
          <w:p w14:paraId="5AD4523D" w14:textId="77777777" w:rsidR="001221D9" w:rsidRDefault="001221D9" w:rsidP="004F6A08">
            <w:pPr>
              <w:jc w:val="center"/>
              <w:rPr>
                <w:rFonts w:ascii="Arial" w:hAnsi="Arial" w:cs="Arial"/>
                <w:sz w:val="20"/>
              </w:rPr>
            </w:pPr>
            <w:r>
              <w:rPr>
                <w:rFonts w:ascii="Arial" w:hAnsi="Arial" w:cs="Arial"/>
                <w:sz w:val="20"/>
              </w:rPr>
              <w:t>PU</w:t>
            </w:r>
          </w:p>
        </w:tc>
        <w:tc>
          <w:tcPr>
            <w:tcW w:w="3678" w:type="pct"/>
            <w:shd w:val="clear" w:color="auto" w:fill="auto"/>
          </w:tcPr>
          <w:p w14:paraId="1E63D411" w14:textId="77777777" w:rsidR="001221D9" w:rsidRDefault="001221D9" w:rsidP="004F6A08">
            <w:pPr>
              <w:jc w:val="center"/>
              <w:rPr>
                <w:rFonts w:ascii="Arial" w:hAnsi="Arial" w:cs="Arial"/>
                <w:sz w:val="20"/>
              </w:rPr>
            </w:pPr>
            <w:r>
              <w:rPr>
                <w:rFonts w:ascii="Arial" w:hAnsi="Arial" w:cs="Arial"/>
                <w:sz w:val="20"/>
              </w:rPr>
              <w:t>Закупщик</w:t>
            </w:r>
          </w:p>
        </w:tc>
      </w:tr>
    </w:tbl>
    <w:p w14:paraId="6F1D2D45" w14:textId="77A9AA70" w:rsidR="00651A9D" w:rsidRPr="00925F2C" w:rsidRDefault="00651A9D" w:rsidP="00651A9D">
      <w:pPr>
        <w:pStyle w:val="a8"/>
        <w:jc w:val="right"/>
        <w:rPr>
          <w:rFonts w:ascii="Arial" w:hAnsi="Arial" w:cs="Arial"/>
          <w:b/>
          <w:sz w:val="22"/>
          <w:szCs w:val="22"/>
        </w:rPr>
      </w:pPr>
      <w:r w:rsidRPr="00925F2C">
        <w:rPr>
          <w:rFonts w:ascii="Arial" w:hAnsi="Arial" w:cs="Arial"/>
          <w:b/>
          <w:sz w:val="22"/>
          <w:szCs w:val="22"/>
        </w:rPr>
        <w:t xml:space="preserve">Таблица </w:t>
      </w:r>
      <w:del w:id="1542" w:author="Чернова Анастасия Викторовна" w:date="2021-03-22T15:05:00Z">
        <w:r w:rsidRPr="00925F2C" w:rsidDel="009E2974">
          <w:rPr>
            <w:rFonts w:ascii="Arial" w:hAnsi="Arial" w:cs="Arial"/>
            <w:b/>
            <w:sz w:val="22"/>
            <w:szCs w:val="22"/>
          </w:rPr>
          <w:fldChar w:fldCharType="begin"/>
        </w:r>
        <w:r w:rsidRPr="00925F2C" w:rsidDel="009E2974">
          <w:rPr>
            <w:rFonts w:ascii="Arial" w:hAnsi="Arial" w:cs="Arial"/>
            <w:b/>
            <w:sz w:val="22"/>
            <w:szCs w:val="22"/>
          </w:rPr>
          <w:delInstrText xml:space="preserve"> SEQ Таблица \* ARABIC </w:delInstrText>
        </w:r>
        <w:r w:rsidRPr="00925F2C" w:rsidDel="009E2974">
          <w:rPr>
            <w:rFonts w:ascii="Arial" w:hAnsi="Arial" w:cs="Arial"/>
            <w:b/>
            <w:sz w:val="22"/>
            <w:szCs w:val="22"/>
          </w:rPr>
          <w:fldChar w:fldCharType="separate"/>
        </w:r>
        <w:r w:rsidR="00941B9E" w:rsidDel="009E2974">
          <w:rPr>
            <w:rFonts w:ascii="Arial" w:hAnsi="Arial" w:cs="Arial"/>
            <w:b/>
            <w:noProof/>
            <w:sz w:val="22"/>
            <w:szCs w:val="22"/>
          </w:rPr>
          <w:delText>60</w:delText>
        </w:r>
        <w:r w:rsidRPr="00925F2C" w:rsidDel="009E2974">
          <w:rPr>
            <w:rFonts w:ascii="Arial" w:hAnsi="Arial" w:cs="Arial"/>
            <w:b/>
            <w:sz w:val="22"/>
            <w:szCs w:val="22"/>
          </w:rPr>
          <w:fldChar w:fldCharType="end"/>
        </w:r>
      </w:del>
      <w:ins w:id="1543" w:author="Чернова Анастасия Викторовна" w:date="2021-03-22T15:05:00Z">
        <w:r w:rsidR="009E2974">
          <w:rPr>
            <w:rFonts w:ascii="Arial" w:hAnsi="Arial" w:cs="Arial"/>
            <w:b/>
            <w:sz w:val="22"/>
            <w:szCs w:val="22"/>
          </w:rPr>
          <w:t>63</w:t>
        </w:r>
      </w:ins>
      <w:r>
        <w:rPr>
          <w:rFonts w:ascii="Arial" w:hAnsi="Arial" w:cs="Arial"/>
          <w:b/>
          <w:sz w:val="22"/>
          <w:szCs w:val="22"/>
        </w:rPr>
        <w:t>. Коды деблокирования заявок на закупку по рамочному договору с квартальной спецификацией NB</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691"/>
        <w:gridCol w:w="7485"/>
      </w:tblGrid>
      <w:tr w:rsidR="00651A9D" w:rsidRPr="00F94454" w14:paraId="1B7BE499" w14:textId="77777777" w:rsidTr="0076111C">
        <w:trPr>
          <w:cantSplit/>
          <w:trHeight w:val="397"/>
          <w:tblHeader/>
        </w:trPr>
        <w:tc>
          <w:tcPr>
            <w:tcW w:w="1322" w:type="pct"/>
            <w:shd w:val="clear" w:color="auto" w:fill="FFC000"/>
            <w:vAlign w:val="center"/>
          </w:tcPr>
          <w:p w14:paraId="4D5E9465" w14:textId="77777777" w:rsidR="00651A9D" w:rsidRPr="00F94454" w:rsidRDefault="00651A9D" w:rsidP="0076111C">
            <w:pPr>
              <w:jc w:val="center"/>
              <w:rPr>
                <w:rFonts w:ascii="Arial" w:hAnsi="Arial" w:cs="Arial"/>
                <w:b/>
                <w:sz w:val="20"/>
              </w:rPr>
            </w:pPr>
            <w:r w:rsidRPr="00DE31B7">
              <w:rPr>
                <w:rFonts w:ascii="Arial" w:hAnsi="Arial" w:cs="Arial"/>
                <w:b/>
                <w:sz w:val="20"/>
                <w:szCs w:val="20"/>
                <w:lang w:eastAsia="ru-RU"/>
              </w:rPr>
              <w:t>Код деблокирования</w:t>
            </w:r>
          </w:p>
        </w:tc>
        <w:tc>
          <w:tcPr>
            <w:tcW w:w="3678" w:type="pct"/>
            <w:shd w:val="clear" w:color="auto" w:fill="FFC000"/>
            <w:vAlign w:val="center"/>
          </w:tcPr>
          <w:p w14:paraId="406FC8EC" w14:textId="77777777" w:rsidR="00651A9D" w:rsidRPr="00F94454" w:rsidRDefault="00651A9D" w:rsidP="0076111C">
            <w:pPr>
              <w:jc w:val="center"/>
              <w:rPr>
                <w:rFonts w:ascii="Arial" w:hAnsi="Arial" w:cs="Arial"/>
                <w:b/>
                <w:sz w:val="20"/>
              </w:rPr>
            </w:pPr>
            <w:r w:rsidRPr="00DE31B7">
              <w:rPr>
                <w:rFonts w:ascii="Arial" w:hAnsi="Arial" w:cs="Arial"/>
                <w:b/>
                <w:sz w:val="20"/>
                <w:szCs w:val="20"/>
                <w:lang w:eastAsia="ru-RU"/>
              </w:rPr>
              <w:t>Название кода деблокирования</w:t>
            </w:r>
          </w:p>
        </w:tc>
      </w:tr>
      <w:tr w:rsidR="00651A9D" w:rsidRPr="00F94454" w14:paraId="2D656F0F" w14:textId="77777777" w:rsidTr="0076111C">
        <w:trPr>
          <w:cantSplit/>
        </w:trPr>
        <w:tc>
          <w:tcPr>
            <w:tcW w:w="1322" w:type="pct"/>
            <w:shd w:val="clear" w:color="auto" w:fill="auto"/>
          </w:tcPr>
          <w:p w14:paraId="7AFD7368" w14:textId="77777777" w:rsidR="00651A9D" w:rsidRPr="002216ED" w:rsidRDefault="00651A9D" w:rsidP="0076111C">
            <w:pPr>
              <w:jc w:val="center"/>
              <w:rPr>
                <w:rFonts w:ascii="Arial" w:hAnsi="Arial" w:cs="Arial"/>
                <w:sz w:val="20"/>
              </w:rPr>
            </w:pPr>
            <w:r>
              <w:rPr>
                <w:rFonts w:ascii="Arial" w:hAnsi="Arial" w:cs="Arial"/>
                <w:sz w:val="20"/>
              </w:rPr>
              <w:t>SK</w:t>
            </w:r>
          </w:p>
        </w:tc>
        <w:tc>
          <w:tcPr>
            <w:tcW w:w="3678" w:type="pct"/>
            <w:shd w:val="clear" w:color="auto" w:fill="auto"/>
          </w:tcPr>
          <w:p w14:paraId="684154F7" w14:textId="77777777" w:rsidR="00651A9D" w:rsidRPr="004E3480" w:rsidRDefault="00651A9D" w:rsidP="0076111C">
            <w:pPr>
              <w:tabs>
                <w:tab w:val="center" w:pos="3634"/>
                <w:tab w:val="left" w:pos="6158"/>
              </w:tabs>
              <w:jc w:val="left"/>
              <w:rPr>
                <w:rFonts w:ascii="Arial" w:hAnsi="Arial" w:cs="Arial"/>
                <w:sz w:val="20"/>
              </w:rPr>
            </w:pPr>
            <w:r>
              <w:rPr>
                <w:rFonts w:ascii="Arial" w:hAnsi="Arial" w:cs="Arial"/>
                <w:sz w:val="20"/>
              </w:rPr>
              <w:tab/>
              <w:t>Сток-контролёр (квартал)</w:t>
            </w:r>
          </w:p>
        </w:tc>
      </w:tr>
      <w:tr w:rsidR="00651A9D" w:rsidRPr="00F94454" w14:paraId="026097F4" w14:textId="77777777" w:rsidTr="0076111C">
        <w:trPr>
          <w:cantSplit/>
        </w:trPr>
        <w:tc>
          <w:tcPr>
            <w:tcW w:w="1322" w:type="pct"/>
            <w:shd w:val="clear" w:color="auto" w:fill="auto"/>
          </w:tcPr>
          <w:p w14:paraId="2762586F" w14:textId="77777777" w:rsidR="00651A9D" w:rsidRDefault="00651A9D" w:rsidP="0076111C">
            <w:pPr>
              <w:jc w:val="center"/>
              <w:rPr>
                <w:rFonts w:ascii="Arial" w:hAnsi="Arial" w:cs="Arial"/>
                <w:sz w:val="20"/>
              </w:rPr>
            </w:pPr>
            <w:r>
              <w:rPr>
                <w:rFonts w:ascii="Arial" w:hAnsi="Arial" w:cs="Arial"/>
                <w:sz w:val="20"/>
              </w:rPr>
              <w:t>PU</w:t>
            </w:r>
          </w:p>
        </w:tc>
        <w:tc>
          <w:tcPr>
            <w:tcW w:w="3678" w:type="pct"/>
            <w:shd w:val="clear" w:color="auto" w:fill="auto"/>
          </w:tcPr>
          <w:p w14:paraId="02E766D4" w14:textId="77777777" w:rsidR="00651A9D" w:rsidRDefault="00651A9D" w:rsidP="0076111C">
            <w:pPr>
              <w:jc w:val="center"/>
              <w:rPr>
                <w:rFonts w:ascii="Arial" w:hAnsi="Arial" w:cs="Arial"/>
                <w:sz w:val="20"/>
              </w:rPr>
            </w:pPr>
            <w:r>
              <w:rPr>
                <w:rFonts w:ascii="Arial" w:hAnsi="Arial" w:cs="Arial"/>
                <w:sz w:val="20"/>
              </w:rPr>
              <w:t>Закупщик</w:t>
            </w:r>
          </w:p>
        </w:tc>
      </w:tr>
      <w:tr w:rsidR="00651A9D" w:rsidRPr="00F94454" w14:paraId="10E3959A" w14:textId="77777777" w:rsidTr="0076111C">
        <w:trPr>
          <w:cantSplit/>
        </w:trPr>
        <w:tc>
          <w:tcPr>
            <w:tcW w:w="1322" w:type="pct"/>
            <w:shd w:val="clear" w:color="auto" w:fill="auto"/>
          </w:tcPr>
          <w:p w14:paraId="4EB22350" w14:textId="77777777" w:rsidR="00651A9D" w:rsidRDefault="00651A9D" w:rsidP="0076111C">
            <w:pPr>
              <w:jc w:val="center"/>
              <w:rPr>
                <w:rFonts w:ascii="Arial" w:hAnsi="Arial" w:cs="Arial"/>
                <w:sz w:val="20"/>
              </w:rPr>
            </w:pPr>
            <w:r>
              <w:rPr>
                <w:rFonts w:ascii="Arial" w:hAnsi="Arial" w:cs="Arial"/>
                <w:sz w:val="20"/>
              </w:rPr>
              <w:t>SS</w:t>
            </w:r>
          </w:p>
        </w:tc>
        <w:tc>
          <w:tcPr>
            <w:tcW w:w="3678" w:type="pct"/>
            <w:shd w:val="clear" w:color="auto" w:fill="auto"/>
          </w:tcPr>
          <w:p w14:paraId="2301A354" w14:textId="77777777" w:rsidR="00651A9D" w:rsidRDefault="00651A9D" w:rsidP="0076111C">
            <w:pPr>
              <w:jc w:val="center"/>
              <w:rPr>
                <w:rFonts w:ascii="Arial" w:hAnsi="Arial" w:cs="Arial"/>
                <w:sz w:val="20"/>
              </w:rPr>
            </w:pPr>
            <w:r>
              <w:rPr>
                <w:rFonts w:ascii="Arial" w:hAnsi="Arial" w:cs="Arial"/>
                <w:sz w:val="20"/>
              </w:rPr>
              <w:t>Квартальная спецификация*</w:t>
            </w:r>
          </w:p>
        </w:tc>
      </w:tr>
      <w:tr w:rsidR="00651A9D" w:rsidRPr="00F94454" w14:paraId="2BB95853" w14:textId="77777777" w:rsidTr="0076111C">
        <w:trPr>
          <w:cantSplit/>
        </w:trPr>
        <w:tc>
          <w:tcPr>
            <w:tcW w:w="1322" w:type="pct"/>
            <w:shd w:val="clear" w:color="auto" w:fill="auto"/>
          </w:tcPr>
          <w:p w14:paraId="05EEDE62" w14:textId="77777777" w:rsidR="00651A9D" w:rsidRDefault="00651A9D" w:rsidP="0076111C">
            <w:pPr>
              <w:jc w:val="center"/>
              <w:rPr>
                <w:rFonts w:ascii="Arial" w:hAnsi="Arial" w:cs="Arial"/>
                <w:sz w:val="20"/>
              </w:rPr>
            </w:pPr>
            <w:r>
              <w:rPr>
                <w:rFonts w:ascii="Arial" w:hAnsi="Arial" w:cs="Arial"/>
                <w:sz w:val="20"/>
              </w:rPr>
              <w:t>SM</w:t>
            </w:r>
          </w:p>
        </w:tc>
        <w:tc>
          <w:tcPr>
            <w:tcW w:w="3678" w:type="pct"/>
            <w:shd w:val="clear" w:color="auto" w:fill="auto"/>
          </w:tcPr>
          <w:p w14:paraId="37D61A3D" w14:textId="77777777" w:rsidR="00651A9D" w:rsidRDefault="00651A9D" w:rsidP="0076111C">
            <w:pPr>
              <w:jc w:val="center"/>
              <w:rPr>
                <w:rFonts w:ascii="Arial" w:hAnsi="Arial" w:cs="Arial"/>
                <w:sz w:val="20"/>
              </w:rPr>
            </w:pPr>
            <w:r>
              <w:rPr>
                <w:rFonts w:ascii="Arial" w:hAnsi="Arial" w:cs="Arial"/>
                <w:sz w:val="20"/>
              </w:rPr>
              <w:t>Сток-контролёр (месяц)</w:t>
            </w:r>
          </w:p>
        </w:tc>
      </w:tr>
      <w:tr w:rsidR="00651A9D" w:rsidRPr="00F94454" w14:paraId="4E196B87" w14:textId="77777777" w:rsidTr="0076111C">
        <w:trPr>
          <w:cantSplit/>
        </w:trPr>
        <w:tc>
          <w:tcPr>
            <w:tcW w:w="1322" w:type="pct"/>
            <w:shd w:val="clear" w:color="auto" w:fill="auto"/>
          </w:tcPr>
          <w:p w14:paraId="007E2A8B" w14:textId="77777777" w:rsidR="00651A9D" w:rsidRDefault="00651A9D" w:rsidP="0076111C">
            <w:pPr>
              <w:jc w:val="center"/>
              <w:rPr>
                <w:rFonts w:ascii="Arial" w:hAnsi="Arial" w:cs="Arial"/>
                <w:sz w:val="20"/>
              </w:rPr>
            </w:pPr>
            <w:r>
              <w:rPr>
                <w:rFonts w:ascii="Arial" w:hAnsi="Arial" w:cs="Arial"/>
                <w:sz w:val="20"/>
              </w:rPr>
              <w:t>SD</w:t>
            </w:r>
          </w:p>
        </w:tc>
        <w:tc>
          <w:tcPr>
            <w:tcW w:w="3678" w:type="pct"/>
            <w:shd w:val="clear" w:color="auto" w:fill="auto"/>
          </w:tcPr>
          <w:p w14:paraId="0332C76E" w14:textId="77777777" w:rsidR="00651A9D" w:rsidRDefault="00651A9D" w:rsidP="0076111C">
            <w:pPr>
              <w:jc w:val="center"/>
              <w:rPr>
                <w:rFonts w:ascii="Arial" w:hAnsi="Arial" w:cs="Arial"/>
                <w:sz w:val="20"/>
              </w:rPr>
            </w:pPr>
            <w:r>
              <w:rPr>
                <w:rFonts w:ascii="Arial" w:hAnsi="Arial" w:cs="Arial"/>
                <w:sz w:val="20"/>
              </w:rPr>
              <w:t>Менеджер по сопровождению договора</w:t>
            </w:r>
          </w:p>
        </w:tc>
      </w:tr>
    </w:tbl>
    <w:p w14:paraId="403EF198" w14:textId="77777777" w:rsidR="00651A9D" w:rsidRDefault="00651A9D" w:rsidP="00651A9D">
      <w:pPr>
        <w:spacing w:after="240" w:line="276" w:lineRule="auto"/>
        <w:ind w:firstLine="567"/>
        <w:rPr>
          <w:rFonts w:ascii="Arial" w:hAnsi="Arial" w:cs="Arial"/>
        </w:rPr>
      </w:pPr>
      <w:r>
        <w:rPr>
          <w:rFonts w:ascii="Arial" w:hAnsi="Arial" w:cs="Arial"/>
        </w:rPr>
        <w:t>* Статус SS устанавливается автоматически по факту согласования квартальной спецификации в СЭД.</w:t>
      </w:r>
    </w:p>
    <w:p w14:paraId="49C733C1" w14:textId="6F22EA6D" w:rsidR="009918C5" w:rsidRPr="00925F2C" w:rsidRDefault="009918C5" w:rsidP="009918C5">
      <w:pPr>
        <w:pStyle w:val="a8"/>
        <w:jc w:val="right"/>
        <w:rPr>
          <w:rFonts w:ascii="Arial" w:hAnsi="Arial" w:cs="Arial"/>
          <w:b/>
          <w:sz w:val="22"/>
          <w:szCs w:val="22"/>
        </w:rPr>
      </w:pPr>
      <w:r w:rsidRPr="00925F2C">
        <w:rPr>
          <w:rFonts w:ascii="Arial" w:hAnsi="Arial" w:cs="Arial"/>
          <w:b/>
          <w:sz w:val="22"/>
          <w:szCs w:val="22"/>
        </w:rPr>
        <w:t xml:space="preserve">Таблица </w:t>
      </w:r>
      <w:del w:id="1544" w:author="Чернова Анастасия Викторовна" w:date="2021-03-22T15:05:00Z">
        <w:r w:rsidRPr="00925F2C" w:rsidDel="009E2974">
          <w:rPr>
            <w:rFonts w:ascii="Arial" w:hAnsi="Arial" w:cs="Arial"/>
            <w:b/>
            <w:sz w:val="22"/>
            <w:szCs w:val="22"/>
          </w:rPr>
          <w:fldChar w:fldCharType="begin"/>
        </w:r>
        <w:r w:rsidRPr="00925F2C" w:rsidDel="009E2974">
          <w:rPr>
            <w:rFonts w:ascii="Arial" w:hAnsi="Arial" w:cs="Arial"/>
            <w:b/>
            <w:sz w:val="22"/>
            <w:szCs w:val="22"/>
          </w:rPr>
          <w:delInstrText xml:space="preserve"> SEQ Таблица \* ARABIC </w:delInstrText>
        </w:r>
        <w:r w:rsidRPr="00925F2C" w:rsidDel="009E2974">
          <w:rPr>
            <w:rFonts w:ascii="Arial" w:hAnsi="Arial" w:cs="Arial"/>
            <w:b/>
            <w:sz w:val="22"/>
            <w:szCs w:val="22"/>
          </w:rPr>
          <w:fldChar w:fldCharType="separate"/>
        </w:r>
        <w:r w:rsidR="00941B9E" w:rsidDel="009E2974">
          <w:rPr>
            <w:rFonts w:ascii="Arial" w:hAnsi="Arial" w:cs="Arial"/>
            <w:b/>
            <w:noProof/>
            <w:sz w:val="22"/>
            <w:szCs w:val="22"/>
          </w:rPr>
          <w:delText>61</w:delText>
        </w:r>
        <w:r w:rsidRPr="00925F2C" w:rsidDel="009E2974">
          <w:rPr>
            <w:rFonts w:ascii="Arial" w:hAnsi="Arial" w:cs="Arial"/>
            <w:b/>
            <w:sz w:val="22"/>
            <w:szCs w:val="22"/>
          </w:rPr>
          <w:fldChar w:fldCharType="end"/>
        </w:r>
      </w:del>
      <w:ins w:id="1545" w:author="Чернова Анастасия Викторовна" w:date="2021-03-22T15:05:00Z">
        <w:r w:rsidR="009E2974">
          <w:rPr>
            <w:rFonts w:ascii="Arial" w:hAnsi="Arial" w:cs="Arial"/>
            <w:b/>
            <w:sz w:val="22"/>
            <w:szCs w:val="22"/>
          </w:rPr>
          <w:t>64</w:t>
        </w:r>
      </w:ins>
      <w:r>
        <w:rPr>
          <w:rFonts w:ascii="Arial" w:hAnsi="Arial" w:cs="Arial"/>
          <w:b/>
          <w:sz w:val="22"/>
          <w:szCs w:val="22"/>
        </w:rPr>
        <w:t xml:space="preserve">. Коды деблокирования заявок на закупку </w:t>
      </w:r>
      <w:r w:rsidRPr="009918C5">
        <w:rPr>
          <w:rFonts w:ascii="Arial" w:hAnsi="Arial" w:cs="Arial"/>
          <w:b/>
          <w:sz w:val="22"/>
          <w:szCs w:val="22"/>
        </w:rPr>
        <w:t>ОДЦИ</w:t>
      </w:r>
      <w:r>
        <w:rPr>
          <w:rFonts w:ascii="Arial" w:hAnsi="Arial" w:cs="Arial"/>
          <w:b/>
          <w:sz w:val="22"/>
          <w:szCs w:val="22"/>
        </w:rPr>
        <w:t xml:space="preserve"> </w:t>
      </w:r>
      <w:r w:rsidRPr="009918C5">
        <w:rPr>
          <w:rFonts w:ascii="Arial" w:hAnsi="Arial" w:cs="Arial"/>
          <w:b/>
          <w:sz w:val="22"/>
          <w:szCs w:val="22"/>
        </w:rPr>
        <w:t>ZDCI</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691"/>
        <w:gridCol w:w="7485"/>
      </w:tblGrid>
      <w:tr w:rsidR="009918C5" w:rsidRPr="00F94454" w14:paraId="0811A962" w14:textId="77777777" w:rsidTr="0076111C">
        <w:trPr>
          <w:cantSplit/>
          <w:trHeight w:val="397"/>
          <w:tblHeader/>
        </w:trPr>
        <w:tc>
          <w:tcPr>
            <w:tcW w:w="1322" w:type="pct"/>
            <w:shd w:val="clear" w:color="auto" w:fill="FFC000"/>
            <w:vAlign w:val="center"/>
          </w:tcPr>
          <w:p w14:paraId="7A193D4A" w14:textId="77777777" w:rsidR="009918C5" w:rsidRPr="00F94454" w:rsidRDefault="009918C5" w:rsidP="0076111C">
            <w:pPr>
              <w:jc w:val="center"/>
              <w:rPr>
                <w:rFonts w:ascii="Arial" w:hAnsi="Arial" w:cs="Arial"/>
                <w:b/>
                <w:sz w:val="20"/>
              </w:rPr>
            </w:pPr>
            <w:r w:rsidRPr="00DE31B7">
              <w:rPr>
                <w:rFonts w:ascii="Arial" w:hAnsi="Arial" w:cs="Arial"/>
                <w:b/>
                <w:sz w:val="20"/>
                <w:szCs w:val="20"/>
                <w:lang w:eastAsia="ru-RU"/>
              </w:rPr>
              <w:t>Код деблокирования</w:t>
            </w:r>
          </w:p>
        </w:tc>
        <w:tc>
          <w:tcPr>
            <w:tcW w:w="3678" w:type="pct"/>
            <w:shd w:val="clear" w:color="auto" w:fill="FFC000"/>
            <w:vAlign w:val="center"/>
          </w:tcPr>
          <w:p w14:paraId="35513958" w14:textId="77777777" w:rsidR="009918C5" w:rsidRPr="00F94454" w:rsidRDefault="009918C5" w:rsidP="0076111C">
            <w:pPr>
              <w:jc w:val="center"/>
              <w:rPr>
                <w:rFonts w:ascii="Arial" w:hAnsi="Arial" w:cs="Arial"/>
                <w:b/>
                <w:sz w:val="20"/>
              </w:rPr>
            </w:pPr>
            <w:r w:rsidRPr="00DE31B7">
              <w:rPr>
                <w:rFonts w:ascii="Arial" w:hAnsi="Arial" w:cs="Arial"/>
                <w:b/>
                <w:sz w:val="20"/>
                <w:szCs w:val="20"/>
                <w:lang w:eastAsia="ru-RU"/>
              </w:rPr>
              <w:t>Название кода деблокирования</w:t>
            </w:r>
          </w:p>
        </w:tc>
      </w:tr>
      <w:tr w:rsidR="00C06D97" w:rsidRPr="00F94454" w14:paraId="24F313A7" w14:textId="77777777" w:rsidTr="0076111C">
        <w:trPr>
          <w:cantSplit/>
        </w:trPr>
        <w:tc>
          <w:tcPr>
            <w:tcW w:w="1322" w:type="pct"/>
            <w:shd w:val="clear" w:color="auto" w:fill="auto"/>
          </w:tcPr>
          <w:p w14:paraId="289BC1DC" w14:textId="77777777" w:rsidR="00C06D97" w:rsidRDefault="00C06D97" w:rsidP="00C06D97">
            <w:pPr>
              <w:jc w:val="center"/>
              <w:rPr>
                <w:rFonts w:ascii="Arial" w:hAnsi="Arial" w:cs="Arial"/>
                <w:sz w:val="20"/>
              </w:rPr>
            </w:pPr>
            <w:r>
              <w:rPr>
                <w:rFonts w:ascii="Arial" w:hAnsi="Arial" w:cs="Arial"/>
                <w:sz w:val="20"/>
              </w:rPr>
              <w:t>SK</w:t>
            </w:r>
          </w:p>
        </w:tc>
        <w:tc>
          <w:tcPr>
            <w:tcW w:w="3678" w:type="pct"/>
            <w:shd w:val="clear" w:color="auto" w:fill="auto"/>
          </w:tcPr>
          <w:p w14:paraId="7A68E3AB" w14:textId="77777777" w:rsidR="00C06D97" w:rsidRDefault="00C06D97" w:rsidP="00C06D97">
            <w:pPr>
              <w:jc w:val="center"/>
              <w:rPr>
                <w:rFonts w:ascii="Arial" w:hAnsi="Arial" w:cs="Arial"/>
                <w:sz w:val="20"/>
              </w:rPr>
            </w:pPr>
            <w:r>
              <w:rPr>
                <w:rFonts w:ascii="Arial" w:hAnsi="Arial" w:cs="Arial"/>
                <w:sz w:val="20"/>
              </w:rPr>
              <w:t>Сток-контролёр</w:t>
            </w:r>
          </w:p>
        </w:tc>
      </w:tr>
      <w:tr w:rsidR="00C06D97" w:rsidRPr="00F94454" w14:paraId="51800211" w14:textId="77777777" w:rsidTr="0076111C">
        <w:trPr>
          <w:cantSplit/>
        </w:trPr>
        <w:tc>
          <w:tcPr>
            <w:tcW w:w="1322" w:type="pct"/>
            <w:shd w:val="clear" w:color="auto" w:fill="auto"/>
          </w:tcPr>
          <w:p w14:paraId="1C45C350" w14:textId="77777777" w:rsidR="00C06D97" w:rsidRDefault="00C06D97" w:rsidP="00C06D97">
            <w:pPr>
              <w:jc w:val="center"/>
              <w:rPr>
                <w:rFonts w:ascii="Arial" w:hAnsi="Arial" w:cs="Arial"/>
                <w:sz w:val="20"/>
              </w:rPr>
            </w:pPr>
            <w:r>
              <w:rPr>
                <w:rFonts w:ascii="Arial" w:hAnsi="Arial" w:cs="Arial"/>
                <w:sz w:val="20"/>
              </w:rPr>
              <w:t>PU</w:t>
            </w:r>
          </w:p>
        </w:tc>
        <w:tc>
          <w:tcPr>
            <w:tcW w:w="3678" w:type="pct"/>
            <w:shd w:val="clear" w:color="auto" w:fill="auto"/>
          </w:tcPr>
          <w:p w14:paraId="3B629F24" w14:textId="77777777" w:rsidR="00C06D97" w:rsidRDefault="00C06D97" w:rsidP="00C06D97">
            <w:pPr>
              <w:jc w:val="center"/>
              <w:rPr>
                <w:rFonts w:ascii="Arial" w:hAnsi="Arial" w:cs="Arial"/>
                <w:sz w:val="20"/>
              </w:rPr>
            </w:pPr>
            <w:r>
              <w:rPr>
                <w:rFonts w:ascii="Arial" w:hAnsi="Arial" w:cs="Arial"/>
                <w:sz w:val="20"/>
              </w:rPr>
              <w:t>Закупщик</w:t>
            </w:r>
          </w:p>
        </w:tc>
      </w:tr>
      <w:tr w:rsidR="00070DB9" w:rsidRPr="00F94454" w14:paraId="0E767D99" w14:textId="77777777" w:rsidTr="0076111C">
        <w:trPr>
          <w:cantSplit/>
        </w:trPr>
        <w:tc>
          <w:tcPr>
            <w:tcW w:w="1322" w:type="pct"/>
            <w:shd w:val="clear" w:color="auto" w:fill="auto"/>
          </w:tcPr>
          <w:p w14:paraId="36DC25C9" w14:textId="77777777" w:rsidR="00070DB9" w:rsidRDefault="00070DB9" w:rsidP="00C06D97">
            <w:pPr>
              <w:jc w:val="center"/>
              <w:rPr>
                <w:rFonts w:ascii="Arial" w:hAnsi="Arial" w:cs="Arial"/>
                <w:sz w:val="20"/>
              </w:rPr>
            </w:pPr>
            <w:r>
              <w:rPr>
                <w:rFonts w:ascii="Arial" w:hAnsi="Arial" w:cs="Arial"/>
                <w:sz w:val="20"/>
              </w:rPr>
              <w:t>P2</w:t>
            </w:r>
          </w:p>
        </w:tc>
        <w:tc>
          <w:tcPr>
            <w:tcW w:w="3678" w:type="pct"/>
            <w:shd w:val="clear" w:color="auto" w:fill="auto"/>
          </w:tcPr>
          <w:p w14:paraId="36A2612B" w14:textId="77777777" w:rsidR="00070DB9" w:rsidRDefault="005477E2">
            <w:pPr>
              <w:jc w:val="center"/>
              <w:rPr>
                <w:rFonts w:ascii="Arial" w:hAnsi="Arial" w:cs="Arial"/>
                <w:sz w:val="20"/>
              </w:rPr>
            </w:pPr>
            <w:r>
              <w:rPr>
                <w:rFonts w:ascii="Arial" w:hAnsi="Arial" w:cs="Arial"/>
                <w:sz w:val="20"/>
              </w:rPr>
              <w:t>Закупщик</w:t>
            </w:r>
            <w:r w:rsidR="00DA3636">
              <w:rPr>
                <w:rFonts w:ascii="Arial" w:hAnsi="Arial" w:cs="Arial"/>
                <w:sz w:val="20"/>
              </w:rPr>
              <w:t xml:space="preserve"> </w:t>
            </w:r>
            <w:r w:rsidR="00DA3636" w:rsidRPr="00590100">
              <w:rPr>
                <w:rFonts w:ascii="Arial" w:hAnsi="Arial" w:cs="Arial"/>
                <w:sz w:val="20"/>
              </w:rPr>
              <w:t>Расценка выполнена</w:t>
            </w:r>
          </w:p>
        </w:tc>
      </w:tr>
      <w:tr w:rsidR="005477E2" w:rsidRPr="00F94454" w14:paraId="5C22A881" w14:textId="77777777" w:rsidTr="0076111C">
        <w:trPr>
          <w:cantSplit/>
        </w:trPr>
        <w:tc>
          <w:tcPr>
            <w:tcW w:w="1322" w:type="pct"/>
            <w:shd w:val="clear" w:color="auto" w:fill="auto"/>
          </w:tcPr>
          <w:p w14:paraId="72BD1B4A" w14:textId="77777777" w:rsidR="005477E2" w:rsidRDefault="005477E2" w:rsidP="00C06D97">
            <w:pPr>
              <w:jc w:val="center"/>
              <w:rPr>
                <w:rFonts w:ascii="Arial" w:hAnsi="Arial" w:cs="Arial"/>
                <w:sz w:val="20"/>
              </w:rPr>
            </w:pPr>
            <w:r>
              <w:rPr>
                <w:rFonts w:ascii="Arial" w:hAnsi="Arial" w:cs="Arial"/>
                <w:sz w:val="20"/>
              </w:rPr>
              <w:t>S2</w:t>
            </w:r>
          </w:p>
        </w:tc>
        <w:tc>
          <w:tcPr>
            <w:tcW w:w="3678" w:type="pct"/>
            <w:shd w:val="clear" w:color="auto" w:fill="auto"/>
          </w:tcPr>
          <w:p w14:paraId="5BCCD560" w14:textId="5F4B8C22" w:rsidR="005477E2" w:rsidRDefault="005477E2" w:rsidP="00702F31">
            <w:pPr>
              <w:jc w:val="center"/>
              <w:rPr>
                <w:rFonts w:ascii="Arial" w:hAnsi="Arial" w:cs="Arial"/>
                <w:sz w:val="20"/>
              </w:rPr>
            </w:pPr>
            <w:r>
              <w:rPr>
                <w:rFonts w:ascii="Arial" w:hAnsi="Arial" w:cs="Arial"/>
                <w:sz w:val="20"/>
              </w:rPr>
              <w:t xml:space="preserve">Сток-контролёр </w:t>
            </w:r>
            <w:ins w:id="1546" w:author="Kislov Vladimir" w:date="2021-03-23T22:32:00Z">
              <w:r w:rsidR="00702F31">
                <w:rPr>
                  <w:rFonts w:ascii="Arial" w:hAnsi="Arial" w:cs="Arial"/>
                  <w:sz w:val="20"/>
                </w:rPr>
                <w:t>Заявка выполнена</w:t>
              </w:r>
            </w:ins>
            <w:del w:id="1547" w:author="Kislov Vladimir" w:date="2021-03-23T22:32:00Z">
              <w:r w:rsidDel="00702F31">
                <w:rPr>
                  <w:rFonts w:ascii="Arial" w:hAnsi="Arial" w:cs="Arial"/>
                  <w:sz w:val="20"/>
                </w:rPr>
                <w:delText xml:space="preserve">(с </w:delText>
              </w:r>
              <w:r w:rsidRPr="005477E2" w:rsidDel="00702F31">
                <w:rPr>
                  <w:rFonts w:ascii="Arial" w:hAnsi="Arial" w:cs="Arial"/>
                  <w:sz w:val="20"/>
                </w:rPr>
                <w:delText>матриц</w:delText>
              </w:r>
              <w:r w:rsidDel="00702F31">
                <w:rPr>
                  <w:rFonts w:ascii="Arial" w:hAnsi="Arial" w:cs="Arial"/>
                  <w:sz w:val="20"/>
                </w:rPr>
                <w:delText>ей</w:delText>
              </w:r>
              <w:r w:rsidRPr="005477E2" w:rsidDel="00702F31">
                <w:rPr>
                  <w:rFonts w:ascii="Arial" w:hAnsi="Arial" w:cs="Arial"/>
                  <w:sz w:val="20"/>
                </w:rPr>
                <w:delText xml:space="preserve"> оценки</w:delText>
              </w:r>
              <w:r w:rsidDel="00702F31">
                <w:rPr>
                  <w:rFonts w:ascii="Arial" w:hAnsi="Arial" w:cs="Arial"/>
                  <w:sz w:val="20"/>
                </w:rPr>
                <w:delText>)</w:delText>
              </w:r>
            </w:del>
          </w:p>
        </w:tc>
      </w:tr>
    </w:tbl>
    <w:p w14:paraId="01970CD1" w14:textId="77777777" w:rsidR="00A3616E" w:rsidRDefault="00A3616E" w:rsidP="005477E2">
      <w:pPr>
        <w:pStyle w:val="a8"/>
        <w:jc w:val="right"/>
        <w:rPr>
          <w:rFonts w:ascii="Arial" w:hAnsi="Arial" w:cs="Arial"/>
          <w:b/>
          <w:sz w:val="22"/>
          <w:szCs w:val="22"/>
        </w:rPr>
      </w:pPr>
    </w:p>
    <w:p w14:paraId="1AD36560" w14:textId="60656063" w:rsidR="005477E2" w:rsidRPr="00925F2C" w:rsidRDefault="005477E2" w:rsidP="005477E2">
      <w:pPr>
        <w:pStyle w:val="a8"/>
        <w:jc w:val="right"/>
        <w:rPr>
          <w:rFonts w:ascii="Arial" w:hAnsi="Arial" w:cs="Arial"/>
          <w:b/>
          <w:sz w:val="22"/>
          <w:szCs w:val="22"/>
        </w:rPr>
      </w:pPr>
      <w:r w:rsidRPr="00925F2C">
        <w:rPr>
          <w:rFonts w:ascii="Arial" w:hAnsi="Arial" w:cs="Arial"/>
          <w:b/>
          <w:sz w:val="22"/>
          <w:szCs w:val="22"/>
        </w:rPr>
        <w:t>Таблица</w:t>
      </w:r>
      <w:ins w:id="1548" w:author="Чернова Анастасия Викторовна" w:date="2021-03-22T15:06:00Z">
        <w:r w:rsidR="009E2974">
          <w:rPr>
            <w:rFonts w:ascii="Arial" w:hAnsi="Arial" w:cs="Arial"/>
            <w:b/>
            <w:sz w:val="22"/>
            <w:szCs w:val="22"/>
          </w:rPr>
          <w:t xml:space="preserve"> </w:t>
        </w:r>
      </w:ins>
      <w:del w:id="1549" w:author="Чернова Анастасия Викторовна" w:date="2021-03-22T15:05:00Z">
        <w:r w:rsidRPr="00925F2C" w:rsidDel="009E2974">
          <w:rPr>
            <w:rFonts w:ascii="Arial" w:hAnsi="Arial" w:cs="Arial"/>
            <w:b/>
            <w:sz w:val="22"/>
            <w:szCs w:val="22"/>
          </w:rPr>
          <w:delText xml:space="preserve"> </w:delText>
        </w:r>
        <w:r w:rsidRPr="00925F2C" w:rsidDel="009E2974">
          <w:rPr>
            <w:rFonts w:ascii="Arial" w:hAnsi="Arial" w:cs="Arial"/>
            <w:b/>
            <w:sz w:val="22"/>
            <w:szCs w:val="22"/>
          </w:rPr>
          <w:fldChar w:fldCharType="begin"/>
        </w:r>
        <w:r w:rsidRPr="00925F2C" w:rsidDel="009E2974">
          <w:rPr>
            <w:rFonts w:ascii="Arial" w:hAnsi="Arial" w:cs="Arial"/>
            <w:b/>
            <w:sz w:val="22"/>
            <w:szCs w:val="22"/>
          </w:rPr>
          <w:delInstrText xml:space="preserve"> SEQ Таблица \* ARABIC </w:delInstrText>
        </w:r>
        <w:r w:rsidRPr="00925F2C" w:rsidDel="009E2974">
          <w:rPr>
            <w:rFonts w:ascii="Arial" w:hAnsi="Arial" w:cs="Arial"/>
            <w:b/>
            <w:sz w:val="22"/>
            <w:szCs w:val="22"/>
          </w:rPr>
          <w:fldChar w:fldCharType="separate"/>
        </w:r>
        <w:r w:rsidR="00941B9E" w:rsidDel="009E2974">
          <w:rPr>
            <w:rFonts w:ascii="Arial" w:hAnsi="Arial" w:cs="Arial"/>
            <w:b/>
            <w:noProof/>
            <w:sz w:val="22"/>
            <w:szCs w:val="22"/>
          </w:rPr>
          <w:delText>62</w:delText>
        </w:r>
        <w:r w:rsidRPr="00925F2C" w:rsidDel="009E2974">
          <w:rPr>
            <w:rFonts w:ascii="Arial" w:hAnsi="Arial" w:cs="Arial"/>
            <w:b/>
            <w:sz w:val="22"/>
            <w:szCs w:val="22"/>
          </w:rPr>
          <w:fldChar w:fldCharType="end"/>
        </w:r>
      </w:del>
      <w:ins w:id="1550" w:author="Чернова Анастасия Викторовна" w:date="2021-03-22T15:05:00Z">
        <w:r w:rsidR="009E2974">
          <w:rPr>
            <w:rFonts w:ascii="Arial" w:hAnsi="Arial" w:cs="Arial"/>
            <w:b/>
            <w:sz w:val="22"/>
            <w:szCs w:val="22"/>
          </w:rPr>
          <w:t>65</w:t>
        </w:r>
      </w:ins>
      <w:r>
        <w:rPr>
          <w:rFonts w:ascii="Arial" w:hAnsi="Arial" w:cs="Arial"/>
          <w:b/>
          <w:sz w:val="22"/>
          <w:szCs w:val="22"/>
        </w:rPr>
        <w:t xml:space="preserve">. Коды деблокирования заявок на закупку </w:t>
      </w:r>
      <w:r w:rsidR="00FD51C4">
        <w:rPr>
          <w:rFonts w:ascii="Arial" w:hAnsi="Arial" w:cs="Arial"/>
          <w:b/>
          <w:sz w:val="22"/>
          <w:szCs w:val="22"/>
        </w:rPr>
        <w:t>с ОЛ/</w:t>
      </w:r>
      <w:r w:rsidRPr="005477E2">
        <w:rPr>
          <w:rFonts w:ascii="Arial" w:hAnsi="Arial" w:cs="Arial"/>
          <w:b/>
          <w:sz w:val="22"/>
          <w:szCs w:val="22"/>
        </w:rPr>
        <w:t>ТЗ</w:t>
      </w:r>
      <w:r>
        <w:rPr>
          <w:rFonts w:ascii="Arial" w:hAnsi="Arial" w:cs="Arial"/>
          <w:b/>
          <w:sz w:val="22"/>
          <w:szCs w:val="22"/>
        </w:rPr>
        <w:t xml:space="preserve"> </w:t>
      </w:r>
      <w:r w:rsidRPr="009918C5">
        <w:rPr>
          <w:rFonts w:ascii="Arial" w:hAnsi="Arial" w:cs="Arial"/>
          <w:b/>
          <w:sz w:val="22"/>
          <w:szCs w:val="22"/>
        </w:rPr>
        <w:t>Z</w:t>
      </w:r>
      <w:r>
        <w:rPr>
          <w:rFonts w:ascii="Arial" w:hAnsi="Arial" w:cs="Arial"/>
          <w:b/>
          <w:sz w:val="22"/>
          <w:szCs w:val="22"/>
        </w:rPr>
        <w:t>OL</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691"/>
        <w:gridCol w:w="7485"/>
      </w:tblGrid>
      <w:tr w:rsidR="005477E2" w:rsidRPr="00F94454" w14:paraId="4CD17178" w14:textId="77777777" w:rsidTr="0076111C">
        <w:trPr>
          <w:cantSplit/>
          <w:trHeight w:val="397"/>
          <w:tblHeader/>
        </w:trPr>
        <w:tc>
          <w:tcPr>
            <w:tcW w:w="1322" w:type="pct"/>
            <w:shd w:val="clear" w:color="auto" w:fill="FFC000"/>
            <w:vAlign w:val="center"/>
          </w:tcPr>
          <w:p w14:paraId="3AE4D73D" w14:textId="77777777" w:rsidR="005477E2" w:rsidRPr="00F94454" w:rsidRDefault="005477E2" w:rsidP="0076111C">
            <w:pPr>
              <w:jc w:val="center"/>
              <w:rPr>
                <w:rFonts w:ascii="Arial" w:hAnsi="Arial" w:cs="Arial"/>
                <w:b/>
                <w:sz w:val="20"/>
              </w:rPr>
            </w:pPr>
            <w:r w:rsidRPr="00DE31B7">
              <w:rPr>
                <w:rFonts w:ascii="Arial" w:hAnsi="Arial" w:cs="Arial"/>
                <w:b/>
                <w:sz w:val="20"/>
                <w:szCs w:val="20"/>
                <w:lang w:eastAsia="ru-RU"/>
              </w:rPr>
              <w:t>Код деблокирования</w:t>
            </w:r>
          </w:p>
        </w:tc>
        <w:tc>
          <w:tcPr>
            <w:tcW w:w="3678" w:type="pct"/>
            <w:shd w:val="clear" w:color="auto" w:fill="FFC000"/>
            <w:vAlign w:val="center"/>
          </w:tcPr>
          <w:p w14:paraId="78220973" w14:textId="77777777" w:rsidR="005477E2" w:rsidRPr="00F94454" w:rsidRDefault="005477E2" w:rsidP="0076111C">
            <w:pPr>
              <w:jc w:val="center"/>
              <w:rPr>
                <w:rFonts w:ascii="Arial" w:hAnsi="Arial" w:cs="Arial"/>
                <w:b/>
                <w:sz w:val="20"/>
              </w:rPr>
            </w:pPr>
            <w:r w:rsidRPr="00DE31B7">
              <w:rPr>
                <w:rFonts w:ascii="Arial" w:hAnsi="Arial" w:cs="Arial"/>
                <w:b/>
                <w:sz w:val="20"/>
                <w:szCs w:val="20"/>
                <w:lang w:eastAsia="ru-RU"/>
              </w:rPr>
              <w:t>Название кода деблокирования</w:t>
            </w:r>
          </w:p>
        </w:tc>
      </w:tr>
      <w:tr w:rsidR="005477E2" w:rsidRPr="00F94454" w14:paraId="6B34FE87" w14:textId="77777777" w:rsidTr="0076111C">
        <w:trPr>
          <w:cantSplit/>
        </w:trPr>
        <w:tc>
          <w:tcPr>
            <w:tcW w:w="1322" w:type="pct"/>
            <w:shd w:val="clear" w:color="auto" w:fill="auto"/>
          </w:tcPr>
          <w:p w14:paraId="19FAE9A1" w14:textId="4DA91E27" w:rsidR="005477E2" w:rsidRPr="00702F31" w:rsidRDefault="005477E2" w:rsidP="0076111C">
            <w:pPr>
              <w:jc w:val="center"/>
              <w:rPr>
                <w:rFonts w:ascii="Arial" w:hAnsi="Arial" w:cs="Arial"/>
                <w:sz w:val="20"/>
                <w:lang w:val="en-US"/>
                <w:rPrChange w:id="1551" w:author="Kislov Vladimir" w:date="2021-03-23T22:30:00Z">
                  <w:rPr>
                    <w:rFonts w:ascii="Arial" w:hAnsi="Arial" w:cs="Arial"/>
                    <w:sz w:val="20"/>
                  </w:rPr>
                </w:rPrChange>
              </w:rPr>
            </w:pPr>
            <w:del w:id="1552" w:author="Kislov Vladimir" w:date="2021-03-23T22:34:00Z">
              <w:r w:rsidDel="00702F31">
                <w:rPr>
                  <w:rFonts w:ascii="Arial" w:hAnsi="Arial" w:cs="Arial"/>
                  <w:sz w:val="20"/>
                </w:rPr>
                <w:delText>PS</w:delText>
              </w:r>
            </w:del>
          </w:p>
        </w:tc>
        <w:tc>
          <w:tcPr>
            <w:tcW w:w="3678" w:type="pct"/>
            <w:shd w:val="clear" w:color="auto" w:fill="auto"/>
          </w:tcPr>
          <w:p w14:paraId="49E18195" w14:textId="113231B1" w:rsidR="005477E2" w:rsidRPr="004E3480" w:rsidRDefault="005477E2" w:rsidP="0076111C">
            <w:pPr>
              <w:tabs>
                <w:tab w:val="center" w:pos="3634"/>
                <w:tab w:val="left" w:pos="6158"/>
              </w:tabs>
              <w:jc w:val="left"/>
              <w:rPr>
                <w:rFonts w:ascii="Arial" w:hAnsi="Arial" w:cs="Arial"/>
                <w:sz w:val="20"/>
              </w:rPr>
            </w:pPr>
            <w:del w:id="1553" w:author="Kislov Vladimir" w:date="2021-03-23T22:34:00Z">
              <w:r w:rsidDel="00702F31">
                <w:rPr>
                  <w:rFonts w:ascii="Arial" w:hAnsi="Arial" w:cs="Arial"/>
                  <w:sz w:val="20"/>
                </w:rPr>
                <w:tab/>
                <w:delText>Комплектовщик ОДЦИ</w:delText>
              </w:r>
            </w:del>
          </w:p>
        </w:tc>
      </w:tr>
      <w:tr w:rsidR="005477E2" w:rsidRPr="00F94454" w14:paraId="65B430DC" w14:textId="77777777" w:rsidTr="0076111C">
        <w:trPr>
          <w:cantSplit/>
        </w:trPr>
        <w:tc>
          <w:tcPr>
            <w:tcW w:w="1322" w:type="pct"/>
            <w:shd w:val="clear" w:color="auto" w:fill="auto"/>
          </w:tcPr>
          <w:p w14:paraId="6B15733B" w14:textId="77777777" w:rsidR="005477E2" w:rsidRDefault="005477E2" w:rsidP="0076111C">
            <w:pPr>
              <w:jc w:val="center"/>
              <w:rPr>
                <w:rFonts w:ascii="Arial" w:hAnsi="Arial" w:cs="Arial"/>
                <w:sz w:val="20"/>
              </w:rPr>
            </w:pPr>
            <w:r>
              <w:rPr>
                <w:rFonts w:ascii="Arial" w:hAnsi="Arial" w:cs="Arial"/>
                <w:sz w:val="20"/>
              </w:rPr>
              <w:t>SK</w:t>
            </w:r>
          </w:p>
        </w:tc>
        <w:tc>
          <w:tcPr>
            <w:tcW w:w="3678" w:type="pct"/>
            <w:shd w:val="clear" w:color="auto" w:fill="auto"/>
          </w:tcPr>
          <w:p w14:paraId="30F297BE" w14:textId="77777777" w:rsidR="005477E2" w:rsidRDefault="005477E2" w:rsidP="0076111C">
            <w:pPr>
              <w:jc w:val="center"/>
              <w:rPr>
                <w:rFonts w:ascii="Arial" w:hAnsi="Arial" w:cs="Arial"/>
                <w:sz w:val="20"/>
              </w:rPr>
            </w:pPr>
            <w:r>
              <w:rPr>
                <w:rFonts w:ascii="Arial" w:hAnsi="Arial" w:cs="Arial"/>
                <w:sz w:val="20"/>
              </w:rPr>
              <w:t>Сток-контролёр</w:t>
            </w:r>
          </w:p>
        </w:tc>
      </w:tr>
      <w:tr w:rsidR="005477E2" w:rsidRPr="00F94454" w14:paraId="439A5107" w14:textId="77777777" w:rsidTr="0076111C">
        <w:trPr>
          <w:cantSplit/>
        </w:trPr>
        <w:tc>
          <w:tcPr>
            <w:tcW w:w="1322" w:type="pct"/>
            <w:shd w:val="clear" w:color="auto" w:fill="auto"/>
          </w:tcPr>
          <w:p w14:paraId="4CC343C9" w14:textId="77777777" w:rsidR="005477E2" w:rsidRDefault="005477E2" w:rsidP="0076111C">
            <w:pPr>
              <w:jc w:val="center"/>
              <w:rPr>
                <w:rFonts w:ascii="Arial" w:hAnsi="Arial" w:cs="Arial"/>
                <w:sz w:val="20"/>
              </w:rPr>
            </w:pPr>
            <w:r>
              <w:rPr>
                <w:rFonts w:ascii="Arial" w:hAnsi="Arial" w:cs="Arial"/>
                <w:sz w:val="20"/>
              </w:rPr>
              <w:t>PU</w:t>
            </w:r>
          </w:p>
        </w:tc>
        <w:tc>
          <w:tcPr>
            <w:tcW w:w="3678" w:type="pct"/>
            <w:shd w:val="clear" w:color="auto" w:fill="auto"/>
          </w:tcPr>
          <w:p w14:paraId="7A0C4404" w14:textId="77777777" w:rsidR="005477E2" w:rsidRDefault="005477E2" w:rsidP="0076111C">
            <w:pPr>
              <w:jc w:val="center"/>
              <w:rPr>
                <w:rFonts w:ascii="Arial" w:hAnsi="Arial" w:cs="Arial"/>
                <w:sz w:val="20"/>
              </w:rPr>
            </w:pPr>
            <w:r>
              <w:rPr>
                <w:rFonts w:ascii="Arial" w:hAnsi="Arial" w:cs="Arial"/>
                <w:sz w:val="20"/>
              </w:rPr>
              <w:t>Закупщик</w:t>
            </w:r>
          </w:p>
        </w:tc>
      </w:tr>
    </w:tbl>
    <w:p w14:paraId="122351E3" w14:textId="77777777" w:rsidR="009918C5" w:rsidRDefault="009918C5" w:rsidP="00651A9D">
      <w:pPr>
        <w:spacing w:after="240" w:line="276" w:lineRule="auto"/>
        <w:ind w:firstLine="567"/>
        <w:rPr>
          <w:rFonts w:ascii="Arial" w:hAnsi="Arial" w:cs="Arial"/>
        </w:rPr>
      </w:pPr>
    </w:p>
    <w:p w14:paraId="70092ADB" w14:textId="77777777" w:rsidR="00EA7B4C" w:rsidRDefault="00EA7B4C" w:rsidP="001221D9">
      <w:pPr>
        <w:spacing w:after="240" w:line="276" w:lineRule="auto"/>
        <w:ind w:firstLine="567"/>
        <w:rPr>
          <w:rFonts w:ascii="Arial" w:hAnsi="Arial" w:cs="Arial"/>
        </w:rPr>
      </w:pPr>
      <w:r>
        <w:rPr>
          <w:rFonts w:ascii="Arial" w:hAnsi="Arial" w:cs="Arial"/>
        </w:rPr>
        <w:t xml:space="preserve">По заявкам агентской схемы </w:t>
      </w:r>
      <w:r w:rsidRPr="00EA7B4C">
        <w:rPr>
          <w:rFonts w:ascii="Arial" w:hAnsi="Arial" w:cs="Arial"/>
        </w:rPr>
        <w:t>ZAS деблокирование не выполняется.</w:t>
      </w:r>
    </w:p>
    <w:p w14:paraId="2ABE1902" w14:textId="77777777" w:rsidR="00EA7B4C" w:rsidRDefault="00EA7B4C" w:rsidP="001221D9">
      <w:pPr>
        <w:spacing w:after="240" w:line="276" w:lineRule="auto"/>
        <w:ind w:firstLine="567"/>
        <w:rPr>
          <w:rFonts w:ascii="Arial" w:hAnsi="Arial" w:cs="Arial"/>
        </w:rPr>
      </w:pPr>
    </w:p>
    <w:p w14:paraId="59D22888" w14:textId="77777777" w:rsidR="00692C26" w:rsidRDefault="00692C26" w:rsidP="00692C26">
      <w:pPr>
        <w:pStyle w:val="4"/>
        <w:rPr>
          <w:rFonts w:eastAsiaTheme="majorEastAsia" w:cstheme="majorBidi"/>
          <w:b/>
          <w:i w:val="0"/>
          <w:caps w:val="0"/>
          <w:sz w:val="24"/>
          <w:szCs w:val="24"/>
        </w:rPr>
      </w:pPr>
      <w:r>
        <w:rPr>
          <w:rFonts w:eastAsiaTheme="majorEastAsia" w:cstheme="majorBidi"/>
          <w:b/>
          <w:i w:val="0"/>
          <w:caps w:val="0"/>
          <w:sz w:val="24"/>
          <w:szCs w:val="24"/>
        </w:rPr>
        <w:t>Деблокирование документа Заявка на перемещение</w:t>
      </w:r>
    </w:p>
    <w:p w14:paraId="6E69DC32" w14:textId="77777777" w:rsidR="00692C26" w:rsidRPr="001221D9" w:rsidRDefault="00692C26" w:rsidP="00692C26">
      <w:pPr>
        <w:spacing w:after="240" w:line="276" w:lineRule="auto"/>
        <w:ind w:firstLine="567"/>
        <w:rPr>
          <w:rFonts w:ascii="Arial" w:hAnsi="Arial" w:cs="Arial"/>
        </w:rPr>
      </w:pPr>
      <w:r>
        <w:rPr>
          <w:rFonts w:ascii="Arial" w:hAnsi="Arial" w:cs="Arial"/>
        </w:rPr>
        <w:t>Стратегия деблокирования по заявкам на перемещение зависит от того, нормируемый МТР или нет.</w:t>
      </w:r>
    </w:p>
    <w:p w14:paraId="6E314E7E" w14:textId="6998B7C4" w:rsidR="00692C26" w:rsidRPr="00925F2C" w:rsidRDefault="00692C26" w:rsidP="00692C26">
      <w:pPr>
        <w:pStyle w:val="a8"/>
        <w:jc w:val="right"/>
        <w:rPr>
          <w:rFonts w:ascii="Arial" w:hAnsi="Arial" w:cs="Arial"/>
          <w:b/>
          <w:sz w:val="22"/>
          <w:szCs w:val="22"/>
        </w:rPr>
      </w:pPr>
      <w:r w:rsidRPr="00925F2C">
        <w:rPr>
          <w:rFonts w:ascii="Arial" w:hAnsi="Arial" w:cs="Arial"/>
          <w:b/>
          <w:sz w:val="22"/>
          <w:szCs w:val="22"/>
        </w:rPr>
        <w:t xml:space="preserve">Таблица </w:t>
      </w:r>
      <w:del w:id="1554" w:author="Чернова Анастасия Викторовна" w:date="2021-03-22T15:05:00Z">
        <w:r w:rsidRPr="00925F2C" w:rsidDel="009E2974">
          <w:rPr>
            <w:rFonts w:ascii="Arial" w:hAnsi="Arial" w:cs="Arial"/>
            <w:b/>
            <w:sz w:val="22"/>
            <w:szCs w:val="22"/>
          </w:rPr>
          <w:fldChar w:fldCharType="begin"/>
        </w:r>
        <w:r w:rsidRPr="00925F2C" w:rsidDel="009E2974">
          <w:rPr>
            <w:rFonts w:ascii="Arial" w:hAnsi="Arial" w:cs="Arial"/>
            <w:b/>
            <w:sz w:val="22"/>
            <w:szCs w:val="22"/>
          </w:rPr>
          <w:delInstrText xml:space="preserve"> SEQ Таблица \* ARABIC </w:delInstrText>
        </w:r>
        <w:r w:rsidRPr="00925F2C" w:rsidDel="009E2974">
          <w:rPr>
            <w:rFonts w:ascii="Arial" w:hAnsi="Arial" w:cs="Arial"/>
            <w:b/>
            <w:sz w:val="22"/>
            <w:szCs w:val="22"/>
          </w:rPr>
          <w:fldChar w:fldCharType="separate"/>
        </w:r>
        <w:r w:rsidR="00941B9E" w:rsidDel="009E2974">
          <w:rPr>
            <w:rFonts w:ascii="Arial" w:hAnsi="Arial" w:cs="Arial"/>
            <w:b/>
            <w:noProof/>
            <w:sz w:val="22"/>
            <w:szCs w:val="22"/>
          </w:rPr>
          <w:delText>63</w:delText>
        </w:r>
        <w:r w:rsidRPr="00925F2C" w:rsidDel="009E2974">
          <w:rPr>
            <w:rFonts w:ascii="Arial" w:hAnsi="Arial" w:cs="Arial"/>
            <w:b/>
            <w:sz w:val="22"/>
            <w:szCs w:val="22"/>
          </w:rPr>
          <w:fldChar w:fldCharType="end"/>
        </w:r>
      </w:del>
      <w:ins w:id="1555" w:author="Чернова Анастасия Викторовна" w:date="2021-03-22T15:05:00Z">
        <w:r w:rsidR="009E2974">
          <w:rPr>
            <w:rFonts w:ascii="Arial" w:hAnsi="Arial" w:cs="Arial"/>
            <w:b/>
            <w:sz w:val="22"/>
            <w:szCs w:val="22"/>
          </w:rPr>
          <w:t>66</w:t>
        </w:r>
      </w:ins>
      <w:r>
        <w:rPr>
          <w:rFonts w:ascii="Arial" w:hAnsi="Arial" w:cs="Arial"/>
          <w:b/>
          <w:sz w:val="22"/>
          <w:szCs w:val="22"/>
        </w:rPr>
        <w:t>. Коды деблокирования заявок на перемещение</w:t>
      </w:r>
      <w:r w:rsidRPr="00692C26">
        <w:rPr>
          <w:rFonts w:ascii="Arial" w:hAnsi="Arial" w:cs="Arial"/>
          <w:b/>
          <w:sz w:val="22"/>
          <w:szCs w:val="22"/>
        </w:rPr>
        <w:t xml:space="preserve"> </w:t>
      </w:r>
      <w:del w:id="1556" w:author="Kislov Vladimir" w:date="2021-03-23T22:37:00Z">
        <w:r w:rsidDel="00702F31">
          <w:rPr>
            <w:rFonts w:ascii="Arial" w:hAnsi="Arial" w:cs="Arial"/>
            <w:b/>
            <w:sz w:val="22"/>
            <w:szCs w:val="22"/>
          </w:rPr>
          <w:delText>NB, ZNB</w:delText>
        </w:r>
      </w:del>
      <w:ins w:id="1557" w:author="Kislov Vladimir" w:date="2021-03-23T22:37:00Z">
        <w:r w:rsidR="00702F31">
          <w:rPr>
            <w:rFonts w:ascii="Arial" w:hAnsi="Arial" w:cs="Arial"/>
            <w:b/>
            <w:sz w:val="22"/>
            <w:szCs w:val="22"/>
            <w:lang w:val="en-US"/>
          </w:rPr>
          <w:t>ZUB</w:t>
        </w:r>
      </w:ins>
      <w:r>
        <w:rPr>
          <w:rFonts w:ascii="Arial" w:hAnsi="Arial" w:cs="Arial"/>
          <w:b/>
          <w:sz w:val="22"/>
          <w:szCs w:val="22"/>
        </w:rPr>
        <w:t xml:space="preserve"> по нормируемым МТР</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691"/>
        <w:gridCol w:w="7485"/>
      </w:tblGrid>
      <w:tr w:rsidR="00692C26" w:rsidRPr="00F94454" w14:paraId="4F1C7DD8" w14:textId="77777777" w:rsidTr="004F6A08">
        <w:trPr>
          <w:cantSplit/>
          <w:trHeight w:val="397"/>
          <w:tblHeader/>
        </w:trPr>
        <w:tc>
          <w:tcPr>
            <w:tcW w:w="1322" w:type="pct"/>
            <w:shd w:val="clear" w:color="auto" w:fill="FFC000"/>
            <w:vAlign w:val="center"/>
          </w:tcPr>
          <w:p w14:paraId="749D1A00" w14:textId="77777777" w:rsidR="00692C26" w:rsidRPr="00F94454" w:rsidRDefault="00692C26" w:rsidP="004F6A08">
            <w:pPr>
              <w:jc w:val="center"/>
              <w:rPr>
                <w:rFonts w:ascii="Arial" w:hAnsi="Arial" w:cs="Arial"/>
                <w:b/>
                <w:sz w:val="20"/>
              </w:rPr>
            </w:pPr>
            <w:r w:rsidRPr="00DE31B7">
              <w:rPr>
                <w:rFonts w:ascii="Arial" w:hAnsi="Arial" w:cs="Arial"/>
                <w:b/>
                <w:sz w:val="20"/>
                <w:szCs w:val="20"/>
                <w:lang w:eastAsia="ru-RU"/>
              </w:rPr>
              <w:t>Код деблокирования</w:t>
            </w:r>
          </w:p>
        </w:tc>
        <w:tc>
          <w:tcPr>
            <w:tcW w:w="3678" w:type="pct"/>
            <w:shd w:val="clear" w:color="auto" w:fill="FFC000"/>
            <w:vAlign w:val="center"/>
          </w:tcPr>
          <w:p w14:paraId="49FB774C" w14:textId="77777777" w:rsidR="00692C26" w:rsidRPr="00F94454" w:rsidRDefault="00692C26" w:rsidP="004F6A08">
            <w:pPr>
              <w:jc w:val="center"/>
              <w:rPr>
                <w:rFonts w:ascii="Arial" w:hAnsi="Arial" w:cs="Arial"/>
                <w:b/>
                <w:sz w:val="20"/>
              </w:rPr>
            </w:pPr>
            <w:r w:rsidRPr="00DE31B7">
              <w:rPr>
                <w:rFonts w:ascii="Arial" w:hAnsi="Arial" w:cs="Arial"/>
                <w:b/>
                <w:sz w:val="20"/>
                <w:szCs w:val="20"/>
                <w:lang w:eastAsia="ru-RU"/>
              </w:rPr>
              <w:t>Название кода деблокирования</w:t>
            </w:r>
          </w:p>
        </w:tc>
      </w:tr>
      <w:tr w:rsidR="00692C26" w:rsidRPr="00F94454" w14:paraId="3814FC72" w14:textId="77777777" w:rsidTr="004F6A08">
        <w:trPr>
          <w:cantSplit/>
        </w:trPr>
        <w:tc>
          <w:tcPr>
            <w:tcW w:w="1322" w:type="pct"/>
            <w:shd w:val="clear" w:color="auto" w:fill="auto"/>
          </w:tcPr>
          <w:p w14:paraId="13149C24" w14:textId="77777777" w:rsidR="00692C26" w:rsidRPr="002216ED" w:rsidRDefault="00692C26" w:rsidP="004F6A08">
            <w:pPr>
              <w:jc w:val="center"/>
              <w:rPr>
                <w:rFonts w:ascii="Arial" w:hAnsi="Arial" w:cs="Arial"/>
                <w:sz w:val="20"/>
              </w:rPr>
            </w:pPr>
            <w:r>
              <w:rPr>
                <w:rFonts w:ascii="Arial" w:hAnsi="Arial" w:cs="Arial"/>
                <w:sz w:val="20"/>
              </w:rPr>
              <w:t>SK</w:t>
            </w:r>
          </w:p>
        </w:tc>
        <w:tc>
          <w:tcPr>
            <w:tcW w:w="3678" w:type="pct"/>
            <w:shd w:val="clear" w:color="auto" w:fill="auto"/>
          </w:tcPr>
          <w:p w14:paraId="18B6CE4C" w14:textId="77777777" w:rsidR="00692C26" w:rsidRPr="004E3480" w:rsidRDefault="00692C26" w:rsidP="004F6A08">
            <w:pPr>
              <w:tabs>
                <w:tab w:val="center" w:pos="3634"/>
                <w:tab w:val="left" w:pos="6158"/>
              </w:tabs>
              <w:jc w:val="left"/>
              <w:rPr>
                <w:rFonts w:ascii="Arial" w:hAnsi="Arial" w:cs="Arial"/>
                <w:sz w:val="20"/>
              </w:rPr>
            </w:pPr>
            <w:r>
              <w:rPr>
                <w:rFonts w:ascii="Arial" w:hAnsi="Arial" w:cs="Arial"/>
                <w:sz w:val="20"/>
              </w:rPr>
              <w:tab/>
              <w:t>Сток-контролёр</w:t>
            </w:r>
          </w:p>
        </w:tc>
      </w:tr>
      <w:tr w:rsidR="00692C26" w:rsidRPr="00F94454" w14:paraId="5D0D4698" w14:textId="77777777" w:rsidTr="004F6A08">
        <w:trPr>
          <w:cantSplit/>
        </w:trPr>
        <w:tc>
          <w:tcPr>
            <w:tcW w:w="1322" w:type="pct"/>
            <w:shd w:val="clear" w:color="auto" w:fill="auto"/>
          </w:tcPr>
          <w:p w14:paraId="18257C28" w14:textId="77777777" w:rsidR="00692C26" w:rsidRDefault="00692C26" w:rsidP="004F6A08">
            <w:pPr>
              <w:jc w:val="center"/>
              <w:rPr>
                <w:rFonts w:ascii="Arial" w:hAnsi="Arial" w:cs="Arial"/>
                <w:sz w:val="20"/>
              </w:rPr>
            </w:pPr>
            <w:r>
              <w:rPr>
                <w:rFonts w:ascii="Arial" w:hAnsi="Arial" w:cs="Arial"/>
                <w:sz w:val="20"/>
              </w:rPr>
              <w:t>PL</w:t>
            </w:r>
          </w:p>
        </w:tc>
        <w:tc>
          <w:tcPr>
            <w:tcW w:w="3678" w:type="pct"/>
            <w:shd w:val="clear" w:color="auto" w:fill="auto"/>
          </w:tcPr>
          <w:p w14:paraId="7118BCBB" w14:textId="77777777" w:rsidR="00692C26" w:rsidRPr="00692C26" w:rsidRDefault="00692C26" w:rsidP="004F6A08">
            <w:pPr>
              <w:jc w:val="center"/>
              <w:rPr>
                <w:rFonts w:ascii="Arial" w:hAnsi="Arial" w:cs="Arial"/>
                <w:sz w:val="20"/>
              </w:rPr>
            </w:pPr>
            <w:r>
              <w:rPr>
                <w:rFonts w:ascii="Arial" w:hAnsi="Arial" w:cs="Arial"/>
                <w:sz w:val="20"/>
              </w:rPr>
              <w:t>Планировщик логистики</w:t>
            </w:r>
          </w:p>
        </w:tc>
      </w:tr>
    </w:tbl>
    <w:p w14:paraId="615A2E60" w14:textId="77777777" w:rsidR="00692C26" w:rsidRDefault="00692C26" w:rsidP="00692C26">
      <w:pPr>
        <w:spacing w:after="240" w:line="276" w:lineRule="auto"/>
        <w:ind w:firstLine="567"/>
        <w:rPr>
          <w:rFonts w:ascii="Arial" w:hAnsi="Arial" w:cs="Arial"/>
        </w:rPr>
      </w:pPr>
    </w:p>
    <w:p w14:paraId="5BB20E10" w14:textId="54342AAD" w:rsidR="00692C26" w:rsidRPr="00925F2C" w:rsidRDefault="00692C26" w:rsidP="005578C5">
      <w:pPr>
        <w:pStyle w:val="a8"/>
        <w:rPr>
          <w:rFonts w:ascii="Arial" w:hAnsi="Arial" w:cs="Arial"/>
          <w:b/>
          <w:sz w:val="22"/>
          <w:szCs w:val="22"/>
        </w:rPr>
      </w:pPr>
      <w:r w:rsidRPr="00925F2C">
        <w:rPr>
          <w:rFonts w:ascii="Arial" w:hAnsi="Arial" w:cs="Arial"/>
          <w:b/>
          <w:sz w:val="22"/>
          <w:szCs w:val="22"/>
        </w:rPr>
        <w:t xml:space="preserve">Таблица </w:t>
      </w:r>
      <w:del w:id="1558" w:author="Чернова Анастасия Викторовна" w:date="2021-03-22T15:05:00Z">
        <w:r w:rsidRPr="00925F2C" w:rsidDel="009E2974">
          <w:rPr>
            <w:rFonts w:ascii="Arial" w:hAnsi="Arial" w:cs="Arial"/>
            <w:b/>
            <w:sz w:val="22"/>
            <w:szCs w:val="22"/>
          </w:rPr>
          <w:fldChar w:fldCharType="begin"/>
        </w:r>
        <w:r w:rsidRPr="00925F2C" w:rsidDel="009E2974">
          <w:rPr>
            <w:rFonts w:ascii="Arial" w:hAnsi="Arial" w:cs="Arial"/>
            <w:b/>
            <w:sz w:val="22"/>
            <w:szCs w:val="22"/>
          </w:rPr>
          <w:delInstrText xml:space="preserve"> SEQ Таблица \* ARABIC </w:delInstrText>
        </w:r>
        <w:r w:rsidRPr="00925F2C" w:rsidDel="009E2974">
          <w:rPr>
            <w:rFonts w:ascii="Arial" w:hAnsi="Arial" w:cs="Arial"/>
            <w:b/>
            <w:sz w:val="22"/>
            <w:szCs w:val="22"/>
          </w:rPr>
          <w:fldChar w:fldCharType="separate"/>
        </w:r>
        <w:r w:rsidR="00941B9E" w:rsidDel="009E2974">
          <w:rPr>
            <w:rFonts w:ascii="Arial" w:hAnsi="Arial" w:cs="Arial"/>
            <w:b/>
            <w:noProof/>
            <w:sz w:val="22"/>
            <w:szCs w:val="22"/>
          </w:rPr>
          <w:delText>64</w:delText>
        </w:r>
        <w:r w:rsidRPr="00925F2C" w:rsidDel="009E2974">
          <w:rPr>
            <w:rFonts w:ascii="Arial" w:hAnsi="Arial" w:cs="Arial"/>
            <w:b/>
            <w:sz w:val="22"/>
            <w:szCs w:val="22"/>
          </w:rPr>
          <w:fldChar w:fldCharType="end"/>
        </w:r>
      </w:del>
      <w:ins w:id="1559" w:author="Чернова Анастасия Викторовна" w:date="2021-03-22T15:05:00Z">
        <w:r w:rsidR="009E2974">
          <w:rPr>
            <w:rFonts w:ascii="Arial" w:hAnsi="Arial" w:cs="Arial"/>
            <w:b/>
            <w:sz w:val="22"/>
            <w:szCs w:val="22"/>
          </w:rPr>
          <w:t>67</w:t>
        </w:r>
      </w:ins>
      <w:r>
        <w:rPr>
          <w:rFonts w:ascii="Arial" w:hAnsi="Arial" w:cs="Arial"/>
          <w:b/>
          <w:sz w:val="22"/>
          <w:szCs w:val="22"/>
        </w:rPr>
        <w:t>. Коды деблокирования заявок на перемещение</w:t>
      </w:r>
      <w:r w:rsidRPr="00692C26">
        <w:rPr>
          <w:rFonts w:ascii="Arial" w:hAnsi="Arial" w:cs="Arial"/>
          <w:b/>
          <w:sz w:val="22"/>
          <w:szCs w:val="22"/>
        </w:rPr>
        <w:t xml:space="preserve"> </w:t>
      </w:r>
      <w:del w:id="1560" w:author="Kislov Vladimir" w:date="2021-03-23T22:37:00Z">
        <w:r w:rsidDel="00702F31">
          <w:rPr>
            <w:rFonts w:ascii="Arial" w:hAnsi="Arial" w:cs="Arial"/>
            <w:b/>
            <w:sz w:val="22"/>
            <w:szCs w:val="22"/>
          </w:rPr>
          <w:delText>NB, ZNB</w:delText>
        </w:r>
      </w:del>
      <w:ins w:id="1561" w:author="Kislov Vladimir" w:date="2021-03-23T22:37:00Z">
        <w:r w:rsidR="00702F31">
          <w:rPr>
            <w:rFonts w:ascii="Arial" w:hAnsi="Arial" w:cs="Arial"/>
            <w:b/>
            <w:sz w:val="22"/>
            <w:szCs w:val="22"/>
            <w:lang w:val="en-US"/>
          </w:rPr>
          <w:t>ZUB</w:t>
        </w:r>
      </w:ins>
      <w:r>
        <w:rPr>
          <w:rFonts w:ascii="Arial" w:hAnsi="Arial" w:cs="Arial"/>
          <w:b/>
          <w:sz w:val="22"/>
          <w:szCs w:val="22"/>
        </w:rPr>
        <w:t xml:space="preserve"> по ненормируемым МТР</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691"/>
        <w:gridCol w:w="7485"/>
      </w:tblGrid>
      <w:tr w:rsidR="00692C26" w:rsidRPr="00F94454" w14:paraId="7AE94B2E" w14:textId="77777777" w:rsidTr="004F6A08">
        <w:trPr>
          <w:cantSplit/>
          <w:trHeight w:val="397"/>
          <w:tblHeader/>
        </w:trPr>
        <w:tc>
          <w:tcPr>
            <w:tcW w:w="1322" w:type="pct"/>
            <w:shd w:val="clear" w:color="auto" w:fill="FFC000"/>
            <w:vAlign w:val="center"/>
          </w:tcPr>
          <w:p w14:paraId="58D258F2" w14:textId="77777777" w:rsidR="00692C26" w:rsidRPr="00F94454" w:rsidRDefault="00692C26" w:rsidP="004F6A08">
            <w:pPr>
              <w:jc w:val="center"/>
              <w:rPr>
                <w:rFonts w:ascii="Arial" w:hAnsi="Arial" w:cs="Arial"/>
                <w:b/>
                <w:sz w:val="20"/>
              </w:rPr>
            </w:pPr>
            <w:r w:rsidRPr="00DE31B7">
              <w:rPr>
                <w:rFonts w:ascii="Arial" w:hAnsi="Arial" w:cs="Arial"/>
                <w:b/>
                <w:sz w:val="20"/>
                <w:szCs w:val="20"/>
                <w:lang w:eastAsia="ru-RU"/>
              </w:rPr>
              <w:t>Код деблокирования</w:t>
            </w:r>
          </w:p>
        </w:tc>
        <w:tc>
          <w:tcPr>
            <w:tcW w:w="3678" w:type="pct"/>
            <w:shd w:val="clear" w:color="auto" w:fill="FFC000"/>
            <w:vAlign w:val="center"/>
          </w:tcPr>
          <w:p w14:paraId="18AB33A7" w14:textId="77777777" w:rsidR="00692C26" w:rsidRPr="00F94454" w:rsidRDefault="00692C26" w:rsidP="004F6A08">
            <w:pPr>
              <w:jc w:val="center"/>
              <w:rPr>
                <w:rFonts w:ascii="Arial" w:hAnsi="Arial" w:cs="Arial"/>
                <w:b/>
                <w:sz w:val="20"/>
              </w:rPr>
            </w:pPr>
            <w:r w:rsidRPr="00DE31B7">
              <w:rPr>
                <w:rFonts w:ascii="Arial" w:hAnsi="Arial" w:cs="Arial"/>
                <w:b/>
                <w:sz w:val="20"/>
                <w:szCs w:val="20"/>
                <w:lang w:eastAsia="ru-RU"/>
              </w:rPr>
              <w:t>Название кода деблокирования</w:t>
            </w:r>
          </w:p>
        </w:tc>
      </w:tr>
      <w:tr w:rsidR="00692C26" w:rsidRPr="00F94454" w14:paraId="1F11647F" w14:textId="77777777" w:rsidTr="004F6A08">
        <w:trPr>
          <w:cantSplit/>
        </w:trPr>
        <w:tc>
          <w:tcPr>
            <w:tcW w:w="1322" w:type="pct"/>
            <w:shd w:val="clear" w:color="auto" w:fill="auto"/>
          </w:tcPr>
          <w:p w14:paraId="62F628C8" w14:textId="77777777" w:rsidR="00692C26" w:rsidRDefault="00692C26" w:rsidP="004F6A08">
            <w:pPr>
              <w:jc w:val="center"/>
              <w:rPr>
                <w:rFonts w:ascii="Arial" w:hAnsi="Arial" w:cs="Arial"/>
                <w:sz w:val="20"/>
              </w:rPr>
            </w:pPr>
            <w:r>
              <w:rPr>
                <w:rFonts w:ascii="Arial" w:hAnsi="Arial" w:cs="Arial"/>
                <w:sz w:val="20"/>
              </w:rPr>
              <w:t>PL</w:t>
            </w:r>
          </w:p>
        </w:tc>
        <w:tc>
          <w:tcPr>
            <w:tcW w:w="3678" w:type="pct"/>
            <w:shd w:val="clear" w:color="auto" w:fill="auto"/>
          </w:tcPr>
          <w:p w14:paraId="18877147" w14:textId="77777777" w:rsidR="00692C26" w:rsidRPr="00692C26" w:rsidRDefault="00692C26" w:rsidP="004F6A08">
            <w:pPr>
              <w:jc w:val="center"/>
              <w:rPr>
                <w:rFonts w:ascii="Arial" w:hAnsi="Arial" w:cs="Arial"/>
                <w:sz w:val="20"/>
              </w:rPr>
            </w:pPr>
            <w:r>
              <w:rPr>
                <w:rFonts w:ascii="Arial" w:hAnsi="Arial" w:cs="Arial"/>
                <w:sz w:val="20"/>
              </w:rPr>
              <w:t>Планировщик логистики</w:t>
            </w:r>
          </w:p>
        </w:tc>
      </w:tr>
    </w:tbl>
    <w:p w14:paraId="79491C59" w14:textId="77777777" w:rsidR="00692C26" w:rsidRDefault="00692C26" w:rsidP="00692C26">
      <w:pPr>
        <w:spacing w:after="240" w:line="276" w:lineRule="auto"/>
        <w:ind w:firstLine="567"/>
        <w:rPr>
          <w:rFonts w:ascii="Arial" w:hAnsi="Arial" w:cs="Arial"/>
        </w:rPr>
      </w:pPr>
    </w:p>
    <w:p w14:paraId="04D175BA" w14:textId="77777777" w:rsidR="00692C26" w:rsidRDefault="00692C26" w:rsidP="00692C26">
      <w:pPr>
        <w:pStyle w:val="4"/>
        <w:rPr>
          <w:rFonts w:eastAsiaTheme="majorEastAsia" w:cstheme="majorBidi"/>
          <w:b/>
          <w:i w:val="0"/>
          <w:caps w:val="0"/>
          <w:sz w:val="24"/>
          <w:szCs w:val="24"/>
        </w:rPr>
      </w:pPr>
      <w:r>
        <w:rPr>
          <w:rFonts w:eastAsiaTheme="majorEastAsia" w:cstheme="majorBidi"/>
          <w:b/>
          <w:i w:val="0"/>
          <w:caps w:val="0"/>
          <w:sz w:val="24"/>
          <w:szCs w:val="24"/>
        </w:rPr>
        <w:t>Деблокирование документа Заявка на закупку услуг</w:t>
      </w:r>
    </w:p>
    <w:p w14:paraId="729E098E" w14:textId="7FA4628B" w:rsidR="00692C26" w:rsidRPr="00925F2C" w:rsidRDefault="00692C26" w:rsidP="00692C26">
      <w:pPr>
        <w:pStyle w:val="a8"/>
        <w:jc w:val="right"/>
        <w:rPr>
          <w:rFonts w:ascii="Arial" w:hAnsi="Arial" w:cs="Arial"/>
          <w:b/>
          <w:sz w:val="22"/>
          <w:szCs w:val="22"/>
        </w:rPr>
      </w:pPr>
      <w:r w:rsidRPr="00925F2C">
        <w:rPr>
          <w:rFonts w:ascii="Arial" w:hAnsi="Arial" w:cs="Arial"/>
          <w:b/>
          <w:sz w:val="22"/>
          <w:szCs w:val="22"/>
        </w:rPr>
        <w:t>Таблица</w:t>
      </w:r>
      <w:ins w:id="1562" w:author="Чернова Анастасия Викторовна" w:date="2021-03-22T15:06:00Z">
        <w:r w:rsidR="009E2974">
          <w:rPr>
            <w:rFonts w:ascii="Arial" w:hAnsi="Arial" w:cs="Arial"/>
            <w:b/>
            <w:sz w:val="22"/>
            <w:szCs w:val="22"/>
          </w:rPr>
          <w:t xml:space="preserve"> </w:t>
        </w:r>
      </w:ins>
      <w:del w:id="1563" w:author="Чернова Анастасия Викторовна" w:date="2021-03-22T15:05:00Z">
        <w:r w:rsidRPr="00925F2C" w:rsidDel="009E2974">
          <w:rPr>
            <w:rFonts w:ascii="Arial" w:hAnsi="Arial" w:cs="Arial"/>
            <w:b/>
            <w:sz w:val="22"/>
            <w:szCs w:val="22"/>
          </w:rPr>
          <w:delText xml:space="preserve"> </w:delText>
        </w:r>
        <w:r w:rsidRPr="00925F2C" w:rsidDel="009E2974">
          <w:rPr>
            <w:rFonts w:ascii="Arial" w:hAnsi="Arial" w:cs="Arial"/>
            <w:b/>
            <w:sz w:val="22"/>
            <w:szCs w:val="22"/>
          </w:rPr>
          <w:fldChar w:fldCharType="begin"/>
        </w:r>
        <w:r w:rsidRPr="00925F2C" w:rsidDel="009E2974">
          <w:rPr>
            <w:rFonts w:ascii="Arial" w:hAnsi="Arial" w:cs="Arial"/>
            <w:b/>
            <w:sz w:val="22"/>
            <w:szCs w:val="22"/>
          </w:rPr>
          <w:delInstrText xml:space="preserve"> SEQ Таблица \* ARABIC </w:delInstrText>
        </w:r>
        <w:r w:rsidRPr="00925F2C" w:rsidDel="009E2974">
          <w:rPr>
            <w:rFonts w:ascii="Arial" w:hAnsi="Arial" w:cs="Arial"/>
            <w:b/>
            <w:sz w:val="22"/>
            <w:szCs w:val="22"/>
          </w:rPr>
          <w:fldChar w:fldCharType="separate"/>
        </w:r>
        <w:r w:rsidR="00941B9E" w:rsidDel="009E2974">
          <w:rPr>
            <w:rFonts w:ascii="Arial" w:hAnsi="Arial" w:cs="Arial"/>
            <w:b/>
            <w:noProof/>
            <w:sz w:val="22"/>
            <w:szCs w:val="22"/>
          </w:rPr>
          <w:delText>65</w:delText>
        </w:r>
        <w:r w:rsidRPr="00925F2C" w:rsidDel="009E2974">
          <w:rPr>
            <w:rFonts w:ascii="Arial" w:hAnsi="Arial" w:cs="Arial"/>
            <w:b/>
            <w:sz w:val="22"/>
            <w:szCs w:val="22"/>
          </w:rPr>
          <w:fldChar w:fldCharType="end"/>
        </w:r>
      </w:del>
      <w:ins w:id="1564" w:author="Чернова Анастасия Викторовна" w:date="2021-03-22T15:05:00Z">
        <w:r w:rsidR="009E2974">
          <w:rPr>
            <w:rFonts w:ascii="Arial" w:hAnsi="Arial" w:cs="Arial"/>
            <w:b/>
            <w:sz w:val="22"/>
            <w:szCs w:val="22"/>
          </w:rPr>
          <w:t>68</w:t>
        </w:r>
      </w:ins>
      <w:r>
        <w:rPr>
          <w:rFonts w:ascii="Arial" w:hAnsi="Arial" w:cs="Arial"/>
          <w:b/>
          <w:sz w:val="22"/>
          <w:szCs w:val="22"/>
        </w:rPr>
        <w:t xml:space="preserve">. Коды деблокирования заявок на </w:t>
      </w:r>
      <w:r w:rsidR="00EA7B4C">
        <w:rPr>
          <w:rFonts w:ascii="Arial" w:hAnsi="Arial" w:cs="Arial"/>
          <w:b/>
          <w:sz w:val="22"/>
          <w:szCs w:val="22"/>
        </w:rPr>
        <w:t>закупку услуг</w:t>
      </w:r>
      <w:r w:rsidRPr="00692C26">
        <w:rPr>
          <w:rFonts w:ascii="Arial" w:hAnsi="Arial" w:cs="Arial"/>
          <w:b/>
          <w:sz w:val="22"/>
          <w:szCs w:val="22"/>
        </w:rPr>
        <w:t xml:space="preserve"> </w:t>
      </w:r>
      <w:r w:rsidR="00EA7B4C">
        <w:rPr>
          <w:rFonts w:ascii="Arial" w:hAnsi="Arial" w:cs="Arial"/>
          <w:b/>
          <w:sz w:val="22"/>
          <w:szCs w:val="22"/>
        </w:rPr>
        <w:t>ZUSL</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691"/>
        <w:gridCol w:w="7485"/>
      </w:tblGrid>
      <w:tr w:rsidR="00692C26" w:rsidRPr="00F94454" w14:paraId="5B1AE330" w14:textId="77777777" w:rsidTr="004F6A08">
        <w:trPr>
          <w:cantSplit/>
          <w:trHeight w:val="397"/>
          <w:tblHeader/>
        </w:trPr>
        <w:tc>
          <w:tcPr>
            <w:tcW w:w="1322" w:type="pct"/>
            <w:shd w:val="clear" w:color="auto" w:fill="FFC000"/>
            <w:vAlign w:val="center"/>
          </w:tcPr>
          <w:p w14:paraId="33E17423" w14:textId="77777777" w:rsidR="00692C26" w:rsidRPr="00F94454" w:rsidRDefault="00692C26" w:rsidP="004F6A08">
            <w:pPr>
              <w:jc w:val="center"/>
              <w:rPr>
                <w:rFonts w:ascii="Arial" w:hAnsi="Arial" w:cs="Arial"/>
                <w:b/>
                <w:sz w:val="20"/>
              </w:rPr>
            </w:pPr>
            <w:r w:rsidRPr="00DE31B7">
              <w:rPr>
                <w:rFonts w:ascii="Arial" w:hAnsi="Arial" w:cs="Arial"/>
                <w:b/>
                <w:sz w:val="20"/>
                <w:szCs w:val="20"/>
                <w:lang w:eastAsia="ru-RU"/>
              </w:rPr>
              <w:t>Код деблокирования</w:t>
            </w:r>
          </w:p>
        </w:tc>
        <w:tc>
          <w:tcPr>
            <w:tcW w:w="3678" w:type="pct"/>
            <w:shd w:val="clear" w:color="auto" w:fill="FFC000"/>
            <w:vAlign w:val="center"/>
          </w:tcPr>
          <w:p w14:paraId="6B313DC0" w14:textId="77777777" w:rsidR="00692C26" w:rsidRPr="00F94454" w:rsidRDefault="00692C26" w:rsidP="004F6A08">
            <w:pPr>
              <w:jc w:val="center"/>
              <w:rPr>
                <w:rFonts w:ascii="Arial" w:hAnsi="Arial" w:cs="Arial"/>
                <w:b/>
                <w:sz w:val="20"/>
              </w:rPr>
            </w:pPr>
            <w:r w:rsidRPr="00DE31B7">
              <w:rPr>
                <w:rFonts w:ascii="Arial" w:hAnsi="Arial" w:cs="Arial"/>
                <w:b/>
                <w:sz w:val="20"/>
                <w:szCs w:val="20"/>
                <w:lang w:eastAsia="ru-RU"/>
              </w:rPr>
              <w:t>Название кода деблокирования</w:t>
            </w:r>
          </w:p>
        </w:tc>
      </w:tr>
      <w:tr w:rsidR="009220A5" w:rsidRPr="00F94454" w14:paraId="623E2A50" w14:textId="77777777" w:rsidTr="004F6A08">
        <w:trPr>
          <w:cantSplit/>
        </w:trPr>
        <w:tc>
          <w:tcPr>
            <w:tcW w:w="1322" w:type="pct"/>
            <w:shd w:val="clear" w:color="auto" w:fill="auto"/>
          </w:tcPr>
          <w:p w14:paraId="318A8CC5" w14:textId="77777777" w:rsidR="009220A5" w:rsidRPr="002216ED" w:rsidRDefault="009220A5" w:rsidP="004F6A08">
            <w:pPr>
              <w:jc w:val="center"/>
              <w:rPr>
                <w:rFonts w:ascii="Arial" w:hAnsi="Arial" w:cs="Arial"/>
                <w:sz w:val="20"/>
              </w:rPr>
            </w:pPr>
            <w:r>
              <w:rPr>
                <w:rFonts w:ascii="Arial" w:hAnsi="Arial" w:cs="Arial"/>
                <w:sz w:val="20"/>
              </w:rPr>
              <w:t>ZK</w:t>
            </w:r>
          </w:p>
        </w:tc>
        <w:tc>
          <w:tcPr>
            <w:tcW w:w="3678" w:type="pct"/>
            <w:shd w:val="clear" w:color="auto" w:fill="auto"/>
          </w:tcPr>
          <w:p w14:paraId="2B471D5C" w14:textId="77777777" w:rsidR="009220A5" w:rsidRPr="004E3480" w:rsidRDefault="009220A5" w:rsidP="004F6A08">
            <w:pPr>
              <w:jc w:val="center"/>
              <w:rPr>
                <w:rFonts w:ascii="Arial" w:hAnsi="Arial" w:cs="Arial"/>
                <w:sz w:val="20"/>
              </w:rPr>
            </w:pPr>
            <w:r>
              <w:rPr>
                <w:rFonts w:ascii="Arial" w:hAnsi="Arial" w:cs="Arial"/>
                <w:sz w:val="20"/>
              </w:rPr>
              <w:t>Планировщик потребности (заявитель потребности)</w:t>
            </w:r>
          </w:p>
        </w:tc>
      </w:tr>
      <w:tr w:rsidR="00DB6B21" w:rsidRPr="00F94454" w14:paraId="1D714BA4" w14:textId="77777777" w:rsidTr="00EB076C">
        <w:trPr>
          <w:cantSplit/>
        </w:trPr>
        <w:tc>
          <w:tcPr>
            <w:tcW w:w="1322" w:type="pct"/>
            <w:shd w:val="clear" w:color="auto" w:fill="auto"/>
          </w:tcPr>
          <w:p w14:paraId="05EA1B61" w14:textId="77777777" w:rsidR="00DB6B21" w:rsidRDefault="00DB6B21" w:rsidP="00DB6B21">
            <w:pPr>
              <w:jc w:val="center"/>
              <w:rPr>
                <w:rFonts w:ascii="Arial" w:hAnsi="Arial" w:cs="Arial"/>
                <w:sz w:val="20"/>
              </w:rPr>
            </w:pPr>
            <w:r>
              <w:rPr>
                <w:rFonts w:ascii="Arial" w:hAnsi="Arial" w:cs="Arial"/>
                <w:sz w:val="20"/>
              </w:rPr>
              <w:t>RZ</w:t>
            </w:r>
          </w:p>
        </w:tc>
        <w:tc>
          <w:tcPr>
            <w:tcW w:w="3678" w:type="pct"/>
            <w:shd w:val="clear" w:color="auto" w:fill="auto"/>
          </w:tcPr>
          <w:p w14:paraId="01290354" w14:textId="77777777" w:rsidR="00DB6B21" w:rsidRDefault="00DB6B21" w:rsidP="00DB6B21">
            <w:pPr>
              <w:jc w:val="center"/>
              <w:rPr>
                <w:rFonts w:ascii="Arial" w:hAnsi="Arial" w:cs="Arial"/>
                <w:sz w:val="20"/>
              </w:rPr>
            </w:pPr>
            <w:r>
              <w:rPr>
                <w:rFonts w:ascii="Arial" w:hAnsi="Arial" w:cs="Arial"/>
                <w:sz w:val="20"/>
              </w:rPr>
              <w:t>Руководитель планировщика потребности</w:t>
            </w:r>
          </w:p>
        </w:tc>
      </w:tr>
      <w:tr w:rsidR="00702F31" w:rsidRPr="00F94454" w14:paraId="26BEC74C" w14:textId="77777777" w:rsidTr="00EB076C">
        <w:trPr>
          <w:cantSplit/>
          <w:ins w:id="1565" w:author="Kislov Vladimir" w:date="2021-03-23T22:40:00Z"/>
        </w:trPr>
        <w:tc>
          <w:tcPr>
            <w:tcW w:w="1322" w:type="pct"/>
            <w:shd w:val="clear" w:color="auto" w:fill="auto"/>
          </w:tcPr>
          <w:p w14:paraId="1A50D0D6" w14:textId="0EEA886F" w:rsidR="00702F31" w:rsidRPr="00702F31" w:rsidRDefault="00702F31" w:rsidP="00DB6B21">
            <w:pPr>
              <w:jc w:val="center"/>
              <w:rPr>
                <w:ins w:id="1566" w:author="Kislov Vladimir" w:date="2021-03-23T22:40:00Z"/>
                <w:rFonts w:ascii="Arial" w:hAnsi="Arial" w:cs="Arial"/>
                <w:sz w:val="20"/>
                <w:lang w:val="en-US"/>
                <w:rPrChange w:id="1567" w:author="Kislov Vladimir" w:date="2021-03-23T22:40:00Z">
                  <w:rPr>
                    <w:ins w:id="1568" w:author="Kislov Vladimir" w:date="2021-03-23T22:40:00Z"/>
                    <w:rFonts w:ascii="Arial" w:hAnsi="Arial" w:cs="Arial"/>
                    <w:sz w:val="20"/>
                  </w:rPr>
                </w:rPrChange>
              </w:rPr>
            </w:pPr>
            <w:ins w:id="1569" w:author="Kislov Vladimir" w:date="2021-03-23T22:40:00Z">
              <w:r>
                <w:rPr>
                  <w:rFonts w:ascii="Arial" w:hAnsi="Arial" w:cs="Arial"/>
                  <w:sz w:val="20"/>
                  <w:lang w:val="en-US"/>
                </w:rPr>
                <w:t>EC</w:t>
              </w:r>
            </w:ins>
          </w:p>
        </w:tc>
        <w:tc>
          <w:tcPr>
            <w:tcW w:w="3678" w:type="pct"/>
            <w:shd w:val="clear" w:color="auto" w:fill="auto"/>
          </w:tcPr>
          <w:p w14:paraId="296870DE" w14:textId="665A6C77" w:rsidR="00702F31" w:rsidRPr="00702F31" w:rsidRDefault="00702F31" w:rsidP="00DB6B21">
            <w:pPr>
              <w:jc w:val="center"/>
              <w:rPr>
                <w:ins w:id="1570" w:author="Kislov Vladimir" w:date="2021-03-23T22:40:00Z"/>
                <w:rFonts w:ascii="Arial" w:hAnsi="Arial" w:cs="Arial"/>
                <w:sz w:val="20"/>
              </w:rPr>
            </w:pPr>
            <w:ins w:id="1571" w:author="Kislov Vladimir" w:date="2021-03-23T22:40:00Z">
              <w:r>
                <w:rPr>
                  <w:rFonts w:ascii="Arial" w:hAnsi="Arial" w:cs="Arial"/>
                  <w:sz w:val="20"/>
                </w:rPr>
                <w:t>Экономист</w:t>
              </w:r>
            </w:ins>
          </w:p>
        </w:tc>
      </w:tr>
      <w:tr w:rsidR="009220A5" w:rsidRPr="00F94454" w14:paraId="2C4882EC" w14:textId="77777777" w:rsidTr="004F6A08">
        <w:trPr>
          <w:cantSplit/>
        </w:trPr>
        <w:tc>
          <w:tcPr>
            <w:tcW w:w="1322" w:type="pct"/>
            <w:shd w:val="clear" w:color="auto" w:fill="auto"/>
          </w:tcPr>
          <w:p w14:paraId="1E6F86CF" w14:textId="77777777" w:rsidR="009220A5" w:rsidRDefault="009220A5" w:rsidP="004F6A08">
            <w:pPr>
              <w:jc w:val="center"/>
              <w:rPr>
                <w:rFonts w:ascii="Arial" w:hAnsi="Arial" w:cs="Arial"/>
                <w:sz w:val="20"/>
              </w:rPr>
            </w:pPr>
            <w:r>
              <w:rPr>
                <w:rFonts w:ascii="Arial" w:hAnsi="Arial" w:cs="Arial"/>
                <w:sz w:val="20"/>
              </w:rPr>
              <w:t>PU</w:t>
            </w:r>
          </w:p>
        </w:tc>
        <w:tc>
          <w:tcPr>
            <w:tcW w:w="3678" w:type="pct"/>
            <w:shd w:val="clear" w:color="auto" w:fill="auto"/>
          </w:tcPr>
          <w:p w14:paraId="379362F8" w14:textId="77777777" w:rsidR="009220A5" w:rsidRDefault="009220A5" w:rsidP="004F6A08">
            <w:pPr>
              <w:jc w:val="center"/>
              <w:rPr>
                <w:rFonts w:ascii="Arial" w:hAnsi="Arial" w:cs="Arial"/>
                <w:sz w:val="20"/>
              </w:rPr>
            </w:pPr>
            <w:r>
              <w:rPr>
                <w:rFonts w:ascii="Arial" w:hAnsi="Arial" w:cs="Arial"/>
                <w:sz w:val="20"/>
              </w:rPr>
              <w:t>Закупщик</w:t>
            </w:r>
          </w:p>
        </w:tc>
      </w:tr>
    </w:tbl>
    <w:p w14:paraId="74D36A27" w14:textId="77777777" w:rsidR="00692C26" w:rsidRDefault="00692C26" w:rsidP="00692C26">
      <w:pPr>
        <w:spacing w:after="240" w:line="276" w:lineRule="auto"/>
        <w:ind w:firstLine="567"/>
        <w:rPr>
          <w:rFonts w:ascii="Arial" w:hAnsi="Arial" w:cs="Arial"/>
        </w:rPr>
      </w:pPr>
    </w:p>
    <w:p w14:paraId="6D9C52E0" w14:textId="28AFE9AD" w:rsidR="006B47CB" w:rsidRPr="00925F2C" w:rsidRDefault="006B47CB" w:rsidP="006B47CB">
      <w:pPr>
        <w:pStyle w:val="a8"/>
        <w:jc w:val="right"/>
        <w:rPr>
          <w:rFonts w:ascii="Arial" w:hAnsi="Arial" w:cs="Arial"/>
          <w:b/>
          <w:sz w:val="22"/>
          <w:szCs w:val="22"/>
        </w:rPr>
      </w:pPr>
      <w:r w:rsidRPr="00925F2C">
        <w:rPr>
          <w:rFonts w:ascii="Arial" w:hAnsi="Arial" w:cs="Arial"/>
          <w:b/>
          <w:sz w:val="22"/>
          <w:szCs w:val="22"/>
        </w:rPr>
        <w:t xml:space="preserve">Таблица </w:t>
      </w:r>
      <w:ins w:id="1572" w:author="Чернова Анастасия Викторовна" w:date="2021-03-22T15:06:00Z">
        <w:r w:rsidR="009E2974">
          <w:rPr>
            <w:rFonts w:ascii="Arial" w:hAnsi="Arial" w:cs="Arial"/>
            <w:b/>
            <w:sz w:val="22"/>
            <w:szCs w:val="22"/>
          </w:rPr>
          <w:t>69</w:t>
        </w:r>
      </w:ins>
      <w:r w:rsidRPr="00925F2C">
        <w:rPr>
          <w:rFonts w:ascii="Arial" w:hAnsi="Arial" w:cs="Arial"/>
          <w:b/>
          <w:sz w:val="22"/>
          <w:szCs w:val="22"/>
        </w:rPr>
        <w:fldChar w:fldCharType="begin"/>
      </w:r>
      <w:r w:rsidRPr="00925F2C">
        <w:rPr>
          <w:rFonts w:ascii="Arial" w:hAnsi="Arial" w:cs="Arial"/>
          <w:b/>
          <w:sz w:val="22"/>
          <w:szCs w:val="22"/>
        </w:rPr>
        <w:instrText xml:space="preserve"> SEQ Таблица \* ARABIC </w:instrText>
      </w:r>
      <w:r w:rsidRPr="00925F2C">
        <w:rPr>
          <w:rFonts w:ascii="Arial" w:hAnsi="Arial" w:cs="Arial"/>
          <w:b/>
          <w:sz w:val="22"/>
          <w:szCs w:val="22"/>
        </w:rPr>
        <w:fldChar w:fldCharType="separate"/>
      </w:r>
      <w:del w:id="1573" w:author="Чернова Анастасия Викторовна" w:date="2021-03-22T15:06:00Z">
        <w:r w:rsidR="00941B9E" w:rsidDel="009E2974">
          <w:rPr>
            <w:rFonts w:ascii="Arial" w:hAnsi="Arial" w:cs="Arial"/>
            <w:b/>
            <w:noProof/>
            <w:sz w:val="22"/>
            <w:szCs w:val="22"/>
          </w:rPr>
          <w:delText>66</w:delText>
        </w:r>
      </w:del>
      <w:r w:rsidRPr="00925F2C">
        <w:rPr>
          <w:rFonts w:ascii="Arial" w:hAnsi="Arial" w:cs="Arial"/>
          <w:b/>
          <w:sz w:val="22"/>
          <w:szCs w:val="22"/>
        </w:rPr>
        <w:fldChar w:fldCharType="end"/>
      </w:r>
      <w:r>
        <w:rPr>
          <w:rFonts w:ascii="Arial" w:hAnsi="Arial" w:cs="Arial"/>
          <w:b/>
          <w:sz w:val="22"/>
          <w:szCs w:val="22"/>
        </w:rPr>
        <w:t>. Коды деблокирования заявок на закупку услуг</w:t>
      </w:r>
      <w:r w:rsidRPr="006B47CB">
        <w:t xml:space="preserve"> </w:t>
      </w:r>
      <w:r w:rsidRPr="006B47CB">
        <w:rPr>
          <w:rFonts w:ascii="Arial" w:hAnsi="Arial" w:cs="Arial"/>
          <w:b/>
          <w:sz w:val="22"/>
          <w:szCs w:val="22"/>
        </w:rPr>
        <w:t>технологического и пассажирского транспорта</w:t>
      </w:r>
      <w:r w:rsidRPr="00692C26">
        <w:rPr>
          <w:rFonts w:ascii="Arial" w:hAnsi="Arial" w:cs="Arial"/>
          <w:b/>
          <w:sz w:val="22"/>
          <w:szCs w:val="22"/>
        </w:rPr>
        <w:t xml:space="preserve"> </w:t>
      </w:r>
      <w:r>
        <w:rPr>
          <w:rFonts w:ascii="Arial" w:hAnsi="Arial" w:cs="Arial"/>
          <w:b/>
          <w:sz w:val="22"/>
          <w:szCs w:val="22"/>
        </w:rPr>
        <w:t>ZUSL</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691"/>
        <w:gridCol w:w="7485"/>
      </w:tblGrid>
      <w:tr w:rsidR="006B47CB" w:rsidRPr="00F94454" w14:paraId="359C2CF1" w14:textId="77777777" w:rsidTr="00F22C46">
        <w:trPr>
          <w:cantSplit/>
          <w:trHeight w:val="397"/>
          <w:tblHeader/>
        </w:trPr>
        <w:tc>
          <w:tcPr>
            <w:tcW w:w="1322" w:type="pct"/>
            <w:shd w:val="clear" w:color="auto" w:fill="FFC000"/>
            <w:vAlign w:val="center"/>
          </w:tcPr>
          <w:p w14:paraId="21244D31" w14:textId="77777777" w:rsidR="006B47CB" w:rsidRPr="00F94454" w:rsidRDefault="006B47CB" w:rsidP="00F22C46">
            <w:pPr>
              <w:jc w:val="center"/>
              <w:rPr>
                <w:rFonts w:ascii="Arial" w:hAnsi="Arial" w:cs="Arial"/>
                <w:b/>
                <w:sz w:val="20"/>
              </w:rPr>
            </w:pPr>
            <w:r w:rsidRPr="00DE31B7">
              <w:rPr>
                <w:rFonts w:ascii="Arial" w:hAnsi="Arial" w:cs="Arial"/>
                <w:b/>
                <w:sz w:val="20"/>
                <w:szCs w:val="20"/>
                <w:lang w:eastAsia="ru-RU"/>
              </w:rPr>
              <w:t>Код деблокирования</w:t>
            </w:r>
          </w:p>
        </w:tc>
        <w:tc>
          <w:tcPr>
            <w:tcW w:w="3678" w:type="pct"/>
            <w:shd w:val="clear" w:color="auto" w:fill="FFC000"/>
            <w:vAlign w:val="center"/>
          </w:tcPr>
          <w:p w14:paraId="08B22759" w14:textId="77777777" w:rsidR="006B47CB" w:rsidRPr="00F94454" w:rsidRDefault="006B47CB" w:rsidP="00F22C46">
            <w:pPr>
              <w:jc w:val="center"/>
              <w:rPr>
                <w:rFonts w:ascii="Arial" w:hAnsi="Arial" w:cs="Arial"/>
                <w:b/>
                <w:sz w:val="20"/>
              </w:rPr>
            </w:pPr>
            <w:r w:rsidRPr="00DE31B7">
              <w:rPr>
                <w:rFonts w:ascii="Arial" w:hAnsi="Arial" w:cs="Arial"/>
                <w:b/>
                <w:sz w:val="20"/>
                <w:szCs w:val="20"/>
                <w:lang w:eastAsia="ru-RU"/>
              </w:rPr>
              <w:t>Название кода деблокирования</w:t>
            </w:r>
          </w:p>
        </w:tc>
      </w:tr>
      <w:tr w:rsidR="006B47CB" w:rsidRPr="00F94454" w14:paraId="4BCC165A" w14:textId="77777777" w:rsidTr="00F22C46">
        <w:trPr>
          <w:cantSplit/>
        </w:trPr>
        <w:tc>
          <w:tcPr>
            <w:tcW w:w="1322" w:type="pct"/>
            <w:shd w:val="clear" w:color="auto" w:fill="auto"/>
          </w:tcPr>
          <w:p w14:paraId="4374E873" w14:textId="77777777" w:rsidR="006B47CB" w:rsidRPr="002216ED" w:rsidRDefault="006B47CB" w:rsidP="00F22C46">
            <w:pPr>
              <w:jc w:val="center"/>
              <w:rPr>
                <w:rFonts w:ascii="Arial" w:hAnsi="Arial" w:cs="Arial"/>
                <w:sz w:val="20"/>
              </w:rPr>
            </w:pPr>
            <w:r>
              <w:rPr>
                <w:rFonts w:ascii="Arial" w:hAnsi="Arial" w:cs="Arial"/>
                <w:sz w:val="20"/>
              </w:rPr>
              <w:t>ZK</w:t>
            </w:r>
          </w:p>
        </w:tc>
        <w:tc>
          <w:tcPr>
            <w:tcW w:w="3678" w:type="pct"/>
            <w:shd w:val="clear" w:color="auto" w:fill="auto"/>
          </w:tcPr>
          <w:p w14:paraId="770667E1" w14:textId="77777777" w:rsidR="006B47CB" w:rsidRPr="004E3480" w:rsidRDefault="006B47CB" w:rsidP="00F22C46">
            <w:pPr>
              <w:jc w:val="center"/>
              <w:rPr>
                <w:rFonts w:ascii="Arial" w:hAnsi="Arial" w:cs="Arial"/>
                <w:sz w:val="20"/>
              </w:rPr>
            </w:pPr>
            <w:r>
              <w:rPr>
                <w:rFonts w:ascii="Arial" w:hAnsi="Arial" w:cs="Arial"/>
                <w:sz w:val="20"/>
              </w:rPr>
              <w:t>Планировщик потребности (заявитель потребности)</w:t>
            </w:r>
          </w:p>
        </w:tc>
      </w:tr>
      <w:tr w:rsidR="006B47CB" w:rsidRPr="00F94454" w14:paraId="294AFA49" w14:textId="77777777" w:rsidTr="00F22C46">
        <w:trPr>
          <w:cantSplit/>
        </w:trPr>
        <w:tc>
          <w:tcPr>
            <w:tcW w:w="1322" w:type="pct"/>
            <w:shd w:val="clear" w:color="auto" w:fill="auto"/>
          </w:tcPr>
          <w:p w14:paraId="6F825F06" w14:textId="77777777" w:rsidR="006B47CB" w:rsidRDefault="006B47CB" w:rsidP="00F22C46">
            <w:pPr>
              <w:jc w:val="center"/>
              <w:rPr>
                <w:rFonts w:ascii="Arial" w:hAnsi="Arial" w:cs="Arial"/>
                <w:sz w:val="20"/>
              </w:rPr>
            </w:pPr>
            <w:r>
              <w:rPr>
                <w:rFonts w:ascii="Arial" w:hAnsi="Arial" w:cs="Arial"/>
                <w:sz w:val="20"/>
              </w:rPr>
              <w:lastRenderedPageBreak/>
              <w:t>RZ</w:t>
            </w:r>
          </w:p>
        </w:tc>
        <w:tc>
          <w:tcPr>
            <w:tcW w:w="3678" w:type="pct"/>
            <w:shd w:val="clear" w:color="auto" w:fill="auto"/>
          </w:tcPr>
          <w:p w14:paraId="77844B55" w14:textId="77777777" w:rsidR="006B47CB" w:rsidRDefault="006B47CB" w:rsidP="00F22C46">
            <w:pPr>
              <w:jc w:val="center"/>
              <w:rPr>
                <w:rFonts w:ascii="Arial" w:hAnsi="Arial" w:cs="Arial"/>
                <w:sz w:val="20"/>
              </w:rPr>
            </w:pPr>
            <w:r>
              <w:rPr>
                <w:rFonts w:ascii="Arial" w:hAnsi="Arial" w:cs="Arial"/>
                <w:sz w:val="20"/>
              </w:rPr>
              <w:t>Руководитель планировщика потребности</w:t>
            </w:r>
          </w:p>
        </w:tc>
      </w:tr>
      <w:tr w:rsidR="002924F5" w:rsidRPr="00F94454" w14:paraId="1A02750A" w14:textId="77777777" w:rsidTr="00F22C46">
        <w:trPr>
          <w:cantSplit/>
        </w:trPr>
        <w:tc>
          <w:tcPr>
            <w:tcW w:w="1322" w:type="pct"/>
            <w:shd w:val="clear" w:color="auto" w:fill="auto"/>
          </w:tcPr>
          <w:p w14:paraId="3C70867B" w14:textId="24FA4F4C" w:rsidR="002924F5" w:rsidRDefault="002924F5" w:rsidP="002924F5">
            <w:pPr>
              <w:jc w:val="center"/>
              <w:rPr>
                <w:rFonts w:ascii="Arial" w:hAnsi="Arial" w:cs="Arial"/>
                <w:sz w:val="20"/>
              </w:rPr>
            </w:pPr>
            <w:ins w:id="1574" w:author="Kislov Vladimir" w:date="2021-03-23T22:43:00Z">
              <w:r>
                <w:rPr>
                  <w:rFonts w:ascii="Arial" w:hAnsi="Arial" w:cs="Arial"/>
                  <w:sz w:val="20"/>
                  <w:lang w:val="en-US"/>
                </w:rPr>
                <w:t>EC</w:t>
              </w:r>
            </w:ins>
            <w:del w:id="1575" w:author="Kislov Vladimir" w:date="2021-03-23T22:43:00Z">
              <w:r w:rsidDel="00CC6C8C">
                <w:rPr>
                  <w:rFonts w:ascii="Arial" w:hAnsi="Arial" w:cs="Arial"/>
                  <w:sz w:val="20"/>
                </w:rPr>
                <w:delText>PL</w:delText>
              </w:r>
            </w:del>
          </w:p>
        </w:tc>
        <w:tc>
          <w:tcPr>
            <w:tcW w:w="3678" w:type="pct"/>
            <w:shd w:val="clear" w:color="auto" w:fill="auto"/>
          </w:tcPr>
          <w:p w14:paraId="43E3ECDB" w14:textId="503D0FD0" w:rsidR="002924F5" w:rsidRDefault="002924F5" w:rsidP="002924F5">
            <w:pPr>
              <w:jc w:val="center"/>
              <w:rPr>
                <w:rFonts w:ascii="Arial" w:hAnsi="Arial" w:cs="Arial"/>
                <w:sz w:val="20"/>
              </w:rPr>
            </w:pPr>
            <w:ins w:id="1576" w:author="Kislov Vladimir" w:date="2021-03-23T22:43:00Z">
              <w:r>
                <w:rPr>
                  <w:rFonts w:ascii="Arial" w:hAnsi="Arial" w:cs="Arial"/>
                  <w:sz w:val="20"/>
                </w:rPr>
                <w:t>Экономист</w:t>
              </w:r>
            </w:ins>
            <w:del w:id="1577" w:author="Kislov Vladimir" w:date="2021-03-23T22:43:00Z">
              <w:r w:rsidDel="00CC6C8C">
                <w:rPr>
                  <w:rFonts w:ascii="Arial" w:hAnsi="Arial" w:cs="Arial"/>
                  <w:sz w:val="20"/>
                </w:rPr>
                <w:delText>Планировщик логистики</w:delText>
              </w:r>
            </w:del>
          </w:p>
        </w:tc>
      </w:tr>
      <w:tr w:rsidR="006B47CB" w:rsidRPr="00F94454" w14:paraId="1253F593" w14:textId="77777777" w:rsidTr="00F22C46">
        <w:trPr>
          <w:cantSplit/>
        </w:trPr>
        <w:tc>
          <w:tcPr>
            <w:tcW w:w="1322" w:type="pct"/>
            <w:shd w:val="clear" w:color="auto" w:fill="auto"/>
          </w:tcPr>
          <w:p w14:paraId="6B50AE30" w14:textId="1D22F0CB" w:rsidR="006B47CB" w:rsidRDefault="006B47CB" w:rsidP="00F22C46">
            <w:pPr>
              <w:jc w:val="center"/>
              <w:rPr>
                <w:rFonts w:ascii="Arial" w:hAnsi="Arial" w:cs="Arial"/>
                <w:sz w:val="20"/>
              </w:rPr>
            </w:pPr>
            <w:del w:id="1578" w:author="Kislov Vladimir" w:date="2021-03-23T22:43:00Z">
              <w:r w:rsidDel="002924F5">
                <w:rPr>
                  <w:rFonts w:ascii="Arial" w:hAnsi="Arial" w:cs="Arial"/>
                  <w:sz w:val="20"/>
                </w:rPr>
                <w:delText>PU</w:delText>
              </w:r>
            </w:del>
          </w:p>
        </w:tc>
        <w:tc>
          <w:tcPr>
            <w:tcW w:w="3678" w:type="pct"/>
            <w:shd w:val="clear" w:color="auto" w:fill="auto"/>
          </w:tcPr>
          <w:p w14:paraId="11375210" w14:textId="0F1B15E0" w:rsidR="006B47CB" w:rsidRDefault="006B47CB" w:rsidP="00F22C46">
            <w:pPr>
              <w:jc w:val="center"/>
              <w:rPr>
                <w:rFonts w:ascii="Arial" w:hAnsi="Arial" w:cs="Arial"/>
                <w:sz w:val="20"/>
              </w:rPr>
            </w:pPr>
            <w:del w:id="1579" w:author="Kislov Vladimir" w:date="2021-03-23T22:43:00Z">
              <w:r w:rsidDel="002924F5">
                <w:rPr>
                  <w:rFonts w:ascii="Arial" w:hAnsi="Arial" w:cs="Arial"/>
                  <w:sz w:val="20"/>
                </w:rPr>
                <w:delText>Закупщик</w:delText>
              </w:r>
            </w:del>
          </w:p>
        </w:tc>
      </w:tr>
    </w:tbl>
    <w:p w14:paraId="3A00C000" w14:textId="59101DD7" w:rsidR="00F471AF" w:rsidRPr="00925F2C" w:rsidRDefault="00F471AF" w:rsidP="00F471AF">
      <w:pPr>
        <w:pStyle w:val="a8"/>
        <w:jc w:val="right"/>
        <w:rPr>
          <w:rFonts w:ascii="Arial" w:hAnsi="Arial" w:cs="Arial"/>
          <w:b/>
          <w:sz w:val="22"/>
          <w:szCs w:val="22"/>
        </w:rPr>
      </w:pPr>
      <w:r w:rsidRPr="00925F2C">
        <w:rPr>
          <w:rFonts w:ascii="Arial" w:hAnsi="Arial" w:cs="Arial"/>
          <w:b/>
          <w:sz w:val="22"/>
          <w:szCs w:val="22"/>
        </w:rPr>
        <w:t xml:space="preserve">Таблица </w:t>
      </w:r>
      <w:del w:id="1580" w:author="Чернова Анастасия Викторовна" w:date="2021-03-22T15:06:00Z">
        <w:r w:rsidRPr="00925F2C" w:rsidDel="009E2974">
          <w:rPr>
            <w:rFonts w:ascii="Arial" w:hAnsi="Arial" w:cs="Arial"/>
            <w:b/>
            <w:sz w:val="22"/>
            <w:szCs w:val="22"/>
          </w:rPr>
          <w:fldChar w:fldCharType="begin"/>
        </w:r>
        <w:r w:rsidRPr="00925F2C" w:rsidDel="009E2974">
          <w:rPr>
            <w:rFonts w:ascii="Arial" w:hAnsi="Arial" w:cs="Arial"/>
            <w:b/>
            <w:sz w:val="22"/>
            <w:szCs w:val="22"/>
          </w:rPr>
          <w:delInstrText xml:space="preserve"> SEQ Таблица \* ARABIC </w:delInstrText>
        </w:r>
        <w:r w:rsidRPr="00925F2C" w:rsidDel="009E2974">
          <w:rPr>
            <w:rFonts w:ascii="Arial" w:hAnsi="Arial" w:cs="Arial"/>
            <w:b/>
            <w:sz w:val="22"/>
            <w:szCs w:val="22"/>
          </w:rPr>
          <w:fldChar w:fldCharType="separate"/>
        </w:r>
        <w:r w:rsidDel="009E2974">
          <w:rPr>
            <w:rFonts w:ascii="Arial" w:hAnsi="Arial" w:cs="Arial"/>
            <w:b/>
            <w:noProof/>
            <w:sz w:val="22"/>
            <w:szCs w:val="22"/>
          </w:rPr>
          <w:delText>67</w:delText>
        </w:r>
        <w:r w:rsidRPr="00925F2C" w:rsidDel="009E2974">
          <w:rPr>
            <w:rFonts w:ascii="Arial" w:hAnsi="Arial" w:cs="Arial"/>
            <w:b/>
            <w:sz w:val="22"/>
            <w:szCs w:val="22"/>
          </w:rPr>
          <w:fldChar w:fldCharType="end"/>
        </w:r>
      </w:del>
      <w:ins w:id="1581" w:author="Чернова Анастасия Викторовна" w:date="2021-03-22T15:06:00Z">
        <w:r w:rsidR="009E2974">
          <w:rPr>
            <w:rFonts w:ascii="Arial" w:hAnsi="Arial" w:cs="Arial"/>
            <w:b/>
            <w:sz w:val="22"/>
            <w:szCs w:val="22"/>
          </w:rPr>
          <w:t>70</w:t>
        </w:r>
      </w:ins>
      <w:r>
        <w:rPr>
          <w:rFonts w:ascii="Arial" w:hAnsi="Arial" w:cs="Arial"/>
          <w:b/>
          <w:sz w:val="22"/>
          <w:szCs w:val="22"/>
        </w:rPr>
        <w:t>. Коды деблокирования заявок на закупку услуг</w:t>
      </w:r>
      <w:r w:rsidRPr="006B47CB">
        <w:t xml:space="preserve"> </w:t>
      </w:r>
      <w:r>
        <w:rPr>
          <w:rFonts w:ascii="Arial" w:hAnsi="Arial" w:cs="Arial"/>
          <w:b/>
          <w:sz w:val="22"/>
          <w:szCs w:val="22"/>
        </w:rPr>
        <w:t>при наличии присвоенного источника поставки</w:t>
      </w:r>
      <w:r w:rsidRPr="00692C26">
        <w:rPr>
          <w:rFonts w:ascii="Arial" w:hAnsi="Arial" w:cs="Arial"/>
          <w:b/>
          <w:sz w:val="22"/>
          <w:szCs w:val="22"/>
        </w:rPr>
        <w:t xml:space="preserve"> </w:t>
      </w:r>
      <w:r>
        <w:rPr>
          <w:rFonts w:ascii="Arial" w:hAnsi="Arial" w:cs="Arial"/>
          <w:b/>
          <w:sz w:val="22"/>
          <w:szCs w:val="22"/>
        </w:rPr>
        <w:t>ZUSL</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691"/>
        <w:gridCol w:w="7485"/>
      </w:tblGrid>
      <w:tr w:rsidR="00F471AF" w:rsidRPr="00F94454" w14:paraId="26D0EA26" w14:textId="77777777" w:rsidTr="00101F0B">
        <w:trPr>
          <w:cantSplit/>
          <w:trHeight w:val="397"/>
          <w:tblHeader/>
        </w:trPr>
        <w:tc>
          <w:tcPr>
            <w:tcW w:w="1322" w:type="pct"/>
            <w:shd w:val="clear" w:color="auto" w:fill="FFC000"/>
            <w:vAlign w:val="center"/>
          </w:tcPr>
          <w:p w14:paraId="49D2914C" w14:textId="77777777" w:rsidR="00F471AF" w:rsidRPr="00F94454" w:rsidRDefault="00F471AF" w:rsidP="00101F0B">
            <w:pPr>
              <w:jc w:val="center"/>
              <w:rPr>
                <w:rFonts w:ascii="Arial" w:hAnsi="Arial" w:cs="Arial"/>
                <w:b/>
                <w:sz w:val="20"/>
              </w:rPr>
            </w:pPr>
            <w:r w:rsidRPr="00DE31B7">
              <w:rPr>
                <w:rFonts w:ascii="Arial" w:hAnsi="Arial" w:cs="Arial"/>
                <w:b/>
                <w:sz w:val="20"/>
                <w:szCs w:val="20"/>
                <w:lang w:eastAsia="ru-RU"/>
              </w:rPr>
              <w:t>Код деблокирования</w:t>
            </w:r>
          </w:p>
        </w:tc>
        <w:tc>
          <w:tcPr>
            <w:tcW w:w="3678" w:type="pct"/>
            <w:shd w:val="clear" w:color="auto" w:fill="FFC000"/>
            <w:vAlign w:val="center"/>
          </w:tcPr>
          <w:p w14:paraId="2E1CED86" w14:textId="77777777" w:rsidR="00F471AF" w:rsidRPr="00F94454" w:rsidRDefault="00F471AF" w:rsidP="00101F0B">
            <w:pPr>
              <w:jc w:val="center"/>
              <w:rPr>
                <w:rFonts w:ascii="Arial" w:hAnsi="Arial" w:cs="Arial"/>
                <w:b/>
                <w:sz w:val="20"/>
              </w:rPr>
            </w:pPr>
            <w:r w:rsidRPr="00DE31B7">
              <w:rPr>
                <w:rFonts w:ascii="Arial" w:hAnsi="Arial" w:cs="Arial"/>
                <w:b/>
                <w:sz w:val="20"/>
                <w:szCs w:val="20"/>
                <w:lang w:eastAsia="ru-RU"/>
              </w:rPr>
              <w:t>Название кода деблокирования</w:t>
            </w:r>
          </w:p>
        </w:tc>
      </w:tr>
      <w:tr w:rsidR="00F471AF" w:rsidRPr="00F94454" w14:paraId="47E679B7" w14:textId="77777777" w:rsidTr="00101F0B">
        <w:trPr>
          <w:cantSplit/>
        </w:trPr>
        <w:tc>
          <w:tcPr>
            <w:tcW w:w="1322" w:type="pct"/>
            <w:shd w:val="clear" w:color="auto" w:fill="auto"/>
          </w:tcPr>
          <w:p w14:paraId="37B37DAF" w14:textId="77777777" w:rsidR="00F471AF" w:rsidRPr="002216ED" w:rsidRDefault="00F471AF" w:rsidP="00101F0B">
            <w:pPr>
              <w:jc w:val="center"/>
              <w:rPr>
                <w:rFonts w:ascii="Arial" w:hAnsi="Arial" w:cs="Arial"/>
                <w:sz w:val="20"/>
              </w:rPr>
            </w:pPr>
            <w:r>
              <w:rPr>
                <w:rFonts w:ascii="Arial" w:hAnsi="Arial" w:cs="Arial"/>
                <w:sz w:val="20"/>
              </w:rPr>
              <w:t>ZK</w:t>
            </w:r>
          </w:p>
        </w:tc>
        <w:tc>
          <w:tcPr>
            <w:tcW w:w="3678" w:type="pct"/>
            <w:shd w:val="clear" w:color="auto" w:fill="auto"/>
          </w:tcPr>
          <w:p w14:paraId="7BE98028" w14:textId="77777777" w:rsidR="00F471AF" w:rsidRPr="004E3480" w:rsidRDefault="00F471AF" w:rsidP="00101F0B">
            <w:pPr>
              <w:jc w:val="center"/>
              <w:rPr>
                <w:rFonts w:ascii="Arial" w:hAnsi="Arial" w:cs="Arial"/>
                <w:sz w:val="20"/>
              </w:rPr>
            </w:pPr>
            <w:r>
              <w:rPr>
                <w:rFonts w:ascii="Arial" w:hAnsi="Arial" w:cs="Arial"/>
                <w:sz w:val="20"/>
              </w:rPr>
              <w:t>Планировщик потребности (заявитель потребности)</w:t>
            </w:r>
          </w:p>
        </w:tc>
      </w:tr>
      <w:tr w:rsidR="00F471AF" w:rsidRPr="00F94454" w14:paraId="38AB97D6" w14:textId="77777777" w:rsidTr="00101F0B">
        <w:trPr>
          <w:cantSplit/>
        </w:trPr>
        <w:tc>
          <w:tcPr>
            <w:tcW w:w="1322" w:type="pct"/>
            <w:shd w:val="clear" w:color="auto" w:fill="auto"/>
          </w:tcPr>
          <w:p w14:paraId="6FD82CA2" w14:textId="77777777" w:rsidR="00F471AF" w:rsidRDefault="00F471AF" w:rsidP="00101F0B">
            <w:pPr>
              <w:jc w:val="center"/>
              <w:rPr>
                <w:rFonts w:ascii="Arial" w:hAnsi="Arial" w:cs="Arial"/>
                <w:sz w:val="20"/>
              </w:rPr>
            </w:pPr>
            <w:r>
              <w:rPr>
                <w:rFonts w:ascii="Arial" w:hAnsi="Arial" w:cs="Arial"/>
                <w:sz w:val="20"/>
              </w:rPr>
              <w:t>RZ</w:t>
            </w:r>
          </w:p>
        </w:tc>
        <w:tc>
          <w:tcPr>
            <w:tcW w:w="3678" w:type="pct"/>
            <w:shd w:val="clear" w:color="auto" w:fill="auto"/>
          </w:tcPr>
          <w:p w14:paraId="533523CF" w14:textId="77777777" w:rsidR="00F471AF" w:rsidRDefault="00F471AF" w:rsidP="00101F0B">
            <w:pPr>
              <w:jc w:val="center"/>
              <w:rPr>
                <w:rFonts w:ascii="Arial" w:hAnsi="Arial" w:cs="Arial"/>
                <w:sz w:val="20"/>
              </w:rPr>
            </w:pPr>
            <w:r>
              <w:rPr>
                <w:rFonts w:ascii="Arial" w:hAnsi="Arial" w:cs="Arial"/>
                <w:sz w:val="20"/>
              </w:rPr>
              <w:t>Руководитель планировщика потребности</w:t>
            </w:r>
          </w:p>
        </w:tc>
      </w:tr>
    </w:tbl>
    <w:p w14:paraId="29ECCC34" w14:textId="77777777" w:rsidR="00F471AF" w:rsidRDefault="00F471AF" w:rsidP="00692C26">
      <w:pPr>
        <w:spacing w:after="240" w:line="276" w:lineRule="auto"/>
        <w:ind w:firstLine="567"/>
        <w:rPr>
          <w:rFonts w:ascii="Arial" w:hAnsi="Arial" w:cs="Arial"/>
        </w:rPr>
      </w:pPr>
    </w:p>
    <w:p w14:paraId="7C62AA19" w14:textId="77777777" w:rsidR="00D30A9A" w:rsidRPr="00D30A9A" w:rsidRDefault="00D30A9A" w:rsidP="00590100">
      <w:pPr>
        <w:pStyle w:val="3"/>
      </w:pPr>
      <w:bookmarkStart w:id="1582" w:name="_Расчёт_сроков_обеспечения"/>
      <w:bookmarkStart w:id="1583" w:name="_Toc527633275"/>
      <w:bookmarkEnd w:id="1582"/>
      <w:r>
        <w:t>Расчёт сроков обеспечения потребности</w:t>
      </w:r>
      <w:bookmarkEnd w:id="1583"/>
    </w:p>
    <w:p w14:paraId="70247EA9" w14:textId="77777777" w:rsidR="00D30A9A" w:rsidRDefault="00D30A9A" w:rsidP="00D30A9A">
      <w:pPr>
        <w:rPr>
          <w:rFonts w:eastAsiaTheme="majorEastAsia"/>
        </w:rPr>
      </w:pPr>
    </w:p>
    <w:p w14:paraId="431C03B8" w14:textId="3FD59DDC" w:rsidR="00D30A9A" w:rsidRDefault="00D30A9A" w:rsidP="00DB0054">
      <w:pPr>
        <w:spacing w:after="240" w:line="276" w:lineRule="auto"/>
        <w:ind w:firstLine="567"/>
        <w:jc w:val="left"/>
        <w:rPr>
          <w:rFonts w:ascii="Arial" w:hAnsi="Arial" w:cs="Arial"/>
        </w:rPr>
      </w:pPr>
      <w:r>
        <w:rPr>
          <w:rFonts w:ascii="Arial" w:hAnsi="Arial" w:cs="Arial"/>
        </w:rPr>
        <w:t xml:space="preserve">Сроки обеспечения (LT) рассчитываются </w:t>
      </w:r>
      <w:r w:rsidR="00F06058">
        <w:rPr>
          <w:rFonts w:ascii="Arial" w:hAnsi="Arial" w:cs="Arial"/>
        </w:rPr>
        <w:t xml:space="preserve">системой </w:t>
      </w:r>
      <w:r>
        <w:rPr>
          <w:rFonts w:ascii="Arial" w:hAnsi="Arial" w:cs="Arial"/>
        </w:rPr>
        <w:t>автоматически и учитываются при создании/обновлении заявок на закупку МТР, при создании/обновлении заявок на перемещение, при определении индикатора срочности, а также при определении особых ситуаций.</w:t>
      </w:r>
      <w:r w:rsidR="00F06058">
        <w:rPr>
          <w:rFonts w:ascii="Arial" w:hAnsi="Arial" w:cs="Arial"/>
        </w:rPr>
        <w:t xml:space="preserve"> </w:t>
      </w:r>
      <w:r w:rsidR="004C2250">
        <w:rPr>
          <w:rFonts w:ascii="Arial" w:hAnsi="Arial" w:cs="Arial"/>
        </w:rPr>
        <w:t>При этом индикатор срочности определяется с помощью разработки ММ02 «</w:t>
      </w:r>
      <w:r w:rsidR="004C2250" w:rsidRPr="00DB0054">
        <w:rPr>
          <w:rFonts w:ascii="Arial" w:hAnsi="Arial" w:cs="Arial"/>
        </w:rPr>
        <w:t>Проставление признака срочности</w:t>
      </w:r>
      <w:r w:rsidR="004C2250">
        <w:rPr>
          <w:rFonts w:ascii="Arial" w:hAnsi="Arial" w:cs="Arial"/>
        </w:rPr>
        <w:t>».</w:t>
      </w:r>
    </w:p>
    <w:p w14:paraId="24C77A18" w14:textId="77777777" w:rsidR="00D30A9A" w:rsidRDefault="00D30A9A" w:rsidP="00D30A9A">
      <w:pPr>
        <w:spacing w:after="240" w:line="276" w:lineRule="auto"/>
        <w:ind w:firstLine="567"/>
        <w:rPr>
          <w:rFonts w:ascii="Arial" w:hAnsi="Arial" w:cs="Arial"/>
        </w:rPr>
      </w:pPr>
      <w:r>
        <w:rPr>
          <w:rFonts w:ascii="Arial" w:hAnsi="Arial" w:cs="Arial"/>
        </w:rPr>
        <w:t>При создании заявки на закупку МТР учитываются следующие параметры:</w:t>
      </w:r>
    </w:p>
    <w:p w14:paraId="13A3B2CE" w14:textId="77777777" w:rsidR="00D30A9A" w:rsidRDefault="00D30A9A" w:rsidP="005F6568">
      <w:pPr>
        <w:pStyle w:val="afa"/>
        <w:numPr>
          <w:ilvl w:val="0"/>
          <w:numId w:val="53"/>
        </w:numPr>
        <w:spacing w:after="240" w:line="276" w:lineRule="auto"/>
        <w:rPr>
          <w:rFonts w:ascii="Arial" w:hAnsi="Arial" w:cs="Arial"/>
        </w:rPr>
      </w:pPr>
      <w:r>
        <w:rPr>
          <w:rFonts w:ascii="Arial" w:hAnsi="Arial" w:cs="Arial"/>
        </w:rPr>
        <w:t>Горизонт открытия – это срок необходимый для согласования заявки на закупку сток-контролёром и закупщиком. Указывается в днях на уровне области планирования (завод</w:t>
      </w:r>
      <w:r w:rsidR="00AA357D">
        <w:rPr>
          <w:rFonts w:ascii="Arial" w:hAnsi="Arial" w:cs="Arial"/>
        </w:rPr>
        <w:t>а) в соответствии с регламентом;</w:t>
      </w:r>
    </w:p>
    <w:p w14:paraId="0A0F3246" w14:textId="77777777" w:rsidR="00D30A9A" w:rsidRDefault="00D30A9A" w:rsidP="005F6568">
      <w:pPr>
        <w:pStyle w:val="afa"/>
        <w:numPr>
          <w:ilvl w:val="0"/>
          <w:numId w:val="53"/>
        </w:numPr>
        <w:spacing w:after="240" w:line="276" w:lineRule="auto"/>
        <w:rPr>
          <w:rFonts w:ascii="Arial" w:hAnsi="Arial" w:cs="Arial"/>
        </w:rPr>
      </w:pPr>
      <w:r>
        <w:rPr>
          <w:rFonts w:ascii="Arial" w:hAnsi="Arial" w:cs="Arial"/>
        </w:rPr>
        <w:t>Плановый срок поставки – это срок необходимый для проведения закупочных процедур, выбора победителя, заключения договора, изготовления поставщиком и поставки на первый базис поставки. Указываетс</w:t>
      </w:r>
      <w:r w:rsidR="00AA357D">
        <w:rPr>
          <w:rFonts w:ascii="Arial" w:hAnsi="Arial" w:cs="Arial"/>
        </w:rPr>
        <w:t>я в днях в ОЗМ на уровне завода;</w:t>
      </w:r>
    </w:p>
    <w:p w14:paraId="04086C11" w14:textId="77777777" w:rsidR="00D30A9A" w:rsidRDefault="00D30A9A" w:rsidP="005F6568">
      <w:pPr>
        <w:pStyle w:val="afa"/>
        <w:numPr>
          <w:ilvl w:val="0"/>
          <w:numId w:val="53"/>
        </w:numPr>
        <w:spacing w:after="240" w:line="276" w:lineRule="auto"/>
        <w:rPr>
          <w:rFonts w:ascii="Arial" w:hAnsi="Arial" w:cs="Arial"/>
        </w:rPr>
      </w:pPr>
      <w:r>
        <w:rPr>
          <w:rFonts w:ascii="Arial" w:hAnsi="Arial" w:cs="Arial"/>
        </w:rPr>
        <w:t>Время обработки ПМ – это срок необходимый для приёмки и размещения поступления на складе. Указывается в днях в ОЗМ на уровне завода.</w:t>
      </w:r>
    </w:p>
    <w:p w14:paraId="52268A56" w14:textId="77777777" w:rsidR="00D30A9A" w:rsidRDefault="00D30A9A" w:rsidP="00D30A9A">
      <w:pPr>
        <w:spacing w:after="240" w:line="276" w:lineRule="auto"/>
        <w:ind w:firstLine="567"/>
        <w:rPr>
          <w:rFonts w:ascii="Arial" w:hAnsi="Arial" w:cs="Arial"/>
        </w:rPr>
      </w:pPr>
      <w:r>
        <w:rPr>
          <w:rFonts w:ascii="Arial" w:hAnsi="Arial" w:cs="Arial"/>
        </w:rPr>
        <w:t>При создании заявки на перемещение учитываются следующие параметры:</w:t>
      </w:r>
    </w:p>
    <w:p w14:paraId="2B95EDFE" w14:textId="77777777" w:rsidR="00D30A9A" w:rsidRDefault="00D30A9A" w:rsidP="005F6568">
      <w:pPr>
        <w:pStyle w:val="afa"/>
        <w:numPr>
          <w:ilvl w:val="0"/>
          <w:numId w:val="53"/>
        </w:numPr>
        <w:spacing w:after="240" w:line="276" w:lineRule="auto"/>
        <w:rPr>
          <w:rFonts w:ascii="Arial" w:hAnsi="Arial" w:cs="Arial"/>
        </w:rPr>
      </w:pPr>
      <w:r>
        <w:rPr>
          <w:rFonts w:ascii="Arial" w:hAnsi="Arial" w:cs="Arial"/>
        </w:rPr>
        <w:t>Горизонт открытия – это срок необходимый для согласования заявки на перемещение планировщиком логистики. Указывается в днях на уровне области планирования (завод</w:t>
      </w:r>
      <w:r w:rsidR="00AA357D">
        <w:rPr>
          <w:rFonts w:ascii="Arial" w:hAnsi="Arial" w:cs="Arial"/>
        </w:rPr>
        <w:t>а) в соответствии с регламентом;</w:t>
      </w:r>
    </w:p>
    <w:p w14:paraId="31D80091" w14:textId="77777777" w:rsidR="00D30A9A" w:rsidRDefault="00D30A9A" w:rsidP="005F6568">
      <w:pPr>
        <w:pStyle w:val="afa"/>
        <w:numPr>
          <w:ilvl w:val="0"/>
          <w:numId w:val="53"/>
        </w:numPr>
        <w:spacing w:after="240" w:line="276" w:lineRule="auto"/>
        <w:rPr>
          <w:rFonts w:ascii="Arial" w:hAnsi="Arial" w:cs="Arial"/>
        </w:rPr>
      </w:pPr>
      <w:r>
        <w:rPr>
          <w:rFonts w:ascii="Arial" w:hAnsi="Arial" w:cs="Arial"/>
        </w:rPr>
        <w:t xml:space="preserve">Плановый срок перемещения – это срок доставки с перевалочной базы на центральный склад производственной площадки. Указывается в днях в ОЗМ в параметре «плановый </w:t>
      </w:r>
      <w:r w:rsidR="00AA357D">
        <w:rPr>
          <w:rFonts w:ascii="Arial" w:hAnsi="Arial" w:cs="Arial"/>
        </w:rPr>
        <w:t>срок поставки» на уровне завода;</w:t>
      </w:r>
    </w:p>
    <w:p w14:paraId="469A859B" w14:textId="77777777" w:rsidR="00D30A9A" w:rsidRPr="00CF6134" w:rsidRDefault="00D30A9A" w:rsidP="005F6568">
      <w:pPr>
        <w:pStyle w:val="afa"/>
        <w:numPr>
          <w:ilvl w:val="0"/>
          <w:numId w:val="53"/>
        </w:numPr>
        <w:spacing w:after="240" w:line="276" w:lineRule="auto"/>
        <w:rPr>
          <w:rFonts w:ascii="Arial" w:hAnsi="Arial" w:cs="Arial"/>
        </w:rPr>
      </w:pPr>
      <w:r>
        <w:rPr>
          <w:rFonts w:ascii="Arial" w:hAnsi="Arial" w:cs="Arial"/>
        </w:rPr>
        <w:lastRenderedPageBreak/>
        <w:t>Время обработки ПМ – это срок необходимый для приёмки и размещения поступления на складе. Указывается в днях в ОЗМ на уровне завода.</w:t>
      </w:r>
    </w:p>
    <w:p w14:paraId="3104575D" w14:textId="77777777" w:rsidR="00D30A9A" w:rsidRDefault="00D30A9A" w:rsidP="00D30A9A">
      <w:pPr>
        <w:spacing w:after="240" w:line="276" w:lineRule="auto"/>
        <w:ind w:firstLine="567"/>
        <w:rPr>
          <w:rFonts w:ascii="Arial" w:hAnsi="Arial" w:cs="Arial"/>
        </w:rPr>
      </w:pPr>
      <w:r>
        <w:rPr>
          <w:rFonts w:ascii="Arial" w:hAnsi="Arial" w:cs="Arial"/>
        </w:rPr>
        <w:t>Срок обеспечения (LT) рассчитывается путём откладывания от даты потребности параметров составляющих LT. При этом рассчитываются следующие даты:</w:t>
      </w:r>
    </w:p>
    <w:p w14:paraId="0E984C47" w14:textId="77777777" w:rsidR="00D30A9A" w:rsidRDefault="00D30A9A" w:rsidP="005F6568">
      <w:pPr>
        <w:pStyle w:val="afa"/>
        <w:numPr>
          <w:ilvl w:val="0"/>
          <w:numId w:val="54"/>
        </w:numPr>
        <w:spacing w:after="240" w:line="276" w:lineRule="auto"/>
        <w:rPr>
          <w:rFonts w:ascii="Arial" w:hAnsi="Arial" w:cs="Arial"/>
        </w:rPr>
      </w:pPr>
      <w:r>
        <w:rPr>
          <w:rFonts w:ascii="Arial" w:hAnsi="Arial" w:cs="Arial"/>
        </w:rPr>
        <w:t>Дата поставки в заявке на перемещение = Дата потребности – Время обработки ПМ</w:t>
      </w:r>
      <w:r w:rsidR="00AA357D">
        <w:rPr>
          <w:rFonts w:ascii="Arial" w:hAnsi="Arial" w:cs="Arial"/>
        </w:rPr>
        <w:t>;</w:t>
      </w:r>
    </w:p>
    <w:p w14:paraId="03B2E9D5" w14:textId="77777777" w:rsidR="00D30A9A" w:rsidRDefault="00D30A9A" w:rsidP="005F6568">
      <w:pPr>
        <w:pStyle w:val="afa"/>
        <w:numPr>
          <w:ilvl w:val="0"/>
          <w:numId w:val="54"/>
        </w:numPr>
        <w:spacing w:after="240" w:line="276" w:lineRule="auto"/>
        <w:rPr>
          <w:rFonts w:ascii="Arial" w:hAnsi="Arial" w:cs="Arial"/>
        </w:rPr>
      </w:pPr>
      <w:r>
        <w:rPr>
          <w:rFonts w:ascii="Arial" w:hAnsi="Arial" w:cs="Arial"/>
        </w:rPr>
        <w:t>Дата деблокирования заявки на перемещение = Дата поставки – Плановый срок перемещения</w:t>
      </w:r>
      <w:r w:rsidR="00AA357D">
        <w:rPr>
          <w:rFonts w:ascii="Arial" w:hAnsi="Arial" w:cs="Arial"/>
        </w:rPr>
        <w:t>;</w:t>
      </w:r>
    </w:p>
    <w:p w14:paraId="01C1400A" w14:textId="77777777" w:rsidR="00D30A9A" w:rsidRDefault="00D30A9A" w:rsidP="005F6568">
      <w:pPr>
        <w:pStyle w:val="afa"/>
        <w:numPr>
          <w:ilvl w:val="0"/>
          <w:numId w:val="54"/>
        </w:numPr>
        <w:spacing w:after="240" w:line="276" w:lineRule="auto"/>
        <w:rPr>
          <w:rFonts w:ascii="Arial" w:hAnsi="Arial" w:cs="Arial"/>
        </w:rPr>
      </w:pPr>
      <w:r>
        <w:rPr>
          <w:rFonts w:ascii="Arial" w:hAnsi="Arial" w:cs="Arial"/>
        </w:rPr>
        <w:t>При поставке через перевалочную базу Дата потребности при расчёте сроков в заявке на закупку = Дата деблокирования заявки на перемещение, а при прямой поставке берётся из документа потребности</w:t>
      </w:r>
      <w:r w:rsidR="00AA357D">
        <w:rPr>
          <w:rFonts w:ascii="Arial" w:hAnsi="Arial" w:cs="Arial"/>
        </w:rPr>
        <w:t>;</w:t>
      </w:r>
    </w:p>
    <w:p w14:paraId="6DC260D3" w14:textId="77777777" w:rsidR="00D30A9A" w:rsidRDefault="00D30A9A" w:rsidP="005F6568">
      <w:pPr>
        <w:pStyle w:val="afa"/>
        <w:numPr>
          <w:ilvl w:val="0"/>
          <w:numId w:val="54"/>
        </w:numPr>
        <w:spacing w:after="240" w:line="276" w:lineRule="auto"/>
        <w:rPr>
          <w:rFonts w:ascii="Arial" w:hAnsi="Arial" w:cs="Arial"/>
        </w:rPr>
      </w:pPr>
      <w:r>
        <w:rPr>
          <w:rFonts w:ascii="Arial" w:hAnsi="Arial" w:cs="Arial"/>
        </w:rPr>
        <w:t>Дата поставки в заявке на закупку МТР = Дата потребности – Время обработки ПМ</w:t>
      </w:r>
      <w:r w:rsidR="00AA357D">
        <w:rPr>
          <w:rFonts w:ascii="Arial" w:hAnsi="Arial" w:cs="Arial"/>
        </w:rPr>
        <w:t>;</w:t>
      </w:r>
    </w:p>
    <w:p w14:paraId="55096A67" w14:textId="77777777" w:rsidR="00D30A9A" w:rsidRDefault="00D30A9A" w:rsidP="005F6568">
      <w:pPr>
        <w:pStyle w:val="afa"/>
        <w:numPr>
          <w:ilvl w:val="0"/>
          <w:numId w:val="54"/>
        </w:numPr>
        <w:spacing w:after="240" w:line="276" w:lineRule="auto"/>
        <w:rPr>
          <w:rFonts w:ascii="Arial" w:hAnsi="Arial" w:cs="Arial"/>
        </w:rPr>
      </w:pPr>
      <w:r>
        <w:rPr>
          <w:rFonts w:ascii="Arial" w:hAnsi="Arial" w:cs="Arial"/>
        </w:rPr>
        <w:t>Дата деблокирования заявки на закупку МТР = Дата поставки – Плановый срок поставки</w:t>
      </w:r>
      <w:r w:rsidR="00AA357D">
        <w:rPr>
          <w:rFonts w:ascii="Arial" w:hAnsi="Arial" w:cs="Arial"/>
        </w:rPr>
        <w:t>;</w:t>
      </w:r>
    </w:p>
    <w:p w14:paraId="6543C39D" w14:textId="77777777" w:rsidR="00D30A9A" w:rsidRDefault="00D30A9A" w:rsidP="005F6568">
      <w:pPr>
        <w:pStyle w:val="afa"/>
        <w:numPr>
          <w:ilvl w:val="0"/>
          <w:numId w:val="54"/>
        </w:numPr>
        <w:spacing w:after="240" w:line="276" w:lineRule="auto"/>
        <w:rPr>
          <w:rFonts w:ascii="Arial" w:hAnsi="Arial" w:cs="Arial"/>
        </w:rPr>
      </w:pPr>
      <w:r>
        <w:rPr>
          <w:rFonts w:ascii="Arial" w:hAnsi="Arial" w:cs="Arial"/>
        </w:rPr>
        <w:t xml:space="preserve">Дата открытия = Дата деблокирования – Горизонт открытия. Если полученная дата открытия оказывается в прошлом, то в заявке на закупку устанавливается индикатор срочности </w:t>
      </w:r>
      <w:r w:rsidRPr="009D113A">
        <w:rPr>
          <w:rFonts w:ascii="Arial" w:hAnsi="Arial" w:cs="Arial"/>
        </w:rPr>
        <w:t xml:space="preserve">(разработка </w:t>
      </w:r>
      <w:r w:rsidR="00664DD2" w:rsidRPr="005A0065">
        <w:rPr>
          <w:rFonts w:ascii="Arial" w:hAnsi="Arial" w:cs="Arial"/>
          <w:color w:val="000000" w:themeColor="text1"/>
        </w:rPr>
        <w:t>MM0</w:t>
      </w:r>
      <w:r w:rsidR="00664DD2">
        <w:rPr>
          <w:rFonts w:ascii="Arial" w:hAnsi="Arial" w:cs="Arial"/>
          <w:color w:val="000000" w:themeColor="text1"/>
        </w:rPr>
        <w:t>2</w:t>
      </w:r>
      <w:r w:rsidR="00664DD2" w:rsidRPr="009D113A">
        <w:rPr>
          <w:rFonts w:ascii="Arial" w:hAnsi="Arial" w:cs="Arial"/>
        </w:rPr>
        <w:t xml:space="preserve"> </w:t>
      </w:r>
      <w:r w:rsidRPr="009D113A">
        <w:rPr>
          <w:rFonts w:ascii="Arial" w:hAnsi="Arial" w:cs="Arial"/>
        </w:rPr>
        <w:t>«Проставление признака срочности»)</w:t>
      </w:r>
      <w:r>
        <w:rPr>
          <w:rFonts w:ascii="Arial" w:hAnsi="Arial" w:cs="Arial"/>
        </w:rPr>
        <w:t>.</w:t>
      </w:r>
    </w:p>
    <w:p w14:paraId="73B441D6" w14:textId="77777777" w:rsidR="00D30A9A" w:rsidRDefault="00D30A9A" w:rsidP="00D30A9A">
      <w:pPr>
        <w:spacing w:after="240" w:line="276" w:lineRule="auto"/>
        <w:ind w:firstLine="567"/>
        <w:rPr>
          <w:rFonts w:ascii="Arial" w:hAnsi="Arial" w:cs="Arial"/>
        </w:rPr>
      </w:pPr>
      <w:r>
        <w:rPr>
          <w:rFonts w:ascii="Arial" w:hAnsi="Arial" w:cs="Arial"/>
        </w:rPr>
        <w:t>Пример расчёта приведён на рисунке:</w:t>
      </w:r>
    </w:p>
    <w:p w14:paraId="654EACD8" w14:textId="77777777" w:rsidR="00D30A9A" w:rsidRDefault="00D30A9A" w:rsidP="00D30A9A">
      <w:pPr>
        <w:spacing w:after="240" w:line="276" w:lineRule="auto"/>
        <w:rPr>
          <w:rFonts w:ascii="Arial" w:hAnsi="Arial" w:cs="Arial"/>
        </w:rPr>
      </w:pPr>
      <w:r w:rsidRPr="004003FA">
        <w:rPr>
          <w:rFonts w:ascii="Arial" w:hAnsi="Arial" w:cs="Arial"/>
          <w:noProof/>
          <w:lang w:eastAsia="ru-RU"/>
        </w:rPr>
        <w:drawing>
          <wp:inline distT="0" distB="0" distL="0" distR="0" wp14:anchorId="205D0DAB" wp14:editId="2CE21836">
            <wp:extent cx="6480810" cy="2837319"/>
            <wp:effectExtent l="0" t="0" r="0" b="1270"/>
            <wp:docPr id="1" name="Picture 1">
              <a:extLst xmlns:a="http://schemas.openxmlformats.org/drawingml/2006/main">
                <a:ext uri="{FF2B5EF4-FFF2-40B4-BE49-F238E27FC236}">
                  <a16:creationId xmlns:a16="http://schemas.microsoft.com/office/drawing/2014/main" id="{0E3E1DA3-8DF9-4F56-94C3-B5BAE5E905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E3E1DA3-8DF9-4F56-94C3-B5BAE5E905CE}"/>
                        </a:ext>
                      </a:extLst>
                    </pic:cNvPr>
                    <pic:cNvPicPr>
                      <a:picLocks noChangeAspect="1"/>
                    </pic:cNvPicPr>
                  </pic:nvPicPr>
                  <pic:blipFill rotWithShape="1">
                    <a:blip r:embed="rId21"/>
                    <a:srcRect t="19593"/>
                    <a:stretch/>
                  </pic:blipFill>
                  <pic:spPr bwMode="auto">
                    <a:xfrm>
                      <a:off x="0" y="0"/>
                      <a:ext cx="6480810" cy="2837319"/>
                    </a:xfrm>
                    <a:prstGeom prst="rect">
                      <a:avLst/>
                    </a:prstGeom>
                    <a:ln>
                      <a:noFill/>
                    </a:ln>
                    <a:extLst>
                      <a:ext uri="{53640926-AAD7-44D8-BBD7-CCE9431645EC}">
                        <a14:shadowObscured xmlns:a14="http://schemas.microsoft.com/office/drawing/2010/main"/>
                      </a:ext>
                    </a:extLst>
                  </pic:spPr>
                </pic:pic>
              </a:graphicData>
            </a:graphic>
          </wp:inline>
        </w:drawing>
      </w:r>
    </w:p>
    <w:p w14:paraId="2D0AF318" w14:textId="0232424A" w:rsidR="0052717C" w:rsidRDefault="0052717C" w:rsidP="004C2250">
      <w:pPr>
        <w:spacing w:after="240" w:line="276" w:lineRule="auto"/>
        <w:ind w:firstLine="567"/>
        <w:jc w:val="left"/>
        <w:rPr>
          <w:rFonts w:ascii="Arial" w:hAnsi="Arial" w:cs="Arial"/>
        </w:rPr>
      </w:pPr>
    </w:p>
    <w:p w14:paraId="5EED4CE6" w14:textId="1F7A6707" w:rsidR="00A902F9" w:rsidRPr="006F34EE" w:rsidRDefault="00D51618" w:rsidP="004C2250">
      <w:pPr>
        <w:spacing w:after="240" w:line="276" w:lineRule="auto"/>
        <w:ind w:firstLine="567"/>
        <w:jc w:val="left"/>
        <w:rPr>
          <w:rFonts w:ascii="Arial" w:hAnsi="Arial" w:cs="Arial"/>
        </w:rPr>
      </w:pPr>
      <w:r w:rsidRPr="006F34EE">
        <w:rPr>
          <w:rFonts w:ascii="Arial" w:hAnsi="Arial" w:cs="Arial"/>
        </w:rPr>
        <w:lastRenderedPageBreak/>
        <w:t xml:space="preserve">При расчёте сроков обеспечения для простановки признака срочности </w:t>
      </w:r>
      <w:r w:rsidR="006F0F48" w:rsidRPr="006F34EE">
        <w:rPr>
          <w:rFonts w:ascii="Arial" w:hAnsi="Arial" w:cs="Arial"/>
        </w:rPr>
        <w:t xml:space="preserve">(разработка MM02) </w:t>
      </w:r>
      <w:r w:rsidRPr="006F34EE">
        <w:rPr>
          <w:rFonts w:ascii="Arial" w:hAnsi="Arial" w:cs="Arial"/>
        </w:rPr>
        <w:t>на потребности</w:t>
      </w:r>
      <w:r w:rsidR="00A902F9" w:rsidRPr="006F34EE">
        <w:rPr>
          <w:rFonts w:ascii="Arial" w:hAnsi="Arial" w:cs="Arial"/>
        </w:rPr>
        <w:t xml:space="preserve"> при её создании</w:t>
      </w:r>
      <w:r w:rsidRPr="006F34EE">
        <w:rPr>
          <w:rFonts w:ascii="Arial" w:hAnsi="Arial" w:cs="Arial"/>
        </w:rPr>
        <w:t xml:space="preserve"> (заявка на списание, резервирования из модулей PP, PS, PM), к закупочному сроку обеспечения</w:t>
      </w:r>
      <w:r w:rsidR="006F0F48" w:rsidRPr="006F34EE">
        <w:rPr>
          <w:rFonts w:ascii="Arial" w:hAnsi="Arial" w:cs="Arial"/>
        </w:rPr>
        <w:t>, расчёт которого описан выше, добавляется срок обработки и согласования потребности</w:t>
      </w:r>
      <w:r w:rsidR="00A902F9" w:rsidRPr="006F34EE">
        <w:rPr>
          <w:rFonts w:ascii="Arial" w:hAnsi="Arial" w:cs="Arial"/>
        </w:rPr>
        <w:t>, т.е. расчёт выполняется по следующей формуле:</w:t>
      </w:r>
    </w:p>
    <w:p w14:paraId="0070A7E9" w14:textId="6EAB88A5" w:rsidR="00A902F9" w:rsidRPr="006F34EE" w:rsidRDefault="00A902F9" w:rsidP="00A902F9">
      <w:pPr>
        <w:spacing w:after="240" w:line="276" w:lineRule="auto"/>
        <w:ind w:firstLine="567"/>
        <w:jc w:val="left"/>
        <w:rPr>
          <w:rFonts w:ascii="Arial" w:hAnsi="Arial" w:cs="Arial"/>
        </w:rPr>
      </w:pPr>
      <w:proofErr w:type="spellStart"/>
      <w:r w:rsidRPr="006F34EE">
        <w:rPr>
          <w:rFonts w:ascii="Arial" w:hAnsi="Arial" w:cs="Arial"/>
        </w:rPr>
        <w:t>ДатаПоставкиВозможная</w:t>
      </w:r>
      <w:proofErr w:type="spellEnd"/>
      <w:r w:rsidRPr="006F34EE">
        <w:rPr>
          <w:rFonts w:ascii="Arial" w:hAnsi="Arial" w:cs="Arial"/>
        </w:rPr>
        <w:t xml:space="preserve"> = Текущая дата + </w:t>
      </w:r>
      <w:proofErr w:type="spellStart"/>
      <w:r w:rsidRPr="006F34EE">
        <w:rPr>
          <w:rFonts w:ascii="Arial" w:hAnsi="Arial" w:cs="Arial"/>
        </w:rPr>
        <w:t>LTсп</w:t>
      </w:r>
      <w:proofErr w:type="spellEnd"/>
      <w:r w:rsidRPr="006F34EE">
        <w:rPr>
          <w:rFonts w:ascii="Arial" w:hAnsi="Arial" w:cs="Arial"/>
        </w:rPr>
        <w:t xml:space="preserve"> + </w:t>
      </w:r>
      <w:proofErr w:type="spellStart"/>
      <w:r w:rsidRPr="006F34EE">
        <w:rPr>
          <w:rFonts w:ascii="Arial" w:hAnsi="Arial" w:cs="Arial"/>
        </w:rPr>
        <w:t>LTз</w:t>
      </w:r>
      <w:proofErr w:type="spellEnd"/>
      <w:r w:rsidRPr="006F34EE">
        <w:rPr>
          <w:rFonts w:ascii="Arial" w:hAnsi="Arial" w:cs="Arial"/>
        </w:rPr>
        <w:t xml:space="preserve">, где </w:t>
      </w:r>
    </w:p>
    <w:p w14:paraId="2AE8EC6B" w14:textId="77777777" w:rsidR="00A902F9" w:rsidRPr="006F34EE" w:rsidRDefault="00A902F9" w:rsidP="00C9632A">
      <w:pPr>
        <w:spacing w:after="240" w:line="276" w:lineRule="auto"/>
        <w:ind w:firstLine="708"/>
        <w:jc w:val="left"/>
        <w:rPr>
          <w:rFonts w:ascii="Arial" w:hAnsi="Arial" w:cs="Arial"/>
        </w:rPr>
      </w:pPr>
      <w:proofErr w:type="spellStart"/>
      <w:r w:rsidRPr="006F34EE">
        <w:rPr>
          <w:rFonts w:ascii="Arial" w:hAnsi="Arial" w:cs="Arial"/>
        </w:rPr>
        <w:t>LTсп</w:t>
      </w:r>
      <w:proofErr w:type="spellEnd"/>
      <w:r w:rsidRPr="006F34EE">
        <w:rPr>
          <w:rFonts w:ascii="Arial" w:hAnsi="Arial" w:cs="Arial"/>
        </w:rPr>
        <w:t xml:space="preserve"> – Срок обработки и согласования потребности;</w:t>
      </w:r>
    </w:p>
    <w:p w14:paraId="25276D91" w14:textId="7CD2AC68" w:rsidR="00A902F9" w:rsidRPr="006F34EE" w:rsidRDefault="00A902F9" w:rsidP="00C9632A">
      <w:pPr>
        <w:spacing w:after="240" w:line="276" w:lineRule="auto"/>
        <w:ind w:firstLine="708"/>
        <w:jc w:val="left"/>
        <w:rPr>
          <w:rFonts w:ascii="Arial" w:hAnsi="Arial" w:cs="Arial"/>
        </w:rPr>
      </w:pPr>
      <w:proofErr w:type="spellStart"/>
      <w:r w:rsidRPr="006F34EE">
        <w:rPr>
          <w:rFonts w:ascii="Arial" w:hAnsi="Arial" w:cs="Arial"/>
        </w:rPr>
        <w:t>LTз</w:t>
      </w:r>
      <w:proofErr w:type="spellEnd"/>
      <w:r w:rsidRPr="006F34EE">
        <w:rPr>
          <w:rFonts w:ascii="Arial" w:hAnsi="Arial" w:cs="Arial"/>
        </w:rPr>
        <w:t xml:space="preserve"> </w:t>
      </w:r>
      <w:r w:rsidR="00C9632A" w:rsidRPr="006F34EE">
        <w:rPr>
          <w:rFonts w:ascii="Arial" w:hAnsi="Arial" w:cs="Arial"/>
        </w:rPr>
        <w:t>–</w:t>
      </w:r>
      <w:r w:rsidRPr="006F34EE">
        <w:rPr>
          <w:rFonts w:ascii="Arial" w:hAnsi="Arial" w:cs="Arial"/>
        </w:rPr>
        <w:t xml:space="preserve"> </w:t>
      </w:r>
      <w:r w:rsidR="00C9632A" w:rsidRPr="006F34EE">
        <w:rPr>
          <w:rFonts w:ascii="Arial" w:hAnsi="Arial" w:cs="Arial"/>
        </w:rPr>
        <w:t>Срок обеспечения с момента появления согласованной потребности.</w:t>
      </w:r>
    </w:p>
    <w:p w14:paraId="64CAA236" w14:textId="4001A8A2" w:rsidR="0052717C" w:rsidRPr="006F34EE" w:rsidRDefault="00C9632A" w:rsidP="00C9632A">
      <w:pPr>
        <w:spacing w:after="240" w:line="276" w:lineRule="auto"/>
        <w:ind w:firstLine="567"/>
        <w:jc w:val="left"/>
        <w:rPr>
          <w:rFonts w:ascii="Arial" w:hAnsi="Arial" w:cs="Arial"/>
        </w:rPr>
      </w:pPr>
      <w:r w:rsidRPr="006F34EE">
        <w:rPr>
          <w:rFonts w:ascii="Arial" w:hAnsi="Arial" w:cs="Arial"/>
        </w:rPr>
        <w:t>При согласовании потребности также выполняется расчёт для простановки (актуализации) признака срочности, но при этом не учитывается срок обработки и согласования потребности:</w:t>
      </w:r>
    </w:p>
    <w:p w14:paraId="774F8080" w14:textId="04EB8BD0" w:rsidR="00C9632A" w:rsidRPr="006F34EE" w:rsidRDefault="00C9632A" w:rsidP="00C9632A">
      <w:pPr>
        <w:spacing w:after="240" w:line="276" w:lineRule="auto"/>
        <w:ind w:firstLine="567"/>
        <w:jc w:val="left"/>
        <w:rPr>
          <w:rFonts w:ascii="Arial" w:hAnsi="Arial" w:cs="Arial"/>
        </w:rPr>
      </w:pPr>
      <w:proofErr w:type="spellStart"/>
      <w:r w:rsidRPr="006F34EE">
        <w:rPr>
          <w:rFonts w:ascii="Arial" w:hAnsi="Arial" w:cs="Arial"/>
        </w:rPr>
        <w:t>ДатаПоставкиВозможная</w:t>
      </w:r>
      <w:proofErr w:type="spellEnd"/>
      <w:r w:rsidRPr="006F34EE">
        <w:rPr>
          <w:rFonts w:ascii="Arial" w:hAnsi="Arial" w:cs="Arial"/>
        </w:rPr>
        <w:t xml:space="preserve"> = Текущая дата + </w:t>
      </w:r>
      <w:proofErr w:type="spellStart"/>
      <w:r w:rsidRPr="006F34EE">
        <w:rPr>
          <w:rFonts w:ascii="Arial" w:hAnsi="Arial" w:cs="Arial"/>
        </w:rPr>
        <w:t>LTз</w:t>
      </w:r>
      <w:proofErr w:type="spellEnd"/>
      <w:r w:rsidRPr="006F34EE">
        <w:rPr>
          <w:rFonts w:ascii="Arial" w:hAnsi="Arial" w:cs="Arial"/>
        </w:rPr>
        <w:t>.</w:t>
      </w:r>
    </w:p>
    <w:p w14:paraId="07AA493C" w14:textId="1E200B96" w:rsidR="009C178D" w:rsidRDefault="00C9632A" w:rsidP="00C9632A">
      <w:pPr>
        <w:spacing w:after="240" w:line="276" w:lineRule="auto"/>
        <w:ind w:firstLine="567"/>
        <w:jc w:val="left"/>
        <w:rPr>
          <w:rFonts w:ascii="Arial" w:hAnsi="Arial" w:cs="Arial"/>
        </w:rPr>
      </w:pPr>
      <w:r w:rsidRPr="005D6A9B">
        <w:rPr>
          <w:rFonts w:ascii="Arial" w:hAnsi="Arial" w:cs="Arial"/>
          <w:rPrChange w:id="1584" w:author="Kislov Vladimir" w:date="2021-03-23T19:32:00Z">
            <w:rPr>
              <w:rFonts w:ascii="Arial" w:hAnsi="Arial" w:cs="Arial"/>
              <w:highlight w:val="yellow"/>
            </w:rPr>
          </w:rPrChange>
        </w:rPr>
        <w:t xml:space="preserve">Если полученная </w:t>
      </w:r>
      <w:proofErr w:type="spellStart"/>
      <w:r w:rsidRPr="005D6A9B">
        <w:rPr>
          <w:rFonts w:ascii="Arial" w:hAnsi="Arial" w:cs="Arial"/>
          <w:rPrChange w:id="1585" w:author="Kislov Vladimir" w:date="2021-03-23T19:32:00Z">
            <w:rPr>
              <w:rFonts w:ascii="Arial" w:hAnsi="Arial" w:cs="Arial"/>
              <w:highlight w:val="yellow"/>
            </w:rPr>
          </w:rPrChange>
        </w:rPr>
        <w:t>ДатаПоставкиВозможная</w:t>
      </w:r>
      <w:proofErr w:type="spellEnd"/>
      <w:r w:rsidRPr="005D6A9B">
        <w:rPr>
          <w:rFonts w:ascii="Arial" w:hAnsi="Arial" w:cs="Arial"/>
          <w:rPrChange w:id="1586" w:author="Kislov Vladimir" w:date="2021-03-23T19:32:00Z">
            <w:rPr>
              <w:rFonts w:ascii="Arial" w:hAnsi="Arial" w:cs="Arial"/>
              <w:highlight w:val="yellow"/>
            </w:rPr>
          </w:rPrChange>
        </w:rPr>
        <w:t xml:space="preserve"> </w:t>
      </w:r>
      <w:r w:rsidR="009C178D" w:rsidRPr="005D6A9B">
        <w:rPr>
          <w:rFonts w:ascii="Arial" w:hAnsi="Arial" w:cs="Arial"/>
          <w:rPrChange w:id="1587" w:author="Kislov Vladimir" w:date="2021-03-23T19:32:00Z">
            <w:rPr>
              <w:rFonts w:ascii="Arial" w:hAnsi="Arial" w:cs="Arial"/>
              <w:highlight w:val="yellow"/>
            </w:rPr>
          </w:rPrChange>
        </w:rPr>
        <w:t>бол</w:t>
      </w:r>
      <w:r w:rsidRPr="005D6A9B">
        <w:rPr>
          <w:rFonts w:ascii="Arial" w:hAnsi="Arial" w:cs="Arial"/>
          <w:rPrChange w:id="1588" w:author="Kislov Vladimir" w:date="2021-03-23T19:32:00Z">
            <w:rPr>
              <w:rFonts w:ascii="Arial" w:hAnsi="Arial" w:cs="Arial"/>
              <w:highlight w:val="yellow"/>
            </w:rPr>
          </w:rPrChange>
        </w:rPr>
        <w:t xml:space="preserve">ьше </w:t>
      </w:r>
      <w:r w:rsidR="009C178D" w:rsidRPr="005D6A9B">
        <w:rPr>
          <w:rFonts w:ascii="Arial" w:hAnsi="Arial" w:cs="Arial"/>
          <w:rPrChange w:id="1589" w:author="Kislov Vladimir" w:date="2021-03-23T19:32:00Z">
            <w:rPr>
              <w:rFonts w:ascii="Arial" w:hAnsi="Arial" w:cs="Arial"/>
              <w:highlight w:val="yellow"/>
            </w:rPr>
          </w:rPrChange>
        </w:rPr>
        <w:t xml:space="preserve">требуемой даты поставки, то устанавливается </w:t>
      </w:r>
      <w:r w:rsidR="00F43F81" w:rsidRPr="005D6A9B">
        <w:rPr>
          <w:rFonts w:ascii="Arial" w:hAnsi="Arial" w:cs="Arial"/>
          <w:rPrChange w:id="1590" w:author="Kislov Vladimir" w:date="2021-03-23T19:32:00Z">
            <w:rPr>
              <w:rFonts w:ascii="Arial" w:hAnsi="Arial" w:cs="Arial"/>
              <w:highlight w:val="yellow"/>
            </w:rPr>
          </w:rPrChange>
        </w:rPr>
        <w:t xml:space="preserve">признак срочности. </w:t>
      </w:r>
      <w:proofErr w:type="spellStart"/>
      <w:r w:rsidR="009C178D" w:rsidRPr="005D6A9B">
        <w:rPr>
          <w:rFonts w:ascii="Arial" w:hAnsi="Arial" w:cs="Arial"/>
          <w:rPrChange w:id="1591" w:author="Kislov Vladimir" w:date="2021-03-23T19:32:00Z">
            <w:rPr>
              <w:rFonts w:ascii="Arial" w:hAnsi="Arial" w:cs="Arial"/>
              <w:highlight w:val="yellow"/>
            </w:rPr>
          </w:rPrChange>
        </w:rPr>
        <w:t>LTсп</w:t>
      </w:r>
      <w:proofErr w:type="spellEnd"/>
      <w:r w:rsidR="009C178D" w:rsidRPr="005D6A9B">
        <w:rPr>
          <w:rFonts w:ascii="Arial" w:hAnsi="Arial" w:cs="Arial"/>
          <w:rPrChange w:id="1592" w:author="Kislov Vladimir" w:date="2021-03-23T19:32:00Z">
            <w:rPr>
              <w:rFonts w:ascii="Arial" w:hAnsi="Arial" w:cs="Arial"/>
              <w:highlight w:val="yellow"/>
            </w:rPr>
          </w:rPrChange>
        </w:rPr>
        <w:t xml:space="preserve"> (срок обработки и согласования потребности) устанавливается, как и составляющие </w:t>
      </w:r>
      <w:proofErr w:type="spellStart"/>
      <w:r w:rsidR="009C178D" w:rsidRPr="005D6A9B">
        <w:rPr>
          <w:rFonts w:ascii="Arial" w:hAnsi="Arial" w:cs="Arial"/>
          <w:rPrChange w:id="1593" w:author="Kislov Vladimir" w:date="2021-03-23T19:32:00Z">
            <w:rPr>
              <w:rFonts w:ascii="Arial" w:hAnsi="Arial" w:cs="Arial"/>
              <w:highlight w:val="yellow"/>
            </w:rPr>
          </w:rPrChange>
        </w:rPr>
        <w:t>LTз</w:t>
      </w:r>
      <w:proofErr w:type="spellEnd"/>
      <w:r w:rsidR="009C178D" w:rsidRPr="005D6A9B">
        <w:rPr>
          <w:rFonts w:ascii="Arial" w:hAnsi="Arial" w:cs="Arial"/>
          <w:rPrChange w:id="1594" w:author="Kislov Vladimir" w:date="2021-03-23T19:32:00Z">
            <w:rPr>
              <w:rFonts w:ascii="Arial" w:hAnsi="Arial" w:cs="Arial"/>
              <w:highlight w:val="yellow"/>
            </w:rPr>
          </w:rPrChange>
        </w:rPr>
        <w:t>, для каждой ОЗМ на уровне завода.</w:t>
      </w:r>
    </w:p>
    <w:p w14:paraId="25FFCE45" w14:textId="77777777" w:rsidR="00C9632A" w:rsidRDefault="00C9632A" w:rsidP="00D30A9A">
      <w:pPr>
        <w:spacing w:after="240" w:line="276" w:lineRule="auto"/>
        <w:rPr>
          <w:rFonts w:ascii="Arial" w:hAnsi="Arial" w:cs="Arial"/>
        </w:rPr>
      </w:pPr>
    </w:p>
    <w:p w14:paraId="28A1DDD1" w14:textId="77777777" w:rsidR="00D30A9A" w:rsidRPr="00D30A9A" w:rsidRDefault="00D30A9A" w:rsidP="00590100">
      <w:pPr>
        <w:pStyle w:val="3"/>
      </w:pPr>
      <w:bookmarkStart w:id="1595" w:name="_Toc527633276"/>
      <w:r>
        <w:t xml:space="preserve">Особенности </w:t>
      </w:r>
      <w:r w:rsidR="00E91CEA">
        <w:t xml:space="preserve">заявок </w:t>
      </w:r>
      <w:r>
        <w:t>на списание МТР</w:t>
      </w:r>
      <w:bookmarkEnd w:id="1595"/>
    </w:p>
    <w:p w14:paraId="64C75A8A" w14:textId="77777777" w:rsidR="00D30A9A" w:rsidRDefault="00D30A9A" w:rsidP="00D30A9A">
      <w:pPr>
        <w:spacing w:after="240" w:line="276" w:lineRule="auto"/>
        <w:ind w:firstLine="567"/>
        <w:rPr>
          <w:rFonts w:ascii="Arial" w:hAnsi="Arial" w:cs="Arial"/>
        </w:rPr>
      </w:pPr>
      <w:r>
        <w:rPr>
          <w:rFonts w:ascii="Arial" w:hAnsi="Arial" w:cs="Arial"/>
        </w:rPr>
        <w:t xml:space="preserve">Т.к. заявка на списание МТР – это по сути </w:t>
      </w:r>
      <w:proofErr w:type="spellStart"/>
      <w:r>
        <w:rPr>
          <w:rFonts w:ascii="Arial" w:hAnsi="Arial" w:cs="Arial"/>
        </w:rPr>
        <w:t>контированная</w:t>
      </w:r>
      <w:proofErr w:type="spellEnd"/>
      <w:r>
        <w:rPr>
          <w:rFonts w:ascii="Arial" w:hAnsi="Arial" w:cs="Arial"/>
        </w:rPr>
        <w:t xml:space="preserve"> заявка на перемещение с одинаковыми комбинациями завод/склад-отправитель и завод/склад-получатель, то для ППМ она одновременно является потребностью (отрицательная часть) и покрытием потребности (положительная часть). Для корректного учёта в ППМ заявки на списание (в качестве потребности) необходимо исключить из ППМ её положительную часть (разработка</w:t>
      </w:r>
      <w:r w:rsidR="00664DD2" w:rsidRPr="00664DD2">
        <w:rPr>
          <w:rFonts w:ascii="Arial" w:hAnsi="Arial" w:cs="Arial"/>
          <w:color w:val="000000" w:themeColor="text1"/>
        </w:rPr>
        <w:t xml:space="preserve"> </w:t>
      </w:r>
      <w:r w:rsidR="00664DD2" w:rsidRPr="005A0065">
        <w:rPr>
          <w:rFonts w:ascii="Arial" w:hAnsi="Arial" w:cs="Arial"/>
          <w:color w:val="000000" w:themeColor="text1"/>
        </w:rPr>
        <w:t>MM</w:t>
      </w:r>
      <w:r w:rsidR="00664DD2">
        <w:rPr>
          <w:rFonts w:ascii="Arial" w:hAnsi="Arial" w:cs="Arial"/>
          <w:color w:val="000000" w:themeColor="text1"/>
        </w:rPr>
        <w:t>4</w:t>
      </w:r>
      <w:r w:rsidR="002B58C4">
        <w:rPr>
          <w:rFonts w:ascii="Arial" w:hAnsi="Arial" w:cs="Arial"/>
          <w:color w:val="000000" w:themeColor="text1"/>
        </w:rPr>
        <w:t>1</w:t>
      </w:r>
      <w:r>
        <w:rPr>
          <w:rFonts w:ascii="Arial" w:hAnsi="Arial" w:cs="Arial"/>
        </w:rPr>
        <w:t xml:space="preserve"> «</w:t>
      </w:r>
      <w:r w:rsidR="002B58C4" w:rsidRPr="002B58C4">
        <w:rPr>
          <w:rFonts w:ascii="Arial" w:hAnsi="Arial" w:cs="Arial"/>
        </w:rPr>
        <w:t>Доработка логики ППМ</w:t>
      </w:r>
      <w:r>
        <w:rPr>
          <w:rFonts w:ascii="Arial" w:hAnsi="Arial" w:cs="Arial"/>
        </w:rPr>
        <w:t>»).</w:t>
      </w:r>
    </w:p>
    <w:p w14:paraId="4EE94223" w14:textId="77777777" w:rsidR="00E12C69" w:rsidRDefault="00D30A9A" w:rsidP="00D30A9A">
      <w:pPr>
        <w:spacing w:after="240" w:line="276" w:lineRule="auto"/>
        <w:ind w:firstLine="567"/>
        <w:rPr>
          <w:rFonts w:ascii="Arial" w:hAnsi="Arial" w:cs="Arial"/>
        </w:rPr>
      </w:pPr>
      <w:r>
        <w:rPr>
          <w:rFonts w:ascii="Arial" w:hAnsi="Arial" w:cs="Arial"/>
        </w:rPr>
        <w:t>Т.к. ППМ учитывает заявки не анализируя статус её согласования, необходима разработка для учёта в ППМ только деблокированных заявок на списание МТР (</w:t>
      </w:r>
      <w:r w:rsidRPr="009D113A">
        <w:rPr>
          <w:rFonts w:ascii="Arial" w:hAnsi="Arial" w:cs="Arial"/>
        </w:rPr>
        <w:t xml:space="preserve">разработка </w:t>
      </w:r>
      <w:r w:rsidR="00664DD2" w:rsidRPr="005A0065">
        <w:rPr>
          <w:rFonts w:ascii="Arial" w:hAnsi="Arial" w:cs="Arial"/>
          <w:color w:val="000000" w:themeColor="text1"/>
        </w:rPr>
        <w:t>MM</w:t>
      </w:r>
      <w:r w:rsidR="00664DD2">
        <w:rPr>
          <w:rFonts w:ascii="Arial" w:hAnsi="Arial" w:cs="Arial"/>
          <w:color w:val="000000" w:themeColor="text1"/>
        </w:rPr>
        <w:t>41</w:t>
      </w:r>
      <w:r w:rsidR="00664DD2" w:rsidRPr="009D113A">
        <w:rPr>
          <w:rFonts w:ascii="Arial" w:hAnsi="Arial" w:cs="Arial"/>
        </w:rPr>
        <w:t xml:space="preserve"> </w:t>
      </w:r>
      <w:r w:rsidRPr="009D113A">
        <w:rPr>
          <w:rFonts w:ascii="Arial" w:hAnsi="Arial" w:cs="Arial"/>
        </w:rPr>
        <w:t>«</w:t>
      </w:r>
      <w:r w:rsidR="002B58C4" w:rsidRPr="002B58C4">
        <w:rPr>
          <w:rFonts w:ascii="Arial" w:hAnsi="Arial" w:cs="Arial"/>
        </w:rPr>
        <w:t>Доработка логики ППМ</w:t>
      </w:r>
      <w:r>
        <w:rPr>
          <w:rFonts w:ascii="Arial" w:hAnsi="Arial" w:cs="Arial"/>
        </w:rPr>
        <w:t>»)</w:t>
      </w:r>
      <w:r w:rsidR="000B41C1">
        <w:rPr>
          <w:rFonts w:ascii="Arial" w:hAnsi="Arial" w:cs="Arial"/>
        </w:rPr>
        <w:t>, за исключением заявок, находящихся на повторном согласовании (присвоение стратегии «Повторное согласование» разработка MM89)</w:t>
      </w:r>
      <w:r>
        <w:rPr>
          <w:rFonts w:ascii="Arial" w:hAnsi="Arial" w:cs="Arial"/>
        </w:rPr>
        <w:t>.</w:t>
      </w:r>
    </w:p>
    <w:p w14:paraId="659B2908" w14:textId="77777777" w:rsidR="00D30A9A" w:rsidRDefault="000B2D3A" w:rsidP="00D30A9A">
      <w:pPr>
        <w:spacing w:after="240" w:line="276" w:lineRule="auto"/>
        <w:ind w:firstLine="567"/>
        <w:rPr>
          <w:rFonts w:ascii="Arial" w:hAnsi="Arial" w:cs="Arial"/>
        </w:rPr>
      </w:pPr>
      <w:r>
        <w:rPr>
          <w:rFonts w:ascii="Arial" w:hAnsi="Arial" w:cs="Arial"/>
        </w:rPr>
        <w:t xml:space="preserve">Для исключения из ППМ Заявок, находящихся на повторном согласовании (в </w:t>
      </w:r>
      <w:proofErr w:type="spellStart"/>
      <w:r>
        <w:rPr>
          <w:rFonts w:ascii="Arial" w:hAnsi="Arial" w:cs="Arial"/>
        </w:rPr>
        <w:t>т.ч</w:t>
      </w:r>
      <w:proofErr w:type="spellEnd"/>
      <w:r>
        <w:rPr>
          <w:rFonts w:ascii="Arial" w:hAnsi="Arial" w:cs="Arial"/>
        </w:rPr>
        <w:t>. со статусом отклонено) более 10 дней (настраиваемый параметр), п</w:t>
      </w:r>
      <w:r w:rsidR="00E12C69">
        <w:rPr>
          <w:rFonts w:ascii="Arial" w:hAnsi="Arial" w:cs="Arial"/>
        </w:rPr>
        <w:t>ри снятии резерва фоновым заданием (разработка MM39), необходимо также изменить стратегию деблокирования для повторного согласования на стратегию первичного согласования</w:t>
      </w:r>
      <w:r>
        <w:rPr>
          <w:rFonts w:ascii="Arial" w:hAnsi="Arial" w:cs="Arial"/>
        </w:rPr>
        <w:t>, которая подлежит исключению разработкой MM41.</w:t>
      </w:r>
      <w:r w:rsidR="00BD023D">
        <w:rPr>
          <w:rFonts w:ascii="Arial" w:hAnsi="Arial" w:cs="Arial"/>
        </w:rPr>
        <w:t xml:space="preserve"> При этом статус согласования или отклонения в новой стратегии присваивается тот, который был до смены стратеги.</w:t>
      </w:r>
    </w:p>
    <w:p w14:paraId="0C81FC77" w14:textId="77777777" w:rsidR="00A723E2" w:rsidRDefault="00A723E2" w:rsidP="00590100">
      <w:pPr>
        <w:pStyle w:val="3"/>
      </w:pPr>
      <w:bookmarkStart w:id="1596" w:name="_Toc521604656"/>
      <w:bookmarkStart w:id="1597" w:name="_Toc527633277"/>
      <w:r>
        <w:lastRenderedPageBreak/>
        <w:t xml:space="preserve">Описание разработки </w:t>
      </w:r>
      <w:r w:rsidR="00990F58">
        <w:t>«</w:t>
      </w:r>
      <w:r>
        <w:t>Ведение плановых цен</w:t>
      </w:r>
      <w:bookmarkEnd w:id="1596"/>
      <w:r w:rsidR="00990F58">
        <w:t>»</w:t>
      </w:r>
      <w:bookmarkEnd w:id="1597"/>
    </w:p>
    <w:p w14:paraId="71BF0B90" w14:textId="77777777" w:rsidR="00A723E2" w:rsidRDefault="00A723E2" w:rsidP="00A723E2">
      <w:pPr>
        <w:ind w:firstLine="708"/>
        <w:rPr>
          <w:rFonts w:ascii="Arial" w:hAnsi="Arial" w:cs="Arial"/>
        </w:rPr>
      </w:pPr>
      <w:r>
        <w:rPr>
          <w:rFonts w:ascii="Arial" w:hAnsi="Arial" w:cs="Arial"/>
        </w:rPr>
        <w:t>Разработка Ведение плановых цен состоит из следующих разделов:</w:t>
      </w:r>
    </w:p>
    <w:p w14:paraId="492B8534" w14:textId="77777777" w:rsidR="00A723E2" w:rsidRDefault="00A723E2" w:rsidP="00A723E2">
      <w:pPr>
        <w:ind w:firstLine="708"/>
        <w:rPr>
          <w:rFonts w:ascii="Arial" w:hAnsi="Arial" w:cs="Arial"/>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94"/>
        <w:gridCol w:w="6095"/>
        <w:gridCol w:w="3387"/>
      </w:tblGrid>
      <w:tr w:rsidR="00A723E2" w14:paraId="05C129FD" w14:textId="77777777" w:rsidTr="00460D4F">
        <w:trPr>
          <w:cantSplit/>
          <w:trHeight w:val="397"/>
          <w:tblHeader/>
        </w:trPr>
        <w:tc>
          <w:tcPr>
            <w:tcW w:w="341" w:type="pct"/>
            <w:shd w:val="clear" w:color="auto" w:fill="FFC000"/>
            <w:vAlign w:val="center"/>
          </w:tcPr>
          <w:p w14:paraId="25A1F954" w14:textId="77777777" w:rsidR="00A723E2" w:rsidRPr="00F94454" w:rsidRDefault="00A723E2" w:rsidP="00460D4F">
            <w:pPr>
              <w:jc w:val="center"/>
              <w:rPr>
                <w:rFonts w:ascii="Arial" w:hAnsi="Arial" w:cs="Arial"/>
                <w:b/>
                <w:sz w:val="20"/>
              </w:rPr>
            </w:pPr>
            <w:r>
              <w:rPr>
                <w:rFonts w:ascii="Arial" w:hAnsi="Arial" w:cs="Arial"/>
                <w:b/>
                <w:sz w:val="20"/>
              </w:rPr>
              <w:t>№ п\п</w:t>
            </w:r>
          </w:p>
        </w:tc>
        <w:tc>
          <w:tcPr>
            <w:tcW w:w="2995" w:type="pct"/>
            <w:shd w:val="clear" w:color="auto" w:fill="FFC000"/>
            <w:vAlign w:val="center"/>
          </w:tcPr>
          <w:p w14:paraId="51E6D266" w14:textId="77777777" w:rsidR="00A723E2" w:rsidRPr="00F94454" w:rsidRDefault="00A723E2" w:rsidP="00460D4F">
            <w:pPr>
              <w:jc w:val="center"/>
              <w:rPr>
                <w:rFonts w:ascii="Arial" w:hAnsi="Arial" w:cs="Arial"/>
                <w:b/>
                <w:sz w:val="20"/>
              </w:rPr>
            </w:pPr>
            <w:r>
              <w:rPr>
                <w:rFonts w:ascii="Arial" w:hAnsi="Arial" w:cs="Arial"/>
                <w:b/>
                <w:sz w:val="20"/>
              </w:rPr>
              <w:t>Основные разделы разработки</w:t>
            </w:r>
          </w:p>
        </w:tc>
        <w:tc>
          <w:tcPr>
            <w:tcW w:w="1664" w:type="pct"/>
            <w:shd w:val="clear" w:color="auto" w:fill="FFC000"/>
          </w:tcPr>
          <w:p w14:paraId="1F226674" w14:textId="77777777" w:rsidR="00A723E2" w:rsidRDefault="00A723E2" w:rsidP="00460D4F">
            <w:pPr>
              <w:jc w:val="center"/>
              <w:rPr>
                <w:rFonts w:ascii="Arial" w:hAnsi="Arial" w:cs="Arial"/>
                <w:b/>
                <w:sz w:val="20"/>
                <w:szCs w:val="20"/>
                <w:lang w:eastAsia="ru-RU"/>
              </w:rPr>
            </w:pPr>
            <w:r>
              <w:rPr>
                <w:rFonts w:ascii="Arial" w:hAnsi="Arial" w:cs="Arial"/>
                <w:b/>
                <w:sz w:val="20"/>
                <w:szCs w:val="20"/>
                <w:lang w:eastAsia="ru-RU"/>
              </w:rPr>
              <w:t>Тип разработки</w:t>
            </w:r>
          </w:p>
        </w:tc>
      </w:tr>
      <w:tr w:rsidR="00A723E2" w:rsidRPr="00342BCC" w14:paraId="4E7E770E" w14:textId="77777777" w:rsidTr="00460D4F">
        <w:trPr>
          <w:cantSplit/>
        </w:trPr>
        <w:tc>
          <w:tcPr>
            <w:tcW w:w="341" w:type="pct"/>
            <w:vAlign w:val="bottom"/>
          </w:tcPr>
          <w:p w14:paraId="5E748B13" w14:textId="77777777" w:rsidR="00A723E2" w:rsidRPr="007E6C5B" w:rsidRDefault="00A723E2" w:rsidP="005F6568">
            <w:pPr>
              <w:pStyle w:val="afa"/>
              <w:numPr>
                <w:ilvl w:val="0"/>
                <w:numId w:val="64"/>
              </w:numPr>
              <w:jc w:val="left"/>
              <w:rPr>
                <w:rFonts w:ascii="Arial" w:hAnsi="Arial" w:cs="Arial"/>
                <w:sz w:val="20"/>
              </w:rPr>
            </w:pPr>
          </w:p>
        </w:tc>
        <w:tc>
          <w:tcPr>
            <w:tcW w:w="2995" w:type="pct"/>
            <w:shd w:val="clear" w:color="auto" w:fill="auto"/>
          </w:tcPr>
          <w:p w14:paraId="380852A3" w14:textId="77777777" w:rsidR="00A723E2" w:rsidRDefault="00A723E2" w:rsidP="00460D4F">
            <w:pPr>
              <w:jc w:val="left"/>
              <w:rPr>
                <w:rFonts w:ascii="Arial" w:hAnsi="Arial" w:cs="Arial"/>
                <w:sz w:val="20"/>
              </w:rPr>
            </w:pPr>
            <w:r>
              <w:rPr>
                <w:rFonts w:ascii="Arial" w:hAnsi="Arial" w:cs="Arial"/>
                <w:sz w:val="20"/>
              </w:rPr>
              <w:t>Справочник Способ установки базовой цены</w:t>
            </w:r>
          </w:p>
        </w:tc>
        <w:tc>
          <w:tcPr>
            <w:tcW w:w="1664" w:type="pct"/>
          </w:tcPr>
          <w:p w14:paraId="3256FEEC" w14:textId="77777777" w:rsidR="00A723E2" w:rsidRDefault="00A723E2" w:rsidP="00460D4F">
            <w:pPr>
              <w:jc w:val="left"/>
              <w:rPr>
                <w:rFonts w:ascii="Arial" w:hAnsi="Arial" w:cs="Arial"/>
                <w:sz w:val="20"/>
              </w:rPr>
            </w:pPr>
            <w:r>
              <w:rPr>
                <w:rFonts w:ascii="Arial" w:hAnsi="Arial" w:cs="Arial"/>
                <w:sz w:val="20"/>
              </w:rPr>
              <w:t>Справочник</w:t>
            </w:r>
          </w:p>
        </w:tc>
      </w:tr>
      <w:tr w:rsidR="00A723E2" w:rsidRPr="00342BCC" w14:paraId="1D55C7AF" w14:textId="77777777" w:rsidTr="00460D4F">
        <w:trPr>
          <w:cantSplit/>
        </w:trPr>
        <w:tc>
          <w:tcPr>
            <w:tcW w:w="341" w:type="pct"/>
            <w:vAlign w:val="bottom"/>
          </w:tcPr>
          <w:p w14:paraId="64AA2D53" w14:textId="77777777" w:rsidR="00A723E2" w:rsidRPr="007E6C5B" w:rsidRDefault="00A723E2" w:rsidP="005F6568">
            <w:pPr>
              <w:pStyle w:val="afa"/>
              <w:numPr>
                <w:ilvl w:val="0"/>
                <w:numId w:val="64"/>
              </w:numPr>
              <w:jc w:val="left"/>
              <w:rPr>
                <w:rFonts w:ascii="Arial" w:hAnsi="Arial" w:cs="Arial"/>
                <w:sz w:val="20"/>
              </w:rPr>
            </w:pPr>
          </w:p>
        </w:tc>
        <w:tc>
          <w:tcPr>
            <w:tcW w:w="2995" w:type="pct"/>
            <w:shd w:val="clear" w:color="auto" w:fill="auto"/>
          </w:tcPr>
          <w:p w14:paraId="6F99AFCD" w14:textId="77777777" w:rsidR="00A723E2" w:rsidRDefault="00A723E2" w:rsidP="00460D4F">
            <w:pPr>
              <w:jc w:val="left"/>
              <w:rPr>
                <w:rFonts w:ascii="Arial" w:hAnsi="Arial" w:cs="Arial"/>
                <w:sz w:val="20"/>
              </w:rPr>
            </w:pPr>
            <w:r>
              <w:rPr>
                <w:rFonts w:ascii="Arial" w:hAnsi="Arial" w:cs="Arial"/>
                <w:sz w:val="20"/>
              </w:rPr>
              <w:t>Ведение плановых цен, создание, утверждения цены, обновление не деблокированных документов потребности</w:t>
            </w:r>
          </w:p>
        </w:tc>
        <w:tc>
          <w:tcPr>
            <w:tcW w:w="1664" w:type="pct"/>
          </w:tcPr>
          <w:p w14:paraId="75FA45D4" w14:textId="77777777" w:rsidR="00A723E2" w:rsidRDefault="00A723E2" w:rsidP="00460D4F">
            <w:pPr>
              <w:jc w:val="left"/>
              <w:rPr>
                <w:rFonts w:ascii="Arial" w:hAnsi="Arial" w:cs="Arial"/>
                <w:sz w:val="20"/>
              </w:rPr>
            </w:pPr>
            <w:r>
              <w:rPr>
                <w:rFonts w:ascii="Arial" w:hAnsi="Arial" w:cs="Arial"/>
                <w:sz w:val="20"/>
              </w:rPr>
              <w:t>Отчет</w:t>
            </w:r>
          </w:p>
        </w:tc>
      </w:tr>
      <w:tr w:rsidR="00A723E2" w:rsidRPr="00342BCC" w14:paraId="3D01D509" w14:textId="77777777" w:rsidTr="00460D4F">
        <w:trPr>
          <w:cantSplit/>
        </w:trPr>
        <w:tc>
          <w:tcPr>
            <w:tcW w:w="341" w:type="pct"/>
            <w:vAlign w:val="bottom"/>
          </w:tcPr>
          <w:p w14:paraId="7EDA4D2D" w14:textId="77777777" w:rsidR="00A723E2" w:rsidRPr="007E6C5B" w:rsidRDefault="00A723E2" w:rsidP="005F6568">
            <w:pPr>
              <w:pStyle w:val="afa"/>
              <w:numPr>
                <w:ilvl w:val="0"/>
                <w:numId w:val="64"/>
              </w:numPr>
              <w:jc w:val="left"/>
              <w:rPr>
                <w:rFonts w:ascii="Arial" w:hAnsi="Arial" w:cs="Arial"/>
                <w:sz w:val="20"/>
              </w:rPr>
            </w:pPr>
          </w:p>
        </w:tc>
        <w:tc>
          <w:tcPr>
            <w:tcW w:w="2995" w:type="pct"/>
            <w:shd w:val="clear" w:color="auto" w:fill="auto"/>
          </w:tcPr>
          <w:p w14:paraId="17CFB7ED" w14:textId="77777777" w:rsidR="00A723E2" w:rsidRDefault="00A723E2" w:rsidP="00460D4F">
            <w:pPr>
              <w:jc w:val="left"/>
              <w:rPr>
                <w:rFonts w:ascii="Arial" w:hAnsi="Arial" w:cs="Arial"/>
                <w:sz w:val="20"/>
              </w:rPr>
            </w:pPr>
            <w:r>
              <w:rPr>
                <w:rFonts w:ascii="Arial" w:hAnsi="Arial" w:cs="Arial"/>
                <w:sz w:val="20"/>
              </w:rPr>
              <w:t>Программа определения учетной цены в потребности в момент создания потребности</w:t>
            </w:r>
          </w:p>
        </w:tc>
        <w:tc>
          <w:tcPr>
            <w:tcW w:w="1664" w:type="pct"/>
          </w:tcPr>
          <w:p w14:paraId="16CFCD40" w14:textId="77777777" w:rsidR="00A723E2" w:rsidRDefault="00A723E2" w:rsidP="00460D4F">
            <w:pPr>
              <w:jc w:val="left"/>
              <w:rPr>
                <w:rFonts w:ascii="Arial" w:hAnsi="Arial" w:cs="Arial"/>
                <w:sz w:val="20"/>
              </w:rPr>
            </w:pPr>
            <w:r>
              <w:rPr>
                <w:rFonts w:ascii="Arial" w:hAnsi="Arial" w:cs="Arial"/>
                <w:sz w:val="20"/>
              </w:rPr>
              <w:t>Расширение</w:t>
            </w:r>
          </w:p>
        </w:tc>
      </w:tr>
    </w:tbl>
    <w:p w14:paraId="0A568A5F" w14:textId="77777777" w:rsidR="00A723E2" w:rsidRDefault="00A723E2" w:rsidP="00A723E2">
      <w:pPr>
        <w:ind w:firstLine="708"/>
        <w:rPr>
          <w:rFonts w:ascii="Arial" w:hAnsi="Arial" w:cs="Arial"/>
        </w:rPr>
      </w:pPr>
    </w:p>
    <w:p w14:paraId="0115E34F" w14:textId="45681140" w:rsidR="00DB0054" w:rsidRDefault="00DB0054" w:rsidP="00A723E2">
      <w:pPr>
        <w:ind w:firstLine="708"/>
        <w:rPr>
          <w:rFonts w:ascii="Arial" w:hAnsi="Arial" w:cs="Arial"/>
        </w:rPr>
      </w:pPr>
    </w:p>
    <w:p w14:paraId="59379BFD" w14:textId="77777777" w:rsidR="00DB0054" w:rsidRDefault="00DB0054" w:rsidP="00A723E2">
      <w:pPr>
        <w:ind w:firstLine="708"/>
        <w:rPr>
          <w:rFonts w:ascii="Arial" w:hAnsi="Arial" w:cs="Arial"/>
        </w:rPr>
      </w:pPr>
    </w:p>
    <w:p w14:paraId="350718A8" w14:textId="77777777" w:rsidR="00A723E2" w:rsidRPr="00A723E2" w:rsidRDefault="00A723E2" w:rsidP="00A723E2">
      <w:pPr>
        <w:pStyle w:val="4"/>
        <w:rPr>
          <w:rFonts w:eastAsiaTheme="majorEastAsia" w:cstheme="majorBidi"/>
          <w:b/>
          <w:i w:val="0"/>
          <w:caps w:val="0"/>
          <w:sz w:val="24"/>
          <w:szCs w:val="24"/>
        </w:rPr>
      </w:pPr>
      <w:r>
        <w:rPr>
          <w:rFonts w:eastAsiaTheme="majorEastAsia" w:cstheme="majorBidi"/>
          <w:b/>
          <w:i w:val="0"/>
          <w:caps w:val="0"/>
          <w:sz w:val="24"/>
          <w:szCs w:val="24"/>
        </w:rPr>
        <w:t>С</w:t>
      </w:r>
      <w:r w:rsidRPr="00A723E2">
        <w:rPr>
          <w:rFonts w:eastAsiaTheme="majorEastAsia" w:cstheme="majorBidi"/>
          <w:b/>
          <w:i w:val="0"/>
          <w:caps w:val="0"/>
          <w:sz w:val="24"/>
          <w:szCs w:val="24"/>
        </w:rPr>
        <w:t>правочник «</w:t>
      </w:r>
      <w:r w:rsidR="00990F58">
        <w:rPr>
          <w:rFonts w:eastAsiaTheme="majorEastAsia" w:cstheme="majorBidi"/>
          <w:b/>
          <w:i w:val="0"/>
          <w:caps w:val="0"/>
          <w:sz w:val="24"/>
          <w:szCs w:val="24"/>
        </w:rPr>
        <w:t>С</w:t>
      </w:r>
      <w:r w:rsidRPr="00A723E2">
        <w:rPr>
          <w:rFonts w:eastAsiaTheme="majorEastAsia" w:cstheme="majorBidi"/>
          <w:b/>
          <w:i w:val="0"/>
          <w:caps w:val="0"/>
          <w:sz w:val="24"/>
          <w:szCs w:val="24"/>
        </w:rPr>
        <w:t>пособ установки базовой цены»</w:t>
      </w:r>
    </w:p>
    <w:p w14:paraId="6C49BD12" w14:textId="77777777" w:rsidR="00A723E2" w:rsidRPr="00F94454" w:rsidRDefault="00A723E2" w:rsidP="00A723E2">
      <w:pPr>
        <w:rPr>
          <w:rFonts w:ascii="Arial" w:hAnsi="Arial" w:cs="Arial"/>
          <w:sz w:val="20"/>
        </w:rPr>
      </w:pPr>
    </w:p>
    <w:p w14:paraId="63E745C9" w14:textId="77777777" w:rsidR="00A723E2" w:rsidRDefault="00A723E2" w:rsidP="00A723E2">
      <w:pPr>
        <w:spacing w:after="240" w:line="276" w:lineRule="auto"/>
        <w:ind w:firstLine="708"/>
        <w:rPr>
          <w:rFonts w:ascii="Arial" w:hAnsi="Arial" w:cs="Arial"/>
        </w:rPr>
      </w:pPr>
      <w:r>
        <w:rPr>
          <w:rFonts w:ascii="Arial" w:hAnsi="Arial" w:cs="Arial"/>
        </w:rPr>
        <w:t xml:space="preserve">Требуется создание справочника с ракурсом ведения «Способ установки базовой цены». </w:t>
      </w:r>
    </w:p>
    <w:p w14:paraId="3A6D1FBD" w14:textId="77777777" w:rsidR="00A723E2" w:rsidRDefault="00A723E2" w:rsidP="00A723E2">
      <w:pPr>
        <w:spacing w:after="240" w:line="276" w:lineRule="auto"/>
        <w:rPr>
          <w:rFonts w:ascii="Arial" w:hAnsi="Arial" w:cs="Arial"/>
        </w:rPr>
      </w:pPr>
      <w:r>
        <w:rPr>
          <w:rFonts w:ascii="Arial" w:hAnsi="Arial" w:cs="Arial"/>
        </w:rPr>
        <w:t>Примерное наполнение справочника «Способ установки базовой цены»: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28"/>
        <w:gridCol w:w="8348"/>
      </w:tblGrid>
      <w:tr w:rsidR="00A723E2" w:rsidRPr="00F94454" w14:paraId="5D61C81A" w14:textId="77777777" w:rsidTr="00460D4F">
        <w:trPr>
          <w:cantSplit/>
          <w:trHeight w:val="397"/>
          <w:tblHeader/>
        </w:trPr>
        <w:tc>
          <w:tcPr>
            <w:tcW w:w="898" w:type="pct"/>
            <w:shd w:val="clear" w:color="auto" w:fill="FFC000"/>
            <w:vAlign w:val="center"/>
          </w:tcPr>
          <w:p w14:paraId="076768D6" w14:textId="77777777" w:rsidR="00A723E2" w:rsidRPr="00F94454" w:rsidRDefault="00A723E2" w:rsidP="00460D4F">
            <w:pPr>
              <w:jc w:val="center"/>
              <w:rPr>
                <w:rFonts w:ascii="Arial" w:hAnsi="Arial" w:cs="Arial"/>
                <w:b/>
                <w:sz w:val="20"/>
              </w:rPr>
            </w:pPr>
            <w:r>
              <w:rPr>
                <w:rFonts w:ascii="Arial" w:hAnsi="Arial" w:cs="Arial"/>
                <w:b/>
                <w:sz w:val="20"/>
              </w:rPr>
              <w:t>Код способа</w:t>
            </w:r>
          </w:p>
        </w:tc>
        <w:tc>
          <w:tcPr>
            <w:tcW w:w="4102" w:type="pct"/>
            <w:shd w:val="clear" w:color="auto" w:fill="FFC000"/>
            <w:vAlign w:val="center"/>
          </w:tcPr>
          <w:p w14:paraId="252D7EAF" w14:textId="77777777" w:rsidR="00A723E2" w:rsidRPr="00F94454" w:rsidRDefault="00A723E2" w:rsidP="00460D4F">
            <w:pPr>
              <w:jc w:val="center"/>
              <w:rPr>
                <w:rFonts w:ascii="Arial" w:hAnsi="Arial" w:cs="Arial"/>
                <w:b/>
                <w:sz w:val="20"/>
              </w:rPr>
            </w:pPr>
            <w:r>
              <w:rPr>
                <w:rFonts w:ascii="Arial" w:hAnsi="Arial" w:cs="Arial"/>
                <w:b/>
                <w:sz w:val="20"/>
              </w:rPr>
              <w:t>Описание способа</w:t>
            </w:r>
          </w:p>
        </w:tc>
      </w:tr>
      <w:tr w:rsidR="00A723E2" w14:paraId="4B72EBD5" w14:textId="77777777" w:rsidTr="00460D4F">
        <w:trPr>
          <w:cantSplit/>
        </w:trPr>
        <w:tc>
          <w:tcPr>
            <w:tcW w:w="898" w:type="pct"/>
            <w:vAlign w:val="bottom"/>
          </w:tcPr>
          <w:p w14:paraId="0B46870F" w14:textId="77777777" w:rsidR="00A723E2" w:rsidRPr="007E6C5B" w:rsidRDefault="00A723E2" w:rsidP="00460D4F">
            <w:pPr>
              <w:pStyle w:val="afa"/>
              <w:ind w:left="720"/>
              <w:jc w:val="left"/>
              <w:rPr>
                <w:rFonts w:ascii="Arial" w:hAnsi="Arial" w:cs="Arial"/>
                <w:sz w:val="20"/>
              </w:rPr>
            </w:pPr>
            <w:r>
              <w:rPr>
                <w:rFonts w:ascii="Arial" w:hAnsi="Arial" w:cs="Arial"/>
                <w:sz w:val="20"/>
              </w:rPr>
              <w:t>01</w:t>
            </w:r>
          </w:p>
        </w:tc>
        <w:tc>
          <w:tcPr>
            <w:tcW w:w="4102" w:type="pct"/>
            <w:shd w:val="clear" w:color="auto" w:fill="auto"/>
          </w:tcPr>
          <w:p w14:paraId="2BB7F65C" w14:textId="77777777" w:rsidR="00A723E2" w:rsidRPr="002B2370" w:rsidRDefault="00A723E2" w:rsidP="00460D4F">
            <w:pPr>
              <w:jc w:val="left"/>
              <w:rPr>
                <w:rFonts w:ascii="Arial" w:hAnsi="Arial" w:cs="Arial"/>
                <w:sz w:val="20"/>
              </w:rPr>
            </w:pPr>
            <w:r w:rsidRPr="002B2370">
              <w:rPr>
                <w:rFonts w:ascii="Arial" w:hAnsi="Arial" w:cs="Arial"/>
                <w:sz w:val="20"/>
              </w:rPr>
              <w:t>Цена действующего договора</w:t>
            </w:r>
          </w:p>
        </w:tc>
      </w:tr>
      <w:tr w:rsidR="00A723E2" w14:paraId="275FFFEB" w14:textId="77777777" w:rsidTr="00460D4F">
        <w:trPr>
          <w:cantSplit/>
        </w:trPr>
        <w:tc>
          <w:tcPr>
            <w:tcW w:w="898" w:type="pct"/>
            <w:vAlign w:val="bottom"/>
          </w:tcPr>
          <w:p w14:paraId="12CE1E01" w14:textId="77777777" w:rsidR="00A723E2" w:rsidRDefault="00A723E2" w:rsidP="00460D4F">
            <w:pPr>
              <w:pStyle w:val="afa"/>
              <w:ind w:left="720"/>
              <w:jc w:val="left"/>
              <w:rPr>
                <w:rFonts w:ascii="Arial" w:hAnsi="Arial" w:cs="Arial"/>
                <w:sz w:val="20"/>
              </w:rPr>
            </w:pPr>
            <w:r>
              <w:rPr>
                <w:rFonts w:ascii="Arial" w:hAnsi="Arial" w:cs="Arial"/>
                <w:sz w:val="20"/>
              </w:rPr>
              <w:t>02</w:t>
            </w:r>
          </w:p>
        </w:tc>
        <w:tc>
          <w:tcPr>
            <w:tcW w:w="4102" w:type="pct"/>
            <w:shd w:val="clear" w:color="auto" w:fill="auto"/>
          </w:tcPr>
          <w:p w14:paraId="0861B4C1" w14:textId="77777777" w:rsidR="00A723E2" w:rsidRPr="002B2370" w:rsidRDefault="00A723E2" w:rsidP="00460D4F">
            <w:pPr>
              <w:jc w:val="left"/>
              <w:rPr>
                <w:rFonts w:ascii="Arial" w:hAnsi="Arial" w:cs="Arial"/>
                <w:sz w:val="20"/>
              </w:rPr>
            </w:pPr>
            <w:proofErr w:type="spellStart"/>
            <w:r w:rsidRPr="002B2370">
              <w:rPr>
                <w:rFonts w:ascii="Arial" w:hAnsi="Arial" w:cs="Arial"/>
                <w:sz w:val="20"/>
              </w:rPr>
              <w:t>Категорийная</w:t>
            </w:r>
            <w:proofErr w:type="spellEnd"/>
            <w:r w:rsidRPr="002B2370">
              <w:rPr>
                <w:rFonts w:ascii="Arial" w:hAnsi="Arial" w:cs="Arial"/>
                <w:sz w:val="20"/>
              </w:rPr>
              <w:t xml:space="preserve"> стратегия</w:t>
            </w:r>
          </w:p>
        </w:tc>
      </w:tr>
      <w:tr w:rsidR="00A723E2" w14:paraId="05B4EB9E" w14:textId="77777777" w:rsidTr="00460D4F">
        <w:trPr>
          <w:cantSplit/>
        </w:trPr>
        <w:tc>
          <w:tcPr>
            <w:tcW w:w="898" w:type="pct"/>
            <w:vAlign w:val="bottom"/>
          </w:tcPr>
          <w:p w14:paraId="28E9AFDE" w14:textId="77777777" w:rsidR="00A723E2" w:rsidRDefault="00A723E2" w:rsidP="00460D4F">
            <w:pPr>
              <w:pStyle w:val="afa"/>
              <w:ind w:left="720"/>
              <w:jc w:val="left"/>
              <w:rPr>
                <w:rFonts w:ascii="Arial" w:hAnsi="Arial" w:cs="Arial"/>
                <w:sz w:val="20"/>
              </w:rPr>
            </w:pPr>
            <w:r>
              <w:rPr>
                <w:rFonts w:ascii="Arial" w:hAnsi="Arial" w:cs="Arial"/>
                <w:sz w:val="20"/>
              </w:rPr>
              <w:t>03</w:t>
            </w:r>
          </w:p>
        </w:tc>
        <w:tc>
          <w:tcPr>
            <w:tcW w:w="4102" w:type="pct"/>
            <w:shd w:val="clear" w:color="auto" w:fill="auto"/>
          </w:tcPr>
          <w:p w14:paraId="280C94CB" w14:textId="77777777" w:rsidR="00A723E2" w:rsidRPr="002B2370" w:rsidRDefault="00A723E2" w:rsidP="00460D4F">
            <w:pPr>
              <w:jc w:val="left"/>
              <w:rPr>
                <w:rFonts w:ascii="Arial" w:hAnsi="Arial" w:cs="Arial"/>
                <w:sz w:val="20"/>
              </w:rPr>
            </w:pPr>
            <w:r w:rsidRPr="002B2370">
              <w:rPr>
                <w:rFonts w:ascii="Arial" w:hAnsi="Arial" w:cs="Arial"/>
                <w:sz w:val="20"/>
              </w:rPr>
              <w:t>Контрактная стратегия</w:t>
            </w:r>
          </w:p>
        </w:tc>
      </w:tr>
      <w:tr w:rsidR="00A723E2" w14:paraId="29984A6D" w14:textId="77777777" w:rsidTr="00460D4F">
        <w:trPr>
          <w:cantSplit/>
        </w:trPr>
        <w:tc>
          <w:tcPr>
            <w:tcW w:w="898" w:type="pct"/>
            <w:vAlign w:val="bottom"/>
          </w:tcPr>
          <w:p w14:paraId="08BFC4E6" w14:textId="77777777" w:rsidR="00A723E2" w:rsidRDefault="00A723E2" w:rsidP="00460D4F">
            <w:pPr>
              <w:pStyle w:val="afa"/>
              <w:ind w:left="720"/>
              <w:jc w:val="left"/>
              <w:rPr>
                <w:rFonts w:ascii="Arial" w:hAnsi="Arial" w:cs="Arial"/>
                <w:sz w:val="20"/>
              </w:rPr>
            </w:pPr>
            <w:r>
              <w:rPr>
                <w:rFonts w:ascii="Arial" w:hAnsi="Arial" w:cs="Arial"/>
                <w:sz w:val="20"/>
              </w:rPr>
              <w:t>04</w:t>
            </w:r>
          </w:p>
        </w:tc>
        <w:tc>
          <w:tcPr>
            <w:tcW w:w="4102" w:type="pct"/>
            <w:shd w:val="clear" w:color="auto" w:fill="auto"/>
          </w:tcPr>
          <w:p w14:paraId="3FF15D62" w14:textId="77777777" w:rsidR="00A723E2" w:rsidRPr="002B2370" w:rsidRDefault="00A723E2" w:rsidP="00460D4F">
            <w:pPr>
              <w:jc w:val="left"/>
              <w:rPr>
                <w:rFonts w:ascii="Arial" w:hAnsi="Arial" w:cs="Arial"/>
                <w:sz w:val="20"/>
              </w:rPr>
            </w:pPr>
            <w:r w:rsidRPr="002B2370">
              <w:rPr>
                <w:rFonts w:ascii="Arial" w:hAnsi="Arial" w:cs="Arial"/>
                <w:sz w:val="20"/>
              </w:rPr>
              <w:t xml:space="preserve">Анализ рынка </w:t>
            </w:r>
          </w:p>
        </w:tc>
      </w:tr>
      <w:tr w:rsidR="00A723E2" w14:paraId="04CC9A1D" w14:textId="77777777" w:rsidTr="00460D4F">
        <w:trPr>
          <w:cantSplit/>
        </w:trPr>
        <w:tc>
          <w:tcPr>
            <w:tcW w:w="898" w:type="pct"/>
            <w:vAlign w:val="bottom"/>
          </w:tcPr>
          <w:p w14:paraId="526BF88F" w14:textId="77777777" w:rsidR="00A723E2" w:rsidRDefault="00A723E2" w:rsidP="00460D4F">
            <w:pPr>
              <w:pStyle w:val="afa"/>
              <w:ind w:left="720"/>
              <w:jc w:val="left"/>
              <w:rPr>
                <w:rFonts w:ascii="Arial" w:hAnsi="Arial" w:cs="Arial"/>
                <w:sz w:val="20"/>
              </w:rPr>
            </w:pPr>
            <w:r>
              <w:rPr>
                <w:rFonts w:ascii="Arial" w:hAnsi="Arial" w:cs="Arial"/>
                <w:sz w:val="20"/>
              </w:rPr>
              <w:t>05</w:t>
            </w:r>
          </w:p>
        </w:tc>
        <w:tc>
          <w:tcPr>
            <w:tcW w:w="4102" w:type="pct"/>
            <w:shd w:val="clear" w:color="auto" w:fill="auto"/>
          </w:tcPr>
          <w:p w14:paraId="132B724C" w14:textId="77777777" w:rsidR="00A723E2" w:rsidRPr="002B2370" w:rsidRDefault="00A723E2" w:rsidP="00460D4F">
            <w:pPr>
              <w:jc w:val="left"/>
              <w:rPr>
                <w:rFonts w:ascii="Arial" w:hAnsi="Arial" w:cs="Arial"/>
                <w:sz w:val="20"/>
              </w:rPr>
            </w:pPr>
            <w:r w:rsidRPr="002B2370">
              <w:rPr>
                <w:rFonts w:ascii="Arial" w:hAnsi="Arial" w:cs="Arial"/>
                <w:sz w:val="20"/>
              </w:rPr>
              <w:t>Открытый источник</w:t>
            </w:r>
          </w:p>
        </w:tc>
      </w:tr>
      <w:tr w:rsidR="00A723E2" w14:paraId="6DB794C0" w14:textId="77777777" w:rsidTr="00460D4F">
        <w:trPr>
          <w:cantSplit/>
        </w:trPr>
        <w:tc>
          <w:tcPr>
            <w:tcW w:w="898" w:type="pct"/>
            <w:vAlign w:val="bottom"/>
          </w:tcPr>
          <w:p w14:paraId="38410F78" w14:textId="77777777" w:rsidR="00A723E2" w:rsidRDefault="00A723E2" w:rsidP="00460D4F">
            <w:pPr>
              <w:pStyle w:val="afa"/>
              <w:ind w:left="720"/>
              <w:jc w:val="left"/>
              <w:rPr>
                <w:rFonts w:ascii="Arial" w:hAnsi="Arial" w:cs="Arial"/>
                <w:sz w:val="20"/>
              </w:rPr>
            </w:pPr>
            <w:r>
              <w:rPr>
                <w:rFonts w:ascii="Arial" w:hAnsi="Arial" w:cs="Arial"/>
                <w:sz w:val="20"/>
              </w:rPr>
              <w:t>06</w:t>
            </w:r>
          </w:p>
        </w:tc>
        <w:tc>
          <w:tcPr>
            <w:tcW w:w="4102" w:type="pct"/>
            <w:shd w:val="clear" w:color="auto" w:fill="auto"/>
          </w:tcPr>
          <w:p w14:paraId="32FB4CA1" w14:textId="77777777" w:rsidR="00A723E2" w:rsidRPr="002B2370" w:rsidRDefault="00A723E2" w:rsidP="00460D4F">
            <w:pPr>
              <w:jc w:val="left"/>
              <w:rPr>
                <w:rFonts w:ascii="Arial" w:hAnsi="Arial" w:cs="Arial"/>
                <w:sz w:val="20"/>
              </w:rPr>
            </w:pPr>
            <w:r w:rsidRPr="002B2370">
              <w:rPr>
                <w:rFonts w:ascii="Arial" w:hAnsi="Arial" w:cs="Arial"/>
                <w:sz w:val="20"/>
              </w:rPr>
              <w:t>Экспертное мнение</w:t>
            </w:r>
          </w:p>
        </w:tc>
      </w:tr>
      <w:tr w:rsidR="00A723E2" w14:paraId="7A3116DA" w14:textId="77777777" w:rsidTr="00460D4F">
        <w:trPr>
          <w:cantSplit/>
        </w:trPr>
        <w:tc>
          <w:tcPr>
            <w:tcW w:w="898" w:type="pct"/>
            <w:vAlign w:val="bottom"/>
          </w:tcPr>
          <w:p w14:paraId="36D288E7" w14:textId="77777777" w:rsidR="00A723E2" w:rsidRDefault="00A723E2" w:rsidP="00460D4F">
            <w:pPr>
              <w:pStyle w:val="afa"/>
              <w:ind w:left="720"/>
              <w:jc w:val="left"/>
              <w:rPr>
                <w:rFonts w:ascii="Arial" w:hAnsi="Arial" w:cs="Arial"/>
                <w:sz w:val="20"/>
              </w:rPr>
            </w:pPr>
            <w:r>
              <w:rPr>
                <w:rFonts w:ascii="Arial" w:hAnsi="Arial" w:cs="Arial"/>
                <w:sz w:val="20"/>
              </w:rPr>
              <w:t>07</w:t>
            </w:r>
          </w:p>
        </w:tc>
        <w:tc>
          <w:tcPr>
            <w:tcW w:w="4102" w:type="pct"/>
            <w:shd w:val="clear" w:color="auto" w:fill="auto"/>
          </w:tcPr>
          <w:p w14:paraId="45DAE933" w14:textId="77777777" w:rsidR="00A723E2" w:rsidRPr="002B2370" w:rsidRDefault="00A723E2" w:rsidP="00460D4F">
            <w:pPr>
              <w:jc w:val="left"/>
              <w:rPr>
                <w:rFonts w:ascii="Arial" w:hAnsi="Arial" w:cs="Arial"/>
                <w:sz w:val="20"/>
              </w:rPr>
            </w:pPr>
            <w:r w:rsidRPr="002B2370">
              <w:rPr>
                <w:rFonts w:ascii="Arial" w:hAnsi="Arial" w:cs="Arial"/>
                <w:sz w:val="20"/>
              </w:rPr>
              <w:t>МТР снят с производства, цена запаса</w:t>
            </w:r>
          </w:p>
        </w:tc>
      </w:tr>
    </w:tbl>
    <w:p w14:paraId="4846946B" w14:textId="77777777" w:rsidR="00A723E2" w:rsidRDefault="00A723E2" w:rsidP="00A723E2">
      <w:pPr>
        <w:spacing w:after="240" w:line="276" w:lineRule="auto"/>
        <w:ind w:firstLine="708"/>
        <w:rPr>
          <w:rFonts w:ascii="Arial" w:hAnsi="Arial" w:cs="Arial"/>
        </w:rPr>
      </w:pPr>
      <w:r>
        <w:rPr>
          <w:rFonts w:ascii="Arial" w:hAnsi="Arial" w:cs="Arial"/>
        </w:rPr>
        <w:t>Поле «Код способа» из справочника «Способ установки базовой цены» необходимо добавить в каталог полей для расчета цен закупки.</w:t>
      </w:r>
    </w:p>
    <w:p w14:paraId="56B8A403" w14:textId="77777777" w:rsidR="00A723E2" w:rsidRPr="00A723E2" w:rsidRDefault="00A723E2" w:rsidP="00A723E2">
      <w:pPr>
        <w:pStyle w:val="4"/>
        <w:rPr>
          <w:rFonts w:eastAsiaTheme="majorEastAsia" w:cstheme="majorBidi"/>
          <w:b/>
          <w:i w:val="0"/>
          <w:caps w:val="0"/>
          <w:sz w:val="24"/>
          <w:szCs w:val="24"/>
        </w:rPr>
      </w:pPr>
      <w:r w:rsidRPr="00A723E2">
        <w:rPr>
          <w:rFonts w:eastAsiaTheme="majorEastAsia" w:cstheme="majorBidi"/>
          <w:b/>
          <w:i w:val="0"/>
          <w:caps w:val="0"/>
          <w:sz w:val="24"/>
          <w:szCs w:val="24"/>
        </w:rPr>
        <w:t>Ведение плановых цен</w:t>
      </w:r>
    </w:p>
    <w:p w14:paraId="0478EA73" w14:textId="77777777" w:rsidR="00A723E2" w:rsidRDefault="00A723E2" w:rsidP="00A723E2"/>
    <w:p w14:paraId="2DC6EBB6" w14:textId="77777777" w:rsidR="00A723E2" w:rsidRPr="000B3E68" w:rsidRDefault="00A723E2" w:rsidP="00007795">
      <w:pPr>
        <w:ind w:firstLine="360"/>
        <w:rPr>
          <w:rFonts w:ascii="Arial" w:hAnsi="Arial" w:cs="Arial"/>
          <w:u w:val="single"/>
        </w:rPr>
      </w:pPr>
      <w:r w:rsidRPr="000B3E68">
        <w:rPr>
          <w:rFonts w:ascii="Arial" w:hAnsi="Arial" w:cs="Arial"/>
          <w:u w:val="single"/>
        </w:rPr>
        <w:t>Предпосылки:</w:t>
      </w:r>
    </w:p>
    <w:p w14:paraId="180E8ADE" w14:textId="77777777" w:rsidR="00A723E2" w:rsidRDefault="00A723E2" w:rsidP="00A723E2">
      <w:pPr>
        <w:ind w:firstLine="708"/>
        <w:rPr>
          <w:rFonts w:ascii="Arial" w:hAnsi="Arial" w:cs="Arial"/>
        </w:rPr>
      </w:pPr>
      <w:r>
        <w:rPr>
          <w:rFonts w:ascii="Arial" w:hAnsi="Arial" w:cs="Arial"/>
        </w:rPr>
        <w:t>Необходимо разработать фоновое задание, которые будет анализировать не деблокированные документы потребности (заявки на списание, ТОРО-заказ, ОСГ), в позициях\компонентов которых установлен индикатор «Расчетная» или поле «Цена» пустое.</w:t>
      </w:r>
    </w:p>
    <w:p w14:paraId="00F22A76" w14:textId="77777777" w:rsidR="00A723E2" w:rsidRDefault="00A723E2" w:rsidP="00A723E2">
      <w:pPr>
        <w:ind w:firstLine="708"/>
        <w:rPr>
          <w:rFonts w:ascii="Arial" w:hAnsi="Arial" w:cs="Arial"/>
        </w:rPr>
      </w:pPr>
    </w:p>
    <w:p w14:paraId="6553B31A" w14:textId="77777777" w:rsidR="00A723E2" w:rsidRPr="00996D65" w:rsidRDefault="00A723E2" w:rsidP="00A723E2">
      <w:pPr>
        <w:ind w:firstLine="708"/>
        <w:rPr>
          <w:rFonts w:ascii="Arial" w:hAnsi="Arial" w:cs="Arial"/>
          <w:u w:val="single"/>
        </w:rPr>
      </w:pPr>
    </w:p>
    <w:p w14:paraId="570ADC2A" w14:textId="77777777" w:rsidR="00A723E2" w:rsidRPr="00996D65" w:rsidRDefault="00007795" w:rsidP="00A723E2">
      <w:pPr>
        <w:ind w:firstLine="360"/>
        <w:rPr>
          <w:rFonts w:ascii="Arial" w:hAnsi="Arial" w:cs="Arial"/>
          <w:u w:val="single"/>
        </w:rPr>
      </w:pPr>
      <w:r>
        <w:rPr>
          <w:rFonts w:ascii="Arial" w:hAnsi="Arial" w:cs="Arial"/>
          <w:u w:val="single"/>
        </w:rPr>
        <w:t>Входные данные:</w:t>
      </w:r>
    </w:p>
    <w:p w14:paraId="56AD15E4" w14:textId="77777777" w:rsidR="00A723E2" w:rsidRDefault="00A723E2" w:rsidP="00A723E2">
      <w:pPr>
        <w:ind w:firstLine="360"/>
        <w:rPr>
          <w:rFonts w:ascii="Arial" w:hAnsi="Arial" w:cs="Arial"/>
        </w:rPr>
      </w:pPr>
    </w:p>
    <w:p w14:paraId="492DB57A" w14:textId="77777777" w:rsidR="00A723E2" w:rsidRPr="000B3E68" w:rsidRDefault="00A723E2" w:rsidP="00A723E2">
      <w:pPr>
        <w:ind w:firstLine="360"/>
        <w:rPr>
          <w:rFonts w:ascii="Arial" w:hAnsi="Arial" w:cs="Arial"/>
        </w:rPr>
      </w:pPr>
      <w:r>
        <w:rPr>
          <w:rFonts w:ascii="Arial" w:hAnsi="Arial" w:cs="Arial"/>
        </w:rPr>
        <w:t>Не деблокированные потребности, в которых поле «Цена» пусто, либо стоит индикатор «Расчетная»</w:t>
      </w:r>
      <w:r w:rsidRPr="000B3E68">
        <w:rPr>
          <w:rFonts w:ascii="Arial" w:hAnsi="Arial" w:cs="Arial"/>
        </w:rPr>
        <w:t>:</w:t>
      </w:r>
    </w:p>
    <w:p w14:paraId="7997E781" w14:textId="77777777" w:rsidR="00A723E2" w:rsidRDefault="00A723E2" w:rsidP="005F6568">
      <w:pPr>
        <w:pStyle w:val="41"/>
        <w:keepLines w:val="0"/>
        <w:numPr>
          <w:ilvl w:val="0"/>
          <w:numId w:val="65"/>
        </w:numPr>
        <w:jc w:val="both"/>
        <w:outlineLvl w:val="9"/>
        <w:rPr>
          <w:rFonts w:ascii="Arial" w:eastAsia="Times New Roman" w:hAnsi="Arial" w:cs="Arial"/>
          <w:b w:val="0"/>
          <w:i w:val="0"/>
          <w:iCs w:val="0"/>
        </w:rPr>
      </w:pPr>
      <w:r>
        <w:rPr>
          <w:rFonts w:ascii="Arial" w:eastAsia="Times New Roman" w:hAnsi="Arial" w:cs="Arial"/>
          <w:b w:val="0"/>
          <w:i w:val="0"/>
          <w:iCs w:val="0"/>
        </w:rPr>
        <w:lastRenderedPageBreak/>
        <w:t>Позиции заявок на списание МТР;</w:t>
      </w:r>
    </w:p>
    <w:p w14:paraId="53992611" w14:textId="77777777" w:rsidR="00A723E2" w:rsidRDefault="00A723E2" w:rsidP="005F6568">
      <w:pPr>
        <w:pStyle w:val="41"/>
        <w:keepLines w:val="0"/>
        <w:numPr>
          <w:ilvl w:val="0"/>
          <w:numId w:val="65"/>
        </w:numPr>
        <w:jc w:val="both"/>
        <w:outlineLvl w:val="9"/>
        <w:rPr>
          <w:rFonts w:ascii="Arial" w:eastAsia="Times New Roman" w:hAnsi="Arial" w:cs="Arial"/>
          <w:b w:val="0"/>
          <w:i w:val="0"/>
          <w:iCs w:val="0"/>
        </w:rPr>
      </w:pPr>
      <w:r>
        <w:rPr>
          <w:rFonts w:ascii="Arial" w:eastAsia="Times New Roman" w:hAnsi="Arial" w:cs="Arial"/>
          <w:b w:val="0"/>
          <w:i w:val="0"/>
          <w:iCs w:val="0"/>
        </w:rPr>
        <w:t>Позиции заявок на списание работ, услуг для которых ЕИ не равна СТМ и не относится к группе материалов СМР, ПНР;</w:t>
      </w:r>
    </w:p>
    <w:p w14:paraId="35562ABA" w14:textId="77777777" w:rsidR="00A723E2" w:rsidRDefault="00F93EDA" w:rsidP="005F6568">
      <w:pPr>
        <w:pStyle w:val="41"/>
        <w:keepLines w:val="0"/>
        <w:numPr>
          <w:ilvl w:val="0"/>
          <w:numId w:val="65"/>
        </w:numPr>
        <w:jc w:val="both"/>
        <w:outlineLvl w:val="9"/>
        <w:rPr>
          <w:rFonts w:ascii="Arial" w:eastAsia="Times New Roman" w:hAnsi="Arial" w:cs="Arial"/>
          <w:b w:val="0"/>
          <w:i w:val="0"/>
          <w:iCs w:val="0"/>
        </w:rPr>
      </w:pPr>
      <w:r>
        <w:rPr>
          <w:rFonts w:ascii="Arial" w:eastAsia="Times New Roman" w:hAnsi="Arial" w:cs="Arial"/>
          <w:b w:val="0"/>
          <w:i w:val="0"/>
          <w:iCs w:val="0"/>
        </w:rPr>
        <w:t>Потребность КС (компонент СГ)</w:t>
      </w:r>
      <w:r w:rsidR="00A723E2">
        <w:rPr>
          <w:rFonts w:ascii="Arial" w:eastAsia="Times New Roman" w:hAnsi="Arial" w:cs="Arial"/>
          <w:b w:val="0"/>
          <w:i w:val="0"/>
          <w:iCs w:val="0"/>
        </w:rPr>
        <w:t>;</w:t>
      </w:r>
    </w:p>
    <w:p w14:paraId="45B1DF29" w14:textId="77777777" w:rsidR="00A723E2" w:rsidRPr="000B3E68" w:rsidRDefault="00A723E2" w:rsidP="005F6568">
      <w:pPr>
        <w:pStyle w:val="41"/>
        <w:keepLines w:val="0"/>
        <w:numPr>
          <w:ilvl w:val="0"/>
          <w:numId w:val="65"/>
        </w:numPr>
        <w:jc w:val="both"/>
        <w:outlineLvl w:val="9"/>
        <w:rPr>
          <w:rFonts w:ascii="Arial" w:eastAsia="Times New Roman" w:hAnsi="Arial" w:cs="Arial"/>
          <w:b w:val="0"/>
          <w:i w:val="0"/>
          <w:iCs w:val="0"/>
        </w:rPr>
      </w:pPr>
      <w:r>
        <w:rPr>
          <w:rFonts w:ascii="Arial" w:eastAsia="Times New Roman" w:hAnsi="Arial" w:cs="Arial"/>
          <w:b w:val="0"/>
          <w:i w:val="0"/>
          <w:iCs w:val="0"/>
        </w:rPr>
        <w:t>Компоненты давальческих заявок на закупку услуг</w:t>
      </w:r>
    </w:p>
    <w:p w14:paraId="53CB0D92" w14:textId="77777777" w:rsidR="00A723E2" w:rsidRDefault="00A723E2" w:rsidP="005F6568">
      <w:pPr>
        <w:pStyle w:val="41"/>
        <w:keepLines w:val="0"/>
        <w:numPr>
          <w:ilvl w:val="0"/>
          <w:numId w:val="65"/>
        </w:numPr>
        <w:jc w:val="both"/>
        <w:outlineLvl w:val="9"/>
        <w:rPr>
          <w:rFonts w:ascii="Arial" w:eastAsia="Times New Roman" w:hAnsi="Arial" w:cs="Arial"/>
          <w:b w:val="0"/>
          <w:i w:val="0"/>
          <w:iCs w:val="0"/>
        </w:rPr>
      </w:pPr>
      <w:r>
        <w:rPr>
          <w:rFonts w:ascii="Arial" w:eastAsia="Times New Roman" w:hAnsi="Arial" w:cs="Arial"/>
          <w:b w:val="0"/>
          <w:i w:val="0"/>
          <w:iCs w:val="0"/>
        </w:rPr>
        <w:t>Нормируемые МТР;</w:t>
      </w:r>
    </w:p>
    <w:p w14:paraId="2FD48689" w14:textId="33155B1A" w:rsidR="00A723E2" w:rsidRDefault="00A723E2" w:rsidP="005F6568">
      <w:pPr>
        <w:pStyle w:val="41"/>
        <w:keepLines w:val="0"/>
        <w:numPr>
          <w:ilvl w:val="0"/>
          <w:numId w:val="65"/>
        </w:numPr>
        <w:jc w:val="both"/>
        <w:outlineLvl w:val="9"/>
        <w:rPr>
          <w:rFonts w:ascii="Arial" w:eastAsia="Times New Roman" w:hAnsi="Arial" w:cs="Arial"/>
          <w:b w:val="0"/>
          <w:i w:val="0"/>
          <w:iCs w:val="0"/>
        </w:rPr>
      </w:pPr>
      <w:r>
        <w:rPr>
          <w:rFonts w:ascii="Arial" w:eastAsia="Times New Roman" w:hAnsi="Arial" w:cs="Arial"/>
          <w:b w:val="0"/>
          <w:i w:val="0"/>
          <w:iCs w:val="0"/>
        </w:rPr>
        <w:t>Плановые курсы валют</w:t>
      </w:r>
      <w:r w:rsidR="00CC7D5A">
        <w:rPr>
          <w:rFonts w:ascii="Arial" w:eastAsia="Times New Roman" w:hAnsi="Arial" w:cs="Arial"/>
          <w:b w:val="0"/>
          <w:i w:val="0"/>
          <w:iCs w:val="0"/>
        </w:rPr>
        <w:t xml:space="preserve"> с типом курса</w:t>
      </w:r>
      <w:r>
        <w:rPr>
          <w:rFonts w:ascii="Arial" w:eastAsia="Times New Roman" w:hAnsi="Arial" w:cs="Arial"/>
          <w:b w:val="0"/>
          <w:i w:val="0"/>
          <w:iCs w:val="0"/>
        </w:rPr>
        <w:t xml:space="preserve"> </w:t>
      </w:r>
      <w:r w:rsidRPr="00EE6EEE">
        <w:rPr>
          <w:rFonts w:ascii="Arial" w:eastAsia="Times New Roman" w:hAnsi="Arial" w:cs="Arial"/>
          <w:b w:val="0"/>
          <w:i w:val="0"/>
          <w:iCs w:val="0"/>
        </w:rPr>
        <w:t>ZEXR</w:t>
      </w:r>
      <w:r>
        <w:rPr>
          <w:rFonts w:ascii="Arial" w:eastAsia="Times New Roman" w:hAnsi="Arial" w:cs="Arial"/>
          <w:b w:val="0"/>
          <w:i w:val="0"/>
          <w:iCs w:val="0"/>
        </w:rPr>
        <w:t>-</w:t>
      </w:r>
      <w:r w:rsidRPr="00EE6EEE">
        <w:rPr>
          <w:rFonts w:ascii="Arial" w:eastAsia="Times New Roman" w:hAnsi="Arial" w:cs="Arial"/>
          <w:b w:val="0"/>
          <w:i w:val="0"/>
          <w:iCs w:val="0"/>
        </w:rPr>
        <w:t>прогнозный курс валют</w:t>
      </w:r>
      <w:r>
        <w:rPr>
          <w:rFonts w:ascii="Arial" w:eastAsia="Times New Roman" w:hAnsi="Arial" w:cs="Arial"/>
          <w:b w:val="0"/>
          <w:i w:val="0"/>
          <w:iCs w:val="0"/>
        </w:rPr>
        <w:t>;</w:t>
      </w:r>
    </w:p>
    <w:p w14:paraId="073A1036" w14:textId="5554BA94" w:rsidR="00A723E2" w:rsidRDefault="00A723E2" w:rsidP="005F6568">
      <w:pPr>
        <w:pStyle w:val="41"/>
        <w:keepLines w:val="0"/>
        <w:numPr>
          <w:ilvl w:val="0"/>
          <w:numId w:val="65"/>
        </w:numPr>
        <w:jc w:val="both"/>
        <w:outlineLvl w:val="9"/>
        <w:rPr>
          <w:rFonts w:ascii="Arial" w:eastAsia="Times New Roman" w:hAnsi="Arial" w:cs="Arial"/>
          <w:b w:val="0"/>
          <w:i w:val="0"/>
          <w:iCs w:val="0"/>
        </w:rPr>
      </w:pPr>
      <w:r>
        <w:rPr>
          <w:rFonts w:ascii="Arial" w:eastAsia="Times New Roman" w:hAnsi="Arial" w:cs="Arial"/>
          <w:b w:val="0"/>
          <w:i w:val="0"/>
          <w:iCs w:val="0"/>
        </w:rPr>
        <w:t xml:space="preserve">Индексы инфляции, загруженные в вид условия </w:t>
      </w:r>
      <w:r w:rsidRPr="00EE6EEE">
        <w:rPr>
          <w:rFonts w:ascii="Arial" w:eastAsia="Times New Roman" w:hAnsi="Arial" w:cs="Arial"/>
          <w:b w:val="0"/>
          <w:i w:val="0"/>
          <w:iCs w:val="0"/>
        </w:rPr>
        <w:t>ZINF</w:t>
      </w:r>
      <w:r>
        <w:rPr>
          <w:rFonts w:ascii="Arial" w:eastAsia="Times New Roman" w:hAnsi="Arial" w:cs="Arial"/>
          <w:b w:val="0"/>
          <w:i w:val="0"/>
          <w:iCs w:val="0"/>
        </w:rPr>
        <w:t xml:space="preserve"> – индекс инфляции.</w:t>
      </w:r>
    </w:p>
    <w:p w14:paraId="598CA44F" w14:textId="2E869A35" w:rsidR="00A723E2" w:rsidRDefault="00A723E2" w:rsidP="005F6568">
      <w:pPr>
        <w:pStyle w:val="41"/>
        <w:keepLines w:val="0"/>
        <w:numPr>
          <w:ilvl w:val="0"/>
          <w:numId w:val="65"/>
        </w:numPr>
        <w:jc w:val="both"/>
        <w:outlineLvl w:val="9"/>
        <w:rPr>
          <w:rFonts w:ascii="Arial" w:eastAsia="Times New Roman" w:hAnsi="Arial" w:cs="Arial"/>
          <w:b w:val="0"/>
          <w:i w:val="0"/>
          <w:iCs w:val="0"/>
        </w:rPr>
      </w:pPr>
      <w:r>
        <w:rPr>
          <w:rFonts w:ascii="Arial" w:eastAsia="Times New Roman" w:hAnsi="Arial" w:cs="Arial"/>
          <w:b w:val="0"/>
          <w:i w:val="0"/>
          <w:iCs w:val="0"/>
        </w:rPr>
        <w:t xml:space="preserve">Создан ценовой вид условия </w:t>
      </w:r>
      <w:r w:rsidRPr="002B25E0">
        <w:rPr>
          <w:rFonts w:ascii="Arial" w:eastAsia="Times New Roman" w:hAnsi="Arial" w:cs="Arial"/>
          <w:b w:val="0"/>
          <w:i w:val="0"/>
          <w:iCs w:val="0"/>
        </w:rPr>
        <w:t>Z</w:t>
      </w:r>
      <w:r w:rsidR="00CC7D5A">
        <w:rPr>
          <w:rFonts w:ascii="Arial" w:eastAsia="Times New Roman" w:hAnsi="Arial" w:cs="Arial"/>
          <w:b w:val="0"/>
          <w:i w:val="0"/>
          <w:iCs w:val="0"/>
          <w:lang w:val="en-US"/>
        </w:rPr>
        <w:t>PLPR</w:t>
      </w:r>
      <w:r w:rsidRPr="002B25E0">
        <w:rPr>
          <w:rFonts w:ascii="Arial" w:eastAsia="Times New Roman" w:hAnsi="Arial" w:cs="Arial"/>
          <w:b w:val="0"/>
          <w:i w:val="0"/>
          <w:iCs w:val="0"/>
        </w:rPr>
        <w:t>-плановая цена</w:t>
      </w:r>
      <w:r>
        <w:rPr>
          <w:rFonts w:ascii="Arial" w:eastAsia="Times New Roman" w:hAnsi="Arial" w:cs="Arial"/>
          <w:b w:val="0"/>
          <w:i w:val="0"/>
          <w:iCs w:val="0"/>
        </w:rPr>
        <w:t xml:space="preserve"> с последовательностью доступа: БЕ, Завод, ОЗМ, Способ установки цены</w:t>
      </w:r>
    </w:p>
    <w:p w14:paraId="0388497D" w14:textId="77777777" w:rsidR="00A723E2" w:rsidRPr="002B25E0" w:rsidRDefault="00A723E2" w:rsidP="00A723E2">
      <w:pPr>
        <w:pStyle w:val="41"/>
        <w:keepLines w:val="0"/>
        <w:numPr>
          <w:ilvl w:val="0"/>
          <w:numId w:val="0"/>
        </w:numPr>
        <w:ind w:left="720"/>
        <w:jc w:val="both"/>
        <w:outlineLvl w:val="9"/>
        <w:rPr>
          <w:rFonts w:ascii="Arial" w:eastAsia="Times New Roman" w:hAnsi="Arial" w:cs="Arial"/>
          <w:b w:val="0"/>
          <w:i w:val="0"/>
          <w:iCs w:val="0"/>
        </w:rPr>
      </w:pPr>
      <w:r w:rsidRPr="002B25E0">
        <w:rPr>
          <w:rFonts w:ascii="Arial" w:eastAsia="Times New Roman" w:hAnsi="Arial" w:cs="Arial"/>
          <w:b w:val="0"/>
          <w:i w:val="0"/>
          <w:iCs w:val="0"/>
        </w:rPr>
        <w:t>Создан ценой вид условия ZPPR-прогнозная</w:t>
      </w:r>
      <w:r w:rsidRPr="002B25E0">
        <w:rPr>
          <w:rFonts w:ascii="Arial" w:hAnsi="Arial" w:cs="Arial"/>
        </w:rPr>
        <w:t xml:space="preserve"> </w:t>
      </w:r>
      <w:r w:rsidRPr="002B25E0">
        <w:rPr>
          <w:rFonts w:ascii="Arial" w:eastAsia="Times New Roman" w:hAnsi="Arial" w:cs="Arial"/>
          <w:b w:val="0"/>
          <w:i w:val="0"/>
          <w:iCs w:val="0"/>
        </w:rPr>
        <w:t>цена с последовательностью доступа: БЕ, Завод, ОЗМ, Способ установки цены</w:t>
      </w:r>
    </w:p>
    <w:p w14:paraId="1E77EB46" w14:textId="572ACC59" w:rsidR="00A723E2" w:rsidRDefault="00014FB1" w:rsidP="00ED304F">
      <w:pPr>
        <w:pStyle w:val="41"/>
        <w:keepLines w:val="0"/>
        <w:numPr>
          <w:ilvl w:val="0"/>
          <w:numId w:val="0"/>
        </w:numPr>
        <w:ind w:firstLine="360"/>
        <w:jc w:val="both"/>
        <w:outlineLvl w:val="9"/>
        <w:rPr>
          <w:rFonts w:ascii="Arial" w:eastAsia="Times New Roman" w:hAnsi="Arial" w:cs="Arial"/>
          <w:b w:val="0"/>
          <w:i w:val="0"/>
          <w:iCs w:val="0"/>
        </w:rPr>
      </w:pPr>
      <w:r w:rsidRPr="00ED304F">
        <w:rPr>
          <w:rFonts w:ascii="Arial" w:eastAsia="Times New Roman" w:hAnsi="Arial" w:cs="Arial"/>
          <w:b w:val="0"/>
          <w:i w:val="0"/>
          <w:iCs w:val="0"/>
        </w:rPr>
        <w:t xml:space="preserve">Позиции запросов на корректировку, если для предлагаемой к </w:t>
      </w:r>
      <w:r w:rsidR="009A7D2E">
        <w:rPr>
          <w:rFonts w:ascii="Arial" w:eastAsia="Times New Roman" w:hAnsi="Arial" w:cs="Arial"/>
          <w:b w:val="0"/>
          <w:i w:val="0"/>
          <w:iCs w:val="0"/>
        </w:rPr>
        <w:t>изменению</w:t>
      </w:r>
      <w:r w:rsidRPr="00ED304F">
        <w:rPr>
          <w:rFonts w:ascii="Arial" w:eastAsia="Times New Roman" w:hAnsi="Arial" w:cs="Arial"/>
          <w:b w:val="0"/>
          <w:i w:val="0"/>
          <w:iCs w:val="0"/>
        </w:rPr>
        <w:t xml:space="preserve"> позиции отсутствует утвержденная плановая цена в рамках соответствующего периода планирования</w:t>
      </w:r>
      <w:r>
        <w:rPr>
          <w:rFonts w:ascii="Arial" w:eastAsia="Times New Roman" w:hAnsi="Arial" w:cs="Arial"/>
          <w:b w:val="0"/>
          <w:i w:val="0"/>
          <w:iCs w:val="0"/>
        </w:rPr>
        <w:t>.</w:t>
      </w:r>
    </w:p>
    <w:p w14:paraId="79898C02" w14:textId="77777777" w:rsidR="00014FB1" w:rsidRDefault="00014FB1" w:rsidP="00A723E2">
      <w:pPr>
        <w:ind w:firstLine="360"/>
        <w:rPr>
          <w:rFonts w:ascii="Arial" w:hAnsi="Arial" w:cs="Arial"/>
          <w:u w:val="single"/>
        </w:rPr>
      </w:pPr>
    </w:p>
    <w:p w14:paraId="2CCD0FAE" w14:textId="77777777" w:rsidR="00A723E2" w:rsidRPr="00996D65" w:rsidRDefault="00A723E2" w:rsidP="00A723E2">
      <w:pPr>
        <w:ind w:firstLine="360"/>
        <w:rPr>
          <w:rFonts w:ascii="Arial" w:hAnsi="Arial" w:cs="Arial"/>
          <w:u w:val="single"/>
        </w:rPr>
      </w:pPr>
      <w:r w:rsidRPr="00996D65">
        <w:rPr>
          <w:rFonts w:ascii="Arial" w:hAnsi="Arial" w:cs="Arial"/>
          <w:u w:val="single"/>
        </w:rPr>
        <w:t>Выполнение разработки (укрупненный алгоритм):</w:t>
      </w:r>
    </w:p>
    <w:p w14:paraId="51DF4FDD" w14:textId="77777777" w:rsidR="00A723E2" w:rsidRDefault="00A723E2" w:rsidP="00A723E2">
      <w:pPr>
        <w:spacing w:after="240" w:line="276" w:lineRule="auto"/>
        <w:ind w:firstLine="708"/>
        <w:rPr>
          <w:rFonts w:ascii="Arial" w:hAnsi="Arial" w:cs="Arial"/>
        </w:rPr>
      </w:pPr>
    </w:p>
    <w:p w14:paraId="7F07C053" w14:textId="77777777" w:rsidR="00A723E2" w:rsidRDefault="00A723E2" w:rsidP="00A723E2">
      <w:pPr>
        <w:spacing w:line="276" w:lineRule="auto"/>
        <w:ind w:firstLine="360"/>
        <w:rPr>
          <w:rFonts w:ascii="Arial" w:hAnsi="Arial" w:cs="Arial"/>
        </w:rPr>
      </w:pPr>
      <w:r w:rsidRPr="00857229">
        <w:rPr>
          <w:rFonts w:ascii="Arial" w:hAnsi="Arial" w:cs="Arial"/>
        </w:rPr>
        <w:t>Запуск программы осуществляется с помощью фонового задания, ежедневно.</w:t>
      </w:r>
    </w:p>
    <w:p w14:paraId="676A37B2" w14:textId="77777777" w:rsidR="00A723E2" w:rsidRDefault="00A723E2" w:rsidP="00A723E2">
      <w:pPr>
        <w:spacing w:line="276" w:lineRule="auto"/>
        <w:ind w:firstLine="360"/>
        <w:rPr>
          <w:rFonts w:ascii="Arial" w:hAnsi="Arial" w:cs="Arial"/>
        </w:rPr>
      </w:pPr>
      <w:r w:rsidRPr="00E92C88">
        <w:rPr>
          <w:rFonts w:ascii="Arial" w:hAnsi="Arial" w:cs="Arial"/>
        </w:rPr>
        <w:t xml:space="preserve">Планировщик цен получает уведомление по корпоративной электронной почте о необходимости расценки. Планировщик цен определяется по группе закупок, установленной в ОЗМ. </w:t>
      </w:r>
      <w:r>
        <w:rPr>
          <w:rFonts w:ascii="Arial" w:hAnsi="Arial" w:cs="Arial"/>
        </w:rPr>
        <w:t xml:space="preserve"> Сформированный список МТР, доступен в транзакции </w:t>
      </w:r>
      <w:r>
        <w:rPr>
          <w:rFonts w:ascii="Arial" w:hAnsi="Arial" w:cs="Arial"/>
          <w:lang w:val="en-US"/>
        </w:rPr>
        <w:t>ZMM</w:t>
      </w:r>
      <w:r w:rsidRPr="00FE5F20">
        <w:rPr>
          <w:rFonts w:ascii="Arial" w:hAnsi="Arial" w:cs="Arial"/>
        </w:rPr>
        <w:t>_</w:t>
      </w:r>
      <w:r>
        <w:rPr>
          <w:rFonts w:ascii="Arial" w:hAnsi="Arial" w:cs="Arial"/>
          <w:lang w:val="en-US"/>
        </w:rPr>
        <w:t>PRICE</w:t>
      </w:r>
      <w:r>
        <w:rPr>
          <w:rFonts w:ascii="Arial" w:hAnsi="Arial" w:cs="Arial"/>
        </w:rPr>
        <w:t>, в случае, если установлен индикатор «П</w:t>
      </w:r>
      <w:r w:rsidRPr="00857229">
        <w:rPr>
          <w:rFonts w:ascii="Arial" w:hAnsi="Arial" w:cs="Arial"/>
        </w:rPr>
        <w:t>озиции на расценку</w:t>
      </w:r>
      <w:r>
        <w:rPr>
          <w:rFonts w:ascii="Arial" w:hAnsi="Arial" w:cs="Arial"/>
        </w:rPr>
        <w:t xml:space="preserve">».             </w:t>
      </w:r>
    </w:p>
    <w:p w14:paraId="70E79821" w14:textId="77777777" w:rsidR="00A723E2" w:rsidRDefault="00A723E2" w:rsidP="00A723E2">
      <w:pPr>
        <w:spacing w:line="276" w:lineRule="auto"/>
        <w:rPr>
          <w:rFonts w:ascii="Arial" w:hAnsi="Arial" w:cs="Arial"/>
        </w:rPr>
      </w:pPr>
    </w:p>
    <w:p w14:paraId="7FC41C7A" w14:textId="77777777" w:rsidR="00A723E2" w:rsidRDefault="00A723E2" w:rsidP="00A723E2">
      <w:pPr>
        <w:spacing w:line="276" w:lineRule="auto"/>
        <w:ind w:firstLine="708"/>
        <w:rPr>
          <w:rFonts w:ascii="Arial" w:hAnsi="Arial" w:cs="Arial"/>
        </w:rPr>
      </w:pPr>
      <w:r>
        <w:rPr>
          <w:rFonts w:ascii="Arial" w:hAnsi="Arial" w:cs="Arial"/>
        </w:rPr>
        <w:t xml:space="preserve">Планировщик цен работает в транзакции </w:t>
      </w:r>
      <w:r>
        <w:rPr>
          <w:rFonts w:ascii="Arial" w:hAnsi="Arial" w:cs="Arial"/>
          <w:lang w:val="en-US"/>
        </w:rPr>
        <w:t>ZMM</w:t>
      </w:r>
      <w:r w:rsidRPr="00FE5F20">
        <w:rPr>
          <w:rFonts w:ascii="Arial" w:hAnsi="Arial" w:cs="Arial"/>
        </w:rPr>
        <w:t>_</w:t>
      </w:r>
      <w:r>
        <w:rPr>
          <w:rFonts w:ascii="Arial" w:hAnsi="Arial" w:cs="Arial"/>
          <w:lang w:val="en-US"/>
        </w:rPr>
        <w:t>PRICE</w:t>
      </w:r>
      <w:r w:rsidRPr="00FE5F20">
        <w:rPr>
          <w:rFonts w:ascii="Arial" w:hAnsi="Arial" w:cs="Arial"/>
        </w:rPr>
        <w:t xml:space="preserve"> </w:t>
      </w:r>
      <w:r>
        <w:rPr>
          <w:rFonts w:ascii="Arial" w:hAnsi="Arial" w:cs="Arial"/>
        </w:rPr>
        <w:t>–</w:t>
      </w:r>
      <w:r w:rsidRPr="00FE5F20">
        <w:rPr>
          <w:rFonts w:ascii="Arial" w:hAnsi="Arial" w:cs="Arial"/>
        </w:rPr>
        <w:t xml:space="preserve"> </w:t>
      </w:r>
      <w:r>
        <w:rPr>
          <w:rFonts w:ascii="Arial" w:hAnsi="Arial" w:cs="Arial"/>
        </w:rPr>
        <w:t xml:space="preserve">Ведение плановых цен. </w:t>
      </w:r>
    </w:p>
    <w:p w14:paraId="21856324" w14:textId="77777777" w:rsidR="00A723E2" w:rsidRDefault="00A723E2" w:rsidP="00A723E2">
      <w:pPr>
        <w:spacing w:line="276" w:lineRule="auto"/>
        <w:rPr>
          <w:rFonts w:ascii="Arial" w:hAnsi="Arial" w:cs="Arial"/>
        </w:rPr>
      </w:pPr>
      <w:r>
        <w:rPr>
          <w:rFonts w:ascii="Arial" w:hAnsi="Arial" w:cs="Arial"/>
        </w:rPr>
        <w:t xml:space="preserve">Для транзакции </w:t>
      </w:r>
      <w:r>
        <w:rPr>
          <w:rFonts w:ascii="Arial" w:hAnsi="Arial" w:cs="Arial"/>
          <w:lang w:val="en-US"/>
        </w:rPr>
        <w:t>ZMM</w:t>
      </w:r>
      <w:r w:rsidRPr="00FE5F20">
        <w:rPr>
          <w:rFonts w:ascii="Arial" w:hAnsi="Arial" w:cs="Arial"/>
        </w:rPr>
        <w:t>_</w:t>
      </w:r>
      <w:r>
        <w:rPr>
          <w:rFonts w:ascii="Arial" w:hAnsi="Arial" w:cs="Arial"/>
          <w:lang w:val="en-US"/>
        </w:rPr>
        <w:t>PRICE</w:t>
      </w:r>
      <w:r>
        <w:rPr>
          <w:rFonts w:ascii="Arial" w:hAnsi="Arial" w:cs="Arial"/>
        </w:rPr>
        <w:t xml:space="preserve"> должно быть создано </w:t>
      </w:r>
      <w:r>
        <w:rPr>
          <w:rFonts w:ascii="Arial" w:hAnsi="Arial" w:cs="Arial"/>
          <w:lang w:val="en-US"/>
        </w:rPr>
        <w:t>FIORI</w:t>
      </w:r>
      <w:r w:rsidRPr="00A02D08">
        <w:rPr>
          <w:rFonts w:ascii="Arial" w:hAnsi="Arial" w:cs="Arial"/>
        </w:rPr>
        <w:t>-</w:t>
      </w:r>
      <w:r>
        <w:rPr>
          <w:rFonts w:ascii="Arial" w:hAnsi="Arial" w:cs="Arial"/>
        </w:rPr>
        <w:t>приложение.</w:t>
      </w:r>
    </w:p>
    <w:p w14:paraId="1539286F" w14:textId="77777777" w:rsidR="00A723E2" w:rsidRPr="00A02D08" w:rsidRDefault="00A723E2" w:rsidP="00A723E2">
      <w:pPr>
        <w:spacing w:line="276" w:lineRule="auto"/>
        <w:rPr>
          <w:rFonts w:ascii="Arial" w:hAnsi="Arial" w:cs="Arial"/>
        </w:rPr>
      </w:pPr>
    </w:p>
    <w:p w14:paraId="4CD0E152" w14:textId="77777777" w:rsidR="00A723E2" w:rsidRDefault="00A723E2" w:rsidP="00A723E2">
      <w:pPr>
        <w:spacing w:line="276" w:lineRule="auto"/>
        <w:rPr>
          <w:rFonts w:ascii="Arial" w:hAnsi="Arial" w:cs="Arial"/>
        </w:rPr>
      </w:pPr>
      <w:r>
        <w:rPr>
          <w:rFonts w:ascii="Arial" w:hAnsi="Arial" w:cs="Arial"/>
        </w:rPr>
        <w:t xml:space="preserve">На селекционном экране транзакции </w:t>
      </w:r>
      <w:r>
        <w:rPr>
          <w:rFonts w:ascii="Arial" w:hAnsi="Arial" w:cs="Arial"/>
          <w:lang w:val="en-US"/>
        </w:rPr>
        <w:t>ZMM</w:t>
      </w:r>
      <w:r w:rsidRPr="00FE5F20">
        <w:rPr>
          <w:rFonts w:ascii="Arial" w:hAnsi="Arial" w:cs="Arial"/>
        </w:rPr>
        <w:t>_</w:t>
      </w:r>
      <w:r>
        <w:rPr>
          <w:rFonts w:ascii="Arial" w:hAnsi="Arial" w:cs="Arial"/>
          <w:lang w:val="en-US"/>
        </w:rPr>
        <w:t>PRICE</w:t>
      </w:r>
      <w:r>
        <w:rPr>
          <w:rFonts w:ascii="Arial" w:hAnsi="Arial" w:cs="Arial"/>
        </w:rPr>
        <w:t xml:space="preserve"> доступны следующие поля: </w:t>
      </w:r>
    </w:p>
    <w:p w14:paraId="0460ED12" w14:textId="77777777" w:rsidR="00A723E2" w:rsidRDefault="00A723E2" w:rsidP="00A723E2">
      <w:pPr>
        <w:spacing w:line="276" w:lineRule="auto"/>
        <w:rPr>
          <w:rFonts w:ascii="Arial" w:hAnsi="Arial" w:cs="Arial"/>
        </w:rPr>
      </w:pPr>
    </w:p>
    <w:p w14:paraId="15737CB2" w14:textId="77777777" w:rsidR="00A723E2" w:rsidRPr="00857229" w:rsidRDefault="00A723E2" w:rsidP="005F6568">
      <w:pPr>
        <w:pStyle w:val="afa"/>
        <w:numPr>
          <w:ilvl w:val="0"/>
          <w:numId w:val="66"/>
        </w:numPr>
        <w:spacing w:line="276" w:lineRule="auto"/>
        <w:rPr>
          <w:rFonts w:ascii="Arial" w:hAnsi="Arial" w:cs="Arial"/>
        </w:rPr>
      </w:pPr>
      <w:r w:rsidRPr="00857229">
        <w:rPr>
          <w:rFonts w:ascii="Arial" w:hAnsi="Arial" w:cs="Arial"/>
        </w:rPr>
        <w:t xml:space="preserve">Группа закупок; - возможен множественный выбор </w:t>
      </w:r>
    </w:p>
    <w:p w14:paraId="0A837223" w14:textId="77777777" w:rsidR="00A723E2" w:rsidRDefault="00A723E2" w:rsidP="005F6568">
      <w:pPr>
        <w:pStyle w:val="afa"/>
        <w:numPr>
          <w:ilvl w:val="0"/>
          <w:numId w:val="66"/>
        </w:numPr>
        <w:spacing w:line="276" w:lineRule="auto"/>
        <w:rPr>
          <w:rFonts w:ascii="Arial" w:hAnsi="Arial" w:cs="Arial"/>
        </w:rPr>
      </w:pPr>
      <w:r w:rsidRPr="00857229">
        <w:rPr>
          <w:rFonts w:ascii="Arial" w:hAnsi="Arial" w:cs="Arial"/>
        </w:rPr>
        <w:t>Закупочная организация – определяется автоматически, на основании данных пользователя</w:t>
      </w:r>
    </w:p>
    <w:p w14:paraId="6FBE6867" w14:textId="77777777" w:rsidR="00A723E2" w:rsidRPr="00857229" w:rsidRDefault="00A723E2" w:rsidP="005F6568">
      <w:pPr>
        <w:pStyle w:val="afa"/>
        <w:numPr>
          <w:ilvl w:val="0"/>
          <w:numId w:val="66"/>
        </w:numPr>
        <w:spacing w:line="276" w:lineRule="auto"/>
        <w:rPr>
          <w:rFonts w:ascii="Arial" w:hAnsi="Arial" w:cs="Arial"/>
        </w:rPr>
      </w:pPr>
      <w:r>
        <w:rPr>
          <w:rFonts w:ascii="Arial" w:hAnsi="Arial" w:cs="Arial"/>
        </w:rPr>
        <w:t xml:space="preserve">Варианты отчета: </w:t>
      </w:r>
    </w:p>
    <w:p w14:paraId="76B82064" w14:textId="77777777" w:rsidR="00A723E2" w:rsidRPr="00857229" w:rsidRDefault="00A723E2" w:rsidP="00A723E2">
      <w:pPr>
        <w:pStyle w:val="afa"/>
        <w:spacing w:line="276" w:lineRule="auto"/>
        <w:ind w:left="720"/>
        <w:rPr>
          <w:rFonts w:ascii="Arial" w:hAnsi="Arial" w:cs="Arial"/>
        </w:rPr>
      </w:pPr>
      <w:r>
        <w:rPr>
          <w:rFonts w:ascii="Arial" w:hAnsi="Arial" w:cs="Arial"/>
        </w:rPr>
        <w:t>П</w:t>
      </w:r>
      <w:r w:rsidRPr="00857229">
        <w:rPr>
          <w:rFonts w:ascii="Arial" w:hAnsi="Arial" w:cs="Arial"/>
        </w:rPr>
        <w:t>озиции на расценку</w:t>
      </w:r>
      <w:r>
        <w:rPr>
          <w:rFonts w:ascii="Arial" w:hAnsi="Arial" w:cs="Arial"/>
        </w:rPr>
        <w:t xml:space="preserve"> </w:t>
      </w:r>
    </w:p>
    <w:p w14:paraId="10BF889A" w14:textId="77777777" w:rsidR="00A723E2" w:rsidRDefault="00A723E2" w:rsidP="00A723E2">
      <w:pPr>
        <w:pStyle w:val="afa"/>
        <w:spacing w:line="276" w:lineRule="auto"/>
        <w:ind w:left="720"/>
        <w:rPr>
          <w:rFonts w:ascii="Arial" w:hAnsi="Arial" w:cs="Arial"/>
        </w:rPr>
      </w:pPr>
      <w:r w:rsidRPr="00EC5056">
        <w:rPr>
          <w:rFonts w:ascii="Arial" w:hAnsi="Arial" w:cs="Arial"/>
          <w:color w:val="000000" w:themeColor="text1"/>
        </w:rPr>
        <w:t>Изменить утвержденную плановую цену</w:t>
      </w:r>
      <w:r>
        <w:rPr>
          <w:rFonts w:ascii="Arial" w:hAnsi="Arial" w:cs="Arial"/>
        </w:rPr>
        <w:t xml:space="preserve"> </w:t>
      </w:r>
    </w:p>
    <w:p w14:paraId="1EE8418E" w14:textId="77777777" w:rsidR="00A723E2" w:rsidRDefault="00A723E2" w:rsidP="00A723E2">
      <w:pPr>
        <w:pStyle w:val="afa"/>
        <w:spacing w:line="276" w:lineRule="auto"/>
        <w:ind w:left="720"/>
        <w:rPr>
          <w:rFonts w:ascii="Arial" w:hAnsi="Arial" w:cs="Arial"/>
        </w:rPr>
      </w:pPr>
      <w:r w:rsidRPr="00E97C38">
        <w:rPr>
          <w:rFonts w:ascii="Arial" w:hAnsi="Arial" w:cs="Arial"/>
          <w:color w:val="000000" w:themeColor="text1"/>
        </w:rPr>
        <w:t>Анализ закупочных цен, утверждение плановой цены</w:t>
      </w:r>
      <w:r>
        <w:rPr>
          <w:rFonts w:ascii="Arial" w:hAnsi="Arial" w:cs="Arial"/>
          <w:color w:val="000000" w:themeColor="text1"/>
        </w:rPr>
        <w:t xml:space="preserve"> – доступен только пользователю, имеющему полномочия на данный вариант.</w:t>
      </w:r>
    </w:p>
    <w:p w14:paraId="4F27B49C" w14:textId="77777777" w:rsidR="00A723E2" w:rsidRPr="00857229" w:rsidRDefault="00A723E2" w:rsidP="00A723E2">
      <w:pPr>
        <w:pStyle w:val="afa"/>
        <w:spacing w:line="276" w:lineRule="auto"/>
        <w:ind w:left="720"/>
        <w:rPr>
          <w:rFonts w:ascii="Arial" w:hAnsi="Arial" w:cs="Arial"/>
        </w:rPr>
      </w:pPr>
    </w:p>
    <w:p w14:paraId="41489E36" w14:textId="77777777" w:rsidR="00A723E2" w:rsidRPr="00857229" w:rsidRDefault="00A723E2" w:rsidP="00A723E2">
      <w:pPr>
        <w:ind w:firstLine="708"/>
        <w:rPr>
          <w:rFonts w:ascii="Arial" w:hAnsi="Arial" w:cs="Arial"/>
          <w:u w:val="single"/>
        </w:rPr>
      </w:pPr>
      <w:r w:rsidRPr="00857229">
        <w:rPr>
          <w:rFonts w:ascii="Arial" w:hAnsi="Arial" w:cs="Arial"/>
          <w:u w:val="single"/>
        </w:rPr>
        <w:lastRenderedPageBreak/>
        <w:t>Выходные результаты:</w:t>
      </w:r>
    </w:p>
    <w:p w14:paraId="19EA59C8" w14:textId="77777777" w:rsidR="00A723E2" w:rsidRDefault="00A723E2" w:rsidP="00A723E2">
      <w:pPr>
        <w:pStyle w:val="afa"/>
        <w:spacing w:line="276" w:lineRule="auto"/>
        <w:ind w:left="1068"/>
        <w:rPr>
          <w:rFonts w:ascii="Arial" w:hAnsi="Arial" w:cs="Arial"/>
        </w:rPr>
      </w:pPr>
    </w:p>
    <w:p w14:paraId="4E83112B" w14:textId="77777777" w:rsidR="00A723E2" w:rsidRPr="00536E02" w:rsidRDefault="00A723E2" w:rsidP="00A723E2">
      <w:pPr>
        <w:spacing w:line="276" w:lineRule="auto"/>
        <w:ind w:firstLine="708"/>
        <w:rPr>
          <w:rFonts w:ascii="Arial" w:hAnsi="Arial" w:cs="Arial"/>
          <w:b/>
        </w:rPr>
      </w:pPr>
      <w:r w:rsidRPr="00536E02">
        <w:rPr>
          <w:rFonts w:ascii="Arial" w:hAnsi="Arial" w:cs="Arial"/>
          <w:b/>
        </w:rPr>
        <w:t xml:space="preserve">Вариант «Позиции на расценку» </w:t>
      </w:r>
    </w:p>
    <w:p w14:paraId="15366B5A" w14:textId="77777777" w:rsidR="00A723E2" w:rsidRDefault="00A723E2" w:rsidP="00A723E2">
      <w:pPr>
        <w:spacing w:line="276" w:lineRule="auto"/>
        <w:ind w:firstLine="708"/>
        <w:rPr>
          <w:rFonts w:ascii="Arial" w:hAnsi="Arial" w:cs="Arial"/>
        </w:rPr>
      </w:pPr>
    </w:p>
    <w:p w14:paraId="63C10F2B" w14:textId="77777777" w:rsidR="00A723E2" w:rsidRDefault="00A723E2" w:rsidP="00A723E2">
      <w:pPr>
        <w:spacing w:line="276" w:lineRule="auto"/>
        <w:ind w:firstLine="708"/>
        <w:rPr>
          <w:rFonts w:ascii="Arial" w:hAnsi="Arial" w:cs="Arial"/>
        </w:rPr>
      </w:pPr>
      <w:r w:rsidRPr="00E92C88">
        <w:rPr>
          <w:rFonts w:ascii="Arial" w:hAnsi="Arial" w:cs="Arial"/>
        </w:rPr>
        <w:t>Отчет, содержащий список МТР на расценку. Поля отчета описаны в шаге ПП-10.03.01.020</w:t>
      </w:r>
      <w:r>
        <w:rPr>
          <w:rFonts w:ascii="Arial" w:hAnsi="Arial" w:cs="Arial"/>
        </w:rPr>
        <w:t xml:space="preserve">. Пользователю доступны следующие кнопки в отчете: </w:t>
      </w:r>
    </w:p>
    <w:p w14:paraId="006FDCA9" w14:textId="77777777" w:rsidR="00A723E2" w:rsidRPr="00E92C88" w:rsidRDefault="00A723E2" w:rsidP="005F6568">
      <w:pPr>
        <w:pStyle w:val="afa"/>
        <w:numPr>
          <w:ilvl w:val="0"/>
          <w:numId w:val="67"/>
        </w:numPr>
        <w:spacing w:line="276" w:lineRule="auto"/>
        <w:rPr>
          <w:rFonts w:ascii="Arial" w:hAnsi="Arial" w:cs="Arial"/>
          <w:color w:val="000000" w:themeColor="text1"/>
        </w:rPr>
      </w:pPr>
      <w:r w:rsidRPr="00E92C88">
        <w:rPr>
          <w:rFonts w:ascii="Arial" w:hAnsi="Arial" w:cs="Arial"/>
          <w:color w:val="000000" w:themeColor="text1"/>
        </w:rPr>
        <w:t>Рассчитать базовую цену</w:t>
      </w:r>
      <w:r>
        <w:rPr>
          <w:rFonts w:ascii="Arial" w:hAnsi="Arial" w:cs="Arial"/>
          <w:color w:val="000000" w:themeColor="text1"/>
        </w:rPr>
        <w:t>;</w:t>
      </w:r>
    </w:p>
    <w:p w14:paraId="5E70F26B" w14:textId="77777777" w:rsidR="00A723E2" w:rsidRPr="00E92C88" w:rsidRDefault="00A723E2" w:rsidP="005F6568">
      <w:pPr>
        <w:pStyle w:val="afa"/>
        <w:numPr>
          <w:ilvl w:val="0"/>
          <w:numId w:val="67"/>
        </w:numPr>
        <w:spacing w:line="276" w:lineRule="auto"/>
        <w:rPr>
          <w:rFonts w:ascii="Arial" w:hAnsi="Arial" w:cs="Arial"/>
          <w:color w:val="000000" w:themeColor="text1"/>
        </w:rPr>
      </w:pPr>
      <w:r w:rsidRPr="00E92C88">
        <w:rPr>
          <w:rFonts w:ascii="Arial" w:hAnsi="Arial" w:cs="Arial"/>
          <w:color w:val="000000" w:themeColor="text1"/>
        </w:rPr>
        <w:t>Сформировать плановую цену</w:t>
      </w:r>
      <w:r>
        <w:rPr>
          <w:rFonts w:ascii="Arial" w:hAnsi="Arial" w:cs="Arial"/>
          <w:color w:val="000000" w:themeColor="text1"/>
        </w:rPr>
        <w:t xml:space="preserve">; </w:t>
      </w:r>
    </w:p>
    <w:p w14:paraId="2E10E776" w14:textId="77777777" w:rsidR="00A723E2" w:rsidRPr="00E92C88" w:rsidRDefault="00A723E2" w:rsidP="005F6568">
      <w:pPr>
        <w:pStyle w:val="afa"/>
        <w:numPr>
          <w:ilvl w:val="0"/>
          <w:numId w:val="67"/>
        </w:numPr>
        <w:spacing w:line="276" w:lineRule="auto"/>
        <w:rPr>
          <w:rFonts w:ascii="Arial" w:hAnsi="Arial" w:cs="Arial"/>
          <w:color w:val="000000" w:themeColor="text1"/>
        </w:rPr>
      </w:pPr>
      <w:r w:rsidRPr="00E92C88">
        <w:rPr>
          <w:rFonts w:ascii="Arial" w:hAnsi="Arial" w:cs="Arial"/>
          <w:color w:val="000000" w:themeColor="text1"/>
        </w:rPr>
        <w:t>Рассчитать базовую прогнозную цену</w:t>
      </w:r>
      <w:r>
        <w:rPr>
          <w:rFonts w:ascii="Arial" w:hAnsi="Arial" w:cs="Arial"/>
          <w:color w:val="000000" w:themeColor="text1"/>
        </w:rPr>
        <w:t>;</w:t>
      </w:r>
    </w:p>
    <w:p w14:paraId="598C7115" w14:textId="77777777" w:rsidR="00A723E2" w:rsidRPr="00777D4B" w:rsidRDefault="00A723E2" w:rsidP="005F6568">
      <w:pPr>
        <w:pStyle w:val="afa"/>
        <w:numPr>
          <w:ilvl w:val="0"/>
          <w:numId w:val="67"/>
        </w:numPr>
        <w:spacing w:line="276" w:lineRule="auto"/>
        <w:rPr>
          <w:rFonts w:ascii="Arial" w:hAnsi="Arial" w:cs="Arial"/>
        </w:rPr>
      </w:pPr>
      <w:r w:rsidRPr="00E92C88">
        <w:rPr>
          <w:rFonts w:ascii="Arial" w:hAnsi="Arial" w:cs="Arial"/>
          <w:color w:val="000000" w:themeColor="text1"/>
        </w:rPr>
        <w:t>Сформировать прогнозную цену</w:t>
      </w:r>
      <w:r>
        <w:rPr>
          <w:rFonts w:ascii="Arial" w:hAnsi="Arial" w:cs="Arial"/>
          <w:color w:val="000000" w:themeColor="text1"/>
        </w:rPr>
        <w:t>;</w:t>
      </w:r>
    </w:p>
    <w:p w14:paraId="7BDB1CF3" w14:textId="77777777" w:rsidR="00A723E2" w:rsidRPr="00777D4B" w:rsidRDefault="00A723E2" w:rsidP="005F6568">
      <w:pPr>
        <w:pStyle w:val="afa"/>
        <w:numPr>
          <w:ilvl w:val="0"/>
          <w:numId w:val="67"/>
        </w:numPr>
        <w:spacing w:line="276" w:lineRule="auto"/>
        <w:rPr>
          <w:rFonts w:ascii="Arial" w:hAnsi="Arial" w:cs="Arial"/>
        </w:rPr>
      </w:pPr>
      <w:r w:rsidRPr="00777D4B">
        <w:rPr>
          <w:rFonts w:ascii="Arial" w:hAnsi="Arial" w:cs="Arial"/>
        </w:rPr>
        <w:t>Снято с производства</w:t>
      </w:r>
      <w:r>
        <w:rPr>
          <w:rFonts w:ascii="Arial" w:hAnsi="Arial" w:cs="Arial"/>
        </w:rPr>
        <w:t>;</w:t>
      </w:r>
    </w:p>
    <w:p w14:paraId="1FF28CD1" w14:textId="77777777" w:rsidR="00A723E2" w:rsidRPr="00E92C88" w:rsidRDefault="00A723E2" w:rsidP="005F6568">
      <w:pPr>
        <w:pStyle w:val="afa"/>
        <w:numPr>
          <w:ilvl w:val="0"/>
          <w:numId w:val="67"/>
        </w:numPr>
        <w:spacing w:line="276" w:lineRule="auto"/>
        <w:rPr>
          <w:rFonts w:ascii="Arial" w:hAnsi="Arial" w:cs="Arial"/>
        </w:rPr>
      </w:pPr>
      <w:r w:rsidRPr="00777D4B">
        <w:rPr>
          <w:rFonts w:ascii="Arial" w:hAnsi="Arial" w:cs="Arial"/>
        </w:rPr>
        <w:t>Отправить на согласование</w:t>
      </w:r>
      <w:r>
        <w:rPr>
          <w:rFonts w:ascii="Arial" w:hAnsi="Arial" w:cs="Arial"/>
        </w:rPr>
        <w:t>.</w:t>
      </w:r>
    </w:p>
    <w:p w14:paraId="3710EF30" w14:textId="77777777" w:rsidR="00A723E2" w:rsidRDefault="00A723E2" w:rsidP="00A723E2">
      <w:pPr>
        <w:pStyle w:val="afa"/>
        <w:spacing w:line="276" w:lineRule="auto"/>
        <w:ind w:left="1068"/>
        <w:rPr>
          <w:rFonts w:ascii="Arial" w:hAnsi="Arial" w:cs="Arial"/>
        </w:rPr>
      </w:pPr>
    </w:p>
    <w:p w14:paraId="1FB4E64C" w14:textId="77777777" w:rsidR="00A723E2" w:rsidRPr="00456B40" w:rsidRDefault="00A723E2" w:rsidP="00A723E2">
      <w:pPr>
        <w:spacing w:line="276" w:lineRule="auto"/>
        <w:ind w:firstLine="360"/>
        <w:rPr>
          <w:rFonts w:ascii="Arial" w:hAnsi="Arial" w:cs="Arial"/>
        </w:rPr>
      </w:pPr>
      <w:r w:rsidRPr="00456B40">
        <w:rPr>
          <w:rFonts w:ascii="Arial" w:hAnsi="Arial" w:cs="Arial"/>
        </w:rPr>
        <w:t>Описание работы программы по нажатию кнопок описаны в шаге ПП-10.03.01.020.</w:t>
      </w:r>
    </w:p>
    <w:p w14:paraId="79F3ADA0" w14:textId="77777777" w:rsidR="00A723E2" w:rsidRDefault="00A723E2" w:rsidP="00A723E2">
      <w:pPr>
        <w:spacing w:line="276" w:lineRule="auto"/>
        <w:ind w:firstLine="708"/>
        <w:rPr>
          <w:rFonts w:ascii="Arial" w:hAnsi="Arial" w:cs="Arial"/>
        </w:rPr>
      </w:pPr>
    </w:p>
    <w:p w14:paraId="1458BFED" w14:textId="413F49D3" w:rsidR="00BD60CC" w:rsidRDefault="00BD60CC" w:rsidP="00BD60CC">
      <w:pPr>
        <w:spacing w:line="276" w:lineRule="auto"/>
        <w:ind w:firstLine="360"/>
        <w:rPr>
          <w:rFonts w:ascii="Arial" w:hAnsi="Arial" w:cs="Arial"/>
        </w:rPr>
      </w:pPr>
      <w:r>
        <w:rPr>
          <w:rFonts w:ascii="Arial" w:hAnsi="Arial" w:cs="Arial"/>
        </w:rPr>
        <w:t>.</w:t>
      </w:r>
    </w:p>
    <w:p w14:paraId="2BC790AF" w14:textId="77777777" w:rsidR="00BD60CC" w:rsidRDefault="00BD60CC" w:rsidP="00A723E2">
      <w:pPr>
        <w:spacing w:line="276" w:lineRule="auto"/>
        <w:ind w:firstLine="360"/>
        <w:rPr>
          <w:rFonts w:ascii="Arial" w:hAnsi="Arial" w:cs="Arial"/>
        </w:rPr>
      </w:pPr>
    </w:p>
    <w:p w14:paraId="08D98373" w14:textId="77777777" w:rsidR="00A723E2" w:rsidRDefault="00A723E2" w:rsidP="00A723E2">
      <w:pPr>
        <w:spacing w:line="276" w:lineRule="auto"/>
        <w:ind w:firstLine="360"/>
        <w:rPr>
          <w:rFonts w:ascii="Arial" w:hAnsi="Arial" w:cs="Arial"/>
        </w:rPr>
      </w:pPr>
    </w:p>
    <w:p w14:paraId="1B947C37" w14:textId="59E7BB2F" w:rsidR="00A723E2" w:rsidRPr="00536E02" w:rsidRDefault="00A723E2" w:rsidP="00A723E2">
      <w:pPr>
        <w:pStyle w:val="afa"/>
        <w:spacing w:line="276" w:lineRule="auto"/>
        <w:ind w:left="720"/>
        <w:rPr>
          <w:rFonts w:ascii="Arial" w:hAnsi="Arial" w:cs="Arial"/>
          <w:b/>
        </w:rPr>
      </w:pPr>
      <w:r w:rsidRPr="00536E02">
        <w:rPr>
          <w:rFonts w:ascii="Arial" w:hAnsi="Arial" w:cs="Arial"/>
          <w:b/>
        </w:rPr>
        <w:t>Вариант «</w:t>
      </w:r>
      <w:r w:rsidRPr="00536E02">
        <w:rPr>
          <w:rFonts w:ascii="Arial" w:hAnsi="Arial" w:cs="Arial"/>
          <w:b/>
          <w:color w:val="000000" w:themeColor="text1"/>
        </w:rPr>
        <w:t>Изменить цену</w:t>
      </w:r>
      <w:r w:rsidRPr="00536E02">
        <w:rPr>
          <w:rFonts w:ascii="Arial" w:hAnsi="Arial" w:cs="Arial"/>
          <w:b/>
        </w:rPr>
        <w:t>»</w:t>
      </w:r>
    </w:p>
    <w:p w14:paraId="2A6E0E9E" w14:textId="77777777" w:rsidR="00A723E2" w:rsidRDefault="00A723E2" w:rsidP="00A723E2">
      <w:pPr>
        <w:spacing w:line="276" w:lineRule="auto"/>
        <w:ind w:firstLine="360"/>
        <w:rPr>
          <w:rFonts w:ascii="Arial" w:hAnsi="Arial" w:cs="Arial"/>
        </w:rPr>
      </w:pPr>
    </w:p>
    <w:p w14:paraId="5B33858F" w14:textId="2A04E0BA" w:rsidR="00A723E2" w:rsidRDefault="00A723E2" w:rsidP="00A723E2">
      <w:pPr>
        <w:spacing w:line="276" w:lineRule="auto"/>
        <w:ind w:firstLine="360"/>
        <w:rPr>
          <w:rFonts w:ascii="Arial" w:hAnsi="Arial" w:cs="Arial"/>
          <w:color w:val="000000" w:themeColor="text1"/>
        </w:rPr>
      </w:pPr>
      <w:r>
        <w:rPr>
          <w:rFonts w:ascii="Arial" w:hAnsi="Arial" w:cs="Arial"/>
          <w:color w:val="000000" w:themeColor="text1"/>
        </w:rPr>
        <w:t xml:space="preserve">В отчет попадают позиции из видов условий </w:t>
      </w:r>
      <w:r w:rsidR="003806DF">
        <w:rPr>
          <w:rFonts w:ascii="Arial" w:hAnsi="Arial" w:cs="Arial"/>
          <w:lang w:val="en-US"/>
        </w:rPr>
        <w:t>ZPPL</w:t>
      </w:r>
      <w:r>
        <w:rPr>
          <w:rFonts w:ascii="Arial" w:hAnsi="Arial" w:cs="Arial"/>
        </w:rPr>
        <w:t>, ZPPR</w:t>
      </w:r>
      <w:r>
        <w:rPr>
          <w:rFonts w:ascii="Arial" w:hAnsi="Arial" w:cs="Arial"/>
          <w:color w:val="000000" w:themeColor="text1"/>
        </w:rPr>
        <w:t xml:space="preserve"> со статусом «Утверждена». Структура полей экрана аналогична варианту «</w:t>
      </w:r>
      <w:r>
        <w:rPr>
          <w:rFonts w:ascii="Arial" w:hAnsi="Arial" w:cs="Arial"/>
        </w:rPr>
        <w:t>П</w:t>
      </w:r>
      <w:r w:rsidRPr="00857229">
        <w:rPr>
          <w:rFonts w:ascii="Arial" w:hAnsi="Arial" w:cs="Arial"/>
        </w:rPr>
        <w:t>озиции на расценку</w:t>
      </w:r>
      <w:r>
        <w:rPr>
          <w:rFonts w:ascii="Arial" w:hAnsi="Arial" w:cs="Arial"/>
          <w:color w:val="000000" w:themeColor="text1"/>
        </w:rPr>
        <w:t>».  Для формирования запроса на снятие утверждение пользователь выделяет нужные позиции и нажимает кнопку «</w:t>
      </w:r>
      <w:r w:rsidRPr="00EC5056">
        <w:rPr>
          <w:rFonts w:ascii="Arial" w:hAnsi="Arial" w:cs="Arial"/>
          <w:color w:val="000000" w:themeColor="text1"/>
        </w:rPr>
        <w:t>Запрос на снятие утверждения»</w:t>
      </w:r>
      <w:r>
        <w:rPr>
          <w:rFonts w:ascii="Arial" w:hAnsi="Arial" w:cs="Arial"/>
          <w:color w:val="000000" w:themeColor="text1"/>
        </w:rPr>
        <w:t xml:space="preserve">. </w:t>
      </w:r>
    </w:p>
    <w:p w14:paraId="6297A7B2" w14:textId="77777777" w:rsidR="00A723E2" w:rsidRDefault="00A723E2" w:rsidP="00A723E2">
      <w:pPr>
        <w:spacing w:line="276" w:lineRule="auto"/>
        <w:ind w:firstLine="360"/>
        <w:rPr>
          <w:rFonts w:ascii="Arial" w:hAnsi="Arial" w:cs="Arial"/>
          <w:color w:val="000000" w:themeColor="text1"/>
        </w:rPr>
      </w:pPr>
    </w:p>
    <w:p w14:paraId="6F095551" w14:textId="77777777" w:rsidR="00A723E2" w:rsidRPr="00D2254C" w:rsidRDefault="00A723E2" w:rsidP="00A723E2">
      <w:pPr>
        <w:spacing w:line="276" w:lineRule="auto"/>
        <w:ind w:firstLine="360"/>
        <w:rPr>
          <w:rFonts w:ascii="Arial" w:hAnsi="Arial" w:cs="Arial"/>
          <w:b/>
          <w:color w:val="000000" w:themeColor="text1"/>
        </w:rPr>
      </w:pPr>
      <w:r w:rsidRPr="00D2254C">
        <w:rPr>
          <w:rFonts w:ascii="Arial" w:hAnsi="Arial" w:cs="Arial"/>
          <w:b/>
          <w:color w:val="000000" w:themeColor="text1"/>
        </w:rPr>
        <w:t>Анализ закупочных цен, утверждение плановой цены</w:t>
      </w:r>
    </w:p>
    <w:p w14:paraId="541AF5B7" w14:textId="77777777" w:rsidR="00A723E2" w:rsidRDefault="00A723E2" w:rsidP="00A723E2">
      <w:pPr>
        <w:spacing w:line="276" w:lineRule="auto"/>
        <w:ind w:firstLine="360"/>
        <w:rPr>
          <w:rFonts w:ascii="Arial" w:hAnsi="Arial" w:cs="Arial"/>
          <w:color w:val="000000" w:themeColor="text1"/>
        </w:rPr>
      </w:pPr>
    </w:p>
    <w:p w14:paraId="29515FE6" w14:textId="182E1391" w:rsidR="00A723E2" w:rsidRDefault="00A723E2" w:rsidP="00A723E2">
      <w:pPr>
        <w:spacing w:line="276" w:lineRule="auto"/>
        <w:ind w:firstLine="360"/>
        <w:rPr>
          <w:rFonts w:ascii="Arial" w:hAnsi="Arial" w:cs="Arial"/>
        </w:rPr>
      </w:pPr>
      <w:r>
        <w:rPr>
          <w:rFonts w:ascii="Arial" w:hAnsi="Arial" w:cs="Arial"/>
          <w:color w:val="000000" w:themeColor="text1"/>
        </w:rPr>
        <w:t xml:space="preserve">В отчет попадают позиции из видов условий </w:t>
      </w:r>
      <w:r w:rsidR="003806DF">
        <w:rPr>
          <w:rFonts w:ascii="Arial" w:hAnsi="Arial" w:cs="Arial"/>
          <w:lang w:val="en-US"/>
        </w:rPr>
        <w:t>ZPPL</w:t>
      </w:r>
      <w:r>
        <w:rPr>
          <w:rFonts w:ascii="Arial" w:hAnsi="Arial" w:cs="Arial"/>
        </w:rPr>
        <w:t>, ZPPR со статусом «На утверждении» и запросы на снятие утверждения плановой цены.</w:t>
      </w:r>
    </w:p>
    <w:p w14:paraId="31D8BC0B" w14:textId="77777777" w:rsidR="00A723E2" w:rsidRDefault="00A723E2" w:rsidP="00A723E2">
      <w:pPr>
        <w:spacing w:line="276" w:lineRule="auto"/>
        <w:ind w:firstLine="360"/>
        <w:rPr>
          <w:rFonts w:ascii="Arial" w:hAnsi="Arial" w:cs="Arial"/>
        </w:rPr>
      </w:pPr>
      <w:r w:rsidRPr="00E92C88">
        <w:rPr>
          <w:rFonts w:ascii="Arial" w:hAnsi="Arial" w:cs="Arial"/>
        </w:rPr>
        <w:t>Поля отчета описаны в шаге</w:t>
      </w:r>
      <w:r>
        <w:rPr>
          <w:rFonts w:ascii="Arial" w:hAnsi="Arial" w:cs="Arial"/>
        </w:rPr>
        <w:t xml:space="preserve"> </w:t>
      </w:r>
      <w:r w:rsidRPr="008264B2">
        <w:rPr>
          <w:rFonts w:ascii="Arial" w:hAnsi="Arial" w:cs="Arial"/>
        </w:rPr>
        <w:t>ПП-10.03.01.070.</w:t>
      </w:r>
    </w:p>
    <w:p w14:paraId="62B2C264" w14:textId="77777777" w:rsidR="00A723E2" w:rsidRDefault="00A723E2" w:rsidP="00A723E2">
      <w:pPr>
        <w:spacing w:after="240" w:line="276" w:lineRule="auto"/>
        <w:ind w:firstLine="360"/>
        <w:rPr>
          <w:rFonts w:ascii="Arial" w:hAnsi="Arial" w:cs="Arial"/>
          <w:color w:val="000000" w:themeColor="text1"/>
        </w:rPr>
      </w:pPr>
    </w:p>
    <w:p w14:paraId="7ED872B5" w14:textId="77777777" w:rsidR="00A723E2" w:rsidRDefault="00A723E2" w:rsidP="00A723E2">
      <w:pPr>
        <w:spacing w:after="240" w:line="276" w:lineRule="auto"/>
        <w:ind w:firstLine="360"/>
        <w:rPr>
          <w:rFonts w:ascii="Arial" w:hAnsi="Arial" w:cs="Arial"/>
          <w:color w:val="000000" w:themeColor="text1"/>
        </w:rPr>
      </w:pPr>
      <w:r>
        <w:rPr>
          <w:rFonts w:ascii="Arial" w:hAnsi="Arial" w:cs="Arial"/>
          <w:color w:val="000000" w:themeColor="text1"/>
        </w:rPr>
        <w:t>Строки с неутвержденной плановой ценой помечаются зеленым индикатор, строки с запросами на снятие с утверждения плановой цены – красным индикатором.</w:t>
      </w:r>
    </w:p>
    <w:p w14:paraId="50B577AC" w14:textId="77777777" w:rsidR="00A723E2" w:rsidRDefault="00A723E2" w:rsidP="00A723E2">
      <w:pPr>
        <w:spacing w:after="240" w:line="276" w:lineRule="auto"/>
        <w:ind w:firstLine="360"/>
        <w:rPr>
          <w:rFonts w:ascii="Arial" w:hAnsi="Arial" w:cs="Arial"/>
          <w:color w:val="000000" w:themeColor="text1"/>
        </w:rPr>
      </w:pPr>
      <w:r>
        <w:rPr>
          <w:rFonts w:ascii="Arial" w:hAnsi="Arial" w:cs="Arial"/>
          <w:color w:val="000000" w:themeColor="text1"/>
        </w:rPr>
        <w:t>Для согласования запроса на снятие утверждения плановой цены руководитель планировщика цен, выделяет нужные строки и нажимает кнопку «Снять утверждение». В результате МТР, содержащиеся в запросе попадают в перечень расценки к планировщику цен.</w:t>
      </w:r>
    </w:p>
    <w:p w14:paraId="5CBCED4E" w14:textId="77777777" w:rsidR="00A723E2" w:rsidRDefault="00A723E2" w:rsidP="00A723E2">
      <w:pPr>
        <w:spacing w:after="240" w:line="276" w:lineRule="auto"/>
        <w:ind w:firstLine="360"/>
        <w:rPr>
          <w:rFonts w:ascii="Arial" w:hAnsi="Arial" w:cs="Arial"/>
          <w:color w:val="000000" w:themeColor="text1"/>
        </w:rPr>
      </w:pPr>
      <w:r w:rsidRPr="002C4F2D">
        <w:rPr>
          <w:rFonts w:ascii="Arial" w:hAnsi="Arial" w:cs="Arial"/>
          <w:color w:val="000000" w:themeColor="text1"/>
        </w:rPr>
        <w:t>Для отклонения запроса руководитель выделяет нужные строки и нажимает кнопку «Отклонить запрос». Отклоненные запросы не отображаются в дальнейшем в отчете «Анализ закупочных цен, утверждение плановой цены».</w:t>
      </w:r>
    </w:p>
    <w:p w14:paraId="56E8B1C9" w14:textId="77777777" w:rsidR="00A723E2" w:rsidRDefault="00A723E2" w:rsidP="00A723E2">
      <w:pPr>
        <w:spacing w:after="240" w:line="276" w:lineRule="auto"/>
        <w:ind w:firstLine="708"/>
        <w:rPr>
          <w:rFonts w:ascii="Arial" w:hAnsi="Arial" w:cs="Arial"/>
          <w:color w:val="000000" w:themeColor="text1"/>
        </w:rPr>
      </w:pPr>
      <w:r>
        <w:rPr>
          <w:rFonts w:ascii="Arial" w:hAnsi="Arial" w:cs="Arial"/>
          <w:color w:val="000000" w:themeColor="text1"/>
        </w:rPr>
        <w:lastRenderedPageBreak/>
        <w:t>Руководитель планировщика цен выделяет позиции МТР, тарифицированных работ, услуг и нажимает кнопку «Утвердить плановую/прогнозную цену» либо кнопку «Отклонить». В случае отклонения необходимо будет указать Комментарий руководителя к отклонению цены. Утвержденная плановая, прогнозная цена начинает действовать с даты начала действия цены, указанной в соответствующем поле, после утверждения:</w:t>
      </w:r>
    </w:p>
    <w:p w14:paraId="37F94DCD" w14:textId="3AB16CE8" w:rsidR="00A723E2" w:rsidRPr="008264B2" w:rsidRDefault="00A723E2" w:rsidP="005F6568">
      <w:pPr>
        <w:pStyle w:val="afa"/>
        <w:numPr>
          <w:ilvl w:val="0"/>
          <w:numId w:val="68"/>
        </w:numPr>
        <w:spacing w:after="240" w:line="276" w:lineRule="auto"/>
        <w:rPr>
          <w:rFonts w:ascii="Arial" w:hAnsi="Arial" w:cs="Arial"/>
          <w:color w:val="000000" w:themeColor="text1"/>
        </w:rPr>
      </w:pPr>
      <w:r>
        <w:rPr>
          <w:rFonts w:ascii="Arial" w:hAnsi="Arial" w:cs="Arial"/>
          <w:color w:val="000000" w:themeColor="text1"/>
        </w:rPr>
        <w:t>И</w:t>
      </w:r>
      <w:r w:rsidRPr="008264B2">
        <w:rPr>
          <w:rFonts w:ascii="Arial" w:hAnsi="Arial" w:cs="Arial"/>
          <w:color w:val="000000" w:themeColor="text1"/>
        </w:rPr>
        <w:t xml:space="preserve">зменяется статус видов условий </w:t>
      </w:r>
      <w:r w:rsidR="003806DF">
        <w:rPr>
          <w:rFonts w:ascii="Arial" w:hAnsi="Arial" w:cs="Arial"/>
          <w:lang w:val="en-US"/>
        </w:rPr>
        <w:t>ZPPL</w:t>
      </w:r>
      <w:r w:rsidRPr="008264B2">
        <w:rPr>
          <w:rFonts w:ascii="Arial" w:hAnsi="Arial" w:cs="Arial"/>
        </w:rPr>
        <w:t>, ZPPR на «</w:t>
      </w:r>
      <w:r>
        <w:rPr>
          <w:rFonts w:ascii="Arial" w:hAnsi="Arial" w:cs="Arial"/>
        </w:rPr>
        <w:t>Утверждена</w:t>
      </w:r>
      <w:r w:rsidRPr="008264B2">
        <w:rPr>
          <w:rFonts w:ascii="Arial" w:hAnsi="Arial" w:cs="Arial"/>
        </w:rPr>
        <w:t>»</w:t>
      </w:r>
      <w:r>
        <w:rPr>
          <w:rFonts w:ascii="Arial" w:hAnsi="Arial" w:cs="Arial"/>
          <w:color w:val="000000" w:themeColor="text1"/>
        </w:rPr>
        <w:t>;</w:t>
      </w:r>
      <w:r w:rsidRPr="008264B2">
        <w:rPr>
          <w:rFonts w:ascii="Arial" w:hAnsi="Arial" w:cs="Arial"/>
          <w:color w:val="000000" w:themeColor="text1"/>
        </w:rPr>
        <w:t xml:space="preserve"> </w:t>
      </w:r>
    </w:p>
    <w:p w14:paraId="722A8CE2" w14:textId="77777777" w:rsidR="00A723E2" w:rsidRDefault="00A723E2" w:rsidP="005F6568">
      <w:pPr>
        <w:pStyle w:val="afa"/>
        <w:numPr>
          <w:ilvl w:val="0"/>
          <w:numId w:val="68"/>
        </w:numPr>
        <w:spacing w:after="240" w:line="276" w:lineRule="auto"/>
        <w:rPr>
          <w:rFonts w:ascii="Arial" w:hAnsi="Arial" w:cs="Arial"/>
          <w:color w:val="000000" w:themeColor="text1"/>
        </w:rPr>
      </w:pPr>
      <w:r w:rsidRPr="008264B2">
        <w:rPr>
          <w:rFonts w:ascii="Arial" w:hAnsi="Arial" w:cs="Arial"/>
          <w:color w:val="000000" w:themeColor="text1"/>
        </w:rPr>
        <w:t>Планировщик потребности получает уведомление по корпоративной электронной почте об утверждении плановой цены</w:t>
      </w:r>
      <w:r>
        <w:rPr>
          <w:rFonts w:ascii="Arial" w:hAnsi="Arial" w:cs="Arial"/>
          <w:color w:val="000000" w:themeColor="text1"/>
        </w:rPr>
        <w:t>;</w:t>
      </w:r>
    </w:p>
    <w:p w14:paraId="656BAB04" w14:textId="77777777" w:rsidR="00A723E2" w:rsidRPr="008264B2" w:rsidRDefault="00A723E2" w:rsidP="005F6568">
      <w:pPr>
        <w:pStyle w:val="afa"/>
        <w:numPr>
          <w:ilvl w:val="0"/>
          <w:numId w:val="68"/>
        </w:numPr>
        <w:spacing w:after="240" w:line="276" w:lineRule="auto"/>
        <w:rPr>
          <w:rFonts w:ascii="Arial" w:hAnsi="Arial" w:cs="Arial"/>
          <w:color w:val="000000" w:themeColor="text1"/>
        </w:rPr>
      </w:pPr>
      <w:r>
        <w:rPr>
          <w:rFonts w:ascii="Arial" w:hAnsi="Arial" w:cs="Arial"/>
          <w:color w:val="000000" w:themeColor="text1"/>
        </w:rPr>
        <w:t>Запускается фоновое задание, которое обновляет все не деблокированные документы и обновляет поле «Цена». Особенности для ТОРО-заказа: Е</w:t>
      </w:r>
      <w:r w:rsidRPr="008264B2">
        <w:rPr>
          <w:rFonts w:ascii="Arial" w:hAnsi="Arial" w:cs="Arial"/>
          <w:color w:val="000000" w:themeColor="text1"/>
        </w:rPr>
        <w:t>сли все материалы заказа расценены, то заказам автоматически присваивается пользовательский статус «МТРЦ – Материалы расценены»</w:t>
      </w:r>
      <w:r>
        <w:rPr>
          <w:rFonts w:ascii="Arial" w:hAnsi="Arial" w:cs="Arial"/>
          <w:color w:val="000000" w:themeColor="text1"/>
        </w:rPr>
        <w:t>.</w:t>
      </w:r>
    </w:p>
    <w:p w14:paraId="6E8CAE76" w14:textId="54B4C01E" w:rsidR="00A723E2" w:rsidRDefault="00A723E2" w:rsidP="00A723E2">
      <w:pPr>
        <w:spacing w:after="240" w:line="276" w:lineRule="auto"/>
        <w:ind w:firstLine="708"/>
        <w:rPr>
          <w:rFonts w:ascii="Arial" w:hAnsi="Arial" w:cs="Arial"/>
          <w:color w:val="000000" w:themeColor="text1"/>
        </w:rPr>
      </w:pPr>
      <w:r>
        <w:rPr>
          <w:rFonts w:ascii="Arial" w:hAnsi="Arial" w:cs="Arial"/>
          <w:color w:val="000000" w:themeColor="text1"/>
        </w:rPr>
        <w:t xml:space="preserve">В случае отклонения плановой цены, планировщик цен получает уведомление по корпоративной электронной почте с замечаниями от руководителя. Открыв отчет «Ведение плановых цен», планировщику цен становятся доступными для изменения поля «Базовая цена», даты действия цен, также в поле «Комментарий руководителя к отклонению цены» отображается комментарий, введенный руководителем. </w:t>
      </w:r>
    </w:p>
    <w:p w14:paraId="260DE84B" w14:textId="77777777" w:rsidR="00A723E2" w:rsidRPr="00A61622" w:rsidRDefault="00A723E2" w:rsidP="00A723E2">
      <w:pPr>
        <w:ind w:firstLine="708"/>
        <w:rPr>
          <w:rFonts w:ascii="Arial" w:hAnsi="Arial" w:cs="Arial"/>
          <w:color w:val="000000"/>
          <w:u w:val="single"/>
        </w:rPr>
      </w:pPr>
      <w:r w:rsidRPr="00A61622">
        <w:rPr>
          <w:rFonts w:ascii="Arial" w:hAnsi="Arial" w:cs="Arial"/>
          <w:color w:val="000000"/>
          <w:u w:val="single"/>
        </w:rPr>
        <w:t>Выходные результаты:</w:t>
      </w:r>
    </w:p>
    <w:p w14:paraId="7E954FCC" w14:textId="28AF331A" w:rsidR="00A723E2" w:rsidRDefault="00A723E2" w:rsidP="00A723E2">
      <w:pPr>
        <w:spacing w:after="240" w:line="276" w:lineRule="auto"/>
        <w:ind w:firstLine="708"/>
        <w:rPr>
          <w:rFonts w:ascii="Arial" w:hAnsi="Arial" w:cs="Arial"/>
        </w:rPr>
      </w:pPr>
      <w:r>
        <w:rPr>
          <w:rFonts w:ascii="Arial" w:hAnsi="Arial" w:cs="Arial"/>
          <w:color w:val="000000" w:themeColor="text1"/>
        </w:rPr>
        <w:t xml:space="preserve">Записи видов условий </w:t>
      </w:r>
      <w:r w:rsidR="003806DF">
        <w:rPr>
          <w:rFonts w:ascii="Arial" w:hAnsi="Arial" w:cs="Arial"/>
          <w:lang w:val="en-US"/>
        </w:rPr>
        <w:t>ZPPL</w:t>
      </w:r>
      <w:r w:rsidRPr="008264B2">
        <w:rPr>
          <w:rFonts w:ascii="Arial" w:hAnsi="Arial" w:cs="Arial"/>
        </w:rPr>
        <w:t>, ZPPR</w:t>
      </w:r>
      <w:r>
        <w:rPr>
          <w:rFonts w:ascii="Arial" w:hAnsi="Arial" w:cs="Arial"/>
        </w:rPr>
        <w:t xml:space="preserve"> с соответствующими статусами</w:t>
      </w:r>
      <w:r w:rsidR="00597AB5">
        <w:rPr>
          <w:rFonts w:ascii="Arial" w:hAnsi="Arial" w:cs="Arial"/>
        </w:rPr>
        <w:t xml:space="preserve">, </w:t>
      </w:r>
    </w:p>
    <w:p w14:paraId="41233B0C" w14:textId="77777777" w:rsidR="00A723E2" w:rsidRPr="007003FF" w:rsidRDefault="00A723E2" w:rsidP="00A723E2">
      <w:pPr>
        <w:ind w:firstLine="708"/>
        <w:rPr>
          <w:rFonts w:ascii="Arial" w:hAnsi="Arial" w:cs="Arial"/>
          <w:color w:val="000000"/>
          <w:u w:val="single"/>
        </w:rPr>
      </w:pPr>
      <w:r w:rsidRPr="007003FF">
        <w:rPr>
          <w:rFonts w:ascii="Arial" w:hAnsi="Arial" w:cs="Arial"/>
          <w:color w:val="000000"/>
          <w:u w:val="single"/>
        </w:rPr>
        <w:t>Технические инструменты реализации:</w:t>
      </w:r>
    </w:p>
    <w:p w14:paraId="7F9D1199" w14:textId="77777777" w:rsidR="00A723E2" w:rsidRDefault="00A723E2" w:rsidP="00A723E2">
      <w:pPr>
        <w:spacing w:after="240" w:line="276" w:lineRule="auto"/>
        <w:ind w:firstLine="708"/>
        <w:rPr>
          <w:rFonts w:ascii="Arial" w:hAnsi="Arial" w:cs="Arial"/>
          <w:color w:val="000000" w:themeColor="text1"/>
        </w:rPr>
      </w:pPr>
      <w:r w:rsidRPr="00FC09DB">
        <w:rPr>
          <w:rFonts w:ascii="Arial" w:hAnsi="Arial" w:cs="Arial"/>
          <w:color w:val="000000" w:themeColor="text1"/>
        </w:rPr>
        <w:t>Разработка реализуется при</w:t>
      </w:r>
      <w:r>
        <w:rPr>
          <w:rFonts w:ascii="Arial" w:hAnsi="Arial" w:cs="Arial"/>
          <w:color w:val="000000" w:themeColor="text1"/>
        </w:rPr>
        <w:t xml:space="preserve"> помощи</w:t>
      </w:r>
      <w:r w:rsidRPr="00FC09DB">
        <w:rPr>
          <w:rFonts w:ascii="Arial" w:hAnsi="Arial" w:cs="Arial"/>
          <w:color w:val="000000" w:themeColor="text1"/>
        </w:rPr>
        <w:t xml:space="preserve"> отдельного ABAP-отчета с формированием предварительного ALV-списка</w:t>
      </w:r>
      <w:r>
        <w:rPr>
          <w:rFonts w:ascii="Arial" w:hAnsi="Arial" w:cs="Arial"/>
          <w:color w:val="000000" w:themeColor="text1"/>
        </w:rPr>
        <w:t xml:space="preserve">. Так же необходимо создать </w:t>
      </w:r>
      <w:r>
        <w:rPr>
          <w:rFonts w:ascii="Arial" w:hAnsi="Arial" w:cs="Arial"/>
          <w:color w:val="000000" w:themeColor="text1"/>
          <w:lang w:val="en-US"/>
        </w:rPr>
        <w:t>Fiori</w:t>
      </w:r>
      <w:r w:rsidRPr="00FC09DB">
        <w:rPr>
          <w:rFonts w:ascii="Arial" w:hAnsi="Arial" w:cs="Arial"/>
          <w:color w:val="000000" w:themeColor="text1"/>
        </w:rPr>
        <w:t>-</w:t>
      </w:r>
      <w:r>
        <w:rPr>
          <w:rFonts w:ascii="Arial" w:hAnsi="Arial" w:cs="Arial"/>
          <w:color w:val="000000" w:themeColor="text1"/>
        </w:rPr>
        <w:t>приложение, вызывающее данный отчет.</w:t>
      </w:r>
    </w:p>
    <w:p w14:paraId="75BB01C2" w14:textId="77777777" w:rsidR="00DB0054" w:rsidRPr="00FC09DB" w:rsidRDefault="00DB0054" w:rsidP="00A723E2">
      <w:pPr>
        <w:spacing w:after="240" w:line="276" w:lineRule="auto"/>
        <w:ind w:firstLine="708"/>
        <w:rPr>
          <w:rFonts w:ascii="Arial" w:hAnsi="Arial" w:cs="Arial"/>
          <w:color w:val="000000" w:themeColor="text1"/>
        </w:rPr>
      </w:pPr>
    </w:p>
    <w:p w14:paraId="47B91D68" w14:textId="77777777" w:rsidR="00A723E2" w:rsidRPr="00A723E2" w:rsidRDefault="00A723E2" w:rsidP="00A723E2">
      <w:pPr>
        <w:pStyle w:val="4"/>
        <w:rPr>
          <w:rFonts w:eastAsiaTheme="majorEastAsia" w:cstheme="majorBidi"/>
          <w:b/>
          <w:i w:val="0"/>
          <w:caps w:val="0"/>
          <w:sz w:val="24"/>
          <w:szCs w:val="24"/>
        </w:rPr>
      </w:pPr>
      <w:r w:rsidRPr="00A723E2">
        <w:rPr>
          <w:rFonts w:eastAsiaTheme="majorEastAsia" w:cstheme="majorBidi"/>
          <w:b/>
          <w:i w:val="0"/>
          <w:caps w:val="0"/>
          <w:sz w:val="24"/>
          <w:szCs w:val="24"/>
        </w:rPr>
        <w:t>Программа определения учетной цены в потребности в момент создания потребности</w:t>
      </w:r>
    </w:p>
    <w:p w14:paraId="23A9FE51" w14:textId="77777777" w:rsidR="00A723E2" w:rsidRDefault="00A723E2" w:rsidP="00A723E2">
      <w:pPr>
        <w:spacing w:after="240" w:line="276" w:lineRule="auto"/>
        <w:ind w:firstLine="360"/>
        <w:rPr>
          <w:rFonts w:ascii="Arial" w:hAnsi="Arial" w:cs="Arial"/>
          <w:b/>
          <w:sz w:val="22"/>
        </w:rPr>
      </w:pPr>
    </w:p>
    <w:p w14:paraId="4B8E339B" w14:textId="77777777" w:rsidR="00A723E2" w:rsidRPr="000B3E68" w:rsidRDefault="00A723E2" w:rsidP="00A723E2">
      <w:pPr>
        <w:ind w:firstLine="708"/>
        <w:rPr>
          <w:rFonts w:ascii="Arial" w:hAnsi="Arial" w:cs="Arial"/>
          <w:u w:val="single"/>
        </w:rPr>
      </w:pPr>
      <w:r w:rsidRPr="000B3E68">
        <w:rPr>
          <w:rFonts w:ascii="Arial" w:hAnsi="Arial" w:cs="Arial"/>
          <w:u w:val="single"/>
        </w:rPr>
        <w:t>Предпосылки:</w:t>
      </w:r>
    </w:p>
    <w:p w14:paraId="295E9468" w14:textId="77777777" w:rsidR="00A723E2" w:rsidRPr="00FC09DB" w:rsidRDefault="00A723E2" w:rsidP="00A723E2">
      <w:pPr>
        <w:spacing w:after="240" w:line="276" w:lineRule="auto"/>
        <w:ind w:firstLine="360"/>
        <w:rPr>
          <w:rFonts w:ascii="Arial" w:hAnsi="Arial" w:cs="Arial"/>
        </w:rPr>
      </w:pPr>
      <w:r w:rsidRPr="00FC09DB">
        <w:rPr>
          <w:rFonts w:ascii="Arial" w:hAnsi="Arial" w:cs="Arial"/>
        </w:rPr>
        <w:t xml:space="preserve">В создаваемых </w:t>
      </w:r>
      <w:r>
        <w:rPr>
          <w:rFonts w:ascii="Arial" w:hAnsi="Arial" w:cs="Arial"/>
        </w:rPr>
        <w:t>документах потребности необходимо автоматически проставлять значение в поле «Цена». В поле цена подтягивать утвержденную плановую цены. В случае отсутствия утвержденной плановой цены, рассчитывать ее автоматически на основании текущих данных и помечать индикатором «Расчетная»</w:t>
      </w:r>
    </w:p>
    <w:p w14:paraId="2C701E1E" w14:textId="77777777" w:rsidR="00A723E2" w:rsidRPr="005F7B18" w:rsidRDefault="00A723E2" w:rsidP="00A723E2">
      <w:pPr>
        <w:ind w:firstLine="708"/>
        <w:rPr>
          <w:rFonts w:ascii="Arial" w:hAnsi="Arial" w:cs="Arial"/>
          <w:color w:val="000000"/>
          <w:u w:val="single"/>
        </w:rPr>
      </w:pPr>
      <w:r w:rsidRPr="005F7B18">
        <w:rPr>
          <w:rFonts w:ascii="Arial" w:hAnsi="Arial" w:cs="Arial"/>
          <w:color w:val="000000"/>
          <w:u w:val="single"/>
        </w:rPr>
        <w:t>Входные данные:</w:t>
      </w:r>
    </w:p>
    <w:p w14:paraId="6440318C" w14:textId="77777777" w:rsidR="00A723E2" w:rsidRDefault="00A723E2" w:rsidP="00A723E2">
      <w:pPr>
        <w:spacing w:after="240" w:line="276" w:lineRule="auto"/>
        <w:ind w:firstLine="708"/>
        <w:rPr>
          <w:rFonts w:ascii="Arial" w:hAnsi="Arial" w:cs="Arial"/>
          <w:color w:val="000000" w:themeColor="text1"/>
        </w:rPr>
      </w:pPr>
      <w:r>
        <w:rPr>
          <w:rFonts w:ascii="Arial" w:hAnsi="Arial" w:cs="Arial"/>
          <w:color w:val="000000" w:themeColor="text1"/>
        </w:rPr>
        <w:t>Заявки на списание, заявки на закупку работ, услуг, ТОРО-заказа, ОСГ</w:t>
      </w:r>
    </w:p>
    <w:p w14:paraId="0DB9C119" w14:textId="77777777" w:rsidR="00A723E2" w:rsidRPr="008114C4" w:rsidRDefault="00A723E2" w:rsidP="00A723E2">
      <w:pPr>
        <w:ind w:firstLine="708"/>
        <w:rPr>
          <w:rFonts w:ascii="Arial" w:hAnsi="Arial" w:cs="Arial"/>
          <w:color w:val="000000"/>
          <w:u w:val="single"/>
        </w:rPr>
      </w:pPr>
      <w:r w:rsidRPr="008114C4">
        <w:rPr>
          <w:rFonts w:ascii="Arial" w:hAnsi="Arial" w:cs="Arial"/>
          <w:color w:val="000000"/>
          <w:u w:val="single"/>
        </w:rPr>
        <w:t>Выполнение разработки (укрупненный алгоритм):</w:t>
      </w:r>
    </w:p>
    <w:p w14:paraId="2A318B83" w14:textId="77777777" w:rsidR="00A723E2" w:rsidRDefault="00A723E2" w:rsidP="00A723E2">
      <w:pPr>
        <w:spacing w:after="240" w:line="276" w:lineRule="auto"/>
        <w:ind w:firstLine="708"/>
        <w:rPr>
          <w:rFonts w:ascii="Arial" w:hAnsi="Arial" w:cs="Arial"/>
        </w:rPr>
      </w:pPr>
    </w:p>
    <w:p w14:paraId="49C1F99B" w14:textId="77777777" w:rsidR="00A723E2" w:rsidRDefault="00A723E2" w:rsidP="00A723E2">
      <w:pPr>
        <w:spacing w:after="240" w:line="276" w:lineRule="auto"/>
        <w:ind w:firstLine="708"/>
        <w:rPr>
          <w:rFonts w:ascii="Arial" w:hAnsi="Arial" w:cs="Arial"/>
        </w:rPr>
      </w:pPr>
      <w:r>
        <w:rPr>
          <w:rFonts w:ascii="Arial" w:hAnsi="Arial" w:cs="Arial"/>
        </w:rPr>
        <w:t xml:space="preserve">Расшить документы потребности индикатором – </w:t>
      </w:r>
      <w:r w:rsidRPr="002037F7">
        <w:rPr>
          <w:rFonts w:ascii="Arial" w:hAnsi="Arial" w:cs="Arial"/>
          <w:szCs w:val="24"/>
          <w:lang w:eastAsia="ru-RU"/>
        </w:rPr>
        <w:t>«Расчётная»</w:t>
      </w:r>
      <w:r>
        <w:rPr>
          <w:rFonts w:ascii="Arial" w:hAnsi="Arial" w:cs="Arial"/>
        </w:rPr>
        <w:t xml:space="preserve">. Индикатор необходимо показывать на том же экране, на котором расположена поле «Цена». </w:t>
      </w:r>
    </w:p>
    <w:p w14:paraId="3191810E" w14:textId="77777777" w:rsidR="00A723E2" w:rsidRDefault="00A723E2" w:rsidP="00A723E2">
      <w:pPr>
        <w:spacing w:line="276" w:lineRule="auto"/>
        <w:ind w:firstLine="360"/>
        <w:rPr>
          <w:rFonts w:ascii="Arial" w:hAnsi="Arial" w:cs="Arial"/>
        </w:rPr>
      </w:pPr>
      <w:r>
        <w:rPr>
          <w:rFonts w:ascii="Arial" w:hAnsi="Arial" w:cs="Arial"/>
          <w:color w:val="000000" w:themeColor="text1"/>
        </w:rPr>
        <w:t xml:space="preserve">В момент создания потребности (Заявки на списание, заявки на закупку работ, услуг, ТОРО-заказа, ОСГ), в поле «Цена» автоматически подтягивается значение из вида условий </w:t>
      </w:r>
      <w:r w:rsidRPr="008264B2">
        <w:rPr>
          <w:rFonts w:ascii="Arial" w:hAnsi="Arial" w:cs="Arial"/>
        </w:rPr>
        <w:t>ZPNR</w:t>
      </w:r>
      <w:r>
        <w:rPr>
          <w:rFonts w:ascii="Arial" w:hAnsi="Arial" w:cs="Arial"/>
        </w:rPr>
        <w:t xml:space="preserve"> со статусом «Деблокировано», при этом дата потребности, должны быть внутри даты действия цены. </w:t>
      </w:r>
    </w:p>
    <w:p w14:paraId="3610D672" w14:textId="77777777" w:rsidR="00A723E2" w:rsidRDefault="00A723E2" w:rsidP="00A723E2">
      <w:pPr>
        <w:spacing w:line="276" w:lineRule="auto"/>
        <w:ind w:firstLine="360"/>
        <w:rPr>
          <w:rFonts w:ascii="Arial" w:hAnsi="Arial" w:cs="Arial"/>
          <w:color w:val="000000" w:themeColor="text1"/>
        </w:rPr>
      </w:pPr>
    </w:p>
    <w:p w14:paraId="3EFF9D85" w14:textId="77777777" w:rsidR="00A723E2" w:rsidRDefault="00A723E2" w:rsidP="00A723E2">
      <w:pPr>
        <w:spacing w:line="276" w:lineRule="auto"/>
        <w:ind w:firstLine="360"/>
        <w:rPr>
          <w:rFonts w:ascii="Arial" w:hAnsi="Arial" w:cs="Arial"/>
          <w:color w:val="000000" w:themeColor="text1"/>
        </w:rPr>
      </w:pPr>
      <w:r>
        <w:rPr>
          <w:rFonts w:ascii="Arial" w:hAnsi="Arial" w:cs="Arial"/>
          <w:color w:val="000000" w:themeColor="text1"/>
        </w:rPr>
        <w:t>Если вид условий не найден, то определяем цену в порядке приоритета, как:</w:t>
      </w:r>
    </w:p>
    <w:p w14:paraId="6F4AC371" w14:textId="77777777" w:rsidR="00A723E2" w:rsidRDefault="00A723E2" w:rsidP="00A723E2">
      <w:pPr>
        <w:spacing w:line="276" w:lineRule="auto"/>
        <w:ind w:firstLine="360"/>
        <w:rPr>
          <w:rFonts w:ascii="Arial" w:hAnsi="Arial" w:cs="Arial"/>
          <w:color w:val="000000" w:themeColor="text1"/>
        </w:rPr>
      </w:pPr>
    </w:p>
    <w:p w14:paraId="2238B4DF" w14:textId="77777777" w:rsidR="00A723E2" w:rsidRPr="002037F7" w:rsidRDefault="00A723E2" w:rsidP="005F6568">
      <w:pPr>
        <w:numPr>
          <w:ilvl w:val="0"/>
          <w:numId w:val="69"/>
        </w:numPr>
        <w:spacing w:after="240" w:line="276" w:lineRule="auto"/>
        <w:rPr>
          <w:rFonts w:ascii="Arial" w:hAnsi="Arial" w:cs="Arial"/>
        </w:rPr>
      </w:pPr>
      <w:r w:rsidRPr="002037F7">
        <w:rPr>
          <w:rFonts w:ascii="Arial" w:hAnsi="Arial" w:cs="Arial"/>
        </w:rPr>
        <w:t xml:space="preserve">Цена </w:t>
      </w:r>
      <w:r>
        <w:rPr>
          <w:rFonts w:ascii="Arial" w:hAnsi="Arial" w:cs="Arial"/>
        </w:rPr>
        <w:t>из действующего рамочного</w:t>
      </w:r>
      <w:r w:rsidRPr="002037F7">
        <w:rPr>
          <w:rFonts w:ascii="Arial" w:hAnsi="Arial" w:cs="Arial"/>
        </w:rPr>
        <w:t xml:space="preserve"> контракта</w:t>
      </w:r>
      <w:r>
        <w:rPr>
          <w:rFonts w:ascii="Arial" w:hAnsi="Arial" w:cs="Arial"/>
        </w:rPr>
        <w:t>. В случае, если валюта контракта отличается от рубля, то цена конвертируется в рубли по последнему плановому курсу, загруженному из системы АСКБ;</w:t>
      </w:r>
    </w:p>
    <w:p w14:paraId="747F9B5C" w14:textId="77777777" w:rsidR="00A723E2" w:rsidRDefault="00A723E2" w:rsidP="005F6568">
      <w:pPr>
        <w:widowControl w:val="0"/>
        <w:numPr>
          <w:ilvl w:val="0"/>
          <w:numId w:val="69"/>
        </w:numPr>
        <w:spacing w:after="100" w:afterAutospacing="1" w:line="276" w:lineRule="auto"/>
        <w:rPr>
          <w:rFonts w:ascii="Arial" w:hAnsi="Arial"/>
          <w:szCs w:val="24"/>
          <w:lang w:eastAsia="ru-RU"/>
        </w:rPr>
      </w:pPr>
      <w:r>
        <w:rPr>
          <w:rFonts w:ascii="Arial" w:hAnsi="Arial" w:cs="Arial"/>
          <w:szCs w:val="24"/>
          <w:lang w:eastAsia="ru-RU"/>
        </w:rPr>
        <w:t>Цена</w:t>
      </w:r>
      <w:r w:rsidRPr="002037F7">
        <w:rPr>
          <w:rFonts w:ascii="Arial" w:hAnsi="Arial"/>
          <w:szCs w:val="24"/>
          <w:lang w:eastAsia="ru-RU"/>
        </w:rPr>
        <w:t xml:space="preserve"> последн</w:t>
      </w:r>
      <w:r>
        <w:rPr>
          <w:rFonts w:ascii="Arial" w:hAnsi="Arial"/>
          <w:szCs w:val="24"/>
          <w:lang w:eastAsia="ru-RU"/>
        </w:rPr>
        <w:t xml:space="preserve">ей </w:t>
      </w:r>
      <w:r w:rsidRPr="002037F7">
        <w:rPr>
          <w:rFonts w:ascii="Arial" w:hAnsi="Arial"/>
          <w:szCs w:val="24"/>
          <w:lang w:eastAsia="ru-RU"/>
        </w:rPr>
        <w:t>зарегистрированн</w:t>
      </w:r>
      <w:r>
        <w:rPr>
          <w:rFonts w:ascii="Arial" w:hAnsi="Arial"/>
          <w:szCs w:val="24"/>
          <w:lang w:eastAsia="ru-RU"/>
        </w:rPr>
        <w:t>ой</w:t>
      </w:r>
      <w:r w:rsidRPr="002037F7">
        <w:rPr>
          <w:rFonts w:ascii="Arial" w:hAnsi="Arial"/>
          <w:szCs w:val="24"/>
          <w:lang w:eastAsia="ru-RU"/>
        </w:rPr>
        <w:t xml:space="preserve"> спецификаци</w:t>
      </w:r>
      <w:r>
        <w:rPr>
          <w:rFonts w:ascii="Arial" w:hAnsi="Arial"/>
          <w:szCs w:val="24"/>
          <w:lang w:eastAsia="ru-RU"/>
        </w:rPr>
        <w:t xml:space="preserve">и </w:t>
      </w:r>
      <w:r w:rsidRPr="002037F7">
        <w:rPr>
          <w:rFonts w:ascii="Arial" w:hAnsi="Arial"/>
          <w:szCs w:val="24"/>
          <w:lang w:eastAsia="ru-RU"/>
        </w:rPr>
        <w:t>в</w:t>
      </w:r>
      <w:r>
        <w:rPr>
          <w:rFonts w:ascii="Arial" w:hAnsi="Arial"/>
          <w:szCs w:val="24"/>
          <w:lang w:eastAsia="ru-RU"/>
        </w:rPr>
        <w:t xml:space="preserve"> течение последних 2-х лет, предшествующих планируемому году. </w:t>
      </w:r>
    </w:p>
    <w:p w14:paraId="5E781C25" w14:textId="77777777" w:rsidR="00A723E2" w:rsidRDefault="00A723E2" w:rsidP="00A723E2">
      <w:pPr>
        <w:widowControl w:val="0"/>
        <w:spacing w:after="100" w:afterAutospacing="1" w:line="276" w:lineRule="auto"/>
        <w:ind w:left="1068"/>
        <w:rPr>
          <w:rFonts w:ascii="Arial" w:hAnsi="Arial"/>
          <w:szCs w:val="24"/>
          <w:lang w:eastAsia="ru-RU"/>
        </w:rPr>
      </w:pPr>
      <w:r>
        <w:rPr>
          <w:rFonts w:ascii="Arial" w:hAnsi="Arial"/>
          <w:szCs w:val="24"/>
          <w:lang w:eastAsia="ru-RU"/>
        </w:rPr>
        <w:t>Если найдена цена в рамках второго года, предшествующего планируемому, то применяется следующая формула расчета цены:</w:t>
      </w:r>
    </w:p>
    <w:p w14:paraId="40DC9DDE" w14:textId="77777777" w:rsidR="00A723E2" w:rsidRDefault="00A723E2" w:rsidP="00A723E2">
      <w:pPr>
        <w:pStyle w:val="10"/>
        <w:keepNext w:val="0"/>
        <w:keepLines w:val="0"/>
        <w:numPr>
          <w:ilvl w:val="0"/>
          <w:numId w:val="0"/>
        </w:numPr>
        <w:jc w:val="center"/>
      </w:pPr>
      <w:r>
        <w:rPr>
          <w:rFonts w:cs="Arial"/>
        </w:rPr>
        <w:t>PЦ = (ЦД</w:t>
      </w:r>
      <w:r w:rsidR="00626BCD" w:rsidRPr="0056499A">
        <w:t>●</w:t>
      </w:r>
      <w:r w:rsidR="00626BCD">
        <w:rPr>
          <w:rFonts w:cs="Arial"/>
        </w:rPr>
        <w:t xml:space="preserve"> ПК</w:t>
      </w:r>
      <w:r>
        <w:rPr>
          <w:rFonts w:cs="Arial"/>
        </w:rPr>
        <w:t xml:space="preserve">) </w:t>
      </w:r>
      <w:r w:rsidRPr="0056499A">
        <w:t>●</w:t>
      </w:r>
      <w:r>
        <w:t xml:space="preserve"> (1+ИИ</w:t>
      </w:r>
      <w:r>
        <w:rPr>
          <w:sz w:val="18"/>
          <w:szCs w:val="18"/>
        </w:rPr>
        <w:t xml:space="preserve">1 </w:t>
      </w:r>
      <w:r w:rsidRPr="0056499A">
        <w:t>●</w:t>
      </w:r>
      <w:r>
        <w:t xml:space="preserve"> </w:t>
      </w:r>
      <w:r w:rsidRPr="00212975">
        <w:t>КИ</w:t>
      </w:r>
      <w:r>
        <w:t xml:space="preserve">) </w:t>
      </w:r>
      <w:r w:rsidRPr="0056499A">
        <w:t>●</w:t>
      </w:r>
      <w:r>
        <w:t xml:space="preserve"> (1+ИИ</w:t>
      </w:r>
      <w:r>
        <w:rPr>
          <w:sz w:val="18"/>
          <w:szCs w:val="18"/>
        </w:rPr>
        <w:t>2</w:t>
      </w:r>
      <w:r>
        <w:t>)</w:t>
      </w:r>
      <w:r w:rsidRPr="00717826">
        <w:t xml:space="preserve"> </w:t>
      </w:r>
      <w:r w:rsidRPr="0056499A">
        <w:t>●</w:t>
      </w:r>
      <w:r>
        <w:t xml:space="preserve"> (1+ИИ</w:t>
      </w:r>
      <w:r>
        <w:rPr>
          <w:sz w:val="18"/>
          <w:szCs w:val="18"/>
        </w:rPr>
        <w:t>3</w:t>
      </w:r>
      <w:r>
        <w:t>), где</w:t>
      </w:r>
    </w:p>
    <w:p w14:paraId="6AA13319" w14:textId="77777777" w:rsidR="00A723E2" w:rsidRDefault="00A723E2" w:rsidP="00A723E2">
      <w:pPr>
        <w:widowControl w:val="0"/>
        <w:spacing w:after="100" w:afterAutospacing="1" w:line="276" w:lineRule="auto"/>
        <w:ind w:left="1068"/>
        <w:rPr>
          <w:rFonts w:ascii="Arial" w:hAnsi="Arial"/>
          <w:szCs w:val="24"/>
          <w:lang w:eastAsia="ru-RU"/>
        </w:rPr>
      </w:pPr>
      <w:r>
        <w:rPr>
          <w:rFonts w:ascii="Arial" w:hAnsi="Arial"/>
          <w:szCs w:val="24"/>
          <w:lang w:eastAsia="ru-RU"/>
        </w:rPr>
        <w:t xml:space="preserve">  ЦД – цена найденного договора в рублях;</w:t>
      </w:r>
    </w:p>
    <w:p w14:paraId="45324409" w14:textId="77777777" w:rsidR="00626BCD" w:rsidRDefault="00626BCD" w:rsidP="00A723E2">
      <w:pPr>
        <w:widowControl w:val="0"/>
        <w:spacing w:after="100" w:afterAutospacing="1" w:line="276" w:lineRule="auto"/>
        <w:ind w:left="1068"/>
        <w:rPr>
          <w:rFonts w:ascii="Arial" w:hAnsi="Arial"/>
          <w:szCs w:val="24"/>
          <w:lang w:eastAsia="ru-RU"/>
        </w:rPr>
      </w:pPr>
      <w:r w:rsidRPr="00030BB6">
        <w:rPr>
          <w:rFonts w:ascii="Arial" w:hAnsi="Arial"/>
          <w:szCs w:val="24"/>
          <w:lang w:eastAsia="ru-RU"/>
        </w:rPr>
        <w:t>ПК – плановый курс для пересчета в рубли (применяется если цена договора в валюте отличной от рубля)</w:t>
      </w:r>
      <w:r>
        <w:rPr>
          <w:rFonts w:ascii="Arial" w:hAnsi="Arial"/>
          <w:szCs w:val="24"/>
          <w:lang w:eastAsia="ru-RU"/>
        </w:rPr>
        <w:t>;</w:t>
      </w:r>
    </w:p>
    <w:p w14:paraId="3468F412" w14:textId="77777777" w:rsidR="00A723E2" w:rsidRDefault="00A723E2" w:rsidP="00A723E2">
      <w:pPr>
        <w:widowControl w:val="0"/>
        <w:spacing w:after="100" w:afterAutospacing="1" w:line="276" w:lineRule="auto"/>
        <w:ind w:left="1068"/>
        <w:rPr>
          <w:rFonts w:ascii="Arial" w:hAnsi="Arial"/>
          <w:szCs w:val="24"/>
          <w:lang w:eastAsia="ru-RU"/>
        </w:rPr>
      </w:pPr>
      <w:r>
        <w:rPr>
          <w:rFonts w:ascii="Arial" w:hAnsi="Arial"/>
          <w:szCs w:val="24"/>
          <w:lang w:eastAsia="ru-RU"/>
        </w:rPr>
        <w:t xml:space="preserve">  </w:t>
      </w:r>
      <w:r w:rsidRPr="00212975">
        <w:rPr>
          <w:rFonts w:ascii="Arial" w:hAnsi="Arial"/>
          <w:szCs w:val="24"/>
          <w:lang w:eastAsia="ru-RU"/>
        </w:rPr>
        <w:t>ИИ</w:t>
      </w:r>
      <w:r w:rsidRPr="00212975">
        <w:rPr>
          <w:rFonts w:ascii="Arial" w:hAnsi="Arial"/>
          <w:sz w:val="18"/>
          <w:szCs w:val="18"/>
          <w:lang w:eastAsia="ru-RU"/>
        </w:rPr>
        <w:t>1</w:t>
      </w:r>
      <w:r w:rsidRPr="00212975">
        <w:rPr>
          <w:rFonts w:ascii="Arial" w:hAnsi="Arial"/>
          <w:szCs w:val="24"/>
          <w:lang w:eastAsia="ru-RU"/>
        </w:rPr>
        <w:t xml:space="preserve"> </w:t>
      </w:r>
      <w:r>
        <w:rPr>
          <w:rFonts w:ascii="Arial" w:hAnsi="Arial"/>
          <w:szCs w:val="24"/>
          <w:lang w:eastAsia="ru-RU"/>
        </w:rPr>
        <w:t>– индекс инфляции планируемого года;</w:t>
      </w:r>
    </w:p>
    <w:p w14:paraId="39683879" w14:textId="77777777" w:rsidR="00A723E2" w:rsidRDefault="00A723E2" w:rsidP="00A723E2">
      <w:pPr>
        <w:widowControl w:val="0"/>
        <w:spacing w:after="100" w:afterAutospacing="1" w:line="276" w:lineRule="auto"/>
        <w:ind w:left="1068"/>
        <w:rPr>
          <w:rFonts w:ascii="Arial" w:hAnsi="Arial"/>
          <w:szCs w:val="24"/>
          <w:lang w:eastAsia="ru-RU"/>
        </w:rPr>
      </w:pPr>
      <w:r>
        <w:rPr>
          <w:rFonts w:ascii="Arial" w:hAnsi="Arial"/>
          <w:szCs w:val="24"/>
          <w:lang w:eastAsia="ru-RU"/>
        </w:rPr>
        <w:t xml:space="preserve">  </w:t>
      </w:r>
      <w:r w:rsidRPr="00FC2AB4">
        <w:rPr>
          <w:rFonts w:ascii="Arial" w:hAnsi="Arial"/>
          <w:szCs w:val="24"/>
          <w:lang w:eastAsia="ru-RU"/>
        </w:rPr>
        <w:t xml:space="preserve">КИ </w:t>
      </w:r>
      <w:r>
        <w:rPr>
          <w:rFonts w:ascii="Arial" w:hAnsi="Arial"/>
          <w:szCs w:val="24"/>
          <w:lang w:eastAsia="ru-RU"/>
        </w:rPr>
        <w:t>– корректировка индекса инфляции планируемого года;</w:t>
      </w:r>
    </w:p>
    <w:p w14:paraId="6E4B3CF1" w14:textId="77777777" w:rsidR="00A723E2" w:rsidRDefault="00A723E2" w:rsidP="00A723E2">
      <w:pPr>
        <w:widowControl w:val="0"/>
        <w:spacing w:after="100" w:afterAutospacing="1" w:line="276" w:lineRule="auto"/>
        <w:ind w:left="1068"/>
        <w:rPr>
          <w:rFonts w:ascii="Arial" w:hAnsi="Arial"/>
          <w:szCs w:val="24"/>
          <w:lang w:eastAsia="ru-RU"/>
        </w:rPr>
      </w:pPr>
      <w:r>
        <w:rPr>
          <w:rFonts w:ascii="Arial" w:hAnsi="Arial"/>
          <w:szCs w:val="24"/>
          <w:lang w:eastAsia="ru-RU"/>
        </w:rPr>
        <w:t xml:space="preserve">  ИИ</w:t>
      </w:r>
      <w:r w:rsidRPr="00212975">
        <w:rPr>
          <w:rFonts w:ascii="Arial" w:hAnsi="Arial"/>
          <w:sz w:val="18"/>
          <w:szCs w:val="18"/>
          <w:lang w:eastAsia="ru-RU"/>
        </w:rPr>
        <w:t>2</w:t>
      </w:r>
      <w:r>
        <w:rPr>
          <w:rFonts w:ascii="Arial" w:hAnsi="Arial"/>
          <w:szCs w:val="24"/>
          <w:lang w:eastAsia="ru-RU"/>
        </w:rPr>
        <w:t>– индекс инфляции года, предшествующего планируемому;</w:t>
      </w:r>
    </w:p>
    <w:p w14:paraId="576DD239" w14:textId="77777777" w:rsidR="00A723E2" w:rsidRDefault="00A723E2" w:rsidP="00A723E2">
      <w:pPr>
        <w:widowControl w:val="0"/>
        <w:spacing w:after="100" w:afterAutospacing="1" w:line="276" w:lineRule="auto"/>
        <w:ind w:left="1068"/>
        <w:rPr>
          <w:rFonts w:ascii="Arial" w:hAnsi="Arial"/>
          <w:szCs w:val="24"/>
          <w:lang w:eastAsia="ru-RU"/>
        </w:rPr>
      </w:pPr>
      <w:r w:rsidRPr="00212975">
        <w:rPr>
          <w:rFonts w:ascii="Arial" w:hAnsi="Arial"/>
          <w:szCs w:val="24"/>
          <w:lang w:eastAsia="ru-RU"/>
        </w:rPr>
        <w:t xml:space="preserve">  ИИ</w:t>
      </w:r>
      <w:r w:rsidRPr="00212975">
        <w:rPr>
          <w:rFonts w:ascii="Arial" w:hAnsi="Arial"/>
          <w:sz w:val="18"/>
          <w:szCs w:val="18"/>
          <w:lang w:eastAsia="ru-RU"/>
        </w:rPr>
        <w:t>3</w:t>
      </w:r>
      <w:r w:rsidRPr="00212975">
        <w:rPr>
          <w:rFonts w:ascii="Arial" w:hAnsi="Arial"/>
          <w:szCs w:val="24"/>
          <w:lang w:eastAsia="ru-RU"/>
        </w:rPr>
        <w:t xml:space="preserve"> </w:t>
      </w:r>
      <w:r>
        <w:rPr>
          <w:rFonts w:ascii="Arial" w:hAnsi="Arial"/>
          <w:szCs w:val="24"/>
          <w:lang w:eastAsia="ru-RU"/>
        </w:rPr>
        <w:t>– индекс инфляции 2-го года, предшествующего планируемому;</w:t>
      </w:r>
    </w:p>
    <w:p w14:paraId="2B26CB78" w14:textId="77777777" w:rsidR="00A723E2" w:rsidRDefault="00A723E2" w:rsidP="00A723E2">
      <w:pPr>
        <w:widowControl w:val="0"/>
        <w:spacing w:after="100" w:afterAutospacing="1" w:line="276" w:lineRule="auto"/>
        <w:ind w:left="1068"/>
        <w:rPr>
          <w:rFonts w:ascii="Arial" w:hAnsi="Arial"/>
          <w:szCs w:val="24"/>
          <w:lang w:eastAsia="ru-RU"/>
        </w:rPr>
      </w:pPr>
      <w:r>
        <w:rPr>
          <w:rFonts w:ascii="Arial" w:hAnsi="Arial"/>
          <w:szCs w:val="24"/>
          <w:lang w:eastAsia="ru-RU"/>
        </w:rPr>
        <w:t>Если найдена цена в рамках первого года, предшествующего планируемому, то применяется следующая формула расчета цены:</w:t>
      </w:r>
    </w:p>
    <w:p w14:paraId="0A58909D" w14:textId="77777777" w:rsidR="00A723E2" w:rsidRDefault="00A723E2" w:rsidP="00A723E2">
      <w:pPr>
        <w:pStyle w:val="10"/>
        <w:keepNext w:val="0"/>
        <w:keepLines w:val="0"/>
        <w:numPr>
          <w:ilvl w:val="0"/>
          <w:numId w:val="0"/>
        </w:numPr>
        <w:jc w:val="center"/>
      </w:pPr>
      <w:r>
        <w:rPr>
          <w:rFonts w:cs="Arial"/>
        </w:rPr>
        <w:t xml:space="preserve">PЦ = (ЦД </w:t>
      </w:r>
      <w:r w:rsidRPr="0056499A">
        <w:t>●</w:t>
      </w:r>
      <w:r>
        <w:rPr>
          <w:rFonts w:cs="Arial"/>
        </w:rPr>
        <w:t xml:space="preserve"> ПК) </w:t>
      </w:r>
      <w:r w:rsidRPr="0056499A">
        <w:t>●</w:t>
      </w:r>
      <w:r>
        <w:t xml:space="preserve"> (1+ИИ</w:t>
      </w:r>
      <w:r>
        <w:rPr>
          <w:sz w:val="18"/>
          <w:szCs w:val="18"/>
        </w:rPr>
        <w:t xml:space="preserve">1 </w:t>
      </w:r>
      <w:r w:rsidRPr="0056499A">
        <w:t>●</w:t>
      </w:r>
      <w:r>
        <w:t xml:space="preserve"> </w:t>
      </w:r>
      <w:r w:rsidRPr="00D35244">
        <w:t>КИ</w:t>
      </w:r>
      <w:r>
        <w:t xml:space="preserve">) </w:t>
      </w:r>
      <w:r w:rsidRPr="0056499A">
        <w:t>●</w:t>
      </w:r>
      <w:r>
        <w:t xml:space="preserve"> (1+ИИ</w:t>
      </w:r>
      <w:r>
        <w:rPr>
          <w:sz w:val="18"/>
          <w:szCs w:val="18"/>
        </w:rPr>
        <w:t>2</w:t>
      </w:r>
      <w:r>
        <w:t>), где</w:t>
      </w:r>
    </w:p>
    <w:p w14:paraId="02B09E99" w14:textId="77777777" w:rsidR="00A723E2" w:rsidRDefault="00A723E2" w:rsidP="00A723E2">
      <w:pPr>
        <w:widowControl w:val="0"/>
        <w:spacing w:after="100" w:afterAutospacing="1" w:line="276" w:lineRule="auto"/>
        <w:ind w:left="1068"/>
        <w:rPr>
          <w:rFonts w:ascii="Arial" w:hAnsi="Arial"/>
          <w:szCs w:val="24"/>
          <w:lang w:eastAsia="ru-RU"/>
        </w:rPr>
      </w:pPr>
      <w:r>
        <w:rPr>
          <w:rFonts w:ascii="Arial" w:hAnsi="Arial"/>
          <w:szCs w:val="24"/>
          <w:lang w:eastAsia="ru-RU"/>
        </w:rPr>
        <w:t xml:space="preserve">  ЦД – цена найденного договора в рублях;</w:t>
      </w:r>
    </w:p>
    <w:p w14:paraId="4CC0F29A" w14:textId="77777777" w:rsidR="00626BCD" w:rsidRDefault="00626BCD" w:rsidP="00A723E2">
      <w:pPr>
        <w:widowControl w:val="0"/>
        <w:spacing w:after="100" w:afterAutospacing="1" w:line="276" w:lineRule="auto"/>
        <w:ind w:left="1068"/>
        <w:rPr>
          <w:rFonts w:ascii="Arial" w:hAnsi="Arial"/>
          <w:szCs w:val="24"/>
          <w:lang w:eastAsia="ru-RU"/>
        </w:rPr>
      </w:pPr>
      <w:r w:rsidRPr="00030BB6">
        <w:rPr>
          <w:rFonts w:ascii="Arial" w:hAnsi="Arial"/>
          <w:szCs w:val="24"/>
          <w:lang w:eastAsia="ru-RU"/>
        </w:rPr>
        <w:lastRenderedPageBreak/>
        <w:t>ПК – плановый курс для пересчета в рубли (применяется если цена договора в валюте отличной от рубля)</w:t>
      </w:r>
      <w:r>
        <w:rPr>
          <w:rFonts w:ascii="Arial" w:hAnsi="Arial"/>
          <w:szCs w:val="24"/>
          <w:lang w:eastAsia="ru-RU"/>
        </w:rPr>
        <w:t>;</w:t>
      </w:r>
    </w:p>
    <w:p w14:paraId="2127DF6E" w14:textId="77777777" w:rsidR="00A723E2" w:rsidRDefault="00A723E2" w:rsidP="00A723E2">
      <w:pPr>
        <w:widowControl w:val="0"/>
        <w:spacing w:after="100" w:afterAutospacing="1" w:line="276" w:lineRule="auto"/>
        <w:ind w:left="1068"/>
        <w:rPr>
          <w:rFonts w:ascii="Arial" w:hAnsi="Arial"/>
          <w:szCs w:val="24"/>
          <w:lang w:eastAsia="ru-RU"/>
        </w:rPr>
      </w:pPr>
      <w:r>
        <w:rPr>
          <w:rFonts w:ascii="Arial" w:hAnsi="Arial"/>
          <w:szCs w:val="24"/>
          <w:lang w:eastAsia="ru-RU"/>
        </w:rPr>
        <w:t xml:space="preserve">  </w:t>
      </w:r>
      <w:r w:rsidRPr="00D35244">
        <w:rPr>
          <w:rFonts w:ascii="Arial" w:hAnsi="Arial"/>
          <w:szCs w:val="24"/>
          <w:lang w:eastAsia="ru-RU"/>
        </w:rPr>
        <w:t>ИИ</w:t>
      </w:r>
      <w:r w:rsidRPr="00D35244">
        <w:rPr>
          <w:rFonts w:ascii="Arial" w:hAnsi="Arial"/>
          <w:sz w:val="18"/>
          <w:szCs w:val="18"/>
          <w:lang w:eastAsia="ru-RU"/>
        </w:rPr>
        <w:t>1</w:t>
      </w:r>
      <w:r w:rsidRPr="00D35244">
        <w:rPr>
          <w:rFonts w:ascii="Arial" w:hAnsi="Arial"/>
          <w:szCs w:val="24"/>
          <w:lang w:eastAsia="ru-RU"/>
        </w:rPr>
        <w:t xml:space="preserve"> </w:t>
      </w:r>
      <w:r>
        <w:rPr>
          <w:rFonts w:ascii="Arial" w:hAnsi="Arial"/>
          <w:szCs w:val="24"/>
          <w:lang w:eastAsia="ru-RU"/>
        </w:rPr>
        <w:t>– индекс инфляции планируемого года;</w:t>
      </w:r>
    </w:p>
    <w:p w14:paraId="11B35582" w14:textId="77777777" w:rsidR="00A723E2" w:rsidRDefault="00A723E2" w:rsidP="00A723E2">
      <w:pPr>
        <w:widowControl w:val="0"/>
        <w:spacing w:after="100" w:afterAutospacing="1" w:line="276" w:lineRule="auto"/>
        <w:ind w:left="1068"/>
        <w:rPr>
          <w:rFonts w:ascii="Arial" w:hAnsi="Arial"/>
          <w:szCs w:val="24"/>
          <w:lang w:eastAsia="ru-RU"/>
        </w:rPr>
      </w:pPr>
      <w:r>
        <w:rPr>
          <w:rFonts w:ascii="Arial" w:hAnsi="Arial"/>
          <w:szCs w:val="24"/>
          <w:lang w:eastAsia="ru-RU"/>
        </w:rPr>
        <w:t xml:space="preserve">  </w:t>
      </w:r>
      <w:r w:rsidRPr="00FC2AB4">
        <w:rPr>
          <w:rFonts w:ascii="Arial" w:hAnsi="Arial"/>
          <w:szCs w:val="24"/>
          <w:lang w:eastAsia="ru-RU"/>
        </w:rPr>
        <w:t xml:space="preserve">КИ </w:t>
      </w:r>
      <w:r>
        <w:rPr>
          <w:rFonts w:ascii="Arial" w:hAnsi="Arial"/>
          <w:szCs w:val="24"/>
          <w:lang w:eastAsia="ru-RU"/>
        </w:rPr>
        <w:t>– корректировка индекса инфляции планируемого года;</w:t>
      </w:r>
    </w:p>
    <w:p w14:paraId="27E407D6" w14:textId="77777777" w:rsidR="00A723E2" w:rsidRPr="002037F7" w:rsidRDefault="00A723E2" w:rsidP="00A723E2">
      <w:pPr>
        <w:widowControl w:val="0"/>
        <w:spacing w:after="100" w:afterAutospacing="1" w:line="276" w:lineRule="auto"/>
        <w:ind w:left="1068"/>
        <w:rPr>
          <w:rFonts w:ascii="Arial" w:hAnsi="Arial"/>
          <w:szCs w:val="24"/>
          <w:lang w:eastAsia="ru-RU"/>
        </w:rPr>
      </w:pPr>
      <w:r>
        <w:rPr>
          <w:rFonts w:ascii="Arial" w:hAnsi="Arial"/>
          <w:szCs w:val="24"/>
          <w:lang w:eastAsia="ru-RU"/>
        </w:rPr>
        <w:t xml:space="preserve">  ИИ</w:t>
      </w:r>
      <w:r w:rsidRPr="00D35244">
        <w:rPr>
          <w:rFonts w:ascii="Arial" w:hAnsi="Arial"/>
          <w:sz w:val="18"/>
          <w:szCs w:val="18"/>
          <w:lang w:eastAsia="ru-RU"/>
        </w:rPr>
        <w:t>2</w:t>
      </w:r>
      <w:r>
        <w:rPr>
          <w:rFonts w:ascii="Arial" w:hAnsi="Arial"/>
          <w:szCs w:val="24"/>
          <w:lang w:eastAsia="ru-RU"/>
        </w:rPr>
        <w:t>– индекс инфляции года, предшествующего планируемому;</w:t>
      </w:r>
      <w:r w:rsidRPr="00212975">
        <w:rPr>
          <w:rFonts w:ascii="Arial" w:hAnsi="Arial"/>
          <w:szCs w:val="24"/>
          <w:lang w:eastAsia="ru-RU"/>
        </w:rPr>
        <w:t xml:space="preserve">  </w:t>
      </w:r>
    </w:p>
    <w:p w14:paraId="720D6BA4" w14:textId="77777777" w:rsidR="00A723E2" w:rsidRPr="00462C23" w:rsidRDefault="00A723E2" w:rsidP="005F6568">
      <w:pPr>
        <w:widowControl w:val="0"/>
        <w:numPr>
          <w:ilvl w:val="0"/>
          <w:numId w:val="69"/>
        </w:numPr>
        <w:spacing w:after="100" w:afterAutospacing="1" w:line="276" w:lineRule="auto"/>
        <w:rPr>
          <w:rFonts w:ascii="Arial" w:hAnsi="Arial"/>
          <w:szCs w:val="24"/>
          <w:lang w:eastAsia="ru-RU"/>
        </w:rPr>
      </w:pPr>
      <w:r w:rsidRPr="002037F7">
        <w:rPr>
          <w:rFonts w:ascii="Arial" w:hAnsi="Arial" w:cs="Arial"/>
          <w:szCs w:val="24"/>
          <w:lang w:eastAsia="ru-RU"/>
        </w:rPr>
        <w:t>Плановая цена предыдущего периода, скорректированная на индекс инфляции</w:t>
      </w:r>
      <w:r>
        <w:rPr>
          <w:rFonts w:ascii="Arial" w:hAnsi="Arial" w:cs="Arial"/>
          <w:szCs w:val="24"/>
          <w:lang w:eastAsia="ru-RU"/>
        </w:rPr>
        <w:t>, с учетом корректировки индекса инфляции</w:t>
      </w:r>
      <w:r w:rsidRPr="002037F7">
        <w:rPr>
          <w:rFonts w:ascii="Arial" w:hAnsi="Arial" w:cs="Arial"/>
          <w:szCs w:val="24"/>
          <w:lang w:eastAsia="ru-RU"/>
        </w:rPr>
        <w:t>.</w:t>
      </w:r>
      <w:r w:rsidRPr="002037F7">
        <w:rPr>
          <w:rFonts w:ascii="Arial" w:hAnsi="Arial"/>
          <w:szCs w:val="24"/>
          <w:lang w:eastAsia="ru-RU"/>
        </w:rPr>
        <w:t xml:space="preserve"> </w:t>
      </w:r>
    </w:p>
    <w:p w14:paraId="07E756B0" w14:textId="77777777" w:rsidR="00A723E2" w:rsidRDefault="00A723E2" w:rsidP="005F6568">
      <w:pPr>
        <w:widowControl w:val="0"/>
        <w:numPr>
          <w:ilvl w:val="0"/>
          <w:numId w:val="69"/>
        </w:numPr>
        <w:spacing w:after="100" w:afterAutospacing="1" w:line="276" w:lineRule="auto"/>
        <w:rPr>
          <w:rFonts w:ascii="Arial" w:hAnsi="Arial"/>
          <w:szCs w:val="24"/>
          <w:lang w:eastAsia="ru-RU"/>
        </w:rPr>
      </w:pPr>
      <w:r>
        <w:rPr>
          <w:rFonts w:ascii="Arial" w:hAnsi="Arial"/>
          <w:szCs w:val="24"/>
          <w:lang w:eastAsia="ru-RU"/>
        </w:rPr>
        <w:t xml:space="preserve">Стандартная цена из кода ЕК МТР. </w:t>
      </w:r>
    </w:p>
    <w:p w14:paraId="50F544D3" w14:textId="77777777" w:rsidR="00A723E2" w:rsidRDefault="00A723E2" w:rsidP="00A723E2">
      <w:pPr>
        <w:widowControl w:val="0"/>
        <w:spacing w:after="100" w:afterAutospacing="1" w:line="276" w:lineRule="auto"/>
        <w:ind w:firstLine="708"/>
        <w:rPr>
          <w:rFonts w:ascii="Arial" w:hAnsi="Arial"/>
          <w:szCs w:val="24"/>
          <w:lang w:eastAsia="ru-RU"/>
        </w:rPr>
      </w:pPr>
      <w:r w:rsidRPr="003C6ABF">
        <w:rPr>
          <w:rFonts w:ascii="Arial" w:hAnsi="Arial"/>
          <w:szCs w:val="24"/>
          <w:lang w:eastAsia="ru-RU"/>
        </w:rPr>
        <w:t>Найденную цену записываем в поле «Цена», и устанавливаем индикатор «Расчётная». Индикатор добавляем в документы потребности (заявка на списание, ТОРО-заказ, ОСГ) на экран содержащий поле «Цена».</w:t>
      </w:r>
    </w:p>
    <w:p w14:paraId="6C5E36E7" w14:textId="77777777" w:rsidR="00A723E2" w:rsidRPr="003C6ABF" w:rsidRDefault="00A723E2" w:rsidP="00A723E2">
      <w:pPr>
        <w:widowControl w:val="0"/>
        <w:spacing w:after="100" w:afterAutospacing="1" w:line="276" w:lineRule="auto"/>
        <w:ind w:firstLine="708"/>
        <w:rPr>
          <w:rFonts w:ascii="Arial" w:hAnsi="Arial"/>
          <w:szCs w:val="24"/>
          <w:lang w:eastAsia="ru-RU"/>
        </w:rPr>
      </w:pPr>
      <w:r>
        <w:rPr>
          <w:rFonts w:ascii="Arial" w:hAnsi="Arial" w:cs="Arial"/>
        </w:rPr>
        <w:t xml:space="preserve">В момент деблокирования потребности (ТОРО-заказа, заявки на списания, ОСГ) проверять, что в потребности отсутствуют позиции, для который цена установлена с индикатором «Расчётная». Если позиции с расчетной ценой присутствуют в потребности, то выдавать предупреждающее сообщение «Деблокирование невозможно, потребность содержит расчётные цены».  </w:t>
      </w:r>
    </w:p>
    <w:p w14:paraId="756D3D77" w14:textId="77777777" w:rsidR="00A723E2" w:rsidRPr="003C6ABF" w:rsidRDefault="00A723E2" w:rsidP="00A723E2">
      <w:pPr>
        <w:pStyle w:val="afa"/>
        <w:ind w:left="1068"/>
        <w:rPr>
          <w:rFonts w:ascii="Arial" w:hAnsi="Arial" w:cs="Arial"/>
          <w:color w:val="000000"/>
          <w:u w:val="single"/>
        </w:rPr>
      </w:pPr>
      <w:r w:rsidRPr="003C6ABF">
        <w:rPr>
          <w:rFonts w:ascii="Arial" w:hAnsi="Arial" w:cs="Arial"/>
          <w:color w:val="000000"/>
          <w:u w:val="single"/>
        </w:rPr>
        <w:t>Выходные результаты:</w:t>
      </w:r>
    </w:p>
    <w:p w14:paraId="7ADC00AD" w14:textId="77777777" w:rsidR="00A723E2" w:rsidRDefault="00A723E2" w:rsidP="00A723E2">
      <w:pPr>
        <w:widowControl w:val="0"/>
        <w:spacing w:after="100" w:afterAutospacing="1" w:line="276" w:lineRule="auto"/>
        <w:ind w:firstLine="708"/>
        <w:rPr>
          <w:rFonts w:ascii="Arial" w:hAnsi="Arial"/>
          <w:szCs w:val="24"/>
          <w:lang w:eastAsia="ru-RU"/>
        </w:rPr>
      </w:pPr>
      <w:r>
        <w:rPr>
          <w:rFonts w:ascii="Arial" w:hAnsi="Arial"/>
          <w:szCs w:val="24"/>
          <w:lang w:eastAsia="ru-RU"/>
        </w:rPr>
        <w:t xml:space="preserve">Цена в потребности, если цена была </w:t>
      </w:r>
      <w:r>
        <w:rPr>
          <w:rFonts w:ascii="Arial" w:hAnsi="Arial" w:cs="Arial"/>
        </w:rPr>
        <w:t>автоматически рассчитана на основании текущих данных, то проставлен индикатор «Расчетная».</w:t>
      </w:r>
    </w:p>
    <w:p w14:paraId="6512F630" w14:textId="77777777" w:rsidR="00A723E2" w:rsidRPr="007003FF" w:rsidRDefault="00A723E2" w:rsidP="00A723E2">
      <w:pPr>
        <w:ind w:firstLine="708"/>
        <w:rPr>
          <w:rFonts w:ascii="Arial" w:hAnsi="Arial" w:cs="Arial"/>
          <w:color w:val="000000"/>
          <w:u w:val="single"/>
        </w:rPr>
      </w:pPr>
      <w:r w:rsidRPr="007003FF">
        <w:rPr>
          <w:rFonts w:ascii="Arial" w:hAnsi="Arial" w:cs="Arial"/>
          <w:color w:val="000000"/>
          <w:u w:val="single"/>
        </w:rPr>
        <w:t>Технические инструменты реализации:</w:t>
      </w:r>
    </w:p>
    <w:p w14:paraId="237B8DB2" w14:textId="77777777" w:rsidR="00A723E2" w:rsidRDefault="00A723E2" w:rsidP="00A723E2">
      <w:pPr>
        <w:widowControl w:val="0"/>
        <w:spacing w:after="100" w:afterAutospacing="1" w:line="276" w:lineRule="auto"/>
        <w:rPr>
          <w:rFonts w:ascii="Arial" w:hAnsi="Arial" w:cs="Arial"/>
        </w:rPr>
      </w:pPr>
      <w:r>
        <w:rPr>
          <w:rFonts w:ascii="Arial" w:hAnsi="Arial"/>
          <w:szCs w:val="24"/>
          <w:lang w:eastAsia="ru-RU"/>
        </w:rPr>
        <w:t>Расширение объектов заявка ММ, ТОРО-заказ, ОСГ.</w:t>
      </w:r>
      <w:r>
        <w:rPr>
          <w:rFonts w:ascii="Arial" w:hAnsi="Arial" w:cs="Arial"/>
        </w:rPr>
        <w:t xml:space="preserve"> </w:t>
      </w:r>
    </w:p>
    <w:p w14:paraId="55F79B9D" w14:textId="77777777" w:rsidR="00321016" w:rsidRDefault="00321016" w:rsidP="00D30A9A">
      <w:pPr>
        <w:spacing w:after="240" w:line="276" w:lineRule="auto"/>
        <w:ind w:firstLine="567"/>
        <w:rPr>
          <w:rFonts w:ascii="Arial" w:hAnsi="Arial" w:cs="Arial"/>
        </w:rPr>
      </w:pPr>
    </w:p>
    <w:p w14:paraId="1719A77C" w14:textId="77777777" w:rsidR="00321016" w:rsidRPr="00D30A9A" w:rsidRDefault="00293EBE" w:rsidP="00590100">
      <w:pPr>
        <w:pStyle w:val="3"/>
      </w:pPr>
      <w:bookmarkStart w:id="1598" w:name="_Toc527633278"/>
      <w:r w:rsidRPr="00293EBE">
        <w:t>Описание разработки «Управление запросами на корректировку»</w:t>
      </w:r>
      <w:bookmarkEnd w:id="1598"/>
    </w:p>
    <w:p w14:paraId="4E3B0488" w14:textId="77777777" w:rsidR="00321016" w:rsidRDefault="00321016" w:rsidP="00321016">
      <w:pPr>
        <w:rPr>
          <w:rFonts w:eastAsiaTheme="majorEastAsia"/>
        </w:rPr>
      </w:pPr>
    </w:p>
    <w:p w14:paraId="4929AFFF" w14:textId="77777777" w:rsidR="00293EBE" w:rsidRPr="00293EBE" w:rsidRDefault="00293EBE" w:rsidP="00293EBE">
      <w:pPr>
        <w:spacing w:after="240" w:line="276" w:lineRule="auto"/>
        <w:ind w:firstLine="567"/>
        <w:rPr>
          <w:rFonts w:ascii="Arial" w:hAnsi="Arial" w:cs="Arial"/>
          <w:u w:val="single"/>
        </w:rPr>
      </w:pPr>
      <w:r w:rsidRPr="00293EBE">
        <w:rPr>
          <w:rFonts w:ascii="Arial" w:hAnsi="Arial" w:cs="Arial"/>
          <w:u w:val="single"/>
        </w:rPr>
        <w:t>Предпосылки:</w:t>
      </w:r>
    </w:p>
    <w:p w14:paraId="5F519444" w14:textId="4E786430" w:rsidR="00293EBE" w:rsidRDefault="00293EBE" w:rsidP="00293EBE">
      <w:pPr>
        <w:spacing w:after="240" w:line="276" w:lineRule="auto"/>
        <w:ind w:firstLine="567"/>
        <w:rPr>
          <w:rFonts w:ascii="Arial" w:hAnsi="Arial" w:cs="Arial"/>
        </w:rPr>
      </w:pPr>
      <w:r w:rsidRPr="00293EBE">
        <w:rPr>
          <w:rFonts w:ascii="Arial" w:hAnsi="Arial" w:cs="Arial"/>
        </w:rPr>
        <w:t>Для решения особой ситуации планирования сток-контролёру необходимо внесение корректировок в объекты планирования – потребности (например, если не удаётся выполнить закупку в требуемые сроки или в случае отсутствия необходимого материала на рынке, но найдена возможность закупки</w:t>
      </w:r>
      <w:r w:rsidR="009A7D2E">
        <w:rPr>
          <w:rFonts w:ascii="Arial" w:hAnsi="Arial" w:cs="Arial"/>
        </w:rPr>
        <w:t xml:space="preserve"> непрямого аналога или</w:t>
      </w:r>
      <w:r w:rsidRPr="00293EBE">
        <w:rPr>
          <w:rFonts w:ascii="Arial" w:hAnsi="Arial" w:cs="Arial"/>
        </w:rPr>
        <w:t xml:space="preserve"> замены),</w:t>
      </w:r>
      <w:r w:rsidR="0077777D">
        <w:rPr>
          <w:rFonts w:ascii="Arial" w:hAnsi="Arial" w:cs="Arial"/>
        </w:rPr>
        <w:t xml:space="preserve"> либо</w:t>
      </w:r>
      <w:r w:rsidRPr="00293EBE">
        <w:rPr>
          <w:rFonts w:ascii="Arial" w:hAnsi="Arial" w:cs="Arial"/>
        </w:rPr>
        <w:t xml:space="preserve"> заявки на закупку</w:t>
      </w:r>
      <w:r w:rsidR="0077777D">
        <w:rPr>
          <w:rFonts w:ascii="Arial" w:hAnsi="Arial" w:cs="Arial"/>
        </w:rPr>
        <w:t xml:space="preserve"> </w:t>
      </w:r>
      <w:r w:rsidR="0077777D" w:rsidRPr="00293EBE">
        <w:rPr>
          <w:rFonts w:ascii="Arial" w:hAnsi="Arial" w:cs="Arial"/>
        </w:rPr>
        <w:t>(например</w:t>
      </w:r>
      <w:r w:rsidR="0077777D">
        <w:rPr>
          <w:rFonts w:ascii="Arial" w:hAnsi="Arial" w:cs="Arial"/>
        </w:rPr>
        <w:t>, для согласованной заявки при изменении потребности</w:t>
      </w:r>
      <w:r w:rsidR="0077777D" w:rsidRPr="00293EBE">
        <w:rPr>
          <w:rFonts w:ascii="Arial" w:hAnsi="Arial" w:cs="Arial"/>
        </w:rPr>
        <w:t>)</w:t>
      </w:r>
      <w:r w:rsidR="0077777D">
        <w:rPr>
          <w:rFonts w:ascii="Arial" w:hAnsi="Arial" w:cs="Arial"/>
        </w:rPr>
        <w:t>, либо заказа на поставку (например, для проработки возможности уменьшения объёма действующего договора с поставщиком при уменьшении потребности)</w:t>
      </w:r>
      <w:r w:rsidRPr="00293EBE">
        <w:rPr>
          <w:rFonts w:ascii="Arial" w:hAnsi="Arial" w:cs="Arial"/>
        </w:rPr>
        <w:t>.</w:t>
      </w:r>
    </w:p>
    <w:p w14:paraId="57B1CB3F" w14:textId="77777777" w:rsidR="00652C60" w:rsidRDefault="00652C60" w:rsidP="00293EBE">
      <w:pPr>
        <w:spacing w:after="240" w:line="276" w:lineRule="auto"/>
        <w:ind w:firstLine="567"/>
        <w:rPr>
          <w:rFonts w:ascii="Arial" w:hAnsi="Arial" w:cs="Arial"/>
        </w:rPr>
      </w:pPr>
      <w:r>
        <w:rPr>
          <w:rFonts w:ascii="Arial" w:hAnsi="Arial" w:cs="Arial"/>
        </w:rPr>
        <w:lastRenderedPageBreak/>
        <w:t>Закупщику требуется внести корректировку в заявку на закупку</w:t>
      </w:r>
      <w:r w:rsidR="001249C8">
        <w:rPr>
          <w:rFonts w:ascii="Arial" w:hAnsi="Arial" w:cs="Arial"/>
        </w:rPr>
        <w:t>,</w:t>
      </w:r>
      <w:r>
        <w:rPr>
          <w:rFonts w:ascii="Arial" w:hAnsi="Arial" w:cs="Arial"/>
        </w:rPr>
        <w:t xml:space="preserve"> согласованную сток-контролёром.</w:t>
      </w:r>
    </w:p>
    <w:p w14:paraId="5ACF01DB" w14:textId="77777777" w:rsidR="00293EBE" w:rsidRDefault="00293EBE" w:rsidP="00293EBE">
      <w:pPr>
        <w:spacing w:after="240" w:line="276" w:lineRule="auto"/>
        <w:ind w:firstLine="567"/>
        <w:rPr>
          <w:rFonts w:ascii="Arial" w:hAnsi="Arial" w:cs="Arial"/>
          <w:u w:val="single"/>
        </w:rPr>
      </w:pPr>
      <w:r w:rsidRPr="00293EBE">
        <w:rPr>
          <w:rFonts w:ascii="Arial" w:hAnsi="Arial" w:cs="Arial"/>
          <w:u w:val="single"/>
        </w:rPr>
        <w:t>Входные данные:</w:t>
      </w:r>
    </w:p>
    <w:p w14:paraId="528723D2" w14:textId="77777777" w:rsidR="00293EBE" w:rsidRPr="00293EBE" w:rsidRDefault="00293EBE" w:rsidP="00293EBE">
      <w:pPr>
        <w:pStyle w:val="afa"/>
        <w:numPr>
          <w:ilvl w:val="1"/>
          <w:numId w:val="53"/>
        </w:numPr>
        <w:spacing w:after="240" w:line="276" w:lineRule="auto"/>
        <w:rPr>
          <w:rFonts w:ascii="Arial" w:hAnsi="Arial" w:cs="Arial"/>
        </w:rPr>
      </w:pPr>
      <w:r w:rsidRPr="00293EBE">
        <w:rPr>
          <w:rFonts w:ascii="Arial" w:hAnsi="Arial" w:cs="Arial"/>
        </w:rPr>
        <w:t>Заявка на списание МТР</w:t>
      </w:r>
    </w:p>
    <w:p w14:paraId="25761365" w14:textId="77777777" w:rsidR="00293EBE" w:rsidRPr="00293EBE" w:rsidRDefault="00293EBE" w:rsidP="00293EBE">
      <w:pPr>
        <w:pStyle w:val="afa"/>
        <w:numPr>
          <w:ilvl w:val="1"/>
          <w:numId w:val="53"/>
        </w:numPr>
        <w:spacing w:after="240" w:line="276" w:lineRule="auto"/>
        <w:rPr>
          <w:rFonts w:ascii="Arial" w:hAnsi="Arial" w:cs="Arial"/>
        </w:rPr>
      </w:pPr>
      <w:r w:rsidRPr="00293EBE">
        <w:rPr>
          <w:rFonts w:ascii="Arial" w:hAnsi="Arial" w:cs="Arial"/>
        </w:rPr>
        <w:t>Заказ ТОРО</w:t>
      </w:r>
    </w:p>
    <w:p w14:paraId="3DD2D6F1" w14:textId="77777777" w:rsidR="00293EBE" w:rsidRPr="00293EBE" w:rsidRDefault="00293EBE" w:rsidP="00293EBE">
      <w:pPr>
        <w:pStyle w:val="afa"/>
        <w:numPr>
          <w:ilvl w:val="1"/>
          <w:numId w:val="53"/>
        </w:numPr>
        <w:spacing w:after="240" w:line="276" w:lineRule="auto"/>
        <w:rPr>
          <w:rFonts w:ascii="Arial" w:hAnsi="Arial" w:cs="Arial"/>
        </w:rPr>
      </w:pPr>
      <w:r w:rsidRPr="00293EBE">
        <w:rPr>
          <w:rFonts w:ascii="Arial" w:hAnsi="Arial" w:cs="Arial"/>
        </w:rPr>
        <w:t>Производственный заказ</w:t>
      </w:r>
    </w:p>
    <w:p w14:paraId="5C8CBFCE" w14:textId="77777777" w:rsidR="00293EBE" w:rsidRPr="00293EBE" w:rsidRDefault="00293EBE" w:rsidP="00293EBE">
      <w:pPr>
        <w:pStyle w:val="afa"/>
        <w:numPr>
          <w:ilvl w:val="1"/>
          <w:numId w:val="53"/>
        </w:numPr>
        <w:spacing w:after="240" w:line="276" w:lineRule="auto"/>
        <w:rPr>
          <w:rFonts w:ascii="Arial" w:hAnsi="Arial" w:cs="Arial"/>
        </w:rPr>
      </w:pPr>
      <w:r w:rsidRPr="00293EBE">
        <w:rPr>
          <w:rFonts w:ascii="Arial" w:hAnsi="Arial" w:cs="Arial"/>
        </w:rPr>
        <w:t>Потребность КС (компонент СГ)</w:t>
      </w:r>
    </w:p>
    <w:p w14:paraId="1EA71D07" w14:textId="77777777" w:rsidR="00293EBE" w:rsidRPr="00293EBE" w:rsidRDefault="00293EBE" w:rsidP="00293EBE">
      <w:pPr>
        <w:pStyle w:val="afa"/>
        <w:numPr>
          <w:ilvl w:val="1"/>
          <w:numId w:val="53"/>
        </w:numPr>
        <w:spacing w:after="240" w:line="276" w:lineRule="auto"/>
        <w:rPr>
          <w:rFonts w:ascii="Arial" w:hAnsi="Arial" w:cs="Arial"/>
        </w:rPr>
      </w:pPr>
      <w:r w:rsidRPr="00293EBE">
        <w:rPr>
          <w:rFonts w:ascii="Arial" w:hAnsi="Arial" w:cs="Arial"/>
        </w:rPr>
        <w:t>Заявка на закупку</w:t>
      </w:r>
    </w:p>
    <w:p w14:paraId="0C114B32" w14:textId="77777777" w:rsidR="00293EBE" w:rsidRDefault="00293EBE" w:rsidP="00293EBE">
      <w:pPr>
        <w:pStyle w:val="afa"/>
        <w:numPr>
          <w:ilvl w:val="1"/>
          <w:numId w:val="53"/>
        </w:numPr>
        <w:spacing w:after="240" w:line="276" w:lineRule="auto"/>
        <w:rPr>
          <w:rFonts w:ascii="Arial" w:hAnsi="Arial" w:cs="Arial"/>
        </w:rPr>
      </w:pPr>
      <w:r w:rsidRPr="00293EBE">
        <w:rPr>
          <w:rFonts w:ascii="Arial" w:hAnsi="Arial" w:cs="Arial"/>
        </w:rPr>
        <w:t>Заказ на поставку</w:t>
      </w:r>
    </w:p>
    <w:p w14:paraId="0E7E72BE" w14:textId="77777777" w:rsidR="00293EBE" w:rsidRPr="00293EBE" w:rsidRDefault="00293EBE" w:rsidP="00293EBE">
      <w:pPr>
        <w:spacing w:after="240" w:line="276" w:lineRule="auto"/>
        <w:ind w:firstLine="567"/>
        <w:rPr>
          <w:rFonts w:ascii="Arial" w:hAnsi="Arial" w:cs="Arial"/>
          <w:u w:val="single"/>
        </w:rPr>
      </w:pPr>
      <w:r w:rsidRPr="00293EBE">
        <w:rPr>
          <w:rFonts w:ascii="Arial" w:hAnsi="Arial" w:cs="Arial"/>
          <w:u w:val="single"/>
        </w:rPr>
        <w:t>Выполнение разработки (укрупненный алгоритм):</w:t>
      </w:r>
    </w:p>
    <w:p w14:paraId="240491A2" w14:textId="77777777" w:rsidR="00293EBE" w:rsidRPr="00293EBE" w:rsidRDefault="00293EBE" w:rsidP="00293EBE">
      <w:pPr>
        <w:spacing w:after="240" w:line="276" w:lineRule="auto"/>
        <w:ind w:firstLine="567"/>
        <w:rPr>
          <w:rFonts w:ascii="Arial" w:hAnsi="Arial" w:cs="Arial"/>
        </w:rPr>
      </w:pPr>
      <w:r w:rsidRPr="00293EBE">
        <w:rPr>
          <w:rFonts w:ascii="Arial" w:hAnsi="Arial" w:cs="Arial"/>
        </w:rPr>
        <w:t>Создание запроса может быть инициировано запуском отдельной транзакции или из подробных данных отчета Анализ результатов ППМ (разработка MM34 «Анализ результатов ППМ»). Для этого пользователь выбирает позицию (объект планирования) и нажимает кнопку «Создать запрос на корректировку». При этом инициируется создание запроса на корректировку выбранной позиции документа.</w:t>
      </w:r>
    </w:p>
    <w:p w14:paraId="5E53A694" w14:textId="77777777" w:rsidR="00293EBE" w:rsidRPr="00293EBE" w:rsidRDefault="00293EBE" w:rsidP="00293EBE">
      <w:pPr>
        <w:spacing w:after="240" w:line="276" w:lineRule="auto"/>
        <w:ind w:firstLine="567"/>
        <w:rPr>
          <w:rFonts w:ascii="Arial" w:hAnsi="Arial" w:cs="Arial"/>
        </w:rPr>
      </w:pPr>
      <w:r w:rsidRPr="00293EBE">
        <w:rPr>
          <w:rFonts w:ascii="Arial" w:hAnsi="Arial" w:cs="Arial"/>
        </w:rPr>
        <w:t>На первом экране заполняется номер корректируемого документа, причина корректировки и при необходимости перечень или диапазон номеров позиций документа. При переходе ко второму экрану в табличную часть копируются указанные позиции.</w:t>
      </w:r>
    </w:p>
    <w:p w14:paraId="4A2A547B" w14:textId="77777777" w:rsidR="00293EBE" w:rsidRDefault="00293EBE" w:rsidP="00293EBE">
      <w:pPr>
        <w:spacing w:after="240" w:line="276" w:lineRule="auto"/>
        <w:ind w:firstLine="567"/>
        <w:rPr>
          <w:rFonts w:ascii="Arial" w:hAnsi="Arial" w:cs="Arial"/>
        </w:rPr>
      </w:pPr>
      <w:r w:rsidRPr="00293EBE">
        <w:rPr>
          <w:rFonts w:ascii="Arial" w:hAnsi="Arial" w:cs="Arial"/>
        </w:rPr>
        <w:t>Табличная часть запроса состоит из следующих полей:</w:t>
      </w:r>
    </w:p>
    <w:p w14:paraId="54F7CEEB" w14:textId="77777777" w:rsidR="00293EBE" w:rsidRPr="00293EBE" w:rsidRDefault="00293EBE" w:rsidP="00293EBE">
      <w:pPr>
        <w:pStyle w:val="afa"/>
        <w:numPr>
          <w:ilvl w:val="1"/>
          <w:numId w:val="53"/>
        </w:numPr>
        <w:spacing w:after="240" w:line="276" w:lineRule="auto"/>
        <w:rPr>
          <w:rFonts w:ascii="Arial" w:hAnsi="Arial" w:cs="Arial"/>
        </w:rPr>
      </w:pPr>
      <w:r w:rsidRPr="00293EBE">
        <w:rPr>
          <w:rFonts w:ascii="Arial" w:hAnsi="Arial" w:cs="Arial"/>
        </w:rPr>
        <w:t>МТР текущее значение (+наименование);</w:t>
      </w:r>
    </w:p>
    <w:p w14:paraId="41C9FE37" w14:textId="77777777" w:rsidR="00293EBE" w:rsidRPr="00293EBE" w:rsidRDefault="00293EBE" w:rsidP="00293EBE">
      <w:pPr>
        <w:pStyle w:val="afa"/>
        <w:numPr>
          <w:ilvl w:val="1"/>
          <w:numId w:val="53"/>
        </w:numPr>
        <w:spacing w:after="240" w:line="276" w:lineRule="auto"/>
        <w:rPr>
          <w:rFonts w:ascii="Arial" w:hAnsi="Arial" w:cs="Arial"/>
        </w:rPr>
      </w:pPr>
      <w:r w:rsidRPr="00293EBE">
        <w:rPr>
          <w:rFonts w:ascii="Arial" w:hAnsi="Arial" w:cs="Arial"/>
        </w:rPr>
        <w:t>МТР предлагаемое значение (+наименование);</w:t>
      </w:r>
    </w:p>
    <w:p w14:paraId="7D2A4C95" w14:textId="77777777" w:rsidR="00293EBE" w:rsidRPr="00293EBE" w:rsidRDefault="00293EBE" w:rsidP="00293EBE">
      <w:pPr>
        <w:pStyle w:val="afa"/>
        <w:numPr>
          <w:ilvl w:val="1"/>
          <w:numId w:val="53"/>
        </w:numPr>
        <w:spacing w:after="240" w:line="276" w:lineRule="auto"/>
        <w:rPr>
          <w:rFonts w:ascii="Arial" w:hAnsi="Arial" w:cs="Arial"/>
        </w:rPr>
      </w:pPr>
      <w:r w:rsidRPr="00293EBE">
        <w:rPr>
          <w:rFonts w:ascii="Arial" w:hAnsi="Arial" w:cs="Arial"/>
        </w:rPr>
        <w:t>Количество текущее значение;</w:t>
      </w:r>
    </w:p>
    <w:p w14:paraId="5AC8F0B4" w14:textId="77777777" w:rsidR="00293EBE" w:rsidRPr="00293EBE" w:rsidRDefault="00293EBE" w:rsidP="00293EBE">
      <w:pPr>
        <w:pStyle w:val="afa"/>
        <w:numPr>
          <w:ilvl w:val="1"/>
          <w:numId w:val="53"/>
        </w:numPr>
        <w:spacing w:after="240" w:line="276" w:lineRule="auto"/>
        <w:rPr>
          <w:rFonts w:ascii="Arial" w:hAnsi="Arial" w:cs="Arial"/>
        </w:rPr>
      </w:pPr>
      <w:r w:rsidRPr="00293EBE">
        <w:rPr>
          <w:rFonts w:ascii="Arial" w:hAnsi="Arial" w:cs="Arial"/>
        </w:rPr>
        <w:t>Количество предлагаемое значение;</w:t>
      </w:r>
    </w:p>
    <w:p w14:paraId="69C71DE7" w14:textId="77777777" w:rsidR="00293EBE" w:rsidRPr="00293EBE" w:rsidRDefault="00293EBE" w:rsidP="00293EBE">
      <w:pPr>
        <w:pStyle w:val="afa"/>
        <w:numPr>
          <w:ilvl w:val="1"/>
          <w:numId w:val="53"/>
        </w:numPr>
        <w:spacing w:after="240" w:line="276" w:lineRule="auto"/>
        <w:rPr>
          <w:rFonts w:ascii="Arial" w:hAnsi="Arial" w:cs="Arial"/>
        </w:rPr>
      </w:pPr>
      <w:r w:rsidRPr="00293EBE">
        <w:rPr>
          <w:rFonts w:ascii="Arial" w:hAnsi="Arial" w:cs="Arial"/>
        </w:rPr>
        <w:t>Дата поставки текущее значение;</w:t>
      </w:r>
    </w:p>
    <w:p w14:paraId="16D31211" w14:textId="77777777" w:rsidR="00293EBE" w:rsidRPr="00293EBE" w:rsidRDefault="00293EBE" w:rsidP="00293EBE">
      <w:pPr>
        <w:pStyle w:val="afa"/>
        <w:numPr>
          <w:ilvl w:val="1"/>
          <w:numId w:val="53"/>
        </w:numPr>
        <w:spacing w:after="240" w:line="276" w:lineRule="auto"/>
        <w:rPr>
          <w:rFonts w:ascii="Arial" w:hAnsi="Arial" w:cs="Arial"/>
        </w:rPr>
      </w:pPr>
      <w:r w:rsidRPr="00293EBE">
        <w:rPr>
          <w:rFonts w:ascii="Arial" w:hAnsi="Arial" w:cs="Arial"/>
        </w:rPr>
        <w:t>Дата поставки предлагаемое значение;</w:t>
      </w:r>
    </w:p>
    <w:p w14:paraId="3A68E646" w14:textId="77777777" w:rsidR="00293EBE" w:rsidRDefault="00293EBE" w:rsidP="00D30A9A">
      <w:pPr>
        <w:spacing w:after="240" w:line="276" w:lineRule="auto"/>
        <w:ind w:firstLine="567"/>
        <w:rPr>
          <w:rFonts w:ascii="Arial" w:hAnsi="Arial" w:cs="Arial"/>
        </w:rPr>
      </w:pPr>
      <w:r w:rsidRPr="00293EBE">
        <w:rPr>
          <w:rFonts w:ascii="Arial" w:hAnsi="Arial" w:cs="Arial"/>
        </w:rPr>
        <w:t>В зависимости от причины корректировки становятся доступными для ввода те или иные поля с предлагаемыми значениями (справочник причин запросов на корректировку описан «КД по управлению основными данными по направлению МТО»).</w:t>
      </w:r>
    </w:p>
    <w:p w14:paraId="6556EBEF" w14:textId="77777777" w:rsidR="0077777D" w:rsidRDefault="0077777D" w:rsidP="00D30A9A">
      <w:pPr>
        <w:spacing w:after="240" w:line="276" w:lineRule="auto"/>
        <w:ind w:firstLine="567"/>
        <w:rPr>
          <w:rFonts w:ascii="Arial" w:hAnsi="Arial" w:cs="Arial"/>
        </w:rPr>
      </w:pPr>
      <w:r>
        <w:rPr>
          <w:rFonts w:ascii="Arial" w:hAnsi="Arial" w:cs="Arial"/>
        </w:rPr>
        <w:lastRenderedPageBreak/>
        <w:t>Необходимые проверки в зависимости от типа корректируемого документа описаны в шагах создания запросов.</w:t>
      </w:r>
    </w:p>
    <w:p w14:paraId="52A62E3A" w14:textId="77777777" w:rsidR="00FC19C3" w:rsidRDefault="00293EBE" w:rsidP="00FC19C3">
      <w:pPr>
        <w:spacing w:after="240" w:line="276" w:lineRule="auto"/>
        <w:ind w:firstLine="567"/>
        <w:rPr>
          <w:rFonts w:ascii="Arial" w:hAnsi="Arial" w:cs="Arial"/>
        </w:rPr>
      </w:pPr>
      <w:r>
        <w:rPr>
          <w:rFonts w:ascii="Arial" w:hAnsi="Arial" w:cs="Arial"/>
        </w:rPr>
        <w:t xml:space="preserve">После сохранения </w:t>
      </w:r>
      <w:r w:rsidR="0077777D">
        <w:rPr>
          <w:rFonts w:ascii="Arial" w:hAnsi="Arial" w:cs="Arial"/>
        </w:rPr>
        <w:t>запроса согласующему отправляется письмо на электронную почту. В случае корректировки потребности – это планировщик потребности. Для данной роли в потребностях предусмотрена соответствующая роль партнёра. Если партнёр с этой ролью</w:t>
      </w:r>
      <w:r w:rsidR="00652C60">
        <w:rPr>
          <w:rFonts w:ascii="Arial" w:hAnsi="Arial" w:cs="Arial"/>
        </w:rPr>
        <w:t xml:space="preserve"> не указан, то извещение отправляется пользователя создавшему данную потребность.</w:t>
      </w:r>
      <w:r w:rsidR="00FC19C3">
        <w:rPr>
          <w:rFonts w:ascii="Arial" w:hAnsi="Arial" w:cs="Arial"/>
        </w:rPr>
        <w:t xml:space="preserve"> В случае корректировки заявки на закупку или заказа на поставку извещение оправляется ответственному закупщику, определяемому по группе закупок указанной в корректируемом документе.</w:t>
      </w:r>
    </w:p>
    <w:p w14:paraId="4C485151" w14:textId="77777777" w:rsidR="00652C60" w:rsidRDefault="00652C60" w:rsidP="00AB0F39">
      <w:pPr>
        <w:spacing w:after="240" w:line="276" w:lineRule="auto"/>
        <w:ind w:firstLine="567"/>
        <w:rPr>
          <w:rFonts w:ascii="Arial" w:hAnsi="Arial" w:cs="Arial"/>
        </w:rPr>
      </w:pPr>
      <w:r>
        <w:rPr>
          <w:rFonts w:ascii="Arial" w:hAnsi="Arial" w:cs="Arial"/>
        </w:rPr>
        <w:t xml:space="preserve">Если </w:t>
      </w:r>
      <w:r w:rsidR="00005632">
        <w:rPr>
          <w:rFonts w:ascii="Arial" w:hAnsi="Arial" w:cs="Arial"/>
        </w:rPr>
        <w:t xml:space="preserve">в течение </w:t>
      </w:r>
      <w:r>
        <w:rPr>
          <w:rFonts w:ascii="Arial" w:hAnsi="Arial" w:cs="Arial"/>
        </w:rPr>
        <w:t>определённого количества рабочих дней запрос на корректировку не был согласован или отклонён, выполняется его автомат</w:t>
      </w:r>
      <w:r w:rsidR="00FC19C3">
        <w:rPr>
          <w:rFonts w:ascii="Arial" w:hAnsi="Arial" w:cs="Arial"/>
        </w:rPr>
        <w:t>ическое согласование.</w:t>
      </w:r>
      <w:r w:rsidR="006820EC">
        <w:rPr>
          <w:rFonts w:ascii="Arial" w:hAnsi="Arial" w:cs="Arial"/>
        </w:rPr>
        <w:t xml:space="preserve"> Если тип корректируемой потребности Заявка на списание, то за день до окончания срока согласования необходимо отправить извещение Руководителю согласующего (планировщика потребности). </w:t>
      </w:r>
      <w:r w:rsidR="00AB0F39">
        <w:rPr>
          <w:rFonts w:ascii="Arial" w:hAnsi="Arial" w:cs="Arial"/>
        </w:rPr>
        <w:t>Руководитель определяется по истории согласования – т.е. пользователь, который последним выполнил 2-е деблокирование статусом Руководителя планировщика потребности.</w:t>
      </w:r>
    </w:p>
    <w:p w14:paraId="0D647FFF" w14:textId="77777777" w:rsidR="001F793B" w:rsidRDefault="001F793B" w:rsidP="00D30A9A">
      <w:pPr>
        <w:spacing w:after="240" w:line="276" w:lineRule="auto"/>
        <w:ind w:firstLine="567"/>
        <w:rPr>
          <w:rFonts w:ascii="Arial" w:hAnsi="Arial" w:cs="Arial"/>
        </w:rPr>
      </w:pPr>
      <w:r>
        <w:rPr>
          <w:rFonts w:ascii="Arial" w:hAnsi="Arial" w:cs="Arial"/>
        </w:rPr>
        <w:t>По факту согласования запроса выполняется внесение этих изменений в корректируемый документ</w:t>
      </w:r>
      <w:r w:rsidR="00872E10">
        <w:rPr>
          <w:rFonts w:ascii="Arial" w:hAnsi="Arial" w:cs="Arial"/>
        </w:rPr>
        <w:t xml:space="preserve"> (если активирована настройка)</w:t>
      </w:r>
      <w:r>
        <w:rPr>
          <w:rFonts w:ascii="Arial" w:hAnsi="Arial" w:cs="Arial"/>
        </w:rPr>
        <w:t>.</w:t>
      </w:r>
    </w:p>
    <w:p w14:paraId="638F1EDE" w14:textId="77777777" w:rsidR="00FC19C3" w:rsidRDefault="00FC19C3" w:rsidP="00D30A9A">
      <w:pPr>
        <w:spacing w:after="240" w:line="276" w:lineRule="auto"/>
        <w:ind w:firstLine="567"/>
        <w:rPr>
          <w:rFonts w:ascii="Arial" w:hAnsi="Arial" w:cs="Arial"/>
        </w:rPr>
      </w:pPr>
      <w:r>
        <w:rPr>
          <w:rFonts w:ascii="Arial" w:hAnsi="Arial" w:cs="Arial"/>
        </w:rPr>
        <w:t>В зависимости от типа корректируемого документа предусмотрены следующие настройки</w:t>
      </w:r>
      <w:r w:rsidR="00872E10">
        <w:rPr>
          <w:rFonts w:ascii="Arial" w:hAnsi="Arial" w:cs="Arial"/>
        </w:rPr>
        <w:t xml:space="preserve"> (данные настройки </w:t>
      </w:r>
      <w:r w:rsidR="00872E10" w:rsidRPr="00872E10">
        <w:rPr>
          <w:rFonts w:ascii="Arial" w:hAnsi="Arial" w:cs="Arial"/>
        </w:rPr>
        <w:t>возможн</w:t>
      </w:r>
      <w:r w:rsidR="00872E10">
        <w:rPr>
          <w:rFonts w:ascii="Arial" w:hAnsi="Arial" w:cs="Arial"/>
        </w:rPr>
        <w:t>ы</w:t>
      </w:r>
      <w:r w:rsidR="00872E10" w:rsidRPr="00872E10">
        <w:rPr>
          <w:rFonts w:ascii="Arial" w:hAnsi="Arial" w:cs="Arial"/>
        </w:rPr>
        <w:t xml:space="preserve"> непосредственно в продуктивном манданте</w:t>
      </w:r>
      <w:r w:rsidR="00872E10">
        <w:rPr>
          <w:rFonts w:ascii="Arial" w:hAnsi="Arial" w:cs="Arial"/>
        </w:rPr>
        <w:t xml:space="preserve"> и выполняются </w:t>
      </w:r>
      <w:r w:rsidR="00872E10" w:rsidRPr="00872E10">
        <w:rPr>
          <w:rFonts w:ascii="Arial" w:hAnsi="Arial" w:cs="Arial"/>
        </w:rPr>
        <w:t>сотрудник</w:t>
      </w:r>
      <w:r w:rsidR="00872E10">
        <w:rPr>
          <w:rFonts w:ascii="Arial" w:hAnsi="Arial" w:cs="Arial"/>
        </w:rPr>
        <w:t>ами</w:t>
      </w:r>
      <w:r w:rsidR="00872E10" w:rsidRPr="00872E10">
        <w:rPr>
          <w:rFonts w:ascii="Arial" w:hAnsi="Arial" w:cs="Arial"/>
        </w:rPr>
        <w:t xml:space="preserve"> группы поддержки SAP</w:t>
      </w:r>
      <w:r w:rsidR="00872E10">
        <w:rPr>
          <w:rFonts w:ascii="Arial" w:hAnsi="Arial" w:cs="Arial"/>
        </w:rPr>
        <w:t xml:space="preserve"> по </w:t>
      </w:r>
      <w:r w:rsidR="00872E10" w:rsidRPr="00872E10">
        <w:rPr>
          <w:rFonts w:ascii="Arial" w:hAnsi="Arial" w:cs="Arial"/>
        </w:rPr>
        <w:t>заявкам от бизнес-пользователей</w:t>
      </w:r>
      <w:r w:rsidR="00872E10">
        <w:rPr>
          <w:rFonts w:ascii="Arial" w:hAnsi="Arial" w:cs="Arial"/>
        </w:rPr>
        <w:t>)</w:t>
      </w:r>
      <w:r>
        <w:rPr>
          <w:rFonts w:ascii="Arial" w:hAnsi="Arial" w:cs="Arial"/>
        </w:rPr>
        <w:t>:</w:t>
      </w:r>
    </w:p>
    <w:p w14:paraId="04A02490" w14:textId="77777777" w:rsidR="00FC19C3" w:rsidRDefault="00FC19C3" w:rsidP="00D30A9A">
      <w:pPr>
        <w:spacing w:after="240" w:line="276" w:lineRule="auto"/>
        <w:ind w:firstLine="567"/>
        <w:rPr>
          <w:rFonts w:ascii="Arial" w:hAnsi="Arial" w:cs="Arial"/>
        </w:rPr>
      </w:pPr>
      <w:r>
        <w:rPr>
          <w:rFonts w:ascii="Arial" w:hAnsi="Arial" w:cs="Arial"/>
        </w:rPr>
        <w:t xml:space="preserve">- Включение/отключение </w:t>
      </w:r>
      <w:proofErr w:type="spellStart"/>
      <w:r>
        <w:rPr>
          <w:rFonts w:ascii="Arial" w:hAnsi="Arial" w:cs="Arial"/>
        </w:rPr>
        <w:t>автосогласования</w:t>
      </w:r>
      <w:proofErr w:type="spellEnd"/>
      <w:r>
        <w:rPr>
          <w:rFonts w:ascii="Arial" w:hAnsi="Arial" w:cs="Arial"/>
        </w:rPr>
        <w:t xml:space="preserve"> запроса</w:t>
      </w:r>
      <w:r w:rsidR="001F793B">
        <w:rPr>
          <w:rFonts w:ascii="Arial" w:hAnsi="Arial" w:cs="Arial"/>
        </w:rPr>
        <w:t xml:space="preserve"> (в случае отключения </w:t>
      </w:r>
      <w:proofErr w:type="spellStart"/>
      <w:r w:rsidR="001F793B">
        <w:rPr>
          <w:rFonts w:ascii="Arial" w:hAnsi="Arial" w:cs="Arial"/>
        </w:rPr>
        <w:t>автосогласования</w:t>
      </w:r>
      <w:proofErr w:type="spellEnd"/>
      <w:r w:rsidR="001F793B">
        <w:rPr>
          <w:rFonts w:ascii="Arial" w:hAnsi="Arial" w:cs="Arial"/>
        </w:rPr>
        <w:t>, по истечении срока согласования выполняется его автоматическое отклонение)</w:t>
      </w:r>
      <w:r>
        <w:rPr>
          <w:rFonts w:ascii="Arial" w:hAnsi="Arial" w:cs="Arial"/>
        </w:rPr>
        <w:t>;</w:t>
      </w:r>
    </w:p>
    <w:p w14:paraId="0EA749BC" w14:textId="77777777" w:rsidR="00FC19C3" w:rsidRDefault="00FC19C3" w:rsidP="00D30A9A">
      <w:pPr>
        <w:spacing w:after="240" w:line="276" w:lineRule="auto"/>
        <w:ind w:firstLine="567"/>
        <w:rPr>
          <w:rFonts w:ascii="Arial" w:hAnsi="Arial" w:cs="Arial"/>
        </w:rPr>
      </w:pPr>
      <w:r>
        <w:rPr>
          <w:rFonts w:ascii="Arial" w:hAnsi="Arial" w:cs="Arial"/>
        </w:rPr>
        <w:t xml:space="preserve">- Количество дней на согласование (до </w:t>
      </w:r>
      <w:proofErr w:type="spellStart"/>
      <w:r>
        <w:rPr>
          <w:rFonts w:ascii="Arial" w:hAnsi="Arial" w:cs="Arial"/>
        </w:rPr>
        <w:t>автосогласования</w:t>
      </w:r>
      <w:proofErr w:type="spellEnd"/>
      <w:r>
        <w:rPr>
          <w:rFonts w:ascii="Arial" w:hAnsi="Arial" w:cs="Arial"/>
        </w:rPr>
        <w:t>);</w:t>
      </w:r>
    </w:p>
    <w:p w14:paraId="42C46539" w14:textId="77777777" w:rsidR="00FC19C3" w:rsidRDefault="00FC19C3" w:rsidP="00D30A9A">
      <w:pPr>
        <w:spacing w:after="240" w:line="276" w:lineRule="auto"/>
        <w:ind w:firstLine="567"/>
        <w:rPr>
          <w:rFonts w:ascii="Arial" w:hAnsi="Arial" w:cs="Arial"/>
        </w:rPr>
      </w:pPr>
      <w:r>
        <w:rPr>
          <w:rFonts w:ascii="Arial" w:hAnsi="Arial" w:cs="Arial"/>
        </w:rPr>
        <w:t>- Включение отключение автоматической корректировки документа</w:t>
      </w:r>
      <w:r w:rsidR="00342E21">
        <w:rPr>
          <w:rFonts w:ascii="Arial" w:hAnsi="Arial" w:cs="Arial"/>
        </w:rPr>
        <w:t xml:space="preserve"> потребности</w:t>
      </w:r>
      <w:r>
        <w:rPr>
          <w:rFonts w:ascii="Arial" w:hAnsi="Arial" w:cs="Arial"/>
        </w:rPr>
        <w:t xml:space="preserve"> по факту согласования запроса.</w:t>
      </w:r>
    </w:p>
    <w:p w14:paraId="036C10D4" w14:textId="77777777" w:rsidR="007208AD" w:rsidRDefault="007208AD" w:rsidP="00D30A9A">
      <w:pPr>
        <w:spacing w:after="240" w:line="276" w:lineRule="auto"/>
        <w:ind w:firstLine="567"/>
        <w:rPr>
          <w:rFonts w:ascii="Arial" w:hAnsi="Arial" w:cs="Arial"/>
        </w:rPr>
      </w:pPr>
      <w:r>
        <w:rPr>
          <w:rFonts w:ascii="Arial" w:hAnsi="Arial" w:cs="Arial"/>
        </w:rPr>
        <w:t xml:space="preserve">При </w:t>
      </w:r>
      <w:r w:rsidR="004B6E64">
        <w:rPr>
          <w:rFonts w:ascii="Arial" w:hAnsi="Arial" w:cs="Arial"/>
        </w:rPr>
        <w:t>отключен</w:t>
      </w:r>
      <w:r w:rsidR="00342E21">
        <w:rPr>
          <w:rFonts w:ascii="Arial" w:hAnsi="Arial" w:cs="Arial"/>
        </w:rPr>
        <w:t>ной</w:t>
      </w:r>
      <w:r w:rsidR="004B6E64">
        <w:rPr>
          <w:rFonts w:ascii="Arial" w:hAnsi="Arial" w:cs="Arial"/>
        </w:rPr>
        <w:t xml:space="preserve"> автоматической корректировк</w:t>
      </w:r>
      <w:r w:rsidR="00342E21">
        <w:rPr>
          <w:rFonts w:ascii="Arial" w:hAnsi="Arial" w:cs="Arial"/>
        </w:rPr>
        <w:t>е</w:t>
      </w:r>
      <w:r w:rsidR="004B6E64">
        <w:rPr>
          <w:rFonts w:ascii="Arial" w:hAnsi="Arial" w:cs="Arial"/>
        </w:rPr>
        <w:t xml:space="preserve"> </w:t>
      </w:r>
      <w:r w:rsidR="00342E21">
        <w:rPr>
          <w:rFonts w:ascii="Arial" w:hAnsi="Arial" w:cs="Arial"/>
        </w:rPr>
        <w:t>потребности</w:t>
      </w:r>
      <w:r w:rsidR="004B6E64">
        <w:rPr>
          <w:rFonts w:ascii="Arial" w:hAnsi="Arial" w:cs="Arial"/>
        </w:rPr>
        <w:t xml:space="preserve"> по факту согласования запроса</w:t>
      </w:r>
      <w:r w:rsidR="00342E21">
        <w:rPr>
          <w:rFonts w:ascii="Arial" w:hAnsi="Arial" w:cs="Arial"/>
        </w:rPr>
        <w:t xml:space="preserve"> при прогоне ППМ проверяется наличие согласованных запросов на корректировку с датой(временем) согласования большей, чем дата(время) последней корректировки данной потребности. Если такие запросы найдены, то ППМ принимает в расчёт потребность с учётом корректировок указанных в запросе на корректировку </w:t>
      </w:r>
      <w:r w:rsidR="00607A05">
        <w:rPr>
          <w:rFonts w:ascii="Arial" w:hAnsi="Arial" w:cs="Arial"/>
        </w:rPr>
        <w:t>(в рамках разработки MM41 «Д</w:t>
      </w:r>
      <w:r w:rsidR="00607A05" w:rsidRPr="00607A05">
        <w:rPr>
          <w:rFonts w:ascii="Arial" w:hAnsi="Arial" w:cs="Arial"/>
        </w:rPr>
        <w:t>оработка логики ППМ</w:t>
      </w:r>
      <w:r w:rsidR="00607A05">
        <w:rPr>
          <w:rFonts w:ascii="Arial" w:hAnsi="Arial" w:cs="Arial"/>
        </w:rPr>
        <w:t>»)</w:t>
      </w:r>
      <w:r w:rsidR="00342E21">
        <w:rPr>
          <w:rFonts w:ascii="Arial" w:hAnsi="Arial" w:cs="Arial"/>
        </w:rPr>
        <w:t xml:space="preserve"> и в отчёте Анализ результа</w:t>
      </w:r>
      <w:r w:rsidR="00342E21" w:rsidRPr="007D7452">
        <w:rPr>
          <w:rFonts w:ascii="Arial" w:hAnsi="Arial" w:cs="Arial"/>
        </w:rPr>
        <w:t>тов ППМ</w:t>
      </w:r>
      <w:r w:rsidR="00342E21">
        <w:rPr>
          <w:rFonts w:ascii="Arial" w:hAnsi="Arial" w:cs="Arial"/>
        </w:rPr>
        <w:t xml:space="preserve"> </w:t>
      </w:r>
      <w:r w:rsidR="00660F6E">
        <w:rPr>
          <w:rFonts w:ascii="Arial" w:hAnsi="Arial" w:cs="Arial"/>
        </w:rPr>
        <w:t xml:space="preserve">(разработка </w:t>
      </w:r>
      <w:r w:rsidR="00660F6E" w:rsidRPr="005A0065">
        <w:rPr>
          <w:rFonts w:ascii="Arial" w:hAnsi="Arial" w:cs="Arial"/>
          <w:color w:val="000000" w:themeColor="text1"/>
        </w:rPr>
        <w:t>MM</w:t>
      </w:r>
      <w:r w:rsidR="00660F6E">
        <w:rPr>
          <w:rFonts w:ascii="Arial" w:hAnsi="Arial" w:cs="Arial"/>
          <w:color w:val="000000" w:themeColor="text1"/>
        </w:rPr>
        <w:t>3</w:t>
      </w:r>
      <w:r w:rsidR="00660F6E" w:rsidRPr="005A0065">
        <w:rPr>
          <w:rFonts w:ascii="Arial" w:hAnsi="Arial" w:cs="Arial"/>
          <w:color w:val="000000" w:themeColor="text1"/>
        </w:rPr>
        <w:t>4</w:t>
      </w:r>
      <w:r w:rsidR="00660F6E">
        <w:rPr>
          <w:rFonts w:ascii="Arial" w:hAnsi="Arial" w:cs="Arial"/>
        </w:rPr>
        <w:t xml:space="preserve"> «Анализ результа</w:t>
      </w:r>
      <w:r w:rsidR="00660F6E" w:rsidRPr="007D7452">
        <w:rPr>
          <w:rFonts w:ascii="Arial" w:hAnsi="Arial" w:cs="Arial"/>
        </w:rPr>
        <w:t>тов ППМ</w:t>
      </w:r>
      <w:r w:rsidR="00660F6E">
        <w:rPr>
          <w:rFonts w:ascii="Arial" w:hAnsi="Arial" w:cs="Arial"/>
        </w:rPr>
        <w:t xml:space="preserve">») </w:t>
      </w:r>
      <w:r w:rsidR="00660F6E" w:rsidRPr="00660F6E">
        <w:rPr>
          <w:rFonts w:ascii="Arial" w:hAnsi="Arial" w:cs="Arial"/>
        </w:rPr>
        <w:t>данн</w:t>
      </w:r>
      <w:r w:rsidR="00660F6E">
        <w:rPr>
          <w:rFonts w:ascii="Arial" w:hAnsi="Arial" w:cs="Arial"/>
        </w:rPr>
        <w:t>ая</w:t>
      </w:r>
      <w:r w:rsidR="00660F6E" w:rsidRPr="00660F6E">
        <w:rPr>
          <w:rFonts w:ascii="Arial" w:hAnsi="Arial" w:cs="Arial"/>
        </w:rPr>
        <w:t xml:space="preserve"> потребность </w:t>
      </w:r>
      <w:r w:rsidR="00660F6E">
        <w:rPr>
          <w:rFonts w:ascii="Arial" w:hAnsi="Arial" w:cs="Arial"/>
        </w:rPr>
        <w:t xml:space="preserve">отражается </w:t>
      </w:r>
      <w:r w:rsidR="00660F6E" w:rsidRPr="00660F6E">
        <w:rPr>
          <w:rFonts w:ascii="Arial" w:hAnsi="Arial" w:cs="Arial"/>
        </w:rPr>
        <w:t>с учётом корректировок указанных в запросе на корректировку</w:t>
      </w:r>
      <w:r w:rsidR="00660F6E">
        <w:rPr>
          <w:rFonts w:ascii="Arial" w:hAnsi="Arial" w:cs="Arial"/>
        </w:rPr>
        <w:t>,</w:t>
      </w:r>
      <w:r w:rsidR="00660F6E" w:rsidRPr="00660F6E">
        <w:rPr>
          <w:rFonts w:ascii="Arial" w:hAnsi="Arial" w:cs="Arial"/>
        </w:rPr>
        <w:t xml:space="preserve"> </w:t>
      </w:r>
      <w:r w:rsidR="00660F6E">
        <w:rPr>
          <w:rFonts w:ascii="Arial" w:hAnsi="Arial" w:cs="Arial"/>
        </w:rPr>
        <w:t>а также отражается</w:t>
      </w:r>
      <w:r w:rsidR="00660F6E" w:rsidRPr="00660F6E">
        <w:rPr>
          <w:rFonts w:ascii="Arial" w:hAnsi="Arial" w:cs="Arial"/>
        </w:rPr>
        <w:t xml:space="preserve"> особ</w:t>
      </w:r>
      <w:r w:rsidR="00660F6E">
        <w:rPr>
          <w:rFonts w:ascii="Arial" w:hAnsi="Arial" w:cs="Arial"/>
        </w:rPr>
        <w:t>ая</w:t>
      </w:r>
      <w:r w:rsidR="00660F6E" w:rsidRPr="00660F6E">
        <w:rPr>
          <w:rFonts w:ascii="Arial" w:hAnsi="Arial" w:cs="Arial"/>
        </w:rPr>
        <w:t xml:space="preserve"> ситуаци</w:t>
      </w:r>
      <w:r w:rsidR="00660F6E">
        <w:rPr>
          <w:rFonts w:ascii="Arial" w:hAnsi="Arial" w:cs="Arial"/>
        </w:rPr>
        <w:t>я</w:t>
      </w:r>
      <w:r w:rsidR="00660F6E" w:rsidRPr="00660F6E">
        <w:rPr>
          <w:rFonts w:ascii="Arial" w:hAnsi="Arial" w:cs="Arial"/>
        </w:rPr>
        <w:t xml:space="preserve"> «Потребность не соответствует согласованному запросу на корректировку».</w:t>
      </w:r>
    </w:p>
    <w:p w14:paraId="63CE55AD" w14:textId="77777777" w:rsidR="001F793B" w:rsidRPr="00293EBE" w:rsidRDefault="001F793B" w:rsidP="00D30A9A">
      <w:pPr>
        <w:spacing w:after="240" w:line="276" w:lineRule="auto"/>
        <w:ind w:firstLine="567"/>
        <w:rPr>
          <w:rFonts w:ascii="Arial" w:hAnsi="Arial" w:cs="Arial"/>
        </w:rPr>
      </w:pPr>
      <w:r>
        <w:rPr>
          <w:rFonts w:ascii="Arial" w:hAnsi="Arial" w:cs="Arial"/>
        </w:rPr>
        <w:lastRenderedPageBreak/>
        <w:t>По результатам согласования создателю запроса отправляется извещение – Запрос согласован, либо Запрос отклонён, либо Запрос согласован по истечении срока согласования, либо Запрос отклонён по истечении срока согласования.</w:t>
      </w:r>
    </w:p>
    <w:p w14:paraId="7DB9C4AE" w14:textId="77777777" w:rsidR="00293EBE" w:rsidRPr="00293EBE" w:rsidRDefault="00293EBE" w:rsidP="00293EBE">
      <w:pPr>
        <w:spacing w:after="240" w:line="276" w:lineRule="auto"/>
        <w:ind w:firstLine="567"/>
        <w:rPr>
          <w:rFonts w:ascii="Arial" w:hAnsi="Arial" w:cs="Arial"/>
          <w:u w:val="single"/>
        </w:rPr>
      </w:pPr>
      <w:r w:rsidRPr="00293EBE">
        <w:rPr>
          <w:rFonts w:ascii="Arial" w:hAnsi="Arial" w:cs="Arial"/>
          <w:u w:val="single"/>
        </w:rPr>
        <w:t>Выходные результаты:</w:t>
      </w:r>
    </w:p>
    <w:p w14:paraId="5ABB4A8F" w14:textId="77777777" w:rsidR="00293EBE" w:rsidRPr="00293EBE" w:rsidRDefault="00293EBE" w:rsidP="00293EBE">
      <w:pPr>
        <w:spacing w:after="240" w:line="276" w:lineRule="auto"/>
        <w:ind w:firstLine="567"/>
        <w:rPr>
          <w:rFonts w:ascii="Arial" w:hAnsi="Arial" w:cs="Arial"/>
        </w:rPr>
      </w:pPr>
      <w:r w:rsidRPr="00293EBE">
        <w:rPr>
          <w:rFonts w:ascii="Arial" w:hAnsi="Arial" w:cs="Arial"/>
        </w:rPr>
        <w:t>Скорректированный документ или отклонённый запрос на корректировку.</w:t>
      </w:r>
    </w:p>
    <w:p w14:paraId="5E2839D2" w14:textId="77777777" w:rsidR="002F400F" w:rsidRPr="00F94454" w:rsidRDefault="002F400F" w:rsidP="002F400F">
      <w:pPr>
        <w:pStyle w:val="1"/>
        <w:overflowPunct w:val="0"/>
        <w:autoSpaceDE w:val="0"/>
        <w:autoSpaceDN w:val="0"/>
        <w:adjustRightInd w:val="0"/>
        <w:spacing w:before="360" w:after="120"/>
        <w:ind w:left="0" w:firstLine="0"/>
        <w:textAlignment w:val="baseline"/>
      </w:pPr>
      <w:bookmarkStart w:id="1599" w:name="_Toc527633279"/>
      <w:r w:rsidRPr="00F94454">
        <w:t>Информационная Безопасность</w:t>
      </w:r>
      <w:bookmarkEnd w:id="951"/>
      <w:bookmarkEnd w:id="952"/>
      <w:bookmarkEnd w:id="1599"/>
    </w:p>
    <w:p w14:paraId="483F2061" w14:textId="77777777" w:rsidR="00FA7E0A" w:rsidRDefault="00FA7E0A" w:rsidP="00FA7E0A">
      <w:pPr>
        <w:spacing w:after="240" w:line="276" w:lineRule="auto"/>
        <w:ind w:firstLine="567"/>
        <w:rPr>
          <w:rFonts w:ascii="Arial" w:eastAsia="Calibri" w:hAnsi="Arial" w:cs="Arial"/>
        </w:rPr>
      </w:pPr>
      <w:r>
        <w:rPr>
          <w:rFonts w:ascii="Arial" w:eastAsia="Calibri" w:hAnsi="Arial" w:cs="Arial"/>
        </w:rPr>
        <w:t>Требования по Информационной Безопасности к системам и реализуемым в них бизнес-процессам, включая процессы, описанные в данном Концептуальном дизайне, отражены в разработанном на данном проекте документе «Проектное решение по обеспечению информационной безопасности в системах SAP».</w:t>
      </w:r>
    </w:p>
    <w:p w14:paraId="38CA0314" w14:textId="77777777" w:rsidR="007A5FCF" w:rsidRDefault="007A5FCF" w:rsidP="00FA7E0A">
      <w:pPr>
        <w:spacing w:after="240" w:line="276" w:lineRule="auto"/>
        <w:ind w:firstLine="567"/>
        <w:rPr>
          <w:rFonts w:ascii="Arial" w:eastAsia="Calibri" w:hAnsi="Arial" w:cs="Arial"/>
        </w:rPr>
      </w:pPr>
    </w:p>
    <w:p w14:paraId="38E4E7F0" w14:textId="77777777" w:rsidR="00882AFC" w:rsidRDefault="00FA7E0A" w:rsidP="00FA7E0A">
      <w:pPr>
        <w:pStyle w:val="1"/>
        <w:rPr>
          <w:rFonts w:eastAsia="Calibri"/>
        </w:rPr>
      </w:pPr>
      <w:r w:rsidRPr="00F94454">
        <w:rPr>
          <w:rFonts w:eastAsia="Calibri"/>
        </w:rPr>
        <w:t xml:space="preserve"> </w:t>
      </w:r>
      <w:bookmarkStart w:id="1600" w:name="_Toc527633280"/>
      <w:r w:rsidR="00882AFC" w:rsidRPr="00F94454">
        <w:rPr>
          <w:rFonts w:eastAsia="Calibri"/>
        </w:rPr>
        <w:t>Организационные изменения</w:t>
      </w:r>
      <w:bookmarkEnd w:id="1600"/>
    </w:p>
    <w:p w14:paraId="40A2BB94" w14:textId="77777777" w:rsidR="00E30D22" w:rsidRPr="008C7F95" w:rsidRDefault="00E30D22" w:rsidP="00E30D22">
      <w:pPr>
        <w:pStyle w:val="22"/>
        <w:keepNext/>
        <w:keepLines/>
        <w:numPr>
          <w:ilvl w:val="1"/>
          <w:numId w:val="8"/>
        </w:numPr>
        <w:spacing w:before="160" w:after="120" w:line="276" w:lineRule="auto"/>
        <w:rPr>
          <w:rFonts w:eastAsiaTheme="majorEastAsia" w:cstheme="majorBidi"/>
          <w:bCs w:val="0"/>
          <w:iCs w:val="0"/>
          <w:szCs w:val="26"/>
        </w:rPr>
      </w:pPr>
      <w:bookmarkStart w:id="1601" w:name="_Toc527633281"/>
      <w:r>
        <w:rPr>
          <w:rFonts w:eastAsiaTheme="majorEastAsia" w:cstheme="majorBidi"/>
          <w:bCs w:val="0"/>
          <w:iCs w:val="0"/>
          <w:szCs w:val="26"/>
        </w:rPr>
        <w:t>Ключевые процессные изменения и области улучшений</w:t>
      </w:r>
      <w:bookmarkEnd w:id="1601"/>
    </w:p>
    <w:p w14:paraId="3E02EAFE" w14:textId="77777777" w:rsidR="004230DC" w:rsidRDefault="004230DC">
      <w:pPr>
        <w:spacing w:after="200" w:line="276" w:lineRule="auto"/>
        <w:jc w:val="left"/>
        <w:rPr>
          <w:rFonts w:ascii="Arial" w:eastAsia="Calibri" w:hAnsi="Arial" w:cs="Arial"/>
          <w:b/>
          <w:sz w:val="22"/>
          <w:szCs w:val="24"/>
          <w:lang w:eastAsia="ru-RU"/>
        </w:rPr>
      </w:pPr>
      <w:r>
        <w:rPr>
          <w:rFonts w:ascii="Arial" w:hAnsi="Arial" w:cs="Arial"/>
          <w:b/>
          <w:sz w:val="22"/>
        </w:rPr>
        <w:br w:type="page"/>
      </w:r>
    </w:p>
    <w:p w14:paraId="10FDDE07" w14:textId="727DD2FB" w:rsidR="00386C3A" w:rsidRDefault="00386C3A" w:rsidP="00916FAB">
      <w:pPr>
        <w:pStyle w:val="a8"/>
        <w:keepNext/>
        <w:spacing w:after="240" w:afterAutospacing="0" w:line="276" w:lineRule="auto"/>
        <w:jc w:val="right"/>
        <w:rPr>
          <w:rFonts w:ascii="Arial" w:hAnsi="Arial" w:cs="Arial"/>
          <w:b/>
          <w:sz w:val="22"/>
        </w:rPr>
      </w:pPr>
      <w:r w:rsidRPr="00916FAB">
        <w:rPr>
          <w:rFonts w:ascii="Arial" w:hAnsi="Arial" w:cs="Arial"/>
          <w:b/>
          <w:sz w:val="22"/>
        </w:rPr>
        <w:lastRenderedPageBreak/>
        <w:t xml:space="preserve">Таблица </w:t>
      </w:r>
      <w:del w:id="1602" w:author="Чернова Анастасия Викторовна" w:date="2021-03-22T15:06:00Z">
        <w:r w:rsidRPr="00916FAB" w:rsidDel="009E2974">
          <w:rPr>
            <w:rFonts w:ascii="Arial" w:hAnsi="Arial" w:cs="Arial"/>
            <w:b/>
            <w:sz w:val="22"/>
          </w:rPr>
          <w:fldChar w:fldCharType="begin"/>
        </w:r>
        <w:r w:rsidRPr="00916FAB" w:rsidDel="009E2974">
          <w:rPr>
            <w:rFonts w:ascii="Arial" w:hAnsi="Arial" w:cs="Arial"/>
            <w:b/>
            <w:sz w:val="22"/>
          </w:rPr>
          <w:delInstrText xml:space="preserve"> SEQ Таблица \* ARABIC </w:delInstrText>
        </w:r>
        <w:r w:rsidRPr="00916FAB" w:rsidDel="009E2974">
          <w:rPr>
            <w:rFonts w:ascii="Arial" w:hAnsi="Arial" w:cs="Arial"/>
            <w:b/>
            <w:sz w:val="22"/>
          </w:rPr>
          <w:fldChar w:fldCharType="separate"/>
        </w:r>
        <w:r w:rsidR="00F471AF" w:rsidDel="009E2974">
          <w:rPr>
            <w:rFonts w:ascii="Arial" w:hAnsi="Arial" w:cs="Arial"/>
            <w:b/>
            <w:noProof/>
            <w:sz w:val="22"/>
          </w:rPr>
          <w:delText>68</w:delText>
        </w:r>
        <w:r w:rsidRPr="00916FAB" w:rsidDel="009E2974">
          <w:rPr>
            <w:rFonts w:ascii="Arial" w:hAnsi="Arial" w:cs="Arial"/>
            <w:b/>
            <w:sz w:val="22"/>
          </w:rPr>
          <w:fldChar w:fldCharType="end"/>
        </w:r>
      </w:del>
      <w:ins w:id="1603" w:author="Чернова Анастасия Викторовна" w:date="2021-03-22T15:06:00Z">
        <w:r w:rsidR="009E2974">
          <w:rPr>
            <w:rFonts w:ascii="Arial" w:hAnsi="Arial" w:cs="Arial"/>
            <w:b/>
            <w:sz w:val="22"/>
          </w:rPr>
          <w:t>71</w:t>
        </w:r>
      </w:ins>
      <w:r w:rsidRPr="00916FAB">
        <w:rPr>
          <w:rFonts w:ascii="Arial" w:hAnsi="Arial" w:cs="Arial"/>
          <w:b/>
          <w:sz w:val="22"/>
        </w:rPr>
        <w:t>.</w:t>
      </w:r>
      <w:r w:rsidR="008C7F95">
        <w:rPr>
          <w:rFonts w:ascii="Arial" w:hAnsi="Arial" w:cs="Arial"/>
          <w:b/>
          <w:sz w:val="22"/>
        </w:rPr>
        <w:t xml:space="preserve"> </w:t>
      </w:r>
      <w:r w:rsidR="00E30D22">
        <w:rPr>
          <w:rFonts w:ascii="Arial" w:hAnsi="Arial" w:cs="Arial"/>
          <w:b/>
          <w:sz w:val="22"/>
        </w:rPr>
        <w:t>Ключевые процессные изменения</w:t>
      </w:r>
    </w:p>
    <w:tbl>
      <w:tblPr>
        <w:tblW w:w="5433" w:type="pct"/>
        <w:tblInd w:w="-7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27"/>
        <w:gridCol w:w="993"/>
        <w:gridCol w:w="849"/>
        <w:gridCol w:w="708"/>
        <w:gridCol w:w="851"/>
        <w:gridCol w:w="2693"/>
        <w:gridCol w:w="425"/>
        <w:gridCol w:w="1842"/>
        <w:gridCol w:w="2269"/>
      </w:tblGrid>
      <w:tr w:rsidR="00156F18" w:rsidRPr="006F5656" w14:paraId="0DC278B2" w14:textId="77777777" w:rsidTr="00156F18">
        <w:trPr>
          <w:cantSplit/>
          <w:trHeight w:val="397"/>
          <w:tblHeader/>
        </w:trPr>
        <w:tc>
          <w:tcPr>
            <w:tcW w:w="193" w:type="pct"/>
            <w:shd w:val="clear" w:color="auto" w:fill="FFC000"/>
            <w:vAlign w:val="center"/>
          </w:tcPr>
          <w:p w14:paraId="763B7E84" w14:textId="77777777" w:rsidR="005B28F3" w:rsidRDefault="005B28F3" w:rsidP="001556AB">
            <w:pPr>
              <w:rPr>
                <w:rFonts w:ascii="Arial" w:hAnsi="Arial" w:cs="Arial"/>
                <w:b/>
                <w:sz w:val="18"/>
                <w:szCs w:val="18"/>
                <w:lang w:eastAsia="ru-RU"/>
              </w:rPr>
            </w:pPr>
            <w:r>
              <w:rPr>
                <w:rFonts w:ascii="Arial" w:hAnsi="Arial" w:cs="Arial"/>
                <w:b/>
                <w:sz w:val="18"/>
                <w:szCs w:val="18"/>
                <w:lang w:eastAsia="ru-RU"/>
              </w:rPr>
              <w:t>№</w:t>
            </w:r>
          </w:p>
          <w:p w14:paraId="63719532" w14:textId="77777777" w:rsidR="005B28F3" w:rsidRPr="000F37E2" w:rsidRDefault="005B28F3" w:rsidP="001556AB">
            <w:pPr>
              <w:rPr>
                <w:rFonts w:ascii="Arial" w:hAnsi="Arial" w:cs="Arial"/>
                <w:b/>
                <w:sz w:val="18"/>
                <w:szCs w:val="18"/>
              </w:rPr>
            </w:pPr>
            <w:r>
              <w:rPr>
                <w:rFonts w:ascii="Arial" w:hAnsi="Arial" w:cs="Arial"/>
                <w:b/>
                <w:sz w:val="18"/>
                <w:szCs w:val="18"/>
                <w:lang w:eastAsia="ru-RU"/>
              </w:rPr>
              <w:t>п</w:t>
            </w:r>
            <w:r>
              <w:rPr>
                <w:rFonts w:ascii="Arial" w:hAnsi="Arial" w:cs="Arial"/>
                <w:b/>
                <w:sz w:val="18"/>
                <w:szCs w:val="18"/>
                <w:lang w:val="en-US" w:eastAsia="ru-RU"/>
              </w:rPr>
              <w:t>/</w:t>
            </w:r>
            <w:r>
              <w:rPr>
                <w:rFonts w:ascii="Arial" w:hAnsi="Arial" w:cs="Arial"/>
                <w:b/>
                <w:sz w:val="18"/>
                <w:szCs w:val="18"/>
                <w:lang w:eastAsia="ru-RU"/>
              </w:rPr>
              <w:t>п</w:t>
            </w:r>
          </w:p>
        </w:tc>
        <w:tc>
          <w:tcPr>
            <w:tcW w:w="449" w:type="pct"/>
            <w:shd w:val="clear" w:color="auto" w:fill="FFC000"/>
            <w:vAlign w:val="center"/>
          </w:tcPr>
          <w:p w14:paraId="17759A20" w14:textId="77777777" w:rsidR="005B28F3" w:rsidRPr="006F5656" w:rsidRDefault="005B28F3" w:rsidP="001556AB">
            <w:pPr>
              <w:jc w:val="center"/>
              <w:rPr>
                <w:rFonts w:ascii="Arial" w:hAnsi="Arial" w:cs="Arial"/>
                <w:b/>
                <w:sz w:val="20"/>
                <w:szCs w:val="20"/>
              </w:rPr>
            </w:pPr>
            <w:r>
              <w:rPr>
                <w:rFonts w:ascii="Arial" w:hAnsi="Arial" w:cs="Arial"/>
                <w:b/>
                <w:bCs/>
                <w:color w:val="000000"/>
                <w:sz w:val="18"/>
                <w:szCs w:val="18"/>
                <w:lang w:eastAsia="ru-RU"/>
              </w:rPr>
              <w:t>Код и наименование бизнес-процесса</w:t>
            </w:r>
            <w:r>
              <w:rPr>
                <w:rFonts w:ascii="Arial" w:hAnsi="Arial" w:cs="Arial"/>
                <w:b/>
                <w:bCs/>
                <w:color w:val="000000"/>
                <w:sz w:val="18"/>
                <w:szCs w:val="18"/>
                <w:lang w:eastAsia="ru-RU"/>
              </w:rPr>
              <w:br/>
              <w:t xml:space="preserve">(1-ый </w:t>
            </w:r>
            <w:proofErr w:type="spellStart"/>
            <w:r>
              <w:rPr>
                <w:rFonts w:ascii="Arial" w:hAnsi="Arial" w:cs="Arial"/>
                <w:b/>
                <w:bCs/>
                <w:color w:val="000000"/>
                <w:sz w:val="18"/>
                <w:szCs w:val="18"/>
                <w:lang w:eastAsia="ru-RU"/>
              </w:rPr>
              <w:t>ур-нь</w:t>
            </w:r>
            <w:proofErr w:type="spellEnd"/>
            <w:r>
              <w:rPr>
                <w:rFonts w:ascii="Arial" w:hAnsi="Arial" w:cs="Arial"/>
                <w:b/>
                <w:bCs/>
                <w:color w:val="000000"/>
                <w:sz w:val="18"/>
                <w:szCs w:val="18"/>
                <w:lang w:eastAsia="ru-RU"/>
              </w:rPr>
              <w:t xml:space="preserve">) </w:t>
            </w:r>
          </w:p>
        </w:tc>
        <w:tc>
          <w:tcPr>
            <w:tcW w:w="384" w:type="pct"/>
            <w:shd w:val="clear" w:color="auto" w:fill="FFC000"/>
            <w:vAlign w:val="center"/>
          </w:tcPr>
          <w:p w14:paraId="15A673E0" w14:textId="77777777" w:rsidR="005B28F3" w:rsidRPr="006F5656" w:rsidRDefault="005B28F3" w:rsidP="001556AB">
            <w:pPr>
              <w:jc w:val="center"/>
              <w:rPr>
                <w:rFonts w:ascii="Arial" w:hAnsi="Arial" w:cs="Arial"/>
                <w:b/>
                <w:sz w:val="20"/>
                <w:szCs w:val="20"/>
              </w:rPr>
            </w:pPr>
            <w:r>
              <w:rPr>
                <w:rFonts w:ascii="Arial" w:hAnsi="Arial" w:cs="Arial"/>
                <w:b/>
                <w:bCs/>
                <w:color w:val="000000"/>
                <w:sz w:val="18"/>
                <w:szCs w:val="18"/>
                <w:lang w:eastAsia="ru-RU"/>
              </w:rPr>
              <w:t>Наименование</w:t>
            </w:r>
            <w:r>
              <w:rPr>
                <w:rFonts w:ascii="Arial" w:hAnsi="Arial" w:cs="Arial"/>
                <w:b/>
                <w:bCs/>
                <w:color w:val="000000"/>
                <w:sz w:val="18"/>
                <w:szCs w:val="18"/>
                <w:lang w:eastAsia="ru-RU"/>
              </w:rPr>
              <w:br/>
              <w:t>бизнес-процесса</w:t>
            </w:r>
            <w:r>
              <w:rPr>
                <w:rFonts w:ascii="Arial" w:hAnsi="Arial" w:cs="Arial"/>
                <w:b/>
                <w:bCs/>
                <w:color w:val="000000"/>
                <w:sz w:val="18"/>
                <w:szCs w:val="18"/>
                <w:lang w:eastAsia="ru-RU"/>
              </w:rPr>
              <w:br/>
              <w:t xml:space="preserve">(2-ой </w:t>
            </w:r>
            <w:proofErr w:type="spellStart"/>
            <w:r>
              <w:rPr>
                <w:rFonts w:ascii="Arial" w:hAnsi="Arial" w:cs="Arial"/>
                <w:b/>
                <w:bCs/>
                <w:color w:val="000000"/>
                <w:sz w:val="18"/>
                <w:szCs w:val="18"/>
                <w:lang w:eastAsia="ru-RU"/>
              </w:rPr>
              <w:t>ур-нь</w:t>
            </w:r>
            <w:proofErr w:type="spellEnd"/>
            <w:r>
              <w:rPr>
                <w:rFonts w:ascii="Arial" w:hAnsi="Arial" w:cs="Arial"/>
                <w:b/>
                <w:bCs/>
                <w:color w:val="000000"/>
                <w:sz w:val="18"/>
                <w:szCs w:val="18"/>
                <w:lang w:eastAsia="ru-RU"/>
              </w:rPr>
              <w:t>)</w:t>
            </w:r>
          </w:p>
        </w:tc>
        <w:tc>
          <w:tcPr>
            <w:tcW w:w="320" w:type="pct"/>
            <w:shd w:val="clear" w:color="auto" w:fill="FFC000"/>
            <w:vAlign w:val="center"/>
          </w:tcPr>
          <w:p w14:paraId="2DB81F55" w14:textId="77777777" w:rsidR="005B28F3" w:rsidRPr="008C7F95" w:rsidRDefault="005B28F3" w:rsidP="001556AB">
            <w:pPr>
              <w:jc w:val="center"/>
              <w:rPr>
                <w:rFonts w:ascii="Arial" w:hAnsi="Arial" w:cs="Arial"/>
                <w:b/>
                <w:sz w:val="20"/>
                <w:szCs w:val="20"/>
                <w:lang w:eastAsia="ru-RU"/>
              </w:rPr>
            </w:pPr>
            <w:r>
              <w:rPr>
                <w:rFonts w:ascii="Arial" w:hAnsi="Arial" w:cs="Arial"/>
                <w:b/>
                <w:bCs/>
                <w:color w:val="000000"/>
                <w:sz w:val="18"/>
                <w:szCs w:val="18"/>
                <w:lang w:eastAsia="ru-RU"/>
              </w:rPr>
              <w:t>Область улучшения</w:t>
            </w:r>
          </w:p>
        </w:tc>
        <w:tc>
          <w:tcPr>
            <w:tcW w:w="385" w:type="pct"/>
            <w:shd w:val="clear" w:color="auto" w:fill="FFC000"/>
            <w:vAlign w:val="center"/>
          </w:tcPr>
          <w:p w14:paraId="0B96DA3F" w14:textId="77777777" w:rsidR="005B28F3" w:rsidRPr="008C7F95" w:rsidRDefault="005B28F3" w:rsidP="001556AB">
            <w:pPr>
              <w:jc w:val="center"/>
              <w:rPr>
                <w:rFonts w:ascii="Arial" w:hAnsi="Arial" w:cs="Arial"/>
                <w:b/>
                <w:sz w:val="20"/>
                <w:szCs w:val="20"/>
                <w:lang w:eastAsia="ru-RU"/>
              </w:rPr>
            </w:pPr>
            <w:r>
              <w:rPr>
                <w:rFonts w:ascii="Arial" w:hAnsi="Arial" w:cs="Arial"/>
                <w:b/>
                <w:bCs/>
                <w:color w:val="000000"/>
                <w:sz w:val="18"/>
                <w:szCs w:val="18"/>
                <w:lang w:eastAsia="ru-RU"/>
              </w:rPr>
              <w:t>Код и название</w:t>
            </w:r>
            <w:r>
              <w:rPr>
                <w:rFonts w:ascii="Arial" w:hAnsi="Arial" w:cs="Arial"/>
                <w:b/>
                <w:bCs/>
                <w:color w:val="000000"/>
                <w:sz w:val="18"/>
                <w:szCs w:val="18"/>
                <w:lang w:eastAsia="ru-RU"/>
              </w:rPr>
              <w:br/>
              <w:t>процессного изменения</w:t>
            </w:r>
          </w:p>
        </w:tc>
        <w:tc>
          <w:tcPr>
            <w:tcW w:w="1218" w:type="pct"/>
            <w:shd w:val="clear" w:color="auto" w:fill="FFC000"/>
            <w:vAlign w:val="center"/>
          </w:tcPr>
          <w:p w14:paraId="353F589C" w14:textId="77777777" w:rsidR="005B28F3" w:rsidRPr="008C7F95" w:rsidRDefault="005B28F3" w:rsidP="001556AB">
            <w:pPr>
              <w:jc w:val="center"/>
              <w:rPr>
                <w:rFonts w:ascii="Arial" w:hAnsi="Arial" w:cs="Arial"/>
                <w:b/>
                <w:sz w:val="20"/>
                <w:szCs w:val="20"/>
                <w:lang w:eastAsia="ru-RU"/>
              </w:rPr>
            </w:pPr>
            <w:r>
              <w:rPr>
                <w:rFonts w:ascii="Arial" w:hAnsi="Arial" w:cs="Arial"/>
                <w:b/>
                <w:bCs/>
                <w:color w:val="000000"/>
                <w:sz w:val="18"/>
                <w:szCs w:val="18"/>
                <w:lang w:eastAsia="ru-RU"/>
              </w:rPr>
              <w:t>Описание изменения</w:t>
            </w:r>
          </w:p>
        </w:tc>
        <w:tc>
          <w:tcPr>
            <w:tcW w:w="192" w:type="pct"/>
            <w:shd w:val="clear" w:color="auto" w:fill="FFC000"/>
            <w:vAlign w:val="center"/>
          </w:tcPr>
          <w:p w14:paraId="5A373B93" w14:textId="77777777" w:rsidR="005B28F3" w:rsidRPr="008C7F95" w:rsidRDefault="005B28F3" w:rsidP="001556AB">
            <w:pPr>
              <w:jc w:val="center"/>
              <w:rPr>
                <w:rFonts w:ascii="Arial" w:hAnsi="Arial" w:cs="Arial"/>
                <w:b/>
                <w:sz w:val="20"/>
                <w:szCs w:val="20"/>
                <w:lang w:eastAsia="ru-RU"/>
              </w:rPr>
            </w:pPr>
            <w:r>
              <w:rPr>
                <w:rFonts w:ascii="Arial" w:hAnsi="Arial" w:cs="Arial"/>
                <w:b/>
                <w:bCs/>
                <w:color w:val="000000"/>
                <w:sz w:val="18"/>
                <w:szCs w:val="18"/>
                <w:lang w:eastAsia="ru-RU"/>
              </w:rPr>
              <w:t xml:space="preserve">Вид </w:t>
            </w:r>
            <w:r>
              <w:rPr>
                <w:rFonts w:ascii="Arial" w:hAnsi="Arial" w:cs="Arial"/>
                <w:b/>
                <w:bCs/>
                <w:color w:val="000000"/>
                <w:sz w:val="18"/>
                <w:szCs w:val="18"/>
                <w:lang w:eastAsia="ru-RU"/>
              </w:rPr>
              <w:br/>
              <w:t>изменения</w:t>
            </w:r>
          </w:p>
        </w:tc>
        <w:tc>
          <w:tcPr>
            <w:tcW w:w="833" w:type="pct"/>
            <w:shd w:val="clear" w:color="auto" w:fill="FFC000"/>
            <w:vAlign w:val="center"/>
          </w:tcPr>
          <w:p w14:paraId="13F56D9E" w14:textId="77777777" w:rsidR="005B28F3" w:rsidRPr="006F5656" w:rsidRDefault="005B28F3" w:rsidP="001556AB">
            <w:pPr>
              <w:jc w:val="center"/>
              <w:rPr>
                <w:rFonts w:ascii="Arial" w:hAnsi="Arial" w:cs="Arial"/>
                <w:b/>
                <w:sz w:val="20"/>
                <w:szCs w:val="20"/>
              </w:rPr>
            </w:pPr>
            <w:r>
              <w:rPr>
                <w:rFonts w:ascii="Arial" w:hAnsi="Arial" w:cs="Arial"/>
                <w:b/>
                <w:bCs/>
                <w:color w:val="000000"/>
                <w:sz w:val="18"/>
                <w:szCs w:val="18"/>
                <w:lang w:eastAsia="ru-RU"/>
              </w:rPr>
              <w:t xml:space="preserve">Показатели улучшений </w:t>
            </w:r>
          </w:p>
        </w:tc>
        <w:tc>
          <w:tcPr>
            <w:tcW w:w="1026" w:type="pct"/>
            <w:shd w:val="clear" w:color="auto" w:fill="FFC000"/>
            <w:vAlign w:val="center"/>
          </w:tcPr>
          <w:p w14:paraId="497AF980" w14:textId="77777777" w:rsidR="005B28F3" w:rsidRDefault="005B28F3" w:rsidP="001556AB">
            <w:pPr>
              <w:jc w:val="center"/>
              <w:rPr>
                <w:rFonts w:ascii="Arial" w:hAnsi="Arial" w:cs="Arial"/>
                <w:b/>
                <w:bCs/>
                <w:color w:val="000000"/>
                <w:sz w:val="18"/>
                <w:szCs w:val="18"/>
                <w:lang w:eastAsia="ru-RU"/>
              </w:rPr>
            </w:pPr>
            <w:r>
              <w:rPr>
                <w:rFonts w:ascii="Arial" w:hAnsi="Arial" w:cs="Arial"/>
                <w:b/>
                <w:bCs/>
                <w:color w:val="000000"/>
                <w:sz w:val="18"/>
                <w:szCs w:val="18"/>
                <w:lang w:eastAsia="ru-RU"/>
              </w:rPr>
              <w:t>Подход к расчету (бизнес терминами)</w:t>
            </w:r>
          </w:p>
        </w:tc>
      </w:tr>
      <w:tr w:rsidR="00156F18" w:rsidRPr="00B4018C" w14:paraId="4F13B3E4" w14:textId="77777777" w:rsidTr="00156F18">
        <w:trPr>
          <w:cantSplit/>
          <w:trHeight w:val="1134"/>
        </w:trPr>
        <w:tc>
          <w:tcPr>
            <w:tcW w:w="193" w:type="pct"/>
            <w:shd w:val="clear" w:color="auto" w:fill="auto"/>
          </w:tcPr>
          <w:p w14:paraId="789D0C4B" w14:textId="77777777" w:rsidR="00AD70A2" w:rsidRPr="00650C3B" w:rsidRDefault="00AD70A2" w:rsidP="00AD70A2">
            <w:pPr>
              <w:jc w:val="left"/>
              <w:rPr>
                <w:rFonts w:ascii="Arial" w:hAnsi="Arial" w:cs="Arial"/>
                <w:sz w:val="18"/>
                <w:szCs w:val="18"/>
              </w:rPr>
            </w:pPr>
            <w:r w:rsidRPr="00650C3B">
              <w:rPr>
                <w:rFonts w:ascii="Arial" w:hAnsi="Arial" w:cs="Arial"/>
                <w:sz w:val="18"/>
                <w:szCs w:val="18"/>
                <w:lang w:eastAsia="ru-RU"/>
              </w:rPr>
              <w:t>1.</w:t>
            </w:r>
          </w:p>
        </w:tc>
        <w:tc>
          <w:tcPr>
            <w:tcW w:w="449" w:type="pct"/>
          </w:tcPr>
          <w:p w14:paraId="3BED8BF6" w14:textId="77777777" w:rsidR="00AD70A2" w:rsidRPr="00650C3B" w:rsidRDefault="00AD70A2" w:rsidP="00AD70A2">
            <w:pPr>
              <w:jc w:val="left"/>
              <w:rPr>
                <w:rFonts w:ascii="Arial" w:hAnsi="Arial" w:cs="Arial"/>
                <w:sz w:val="18"/>
                <w:szCs w:val="18"/>
              </w:rPr>
            </w:pPr>
            <w:r w:rsidRPr="00E72F57">
              <w:rPr>
                <w:rFonts w:ascii="Arial" w:hAnsi="Arial" w:cs="Arial"/>
                <w:sz w:val="18"/>
                <w:szCs w:val="18"/>
              </w:rPr>
              <w:t>ПП-10</w:t>
            </w:r>
            <w:r w:rsidRPr="00E72F57">
              <w:rPr>
                <w:rFonts w:ascii="Arial" w:hAnsi="Arial" w:cs="Arial"/>
                <w:sz w:val="18"/>
                <w:szCs w:val="18"/>
              </w:rPr>
              <w:br/>
              <w:t>Обеспечение МТР, работами и услугами</w:t>
            </w:r>
          </w:p>
        </w:tc>
        <w:tc>
          <w:tcPr>
            <w:tcW w:w="384" w:type="pct"/>
          </w:tcPr>
          <w:p w14:paraId="231F39CE" w14:textId="77777777" w:rsidR="00AD70A2" w:rsidRPr="00650C3B" w:rsidRDefault="00AD70A2" w:rsidP="00AD70A2">
            <w:pPr>
              <w:jc w:val="left"/>
              <w:rPr>
                <w:rFonts w:ascii="Arial" w:hAnsi="Arial" w:cs="Arial"/>
                <w:sz w:val="18"/>
                <w:szCs w:val="18"/>
              </w:rPr>
            </w:pPr>
            <w:r w:rsidRPr="00E72F57">
              <w:rPr>
                <w:rFonts w:ascii="Arial" w:hAnsi="Arial" w:cs="Arial"/>
                <w:sz w:val="18"/>
                <w:szCs w:val="18"/>
              </w:rPr>
              <w:t>ПП-10.03</w:t>
            </w:r>
            <w:r w:rsidRPr="00E72F57">
              <w:rPr>
                <w:rFonts w:ascii="Arial" w:hAnsi="Arial" w:cs="Arial"/>
                <w:sz w:val="18"/>
                <w:szCs w:val="18"/>
              </w:rPr>
              <w:br/>
              <w:t>Планирование обеспечения МТР, работами и услугами</w:t>
            </w:r>
          </w:p>
        </w:tc>
        <w:tc>
          <w:tcPr>
            <w:tcW w:w="320" w:type="pct"/>
          </w:tcPr>
          <w:p w14:paraId="7FF95AB7" w14:textId="77777777" w:rsidR="00AD70A2" w:rsidRPr="00650C3B" w:rsidRDefault="007F4BCE" w:rsidP="00AD70A2">
            <w:pPr>
              <w:jc w:val="left"/>
              <w:rPr>
                <w:rFonts w:ascii="Arial" w:hAnsi="Arial" w:cs="Arial"/>
                <w:sz w:val="18"/>
                <w:szCs w:val="18"/>
              </w:rPr>
            </w:pPr>
            <w:r w:rsidRPr="00C51676">
              <w:rPr>
                <w:rFonts w:ascii="Arial" w:hAnsi="Arial" w:cs="Arial"/>
                <w:sz w:val="18"/>
                <w:szCs w:val="18"/>
              </w:rPr>
              <w:t>Актуальная информация о потребности и ее обеспеченности в единой системе</w:t>
            </w:r>
          </w:p>
        </w:tc>
        <w:tc>
          <w:tcPr>
            <w:tcW w:w="385" w:type="pct"/>
          </w:tcPr>
          <w:p w14:paraId="1C1A183E" w14:textId="77777777" w:rsidR="00AD70A2" w:rsidRPr="00650C3B" w:rsidRDefault="007F4BCE" w:rsidP="00AD70A2">
            <w:pPr>
              <w:jc w:val="left"/>
              <w:rPr>
                <w:rFonts w:ascii="Arial" w:hAnsi="Arial" w:cs="Arial"/>
                <w:sz w:val="18"/>
                <w:szCs w:val="18"/>
              </w:rPr>
            </w:pPr>
            <w:r w:rsidRPr="00C51676">
              <w:rPr>
                <w:rFonts w:ascii="Arial" w:hAnsi="Arial" w:cs="Arial"/>
                <w:color w:val="000000"/>
                <w:sz w:val="18"/>
                <w:szCs w:val="18"/>
              </w:rPr>
              <w:t>MM.PC.1.1</w:t>
            </w:r>
            <w:r w:rsidRPr="00C51676">
              <w:rPr>
                <w:rFonts w:ascii="Arial" w:hAnsi="Arial" w:cs="Arial"/>
                <w:color w:val="000000"/>
                <w:sz w:val="18"/>
                <w:szCs w:val="18"/>
              </w:rPr>
              <w:br/>
              <w:t xml:space="preserve"> Формирование потребности в закупаемых МТР, услуг в единой интегрированной системе на основании планов производства, </w:t>
            </w:r>
            <w:proofErr w:type="spellStart"/>
            <w:r w:rsidRPr="00C51676">
              <w:rPr>
                <w:rFonts w:ascii="Arial" w:hAnsi="Arial" w:cs="Arial"/>
                <w:color w:val="000000"/>
                <w:sz w:val="18"/>
                <w:szCs w:val="18"/>
              </w:rPr>
              <w:t>ТОиР</w:t>
            </w:r>
            <w:proofErr w:type="spellEnd"/>
            <w:r w:rsidRPr="00C51676">
              <w:rPr>
                <w:rFonts w:ascii="Arial" w:hAnsi="Arial" w:cs="Arial"/>
                <w:color w:val="000000"/>
                <w:sz w:val="18"/>
                <w:szCs w:val="18"/>
              </w:rPr>
              <w:t xml:space="preserve"> и КС</w:t>
            </w:r>
          </w:p>
        </w:tc>
        <w:tc>
          <w:tcPr>
            <w:tcW w:w="1218" w:type="pct"/>
          </w:tcPr>
          <w:p w14:paraId="3020BC72" w14:textId="77777777" w:rsidR="00AD70A2" w:rsidRPr="00650C3B" w:rsidRDefault="00AD70A2" w:rsidP="00AD70A2">
            <w:pPr>
              <w:jc w:val="left"/>
              <w:rPr>
                <w:rFonts w:ascii="Arial" w:hAnsi="Arial" w:cs="Arial"/>
                <w:sz w:val="18"/>
                <w:szCs w:val="18"/>
              </w:rPr>
            </w:pPr>
            <w:r w:rsidRPr="00E72F57">
              <w:rPr>
                <w:rFonts w:ascii="Arial" w:hAnsi="Arial" w:cs="Arial"/>
                <w:sz w:val="18"/>
                <w:szCs w:val="18"/>
              </w:rPr>
              <w:t xml:space="preserve">Формирование и корректировка потребности всех БЕ и функций (Производство, </w:t>
            </w:r>
            <w:proofErr w:type="spellStart"/>
            <w:r w:rsidRPr="00E72F57">
              <w:rPr>
                <w:rFonts w:ascii="Arial" w:hAnsi="Arial" w:cs="Arial"/>
                <w:sz w:val="18"/>
                <w:szCs w:val="18"/>
              </w:rPr>
              <w:t>ТОиР</w:t>
            </w:r>
            <w:proofErr w:type="spellEnd"/>
            <w:r w:rsidRPr="00E72F57">
              <w:rPr>
                <w:rFonts w:ascii="Arial" w:hAnsi="Arial" w:cs="Arial"/>
                <w:sz w:val="18"/>
                <w:szCs w:val="18"/>
              </w:rPr>
              <w:t>, КС) в единой интегрированной системе с контролем бюджета списания при создании потребности</w:t>
            </w:r>
            <w:r w:rsidRPr="00E72F57">
              <w:rPr>
                <w:rFonts w:ascii="Arial" w:hAnsi="Arial" w:cs="Arial"/>
                <w:sz w:val="18"/>
                <w:szCs w:val="18"/>
              </w:rPr>
              <w:br/>
              <w:t xml:space="preserve">Увеличение уровня детализации при сборе потребностей от БЕ и функций (в том числе за счет аналитик </w:t>
            </w:r>
            <w:proofErr w:type="spellStart"/>
            <w:r w:rsidRPr="00E72F57">
              <w:rPr>
                <w:rFonts w:ascii="Arial" w:hAnsi="Arial" w:cs="Arial"/>
                <w:sz w:val="18"/>
                <w:szCs w:val="18"/>
              </w:rPr>
              <w:t>ТОиР</w:t>
            </w:r>
            <w:proofErr w:type="spellEnd"/>
            <w:r w:rsidRPr="00E72F57">
              <w:rPr>
                <w:rFonts w:ascii="Arial" w:hAnsi="Arial" w:cs="Arial"/>
                <w:sz w:val="18"/>
                <w:szCs w:val="18"/>
              </w:rPr>
              <w:t>), появление дополнительной аналитики. Обработка сток-контроллером каждой потребности в случае изменения потребности, взятой в закупку</w:t>
            </w:r>
            <w:r w:rsidRPr="00E72F57">
              <w:rPr>
                <w:rFonts w:ascii="Arial" w:hAnsi="Arial" w:cs="Arial"/>
                <w:sz w:val="18"/>
                <w:szCs w:val="18"/>
              </w:rPr>
              <w:br/>
              <w:t>Автоматическое формирование плана закупок с учетом текущих остатков и  LT</w:t>
            </w:r>
            <w:r w:rsidRPr="00E72F57">
              <w:rPr>
                <w:rFonts w:ascii="Arial" w:hAnsi="Arial" w:cs="Arial"/>
                <w:sz w:val="18"/>
                <w:szCs w:val="18"/>
              </w:rPr>
              <w:br/>
              <w:t>Необходимость обработки сток-контроллером исключительных ситуаций, выявленных в результате работы ППМ (ежедневно): излишняя закупка, необеспеченность потребности*</w:t>
            </w:r>
            <w:r w:rsidRPr="00E72F57">
              <w:rPr>
                <w:rFonts w:ascii="Arial" w:hAnsi="Arial" w:cs="Arial"/>
                <w:sz w:val="18"/>
                <w:szCs w:val="18"/>
              </w:rPr>
              <w:br/>
              <w:t xml:space="preserve">Автоматическое  формирование в системе потребности в расходе МТР под нужды Производства, </w:t>
            </w:r>
            <w:proofErr w:type="spellStart"/>
            <w:r w:rsidRPr="00E72F57">
              <w:rPr>
                <w:rFonts w:ascii="Arial" w:hAnsi="Arial" w:cs="Arial"/>
                <w:sz w:val="18"/>
                <w:szCs w:val="18"/>
              </w:rPr>
              <w:t>ТОиР</w:t>
            </w:r>
            <w:proofErr w:type="spellEnd"/>
            <w:r w:rsidRPr="00E72F57">
              <w:rPr>
                <w:rFonts w:ascii="Arial" w:hAnsi="Arial" w:cs="Arial"/>
                <w:sz w:val="18"/>
                <w:szCs w:val="18"/>
              </w:rPr>
              <w:t xml:space="preserve">,  Кап. </w:t>
            </w:r>
            <w:proofErr w:type="spellStart"/>
            <w:r w:rsidRPr="00E72F57">
              <w:rPr>
                <w:rFonts w:ascii="Arial" w:hAnsi="Arial" w:cs="Arial"/>
                <w:sz w:val="18"/>
                <w:szCs w:val="18"/>
              </w:rPr>
              <w:t>cтроя</w:t>
            </w:r>
            <w:proofErr w:type="spellEnd"/>
            <w:r w:rsidRPr="00E72F57">
              <w:rPr>
                <w:rFonts w:ascii="Arial" w:hAnsi="Arial" w:cs="Arial"/>
                <w:sz w:val="18"/>
                <w:szCs w:val="18"/>
              </w:rPr>
              <w:t xml:space="preserve"> на основании нормативов и планов работ</w:t>
            </w:r>
            <w:r w:rsidRPr="00E72F57">
              <w:rPr>
                <w:rFonts w:ascii="Arial" w:hAnsi="Arial" w:cs="Arial"/>
                <w:sz w:val="18"/>
                <w:szCs w:val="18"/>
              </w:rPr>
              <w:br/>
              <w:t xml:space="preserve">Ведение потребности в услугах в единой системе </w:t>
            </w:r>
            <w:r w:rsidRPr="00E72F57">
              <w:rPr>
                <w:rFonts w:ascii="Arial" w:hAnsi="Arial" w:cs="Arial"/>
                <w:sz w:val="18"/>
                <w:szCs w:val="18"/>
              </w:rPr>
              <w:br/>
              <w:t>Отчетные формы об обеспеченности потребности , в том числе запасом</w:t>
            </w:r>
            <w:r w:rsidRPr="00E72F57">
              <w:rPr>
                <w:rFonts w:ascii="Arial" w:hAnsi="Arial" w:cs="Arial"/>
                <w:sz w:val="18"/>
                <w:szCs w:val="18"/>
              </w:rPr>
              <w:br/>
              <w:t xml:space="preserve">Доступность информации о статусе выполнения закупки </w:t>
            </w:r>
            <w:r w:rsidRPr="00E72F57">
              <w:rPr>
                <w:rFonts w:ascii="Arial" w:hAnsi="Arial" w:cs="Arial"/>
                <w:b/>
                <w:bCs/>
                <w:sz w:val="18"/>
                <w:szCs w:val="18"/>
              </w:rPr>
              <w:t>закупщикам и заявителям</w:t>
            </w:r>
            <w:r w:rsidRPr="00E72F57">
              <w:rPr>
                <w:rFonts w:ascii="Arial" w:hAnsi="Arial" w:cs="Arial"/>
                <w:sz w:val="18"/>
                <w:szCs w:val="18"/>
              </w:rPr>
              <w:t xml:space="preserve">. </w:t>
            </w:r>
            <w:r w:rsidR="007F4BCE" w:rsidRPr="00C51676">
              <w:rPr>
                <w:rFonts w:ascii="Arial" w:hAnsi="Arial" w:cs="Arial"/>
                <w:sz w:val="18"/>
                <w:szCs w:val="18"/>
              </w:rPr>
              <w:t xml:space="preserve">Отчетность по статусу исполнения закупки </w:t>
            </w:r>
            <w:r w:rsidR="007F4BCE" w:rsidRPr="00C51676">
              <w:rPr>
                <w:rFonts w:ascii="Arial" w:hAnsi="Arial" w:cs="Arial"/>
                <w:sz w:val="18"/>
                <w:szCs w:val="18"/>
              </w:rPr>
              <w:br/>
              <w:t>Для адресной закупки КС (для СПП, соответствующих объектам титульного списка) наследуются аналитики «от потребности до списания»</w:t>
            </w:r>
            <w:r w:rsidR="007F4BCE" w:rsidRPr="00C51676">
              <w:rPr>
                <w:rFonts w:ascii="Arial" w:hAnsi="Arial" w:cs="Arial"/>
                <w:sz w:val="18"/>
                <w:szCs w:val="18"/>
              </w:rPr>
              <w:br/>
              <w:t>Отключение активного контроля по бюджету закупок на переходный период</w:t>
            </w:r>
          </w:p>
        </w:tc>
        <w:tc>
          <w:tcPr>
            <w:tcW w:w="192" w:type="pct"/>
            <w:textDirection w:val="tbRl"/>
          </w:tcPr>
          <w:p w14:paraId="72EA248C" w14:textId="77777777" w:rsidR="00AD70A2" w:rsidRPr="00650C3B" w:rsidRDefault="00AD70A2" w:rsidP="00156F18">
            <w:pPr>
              <w:ind w:left="113" w:right="113"/>
              <w:jc w:val="left"/>
              <w:rPr>
                <w:rFonts w:ascii="Arial" w:hAnsi="Arial" w:cs="Arial"/>
                <w:sz w:val="18"/>
                <w:szCs w:val="18"/>
                <w:lang w:val="en-US"/>
              </w:rPr>
            </w:pPr>
            <w:r w:rsidRPr="00E72F57">
              <w:rPr>
                <w:rFonts w:ascii="Arial" w:hAnsi="Arial" w:cs="Arial"/>
                <w:sz w:val="18"/>
                <w:szCs w:val="18"/>
              </w:rPr>
              <w:t>Новые функции</w:t>
            </w:r>
          </w:p>
        </w:tc>
        <w:tc>
          <w:tcPr>
            <w:tcW w:w="833" w:type="pct"/>
            <w:shd w:val="clear" w:color="auto" w:fill="auto"/>
          </w:tcPr>
          <w:p w14:paraId="1B890579"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1. Выполнение целевых показателей по полноте и своевременности обеспечения потребности</w:t>
            </w:r>
          </w:p>
          <w:p w14:paraId="72A3BB1C" w14:textId="77777777" w:rsidR="00AD70A2" w:rsidRPr="00BC1DD7" w:rsidRDefault="00AD70A2" w:rsidP="00AD70A2">
            <w:pPr>
              <w:rPr>
                <w:rFonts w:ascii="Arial" w:hAnsi="Arial" w:cs="Arial"/>
                <w:color w:val="000000" w:themeColor="text1"/>
                <w:sz w:val="18"/>
                <w:szCs w:val="18"/>
              </w:rPr>
            </w:pPr>
          </w:p>
          <w:p w14:paraId="0E4E1E4E"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 xml:space="preserve">2. Доля несрочной потребности </w:t>
            </w:r>
          </w:p>
          <w:p w14:paraId="65ED56FF"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 xml:space="preserve"> </w:t>
            </w:r>
          </w:p>
          <w:p w14:paraId="5D2F6B79"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3. Доля потребности без корректировок</w:t>
            </w:r>
          </w:p>
          <w:p w14:paraId="7F3ADDF1" w14:textId="77777777" w:rsidR="00AD70A2" w:rsidRPr="00BC1DD7" w:rsidRDefault="00AD70A2" w:rsidP="00AD70A2">
            <w:pPr>
              <w:rPr>
                <w:rFonts w:ascii="Arial" w:hAnsi="Arial" w:cs="Arial"/>
                <w:color w:val="000000" w:themeColor="text1"/>
                <w:sz w:val="18"/>
                <w:szCs w:val="18"/>
              </w:rPr>
            </w:pPr>
          </w:p>
          <w:p w14:paraId="1061505A"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4. Доля вовремя списанной потребности</w:t>
            </w:r>
          </w:p>
          <w:p w14:paraId="00545275" w14:textId="77777777" w:rsidR="00AD70A2" w:rsidRPr="00593489" w:rsidRDefault="00AD70A2" w:rsidP="00AD70A2">
            <w:pPr>
              <w:rPr>
                <w:rFonts w:ascii="Arial" w:hAnsi="Arial" w:cs="Arial"/>
                <w:sz w:val="18"/>
                <w:szCs w:val="18"/>
              </w:rPr>
            </w:pPr>
          </w:p>
          <w:p w14:paraId="3DEC0A1A" w14:textId="77777777" w:rsidR="00AD70A2" w:rsidRDefault="00AD70A2" w:rsidP="00AD70A2">
            <w:pPr>
              <w:rPr>
                <w:rFonts w:ascii="Arial" w:hAnsi="Arial" w:cs="Arial"/>
                <w:sz w:val="18"/>
                <w:szCs w:val="18"/>
              </w:rPr>
            </w:pPr>
            <w:r w:rsidRPr="00FC19B0">
              <w:rPr>
                <w:rFonts w:ascii="Arial" w:hAnsi="Arial" w:cs="Arial"/>
                <w:sz w:val="18"/>
                <w:szCs w:val="18"/>
              </w:rPr>
              <w:t>5</w:t>
            </w:r>
            <w:r>
              <w:rPr>
                <w:rFonts w:ascii="Arial" w:hAnsi="Arial" w:cs="Arial"/>
                <w:sz w:val="18"/>
                <w:szCs w:val="18"/>
              </w:rPr>
              <w:t>.</w:t>
            </w:r>
            <w:r w:rsidRPr="00593489">
              <w:t xml:space="preserve"> </w:t>
            </w:r>
            <w:r w:rsidRPr="00F808C0">
              <w:rPr>
                <w:rFonts w:ascii="Arial" w:hAnsi="Arial" w:cs="Arial"/>
                <w:sz w:val="18"/>
                <w:szCs w:val="18"/>
              </w:rPr>
              <w:t>Единый подход к формированию плана потребности независимо от УО, единый формат данных, обеспечиваемый системой</w:t>
            </w:r>
          </w:p>
          <w:p w14:paraId="234C58BF" w14:textId="77777777" w:rsidR="00AD70A2" w:rsidRPr="00F808C0" w:rsidRDefault="00AD70A2" w:rsidP="00AD70A2">
            <w:pPr>
              <w:rPr>
                <w:rFonts w:ascii="Arial" w:hAnsi="Arial" w:cs="Arial"/>
                <w:sz w:val="18"/>
                <w:szCs w:val="18"/>
              </w:rPr>
            </w:pPr>
          </w:p>
          <w:p w14:paraId="42F55C52" w14:textId="77777777" w:rsidR="00AD70A2" w:rsidRDefault="00AD70A2" w:rsidP="00AD70A2">
            <w:pPr>
              <w:rPr>
                <w:rFonts w:ascii="Arial" w:hAnsi="Arial" w:cs="Arial"/>
                <w:sz w:val="18"/>
                <w:szCs w:val="18"/>
              </w:rPr>
            </w:pPr>
            <w:r w:rsidRPr="00FC19B0">
              <w:rPr>
                <w:rFonts w:ascii="Arial" w:hAnsi="Arial" w:cs="Arial"/>
                <w:sz w:val="18"/>
                <w:szCs w:val="18"/>
              </w:rPr>
              <w:t>6</w:t>
            </w:r>
            <w:r>
              <w:rPr>
                <w:rFonts w:ascii="Arial" w:hAnsi="Arial" w:cs="Arial"/>
                <w:sz w:val="18"/>
                <w:szCs w:val="18"/>
              </w:rPr>
              <w:t>.</w:t>
            </w:r>
            <w:r w:rsidRPr="00F808C0">
              <w:rPr>
                <w:rFonts w:ascii="Arial" w:hAnsi="Arial" w:cs="Arial"/>
                <w:sz w:val="18"/>
                <w:szCs w:val="18"/>
              </w:rPr>
              <w:t>Доступность информации об обеспеченности потребности для заявителей</w:t>
            </w:r>
          </w:p>
          <w:p w14:paraId="59E393D3" w14:textId="77777777" w:rsidR="00AD70A2" w:rsidRPr="00F808C0" w:rsidRDefault="00AD70A2" w:rsidP="00AD70A2">
            <w:pPr>
              <w:rPr>
                <w:rFonts w:ascii="Arial" w:hAnsi="Arial" w:cs="Arial"/>
                <w:sz w:val="18"/>
                <w:szCs w:val="18"/>
              </w:rPr>
            </w:pPr>
          </w:p>
          <w:p w14:paraId="0AAADDEC" w14:textId="77777777" w:rsidR="00AD70A2" w:rsidRPr="00650C3B" w:rsidRDefault="00AD70A2" w:rsidP="00AD70A2">
            <w:pPr>
              <w:jc w:val="left"/>
              <w:rPr>
                <w:rFonts w:ascii="Arial" w:hAnsi="Arial" w:cs="Arial"/>
                <w:sz w:val="18"/>
                <w:szCs w:val="18"/>
              </w:rPr>
            </w:pPr>
            <w:r w:rsidRPr="00FC19B0">
              <w:rPr>
                <w:rFonts w:ascii="Arial" w:hAnsi="Arial" w:cs="Arial"/>
                <w:sz w:val="18"/>
                <w:szCs w:val="18"/>
              </w:rPr>
              <w:t>7</w:t>
            </w:r>
            <w:r>
              <w:rPr>
                <w:rFonts w:ascii="Arial" w:hAnsi="Arial" w:cs="Arial"/>
                <w:sz w:val="18"/>
                <w:szCs w:val="18"/>
              </w:rPr>
              <w:t>.</w:t>
            </w:r>
            <w:r w:rsidRPr="00F808C0">
              <w:rPr>
                <w:rFonts w:ascii="Arial" w:hAnsi="Arial" w:cs="Arial"/>
                <w:sz w:val="18"/>
                <w:szCs w:val="18"/>
              </w:rPr>
              <w:t>Передача в оперативное планирование обеспечения согласованной и соответствующей бюджетным лимитам потребности, содержащей детальную аналитику: операция сетевого графика, заказ ТОРО, производственный заказу</w:t>
            </w:r>
          </w:p>
        </w:tc>
        <w:tc>
          <w:tcPr>
            <w:tcW w:w="1026" w:type="pct"/>
          </w:tcPr>
          <w:p w14:paraId="58105929"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1. Отношение стоимости (количества позиций) обеспеченной потребности к стоимости всей потребности.</w:t>
            </w:r>
          </w:p>
          <w:p w14:paraId="06395D1A"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Потребность считается обеспеченной, если она списана или покрыта запасом: Запас перевалочной базы + Запас центрального завода.</w:t>
            </w:r>
          </w:p>
          <w:p w14:paraId="61B574CD"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Для расчета прогнозного значения показателя учитывается Запас перевалочной базы + Запас центрального завода + Законтрактованный объем.</w:t>
            </w:r>
          </w:p>
          <w:p w14:paraId="094ECBD2"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Показатель рассчитывается накопительным итогом.</w:t>
            </w:r>
          </w:p>
          <w:p w14:paraId="77DB784E"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2.</w:t>
            </w:r>
            <w:r w:rsidRPr="00BC1DD7">
              <w:rPr>
                <w:color w:val="000000" w:themeColor="text1"/>
              </w:rPr>
              <w:t xml:space="preserve"> </w:t>
            </w:r>
            <w:r w:rsidRPr="00BC1DD7">
              <w:rPr>
                <w:rFonts w:ascii="Arial" w:hAnsi="Arial" w:cs="Arial"/>
                <w:color w:val="000000" w:themeColor="text1"/>
                <w:sz w:val="18"/>
                <w:szCs w:val="18"/>
              </w:rPr>
              <w:t>Отношение стоимости (кол-ва позиций) потребности, не имеющей признак "Срочная", к общему объему потребности.</w:t>
            </w:r>
          </w:p>
          <w:p w14:paraId="4542C8FD"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3. Отношение стоимости (кол-ва позиций) потребности без корректировок к общему объему потребности. Корректировки учитываются только для деблокированной потребности.</w:t>
            </w:r>
          </w:p>
          <w:p w14:paraId="6ABDAC47"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4. Отношение стоимости (кол-ва позиций) потребности, списанной не позднее запланированной даты, к общему объему списанной потребности. В расчет попадают только своевременно обеспеченные потребности.</w:t>
            </w:r>
          </w:p>
          <w:p w14:paraId="1AF56416" w14:textId="77777777" w:rsidR="00AD70A2" w:rsidRPr="00BC1DD7" w:rsidRDefault="00AD70A2" w:rsidP="00AD70A2">
            <w:pPr>
              <w:rPr>
                <w:rFonts w:ascii="Arial" w:hAnsi="Arial" w:cs="Arial"/>
                <w:color w:val="000000" w:themeColor="text1"/>
                <w:sz w:val="18"/>
                <w:szCs w:val="18"/>
              </w:rPr>
            </w:pPr>
            <w:r w:rsidRPr="00FC19B0">
              <w:rPr>
                <w:rFonts w:ascii="Arial" w:hAnsi="Arial" w:cs="Arial"/>
                <w:color w:val="000000" w:themeColor="text1"/>
                <w:sz w:val="18"/>
                <w:szCs w:val="18"/>
              </w:rPr>
              <w:t>5</w:t>
            </w:r>
            <w:r w:rsidRPr="00BC1DD7">
              <w:rPr>
                <w:rFonts w:ascii="Arial" w:hAnsi="Arial" w:cs="Arial"/>
                <w:color w:val="000000" w:themeColor="text1"/>
                <w:sz w:val="18"/>
                <w:szCs w:val="18"/>
              </w:rPr>
              <w:t>.Качественный показатель</w:t>
            </w:r>
          </w:p>
          <w:p w14:paraId="530D5916" w14:textId="77777777" w:rsidR="00AD70A2" w:rsidRPr="00BC1DD7" w:rsidRDefault="00AD70A2" w:rsidP="00AD70A2">
            <w:pPr>
              <w:rPr>
                <w:rFonts w:ascii="Arial" w:hAnsi="Arial" w:cs="Arial"/>
                <w:color w:val="000000" w:themeColor="text1"/>
                <w:sz w:val="18"/>
                <w:szCs w:val="18"/>
              </w:rPr>
            </w:pPr>
            <w:r w:rsidRPr="00FC19B0">
              <w:rPr>
                <w:rFonts w:ascii="Arial" w:hAnsi="Arial" w:cs="Arial"/>
                <w:color w:val="000000" w:themeColor="text1"/>
                <w:sz w:val="18"/>
                <w:szCs w:val="18"/>
              </w:rPr>
              <w:t>6</w:t>
            </w:r>
            <w:r w:rsidRPr="00BC1DD7">
              <w:rPr>
                <w:rFonts w:ascii="Arial" w:hAnsi="Arial" w:cs="Arial"/>
                <w:color w:val="000000" w:themeColor="text1"/>
                <w:sz w:val="18"/>
                <w:szCs w:val="18"/>
              </w:rPr>
              <w:t>.Качественный показатель</w:t>
            </w:r>
          </w:p>
          <w:p w14:paraId="421F8A91" w14:textId="77777777" w:rsidR="00AD70A2" w:rsidRPr="00650C3B" w:rsidRDefault="00AD70A2" w:rsidP="00AD70A2">
            <w:pPr>
              <w:jc w:val="left"/>
              <w:rPr>
                <w:rFonts w:ascii="Arial" w:hAnsi="Arial" w:cs="Arial"/>
                <w:sz w:val="18"/>
                <w:szCs w:val="18"/>
              </w:rPr>
            </w:pPr>
            <w:r w:rsidRPr="00A3616E">
              <w:rPr>
                <w:rFonts w:ascii="Arial" w:hAnsi="Arial" w:cs="Arial"/>
                <w:color w:val="000000" w:themeColor="text1"/>
                <w:sz w:val="18"/>
                <w:szCs w:val="18"/>
              </w:rPr>
              <w:t>7</w:t>
            </w:r>
            <w:r w:rsidRPr="00BC1DD7">
              <w:rPr>
                <w:rFonts w:ascii="Arial" w:hAnsi="Arial" w:cs="Arial"/>
                <w:color w:val="000000" w:themeColor="text1"/>
                <w:sz w:val="18"/>
                <w:szCs w:val="18"/>
              </w:rPr>
              <w:t>.Качественный показатель</w:t>
            </w:r>
          </w:p>
        </w:tc>
      </w:tr>
      <w:tr w:rsidR="00156F18" w:rsidRPr="00B4018C" w14:paraId="3E9AF02C" w14:textId="77777777" w:rsidTr="00156F18">
        <w:trPr>
          <w:cantSplit/>
          <w:trHeight w:val="1134"/>
        </w:trPr>
        <w:tc>
          <w:tcPr>
            <w:tcW w:w="193" w:type="pct"/>
            <w:shd w:val="clear" w:color="auto" w:fill="auto"/>
          </w:tcPr>
          <w:p w14:paraId="41E91C27" w14:textId="77777777" w:rsidR="00AD70A2" w:rsidRPr="00650C3B" w:rsidRDefault="00AD70A2" w:rsidP="00AD70A2">
            <w:pPr>
              <w:jc w:val="left"/>
              <w:rPr>
                <w:rFonts w:ascii="Arial" w:hAnsi="Arial" w:cs="Arial"/>
                <w:sz w:val="18"/>
                <w:szCs w:val="18"/>
              </w:rPr>
            </w:pPr>
            <w:r w:rsidRPr="00650C3B">
              <w:rPr>
                <w:rFonts w:ascii="Arial" w:hAnsi="Arial" w:cs="Arial"/>
                <w:color w:val="000000"/>
                <w:sz w:val="18"/>
                <w:szCs w:val="18"/>
                <w:lang w:eastAsia="ru-RU"/>
              </w:rPr>
              <w:lastRenderedPageBreak/>
              <w:t>2.</w:t>
            </w:r>
          </w:p>
        </w:tc>
        <w:tc>
          <w:tcPr>
            <w:tcW w:w="449" w:type="pct"/>
          </w:tcPr>
          <w:p w14:paraId="26E9D458" w14:textId="77777777" w:rsidR="00AD70A2" w:rsidRPr="00650C3B" w:rsidRDefault="00AD70A2" w:rsidP="00AD70A2">
            <w:pPr>
              <w:jc w:val="left"/>
              <w:rPr>
                <w:rFonts w:ascii="Arial" w:hAnsi="Arial" w:cs="Arial"/>
                <w:sz w:val="18"/>
                <w:szCs w:val="18"/>
              </w:rPr>
            </w:pPr>
            <w:r w:rsidRPr="00E72F57">
              <w:rPr>
                <w:rFonts w:ascii="Arial" w:hAnsi="Arial" w:cs="Arial"/>
                <w:sz w:val="18"/>
                <w:szCs w:val="18"/>
              </w:rPr>
              <w:t>ПП-10</w:t>
            </w:r>
            <w:r w:rsidRPr="00E72F57">
              <w:rPr>
                <w:rFonts w:ascii="Arial" w:hAnsi="Arial" w:cs="Arial"/>
                <w:sz w:val="18"/>
                <w:szCs w:val="18"/>
              </w:rPr>
              <w:br/>
              <w:t>Обеспечение МТР, работами и услугами</w:t>
            </w:r>
          </w:p>
        </w:tc>
        <w:tc>
          <w:tcPr>
            <w:tcW w:w="384" w:type="pct"/>
          </w:tcPr>
          <w:p w14:paraId="7383F514" w14:textId="77777777" w:rsidR="00AD70A2" w:rsidRPr="00650C3B" w:rsidRDefault="00AD70A2" w:rsidP="00AD70A2">
            <w:pPr>
              <w:jc w:val="left"/>
              <w:rPr>
                <w:rFonts w:ascii="Arial" w:hAnsi="Arial" w:cs="Arial"/>
                <w:sz w:val="18"/>
                <w:szCs w:val="18"/>
              </w:rPr>
            </w:pPr>
            <w:r w:rsidRPr="00E72F57">
              <w:rPr>
                <w:rFonts w:ascii="Arial" w:hAnsi="Arial" w:cs="Arial"/>
                <w:sz w:val="18"/>
                <w:szCs w:val="18"/>
              </w:rPr>
              <w:t>ПП-10.03</w:t>
            </w:r>
            <w:r w:rsidRPr="00E72F57">
              <w:rPr>
                <w:rFonts w:ascii="Arial" w:hAnsi="Arial" w:cs="Arial"/>
                <w:sz w:val="18"/>
                <w:szCs w:val="18"/>
              </w:rPr>
              <w:br/>
              <w:t>Планирование обеспечения МТР, работами и услугами</w:t>
            </w:r>
          </w:p>
        </w:tc>
        <w:tc>
          <w:tcPr>
            <w:tcW w:w="320" w:type="pct"/>
          </w:tcPr>
          <w:p w14:paraId="285DFA8D" w14:textId="77777777" w:rsidR="00AD70A2" w:rsidRPr="00650C3B" w:rsidRDefault="007F4BCE" w:rsidP="00AD70A2">
            <w:pPr>
              <w:jc w:val="left"/>
              <w:rPr>
                <w:rFonts w:ascii="Arial" w:hAnsi="Arial" w:cs="Arial"/>
                <w:sz w:val="18"/>
                <w:szCs w:val="18"/>
              </w:rPr>
            </w:pPr>
            <w:r w:rsidRPr="00C51676">
              <w:rPr>
                <w:rFonts w:ascii="Arial" w:hAnsi="Arial" w:cs="Arial"/>
                <w:sz w:val="18"/>
                <w:szCs w:val="18"/>
              </w:rPr>
              <w:t>Оптимизация запасов за счет применения современных инструментов управления по всем БЕ</w:t>
            </w:r>
          </w:p>
        </w:tc>
        <w:tc>
          <w:tcPr>
            <w:tcW w:w="385" w:type="pct"/>
          </w:tcPr>
          <w:p w14:paraId="3861B77C" w14:textId="77777777" w:rsidR="00AD70A2" w:rsidRPr="00650C3B" w:rsidRDefault="007F4BCE" w:rsidP="00AD70A2">
            <w:pPr>
              <w:jc w:val="left"/>
              <w:rPr>
                <w:rFonts w:ascii="Arial" w:hAnsi="Arial" w:cs="Arial"/>
                <w:sz w:val="18"/>
                <w:szCs w:val="18"/>
              </w:rPr>
            </w:pPr>
            <w:r w:rsidRPr="00C51676">
              <w:rPr>
                <w:rFonts w:ascii="Arial" w:hAnsi="Arial" w:cs="Arial"/>
                <w:color w:val="000000"/>
                <w:sz w:val="18"/>
                <w:szCs w:val="18"/>
              </w:rPr>
              <w:t>MM.PC.1.2 Автоматическое формирование заявок на закупку МТР, услуг на основании сформированной потребности, доступных запасов, плановых поступлений и параметров пополнения</w:t>
            </w:r>
          </w:p>
        </w:tc>
        <w:tc>
          <w:tcPr>
            <w:tcW w:w="1218" w:type="pct"/>
          </w:tcPr>
          <w:p w14:paraId="17C8D5BC" w14:textId="77777777" w:rsidR="00AD70A2" w:rsidRPr="00650C3B" w:rsidRDefault="007F4BCE" w:rsidP="00AD70A2">
            <w:pPr>
              <w:jc w:val="left"/>
              <w:rPr>
                <w:rFonts w:ascii="Arial" w:hAnsi="Arial" w:cs="Arial"/>
                <w:sz w:val="18"/>
                <w:szCs w:val="18"/>
              </w:rPr>
            </w:pPr>
            <w:r w:rsidRPr="00C51676">
              <w:rPr>
                <w:rFonts w:ascii="Arial" w:hAnsi="Arial" w:cs="Arial"/>
                <w:sz w:val="18"/>
                <w:szCs w:val="18"/>
              </w:rPr>
              <w:t xml:space="preserve">Ведение в </w:t>
            </w:r>
            <w:proofErr w:type="spellStart"/>
            <w:r w:rsidRPr="00C51676">
              <w:rPr>
                <w:rFonts w:ascii="Arial" w:hAnsi="Arial" w:cs="Arial"/>
                <w:sz w:val="18"/>
                <w:szCs w:val="18"/>
              </w:rPr>
              <w:t>Excel</w:t>
            </w:r>
            <w:proofErr w:type="spellEnd"/>
            <w:r w:rsidRPr="00C51676">
              <w:rPr>
                <w:rFonts w:ascii="Arial" w:hAnsi="Arial" w:cs="Arial"/>
                <w:sz w:val="18"/>
                <w:szCs w:val="18"/>
              </w:rPr>
              <w:t xml:space="preserve"> модели пополнения запасов для номенклатуры, критичной для производственной программы</w:t>
            </w:r>
            <w:r w:rsidRPr="00C51676">
              <w:rPr>
                <w:rFonts w:ascii="Arial" w:hAnsi="Arial" w:cs="Arial"/>
                <w:sz w:val="18"/>
                <w:szCs w:val="18"/>
              </w:rPr>
              <w:br/>
            </w:r>
            <w:r w:rsidR="00AD70A2" w:rsidRPr="00E72F57">
              <w:rPr>
                <w:rFonts w:ascii="Arial" w:hAnsi="Arial" w:cs="Arial"/>
                <w:sz w:val="18"/>
                <w:szCs w:val="18"/>
              </w:rPr>
              <w:t xml:space="preserve">Ввод результатов расчета параметров пополнения запасов в ERP для всех БЕ. </w:t>
            </w:r>
            <w:r w:rsidRPr="00C51676">
              <w:rPr>
                <w:rFonts w:ascii="Arial" w:hAnsi="Arial" w:cs="Arial"/>
                <w:sz w:val="18"/>
                <w:szCs w:val="18"/>
              </w:rPr>
              <w:t>Использование системой введенных параметров для расчета плана закупок и плана перемещений</w:t>
            </w:r>
            <w:r w:rsidRPr="00C51676">
              <w:rPr>
                <w:rFonts w:ascii="Arial" w:hAnsi="Arial" w:cs="Arial"/>
                <w:sz w:val="18"/>
                <w:szCs w:val="18"/>
              </w:rPr>
              <w:br/>
              <w:t>Вовлечение запасов на всех УО при автоматическом формировании плана закупок</w:t>
            </w:r>
            <w:r w:rsidRPr="00C51676">
              <w:rPr>
                <w:rFonts w:ascii="Arial" w:hAnsi="Arial" w:cs="Arial"/>
                <w:sz w:val="18"/>
                <w:szCs w:val="18"/>
              </w:rPr>
              <w:br/>
              <w:t>Автоматическое формирование заявок на закупку услуг на основании потребности</w:t>
            </w:r>
            <w:r w:rsidRPr="00C51676">
              <w:rPr>
                <w:rFonts w:ascii="Arial" w:hAnsi="Arial" w:cs="Arial"/>
                <w:sz w:val="18"/>
                <w:szCs w:val="18"/>
              </w:rPr>
              <w:br/>
              <w:t>Ведение информации о входящих поставках по ограниченному набору номенклатуры (по основным материалам) для планирования складской логистики</w:t>
            </w:r>
          </w:p>
        </w:tc>
        <w:tc>
          <w:tcPr>
            <w:tcW w:w="192" w:type="pct"/>
            <w:textDirection w:val="tbRl"/>
          </w:tcPr>
          <w:p w14:paraId="0EBC3DEE" w14:textId="77777777" w:rsidR="00AD70A2" w:rsidRPr="00650C3B" w:rsidRDefault="00AD70A2" w:rsidP="00156F18">
            <w:pPr>
              <w:ind w:left="113" w:right="113"/>
              <w:jc w:val="left"/>
              <w:rPr>
                <w:rFonts w:ascii="Arial" w:hAnsi="Arial" w:cs="Arial"/>
                <w:sz w:val="18"/>
                <w:szCs w:val="18"/>
              </w:rPr>
            </w:pPr>
            <w:r w:rsidRPr="00E72F57">
              <w:rPr>
                <w:rFonts w:ascii="Arial" w:hAnsi="Arial" w:cs="Arial"/>
                <w:sz w:val="18"/>
                <w:szCs w:val="18"/>
              </w:rPr>
              <w:t>Новые функции</w:t>
            </w:r>
          </w:p>
        </w:tc>
        <w:tc>
          <w:tcPr>
            <w:tcW w:w="833" w:type="pct"/>
            <w:shd w:val="clear" w:color="auto" w:fill="auto"/>
          </w:tcPr>
          <w:p w14:paraId="66A08284"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1. Оборачиваемость запасов МТР в днях</w:t>
            </w:r>
          </w:p>
          <w:p w14:paraId="36BBDE7E" w14:textId="77777777" w:rsidR="00AD70A2" w:rsidRPr="00BC1DD7" w:rsidRDefault="00AD70A2" w:rsidP="00AD70A2">
            <w:pPr>
              <w:rPr>
                <w:rFonts w:ascii="Arial" w:hAnsi="Arial" w:cs="Arial"/>
                <w:color w:val="000000" w:themeColor="text1"/>
                <w:sz w:val="18"/>
                <w:szCs w:val="18"/>
              </w:rPr>
            </w:pPr>
          </w:p>
          <w:p w14:paraId="605347C3"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2.</w:t>
            </w:r>
            <w:r w:rsidRPr="00BC1DD7">
              <w:rPr>
                <w:color w:val="000000" w:themeColor="text1"/>
              </w:rPr>
              <w:t xml:space="preserve"> </w:t>
            </w:r>
            <w:r w:rsidRPr="00BC1DD7">
              <w:rPr>
                <w:rFonts w:ascii="Arial" w:hAnsi="Arial" w:cs="Arial"/>
                <w:color w:val="000000" w:themeColor="text1"/>
                <w:sz w:val="18"/>
                <w:szCs w:val="18"/>
              </w:rPr>
              <w:t>Структура запасов</w:t>
            </w:r>
          </w:p>
          <w:p w14:paraId="75F4E252" w14:textId="77777777" w:rsidR="00AD70A2" w:rsidRPr="00BC1DD7" w:rsidRDefault="00AD70A2" w:rsidP="00AD70A2">
            <w:pPr>
              <w:rPr>
                <w:rFonts w:ascii="Arial" w:hAnsi="Arial" w:cs="Arial"/>
                <w:color w:val="000000" w:themeColor="text1"/>
                <w:sz w:val="18"/>
                <w:szCs w:val="18"/>
              </w:rPr>
            </w:pPr>
          </w:p>
          <w:p w14:paraId="4E9B65DD"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3.Объем вовлечения НВИ</w:t>
            </w:r>
          </w:p>
          <w:p w14:paraId="3A9FB5B6" w14:textId="77777777" w:rsidR="00AD70A2" w:rsidRPr="00BC1DD7" w:rsidRDefault="00AD70A2" w:rsidP="00AD70A2">
            <w:pPr>
              <w:rPr>
                <w:rFonts w:ascii="Arial" w:hAnsi="Arial" w:cs="Arial"/>
                <w:color w:val="000000" w:themeColor="text1"/>
                <w:sz w:val="18"/>
                <w:szCs w:val="18"/>
              </w:rPr>
            </w:pPr>
          </w:p>
          <w:p w14:paraId="1C0AEC93"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4. Доля запасов НВИ/НЛИ</w:t>
            </w:r>
          </w:p>
          <w:p w14:paraId="6A2274A1" w14:textId="77777777" w:rsidR="00AD70A2" w:rsidRPr="00BC1DD7" w:rsidRDefault="00AD70A2" w:rsidP="00AD70A2">
            <w:pPr>
              <w:rPr>
                <w:rFonts w:ascii="Arial" w:hAnsi="Arial" w:cs="Arial"/>
                <w:color w:val="000000" w:themeColor="text1"/>
                <w:sz w:val="18"/>
                <w:szCs w:val="18"/>
              </w:rPr>
            </w:pPr>
          </w:p>
          <w:p w14:paraId="46E12B4A"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5.</w:t>
            </w:r>
            <w:r w:rsidRPr="00BC1DD7">
              <w:rPr>
                <w:color w:val="000000" w:themeColor="text1"/>
              </w:rPr>
              <w:t xml:space="preserve"> </w:t>
            </w:r>
            <w:r w:rsidRPr="00BC1DD7">
              <w:rPr>
                <w:rFonts w:ascii="Arial" w:hAnsi="Arial" w:cs="Arial"/>
                <w:color w:val="000000" w:themeColor="text1"/>
                <w:sz w:val="18"/>
                <w:szCs w:val="18"/>
              </w:rPr>
              <w:t>Автоматизированный анализ доступных складских остатков и определение объёмов, подлежащих закупке</w:t>
            </w:r>
          </w:p>
          <w:p w14:paraId="474697D0" w14:textId="77777777" w:rsidR="00AD70A2" w:rsidRPr="00BC1DD7" w:rsidRDefault="00AD70A2" w:rsidP="00AD70A2">
            <w:pPr>
              <w:rPr>
                <w:rFonts w:ascii="Arial" w:hAnsi="Arial" w:cs="Arial"/>
                <w:color w:val="000000" w:themeColor="text1"/>
                <w:sz w:val="18"/>
                <w:szCs w:val="18"/>
              </w:rPr>
            </w:pPr>
          </w:p>
          <w:p w14:paraId="7A3AEFE9" w14:textId="77777777" w:rsidR="00AD70A2" w:rsidRPr="00650C3B" w:rsidRDefault="00AD70A2" w:rsidP="00AD70A2">
            <w:pPr>
              <w:jc w:val="left"/>
              <w:rPr>
                <w:rFonts w:ascii="Arial" w:hAnsi="Arial" w:cs="Arial"/>
                <w:sz w:val="18"/>
                <w:szCs w:val="18"/>
              </w:rPr>
            </w:pPr>
            <w:r w:rsidRPr="00BC1DD7">
              <w:rPr>
                <w:rFonts w:ascii="Arial" w:hAnsi="Arial" w:cs="Arial"/>
                <w:color w:val="000000" w:themeColor="text1"/>
                <w:sz w:val="18"/>
                <w:szCs w:val="18"/>
              </w:rPr>
              <w:t>6.Адресность закупок и закрепления запаса под проекты КС</w:t>
            </w:r>
          </w:p>
        </w:tc>
        <w:tc>
          <w:tcPr>
            <w:tcW w:w="1026" w:type="pct"/>
          </w:tcPr>
          <w:p w14:paraId="4212A652" w14:textId="77777777" w:rsidR="00AD70A2" w:rsidRPr="00BC1DD7" w:rsidRDefault="00AD70A2" w:rsidP="00E740CF">
            <w:pPr>
              <w:pStyle w:val="afa"/>
              <w:numPr>
                <w:ilvl w:val="0"/>
                <w:numId w:val="77"/>
              </w:numPr>
              <w:rPr>
                <w:rFonts w:ascii="Arial" w:hAnsi="Arial" w:cs="Arial"/>
                <w:color w:val="000000" w:themeColor="text1"/>
                <w:sz w:val="18"/>
                <w:szCs w:val="18"/>
              </w:rPr>
            </w:pPr>
            <w:r w:rsidRPr="00BC1DD7">
              <w:rPr>
                <w:rFonts w:ascii="Arial" w:hAnsi="Arial" w:cs="Arial"/>
                <w:color w:val="000000" w:themeColor="text1"/>
                <w:sz w:val="18"/>
                <w:szCs w:val="18"/>
              </w:rPr>
              <w:t>Для расчета фактического значения применяется алгоритм:</w:t>
            </w:r>
          </w:p>
          <w:p w14:paraId="6083682F" w14:textId="77777777" w:rsidR="00AD70A2" w:rsidRPr="00BC1DD7" w:rsidRDefault="00AD70A2" w:rsidP="00AD70A2">
            <w:pPr>
              <w:pStyle w:val="afa"/>
              <w:ind w:left="360"/>
              <w:rPr>
                <w:rFonts w:ascii="Arial" w:hAnsi="Arial" w:cs="Arial"/>
                <w:color w:val="000000" w:themeColor="text1"/>
                <w:sz w:val="18"/>
                <w:szCs w:val="18"/>
              </w:rPr>
            </w:pPr>
            <w:r w:rsidRPr="00BC1DD7">
              <w:rPr>
                <w:rFonts w:ascii="Arial" w:hAnsi="Arial" w:cs="Arial"/>
                <w:color w:val="000000" w:themeColor="text1"/>
                <w:sz w:val="18"/>
                <w:szCs w:val="18"/>
              </w:rPr>
              <w:t>Среднее значение уровня запасов в стоимостном выражении по категории или агрегировано по всей номенклатуре к сумме списаний всех запасов или данной категории за период, умноженное на количество дней в периоде, где средний уровень запасов рассчитывается как среднее арифметическое уровней запасов на конец месяцев.</w:t>
            </w:r>
          </w:p>
          <w:p w14:paraId="2C40CF75" w14:textId="77777777" w:rsidR="00AD70A2" w:rsidRPr="00BC1DD7" w:rsidRDefault="00AD70A2" w:rsidP="00AD70A2">
            <w:pPr>
              <w:pStyle w:val="afa"/>
              <w:ind w:left="360"/>
              <w:rPr>
                <w:rFonts w:ascii="Arial" w:hAnsi="Arial" w:cs="Arial"/>
                <w:color w:val="000000" w:themeColor="text1"/>
                <w:sz w:val="18"/>
                <w:szCs w:val="18"/>
              </w:rPr>
            </w:pPr>
          </w:p>
          <w:p w14:paraId="4D63830F" w14:textId="77777777" w:rsidR="00AD70A2" w:rsidRPr="00BC1DD7" w:rsidRDefault="00AD70A2" w:rsidP="00E740CF">
            <w:pPr>
              <w:pStyle w:val="afa"/>
              <w:numPr>
                <w:ilvl w:val="0"/>
                <w:numId w:val="77"/>
              </w:numPr>
              <w:rPr>
                <w:rFonts w:ascii="Arial" w:hAnsi="Arial" w:cs="Arial"/>
                <w:color w:val="000000" w:themeColor="text1"/>
                <w:sz w:val="18"/>
                <w:szCs w:val="18"/>
              </w:rPr>
            </w:pPr>
            <w:r w:rsidRPr="00BC1DD7">
              <w:rPr>
                <w:rFonts w:ascii="Arial" w:hAnsi="Arial" w:cs="Arial"/>
                <w:color w:val="000000" w:themeColor="text1"/>
                <w:sz w:val="18"/>
                <w:szCs w:val="18"/>
              </w:rPr>
              <w:t>Стоимость запасов отдельных сегментов:</w:t>
            </w:r>
          </w:p>
          <w:p w14:paraId="7DA7C231" w14:textId="77777777" w:rsidR="00AD70A2" w:rsidRPr="00BC1DD7" w:rsidRDefault="00AD70A2" w:rsidP="00AD70A2">
            <w:pPr>
              <w:pStyle w:val="afa"/>
              <w:ind w:left="360"/>
              <w:rPr>
                <w:rFonts w:ascii="Arial" w:hAnsi="Arial" w:cs="Arial"/>
                <w:color w:val="000000" w:themeColor="text1"/>
                <w:sz w:val="18"/>
                <w:szCs w:val="18"/>
              </w:rPr>
            </w:pPr>
            <w:r w:rsidRPr="00BC1DD7">
              <w:rPr>
                <w:rFonts w:ascii="Arial" w:hAnsi="Arial" w:cs="Arial"/>
                <w:color w:val="000000" w:themeColor="text1"/>
                <w:sz w:val="18"/>
                <w:szCs w:val="18"/>
              </w:rPr>
              <w:t>- Свободный</w:t>
            </w:r>
          </w:p>
          <w:p w14:paraId="27D1D9A6" w14:textId="77777777" w:rsidR="00AD70A2" w:rsidRPr="00BC1DD7" w:rsidRDefault="00AD70A2" w:rsidP="00AD70A2">
            <w:pPr>
              <w:pStyle w:val="afa"/>
              <w:ind w:left="360"/>
              <w:rPr>
                <w:rFonts w:ascii="Arial" w:hAnsi="Arial" w:cs="Arial"/>
                <w:color w:val="000000" w:themeColor="text1"/>
                <w:sz w:val="18"/>
                <w:szCs w:val="18"/>
              </w:rPr>
            </w:pPr>
            <w:r w:rsidRPr="00BC1DD7">
              <w:rPr>
                <w:rFonts w:ascii="Arial" w:hAnsi="Arial" w:cs="Arial"/>
                <w:color w:val="000000" w:themeColor="text1"/>
                <w:sz w:val="18"/>
                <w:szCs w:val="18"/>
              </w:rPr>
              <w:t>- Под потребность</w:t>
            </w:r>
          </w:p>
          <w:p w14:paraId="389774EB" w14:textId="77777777" w:rsidR="00AD70A2" w:rsidRPr="00BC1DD7" w:rsidRDefault="00AD70A2" w:rsidP="00AD70A2">
            <w:pPr>
              <w:pStyle w:val="afa"/>
              <w:ind w:left="360"/>
              <w:rPr>
                <w:rFonts w:ascii="Arial" w:hAnsi="Arial" w:cs="Arial"/>
                <w:color w:val="000000" w:themeColor="text1"/>
                <w:sz w:val="18"/>
                <w:szCs w:val="18"/>
              </w:rPr>
            </w:pPr>
            <w:r w:rsidRPr="00BC1DD7">
              <w:rPr>
                <w:rFonts w:ascii="Arial" w:hAnsi="Arial" w:cs="Arial"/>
                <w:color w:val="000000" w:themeColor="text1"/>
                <w:sz w:val="18"/>
                <w:szCs w:val="18"/>
              </w:rPr>
              <w:t>- НВИ</w:t>
            </w:r>
          </w:p>
          <w:p w14:paraId="256D3D61" w14:textId="77777777" w:rsidR="00AD70A2" w:rsidRPr="00BC1DD7" w:rsidRDefault="00AD70A2" w:rsidP="00AD70A2">
            <w:pPr>
              <w:pStyle w:val="afa"/>
              <w:ind w:left="360"/>
              <w:rPr>
                <w:rFonts w:ascii="Arial" w:hAnsi="Arial" w:cs="Arial"/>
                <w:color w:val="000000" w:themeColor="text1"/>
                <w:sz w:val="18"/>
                <w:szCs w:val="18"/>
              </w:rPr>
            </w:pPr>
            <w:r w:rsidRPr="00BC1DD7">
              <w:rPr>
                <w:rFonts w:ascii="Arial" w:hAnsi="Arial" w:cs="Arial"/>
                <w:color w:val="000000" w:themeColor="text1"/>
                <w:sz w:val="18"/>
                <w:szCs w:val="18"/>
              </w:rPr>
              <w:t>- НЛИ</w:t>
            </w:r>
          </w:p>
          <w:p w14:paraId="6AD87C31" w14:textId="77777777" w:rsidR="00AD70A2" w:rsidRPr="00BC1DD7" w:rsidRDefault="00AD70A2" w:rsidP="00AD70A2">
            <w:pPr>
              <w:pStyle w:val="afa"/>
              <w:ind w:left="360"/>
              <w:rPr>
                <w:rFonts w:ascii="Arial" w:hAnsi="Arial" w:cs="Arial"/>
                <w:color w:val="000000" w:themeColor="text1"/>
                <w:sz w:val="18"/>
                <w:szCs w:val="18"/>
              </w:rPr>
            </w:pPr>
            <w:r w:rsidRPr="00BC1DD7">
              <w:rPr>
                <w:rFonts w:ascii="Arial" w:hAnsi="Arial" w:cs="Arial"/>
                <w:color w:val="000000" w:themeColor="text1"/>
                <w:sz w:val="18"/>
                <w:szCs w:val="18"/>
              </w:rPr>
              <w:t>- АТЗ</w:t>
            </w:r>
          </w:p>
          <w:p w14:paraId="0E21485C" w14:textId="77777777" w:rsidR="00AD70A2" w:rsidRPr="00BC1DD7" w:rsidRDefault="00AD70A2" w:rsidP="00AD70A2">
            <w:pPr>
              <w:pStyle w:val="afa"/>
              <w:ind w:left="360"/>
              <w:rPr>
                <w:rFonts w:ascii="Arial" w:hAnsi="Arial" w:cs="Arial"/>
                <w:color w:val="000000" w:themeColor="text1"/>
                <w:sz w:val="18"/>
                <w:szCs w:val="18"/>
              </w:rPr>
            </w:pPr>
            <w:r w:rsidRPr="00BC1DD7">
              <w:rPr>
                <w:rFonts w:ascii="Arial" w:hAnsi="Arial" w:cs="Arial"/>
                <w:color w:val="000000" w:themeColor="text1"/>
                <w:sz w:val="18"/>
                <w:szCs w:val="18"/>
              </w:rPr>
              <w:t>-</w:t>
            </w:r>
            <w:proofErr w:type="spellStart"/>
            <w:r w:rsidRPr="00BC1DD7">
              <w:rPr>
                <w:rFonts w:ascii="Arial" w:hAnsi="Arial" w:cs="Arial"/>
                <w:color w:val="000000" w:themeColor="text1"/>
                <w:sz w:val="18"/>
                <w:szCs w:val="18"/>
              </w:rPr>
              <w:t>ГОиЧС</w:t>
            </w:r>
            <w:proofErr w:type="spellEnd"/>
          </w:p>
          <w:p w14:paraId="2DE19BE8" w14:textId="77777777" w:rsidR="00AD70A2" w:rsidRPr="00BC1DD7" w:rsidRDefault="00AD70A2" w:rsidP="00E740CF">
            <w:pPr>
              <w:pStyle w:val="afa"/>
              <w:numPr>
                <w:ilvl w:val="0"/>
                <w:numId w:val="77"/>
              </w:numPr>
              <w:rPr>
                <w:rFonts w:ascii="Arial" w:hAnsi="Arial" w:cs="Arial"/>
                <w:color w:val="000000" w:themeColor="text1"/>
                <w:sz w:val="18"/>
                <w:szCs w:val="18"/>
              </w:rPr>
            </w:pPr>
            <w:r w:rsidRPr="00BC1DD7">
              <w:rPr>
                <w:rFonts w:ascii="Arial" w:hAnsi="Arial" w:cs="Arial"/>
                <w:color w:val="000000" w:themeColor="text1"/>
                <w:sz w:val="18"/>
                <w:szCs w:val="18"/>
              </w:rPr>
              <w:t>Стоимость фактических списаний из сегментов запаса "НВИ", "НЛИ".</w:t>
            </w:r>
          </w:p>
          <w:p w14:paraId="4326ECBF" w14:textId="77777777" w:rsidR="00AD70A2" w:rsidRPr="00BC1DD7" w:rsidRDefault="00AD70A2" w:rsidP="00AD70A2">
            <w:pPr>
              <w:rPr>
                <w:rFonts w:ascii="Arial" w:hAnsi="Arial" w:cs="Arial"/>
                <w:color w:val="000000" w:themeColor="text1"/>
                <w:sz w:val="18"/>
                <w:szCs w:val="18"/>
              </w:rPr>
            </w:pPr>
          </w:p>
          <w:p w14:paraId="47553094" w14:textId="77777777" w:rsidR="00AD70A2" w:rsidRPr="00BC1DD7" w:rsidRDefault="00AD70A2" w:rsidP="00E740CF">
            <w:pPr>
              <w:pStyle w:val="afa"/>
              <w:numPr>
                <w:ilvl w:val="0"/>
                <w:numId w:val="77"/>
              </w:numPr>
              <w:rPr>
                <w:rFonts w:ascii="Arial" w:hAnsi="Arial" w:cs="Arial"/>
                <w:color w:val="000000" w:themeColor="text1"/>
                <w:sz w:val="18"/>
                <w:szCs w:val="18"/>
              </w:rPr>
            </w:pPr>
            <w:r w:rsidRPr="00BC1DD7">
              <w:rPr>
                <w:rFonts w:ascii="Arial" w:hAnsi="Arial" w:cs="Arial"/>
                <w:color w:val="000000" w:themeColor="text1"/>
                <w:sz w:val="18"/>
                <w:szCs w:val="18"/>
              </w:rPr>
              <w:t>Стоимость запасов НВИ/НЛИ отнесенная к стоимости всех запасов.</w:t>
            </w:r>
          </w:p>
          <w:p w14:paraId="2A358BC3" w14:textId="77777777" w:rsidR="00AD70A2" w:rsidRPr="00BC1DD7" w:rsidRDefault="00AD70A2" w:rsidP="00AD70A2">
            <w:pPr>
              <w:rPr>
                <w:rFonts w:ascii="Arial" w:hAnsi="Arial" w:cs="Arial"/>
                <w:color w:val="000000" w:themeColor="text1"/>
                <w:sz w:val="18"/>
                <w:szCs w:val="18"/>
              </w:rPr>
            </w:pPr>
          </w:p>
          <w:p w14:paraId="633F8431"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5.Качественный показатель</w:t>
            </w:r>
          </w:p>
          <w:p w14:paraId="16BF292A" w14:textId="77777777" w:rsidR="00AD70A2" w:rsidRPr="00650C3B" w:rsidRDefault="00AD70A2" w:rsidP="00AD70A2">
            <w:pPr>
              <w:jc w:val="left"/>
              <w:rPr>
                <w:rFonts w:ascii="Arial" w:hAnsi="Arial" w:cs="Arial"/>
                <w:sz w:val="18"/>
                <w:szCs w:val="18"/>
              </w:rPr>
            </w:pPr>
            <w:r w:rsidRPr="00BC1DD7">
              <w:rPr>
                <w:rFonts w:ascii="Arial" w:hAnsi="Arial" w:cs="Arial"/>
                <w:color w:val="000000" w:themeColor="text1"/>
                <w:sz w:val="18"/>
                <w:szCs w:val="18"/>
              </w:rPr>
              <w:t>6.Качественный показатель</w:t>
            </w:r>
          </w:p>
        </w:tc>
      </w:tr>
      <w:tr w:rsidR="00156F18" w:rsidRPr="00B4018C" w14:paraId="25B16C09" w14:textId="77777777" w:rsidTr="00156F18">
        <w:trPr>
          <w:cantSplit/>
          <w:trHeight w:val="1134"/>
        </w:trPr>
        <w:tc>
          <w:tcPr>
            <w:tcW w:w="193" w:type="pct"/>
            <w:shd w:val="clear" w:color="auto" w:fill="auto"/>
          </w:tcPr>
          <w:p w14:paraId="58FC9F80" w14:textId="77777777" w:rsidR="00AD70A2" w:rsidRPr="00650C3B" w:rsidRDefault="00AD70A2" w:rsidP="00AD70A2">
            <w:pPr>
              <w:jc w:val="left"/>
              <w:rPr>
                <w:rFonts w:ascii="Arial" w:hAnsi="Arial" w:cs="Arial"/>
                <w:color w:val="000000"/>
                <w:sz w:val="18"/>
                <w:szCs w:val="18"/>
                <w:lang w:eastAsia="ru-RU"/>
              </w:rPr>
            </w:pPr>
            <w:r>
              <w:rPr>
                <w:rFonts w:ascii="Arial" w:hAnsi="Arial" w:cs="Arial"/>
                <w:color w:val="000000"/>
                <w:sz w:val="18"/>
                <w:szCs w:val="18"/>
                <w:lang w:eastAsia="ru-RU"/>
              </w:rPr>
              <w:lastRenderedPageBreak/>
              <w:t>3</w:t>
            </w:r>
          </w:p>
        </w:tc>
        <w:tc>
          <w:tcPr>
            <w:tcW w:w="449" w:type="pct"/>
          </w:tcPr>
          <w:p w14:paraId="6E7FD155" w14:textId="77777777" w:rsidR="00AD70A2" w:rsidRPr="00650C3B" w:rsidRDefault="00AD70A2" w:rsidP="00AD70A2">
            <w:pPr>
              <w:jc w:val="left"/>
              <w:rPr>
                <w:rFonts w:ascii="Arial" w:hAnsi="Arial" w:cs="Arial"/>
                <w:sz w:val="18"/>
                <w:szCs w:val="18"/>
              </w:rPr>
            </w:pPr>
            <w:r w:rsidRPr="00E72F57">
              <w:rPr>
                <w:rFonts w:ascii="Arial" w:hAnsi="Arial" w:cs="Arial"/>
                <w:sz w:val="18"/>
                <w:szCs w:val="18"/>
              </w:rPr>
              <w:t>ПП-10</w:t>
            </w:r>
            <w:r w:rsidRPr="00E72F57">
              <w:rPr>
                <w:rFonts w:ascii="Arial" w:hAnsi="Arial" w:cs="Arial"/>
                <w:sz w:val="18"/>
                <w:szCs w:val="18"/>
              </w:rPr>
              <w:br/>
              <w:t>Обеспечение МТР, работами и услугами</w:t>
            </w:r>
          </w:p>
        </w:tc>
        <w:tc>
          <w:tcPr>
            <w:tcW w:w="384" w:type="pct"/>
          </w:tcPr>
          <w:p w14:paraId="388E8FEF" w14:textId="77777777" w:rsidR="00AD70A2" w:rsidRPr="00650C3B" w:rsidRDefault="00AD70A2" w:rsidP="00AD70A2">
            <w:pPr>
              <w:jc w:val="left"/>
              <w:rPr>
                <w:rFonts w:ascii="Arial" w:hAnsi="Arial" w:cs="Arial"/>
                <w:sz w:val="18"/>
                <w:szCs w:val="18"/>
              </w:rPr>
            </w:pPr>
            <w:r w:rsidRPr="00E72F57">
              <w:rPr>
                <w:rFonts w:ascii="Arial" w:hAnsi="Arial" w:cs="Arial"/>
                <w:sz w:val="18"/>
                <w:szCs w:val="18"/>
              </w:rPr>
              <w:t>ПП-10.03</w:t>
            </w:r>
            <w:r w:rsidRPr="00E72F57">
              <w:rPr>
                <w:rFonts w:ascii="Arial" w:hAnsi="Arial" w:cs="Arial"/>
                <w:sz w:val="18"/>
                <w:szCs w:val="18"/>
              </w:rPr>
              <w:br/>
              <w:t>Планирование обеспечения МТР, работами и услугами</w:t>
            </w:r>
          </w:p>
        </w:tc>
        <w:tc>
          <w:tcPr>
            <w:tcW w:w="320" w:type="pct"/>
          </w:tcPr>
          <w:p w14:paraId="50348696" w14:textId="77777777" w:rsidR="00AD70A2" w:rsidRPr="00650C3B" w:rsidRDefault="007F4BCE" w:rsidP="00AD70A2">
            <w:pPr>
              <w:jc w:val="left"/>
              <w:rPr>
                <w:rFonts w:ascii="Arial" w:hAnsi="Arial" w:cs="Arial"/>
                <w:sz w:val="18"/>
                <w:szCs w:val="18"/>
              </w:rPr>
            </w:pPr>
            <w:r w:rsidRPr="00C51676">
              <w:rPr>
                <w:rFonts w:ascii="Arial" w:hAnsi="Arial" w:cs="Arial"/>
                <w:sz w:val="18"/>
                <w:szCs w:val="18"/>
              </w:rPr>
              <w:t xml:space="preserve">Повышение точности планирования затрат на закупаемые МТР </w:t>
            </w:r>
          </w:p>
        </w:tc>
        <w:tc>
          <w:tcPr>
            <w:tcW w:w="385" w:type="pct"/>
          </w:tcPr>
          <w:p w14:paraId="0A1BFC44" w14:textId="77777777" w:rsidR="00AD70A2" w:rsidRPr="00650C3B" w:rsidRDefault="007F4BCE" w:rsidP="00AD70A2">
            <w:pPr>
              <w:jc w:val="left"/>
              <w:rPr>
                <w:rFonts w:ascii="Arial" w:hAnsi="Arial" w:cs="Arial"/>
                <w:sz w:val="18"/>
                <w:szCs w:val="18"/>
              </w:rPr>
            </w:pPr>
            <w:r w:rsidRPr="00C51676">
              <w:rPr>
                <w:rFonts w:ascii="Arial" w:hAnsi="Arial" w:cs="Arial"/>
                <w:color w:val="000000"/>
                <w:sz w:val="18"/>
                <w:szCs w:val="18"/>
              </w:rPr>
              <w:t>MM.PC.1.3 Автоматизированный инструмент формирования плановых цен и расценки потребности</w:t>
            </w:r>
          </w:p>
        </w:tc>
        <w:tc>
          <w:tcPr>
            <w:tcW w:w="1218" w:type="pct"/>
          </w:tcPr>
          <w:p w14:paraId="6EA97306" w14:textId="77777777" w:rsidR="00AD70A2" w:rsidRPr="00650C3B" w:rsidRDefault="007F4BCE" w:rsidP="00AD70A2">
            <w:pPr>
              <w:jc w:val="left"/>
              <w:rPr>
                <w:rFonts w:ascii="Arial" w:hAnsi="Arial" w:cs="Arial"/>
                <w:sz w:val="18"/>
                <w:szCs w:val="18"/>
              </w:rPr>
            </w:pPr>
            <w:r w:rsidRPr="00C51676">
              <w:rPr>
                <w:rFonts w:ascii="Arial" w:hAnsi="Arial" w:cs="Arial"/>
                <w:sz w:val="18"/>
                <w:szCs w:val="18"/>
              </w:rPr>
              <w:t>В случае отсутствия в потребности утвержденной плановой цены позиции МТР расцениваются алгоритмически (кроме нормируемых МТР, которые расцениваются в полном объеме на планируемый год)</w:t>
            </w:r>
            <w:r w:rsidRPr="00C51676">
              <w:rPr>
                <w:rFonts w:ascii="Arial" w:hAnsi="Arial" w:cs="Arial"/>
                <w:sz w:val="18"/>
                <w:szCs w:val="18"/>
              </w:rPr>
              <w:br/>
              <w:t>Планируется к реализации инструмент по управлению плановыми/прогнозными ценами со следующими функциями:</w:t>
            </w:r>
            <w:r w:rsidRPr="00C51676">
              <w:rPr>
                <w:rFonts w:ascii="Arial" w:hAnsi="Arial" w:cs="Arial"/>
                <w:sz w:val="18"/>
                <w:szCs w:val="18"/>
              </w:rPr>
              <w:br/>
              <w:t>оповещение планировщика цен, о позициях, поступивших к нему на расценку</w:t>
            </w:r>
            <w:r w:rsidRPr="00C51676">
              <w:rPr>
                <w:rFonts w:ascii="Arial" w:hAnsi="Arial" w:cs="Arial"/>
                <w:sz w:val="18"/>
                <w:szCs w:val="18"/>
              </w:rPr>
              <w:br/>
              <w:t>предложение планировщику цен базовой цены на основании текущих данных</w:t>
            </w:r>
            <w:r w:rsidRPr="00C51676">
              <w:rPr>
                <w:rFonts w:ascii="Arial" w:hAnsi="Arial" w:cs="Arial"/>
                <w:sz w:val="18"/>
                <w:szCs w:val="18"/>
              </w:rPr>
              <w:br/>
              <w:t>автоматически расчет плановой/прогнозной цены на основании базовой цены, скорректированной на макропараметры</w:t>
            </w:r>
            <w:r w:rsidRPr="00C51676">
              <w:rPr>
                <w:rFonts w:ascii="Arial" w:hAnsi="Arial" w:cs="Arial"/>
                <w:sz w:val="18"/>
                <w:szCs w:val="18"/>
              </w:rPr>
              <w:br/>
              <w:t>гибкая матрица «Плановые цены» для контроля и анализа позиций МТР на расценке и сроков расценки</w:t>
            </w:r>
            <w:r w:rsidRPr="00C51676">
              <w:rPr>
                <w:rFonts w:ascii="Arial" w:hAnsi="Arial" w:cs="Arial"/>
                <w:sz w:val="18"/>
                <w:szCs w:val="18"/>
              </w:rPr>
              <w:br/>
              <w:t>оповещение руководителю планировщика цен о необходимости утверждения плановой/прогнозной цены</w:t>
            </w:r>
            <w:r w:rsidRPr="00C51676">
              <w:rPr>
                <w:rFonts w:ascii="Arial" w:hAnsi="Arial" w:cs="Arial"/>
                <w:sz w:val="18"/>
                <w:szCs w:val="18"/>
              </w:rPr>
              <w:br/>
              <w:t>оповещение планировщику потребности, о расцененных позициях</w:t>
            </w:r>
            <w:r w:rsidRPr="00C51676">
              <w:rPr>
                <w:rFonts w:ascii="Arial" w:hAnsi="Arial" w:cs="Arial"/>
                <w:sz w:val="18"/>
                <w:szCs w:val="18"/>
              </w:rPr>
              <w:br/>
              <w:t>автоматическое обновление плановых цен в не деблокированных потребностях (после утверждения плановой цены)</w:t>
            </w:r>
          </w:p>
        </w:tc>
        <w:tc>
          <w:tcPr>
            <w:tcW w:w="192" w:type="pct"/>
            <w:textDirection w:val="tbRl"/>
          </w:tcPr>
          <w:p w14:paraId="75AEA177" w14:textId="77777777" w:rsidR="00AD70A2" w:rsidRPr="00650C3B" w:rsidRDefault="00AD70A2" w:rsidP="00156F18">
            <w:pPr>
              <w:ind w:left="113" w:right="113"/>
              <w:jc w:val="left"/>
              <w:rPr>
                <w:rFonts w:ascii="Arial" w:hAnsi="Arial" w:cs="Arial"/>
                <w:sz w:val="18"/>
                <w:szCs w:val="18"/>
              </w:rPr>
            </w:pPr>
            <w:r w:rsidRPr="00E72F57">
              <w:rPr>
                <w:rFonts w:ascii="Arial" w:hAnsi="Arial" w:cs="Arial"/>
                <w:sz w:val="18"/>
                <w:szCs w:val="18"/>
              </w:rPr>
              <w:t>Изменяемые функции</w:t>
            </w:r>
          </w:p>
        </w:tc>
        <w:tc>
          <w:tcPr>
            <w:tcW w:w="833" w:type="pct"/>
            <w:shd w:val="clear" w:color="auto" w:fill="auto"/>
          </w:tcPr>
          <w:p w14:paraId="47754ED6"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1. Выполнение целевых показателей по полноте и своевременности обеспечения потребности</w:t>
            </w:r>
          </w:p>
          <w:p w14:paraId="7A5E4447" w14:textId="77777777" w:rsidR="00AD70A2" w:rsidRPr="00BC1DD7" w:rsidRDefault="00AD70A2" w:rsidP="00AD70A2">
            <w:pPr>
              <w:rPr>
                <w:rFonts w:ascii="Arial" w:hAnsi="Arial" w:cs="Arial"/>
                <w:color w:val="000000" w:themeColor="text1"/>
                <w:sz w:val="18"/>
                <w:szCs w:val="18"/>
              </w:rPr>
            </w:pPr>
          </w:p>
          <w:p w14:paraId="0D6E3E26" w14:textId="77777777" w:rsidR="00AD70A2" w:rsidRPr="00650C3B" w:rsidRDefault="00AD70A2" w:rsidP="00AD70A2">
            <w:pPr>
              <w:jc w:val="left"/>
              <w:rPr>
                <w:rFonts w:ascii="Arial" w:hAnsi="Arial" w:cs="Arial"/>
                <w:sz w:val="18"/>
                <w:szCs w:val="18"/>
              </w:rPr>
            </w:pPr>
            <w:r w:rsidRPr="00BC1DD7">
              <w:rPr>
                <w:rFonts w:ascii="Arial" w:hAnsi="Arial" w:cs="Arial"/>
                <w:color w:val="000000" w:themeColor="text1"/>
                <w:sz w:val="18"/>
                <w:szCs w:val="18"/>
              </w:rPr>
              <w:t>2.</w:t>
            </w:r>
            <w:r w:rsidRPr="00BC1DD7">
              <w:rPr>
                <w:color w:val="000000" w:themeColor="text1"/>
              </w:rPr>
              <w:t xml:space="preserve"> </w:t>
            </w:r>
            <w:r w:rsidRPr="00BC1DD7">
              <w:rPr>
                <w:rFonts w:ascii="Arial" w:hAnsi="Arial" w:cs="Arial"/>
                <w:color w:val="000000" w:themeColor="text1"/>
                <w:sz w:val="18"/>
                <w:szCs w:val="18"/>
              </w:rPr>
              <w:t>Получение план-факт отчетности по плановым и закупочным ценам для всех БЕ в едином формате</w:t>
            </w:r>
          </w:p>
        </w:tc>
        <w:tc>
          <w:tcPr>
            <w:tcW w:w="1026" w:type="pct"/>
          </w:tcPr>
          <w:p w14:paraId="5952F013"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1. Отношение стоимости (количества позиций) обеспеченной потребности к стоимости всей потребности.</w:t>
            </w:r>
          </w:p>
          <w:p w14:paraId="5DD0F28D"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Потребность считается обеспеченной, если она списана или покрыта запасом: Запас перевалочной базы + Запас центрального завода.</w:t>
            </w:r>
          </w:p>
          <w:p w14:paraId="33F5E969"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Для расчета прогнозного значения показателя учитывается Запас перевалочной базы + Запас центрального завода + Законтрактованный объем.</w:t>
            </w:r>
          </w:p>
          <w:p w14:paraId="7C0820FB" w14:textId="77777777" w:rsidR="00AD70A2" w:rsidRPr="00BC1DD7" w:rsidRDefault="00AD70A2" w:rsidP="00AD70A2">
            <w:pPr>
              <w:rPr>
                <w:rFonts w:ascii="Arial" w:hAnsi="Arial" w:cs="Arial"/>
                <w:color w:val="000000" w:themeColor="text1"/>
                <w:sz w:val="18"/>
                <w:szCs w:val="18"/>
              </w:rPr>
            </w:pPr>
            <w:r w:rsidRPr="00BC1DD7">
              <w:rPr>
                <w:rFonts w:ascii="Arial" w:hAnsi="Arial" w:cs="Arial"/>
                <w:color w:val="000000" w:themeColor="text1"/>
                <w:sz w:val="18"/>
                <w:szCs w:val="18"/>
              </w:rPr>
              <w:t>Показатель рассчитывается накопительным итогом.</w:t>
            </w:r>
          </w:p>
          <w:p w14:paraId="5EE63418" w14:textId="77777777" w:rsidR="00AD70A2" w:rsidRPr="00BC1DD7" w:rsidRDefault="00AD70A2" w:rsidP="00AD70A2">
            <w:pPr>
              <w:rPr>
                <w:rFonts w:ascii="Arial" w:hAnsi="Arial" w:cs="Arial"/>
                <w:color w:val="000000" w:themeColor="text1"/>
                <w:sz w:val="18"/>
                <w:szCs w:val="18"/>
              </w:rPr>
            </w:pPr>
          </w:p>
          <w:p w14:paraId="406960C0" w14:textId="77777777" w:rsidR="00AD70A2" w:rsidRPr="00650C3B" w:rsidRDefault="00AD70A2" w:rsidP="00AD70A2">
            <w:pPr>
              <w:jc w:val="left"/>
              <w:rPr>
                <w:rFonts w:ascii="Arial" w:hAnsi="Arial" w:cs="Arial"/>
                <w:sz w:val="18"/>
                <w:szCs w:val="18"/>
              </w:rPr>
            </w:pPr>
            <w:r>
              <w:rPr>
                <w:rFonts w:ascii="Arial" w:hAnsi="Arial" w:cs="Arial"/>
                <w:color w:val="000000" w:themeColor="text1"/>
                <w:sz w:val="18"/>
                <w:szCs w:val="18"/>
              </w:rPr>
              <w:t>2.Качественный показатель</w:t>
            </w:r>
          </w:p>
        </w:tc>
      </w:tr>
      <w:tr w:rsidR="00156F18" w:rsidRPr="00B4018C" w14:paraId="483AB7A6" w14:textId="77777777" w:rsidTr="00156F18">
        <w:trPr>
          <w:cantSplit/>
          <w:trHeight w:val="1134"/>
        </w:trPr>
        <w:tc>
          <w:tcPr>
            <w:tcW w:w="193" w:type="pct"/>
            <w:shd w:val="clear" w:color="auto" w:fill="auto"/>
          </w:tcPr>
          <w:p w14:paraId="228A5749" w14:textId="77777777" w:rsidR="005B28F3" w:rsidRDefault="005B28F3" w:rsidP="001556AB">
            <w:pPr>
              <w:jc w:val="left"/>
              <w:rPr>
                <w:rFonts w:ascii="Arial" w:hAnsi="Arial" w:cs="Arial"/>
                <w:color w:val="000000"/>
                <w:sz w:val="18"/>
                <w:szCs w:val="18"/>
                <w:lang w:eastAsia="ru-RU"/>
              </w:rPr>
            </w:pPr>
            <w:r>
              <w:rPr>
                <w:rFonts w:ascii="Arial" w:hAnsi="Arial" w:cs="Arial"/>
                <w:color w:val="000000"/>
                <w:sz w:val="18"/>
                <w:szCs w:val="18"/>
                <w:lang w:eastAsia="ru-RU"/>
              </w:rPr>
              <w:lastRenderedPageBreak/>
              <w:t>4</w:t>
            </w:r>
          </w:p>
        </w:tc>
        <w:tc>
          <w:tcPr>
            <w:tcW w:w="449" w:type="pct"/>
          </w:tcPr>
          <w:p w14:paraId="30433FF8" w14:textId="77777777" w:rsidR="005B28F3" w:rsidRPr="006A4975" w:rsidRDefault="005B28F3" w:rsidP="001556AB">
            <w:pPr>
              <w:rPr>
                <w:rFonts w:ascii="Arial" w:hAnsi="Arial" w:cs="Arial"/>
                <w:sz w:val="18"/>
                <w:szCs w:val="18"/>
              </w:rPr>
            </w:pPr>
            <w:r w:rsidRPr="006A4975">
              <w:rPr>
                <w:rFonts w:ascii="Arial" w:hAnsi="Arial" w:cs="Arial"/>
                <w:sz w:val="18"/>
                <w:szCs w:val="18"/>
              </w:rPr>
              <w:t>УП-04</w:t>
            </w:r>
            <w:r w:rsidRPr="006A4975">
              <w:rPr>
                <w:rFonts w:ascii="Arial" w:hAnsi="Arial" w:cs="Arial"/>
                <w:sz w:val="18"/>
                <w:szCs w:val="18"/>
              </w:rPr>
              <w:br/>
            </w:r>
            <w:proofErr w:type="spellStart"/>
            <w:r w:rsidRPr="006A4975">
              <w:rPr>
                <w:rFonts w:ascii="Arial" w:hAnsi="Arial" w:cs="Arial"/>
                <w:sz w:val="18"/>
                <w:szCs w:val="18"/>
              </w:rPr>
              <w:t>Контролинг</w:t>
            </w:r>
            <w:proofErr w:type="spellEnd"/>
          </w:p>
          <w:p w14:paraId="1EF9ECA1" w14:textId="77777777" w:rsidR="005B28F3" w:rsidRDefault="005B28F3" w:rsidP="001556AB">
            <w:pPr>
              <w:rPr>
                <w:rFonts w:ascii="Arial" w:hAnsi="Arial" w:cs="Arial"/>
                <w:sz w:val="18"/>
                <w:szCs w:val="18"/>
              </w:rPr>
            </w:pPr>
          </w:p>
          <w:p w14:paraId="74F7A6AA" w14:textId="77777777" w:rsidR="005B28F3" w:rsidRDefault="005B28F3" w:rsidP="001556AB">
            <w:pPr>
              <w:rPr>
                <w:rFonts w:ascii="Arial" w:hAnsi="Arial" w:cs="Arial"/>
                <w:sz w:val="18"/>
                <w:szCs w:val="18"/>
              </w:rPr>
            </w:pPr>
            <w:r>
              <w:rPr>
                <w:rFonts w:ascii="Arial" w:hAnsi="Arial" w:cs="Arial"/>
                <w:sz w:val="18"/>
                <w:szCs w:val="18"/>
              </w:rPr>
              <w:t>ПП-07</w:t>
            </w:r>
          </w:p>
          <w:p w14:paraId="5BC1C137" w14:textId="77777777" w:rsidR="005B28F3" w:rsidRDefault="005B28F3" w:rsidP="001556AB">
            <w:pPr>
              <w:rPr>
                <w:rFonts w:ascii="Arial" w:hAnsi="Arial" w:cs="Arial"/>
                <w:sz w:val="18"/>
                <w:szCs w:val="18"/>
              </w:rPr>
            </w:pPr>
            <w:r w:rsidRPr="006A4975">
              <w:rPr>
                <w:rFonts w:ascii="Arial" w:hAnsi="Arial" w:cs="Arial"/>
                <w:sz w:val="18"/>
                <w:szCs w:val="18"/>
              </w:rPr>
              <w:t>Управление производственными активами</w:t>
            </w:r>
          </w:p>
          <w:p w14:paraId="331E45C1" w14:textId="77777777" w:rsidR="005B28F3" w:rsidRDefault="005B28F3" w:rsidP="001556AB">
            <w:pPr>
              <w:rPr>
                <w:rFonts w:ascii="Arial" w:hAnsi="Arial" w:cs="Arial"/>
                <w:sz w:val="18"/>
                <w:szCs w:val="18"/>
              </w:rPr>
            </w:pPr>
          </w:p>
          <w:p w14:paraId="2B66D0BC" w14:textId="77777777" w:rsidR="005B28F3" w:rsidRDefault="005B28F3" w:rsidP="001556AB">
            <w:pPr>
              <w:rPr>
                <w:rFonts w:ascii="Arial" w:hAnsi="Arial" w:cs="Arial"/>
                <w:sz w:val="18"/>
                <w:szCs w:val="18"/>
              </w:rPr>
            </w:pPr>
            <w:r w:rsidRPr="006A4975">
              <w:rPr>
                <w:rFonts w:ascii="Arial" w:hAnsi="Arial" w:cs="Arial"/>
                <w:sz w:val="18"/>
                <w:szCs w:val="18"/>
              </w:rPr>
              <w:t>ПП-10</w:t>
            </w:r>
            <w:r w:rsidRPr="006A4975">
              <w:rPr>
                <w:rFonts w:ascii="Arial" w:hAnsi="Arial" w:cs="Arial"/>
                <w:sz w:val="18"/>
                <w:szCs w:val="18"/>
              </w:rPr>
              <w:br/>
              <w:t>Обеспечение МТР, работами и услугами</w:t>
            </w:r>
          </w:p>
          <w:p w14:paraId="22628B0C" w14:textId="77777777" w:rsidR="005B28F3" w:rsidRPr="006A4975" w:rsidRDefault="005B28F3" w:rsidP="001556AB">
            <w:pPr>
              <w:rPr>
                <w:rFonts w:ascii="Arial" w:hAnsi="Arial" w:cs="Arial"/>
                <w:sz w:val="18"/>
                <w:szCs w:val="18"/>
              </w:rPr>
            </w:pPr>
          </w:p>
        </w:tc>
        <w:tc>
          <w:tcPr>
            <w:tcW w:w="384" w:type="pct"/>
          </w:tcPr>
          <w:p w14:paraId="397D2187" w14:textId="77777777" w:rsidR="005B28F3" w:rsidRPr="006A4975" w:rsidRDefault="005B28F3" w:rsidP="001556AB">
            <w:pPr>
              <w:rPr>
                <w:rFonts w:ascii="Arial" w:hAnsi="Arial" w:cs="Arial"/>
                <w:sz w:val="18"/>
                <w:szCs w:val="18"/>
              </w:rPr>
            </w:pPr>
            <w:r w:rsidRPr="006A4975">
              <w:rPr>
                <w:rFonts w:ascii="Arial" w:hAnsi="Arial" w:cs="Arial"/>
                <w:sz w:val="18"/>
                <w:szCs w:val="18"/>
              </w:rPr>
              <w:t>УП-04.02</w:t>
            </w:r>
            <w:r w:rsidRPr="006A4975">
              <w:rPr>
                <w:rFonts w:ascii="Arial" w:hAnsi="Arial" w:cs="Arial"/>
                <w:sz w:val="18"/>
                <w:szCs w:val="18"/>
              </w:rPr>
              <w:br/>
              <w:t>Бюджетное планирование</w:t>
            </w:r>
          </w:p>
          <w:p w14:paraId="107C0D8A" w14:textId="77777777" w:rsidR="005B28F3" w:rsidRDefault="005B28F3" w:rsidP="001556AB">
            <w:pPr>
              <w:rPr>
                <w:rFonts w:ascii="Arial" w:hAnsi="Arial" w:cs="Arial"/>
                <w:sz w:val="18"/>
                <w:szCs w:val="18"/>
              </w:rPr>
            </w:pPr>
          </w:p>
          <w:p w14:paraId="02202447" w14:textId="77777777" w:rsidR="005B28F3" w:rsidRDefault="005B28F3" w:rsidP="001556AB">
            <w:pPr>
              <w:rPr>
                <w:rFonts w:ascii="Arial" w:hAnsi="Arial" w:cs="Arial"/>
                <w:sz w:val="18"/>
                <w:szCs w:val="18"/>
              </w:rPr>
            </w:pPr>
            <w:r>
              <w:rPr>
                <w:rFonts w:ascii="Arial" w:hAnsi="Arial" w:cs="Arial"/>
                <w:sz w:val="18"/>
                <w:szCs w:val="18"/>
              </w:rPr>
              <w:t>ПП-07.06</w:t>
            </w:r>
          </w:p>
          <w:p w14:paraId="261C73AA" w14:textId="77777777" w:rsidR="005B28F3" w:rsidRDefault="005B28F3" w:rsidP="001556AB">
            <w:pPr>
              <w:rPr>
                <w:rFonts w:ascii="Arial" w:hAnsi="Arial" w:cs="Arial"/>
                <w:sz w:val="18"/>
                <w:szCs w:val="18"/>
              </w:rPr>
            </w:pPr>
            <w:r w:rsidRPr="006A4975">
              <w:rPr>
                <w:rFonts w:ascii="Arial" w:hAnsi="Arial" w:cs="Arial"/>
                <w:sz w:val="18"/>
                <w:szCs w:val="18"/>
              </w:rPr>
              <w:t>Формирование и управление бюджетом программы управления производственными активами</w:t>
            </w:r>
          </w:p>
          <w:p w14:paraId="2C8DF942" w14:textId="77777777" w:rsidR="005B28F3" w:rsidRDefault="005B28F3" w:rsidP="001556AB">
            <w:pPr>
              <w:rPr>
                <w:rFonts w:ascii="Arial" w:hAnsi="Arial" w:cs="Arial"/>
                <w:sz w:val="18"/>
                <w:szCs w:val="18"/>
              </w:rPr>
            </w:pPr>
          </w:p>
          <w:p w14:paraId="5DA021CE" w14:textId="77777777" w:rsidR="005B28F3" w:rsidRDefault="005B28F3" w:rsidP="001556AB">
            <w:pPr>
              <w:rPr>
                <w:rFonts w:ascii="Arial" w:hAnsi="Arial" w:cs="Arial"/>
                <w:sz w:val="18"/>
                <w:szCs w:val="18"/>
              </w:rPr>
            </w:pPr>
            <w:r w:rsidRPr="006A4975">
              <w:rPr>
                <w:rFonts w:ascii="Arial" w:hAnsi="Arial" w:cs="Arial"/>
                <w:sz w:val="18"/>
                <w:szCs w:val="18"/>
              </w:rPr>
              <w:t>ПП-10.03</w:t>
            </w:r>
            <w:r w:rsidRPr="006A4975">
              <w:rPr>
                <w:rFonts w:ascii="Arial" w:hAnsi="Arial" w:cs="Arial"/>
                <w:sz w:val="18"/>
                <w:szCs w:val="18"/>
              </w:rPr>
              <w:br/>
              <w:t>Планирование обеспечения МТР, работами и услугами</w:t>
            </w:r>
          </w:p>
          <w:p w14:paraId="633DCAF4" w14:textId="77777777" w:rsidR="005B28F3" w:rsidRPr="006A4975" w:rsidRDefault="005B28F3" w:rsidP="001556AB">
            <w:pPr>
              <w:rPr>
                <w:rFonts w:ascii="Arial" w:hAnsi="Arial" w:cs="Arial"/>
                <w:sz w:val="18"/>
                <w:szCs w:val="18"/>
              </w:rPr>
            </w:pPr>
          </w:p>
        </w:tc>
        <w:tc>
          <w:tcPr>
            <w:tcW w:w="320" w:type="pct"/>
          </w:tcPr>
          <w:p w14:paraId="549FDACA" w14:textId="77777777" w:rsidR="005B28F3" w:rsidRPr="006A4975" w:rsidRDefault="005B28F3" w:rsidP="001556AB">
            <w:pPr>
              <w:rPr>
                <w:rFonts w:ascii="Arial" w:hAnsi="Arial" w:cs="Arial"/>
                <w:sz w:val="18"/>
                <w:szCs w:val="18"/>
              </w:rPr>
            </w:pPr>
            <w:r w:rsidRPr="006A4975">
              <w:rPr>
                <w:rFonts w:ascii="Arial" w:hAnsi="Arial" w:cs="Arial"/>
                <w:sz w:val="18"/>
                <w:szCs w:val="18"/>
              </w:rPr>
              <w:t>Обеспечение финансовой дисциплины и контроля исполнения бюджета компании и ее подразделений</w:t>
            </w:r>
          </w:p>
        </w:tc>
        <w:tc>
          <w:tcPr>
            <w:tcW w:w="385" w:type="pct"/>
          </w:tcPr>
          <w:p w14:paraId="139963A8" w14:textId="77777777" w:rsidR="005B28F3" w:rsidRPr="006A4975" w:rsidRDefault="005B28F3" w:rsidP="001556AB">
            <w:pPr>
              <w:rPr>
                <w:rFonts w:ascii="Arial" w:hAnsi="Arial" w:cs="Arial"/>
                <w:sz w:val="18"/>
                <w:szCs w:val="18"/>
              </w:rPr>
            </w:pPr>
            <w:r w:rsidRPr="006A4975">
              <w:rPr>
                <w:rFonts w:ascii="Arial" w:hAnsi="Arial" w:cs="Arial"/>
                <w:sz w:val="18"/>
                <w:szCs w:val="18"/>
              </w:rPr>
              <w:t xml:space="preserve">CO.PC.1.2, </w:t>
            </w:r>
            <w:r w:rsidRPr="006A4975">
              <w:rPr>
                <w:rFonts w:ascii="Arial" w:hAnsi="Arial" w:cs="Arial"/>
                <w:sz w:val="18"/>
                <w:szCs w:val="18"/>
                <w:lang w:val="en-US"/>
              </w:rPr>
              <w:t>MM</w:t>
            </w:r>
            <w:r w:rsidRPr="006A4975">
              <w:rPr>
                <w:rFonts w:ascii="Arial" w:hAnsi="Arial" w:cs="Arial"/>
                <w:sz w:val="18"/>
                <w:szCs w:val="18"/>
              </w:rPr>
              <w:t>.</w:t>
            </w:r>
            <w:r w:rsidRPr="006A4975">
              <w:rPr>
                <w:rFonts w:ascii="Arial" w:hAnsi="Arial" w:cs="Arial"/>
                <w:sz w:val="18"/>
                <w:szCs w:val="18"/>
                <w:lang w:val="en-US"/>
              </w:rPr>
              <w:t>PC</w:t>
            </w:r>
            <w:r w:rsidRPr="006A4975">
              <w:rPr>
                <w:rFonts w:ascii="Arial" w:hAnsi="Arial" w:cs="Arial"/>
                <w:sz w:val="18"/>
                <w:szCs w:val="18"/>
              </w:rPr>
              <w:t xml:space="preserve">, </w:t>
            </w:r>
            <w:r w:rsidRPr="006A4975">
              <w:rPr>
                <w:rFonts w:ascii="Arial" w:hAnsi="Arial" w:cs="Arial"/>
                <w:sz w:val="18"/>
                <w:szCs w:val="18"/>
                <w:lang w:val="en-US"/>
              </w:rPr>
              <w:t>PM</w:t>
            </w:r>
            <w:r w:rsidRPr="006A4975">
              <w:rPr>
                <w:rFonts w:ascii="Arial" w:hAnsi="Arial" w:cs="Arial"/>
                <w:sz w:val="18"/>
                <w:szCs w:val="18"/>
              </w:rPr>
              <w:t>.</w:t>
            </w:r>
            <w:r w:rsidRPr="006A4975">
              <w:rPr>
                <w:rFonts w:ascii="Arial" w:hAnsi="Arial" w:cs="Arial"/>
                <w:sz w:val="18"/>
                <w:szCs w:val="18"/>
                <w:lang w:val="en-US"/>
              </w:rPr>
              <w:t>PC</w:t>
            </w:r>
            <w:r w:rsidRPr="006A4975">
              <w:rPr>
                <w:rFonts w:ascii="Arial" w:hAnsi="Arial" w:cs="Arial"/>
                <w:sz w:val="18"/>
                <w:szCs w:val="18"/>
              </w:rPr>
              <w:t xml:space="preserve"> Оптимизация процесса по внесению плановых данных Производства, </w:t>
            </w:r>
            <w:proofErr w:type="spellStart"/>
            <w:r w:rsidRPr="006A4975">
              <w:rPr>
                <w:rFonts w:ascii="Arial" w:hAnsi="Arial" w:cs="Arial"/>
                <w:sz w:val="18"/>
                <w:szCs w:val="18"/>
              </w:rPr>
              <w:t>ТОиР</w:t>
            </w:r>
            <w:proofErr w:type="spellEnd"/>
            <w:r w:rsidRPr="006A4975">
              <w:rPr>
                <w:rFonts w:ascii="Arial" w:hAnsi="Arial" w:cs="Arial"/>
                <w:sz w:val="18"/>
                <w:szCs w:val="18"/>
              </w:rPr>
              <w:t>, КС, МТО в АС</w:t>
            </w:r>
            <w:r w:rsidR="00EF02A0">
              <w:rPr>
                <w:rFonts w:ascii="Arial" w:hAnsi="Arial" w:cs="Arial"/>
                <w:sz w:val="18"/>
                <w:szCs w:val="18"/>
              </w:rPr>
              <w:t>К</w:t>
            </w:r>
            <w:r w:rsidRPr="006A4975">
              <w:rPr>
                <w:rFonts w:ascii="Arial" w:hAnsi="Arial" w:cs="Arial"/>
                <w:sz w:val="18"/>
                <w:szCs w:val="18"/>
              </w:rPr>
              <w:t>Б</w:t>
            </w:r>
          </w:p>
        </w:tc>
        <w:tc>
          <w:tcPr>
            <w:tcW w:w="1218" w:type="pct"/>
          </w:tcPr>
          <w:p w14:paraId="7E90E990" w14:textId="77777777" w:rsidR="005B28F3" w:rsidRPr="006A4975" w:rsidRDefault="005B28F3">
            <w:pPr>
              <w:rPr>
                <w:rFonts w:ascii="Arial" w:hAnsi="Arial" w:cs="Arial"/>
                <w:sz w:val="18"/>
                <w:szCs w:val="18"/>
              </w:rPr>
            </w:pPr>
            <w:r w:rsidRPr="006A4975">
              <w:rPr>
                <w:rFonts w:ascii="Arial" w:hAnsi="Arial" w:cs="Arial"/>
                <w:sz w:val="18"/>
                <w:szCs w:val="18"/>
              </w:rPr>
              <w:t xml:space="preserve">Формирование плановых данных Производства в </w:t>
            </w:r>
            <w:proofErr w:type="spellStart"/>
            <w:r w:rsidRPr="006A4975">
              <w:rPr>
                <w:rFonts w:ascii="Arial" w:hAnsi="Arial" w:cs="Arial"/>
                <w:sz w:val="18"/>
                <w:szCs w:val="18"/>
              </w:rPr>
              <w:t>Xeras</w:t>
            </w:r>
            <w:proofErr w:type="spellEnd"/>
            <w:r w:rsidRPr="006A4975">
              <w:rPr>
                <w:rFonts w:ascii="Arial" w:hAnsi="Arial" w:cs="Arial"/>
                <w:sz w:val="18"/>
                <w:szCs w:val="18"/>
              </w:rPr>
              <w:br/>
              <w:t xml:space="preserve">Формирование плановых данных </w:t>
            </w:r>
            <w:proofErr w:type="spellStart"/>
            <w:r w:rsidRPr="006A4975">
              <w:rPr>
                <w:rFonts w:ascii="Arial" w:hAnsi="Arial" w:cs="Arial"/>
                <w:sz w:val="18"/>
                <w:szCs w:val="18"/>
              </w:rPr>
              <w:t>ТОиР</w:t>
            </w:r>
            <w:proofErr w:type="spellEnd"/>
            <w:r w:rsidRPr="006A4975">
              <w:rPr>
                <w:rFonts w:ascii="Arial" w:hAnsi="Arial" w:cs="Arial"/>
                <w:sz w:val="18"/>
                <w:szCs w:val="18"/>
              </w:rPr>
              <w:t xml:space="preserve"> в SAP</w:t>
            </w:r>
            <w:r w:rsidRPr="006A4975">
              <w:rPr>
                <w:rFonts w:ascii="Arial" w:hAnsi="Arial" w:cs="Arial"/>
                <w:sz w:val="18"/>
                <w:szCs w:val="18"/>
              </w:rPr>
              <w:br/>
              <w:t>Формирование плановых данных КС в АСКИ</w:t>
            </w:r>
            <w:r w:rsidRPr="006A4975">
              <w:rPr>
                <w:rFonts w:ascii="Arial" w:hAnsi="Arial" w:cs="Arial"/>
                <w:sz w:val="18"/>
                <w:szCs w:val="18"/>
              </w:rPr>
              <w:br/>
              <w:t>Формирование плана закупок и плановых цен в SAP</w:t>
            </w:r>
            <w:r w:rsidRPr="006A4975">
              <w:rPr>
                <w:rFonts w:ascii="Arial" w:hAnsi="Arial" w:cs="Arial"/>
                <w:sz w:val="18"/>
                <w:szCs w:val="18"/>
              </w:rPr>
              <w:br/>
              <w:t>Интеграция указанных выше систем с АС</w:t>
            </w:r>
            <w:r w:rsidR="00EF02A0">
              <w:rPr>
                <w:rFonts w:ascii="Arial" w:hAnsi="Arial" w:cs="Arial"/>
                <w:sz w:val="18"/>
                <w:szCs w:val="18"/>
              </w:rPr>
              <w:t>К</w:t>
            </w:r>
            <w:r w:rsidRPr="006A4975">
              <w:rPr>
                <w:rFonts w:ascii="Arial" w:hAnsi="Arial" w:cs="Arial"/>
                <w:sz w:val="18"/>
                <w:szCs w:val="18"/>
              </w:rPr>
              <w:t xml:space="preserve"> по передаче плановых данных</w:t>
            </w:r>
            <w:r w:rsidRPr="006A4975">
              <w:rPr>
                <w:rFonts w:ascii="Arial" w:hAnsi="Arial" w:cs="Arial"/>
                <w:sz w:val="18"/>
                <w:szCs w:val="18"/>
              </w:rPr>
              <w:br/>
              <w:t>Передача ответственности за ввод данных в подразделения, ответственные за формирование данных</w:t>
            </w:r>
          </w:p>
        </w:tc>
        <w:tc>
          <w:tcPr>
            <w:tcW w:w="192" w:type="pct"/>
            <w:textDirection w:val="tbRl"/>
          </w:tcPr>
          <w:p w14:paraId="185D28BC" w14:textId="77777777" w:rsidR="005B28F3" w:rsidRPr="006A4975" w:rsidRDefault="005B28F3" w:rsidP="00156F18">
            <w:pPr>
              <w:ind w:left="113" w:right="113"/>
              <w:rPr>
                <w:rFonts w:ascii="Arial" w:hAnsi="Arial" w:cs="Arial"/>
                <w:sz w:val="18"/>
                <w:szCs w:val="18"/>
              </w:rPr>
            </w:pPr>
            <w:r w:rsidRPr="006A4975">
              <w:rPr>
                <w:rFonts w:ascii="Arial" w:hAnsi="Arial" w:cs="Arial"/>
                <w:sz w:val="18"/>
                <w:szCs w:val="18"/>
              </w:rPr>
              <w:t>Перераспределение функций</w:t>
            </w:r>
          </w:p>
        </w:tc>
        <w:tc>
          <w:tcPr>
            <w:tcW w:w="833" w:type="pct"/>
            <w:shd w:val="clear" w:color="auto" w:fill="auto"/>
          </w:tcPr>
          <w:p w14:paraId="48F06BAB" w14:textId="77777777" w:rsidR="005B28F3" w:rsidRPr="00B02962" w:rsidRDefault="005B28F3" w:rsidP="001556AB">
            <w:pPr>
              <w:pStyle w:val="afa"/>
              <w:ind w:left="0"/>
              <w:rPr>
                <w:rFonts w:ascii="Arial" w:hAnsi="Arial" w:cs="Arial"/>
                <w:sz w:val="18"/>
                <w:szCs w:val="18"/>
              </w:rPr>
            </w:pPr>
            <w:r w:rsidRPr="00B02962">
              <w:rPr>
                <w:rFonts w:ascii="Arial" w:hAnsi="Arial" w:cs="Arial"/>
                <w:sz w:val="18"/>
                <w:szCs w:val="18"/>
              </w:rPr>
              <w:t>О</w:t>
            </w:r>
            <w:r>
              <w:rPr>
                <w:rFonts w:ascii="Arial" w:hAnsi="Arial" w:cs="Arial"/>
                <w:sz w:val="18"/>
                <w:szCs w:val="18"/>
              </w:rPr>
              <w:t xml:space="preserve">беспечение </w:t>
            </w:r>
            <w:proofErr w:type="spellStart"/>
            <w:r>
              <w:rPr>
                <w:rFonts w:ascii="Arial" w:hAnsi="Arial" w:cs="Arial"/>
                <w:sz w:val="18"/>
                <w:szCs w:val="18"/>
              </w:rPr>
              <w:t>консистентности</w:t>
            </w:r>
            <w:proofErr w:type="spellEnd"/>
            <w:r>
              <w:rPr>
                <w:rFonts w:ascii="Arial" w:hAnsi="Arial" w:cs="Arial"/>
                <w:sz w:val="18"/>
                <w:szCs w:val="18"/>
              </w:rPr>
              <w:t xml:space="preserve"> и актуальности плановых данных в системах</w:t>
            </w:r>
          </w:p>
        </w:tc>
        <w:tc>
          <w:tcPr>
            <w:tcW w:w="1026" w:type="pct"/>
          </w:tcPr>
          <w:p w14:paraId="4A5F61E0" w14:textId="77777777" w:rsidR="005B28F3" w:rsidRPr="00DA0D31" w:rsidRDefault="005B28F3" w:rsidP="001556AB">
            <w:pPr>
              <w:rPr>
                <w:rFonts w:ascii="Arial" w:hAnsi="Arial" w:cs="Arial"/>
                <w:sz w:val="18"/>
                <w:szCs w:val="18"/>
              </w:rPr>
            </w:pPr>
            <w:r w:rsidRPr="00DA0D31">
              <w:rPr>
                <w:rFonts w:ascii="Arial" w:hAnsi="Arial" w:cs="Arial"/>
                <w:sz w:val="18"/>
                <w:szCs w:val="18"/>
              </w:rPr>
              <w:t>Качественный</w:t>
            </w:r>
          </w:p>
        </w:tc>
      </w:tr>
    </w:tbl>
    <w:p w14:paraId="0FA43D04" w14:textId="77777777" w:rsidR="006F664D" w:rsidRDefault="006F664D" w:rsidP="006F664D">
      <w:pPr>
        <w:rPr>
          <w:rFonts w:ascii="Arial" w:eastAsia="Calibri" w:hAnsi="Arial" w:cs="Arial"/>
        </w:rPr>
      </w:pPr>
    </w:p>
    <w:p w14:paraId="2AC57089" w14:textId="77777777" w:rsidR="00E30D22" w:rsidRPr="008C7F95" w:rsidRDefault="00FD61BE" w:rsidP="00E30D22">
      <w:pPr>
        <w:pStyle w:val="22"/>
        <w:keepNext/>
        <w:keepLines/>
        <w:numPr>
          <w:ilvl w:val="1"/>
          <w:numId w:val="8"/>
        </w:numPr>
        <w:spacing w:before="160" w:after="120" w:line="276" w:lineRule="auto"/>
        <w:rPr>
          <w:rFonts w:eastAsiaTheme="majorEastAsia" w:cstheme="majorBidi"/>
          <w:bCs w:val="0"/>
          <w:iCs w:val="0"/>
          <w:szCs w:val="26"/>
        </w:rPr>
      </w:pPr>
      <w:bookmarkStart w:id="1604" w:name="_Toc527633282"/>
      <w:r>
        <w:rPr>
          <w:rFonts w:eastAsiaTheme="majorEastAsia" w:cstheme="majorBidi"/>
          <w:bCs w:val="0"/>
          <w:iCs w:val="0"/>
          <w:szCs w:val="26"/>
        </w:rPr>
        <w:lastRenderedPageBreak/>
        <w:t>О</w:t>
      </w:r>
      <w:r w:rsidR="00E30D22">
        <w:rPr>
          <w:rFonts w:eastAsiaTheme="majorEastAsia" w:cstheme="majorBidi"/>
          <w:bCs w:val="0"/>
          <w:iCs w:val="0"/>
          <w:szCs w:val="26"/>
        </w:rPr>
        <w:t>рганизационные аспекты</w:t>
      </w:r>
      <w:bookmarkEnd w:id="1604"/>
    </w:p>
    <w:p w14:paraId="737B0671" w14:textId="0C597663" w:rsidR="00E30D22" w:rsidRDefault="00E30D22" w:rsidP="00E30D22">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del w:id="1605" w:author="Чернова Анастасия Викторовна" w:date="2021-03-22T15:07:00Z">
        <w:r w:rsidRPr="00916FAB" w:rsidDel="009E2974">
          <w:rPr>
            <w:rFonts w:ascii="Arial" w:hAnsi="Arial" w:cs="Arial"/>
            <w:b/>
            <w:sz w:val="22"/>
          </w:rPr>
          <w:fldChar w:fldCharType="begin"/>
        </w:r>
        <w:r w:rsidRPr="00916FAB" w:rsidDel="009E2974">
          <w:rPr>
            <w:rFonts w:ascii="Arial" w:hAnsi="Arial" w:cs="Arial"/>
            <w:b/>
            <w:sz w:val="22"/>
          </w:rPr>
          <w:delInstrText xml:space="preserve"> SEQ Таблица \* ARABIC </w:delInstrText>
        </w:r>
        <w:r w:rsidRPr="00916FAB" w:rsidDel="009E2974">
          <w:rPr>
            <w:rFonts w:ascii="Arial" w:hAnsi="Arial" w:cs="Arial"/>
            <w:b/>
            <w:sz w:val="22"/>
          </w:rPr>
          <w:fldChar w:fldCharType="separate"/>
        </w:r>
        <w:r w:rsidR="00F471AF" w:rsidDel="009E2974">
          <w:rPr>
            <w:rFonts w:ascii="Arial" w:hAnsi="Arial" w:cs="Arial"/>
            <w:b/>
            <w:noProof/>
            <w:sz w:val="22"/>
          </w:rPr>
          <w:delText>69</w:delText>
        </w:r>
        <w:r w:rsidRPr="00916FAB" w:rsidDel="009E2974">
          <w:rPr>
            <w:rFonts w:ascii="Arial" w:hAnsi="Arial" w:cs="Arial"/>
            <w:b/>
            <w:sz w:val="22"/>
          </w:rPr>
          <w:fldChar w:fldCharType="end"/>
        </w:r>
      </w:del>
      <w:ins w:id="1606" w:author="Чернова Анастасия Викторовна" w:date="2021-03-22T15:07:00Z">
        <w:r w:rsidR="009E2974">
          <w:rPr>
            <w:rFonts w:ascii="Arial" w:hAnsi="Arial" w:cs="Arial"/>
            <w:b/>
            <w:sz w:val="22"/>
          </w:rPr>
          <w:t>72</w:t>
        </w:r>
      </w:ins>
      <w:r w:rsidRPr="00916FAB">
        <w:rPr>
          <w:rFonts w:ascii="Arial" w:hAnsi="Arial" w:cs="Arial"/>
          <w:b/>
          <w:sz w:val="22"/>
        </w:rPr>
        <w:t>.</w:t>
      </w:r>
      <w:r>
        <w:rPr>
          <w:rFonts w:ascii="Arial" w:hAnsi="Arial" w:cs="Arial"/>
          <w:b/>
          <w:sz w:val="22"/>
        </w:rPr>
        <w:t xml:space="preserve"> Ключевые </w:t>
      </w:r>
      <w:r w:rsidR="00430202">
        <w:rPr>
          <w:rFonts w:ascii="Arial" w:hAnsi="Arial" w:cs="Arial"/>
          <w:b/>
          <w:sz w:val="22"/>
        </w:rPr>
        <w:t xml:space="preserve">орг. </w:t>
      </w:r>
      <w:r>
        <w:rPr>
          <w:rFonts w:ascii="Arial" w:hAnsi="Arial" w:cs="Arial"/>
          <w:b/>
          <w:sz w:val="22"/>
        </w:rPr>
        <w:t>изменения</w:t>
      </w:r>
      <w:r w:rsidR="00430202">
        <w:rPr>
          <w:rFonts w:ascii="Arial" w:hAnsi="Arial" w:cs="Arial"/>
          <w:b/>
          <w:sz w:val="22"/>
        </w:rPr>
        <w:t>*</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18"/>
        <w:gridCol w:w="1115"/>
        <w:gridCol w:w="1262"/>
        <w:gridCol w:w="1339"/>
        <w:gridCol w:w="1406"/>
        <w:gridCol w:w="2955"/>
        <w:gridCol w:w="1681"/>
      </w:tblGrid>
      <w:tr w:rsidR="00E30D22" w:rsidRPr="00B4018C" w14:paraId="358B77D0" w14:textId="77777777" w:rsidTr="009371C6">
        <w:trPr>
          <w:cantSplit/>
          <w:trHeight w:val="410"/>
          <w:tblHeader/>
        </w:trPr>
        <w:tc>
          <w:tcPr>
            <w:tcW w:w="205" w:type="pct"/>
            <w:shd w:val="clear" w:color="auto" w:fill="FFC000"/>
            <w:vAlign w:val="center"/>
          </w:tcPr>
          <w:p w14:paraId="51B3129D" w14:textId="77777777" w:rsidR="00E30D22" w:rsidRPr="00650C3B" w:rsidRDefault="00650C3B" w:rsidP="00E30D22">
            <w:pPr>
              <w:rPr>
                <w:rFonts w:ascii="Arial" w:hAnsi="Arial" w:cs="Arial"/>
                <w:b/>
                <w:sz w:val="18"/>
                <w:szCs w:val="18"/>
              </w:rPr>
            </w:pPr>
            <w:r>
              <w:rPr>
                <w:rFonts w:ascii="Arial" w:hAnsi="Arial" w:cs="Arial"/>
                <w:b/>
                <w:sz w:val="18"/>
                <w:szCs w:val="18"/>
                <w:lang w:eastAsia="ru-RU"/>
              </w:rPr>
              <w:t>№</w:t>
            </w:r>
          </w:p>
        </w:tc>
        <w:tc>
          <w:tcPr>
            <w:tcW w:w="548" w:type="pct"/>
            <w:shd w:val="clear" w:color="auto" w:fill="FFC000"/>
            <w:vAlign w:val="center"/>
          </w:tcPr>
          <w:p w14:paraId="5DDDEAB9" w14:textId="77777777" w:rsidR="00E30D22" w:rsidRPr="00B4018C" w:rsidRDefault="00E30D22" w:rsidP="00E30D22">
            <w:pPr>
              <w:jc w:val="center"/>
              <w:rPr>
                <w:rFonts w:ascii="Arial" w:hAnsi="Arial" w:cs="Arial"/>
                <w:b/>
                <w:sz w:val="18"/>
                <w:szCs w:val="18"/>
              </w:rPr>
            </w:pPr>
            <w:r w:rsidRPr="00B4018C">
              <w:rPr>
                <w:rFonts w:ascii="Arial" w:hAnsi="Arial" w:cs="Arial"/>
                <w:b/>
                <w:bCs/>
                <w:color w:val="000000"/>
                <w:sz w:val="18"/>
                <w:szCs w:val="18"/>
                <w:lang w:eastAsia="ru-RU"/>
              </w:rPr>
              <w:t>Код и наименование бизнес-процесса</w:t>
            </w:r>
            <w:r w:rsidRPr="00B4018C">
              <w:rPr>
                <w:rFonts w:ascii="Arial" w:hAnsi="Arial" w:cs="Arial"/>
                <w:b/>
                <w:bCs/>
                <w:color w:val="000000"/>
                <w:sz w:val="18"/>
                <w:szCs w:val="18"/>
                <w:lang w:eastAsia="ru-RU"/>
              </w:rPr>
              <w:br/>
              <w:t xml:space="preserve">(1-ый </w:t>
            </w:r>
            <w:proofErr w:type="spellStart"/>
            <w:r w:rsidRPr="00B4018C">
              <w:rPr>
                <w:rFonts w:ascii="Arial" w:hAnsi="Arial" w:cs="Arial"/>
                <w:b/>
                <w:bCs/>
                <w:color w:val="000000"/>
                <w:sz w:val="18"/>
                <w:szCs w:val="18"/>
                <w:lang w:eastAsia="ru-RU"/>
              </w:rPr>
              <w:t>ур-нь</w:t>
            </w:r>
            <w:proofErr w:type="spellEnd"/>
            <w:r w:rsidRPr="00B4018C">
              <w:rPr>
                <w:rFonts w:ascii="Arial" w:hAnsi="Arial" w:cs="Arial"/>
                <w:b/>
                <w:bCs/>
                <w:color w:val="000000"/>
                <w:sz w:val="18"/>
                <w:szCs w:val="18"/>
                <w:lang w:eastAsia="ru-RU"/>
              </w:rPr>
              <w:t xml:space="preserve">) </w:t>
            </w:r>
          </w:p>
        </w:tc>
        <w:tc>
          <w:tcPr>
            <w:tcW w:w="620" w:type="pct"/>
            <w:shd w:val="clear" w:color="auto" w:fill="FFC000"/>
            <w:vAlign w:val="center"/>
          </w:tcPr>
          <w:p w14:paraId="2582A54F" w14:textId="77777777" w:rsidR="00E30D22" w:rsidRPr="00B4018C" w:rsidRDefault="00E30D22" w:rsidP="00E30D22">
            <w:pPr>
              <w:jc w:val="center"/>
              <w:rPr>
                <w:rFonts w:ascii="Arial" w:hAnsi="Arial" w:cs="Arial"/>
                <w:b/>
                <w:sz w:val="18"/>
                <w:szCs w:val="18"/>
              </w:rPr>
            </w:pPr>
            <w:r w:rsidRPr="00B4018C">
              <w:rPr>
                <w:rFonts w:ascii="Arial" w:hAnsi="Arial" w:cs="Arial"/>
                <w:b/>
                <w:bCs/>
                <w:color w:val="000000"/>
                <w:sz w:val="18"/>
                <w:szCs w:val="18"/>
                <w:lang w:eastAsia="ru-RU"/>
              </w:rPr>
              <w:t>Наименование</w:t>
            </w:r>
            <w:r w:rsidRPr="00B4018C">
              <w:rPr>
                <w:rFonts w:ascii="Arial" w:hAnsi="Arial" w:cs="Arial"/>
                <w:b/>
                <w:bCs/>
                <w:color w:val="000000"/>
                <w:sz w:val="18"/>
                <w:szCs w:val="18"/>
                <w:lang w:eastAsia="ru-RU"/>
              </w:rPr>
              <w:br/>
              <w:t>бизнес-процесса</w:t>
            </w:r>
            <w:r w:rsidRPr="00B4018C">
              <w:rPr>
                <w:rFonts w:ascii="Arial" w:hAnsi="Arial" w:cs="Arial"/>
                <w:b/>
                <w:bCs/>
                <w:color w:val="000000"/>
                <w:sz w:val="18"/>
                <w:szCs w:val="18"/>
                <w:lang w:eastAsia="ru-RU"/>
              </w:rPr>
              <w:br/>
              <w:t xml:space="preserve">(2-ой </w:t>
            </w:r>
            <w:proofErr w:type="spellStart"/>
            <w:r w:rsidRPr="00B4018C">
              <w:rPr>
                <w:rFonts w:ascii="Arial" w:hAnsi="Arial" w:cs="Arial"/>
                <w:b/>
                <w:bCs/>
                <w:color w:val="000000"/>
                <w:sz w:val="18"/>
                <w:szCs w:val="18"/>
                <w:lang w:eastAsia="ru-RU"/>
              </w:rPr>
              <w:t>ур-нь</w:t>
            </w:r>
            <w:proofErr w:type="spellEnd"/>
            <w:r w:rsidRPr="00B4018C">
              <w:rPr>
                <w:rFonts w:ascii="Arial" w:hAnsi="Arial" w:cs="Arial"/>
                <w:b/>
                <w:bCs/>
                <w:color w:val="000000"/>
                <w:sz w:val="18"/>
                <w:szCs w:val="18"/>
                <w:lang w:eastAsia="ru-RU"/>
              </w:rPr>
              <w:t>)</w:t>
            </w:r>
          </w:p>
        </w:tc>
        <w:tc>
          <w:tcPr>
            <w:tcW w:w="658" w:type="pct"/>
            <w:shd w:val="clear" w:color="auto" w:fill="FFC000"/>
            <w:vAlign w:val="center"/>
          </w:tcPr>
          <w:p w14:paraId="200C82F8" w14:textId="77777777" w:rsidR="00E30D22" w:rsidRPr="00B4018C" w:rsidRDefault="00650C3B" w:rsidP="00E30D22">
            <w:pPr>
              <w:jc w:val="center"/>
              <w:rPr>
                <w:rFonts w:ascii="Arial" w:hAnsi="Arial" w:cs="Arial"/>
                <w:b/>
                <w:sz w:val="18"/>
                <w:szCs w:val="18"/>
                <w:lang w:eastAsia="ru-RU"/>
              </w:rPr>
            </w:pPr>
            <w:r>
              <w:rPr>
                <w:rFonts w:ascii="Arial" w:hAnsi="Arial" w:cs="Arial"/>
                <w:b/>
                <w:bCs/>
                <w:color w:val="000000"/>
                <w:sz w:val="18"/>
                <w:szCs w:val="18"/>
                <w:lang w:eastAsia="ru-RU"/>
              </w:rPr>
              <w:t>Код и название организационного</w:t>
            </w:r>
            <w:r w:rsidR="00E30D22" w:rsidRPr="00B4018C">
              <w:rPr>
                <w:rFonts w:ascii="Arial" w:hAnsi="Arial" w:cs="Arial"/>
                <w:b/>
                <w:bCs/>
                <w:color w:val="000000"/>
                <w:sz w:val="18"/>
                <w:szCs w:val="18"/>
                <w:lang w:eastAsia="ru-RU"/>
              </w:rPr>
              <w:t xml:space="preserve"> изменения</w:t>
            </w:r>
          </w:p>
        </w:tc>
        <w:tc>
          <w:tcPr>
            <w:tcW w:w="691" w:type="pct"/>
            <w:shd w:val="clear" w:color="auto" w:fill="FFC000"/>
            <w:vAlign w:val="center"/>
          </w:tcPr>
          <w:p w14:paraId="1B093192" w14:textId="77777777" w:rsidR="00E30D22" w:rsidRPr="00B4018C" w:rsidRDefault="00E30D22" w:rsidP="00E30D22">
            <w:pPr>
              <w:jc w:val="center"/>
              <w:rPr>
                <w:rFonts w:ascii="Arial" w:hAnsi="Arial" w:cs="Arial"/>
                <w:b/>
                <w:sz w:val="18"/>
                <w:szCs w:val="18"/>
                <w:lang w:eastAsia="ru-RU"/>
              </w:rPr>
            </w:pPr>
            <w:r w:rsidRPr="00B4018C">
              <w:rPr>
                <w:rFonts w:ascii="Arial" w:hAnsi="Arial" w:cs="Arial"/>
                <w:b/>
                <w:bCs/>
                <w:color w:val="000000"/>
                <w:sz w:val="18"/>
                <w:szCs w:val="18"/>
                <w:lang w:eastAsia="ru-RU"/>
              </w:rPr>
              <w:t>Область организационного влияния</w:t>
            </w:r>
          </w:p>
        </w:tc>
        <w:tc>
          <w:tcPr>
            <w:tcW w:w="1452" w:type="pct"/>
            <w:shd w:val="clear" w:color="auto" w:fill="FFC000"/>
            <w:vAlign w:val="center"/>
          </w:tcPr>
          <w:p w14:paraId="4ABF80D6" w14:textId="77777777" w:rsidR="00E30D22" w:rsidRPr="00B4018C" w:rsidRDefault="00E30D22" w:rsidP="00E30D22">
            <w:pPr>
              <w:jc w:val="center"/>
              <w:rPr>
                <w:rFonts w:ascii="Arial" w:hAnsi="Arial" w:cs="Arial"/>
                <w:b/>
                <w:sz w:val="18"/>
                <w:szCs w:val="18"/>
                <w:lang w:eastAsia="ru-RU"/>
              </w:rPr>
            </w:pPr>
            <w:r w:rsidRPr="00B4018C">
              <w:rPr>
                <w:rFonts w:ascii="Arial" w:hAnsi="Arial" w:cs="Arial"/>
                <w:b/>
                <w:bCs/>
                <w:color w:val="000000"/>
                <w:sz w:val="18"/>
                <w:szCs w:val="18"/>
                <w:lang w:eastAsia="ru-RU"/>
              </w:rPr>
              <w:t>Описание орг. изменения / целевое состояние</w:t>
            </w:r>
          </w:p>
        </w:tc>
        <w:tc>
          <w:tcPr>
            <w:tcW w:w="827" w:type="pct"/>
            <w:shd w:val="clear" w:color="auto" w:fill="FFC000"/>
            <w:vAlign w:val="center"/>
          </w:tcPr>
          <w:p w14:paraId="2FBE6091" w14:textId="77777777" w:rsidR="00E30D22" w:rsidRPr="00B4018C" w:rsidRDefault="00E30D22" w:rsidP="00E30D22">
            <w:pPr>
              <w:jc w:val="center"/>
              <w:rPr>
                <w:rFonts w:ascii="Arial" w:hAnsi="Arial" w:cs="Arial"/>
                <w:b/>
                <w:sz w:val="18"/>
                <w:szCs w:val="18"/>
              </w:rPr>
            </w:pPr>
            <w:r w:rsidRPr="00B4018C">
              <w:rPr>
                <w:rFonts w:ascii="Arial" w:hAnsi="Arial" w:cs="Arial"/>
                <w:b/>
                <w:bCs/>
                <w:color w:val="000000"/>
                <w:sz w:val="18"/>
                <w:szCs w:val="18"/>
                <w:lang w:eastAsia="ru-RU"/>
              </w:rPr>
              <w:t xml:space="preserve">Влияние на запуск системы  в эксплуатацию </w:t>
            </w:r>
          </w:p>
        </w:tc>
      </w:tr>
      <w:tr w:rsidR="009371C6" w:rsidRPr="00B4018C" w14:paraId="14FEED40" w14:textId="77777777" w:rsidTr="009371C6">
        <w:trPr>
          <w:cantSplit/>
          <w:trHeight w:val="237"/>
        </w:trPr>
        <w:tc>
          <w:tcPr>
            <w:tcW w:w="205" w:type="pct"/>
            <w:shd w:val="clear" w:color="auto" w:fill="auto"/>
          </w:tcPr>
          <w:p w14:paraId="428037EF" w14:textId="77777777" w:rsidR="009371C6" w:rsidRPr="00B4018C" w:rsidRDefault="009371C6" w:rsidP="009371C6">
            <w:pPr>
              <w:jc w:val="left"/>
              <w:rPr>
                <w:rFonts w:ascii="Arial" w:hAnsi="Arial" w:cs="Arial"/>
                <w:sz w:val="18"/>
                <w:szCs w:val="18"/>
              </w:rPr>
            </w:pPr>
            <w:r w:rsidRPr="00B4018C">
              <w:rPr>
                <w:rFonts w:ascii="Arial" w:hAnsi="Arial" w:cs="Arial"/>
                <w:sz w:val="18"/>
                <w:szCs w:val="18"/>
                <w:lang w:eastAsia="ru-RU"/>
              </w:rPr>
              <w:t>1.</w:t>
            </w:r>
          </w:p>
        </w:tc>
        <w:tc>
          <w:tcPr>
            <w:tcW w:w="548" w:type="pct"/>
          </w:tcPr>
          <w:p w14:paraId="4BEEAFB4" w14:textId="77777777" w:rsidR="009371C6" w:rsidRPr="00B4018C" w:rsidRDefault="009371C6" w:rsidP="009371C6">
            <w:pPr>
              <w:jc w:val="left"/>
              <w:rPr>
                <w:rFonts w:ascii="Arial" w:hAnsi="Arial" w:cs="Arial"/>
                <w:sz w:val="18"/>
                <w:szCs w:val="18"/>
              </w:rPr>
            </w:pPr>
            <w:r w:rsidRPr="00C40F13">
              <w:rPr>
                <w:rFonts w:ascii="Arial" w:hAnsi="Arial" w:cs="Arial"/>
                <w:color w:val="000000"/>
                <w:sz w:val="18"/>
                <w:szCs w:val="18"/>
              </w:rPr>
              <w:t>ПП-10</w:t>
            </w:r>
            <w:r w:rsidRPr="00C40F13">
              <w:rPr>
                <w:rFonts w:ascii="Arial" w:hAnsi="Arial" w:cs="Arial"/>
                <w:color w:val="000000"/>
                <w:sz w:val="18"/>
                <w:szCs w:val="18"/>
              </w:rPr>
              <w:br/>
              <w:t>Обеспечение МТР, работами и услугами</w:t>
            </w:r>
          </w:p>
        </w:tc>
        <w:tc>
          <w:tcPr>
            <w:tcW w:w="620" w:type="pct"/>
          </w:tcPr>
          <w:p w14:paraId="1ED76B1A" w14:textId="77777777" w:rsidR="009371C6" w:rsidRPr="00B4018C" w:rsidRDefault="009371C6" w:rsidP="009371C6">
            <w:pPr>
              <w:jc w:val="left"/>
              <w:rPr>
                <w:rFonts w:ascii="Arial" w:hAnsi="Arial" w:cs="Arial"/>
                <w:sz w:val="18"/>
                <w:szCs w:val="18"/>
              </w:rPr>
            </w:pPr>
            <w:r w:rsidRPr="00C40F13">
              <w:rPr>
                <w:rFonts w:ascii="Arial" w:hAnsi="Arial" w:cs="Arial"/>
                <w:color w:val="000000"/>
                <w:sz w:val="18"/>
                <w:szCs w:val="18"/>
              </w:rPr>
              <w:t>ПП-10.04</w:t>
            </w:r>
            <w:r w:rsidRPr="00C40F13">
              <w:rPr>
                <w:rFonts w:ascii="Arial" w:hAnsi="Arial" w:cs="Arial"/>
                <w:color w:val="000000"/>
                <w:sz w:val="18"/>
                <w:szCs w:val="18"/>
              </w:rPr>
              <w:br/>
              <w:t>Закупка МТР, работ, услуг</w:t>
            </w:r>
          </w:p>
        </w:tc>
        <w:tc>
          <w:tcPr>
            <w:tcW w:w="658" w:type="pct"/>
          </w:tcPr>
          <w:p w14:paraId="49348EB3" w14:textId="77777777" w:rsidR="009371C6" w:rsidRPr="00C40F13" w:rsidRDefault="009371C6" w:rsidP="009371C6">
            <w:pPr>
              <w:rPr>
                <w:rFonts w:ascii="Arial" w:hAnsi="Arial" w:cs="Arial"/>
                <w:color w:val="000000"/>
                <w:sz w:val="20"/>
                <w:szCs w:val="20"/>
              </w:rPr>
            </w:pPr>
            <w:r w:rsidRPr="00C40F13">
              <w:rPr>
                <w:rFonts w:ascii="Arial" w:hAnsi="Arial" w:cs="Arial"/>
                <w:color w:val="000000"/>
                <w:sz w:val="20"/>
                <w:szCs w:val="20"/>
              </w:rPr>
              <w:t>MM.ORG.03</w:t>
            </w:r>
          </w:p>
          <w:p w14:paraId="00534318" w14:textId="77777777" w:rsidR="009371C6" w:rsidRPr="00B4018C" w:rsidRDefault="009371C6" w:rsidP="009371C6">
            <w:pPr>
              <w:jc w:val="left"/>
              <w:rPr>
                <w:rFonts w:ascii="Arial" w:hAnsi="Arial" w:cs="Arial"/>
                <w:sz w:val="18"/>
                <w:szCs w:val="18"/>
              </w:rPr>
            </w:pPr>
            <w:r w:rsidRPr="00C40F13">
              <w:rPr>
                <w:rFonts w:ascii="Arial" w:hAnsi="Arial" w:cs="Arial"/>
                <w:color w:val="000000"/>
                <w:sz w:val="20"/>
                <w:szCs w:val="20"/>
              </w:rPr>
              <w:t>Организационные изменения в рамках планирования закупок и управления запасами</w:t>
            </w:r>
          </w:p>
        </w:tc>
        <w:tc>
          <w:tcPr>
            <w:tcW w:w="691" w:type="pct"/>
          </w:tcPr>
          <w:p w14:paraId="1541AFEF" w14:textId="77777777" w:rsidR="009371C6" w:rsidRPr="00B4018C" w:rsidRDefault="009371C6" w:rsidP="009371C6">
            <w:pPr>
              <w:jc w:val="left"/>
              <w:rPr>
                <w:rFonts w:ascii="Arial" w:hAnsi="Arial" w:cs="Arial"/>
                <w:sz w:val="18"/>
                <w:szCs w:val="18"/>
              </w:rPr>
            </w:pPr>
            <w:r w:rsidRPr="00C40F13">
              <w:rPr>
                <w:rFonts w:ascii="Arial" w:hAnsi="Arial" w:cs="Arial"/>
                <w:color w:val="000000"/>
                <w:sz w:val="18"/>
                <w:szCs w:val="18"/>
              </w:rPr>
              <w:t>Роли и ответственность сотрудников</w:t>
            </w:r>
          </w:p>
        </w:tc>
        <w:tc>
          <w:tcPr>
            <w:tcW w:w="1452" w:type="pct"/>
          </w:tcPr>
          <w:p w14:paraId="74B61E30" w14:textId="77777777" w:rsidR="00883436" w:rsidRPr="00156F18" w:rsidRDefault="009371C6" w:rsidP="009371C6">
            <w:pPr>
              <w:jc w:val="left"/>
              <w:rPr>
                <w:rFonts w:ascii="Arial" w:hAnsi="Arial" w:cs="Arial"/>
                <w:color w:val="000000"/>
                <w:sz w:val="18"/>
                <w:szCs w:val="18"/>
              </w:rPr>
            </w:pPr>
            <w:r w:rsidRPr="00C40F13">
              <w:rPr>
                <w:rFonts w:ascii="Arial" w:hAnsi="Arial" w:cs="Arial"/>
                <w:color w:val="000000"/>
                <w:sz w:val="18"/>
                <w:szCs w:val="18"/>
              </w:rPr>
              <w:t>Расширение функционала для ролей, задействованных в бизнес-процессе:</w:t>
            </w:r>
            <w:r w:rsidRPr="00C40F13">
              <w:rPr>
                <w:rFonts w:ascii="Arial" w:hAnsi="Arial" w:cs="Arial"/>
                <w:color w:val="000000"/>
                <w:sz w:val="18"/>
                <w:szCs w:val="18"/>
              </w:rPr>
              <w:br/>
            </w:r>
            <w:r w:rsidRPr="00C40F13">
              <w:rPr>
                <w:rFonts w:ascii="Arial" w:hAnsi="Arial" w:cs="Arial"/>
                <w:b/>
                <w:bCs/>
                <w:color w:val="000000"/>
                <w:sz w:val="18"/>
                <w:szCs w:val="18"/>
              </w:rPr>
              <w:t>Менеджер по сопровождению договора:</w:t>
            </w:r>
            <w:r w:rsidRPr="00C40F13">
              <w:rPr>
                <w:rFonts w:ascii="Arial" w:hAnsi="Arial" w:cs="Arial"/>
                <w:color w:val="000000"/>
                <w:sz w:val="18"/>
                <w:szCs w:val="18"/>
              </w:rPr>
              <w:t xml:space="preserve"> Увеличение количества операций по созданию эл. документов  (контракт, входящая поставка)</w:t>
            </w:r>
            <w:r w:rsidRPr="00C40F13">
              <w:rPr>
                <w:rFonts w:ascii="Arial" w:hAnsi="Arial" w:cs="Arial"/>
                <w:color w:val="000000"/>
                <w:sz w:val="18"/>
                <w:szCs w:val="18"/>
              </w:rPr>
              <w:br/>
            </w:r>
            <w:r w:rsidRPr="00C40F13">
              <w:rPr>
                <w:rFonts w:ascii="Arial" w:hAnsi="Arial" w:cs="Arial"/>
                <w:b/>
                <w:bCs/>
                <w:color w:val="000000"/>
                <w:sz w:val="18"/>
                <w:szCs w:val="18"/>
              </w:rPr>
              <w:t>Планировщик цен:</w:t>
            </w:r>
            <w:r w:rsidRPr="00C40F13">
              <w:rPr>
                <w:rFonts w:ascii="Arial" w:hAnsi="Arial" w:cs="Arial"/>
                <w:color w:val="000000"/>
                <w:sz w:val="18"/>
                <w:szCs w:val="18"/>
              </w:rPr>
              <w:t xml:space="preserve"> В случае принятия решения о периодической расценке для всех активных МТР: значительное увеличение позиций для расценки</w:t>
            </w:r>
            <w:r w:rsidRPr="00C40F13">
              <w:rPr>
                <w:rFonts w:ascii="Arial" w:hAnsi="Arial" w:cs="Arial"/>
                <w:color w:val="000000"/>
                <w:sz w:val="18"/>
                <w:szCs w:val="18"/>
              </w:rPr>
              <w:br/>
            </w:r>
            <w:r w:rsidRPr="00C40F13">
              <w:rPr>
                <w:rFonts w:ascii="Arial" w:hAnsi="Arial" w:cs="Arial"/>
                <w:b/>
                <w:bCs/>
                <w:color w:val="000000"/>
                <w:sz w:val="18"/>
                <w:szCs w:val="18"/>
              </w:rPr>
              <w:t xml:space="preserve">Логист: </w:t>
            </w:r>
            <w:r w:rsidRPr="00C40F13">
              <w:rPr>
                <w:rFonts w:ascii="Arial" w:hAnsi="Arial" w:cs="Arial"/>
                <w:color w:val="000000"/>
                <w:sz w:val="18"/>
                <w:szCs w:val="18"/>
              </w:rPr>
              <w:t>Введение новой роли с целью отражения документа по переходу прав собственности на дальнем базисе</w:t>
            </w:r>
            <w:r w:rsidRPr="00C40F13">
              <w:rPr>
                <w:rFonts w:ascii="Arial" w:hAnsi="Arial" w:cs="Arial"/>
                <w:color w:val="000000"/>
                <w:sz w:val="18"/>
                <w:szCs w:val="18"/>
              </w:rPr>
              <w:br/>
            </w:r>
            <w:r w:rsidRPr="00C40F13">
              <w:rPr>
                <w:rFonts w:ascii="Arial" w:hAnsi="Arial" w:cs="Arial"/>
                <w:b/>
                <w:bCs/>
                <w:color w:val="000000"/>
                <w:sz w:val="18"/>
                <w:szCs w:val="18"/>
              </w:rPr>
              <w:t>Сток-контролёр:</w:t>
            </w:r>
            <w:r w:rsidRPr="00C40F13">
              <w:rPr>
                <w:rFonts w:ascii="Arial" w:hAnsi="Arial" w:cs="Arial"/>
                <w:color w:val="000000"/>
                <w:sz w:val="18"/>
                <w:szCs w:val="18"/>
              </w:rPr>
              <w:t xml:space="preserve"> Добавление функции ежедневной обработки исключительных ситуаций в результате работы ППМ (излишняя закупка, необеспеченность потребности, изменение срока поставки, замена на аналог), увеличение уровня детализации потребностей от БЕ, в случае повышения активного контроля закупок происходит увеличение трудоемкости в согласовании закупа, анализ прогнозируемости запаса и расчет параметров пополнения запасов в ERP (страховой запас, точка </w:t>
            </w:r>
            <w:proofErr w:type="spellStart"/>
            <w:r w:rsidRPr="00C40F13">
              <w:rPr>
                <w:rFonts w:ascii="Arial" w:hAnsi="Arial" w:cs="Arial"/>
                <w:color w:val="000000"/>
                <w:sz w:val="18"/>
                <w:szCs w:val="18"/>
              </w:rPr>
              <w:t>перезаказа</w:t>
            </w:r>
            <w:proofErr w:type="spellEnd"/>
            <w:r w:rsidRPr="00C40F13">
              <w:rPr>
                <w:rFonts w:ascii="Arial" w:hAnsi="Arial" w:cs="Arial"/>
                <w:color w:val="000000"/>
                <w:sz w:val="18"/>
                <w:szCs w:val="18"/>
              </w:rPr>
              <w:t>, максимальный запас и др.) для всех БЕ, корректировка плановых заказов на перемещение по нормируемым МТР, приходящихся на периоды логистической паузы и согласование с планировщиком логистики</w:t>
            </w:r>
            <w:r w:rsidR="00883436" w:rsidRPr="00156F18">
              <w:rPr>
                <w:rFonts w:ascii="Arial" w:hAnsi="Arial" w:cs="Arial"/>
                <w:color w:val="000000"/>
                <w:sz w:val="18"/>
                <w:szCs w:val="18"/>
              </w:rPr>
              <w:t>.</w:t>
            </w:r>
          </w:p>
          <w:p w14:paraId="140730DB" w14:textId="0A551CE1" w:rsidR="009371C6" w:rsidRPr="00883436" w:rsidRDefault="00883436" w:rsidP="009371C6">
            <w:pPr>
              <w:jc w:val="left"/>
              <w:rPr>
                <w:rFonts w:ascii="Arial" w:hAnsi="Arial" w:cs="Arial"/>
                <w:sz w:val="18"/>
                <w:szCs w:val="18"/>
              </w:rPr>
            </w:pPr>
            <w:r w:rsidRPr="00883436">
              <w:rPr>
                <w:rFonts w:ascii="Arial" w:hAnsi="Arial" w:cs="Arial"/>
                <w:sz w:val="18"/>
                <w:szCs w:val="18"/>
              </w:rPr>
              <w:t>В случае отрицательного решения по автоматизации Запросов на корректировку в SAP, существенно возрастет трудоемкость обработки особых ситуаций в планировании, что потребует расширение штата сток-контролеров</w:t>
            </w:r>
            <w:r w:rsidRPr="00156F18">
              <w:rPr>
                <w:rFonts w:ascii="Arial" w:hAnsi="Arial" w:cs="Arial"/>
                <w:sz w:val="18"/>
                <w:szCs w:val="18"/>
              </w:rPr>
              <w:t>.</w:t>
            </w:r>
          </w:p>
        </w:tc>
        <w:tc>
          <w:tcPr>
            <w:tcW w:w="827" w:type="pct"/>
            <w:shd w:val="clear" w:color="auto" w:fill="auto"/>
          </w:tcPr>
          <w:p w14:paraId="72E9F8E9" w14:textId="77777777" w:rsidR="009371C6" w:rsidRPr="00B4018C" w:rsidRDefault="009371C6" w:rsidP="009371C6">
            <w:pPr>
              <w:jc w:val="left"/>
              <w:rPr>
                <w:rFonts w:ascii="Arial" w:hAnsi="Arial" w:cs="Arial"/>
                <w:sz w:val="18"/>
                <w:szCs w:val="18"/>
              </w:rPr>
            </w:pPr>
            <w:r w:rsidRPr="00C40F13">
              <w:rPr>
                <w:rFonts w:ascii="Arial" w:hAnsi="Arial" w:cs="Arial"/>
                <w:color w:val="000000"/>
                <w:sz w:val="18"/>
                <w:szCs w:val="18"/>
              </w:rPr>
              <w:t>ОИ должно быть реализовано до начала определённого этапа Программы</w:t>
            </w:r>
          </w:p>
        </w:tc>
      </w:tr>
      <w:tr w:rsidR="009371C6" w:rsidRPr="00B4018C" w14:paraId="7140CE0B" w14:textId="77777777" w:rsidTr="009371C6">
        <w:trPr>
          <w:cantSplit/>
          <w:trHeight w:val="237"/>
        </w:trPr>
        <w:tc>
          <w:tcPr>
            <w:tcW w:w="205" w:type="pct"/>
            <w:shd w:val="clear" w:color="auto" w:fill="auto"/>
          </w:tcPr>
          <w:p w14:paraId="12E07DCE" w14:textId="77777777" w:rsidR="009371C6" w:rsidRDefault="009371C6" w:rsidP="009371C6">
            <w:pPr>
              <w:jc w:val="left"/>
              <w:rPr>
                <w:rFonts w:ascii="Arial" w:hAnsi="Arial" w:cs="Arial"/>
                <w:sz w:val="18"/>
                <w:szCs w:val="18"/>
                <w:lang w:eastAsia="ru-RU"/>
              </w:rPr>
            </w:pPr>
            <w:r>
              <w:rPr>
                <w:rFonts w:ascii="Arial" w:hAnsi="Arial" w:cs="Arial"/>
                <w:sz w:val="18"/>
                <w:szCs w:val="18"/>
                <w:lang w:eastAsia="ru-RU"/>
              </w:rPr>
              <w:lastRenderedPageBreak/>
              <w:t>2</w:t>
            </w:r>
          </w:p>
        </w:tc>
        <w:tc>
          <w:tcPr>
            <w:tcW w:w="548" w:type="pct"/>
          </w:tcPr>
          <w:p w14:paraId="4946FB3D" w14:textId="77777777" w:rsidR="009371C6" w:rsidRPr="00293386" w:rsidRDefault="009371C6" w:rsidP="009371C6">
            <w:pPr>
              <w:rPr>
                <w:rFonts w:ascii="Arial" w:hAnsi="Arial" w:cs="Arial"/>
                <w:sz w:val="18"/>
                <w:szCs w:val="18"/>
              </w:rPr>
            </w:pPr>
            <w:r w:rsidRPr="00293386">
              <w:rPr>
                <w:rFonts w:ascii="Arial" w:hAnsi="Arial" w:cs="Arial"/>
                <w:sz w:val="18"/>
                <w:szCs w:val="18"/>
              </w:rPr>
              <w:t>ПП-10</w:t>
            </w:r>
          </w:p>
          <w:p w14:paraId="43211DDD" w14:textId="77777777" w:rsidR="009371C6" w:rsidRPr="00C40F13" w:rsidRDefault="009371C6" w:rsidP="00590100">
            <w:pPr>
              <w:tabs>
                <w:tab w:val="left" w:pos="855"/>
              </w:tabs>
              <w:jc w:val="left"/>
              <w:rPr>
                <w:rFonts w:ascii="Arial" w:hAnsi="Arial" w:cs="Arial"/>
                <w:color w:val="000000"/>
                <w:sz w:val="18"/>
                <w:szCs w:val="18"/>
              </w:rPr>
            </w:pPr>
            <w:r w:rsidRPr="00293386">
              <w:rPr>
                <w:rFonts w:ascii="Arial" w:hAnsi="Arial" w:cs="Arial"/>
                <w:sz w:val="18"/>
                <w:szCs w:val="18"/>
              </w:rPr>
              <w:t>Обеспечение МТР, работами и услугами</w:t>
            </w:r>
          </w:p>
        </w:tc>
        <w:tc>
          <w:tcPr>
            <w:tcW w:w="620" w:type="pct"/>
          </w:tcPr>
          <w:p w14:paraId="688384CB" w14:textId="77777777" w:rsidR="009371C6" w:rsidRPr="00C40F13" w:rsidRDefault="009371C6" w:rsidP="009371C6">
            <w:pPr>
              <w:jc w:val="left"/>
              <w:rPr>
                <w:rFonts w:ascii="Arial" w:hAnsi="Arial" w:cs="Arial"/>
                <w:color w:val="000000"/>
                <w:sz w:val="18"/>
                <w:szCs w:val="18"/>
              </w:rPr>
            </w:pPr>
          </w:p>
        </w:tc>
        <w:tc>
          <w:tcPr>
            <w:tcW w:w="658" w:type="pct"/>
          </w:tcPr>
          <w:p w14:paraId="188A53F6" w14:textId="77777777" w:rsidR="009371C6" w:rsidRPr="00C40F13" w:rsidRDefault="009371C6" w:rsidP="009371C6">
            <w:pPr>
              <w:rPr>
                <w:rFonts w:ascii="Arial" w:hAnsi="Arial" w:cs="Arial"/>
                <w:color w:val="000000"/>
                <w:sz w:val="20"/>
                <w:szCs w:val="20"/>
              </w:rPr>
            </w:pPr>
            <w:r w:rsidRPr="00293386">
              <w:rPr>
                <w:rFonts w:ascii="Arial" w:hAnsi="Arial" w:cs="Arial"/>
                <w:sz w:val="18"/>
                <w:szCs w:val="18"/>
              </w:rPr>
              <w:t>MM.ORG.06 Актуализация перечня НМД Компании</w:t>
            </w:r>
          </w:p>
        </w:tc>
        <w:tc>
          <w:tcPr>
            <w:tcW w:w="691" w:type="pct"/>
          </w:tcPr>
          <w:p w14:paraId="0DC3D3A5" w14:textId="77777777" w:rsidR="009371C6" w:rsidRPr="00C40F13" w:rsidRDefault="009371C6" w:rsidP="009371C6">
            <w:pPr>
              <w:jc w:val="left"/>
              <w:rPr>
                <w:rFonts w:ascii="Arial" w:hAnsi="Arial" w:cs="Arial"/>
                <w:color w:val="000000"/>
                <w:sz w:val="18"/>
                <w:szCs w:val="18"/>
              </w:rPr>
            </w:pPr>
            <w:r w:rsidRPr="00293386">
              <w:rPr>
                <w:rFonts w:ascii="Arial" w:hAnsi="Arial" w:cs="Arial"/>
                <w:sz w:val="18"/>
                <w:szCs w:val="18"/>
              </w:rPr>
              <w:t>Нормативно-методологическая документация</w:t>
            </w:r>
          </w:p>
        </w:tc>
        <w:tc>
          <w:tcPr>
            <w:tcW w:w="1452" w:type="pct"/>
          </w:tcPr>
          <w:p w14:paraId="2C9B1B2A" w14:textId="77777777" w:rsidR="009371C6" w:rsidRPr="00C40F13" w:rsidRDefault="009371C6" w:rsidP="009371C6">
            <w:pPr>
              <w:jc w:val="left"/>
              <w:rPr>
                <w:rFonts w:ascii="Arial" w:hAnsi="Arial" w:cs="Arial"/>
                <w:color w:val="000000"/>
                <w:sz w:val="18"/>
                <w:szCs w:val="18"/>
              </w:rPr>
            </w:pPr>
            <w:r w:rsidRPr="00293386">
              <w:rPr>
                <w:rFonts w:ascii="Arial" w:hAnsi="Arial" w:cs="Arial"/>
                <w:sz w:val="18"/>
                <w:szCs w:val="18"/>
              </w:rPr>
              <w:t>Перечень документов для актуализации на последующих этапах зафиксирован в проектном документе:  ERP.5.16_ОСМ_Перечень процессный и организационных изменений</w:t>
            </w:r>
          </w:p>
        </w:tc>
        <w:tc>
          <w:tcPr>
            <w:tcW w:w="827" w:type="pct"/>
            <w:shd w:val="clear" w:color="auto" w:fill="auto"/>
          </w:tcPr>
          <w:p w14:paraId="556DD2E7" w14:textId="77777777" w:rsidR="009371C6" w:rsidRPr="00C40F13" w:rsidRDefault="009371C6" w:rsidP="009371C6">
            <w:pPr>
              <w:jc w:val="left"/>
              <w:rPr>
                <w:rFonts w:ascii="Arial" w:hAnsi="Arial" w:cs="Arial"/>
                <w:color w:val="000000"/>
                <w:sz w:val="18"/>
                <w:szCs w:val="18"/>
              </w:rPr>
            </w:pPr>
            <w:r w:rsidRPr="00CF3CC7">
              <w:rPr>
                <w:rFonts w:ascii="Arial" w:hAnsi="Arial" w:cs="Arial"/>
                <w:sz w:val="18"/>
                <w:szCs w:val="18"/>
              </w:rPr>
              <w:t>ОИ должно быть реализовано до запуска системы в эксплуатацию</w:t>
            </w:r>
          </w:p>
        </w:tc>
      </w:tr>
    </w:tbl>
    <w:p w14:paraId="5E2D6BF0" w14:textId="77777777" w:rsidR="00430202" w:rsidRDefault="00430202" w:rsidP="00E30D22">
      <w:pPr>
        <w:rPr>
          <w:rFonts w:ascii="Arial" w:eastAsia="Calibri" w:hAnsi="Arial" w:cs="Arial"/>
        </w:rPr>
      </w:pPr>
    </w:p>
    <w:p w14:paraId="0F92BE6B" w14:textId="77777777" w:rsidR="00E30D22" w:rsidRPr="001F08B0" w:rsidRDefault="001F08B0" w:rsidP="00430202">
      <w:pPr>
        <w:rPr>
          <w:rFonts w:ascii="Arial" w:eastAsia="Calibri" w:hAnsi="Arial" w:cs="Arial"/>
        </w:rPr>
      </w:pPr>
      <w:r>
        <w:rPr>
          <w:rFonts w:ascii="Arial" w:eastAsia="Calibri" w:hAnsi="Arial" w:cs="Arial"/>
        </w:rPr>
        <w:t>* не включая перечень НМД</w:t>
      </w:r>
    </w:p>
    <w:p w14:paraId="0B9FB563" w14:textId="77777777" w:rsidR="00E30D22" w:rsidRPr="00F94454" w:rsidRDefault="00E30D22" w:rsidP="006F664D">
      <w:pPr>
        <w:rPr>
          <w:rFonts w:ascii="Arial" w:eastAsia="Calibri" w:hAnsi="Arial" w:cs="Arial"/>
        </w:rPr>
      </w:pPr>
    </w:p>
    <w:p w14:paraId="08FE5862" w14:textId="77777777" w:rsidR="00220F8C" w:rsidRPr="00F94454" w:rsidRDefault="00220F8C" w:rsidP="00220F8C">
      <w:pPr>
        <w:pStyle w:val="1"/>
        <w:rPr>
          <w:rFonts w:eastAsia="Calibri"/>
        </w:rPr>
      </w:pPr>
      <w:bookmarkStart w:id="1607" w:name="_Toc527633283"/>
      <w:r w:rsidRPr="00F94454">
        <w:rPr>
          <w:rFonts w:eastAsia="Calibri"/>
        </w:rPr>
        <w:t>Открытые вопросы</w:t>
      </w:r>
      <w:bookmarkEnd w:id="1607"/>
    </w:p>
    <w:p w14:paraId="20914AAC" w14:textId="03F00CDE" w:rsidR="00386C3A" w:rsidRDefault="00386C3A" w:rsidP="00916FAB">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del w:id="1608" w:author="Чернова Анастасия Викторовна" w:date="2021-03-22T15:07:00Z">
        <w:r w:rsidRPr="00916FAB" w:rsidDel="009E2974">
          <w:rPr>
            <w:rFonts w:ascii="Arial" w:hAnsi="Arial" w:cs="Arial"/>
            <w:b/>
            <w:sz w:val="22"/>
          </w:rPr>
          <w:fldChar w:fldCharType="begin"/>
        </w:r>
        <w:r w:rsidRPr="00916FAB" w:rsidDel="009E2974">
          <w:rPr>
            <w:rFonts w:ascii="Arial" w:hAnsi="Arial" w:cs="Arial"/>
            <w:b/>
            <w:sz w:val="22"/>
          </w:rPr>
          <w:delInstrText xml:space="preserve"> SEQ Таблица \* ARABIC </w:delInstrText>
        </w:r>
        <w:r w:rsidRPr="00916FAB" w:rsidDel="009E2974">
          <w:rPr>
            <w:rFonts w:ascii="Arial" w:hAnsi="Arial" w:cs="Arial"/>
            <w:b/>
            <w:sz w:val="22"/>
          </w:rPr>
          <w:fldChar w:fldCharType="separate"/>
        </w:r>
        <w:r w:rsidR="00F471AF" w:rsidDel="009E2974">
          <w:rPr>
            <w:rFonts w:ascii="Arial" w:hAnsi="Arial" w:cs="Arial"/>
            <w:b/>
            <w:noProof/>
            <w:sz w:val="22"/>
          </w:rPr>
          <w:delText>70</w:delText>
        </w:r>
        <w:r w:rsidRPr="00916FAB" w:rsidDel="009E2974">
          <w:rPr>
            <w:rFonts w:ascii="Arial" w:hAnsi="Arial" w:cs="Arial"/>
            <w:b/>
            <w:sz w:val="22"/>
          </w:rPr>
          <w:fldChar w:fldCharType="end"/>
        </w:r>
      </w:del>
      <w:ins w:id="1609" w:author="Чернова Анастасия Викторовна" w:date="2021-03-22T15:07:00Z">
        <w:r w:rsidR="009E2974">
          <w:rPr>
            <w:rFonts w:ascii="Arial" w:hAnsi="Arial" w:cs="Arial"/>
            <w:b/>
            <w:sz w:val="22"/>
          </w:rPr>
          <w:t>73</w:t>
        </w:r>
      </w:ins>
      <w:r w:rsidRPr="00916FAB">
        <w:rPr>
          <w:rFonts w:ascii="Arial" w:hAnsi="Arial" w:cs="Arial"/>
          <w:b/>
          <w:sz w:val="22"/>
        </w:rPr>
        <w:t>.</w:t>
      </w:r>
      <w:r w:rsidR="008C7F95">
        <w:rPr>
          <w:rFonts w:ascii="Arial" w:hAnsi="Arial" w:cs="Arial"/>
          <w:b/>
          <w:sz w:val="22"/>
        </w:rPr>
        <w:t xml:space="preserve"> </w:t>
      </w:r>
      <w:r w:rsidRPr="00916FAB">
        <w:rPr>
          <w:rFonts w:ascii="Arial" w:hAnsi="Arial" w:cs="Arial"/>
          <w:b/>
          <w:sz w:val="22"/>
        </w:rPr>
        <w:t>Открытые вопросы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71"/>
        <w:gridCol w:w="1765"/>
        <w:gridCol w:w="4254"/>
        <w:gridCol w:w="1701"/>
        <w:gridCol w:w="1685"/>
      </w:tblGrid>
      <w:tr w:rsidR="005F2EFF" w:rsidRPr="006F5656" w14:paraId="52BE14A5" w14:textId="77777777" w:rsidTr="00321614">
        <w:trPr>
          <w:cantSplit/>
          <w:trHeight w:val="397"/>
          <w:tblHeader/>
        </w:trPr>
        <w:tc>
          <w:tcPr>
            <w:tcW w:w="379" w:type="pct"/>
            <w:shd w:val="clear" w:color="auto" w:fill="FFC000"/>
            <w:vAlign w:val="center"/>
          </w:tcPr>
          <w:p w14:paraId="00EA5C44" w14:textId="77777777" w:rsidR="005F2EFF" w:rsidRPr="006F5656" w:rsidRDefault="005F2EFF" w:rsidP="005F2EFF">
            <w:pPr>
              <w:jc w:val="center"/>
              <w:rPr>
                <w:rFonts w:ascii="Arial" w:hAnsi="Arial" w:cs="Arial"/>
                <w:b/>
                <w:sz w:val="20"/>
                <w:szCs w:val="20"/>
              </w:rPr>
            </w:pPr>
            <w:r w:rsidRPr="008C7F95">
              <w:rPr>
                <w:rFonts w:ascii="Arial" w:hAnsi="Arial" w:cs="Arial"/>
                <w:b/>
                <w:sz w:val="20"/>
                <w:szCs w:val="20"/>
                <w:lang w:eastAsia="ru-RU"/>
              </w:rPr>
              <w:t xml:space="preserve">№ из реестра </w:t>
            </w:r>
          </w:p>
        </w:tc>
        <w:tc>
          <w:tcPr>
            <w:tcW w:w="867" w:type="pct"/>
            <w:shd w:val="clear" w:color="auto" w:fill="FFC000"/>
            <w:vAlign w:val="center"/>
          </w:tcPr>
          <w:p w14:paraId="39E23D86" w14:textId="77777777" w:rsidR="005F2EFF" w:rsidRPr="006F5656" w:rsidRDefault="005F2EFF" w:rsidP="005F2EFF">
            <w:pPr>
              <w:jc w:val="center"/>
              <w:rPr>
                <w:rFonts w:ascii="Arial" w:hAnsi="Arial" w:cs="Arial"/>
                <w:b/>
                <w:sz w:val="20"/>
                <w:szCs w:val="20"/>
              </w:rPr>
            </w:pPr>
            <w:r w:rsidRPr="008C7F95">
              <w:rPr>
                <w:rFonts w:ascii="Arial" w:hAnsi="Arial" w:cs="Arial"/>
                <w:b/>
                <w:sz w:val="20"/>
                <w:szCs w:val="20"/>
                <w:lang w:eastAsia="ru-RU"/>
              </w:rPr>
              <w:t>Наименование ОВ</w:t>
            </w:r>
          </w:p>
        </w:tc>
        <w:tc>
          <w:tcPr>
            <w:tcW w:w="2090" w:type="pct"/>
            <w:shd w:val="clear" w:color="auto" w:fill="FFC000"/>
            <w:vAlign w:val="center"/>
          </w:tcPr>
          <w:p w14:paraId="375F0696" w14:textId="77777777" w:rsidR="005F2EFF" w:rsidRPr="006F5656" w:rsidRDefault="005F2EFF" w:rsidP="005F2EFF">
            <w:pPr>
              <w:jc w:val="center"/>
              <w:rPr>
                <w:rFonts w:ascii="Arial" w:hAnsi="Arial" w:cs="Arial"/>
                <w:b/>
                <w:sz w:val="20"/>
                <w:szCs w:val="20"/>
              </w:rPr>
            </w:pPr>
            <w:r w:rsidRPr="008C7F95">
              <w:rPr>
                <w:rFonts w:ascii="Arial" w:hAnsi="Arial" w:cs="Arial"/>
                <w:b/>
                <w:sz w:val="20"/>
                <w:szCs w:val="20"/>
                <w:lang w:eastAsia="ru-RU"/>
              </w:rPr>
              <w:t>Краткое описание ОВ</w:t>
            </w:r>
          </w:p>
        </w:tc>
        <w:tc>
          <w:tcPr>
            <w:tcW w:w="836" w:type="pct"/>
            <w:shd w:val="clear" w:color="auto" w:fill="FFC000"/>
            <w:vAlign w:val="center"/>
          </w:tcPr>
          <w:p w14:paraId="538C83AE" w14:textId="77777777" w:rsidR="005F2EFF" w:rsidRPr="006F5656" w:rsidRDefault="009C758B" w:rsidP="005F2EFF">
            <w:pPr>
              <w:jc w:val="center"/>
              <w:rPr>
                <w:rFonts w:ascii="Arial" w:hAnsi="Arial" w:cs="Arial"/>
                <w:b/>
                <w:sz w:val="20"/>
                <w:szCs w:val="20"/>
              </w:rPr>
            </w:pPr>
            <w:r w:rsidRPr="008C7F95">
              <w:rPr>
                <w:rFonts w:ascii="Arial" w:hAnsi="Arial" w:cs="Arial"/>
                <w:b/>
                <w:sz w:val="20"/>
                <w:szCs w:val="20"/>
                <w:lang w:eastAsia="ru-RU"/>
              </w:rPr>
              <w:t>Ответственный</w:t>
            </w:r>
            <w:r w:rsidR="005F2EFF" w:rsidRPr="008C7F95">
              <w:rPr>
                <w:rFonts w:ascii="Arial" w:hAnsi="Arial" w:cs="Arial"/>
                <w:b/>
                <w:sz w:val="20"/>
                <w:szCs w:val="20"/>
                <w:lang w:eastAsia="ru-RU"/>
              </w:rPr>
              <w:t xml:space="preserve"> за решение</w:t>
            </w:r>
          </w:p>
        </w:tc>
        <w:tc>
          <w:tcPr>
            <w:tcW w:w="828" w:type="pct"/>
            <w:shd w:val="clear" w:color="auto" w:fill="FFC000"/>
            <w:vAlign w:val="center"/>
          </w:tcPr>
          <w:p w14:paraId="50A48639" w14:textId="77777777" w:rsidR="005F2EFF" w:rsidRPr="006F5656" w:rsidRDefault="005F2EFF" w:rsidP="005F2EFF">
            <w:pPr>
              <w:jc w:val="center"/>
              <w:rPr>
                <w:rFonts w:ascii="Arial" w:hAnsi="Arial" w:cs="Arial"/>
                <w:b/>
                <w:sz w:val="20"/>
                <w:szCs w:val="20"/>
              </w:rPr>
            </w:pPr>
            <w:r w:rsidRPr="008C7F95">
              <w:rPr>
                <w:rFonts w:ascii="Arial" w:hAnsi="Arial" w:cs="Arial"/>
                <w:b/>
                <w:sz w:val="20"/>
                <w:szCs w:val="20"/>
                <w:lang w:eastAsia="ru-RU"/>
              </w:rPr>
              <w:t>Крайний срок решения</w:t>
            </w:r>
          </w:p>
        </w:tc>
      </w:tr>
      <w:tr w:rsidR="00B20BF9" w:rsidRPr="006F5656" w14:paraId="58759C3E" w14:textId="77777777" w:rsidTr="00321614">
        <w:trPr>
          <w:cantSplit/>
        </w:trPr>
        <w:tc>
          <w:tcPr>
            <w:tcW w:w="379" w:type="pct"/>
            <w:shd w:val="clear" w:color="auto" w:fill="auto"/>
          </w:tcPr>
          <w:p w14:paraId="612AD2E9" w14:textId="77777777" w:rsidR="00B20BF9" w:rsidRPr="006F5656" w:rsidRDefault="00B20BF9" w:rsidP="00B20BF9">
            <w:pPr>
              <w:jc w:val="left"/>
              <w:rPr>
                <w:rFonts w:ascii="Arial" w:hAnsi="Arial" w:cs="Arial"/>
                <w:sz w:val="20"/>
                <w:szCs w:val="20"/>
              </w:rPr>
            </w:pPr>
            <w:r>
              <w:rPr>
                <w:rFonts w:ascii="Arial" w:hAnsi="Arial" w:cs="Arial"/>
                <w:sz w:val="20"/>
                <w:szCs w:val="20"/>
                <w:lang w:eastAsia="ru-RU"/>
              </w:rPr>
              <w:t>1.</w:t>
            </w:r>
          </w:p>
        </w:tc>
        <w:tc>
          <w:tcPr>
            <w:tcW w:w="867" w:type="pct"/>
          </w:tcPr>
          <w:p w14:paraId="42EA0DBC" w14:textId="77777777" w:rsidR="00B20BF9" w:rsidRPr="006F5656" w:rsidRDefault="00B20BF9" w:rsidP="00B20BF9">
            <w:pPr>
              <w:jc w:val="left"/>
              <w:rPr>
                <w:rFonts w:ascii="Arial" w:hAnsi="Arial" w:cs="Arial"/>
                <w:sz w:val="20"/>
                <w:szCs w:val="20"/>
              </w:rPr>
            </w:pPr>
            <w:r>
              <w:rPr>
                <w:rFonts w:ascii="Arial" w:hAnsi="Arial" w:cs="Arial"/>
                <w:sz w:val="20"/>
                <w:szCs w:val="20"/>
              </w:rPr>
              <w:t>LT по услугам</w:t>
            </w:r>
          </w:p>
        </w:tc>
        <w:tc>
          <w:tcPr>
            <w:tcW w:w="2090" w:type="pct"/>
          </w:tcPr>
          <w:p w14:paraId="281DBE04" w14:textId="749C2964" w:rsidR="00B20BF9" w:rsidRPr="006F5656" w:rsidRDefault="00B20BF9" w:rsidP="00B20BF9">
            <w:pPr>
              <w:jc w:val="left"/>
              <w:rPr>
                <w:rFonts w:ascii="Arial" w:hAnsi="Arial" w:cs="Arial"/>
                <w:sz w:val="20"/>
                <w:szCs w:val="20"/>
              </w:rPr>
            </w:pPr>
            <w:r>
              <w:rPr>
                <w:rFonts w:ascii="Arial" w:hAnsi="Arial" w:cs="Arial"/>
                <w:sz w:val="20"/>
                <w:szCs w:val="20"/>
              </w:rPr>
              <w:t>Необходимость использования сроков поставки в процессе закупки услуг</w:t>
            </w:r>
            <w:r w:rsidR="00D34903">
              <w:rPr>
                <w:rFonts w:ascii="Arial" w:hAnsi="Arial" w:cs="Arial"/>
                <w:sz w:val="20"/>
                <w:szCs w:val="20"/>
              </w:rPr>
              <w:t>.</w:t>
            </w:r>
          </w:p>
        </w:tc>
        <w:tc>
          <w:tcPr>
            <w:tcW w:w="836" w:type="pct"/>
            <w:shd w:val="clear" w:color="auto" w:fill="auto"/>
            <w:vAlign w:val="center"/>
          </w:tcPr>
          <w:p w14:paraId="180F5554" w14:textId="77777777" w:rsidR="00B20BF9" w:rsidRPr="006F5656" w:rsidRDefault="002C1E14" w:rsidP="00B20BF9">
            <w:pPr>
              <w:jc w:val="left"/>
              <w:rPr>
                <w:rFonts w:ascii="Arial" w:hAnsi="Arial" w:cs="Arial"/>
                <w:sz w:val="20"/>
                <w:szCs w:val="20"/>
              </w:rPr>
            </w:pPr>
            <w:r>
              <w:rPr>
                <w:rFonts w:ascii="Arial" w:hAnsi="Arial" w:cs="Arial"/>
                <w:sz w:val="20"/>
                <w:szCs w:val="20"/>
              </w:rPr>
              <w:t>Никитина Е.Ю.</w:t>
            </w:r>
          </w:p>
        </w:tc>
        <w:tc>
          <w:tcPr>
            <w:tcW w:w="828" w:type="pct"/>
            <w:shd w:val="clear" w:color="auto" w:fill="auto"/>
            <w:vAlign w:val="center"/>
          </w:tcPr>
          <w:p w14:paraId="1F4941FF" w14:textId="77777777" w:rsidR="00B20BF9" w:rsidRPr="006F5656" w:rsidRDefault="00B20BF9" w:rsidP="00B20BF9">
            <w:pPr>
              <w:jc w:val="center"/>
              <w:rPr>
                <w:rFonts w:ascii="Arial" w:hAnsi="Arial" w:cs="Arial"/>
                <w:sz w:val="20"/>
                <w:szCs w:val="20"/>
              </w:rPr>
            </w:pPr>
            <w:r>
              <w:rPr>
                <w:rFonts w:ascii="Arial" w:hAnsi="Arial" w:cs="Arial"/>
                <w:sz w:val="20"/>
                <w:szCs w:val="20"/>
              </w:rPr>
              <w:t>TBD</w:t>
            </w:r>
          </w:p>
        </w:tc>
      </w:tr>
      <w:tr w:rsidR="00D17A5D" w:rsidRPr="006F5656" w14:paraId="7548C502" w14:textId="77777777" w:rsidTr="00321614">
        <w:trPr>
          <w:cantSplit/>
        </w:trPr>
        <w:tc>
          <w:tcPr>
            <w:tcW w:w="379" w:type="pct"/>
            <w:shd w:val="clear" w:color="auto" w:fill="auto"/>
          </w:tcPr>
          <w:p w14:paraId="32F7D0BD" w14:textId="77777777" w:rsidR="00D17A5D" w:rsidRPr="006F5656" w:rsidRDefault="00D17A5D" w:rsidP="00D17A5D">
            <w:pPr>
              <w:jc w:val="left"/>
              <w:rPr>
                <w:rFonts w:ascii="Arial" w:hAnsi="Arial" w:cs="Arial"/>
                <w:sz w:val="20"/>
                <w:szCs w:val="20"/>
              </w:rPr>
            </w:pPr>
            <w:r w:rsidRPr="008C7F95">
              <w:rPr>
                <w:rFonts w:ascii="Arial" w:hAnsi="Arial" w:cs="Arial"/>
                <w:color w:val="000000"/>
                <w:sz w:val="20"/>
                <w:szCs w:val="20"/>
                <w:lang w:eastAsia="ru-RU"/>
              </w:rPr>
              <w:lastRenderedPageBreak/>
              <w:t>2.</w:t>
            </w:r>
          </w:p>
        </w:tc>
        <w:tc>
          <w:tcPr>
            <w:tcW w:w="867" w:type="pct"/>
          </w:tcPr>
          <w:p w14:paraId="680FB0CF" w14:textId="77777777" w:rsidR="00D17A5D" w:rsidRPr="006F5656" w:rsidRDefault="00D17A5D" w:rsidP="00D17A5D">
            <w:pPr>
              <w:jc w:val="left"/>
              <w:rPr>
                <w:rFonts w:ascii="Arial" w:hAnsi="Arial" w:cs="Arial"/>
                <w:sz w:val="20"/>
                <w:szCs w:val="20"/>
              </w:rPr>
            </w:pPr>
            <w:r>
              <w:rPr>
                <w:rFonts w:ascii="Arial" w:hAnsi="Arial" w:cs="Arial"/>
                <w:sz w:val="20"/>
                <w:szCs w:val="20"/>
              </w:rPr>
              <w:t>Возможность формирования предложений со стороны МТО на корректировку потребности</w:t>
            </w:r>
          </w:p>
        </w:tc>
        <w:tc>
          <w:tcPr>
            <w:tcW w:w="2090" w:type="pct"/>
          </w:tcPr>
          <w:p w14:paraId="3CFEE059" w14:textId="77777777" w:rsidR="00D17A5D" w:rsidRPr="008C534D" w:rsidRDefault="00D17A5D" w:rsidP="00D17A5D">
            <w:pPr>
              <w:jc w:val="left"/>
              <w:rPr>
                <w:rFonts w:ascii="Arial" w:hAnsi="Arial" w:cs="Arial"/>
                <w:sz w:val="20"/>
                <w:szCs w:val="20"/>
              </w:rPr>
            </w:pPr>
            <w:r w:rsidRPr="008C534D">
              <w:rPr>
                <w:rFonts w:ascii="Arial" w:hAnsi="Arial" w:cs="Arial"/>
                <w:sz w:val="20"/>
                <w:szCs w:val="20"/>
              </w:rPr>
              <w:t>Необходимо принять решение о возможности формирования предложений со стороны МТО на корректировку потребности (как по коду МТР, так и по срокам) в МТР по критичным группам оборудования, ремонты которого влияет на исполнение производственной программы.</w:t>
            </w:r>
          </w:p>
          <w:p w14:paraId="18F1866F" w14:textId="77777777" w:rsidR="00D17A5D" w:rsidRPr="008C534D" w:rsidRDefault="00D17A5D" w:rsidP="00D17A5D">
            <w:pPr>
              <w:jc w:val="left"/>
              <w:rPr>
                <w:rFonts w:ascii="Arial" w:hAnsi="Arial" w:cs="Arial"/>
                <w:sz w:val="20"/>
                <w:szCs w:val="20"/>
              </w:rPr>
            </w:pPr>
            <w:r w:rsidRPr="008C534D">
              <w:rPr>
                <w:rFonts w:ascii="Arial" w:hAnsi="Arial" w:cs="Arial"/>
                <w:sz w:val="20"/>
                <w:szCs w:val="20"/>
              </w:rPr>
              <w:t>Возможные варианты формирования Запросов на корректировку потребности в МТР по критичным группам оборудования:</w:t>
            </w:r>
          </w:p>
          <w:p w14:paraId="04BF0A79" w14:textId="32771708" w:rsidR="00D17A5D" w:rsidRPr="001E52EA" w:rsidRDefault="00D17A5D" w:rsidP="00E740CF">
            <w:pPr>
              <w:pStyle w:val="afa"/>
              <w:numPr>
                <w:ilvl w:val="0"/>
                <w:numId w:val="83"/>
              </w:numPr>
              <w:jc w:val="left"/>
              <w:rPr>
                <w:rFonts w:ascii="Arial" w:hAnsi="Arial" w:cs="Arial"/>
                <w:sz w:val="20"/>
                <w:szCs w:val="20"/>
              </w:rPr>
            </w:pPr>
            <w:r w:rsidRPr="001E52EA">
              <w:rPr>
                <w:rFonts w:ascii="Arial" w:hAnsi="Arial" w:cs="Arial"/>
                <w:sz w:val="20"/>
                <w:szCs w:val="20"/>
              </w:rPr>
              <w:t>Не формируются. Заявка на закупку создается строго на к</w:t>
            </w:r>
            <w:r w:rsidR="00D34903">
              <w:rPr>
                <w:rFonts w:ascii="Arial" w:hAnsi="Arial" w:cs="Arial"/>
                <w:sz w:val="20"/>
                <w:szCs w:val="20"/>
              </w:rPr>
              <w:t>од МТР, указанный в потребности;</w:t>
            </w:r>
          </w:p>
          <w:p w14:paraId="300175A3" w14:textId="5FF80604" w:rsidR="00D17A5D" w:rsidRPr="001E52EA" w:rsidRDefault="00D17A5D" w:rsidP="00E740CF">
            <w:pPr>
              <w:pStyle w:val="afa"/>
              <w:numPr>
                <w:ilvl w:val="0"/>
                <w:numId w:val="83"/>
              </w:numPr>
              <w:jc w:val="left"/>
              <w:rPr>
                <w:rFonts w:ascii="Arial" w:hAnsi="Arial" w:cs="Arial"/>
                <w:sz w:val="20"/>
                <w:szCs w:val="20"/>
              </w:rPr>
            </w:pPr>
            <w:r w:rsidRPr="001E52EA">
              <w:rPr>
                <w:rFonts w:ascii="Arial" w:hAnsi="Arial" w:cs="Arial"/>
                <w:sz w:val="20"/>
                <w:szCs w:val="20"/>
              </w:rPr>
              <w:t>Только для замены на аналог, согласно методике управления ана</w:t>
            </w:r>
            <w:r w:rsidR="00D34903">
              <w:rPr>
                <w:rFonts w:ascii="Arial" w:hAnsi="Arial" w:cs="Arial"/>
                <w:sz w:val="20"/>
                <w:szCs w:val="20"/>
              </w:rPr>
              <w:t>логами;</w:t>
            </w:r>
          </w:p>
          <w:p w14:paraId="430AB21A" w14:textId="46ED9263" w:rsidR="00D17A5D" w:rsidRPr="002A2B5C" w:rsidRDefault="002A2B5C" w:rsidP="0056042F">
            <w:pPr>
              <w:pStyle w:val="afa"/>
              <w:numPr>
                <w:ilvl w:val="0"/>
                <w:numId w:val="83"/>
              </w:numPr>
              <w:jc w:val="left"/>
              <w:rPr>
                <w:rFonts w:ascii="Arial" w:hAnsi="Arial" w:cs="Arial"/>
                <w:sz w:val="20"/>
                <w:szCs w:val="20"/>
              </w:rPr>
            </w:pPr>
            <w:r w:rsidRPr="002A2B5C">
              <w:rPr>
                <w:rFonts w:ascii="Arial" w:hAnsi="Arial" w:cs="Arial"/>
                <w:b/>
                <w:sz w:val="20"/>
                <w:szCs w:val="20"/>
              </w:rPr>
              <w:t>Выбрано в качестве целевого решения:</w:t>
            </w:r>
            <w:r w:rsidRPr="002A2B5C">
              <w:rPr>
                <w:rFonts w:ascii="Arial" w:hAnsi="Arial" w:cs="Arial"/>
                <w:sz w:val="20"/>
                <w:szCs w:val="20"/>
              </w:rPr>
              <w:t xml:space="preserve"> </w:t>
            </w:r>
            <w:r w:rsidR="00D17A5D" w:rsidRPr="002A2B5C">
              <w:rPr>
                <w:rFonts w:ascii="Arial" w:hAnsi="Arial" w:cs="Arial"/>
                <w:sz w:val="20"/>
                <w:szCs w:val="20"/>
              </w:rPr>
              <w:t>Для любой замены при наличии соответствующей причины (полный п</w:t>
            </w:r>
            <w:r w:rsidR="00D34903" w:rsidRPr="002A2B5C">
              <w:rPr>
                <w:rFonts w:ascii="Arial" w:hAnsi="Arial" w:cs="Arial"/>
                <w:sz w:val="20"/>
                <w:szCs w:val="20"/>
              </w:rPr>
              <w:t>еречень причин содержится в КД)</w:t>
            </w:r>
            <w:r w:rsidRPr="002A2B5C">
              <w:rPr>
                <w:rFonts w:ascii="Arial" w:hAnsi="Arial" w:cs="Arial"/>
                <w:sz w:val="20"/>
                <w:szCs w:val="20"/>
              </w:rPr>
              <w:t xml:space="preserve">. </w:t>
            </w:r>
            <w:r w:rsidRPr="002A2B5C">
              <w:rPr>
                <w:rFonts w:ascii="Arial" w:hAnsi="Arial" w:cs="Arial"/>
                <w:b/>
                <w:sz w:val="20"/>
                <w:szCs w:val="20"/>
              </w:rPr>
              <w:t>Дополнения</w:t>
            </w:r>
            <w:r w:rsidRPr="002A2B5C">
              <w:rPr>
                <w:rFonts w:ascii="Arial" w:hAnsi="Arial" w:cs="Arial"/>
                <w:sz w:val="20"/>
                <w:szCs w:val="20"/>
              </w:rPr>
              <w:t>: если потребность срочная, то допускаются любые причины корректировок (в зависимости от настройки выбранной причины). если потребность не срочная, заявлен не условный аналог, в данном случае допускаются только след. причины: 1.          Невозможно заказать требуемое количество 3. Запрос дополнительной информации 4. Замена МТР (снято с производства) 6. Отмена потребности 8. Согласована замена МТР. Если потребность не срочная, заявлен условный аналог, в данном случае допускаются только след. причины: 1. Невозможно заказать требуемое количество 3. Запрос дополнительной информации, 4. Замена МТР (снято с производства), 5. Замена МТР, 6. Отмена потребности, 8. Согласована замена МТР</w:t>
            </w:r>
            <w:r w:rsidR="00D34903" w:rsidRPr="002A2B5C">
              <w:rPr>
                <w:rFonts w:ascii="Arial" w:hAnsi="Arial" w:cs="Arial"/>
                <w:sz w:val="20"/>
                <w:szCs w:val="20"/>
              </w:rPr>
              <w:t>;</w:t>
            </w:r>
          </w:p>
          <w:p w14:paraId="0C5F58A7" w14:textId="40BED91E" w:rsidR="00D17A5D" w:rsidRPr="00D17A5D" w:rsidRDefault="00D17A5D" w:rsidP="00E740CF">
            <w:pPr>
              <w:pStyle w:val="afa"/>
              <w:numPr>
                <w:ilvl w:val="0"/>
                <w:numId w:val="83"/>
              </w:numPr>
              <w:jc w:val="left"/>
              <w:rPr>
                <w:rFonts w:ascii="Arial" w:hAnsi="Arial" w:cs="Arial"/>
                <w:sz w:val="20"/>
                <w:szCs w:val="20"/>
              </w:rPr>
            </w:pPr>
            <w:r w:rsidRPr="00D17A5D">
              <w:rPr>
                <w:rFonts w:ascii="Arial" w:hAnsi="Arial" w:cs="Arial"/>
                <w:sz w:val="20"/>
                <w:szCs w:val="20"/>
              </w:rPr>
              <w:t>Для переноса сроков срочной потребности</w:t>
            </w:r>
            <w:r w:rsidR="00D34903">
              <w:rPr>
                <w:rFonts w:ascii="Arial" w:hAnsi="Arial" w:cs="Arial"/>
                <w:sz w:val="20"/>
                <w:szCs w:val="20"/>
              </w:rPr>
              <w:t>.</w:t>
            </w:r>
          </w:p>
        </w:tc>
        <w:tc>
          <w:tcPr>
            <w:tcW w:w="836" w:type="pct"/>
            <w:shd w:val="clear" w:color="auto" w:fill="auto"/>
            <w:vAlign w:val="center"/>
          </w:tcPr>
          <w:p w14:paraId="40D8C3E7" w14:textId="3C2632A3" w:rsidR="00D17A5D" w:rsidRPr="006F5656" w:rsidRDefault="00404D7B" w:rsidP="00404D7B">
            <w:pPr>
              <w:jc w:val="left"/>
              <w:rPr>
                <w:rFonts w:ascii="Arial" w:hAnsi="Arial" w:cs="Arial"/>
                <w:sz w:val="20"/>
                <w:szCs w:val="20"/>
              </w:rPr>
            </w:pPr>
            <w:r>
              <w:rPr>
                <w:rFonts w:ascii="Arial" w:hAnsi="Arial" w:cs="Arial"/>
                <w:sz w:val="20"/>
                <w:szCs w:val="20"/>
              </w:rPr>
              <w:t>Никитина Е.Ю.</w:t>
            </w:r>
          </w:p>
        </w:tc>
        <w:tc>
          <w:tcPr>
            <w:tcW w:w="828" w:type="pct"/>
            <w:shd w:val="clear" w:color="auto" w:fill="auto"/>
            <w:vAlign w:val="center"/>
          </w:tcPr>
          <w:p w14:paraId="56E04876" w14:textId="77777777" w:rsidR="00D17A5D" w:rsidRPr="006F5656" w:rsidRDefault="00D17A5D" w:rsidP="00D17A5D">
            <w:pPr>
              <w:jc w:val="center"/>
              <w:rPr>
                <w:rFonts w:ascii="Arial" w:hAnsi="Arial" w:cs="Arial"/>
                <w:sz w:val="20"/>
                <w:szCs w:val="20"/>
              </w:rPr>
            </w:pPr>
            <w:r>
              <w:rPr>
                <w:rFonts w:ascii="Arial" w:hAnsi="Arial" w:cs="Arial"/>
                <w:sz w:val="20"/>
                <w:szCs w:val="20"/>
              </w:rPr>
              <w:t>31.12.2018</w:t>
            </w:r>
          </w:p>
        </w:tc>
      </w:tr>
      <w:tr w:rsidR="00D17A5D" w:rsidRPr="006F5656" w14:paraId="58015B38" w14:textId="77777777" w:rsidTr="00321614">
        <w:trPr>
          <w:cantSplit/>
        </w:trPr>
        <w:tc>
          <w:tcPr>
            <w:tcW w:w="379" w:type="pct"/>
            <w:shd w:val="clear" w:color="auto" w:fill="auto"/>
          </w:tcPr>
          <w:p w14:paraId="03BADE62" w14:textId="77777777" w:rsidR="00D17A5D" w:rsidRPr="008C7F95" w:rsidRDefault="00D17A5D" w:rsidP="00D17A5D">
            <w:pPr>
              <w:jc w:val="left"/>
              <w:rPr>
                <w:rFonts w:ascii="Arial" w:hAnsi="Arial" w:cs="Arial"/>
                <w:color w:val="000000"/>
                <w:sz w:val="20"/>
                <w:szCs w:val="20"/>
                <w:lang w:eastAsia="ru-RU"/>
              </w:rPr>
            </w:pPr>
            <w:r>
              <w:rPr>
                <w:rFonts w:ascii="Arial" w:hAnsi="Arial" w:cs="Arial"/>
                <w:color w:val="000000"/>
                <w:sz w:val="20"/>
                <w:szCs w:val="20"/>
                <w:lang w:eastAsia="ru-RU"/>
              </w:rPr>
              <w:lastRenderedPageBreak/>
              <w:t>3</w:t>
            </w:r>
            <w:r w:rsidRPr="002A2B5C">
              <w:rPr>
                <w:rFonts w:ascii="Arial" w:hAnsi="Arial" w:cs="Arial"/>
                <w:color w:val="000000"/>
                <w:sz w:val="20"/>
                <w:szCs w:val="20"/>
                <w:lang w:eastAsia="ru-RU"/>
              </w:rPr>
              <w:t>.</w:t>
            </w:r>
          </w:p>
        </w:tc>
        <w:tc>
          <w:tcPr>
            <w:tcW w:w="867" w:type="pct"/>
          </w:tcPr>
          <w:p w14:paraId="32F2046F" w14:textId="5F331B3E" w:rsidR="00D17A5D" w:rsidRDefault="00D17A5D" w:rsidP="00D17A5D">
            <w:pPr>
              <w:jc w:val="left"/>
              <w:rPr>
                <w:rFonts w:ascii="Arial" w:hAnsi="Arial" w:cs="Arial"/>
                <w:sz w:val="20"/>
                <w:szCs w:val="20"/>
              </w:rPr>
            </w:pPr>
            <w:r>
              <w:rPr>
                <w:rFonts w:ascii="Arial" w:hAnsi="Arial" w:cs="Arial"/>
                <w:sz w:val="20"/>
                <w:szCs w:val="20"/>
              </w:rPr>
              <w:t xml:space="preserve">Целесообразность реализации Запросов на корректировку в </w:t>
            </w:r>
            <w:r>
              <w:rPr>
                <w:rFonts w:ascii="Arial" w:hAnsi="Arial" w:cs="Arial"/>
                <w:sz w:val="20"/>
                <w:szCs w:val="20"/>
                <w:lang w:val="en-US"/>
              </w:rPr>
              <w:t>SAP</w:t>
            </w:r>
            <w:r w:rsidRPr="001E52EA">
              <w:rPr>
                <w:rFonts w:ascii="Arial" w:hAnsi="Arial" w:cs="Arial"/>
                <w:sz w:val="20"/>
                <w:szCs w:val="20"/>
              </w:rPr>
              <w:t xml:space="preserve"> </w:t>
            </w:r>
            <w:r>
              <w:rPr>
                <w:rFonts w:ascii="Arial" w:hAnsi="Arial" w:cs="Arial"/>
                <w:sz w:val="20"/>
                <w:szCs w:val="20"/>
              </w:rPr>
              <w:t xml:space="preserve">и степень их </w:t>
            </w:r>
            <w:r w:rsidR="00D34903">
              <w:rPr>
                <w:rFonts w:ascii="Arial" w:hAnsi="Arial" w:cs="Arial"/>
                <w:sz w:val="20"/>
                <w:szCs w:val="20"/>
              </w:rPr>
              <w:t>автоматизации</w:t>
            </w:r>
          </w:p>
        </w:tc>
        <w:tc>
          <w:tcPr>
            <w:tcW w:w="2090" w:type="pct"/>
          </w:tcPr>
          <w:p w14:paraId="09A0DDF6" w14:textId="77777777" w:rsidR="00D17A5D" w:rsidRPr="001E52EA" w:rsidRDefault="00D17A5D" w:rsidP="00E740CF">
            <w:pPr>
              <w:pStyle w:val="afa"/>
              <w:numPr>
                <w:ilvl w:val="0"/>
                <w:numId w:val="85"/>
              </w:numPr>
              <w:jc w:val="left"/>
              <w:rPr>
                <w:rFonts w:ascii="Arial" w:hAnsi="Arial" w:cs="Arial"/>
                <w:sz w:val="20"/>
                <w:szCs w:val="20"/>
              </w:rPr>
            </w:pPr>
            <w:r w:rsidRPr="001E52EA">
              <w:rPr>
                <w:rFonts w:ascii="Arial" w:hAnsi="Arial" w:cs="Arial"/>
                <w:sz w:val="20"/>
                <w:szCs w:val="20"/>
              </w:rPr>
              <w:t>Необходимо принять решение о целесообразности реализации Запросов на корректировку потребности в системе:</w:t>
            </w:r>
          </w:p>
          <w:p w14:paraId="7B6FCC5A" w14:textId="5E9F3AA9" w:rsidR="00D17A5D" w:rsidRPr="001E52EA" w:rsidRDefault="00FA16B4" w:rsidP="00E740CF">
            <w:pPr>
              <w:pStyle w:val="afa"/>
              <w:numPr>
                <w:ilvl w:val="0"/>
                <w:numId w:val="84"/>
              </w:numPr>
              <w:jc w:val="left"/>
              <w:rPr>
                <w:rFonts w:ascii="Arial" w:hAnsi="Arial" w:cs="Arial"/>
                <w:sz w:val="20"/>
                <w:szCs w:val="20"/>
              </w:rPr>
            </w:pPr>
            <w:r w:rsidRPr="00FA16B4">
              <w:rPr>
                <w:rFonts w:ascii="Arial" w:hAnsi="Arial" w:cs="Arial"/>
                <w:b/>
                <w:sz w:val="20"/>
                <w:szCs w:val="20"/>
              </w:rPr>
              <w:t>Выбрано в качестве целевого решения:</w:t>
            </w:r>
            <w:r>
              <w:rPr>
                <w:rFonts w:ascii="Arial" w:hAnsi="Arial" w:cs="Arial"/>
                <w:sz w:val="20"/>
                <w:szCs w:val="20"/>
              </w:rPr>
              <w:t xml:space="preserve"> </w:t>
            </w:r>
            <w:r w:rsidR="00D17A5D" w:rsidRPr="001E52EA">
              <w:rPr>
                <w:rFonts w:ascii="Arial" w:hAnsi="Arial" w:cs="Arial"/>
                <w:sz w:val="20"/>
                <w:szCs w:val="20"/>
              </w:rPr>
              <w:t xml:space="preserve">Реализуются в системе для всех категорий МТР (критичные и некритичные). Только в случае положительного решения по Вопросу </w:t>
            </w:r>
            <w:r w:rsidR="00D17A5D">
              <w:rPr>
                <w:rFonts w:ascii="Arial" w:hAnsi="Arial" w:cs="Arial"/>
                <w:sz w:val="20"/>
                <w:szCs w:val="20"/>
              </w:rPr>
              <w:t>2</w:t>
            </w:r>
            <w:r w:rsidR="00D34903">
              <w:rPr>
                <w:rFonts w:ascii="Arial" w:hAnsi="Arial" w:cs="Arial"/>
                <w:sz w:val="20"/>
                <w:szCs w:val="20"/>
              </w:rPr>
              <w:t>;</w:t>
            </w:r>
          </w:p>
          <w:p w14:paraId="0AFF9C6C" w14:textId="0348BD55" w:rsidR="00D17A5D" w:rsidRPr="001E52EA" w:rsidRDefault="00D17A5D" w:rsidP="00E740CF">
            <w:pPr>
              <w:pStyle w:val="afa"/>
              <w:numPr>
                <w:ilvl w:val="0"/>
                <w:numId w:val="84"/>
              </w:numPr>
              <w:jc w:val="left"/>
              <w:rPr>
                <w:rFonts w:ascii="Arial" w:hAnsi="Arial" w:cs="Arial"/>
                <w:sz w:val="20"/>
                <w:szCs w:val="20"/>
              </w:rPr>
            </w:pPr>
            <w:r w:rsidRPr="001E52EA">
              <w:rPr>
                <w:rFonts w:ascii="Arial" w:hAnsi="Arial" w:cs="Arial"/>
                <w:sz w:val="20"/>
                <w:szCs w:val="20"/>
              </w:rPr>
              <w:t>Реализуются в системе только для некритичных МТР (со стороны</w:t>
            </w:r>
            <w:r w:rsidR="00D34903">
              <w:rPr>
                <w:rFonts w:ascii="Arial" w:hAnsi="Arial" w:cs="Arial"/>
                <w:sz w:val="20"/>
                <w:szCs w:val="20"/>
              </w:rPr>
              <w:t xml:space="preserve"> ТОРО оценка таких позиций 20%);</w:t>
            </w:r>
          </w:p>
          <w:p w14:paraId="0B209B4D" w14:textId="77777777" w:rsidR="00D17A5D" w:rsidRPr="001E52EA" w:rsidRDefault="00D17A5D" w:rsidP="00E740CF">
            <w:pPr>
              <w:pStyle w:val="afa"/>
              <w:numPr>
                <w:ilvl w:val="0"/>
                <w:numId w:val="84"/>
              </w:numPr>
              <w:jc w:val="left"/>
              <w:rPr>
                <w:rFonts w:ascii="Arial" w:hAnsi="Arial" w:cs="Arial"/>
                <w:sz w:val="20"/>
                <w:szCs w:val="20"/>
              </w:rPr>
            </w:pPr>
            <w:r w:rsidRPr="001E52EA">
              <w:rPr>
                <w:rFonts w:ascii="Arial" w:hAnsi="Arial" w:cs="Arial"/>
                <w:sz w:val="20"/>
                <w:szCs w:val="20"/>
              </w:rPr>
              <w:t>Запросы на корректировку потребности НЕ реализуются в системе.</w:t>
            </w:r>
          </w:p>
          <w:p w14:paraId="7CF2980F" w14:textId="77777777" w:rsidR="00D17A5D" w:rsidRPr="008C534D" w:rsidRDefault="00D17A5D" w:rsidP="00D17A5D">
            <w:pPr>
              <w:jc w:val="left"/>
              <w:rPr>
                <w:rFonts w:ascii="Arial" w:hAnsi="Arial" w:cs="Arial"/>
                <w:sz w:val="20"/>
                <w:szCs w:val="20"/>
              </w:rPr>
            </w:pPr>
          </w:p>
          <w:p w14:paraId="01C07568" w14:textId="77777777" w:rsidR="00D17A5D" w:rsidRPr="001E52EA" w:rsidRDefault="00D17A5D" w:rsidP="00E740CF">
            <w:pPr>
              <w:pStyle w:val="afa"/>
              <w:numPr>
                <w:ilvl w:val="0"/>
                <w:numId w:val="85"/>
              </w:numPr>
              <w:jc w:val="left"/>
              <w:rPr>
                <w:rFonts w:ascii="Arial" w:hAnsi="Arial" w:cs="Arial"/>
                <w:sz w:val="20"/>
                <w:szCs w:val="20"/>
              </w:rPr>
            </w:pPr>
            <w:r w:rsidRPr="001E52EA">
              <w:rPr>
                <w:rFonts w:ascii="Arial" w:hAnsi="Arial" w:cs="Arial"/>
                <w:sz w:val="20"/>
                <w:szCs w:val="20"/>
              </w:rPr>
              <w:t xml:space="preserve">Необходимо принять решение о степени автоматизации Запросов на корректировку (в случае положительного решения по Вопросу </w:t>
            </w:r>
            <w:r w:rsidR="00321614">
              <w:rPr>
                <w:rFonts w:ascii="Arial" w:hAnsi="Arial" w:cs="Arial"/>
                <w:sz w:val="20"/>
                <w:szCs w:val="20"/>
              </w:rPr>
              <w:t>2</w:t>
            </w:r>
            <w:r w:rsidRPr="001E52EA">
              <w:rPr>
                <w:rFonts w:ascii="Arial" w:hAnsi="Arial" w:cs="Arial"/>
                <w:sz w:val="20"/>
                <w:szCs w:val="20"/>
              </w:rPr>
              <w:t>):</w:t>
            </w:r>
          </w:p>
          <w:p w14:paraId="4F64D74B" w14:textId="71C16F5C" w:rsidR="00D17A5D" w:rsidRPr="001E52EA" w:rsidRDefault="00D17A5D" w:rsidP="00E740CF">
            <w:pPr>
              <w:pStyle w:val="afa"/>
              <w:numPr>
                <w:ilvl w:val="0"/>
                <w:numId w:val="86"/>
              </w:numPr>
              <w:jc w:val="left"/>
              <w:rPr>
                <w:rFonts w:ascii="Arial" w:hAnsi="Arial" w:cs="Arial"/>
                <w:sz w:val="20"/>
                <w:szCs w:val="20"/>
              </w:rPr>
            </w:pPr>
            <w:r w:rsidRPr="001E52EA">
              <w:rPr>
                <w:rFonts w:ascii="Arial" w:hAnsi="Arial" w:cs="Arial"/>
                <w:sz w:val="20"/>
                <w:szCs w:val="20"/>
              </w:rPr>
              <w:t>При утверждении Запроса автоматическое изменение потребности не производится. Потребность должна быть скорректирована пл</w:t>
            </w:r>
            <w:r w:rsidR="00D34903">
              <w:rPr>
                <w:rFonts w:ascii="Arial" w:hAnsi="Arial" w:cs="Arial"/>
                <w:sz w:val="20"/>
                <w:szCs w:val="20"/>
              </w:rPr>
              <w:t>анировщиком потребности вручную;</w:t>
            </w:r>
          </w:p>
          <w:p w14:paraId="6AA44125" w14:textId="79FC5947" w:rsidR="00FA16B4" w:rsidRPr="00FA16B4" w:rsidRDefault="00FA16B4" w:rsidP="00FA16B4">
            <w:pPr>
              <w:pStyle w:val="afa"/>
              <w:numPr>
                <w:ilvl w:val="0"/>
                <w:numId w:val="86"/>
              </w:numPr>
              <w:jc w:val="left"/>
              <w:rPr>
                <w:rFonts w:ascii="Arial" w:hAnsi="Arial" w:cs="Arial"/>
                <w:sz w:val="20"/>
                <w:szCs w:val="20"/>
              </w:rPr>
            </w:pPr>
            <w:r w:rsidRPr="00FA16B4">
              <w:rPr>
                <w:rFonts w:ascii="Arial" w:hAnsi="Arial" w:cs="Arial"/>
                <w:b/>
                <w:sz w:val="20"/>
                <w:szCs w:val="20"/>
              </w:rPr>
              <w:t>Выбрано в качестве целевого решения:</w:t>
            </w:r>
            <w:r>
              <w:rPr>
                <w:rFonts w:ascii="Arial" w:hAnsi="Arial" w:cs="Arial"/>
                <w:sz w:val="20"/>
                <w:szCs w:val="20"/>
              </w:rPr>
              <w:t xml:space="preserve"> </w:t>
            </w:r>
            <w:r w:rsidR="00D17A5D" w:rsidRPr="001E52EA">
              <w:rPr>
                <w:rFonts w:ascii="Arial" w:hAnsi="Arial" w:cs="Arial"/>
                <w:sz w:val="20"/>
                <w:szCs w:val="20"/>
              </w:rPr>
              <w:t>При утверждении Запроса производится автоматическая корректировка потребности</w:t>
            </w:r>
            <w:r>
              <w:rPr>
                <w:rFonts w:ascii="Arial" w:hAnsi="Arial" w:cs="Arial"/>
                <w:sz w:val="20"/>
                <w:szCs w:val="20"/>
              </w:rPr>
              <w:t>.</w:t>
            </w:r>
          </w:p>
        </w:tc>
        <w:tc>
          <w:tcPr>
            <w:tcW w:w="836" w:type="pct"/>
            <w:shd w:val="clear" w:color="auto" w:fill="auto"/>
            <w:vAlign w:val="center"/>
          </w:tcPr>
          <w:p w14:paraId="3A6424AC" w14:textId="27D84768" w:rsidR="00D17A5D" w:rsidRPr="006F5656" w:rsidRDefault="00404D7B" w:rsidP="00D17A5D">
            <w:pPr>
              <w:jc w:val="left"/>
              <w:rPr>
                <w:rFonts w:ascii="Arial" w:hAnsi="Arial" w:cs="Arial"/>
                <w:sz w:val="20"/>
                <w:szCs w:val="20"/>
              </w:rPr>
            </w:pPr>
            <w:r>
              <w:rPr>
                <w:rFonts w:ascii="Arial" w:hAnsi="Arial" w:cs="Arial"/>
                <w:sz w:val="20"/>
                <w:szCs w:val="20"/>
              </w:rPr>
              <w:t>Быков В.А.</w:t>
            </w:r>
          </w:p>
        </w:tc>
        <w:tc>
          <w:tcPr>
            <w:tcW w:w="828" w:type="pct"/>
            <w:shd w:val="clear" w:color="auto" w:fill="auto"/>
            <w:vAlign w:val="center"/>
          </w:tcPr>
          <w:p w14:paraId="2EDFBA78" w14:textId="77777777" w:rsidR="00D17A5D" w:rsidRDefault="00D17A5D" w:rsidP="00D17A5D">
            <w:pPr>
              <w:jc w:val="center"/>
              <w:rPr>
                <w:rFonts w:ascii="Arial" w:hAnsi="Arial" w:cs="Arial"/>
                <w:sz w:val="20"/>
                <w:szCs w:val="20"/>
              </w:rPr>
            </w:pPr>
            <w:r>
              <w:rPr>
                <w:rFonts w:ascii="Arial" w:hAnsi="Arial" w:cs="Arial"/>
                <w:sz w:val="20"/>
                <w:szCs w:val="20"/>
              </w:rPr>
              <w:t>31.12.2018</w:t>
            </w:r>
          </w:p>
        </w:tc>
      </w:tr>
      <w:tr w:rsidR="00C662B6" w:rsidRPr="006F5656" w14:paraId="09632345" w14:textId="77777777" w:rsidTr="00321614">
        <w:trPr>
          <w:cantSplit/>
        </w:trPr>
        <w:tc>
          <w:tcPr>
            <w:tcW w:w="379" w:type="pct"/>
            <w:shd w:val="clear" w:color="auto" w:fill="auto"/>
          </w:tcPr>
          <w:p w14:paraId="14694F2F" w14:textId="2590FDC0" w:rsidR="00C662B6" w:rsidRPr="00FA16B4" w:rsidRDefault="00C662B6" w:rsidP="00C662B6">
            <w:pPr>
              <w:jc w:val="left"/>
              <w:rPr>
                <w:rFonts w:ascii="Arial" w:hAnsi="Arial" w:cs="Arial"/>
                <w:color w:val="000000"/>
                <w:sz w:val="20"/>
                <w:szCs w:val="20"/>
                <w:lang w:eastAsia="ru-RU"/>
              </w:rPr>
            </w:pPr>
            <w:r w:rsidRPr="00FA16B4">
              <w:rPr>
                <w:rFonts w:ascii="Arial" w:hAnsi="Arial" w:cs="Arial"/>
                <w:color w:val="000000"/>
                <w:sz w:val="20"/>
                <w:szCs w:val="20"/>
                <w:lang w:eastAsia="ru-RU"/>
              </w:rPr>
              <w:lastRenderedPageBreak/>
              <w:t>4.</w:t>
            </w:r>
          </w:p>
        </w:tc>
        <w:tc>
          <w:tcPr>
            <w:tcW w:w="867" w:type="pct"/>
          </w:tcPr>
          <w:p w14:paraId="270F6F01" w14:textId="2F752DBD" w:rsidR="00C662B6" w:rsidRPr="00AE4D98" w:rsidRDefault="00C662B6" w:rsidP="00C662B6">
            <w:pPr>
              <w:jc w:val="left"/>
              <w:rPr>
                <w:rFonts w:ascii="Arial" w:hAnsi="Arial" w:cs="Arial"/>
                <w:sz w:val="20"/>
                <w:szCs w:val="20"/>
              </w:rPr>
            </w:pPr>
            <w:r w:rsidRPr="00AE4D98">
              <w:rPr>
                <w:rFonts w:ascii="Arial" w:hAnsi="Arial" w:cs="Arial"/>
                <w:sz w:val="20"/>
                <w:szCs w:val="20"/>
              </w:rPr>
              <w:t>Требуется определить подход к учету ЗИП</w:t>
            </w:r>
          </w:p>
        </w:tc>
        <w:tc>
          <w:tcPr>
            <w:tcW w:w="2090" w:type="pct"/>
          </w:tcPr>
          <w:p w14:paraId="4B66DB52" w14:textId="77777777" w:rsidR="00C662B6" w:rsidRPr="00AE4D98" w:rsidRDefault="00C662B6" w:rsidP="00C662B6">
            <w:pPr>
              <w:jc w:val="left"/>
              <w:rPr>
                <w:rFonts w:ascii="Arial" w:hAnsi="Arial" w:cs="Arial"/>
                <w:sz w:val="20"/>
                <w:szCs w:val="20"/>
              </w:rPr>
            </w:pPr>
            <w:r w:rsidRPr="00AE4D98">
              <w:rPr>
                <w:rFonts w:ascii="Arial" w:hAnsi="Arial" w:cs="Arial"/>
                <w:sz w:val="20"/>
                <w:szCs w:val="20"/>
              </w:rPr>
              <w:t>По учету ЗИП возможны следующие решения:</w:t>
            </w:r>
          </w:p>
          <w:p w14:paraId="43F8BF71" w14:textId="77777777" w:rsidR="00C662B6" w:rsidRPr="00AE4D98" w:rsidRDefault="00C662B6" w:rsidP="00C662B6">
            <w:pPr>
              <w:jc w:val="left"/>
              <w:rPr>
                <w:rFonts w:ascii="Arial" w:hAnsi="Arial" w:cs="Arial"/>
                <w:sz w:val="20"/>
                <w:szCs w:val="20"/>
              </w:rPr>
            </w:pPr>
          </w:p>
          <w:p w14:paraId="64216596" w14:textId="77777777" w:rsidR="00C662B6" w:rsidRPr="00AE4D98" w:rsidRDefault="00C662B6" w:rsidP="00C662B6">
            <w:pPr>
              <w:jc w:val="left"/>
              <w:rPr>
                <w:rFonts w:ascii="Arial" w:hAnsi="Arial" w:cs="Arial"/>
                <w:sz w:val="20"/>
                <w:szCs w:val="20"/>
              </w:rPr>
            </w:pPr>
            <w:r w:rsidRPr="00AE4D98">
              <w:rPr>
                <w:rFonts w:ascii="Arial" w:hAnsi="Arial" w:cs="Arial"/>
                <w:sz w:val="20"/>
                <w:szCs w:val="20"/>
              </w:rPr>
              <w:t>1. Учет за балансом в сегменте СПП-элемента под каждую единицу гарантийной техники, с контролем срока окончания гарантии. При этом фактические затраты на ЗИП учитываются в составе оборудования и отражаются как CAPEX. В пределах гарантийного срока данный запас управляется ремонтной службой. По истечении гарантийного срока запас из СПП-элемента автоматически выводится в свободный и управляется службой МТО.</w:t>
            </w:r>
          </w:p>
          <w:p w14:paraId="7043136A" w14:textId="77777777" w:rsidR="00C662B6" w:rsidRPr="00AE4D98" w:rsidRDefault="00C662B6" w:rsidP="00C662B6">
            <w:pPr>
              <w:jc w:val="left"/>
              <w:rPr>
                <w:rFonts w:ascii="Arial" w:hAnsi="Arial" w:cs="Arial"/>
                <w:sz w:val="20"/>
                <w:szCs w:val="20"/>
              </w:rPr>
            </w:pPr>
          </w:p>
          <w:p w14:paraId="14844136" w14:textId="53431C32" w:rsidR="00C662B6" w:rsidRPr="00AE4D98" w:rsidRDefault="009E5607" w:rsidP="00C662B6">
            <w:pPr>
              <w:jc w:val="left"/>
              <w:rPr>
                <w:rFonts w:ascii="Arial" w:hAnsi="Arial" w:cs="Arial"/>
                <w:sz w:val="20"/>
                <w:szCs w:val="20"/>
              </w:rPr>
            </w:pPr>
            <w:r w:rsidRPr="009E5607">
              <w:rPr>
                <w:rFonts w:ascii="Arial" w:hAnsi="Arial" w:cs="Arial"/>
                <w:b/>
                <w:sz w:val="20"/>
                <w:szCs w:val="20"/>
              </w:rPr>
              <w:t>Выбрано в качестве целевого варианта:</w:t>
            </w:r>
            <w:r>
              <w:rPr>
                <w:rFonts w:ascii="Arial" w:hAnsi="Arial" w:cs="Arial"/>
                <w:sz w:val="20"/>
                <w:szCs w:val="20"/>
              </w:rPr>
              <w:t xml:space="preserve"> </w:t>
            </w:r>
            <w:r w:rsidR="00C662B6" w:rsidRPr="00AE4D98">
              <w:rPr>
                <w:rFonts w:ascii="Arial" w:hAnsi="Arial" w:cs="Arial"/>
                <w:sz w:val="20"/>
                <w:szCs w:val="20"/>
              </w:rPr>
              <w:t>2. ЗИП закупается в свободный запас. При получении информации о закупке ЗИП необходимо формировать заказы ТОРО на период планового ремонта данной гарантийной техники. Запас ЗИП резервируется под данные потребности на горизонте LT и в случае возникновения альтернативной потребности в аналогичных МТР с более ранним сроком, могут быть зарезервированы под данную потребность до наступления срока LT по ремонту гарантийной техники. При этом автоматически будет сформирована новая заявка на закупку.</w:t>
            </w:r>
            <w:r>
              <w:rPr>
                <w:rFonts w:ascii="Arial" w:hAnsi="Arial" w:cs="Arial"/>
                <w:sz w:val="20"/>
                <w:szCs w:val="20"/>
              </w:rPr>
              <w:t xml:space="preserve"> </w:t>
            </w:r>
            <w:r w:rsidRPr="009E5607">
              <w:rPr>
                <w:rFonts w:ascii="Arial" w:hAnsi="Arial" w:cs="Arial"/>
                <w:b/>
                <w:sz w:val="20"/>
                <w:szCs w:val="20"/>
              </w:rPr>
              <w:t>Дополнение</w:t>
            </w:r>
            <w:r>
              <w:rPr>
                <w:rFonts w:ascii="Arial" w:hAnsi="Arial" w:cs="Arial"/>
                <w:sz w:val="20"/>
                <w:szCs w:val="20"/>
              </w:rPr>
              <w:t xml:space="preserve">: </w:t>
            </w:r>
            <w:r w:rsidRPr="009E5607">
              <w:rPr>
                <w:rFonts w:ascii="Arial" w:hAnsi="Arial" w:cs="Arial"/>
                <w:sz w:val="20"/>
                <w:szCs w:val="20"/>
              </w:rPr>
              <w:t>При этом Сток</w:t>
            </w:r>
            <w:r>
              <w:rPr>
                <w:rFonts w:ascii="Arial" w:hAnsi="Arial" w:cs="Arial"/>
                <w:sz w:val="20"/>
                <w:szCs w:val="20"/>
              </w:rPr>
              <w:t>-контроллер</w:t>
            </w:r>
            <w:r w:rsidRPr="009E5607">
              <w:rPr>
                <w:rFonts w:ascii="Arial" w:hAnsi="Arial" w:cs="Arial"/>
                <w:sz w:val="20"/>
                <w:szCs w:val="20"/>
              </w:rPr>
              <w:t xml:space="preserve"> может создать заявки на закупку по запросам и без потребности</w:t>
            </w:r>
          </w:p>
          <w:p w14:paraId="30C6641F" w14:textId="77777777" w:rsidR="00C662B6" w:rsidRPr="00AE4D98" w:rsidRDefault="00C662B6" w:rsidP="00C662B6">
            <w:pPr>
              <w:jc w:val="left"/>
              <w:rPr>
                <w:rFonts w:ascii="Arial" w:hAnsi="Arial" w:cs="Arial"/>
                <w:sz w:val="20"/>
                <w:szCs w:val="20"/>
              </w:rPr>
            </w:pPr>
          </w:p>
          <w:p w14:paraId="1622444B" w14:textId="63278A23" w:rsidR="00C662B6" w:rsidRPr="00AE4D98" w:rsidRDefault="00C662B6" w:rsidP="002A2B5C">
            <w:pPr>
              <w:jc w:val="left"/>
              <w:rPr>
                <w:rFonts w:ascii="Arial" w:hAnsi="Arial" w:cs="Arial"/>
                <w:sz w:val="20"/>
                <w:szCs w:val="20"/>
              </w:rPr>
            </w:pPr>
            <w:r w:rsidRPr="00AE4D98">
              <w:rPr>
                <w:rFonts w:ascii="Arial" w:hAnsi="Arial" w:cs="Arial"/>
                <w:sz w:val="20"/>
                <w:szCs w:val="20"/>
              </w:rPr>
              <w:t>3. Отказаться от закупки ЗИП на гарантийный период, т.к. заключены консигнационные договора, предполагающие минимальный срок поставки.</w:t>
            </w:r>
          </w:p>
        </w:tc>
        <w:tc>
          <w:tcPr>
            <w:tcW w:w="836" w:type="pct"/>
            <w:shd w:val="clear" w:color="auto" w:fill="auto"/>
            <w:vAlign w:val="center"/>
          </w:tcPr>
          <w:p w14:paraId="3BA2BD4D" w14:textId="106D5FC1" w:rsidR="00C662B6" w:rsidRPr="00AE4D98" w:rsidRDefault="00C662B6" w:rsidP="00C662B6">
            <w:pPr>
              <w:jc w:val="left"/>
              <w:rPr>
                <w:rFonts w:ascii="Arial" w:hAnsi="Arial" w:cs="Arial"/>
                <w:sz w:val="20"/>
                <w:szCs w:val="20"/>
              </w:rPr>
            </w:pPr>
            <w:r w:rsidRPr="00AE4D98">
              <w:rPr>
                <w:rFonts w:ascii="Arial" w:hAnsi="Arial" w:cs="Arial"/>
                <w:sz w:val="20"/>
                <w:szCs w:val="20"/>
              </w:rPr>
              <w:t>Быков В.А.</w:t>
            </w:r>
          </w:p>
        </w:tc>
        <w:tc>
          <w:tcPr>
            <w:tcW w:w="828" w:type="pct"/>
            <w:shd w:val="clear" w:color="auto" w:fill="auto"/>
            <w:vAlign w:val="center"/>
          </w:tcPr>
          <w:p w14:paraId="6D44F475" w14:textId="01F4C0B1" w:rsidR="00C662B6" w:rsidRPr="00AE4D98" w:rsidRDefault="00C662B6" w:rsidP="00C662B6">
            <w:pPr>
              <w:jc w:val="center"/>
              <w:rPr>
                <w:rFonts w:ascii="Arial" w:hAnsi="Arial" w:cs="Arial"/>
                <w:sz w:val="20"/>
                <w:szCs w:val="20"/>
              </w:rPr>
            </w:pPr>
            <w:r w:rsidRPr="00AE4D98">
              <w:rPr>
                <w:rFonts w:ascii="Arial" w:hAnsi="Arial" w:cs="Arial"/>
                <w:sz w:val="20"/>
                <w:szCs w:val="20"/>
              </w:rPr>
              <w:t>31.12.2018</w:t>
            </w:r>
          </w:p>
        </w:tc>
      </w:tr>
      <w:bookmarkEnd w:id="0"/>
      <w:bookmarkEnd w:id="1"/>
      <w:bookmarkEnd w:id="2"/>
      <w:bookmarkEnd w:id="3"/>
      <w:bookmarkEnd w:id="123"/>
      <w:bookmarkEnd w:id="126"/>
    </w:tbl>
    <w:p w14:paraId="47155413" w14:textId="77777777" w:rsidR="004230DC" w:rsidRDefault="004230DC">
      <w:pPr>
        <w:spacing w:after="200" w:line="276" w:lineRule="auto"/>
        <w:jc w:val="left"/>
        <w:rPr>
          <w:rFonts w:ascii="Arial" w:eastAsia="Calibri" w:hAnsi="Arial" w:cs="Arial"/>
          <w:b/>
          <w:bCs/>
          <w:caps/>
          <w:kern w:val="32"/>
          <w:sz w:val="28"/>
          <w:szCs w:val="32"/>
        </w:rPr>
      </w:pPr>
      <w:r>
        <w:rPr>
          <w:rFonts w:eastAsia="Calibri"/>
        </w:rPr>
        <w:br w:type="page"/>
      </w:r>
    </w:p>
    <w:p w14:paraId="184749DA" w14:textId="77777777" w:rsidR="00FB3F4C" w:rsidRPr="00F94454" w:rsidRDefault="00FB3F4C" w:rsidP="00FB3F4C">
      <w:pPr>
        <w:pStyle w:val="1"/>
        <w:rPr>
          <w:rFonts w:eastAsia="Calibri"/>
        </w:rPr>
      </w:pPr>
      <w:bookmarkStart w:id="1610" w:name="_Toc527633284"/>
      <w:r w:rsidRPr="00F94454">
        <w:rPr>
          <w:rFonts w:eastAsia="Calibri"/>
        </w:rPr>
        <w:lastRenderedPageBreak/>
        <w:t>Приложения</w:t>
      </w:r>
      <w:bookmarkEnd w:id="1610"/>
    </w:p>
    <w:p w14:paraId="01E8E7B9" w14:textId="77777777" w:rsidR="00FB3F4C" w:rsidRDefault="00386C3A" w:rsidP="00013D76">
      <w:pPr>
        <w:pStyle w:val="22"/>
        <w:keepNext/>
        <w:keepLines/>
        <w:numPr>
          <w:ilvl w:val="1"/>
          <w:numId w:val="8"/>
        </w:numPr>
        <w:spacing w:before="160" w:after="120" w:line="276" w:lineRule="auto"/>
        <w:rPr>
          <w:rFonts w:eastAsiaTheme="majorEastAsia" w:cstheme="majorBidi"/>
          <w:bCs w:val="0"/>
          <w:iCs w:val="0"/>
          <w:szCs w:val="26"/>
        </w:rPr>
      </w:pPr>
      <w:bookmarkStart w:id="1611" w:name="_Toc527633285"/>
      <w:r w:rsidRPr="003F72AF">
        <w:rPr>
          <w:rFonts w:eastAsiaTheme="majorEastAsia" w:cstheme="majorBidi"/>
          <w:bCs w:val="0"/>
          <w:iCs w:val="0"/>
          <w:szCs w:val="26"/>
        </w:rPr>
        <w:t xml:space="preserve">Приложение </w:t>
      </w:r>
      <w:r w:rsidR="00D51D39" w:rsidRPr="003F72AF">
        <w:rPr>
          <w:rFonts w:eastAsiaTheme="majorEastAsia" w:cstheme="majorBidi"/>
          <w:bCs w:val="0"/>
          <w:iCs w:val="0"/>
          <w:szCs w:val="26"/>
        </w:rPr>
        <w:t xml:space="preserve">№ </w:t>
      </w:r>
      <w:r w:rsidRPr="003F72AF">
        <w:rPr>
          <w:rFonts w:eastAsiaTheme="majorEastAsia" w:cstheme="majorBidi"/>
          <w:bCs w:val="0"/>
          <w:iCs w:val="0"/>
          <w:szCs w:val="26"/>
        </w:rPr>
        <w:t xml:space="preserve">1. </w:t>
      </w:r>
      <w:r w:rsidR="00952581">
        <w:rPr>
          <w:rFonts w:eastAsiaTheme="majorEastAsia" w:cstheme="majorBidi"/>
          <w:bCs w:val="0"/>
          <w:iCs w:val="0"/>
          <w:szCs w:val="26"/>
        </w:rPr>
        <w:t>Модели</w:t>
      </w:r>
      <w:r w:rsidRPr="003F72AF">
        <w:rPr>
          <w:rFonts w:eastAsiaTheme="majorEastAsia" w:cstheme="majorBidi"/>
          <w:bCs w:val="0"/>
          <w:iCs w:val="0"/>
          <w:szCs w:val="26"/>
        </w:rPr>
        <w:t xml:space="preserve"> бизнес-процесс</w:t>
      </w:r>
      <w:r w:rsidR="00952581">
        <w:rPr>
          <w:rFonts w:eastAsiaTheme="majorEastAsia" w:cstheme="majorBidi"/>
          <w:bCs w:val="0"/>
          <w:iCs w:val="0"/>
          <w:szCs w:val="26"/>
        </w:rPr>
        <w:t>ов</w:t>
      </w:r>
      <w:bookmarkEnd w:id="1611"/>
    </w:p>
    <w:p w14:paraId="5F0E482C" w14:textId="48044337" w:rsidR="003B5E9D" w:rsidRPr="00CF0BAE" w:rsidRDefault="00144F57" w:rsidP="003B5E9D">
      <w:pPr>
        <w:rPr>
          <w:rFonts w:eastAsiaTheme="majorEastAsia"/>
          <w:lang w:val="en-US"/>
          <w:rPrChange w:id="1612" w:author="Kislov Vladimir" w:date="2021-03-29T19:06:00Z">
            <w:rPr>
              <w:rFonts w:eastAsiaTheme="majorEastAsia"/>
            </w:rPr>
          </w:rPrChange>
        </w:rPr>
      </w:pPr>
      <w:r>
        <w:rPr>
          <w:rFonts w:eastAsiaTheme="majorEastAsia"/>
        </w:rPr>
        <w:t xml:space="preserve">   </w:t>
      </w:r>
      <w:bookmarkStart w:id="1613" w:name="_MON_1648971518"/>
      <w:bookmarkEnd w:id="1613"/>
      <w:del w:id="1614" w:author="Kislov Vladimir" w:date="2021-03-29T19:02:00Z">
        <w:r w:rsidR="00CF0BAE" w:rsidDel="00CF0BAE">
          <w:rPr>
            <w:rFonts w:eastAsiaTheme="majorEastAsia"/>
          </w:rPr>
          <w:object w:dxaOrig="1538" w:dyaOrig="992" w14:anchorId="1AD4FD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22" o:title=""/>
            </v:shape>
            <o:OLEObject Type="Embed" ProgID="Word.Document.8" ShapeID="_x0000_i1025" DrawAspect="Icon" ObjectID="_1700473087" r:id="rId23">
              <o:FieldCodes>\s</o:FieldCodes>
            </o:OLEObject>
          </w:object>
        </w:r>
      </w:del>
      <w:ins w:id="1615" w:author="Kislov Vladimir" w:date="2021-03-29T19:06:00Z">
        <w:r w:rsidR="00CF0BAE">
          <w:rPr>
            <w:rFonts w:eastAsiaTheme="majorEastAsia"/>
          </w:rPr>
          <w:object w:dxaOrig="1538" w:dyaOrig="992" w14:anchorId="0E3279CA">
            <v:shape id="_x0000_i1026" type="#_x0000_t75" style="width:77.25pt;height:49.5pt" o:ole="">
              <v:imagedata r:id="rId24" o:title=""/>
            </v:shape>
            <o:OLEObject Type="Embed" ProgID="Package" ShapeID="_x0000_i1026" DrawAspect="Icon" ObjectID="_1700473088" r:id="rId25"/>
          </w:object>
        </w:r>
      </w:ins>
      <w:ins w:id="1616" w:author="Kislov Vladimir" w:date="2021-03-29T19:06:00Z">
        <w:r w:rsidR="007D5226">
          <w:rPr>
            <w:rFonts w:eastAsiaTheme="majorEastAsia"/>
          </w:rPr>
          <w:object w:dxaOrig="890" w:dyaOrig="573" w14:anchorId="49BB6078">
            <v:shape id="_x0000_i1027" type="#_x0000_t75" style="width:44.25pt;height:29.25pt" o:ole="">
              <v:imagedata r:id="rId26" o:title=""/>
            </v:shape>
            <o:OLEObject Type="Embed" ProgID="Package" ShapeID="_x0000_i1027" DrawAspect="Icon" ObjectID="_1700473089" r:id="rId27"/>
          </w:object>
        </w:r>
      </w:ins>
      <w:ins w:id="1617" w:author="Kislov Vladimir" w:date="2021-03-29T19:06:00Z">
        <w:r w:rsidR="00CF0BAE">
          <w:rPr>
            <w:rFonts w:eastAsiaTheme="majorEastAsia"/>
          </w:rPr>
          <w:object w:dxaOrig="1538" w:dyaOrig="992" w14:anchorId="2DF505EB">
            <v:shape id="_x0000_i1028" type="#_x0000_t75" style="width:77.25pt;height:49.5pt" o:ole="">
              <v:imagedata r:id="rId28" o:title=""/>
            </v:shape>
            <o:OLEObject Type="Embed" ProgID="Package" ShapeID="_x0000_i1028" DrawAspect="Icon" ObjectID="_1700473090" r:id="rId29"/>
          </w:object>
        </w:r>
      </w:ins>
      <w:ins w:id="1618" w:author="Kislov Vladimir" w:date="2021-03-29T19:06:00Z">
        <w:r w:rsidR="00CF0BAE">
          <w:rPr>
            <w:rFonts w:eastAsiaTheme="majorEastAsia"/>
          </w:rPr>
          <w:object w:dxaOrig="1538" w:dyaOrig="992" w14:anchorId="036C6840">
            <v:shape id="_x0000_i1029" type="#_x0000_t75" style="width:77.25pt;height:49.5pt" o:ole="">
              <v:imagedata r:id="rId30" o:title=""/>
            </v:shape>
            <o:OLEObject Type="Embed" ProgID="Package" ShapeID="_x0000_i1029" DrawAspect="Icon" ObjectID="_1700473091" r:id="rId31"/>
          </w:object>
        </w:r>
      </w:ins>
    </w:p>
    <w:p w14:paraId="181424A0" w14:textId="77777777" w:rsidR="00386C3A" w:rsidRDefault="00386C3A" w:rsidP="00013D76">
      <w:pPr>
        <w:pStyle w:val="22"/>
        <w:keepNext/>
        <w:keepLines/>
        <w:numPr>
          <w:ilvl w:val="1"/>
          <w:numId w:val="8"/>
        </w:numPr>
        <w:spacing w:before="160" w:after="120" w:line="276" w:lineRule="auto"/>
        <w:rPr>
          <w:rFonts w:eastAsiaTheme="majorEastAsia" w:cstheme="majorBidi"/>
          <w:bCs w:val="0"/>
          <w:iCs w:val="0"/>
          <w:szCs w:val="26"/>
        </w:rPr>
      </w:pPr>
      <w:bookmarkStart w:id="1619" w:name="_Toc527633286"/>
      <w:r w:rsidRPr="00013D76">
        <w:rPr>
          <w:rFonts w:eastAsiaTheme="majorEastAsia" w:cstheme="majorBidi"/>
          <w:bCs w:val="0"/>
          <w:iCs w:val="0"/>
          <w:szCs w:val="26"/>
        </w:rPr>
        <w:t xml:space="preserve">Приложение </w:t>
      </w:r>
      <w:r w:rsidR="00D51D39">
        <w:rPr>
          <w:rFonts w:eastAsiaTheme="majorEastAsia" w:cstheme="majorBidi"/>
          <w:bCs w:val="0"/>
          <w:iCs w:val="0"/>
          <w:szCs w:val="26"/>
        </w:rPr>
        <w:t xml:space="preserve">№ </w:t>
      </w:r>
      <w:r w:rsidRPr="00013D76">
        <w:rPr>
          <w:rFonts w:eastAsiaTheme="majorEastAsia" w:cstheme="majorBidi"/>
          <w:bCs w:val="0"/>
          <w:iCs w:val="0"/>
          <w:szCs w:val="26"/>
        </w:rPr>
        <w:t xml:space="preserve">2. </w:t>
      </w:r>
      <w:r w:rsidR="00D45D95">
        <w:rPr>
          <w:rFonts w:eastAsiaTheme="majorEastAsia" w:cstheme="majorBidi"/>
          <w:bCs w:val="0"/>
          <w:iCs w:val="0"/>
          <w:szCs w:val="26"/>
        </w:rPr>
        <w:t>Р</w:t>
      </w:r>
      <w:r w:rsidR="00363CBE">
        <w:rPr>
          <w:rFonts w:eastAsiaTheme="majorEastAsia" w:cstheme="majorBidi"/>
          <w:bCs w:val="0"/>
          <w:iCs w:val="0"/>
          <w:szCs w:val="26"/>
        </w:rPr>
        <w:t>еестр бизнес-требований</w:t>
      </w:r>
      <w:bookmarkEnd w:id="1619"/>
    </w:p>
    <w:bookmarkStart w:id="1620" w:name="_MON_1596531936"/>
    <w:bookmarkEnd w:id="1620"/>
    <w:p w14:paraId="57CDBAA2" w14:textId="77777777" w:rsidR="003B5E9D" w:rsidRPr="00C6518D" w:rsidRDefault="00C67F0D" w:rsidP="003B5E9D">
      <w:pPr>
        <w:rPr>
          <w:rFonts w:ascii="Arial" w:eastAsiaTheme="majorEastAsia" w:hAnsi="Arial" w:cs="Arial"/>
        </w:rPr>
      </w:pPr>
      <w:r>
        <w:rPr>
          <w:rFonts w:ascii="Arial" w:eastAsiaTheme="majorEastAsia" w:hAnsi="Arial" w:cs="Arial"/>
          <w:i/>
        </w:rPr>
        <w:object w:dxaOrig="1358" w:dyaOrig="905" w14:anchorId="7DF48E17">
          <v:shape id="_x0000_i1030" type="#_x0000_t75" style="width:71.25pt;height:45pt" o:ole="">
            <v:imagedata r:id="rId32" o:title=""/>
          </v:shape>
          <o:OLEObject Type="Embed" ProgID="Excel.Sheet.12" ShapeID="_x0000_i1030" DrawAspect="Icon" ObjectID="_1700473092" r:id="rId33"/>
        </w:object>
      </w:r>
    </w:p>
    <w:p w14:paraId="2006161C" w14:textId="77777777" w:rsidR="003B5E9D" w:rsidRDefault="003B5E9D" w:rsidP="003B5E9D">
      <w:pPr>
        <w:rPr>
          <w:rFonts w:eastAsiaTheme="majorEastAsia"/>
        </w:rPr>
      </w:pPr>
    </w:p>
    <w:p w14:paraId="248AFA47" w14:textId="77777777" w:rsidR="00363CBE" w:rsidRDefault="00363CBE" w:rsidP="00363CBE">
      <w:pPr>
        <w:pStyle w:val="22"/>
        <w:keepNext/>
        <w:keepLines/>
        <w:numPr>
          <w:ilvl w:val="1"/>
          <w:numId w:val="8"/>
        </w:numPr>
        <w:spacing w:before="160" w:after="120" w:line="276" w:lineRule="auto"/>
        <w:rPr>
          <w:rFonts w:eastAsiaTheme="majorEastAsia" w:cstheme="majorBidi"/>
          <w:bCs w:val="0"/>
          <w:iCs w:val="0"/>
          <w:szCs w:val="26"/>
        </w:rPr>
      </w:pPr>
      <w:bookmarkStart w:id="1621" w:name="_Toc527633287"/>
      <w:r w:rsidRPr="00013D76">
        <w:rPr>
          <w:rFonts w:eastAsiaTheme="majorEastAsia" w:cstheme="majorBidi"/>
          <w:bCs w:val="0"/>
          <w:iCs w:val="0"/>
          <w:szCs w:val="26"/>
        </w:rPr>
        <w:t xml:space="preserve">Приложение </w:t>
      </w:r>
      <w:r>
        <w:rPr>
          <w:rFonts w:eastAsiaTheme="majorEastAsia" w:cstheme="majorBidi"/>
          <w:bCs w:val="0"/>
          <w:iCs w:val="0"/>
          <w:szCs w:val="26"/>
        </w:rPr>
        <w:t>№ 3</w:t>
      </w:r>
      <w:r w:rsidRPr="00013D76">
        <w:rPr>
          <w:rFonts w:eastAsiaTheme="majorEastAsia" w:cstheme="majorBidi"/>
          <w:bCs w:val="0"/>
          <w:iCs w:val="0"/>
          <w:szCs w:val="26"/>
        </w:rPr>
        <w:t xml:space="preserve">. </w:t>
      </w:r>
      <w:r w:rsidR="00D45D95">
        <w:rPr>
          <w:rFonts w:eastAsiaTheme="majorEastAsia" w:cstheme="majorBidi"/>
          <w:bCs w:val="0"/>
          <w:iCs w:val="0"/>
          <w:szCs w:val="26"/>
        </w:rPr>
        <w:t>Описание шагов бизнес-процессов</w:t>
      </w:r>
      <w:bookmarkEnd w:id="1621"/>
    </w:p>
    <w:p w14:paraId="02B041ED" w14:textId="5F84EDFA" w:rsidR="00363CBE" w:rsidRDefault="00547C57" w:rsidP="003B5E9D">
      <w:pPr>
        <w:rPr>
          <w:rFonts w:eastAsiaTheme="majorEastAsia"/>
        </w:rPr>
      </w:pPr>
      <w:r>
        <w:rPr>
          <w:rFonts w:eastAsiaTheme="majorEastAsia"/>
        </w:rPr>
        <w:t xml:space="preserve">  </w:t>
      </w:r>
      <w:bookmarkStart w:id="1622" w:name="_MON_1678562983"/>
      <w:bookmarkEnd w:id="1622"/>
      <w:r w:rsidR="007C3D5D">
        <w:rPr>
          <w:rFonts w:eastAsiaTheme="majorEastAsia"/>
        </w:rPr>
        <w:object w:dxaOrig="1538" w:dyaOrig="992" w14:anchorId="37D1AC49">
          <v:shape id="_x0000_i1031" type="#_x0000_t75" style="width:77.25pt;height:49.5pt" o:ole="">
            <v:imagedata r:id="rId34" o:title=""/>
          </v:shape>
          <o:OLEObject Type="Embed" ProgID="Excel.Sheet.12" ShapeID="_x0000_i1031" DrawAspect="Icon" ObjectID="_1700473093" r:id="rId35"/>
        </w:object>
      </w:r>
    </w:p>
    <w:p w14:paraId="7E0803B9" w14:textId="77777777" w:rsidR="00D45D95" w:rsidRDefault="00D45D95" w:rsidP="003B5E9D">
      <w:pPr>
        <w:rPr>
          <w:rFonts w:eastAsiaTheme="majorEastAsia"/>
        </w:rPr>
      </w:pPr>
    </w:p>
    <w:p w14:paraId="1483CE8A" w14:textId="77777777" w:rsidR="00363CBE" w:rsidRDefault="00363CBE" w:rsidP="00363CBE">
      <w:pPr>
        <w:pStyle w:val="22"/>
        <w:keepNext/>
        <w:keepLines/>
        <w:numPr>
          <w:ilvl w:val="1"/>
          <w:numId w:val="8"/>
        </w:numPr>
        <w:spacing w:before="160" w:after="120" w:line="276" w:lineRule="auto"/>
        <w:rPr>
          <w:rFonts w:eastAsiaTheme="majorEastAsia" w:cstheme="majorBidi"/>
          <w:bCs w:val="0"/>
          <w:iCs w:val="0"/>
          <w:szCs w:val="26"/>
        </w:rPr>
      </w:pPr>
      <w:bookmarkStart w:id="1623" w:name="_Toc527633288"/>
      <w:r w:rsidRPr="00013D76">
        <w:rPr>
          <w:rFonts w:eastAsiaTheme="majorEastAsia" w:cstheme="majorBidi"/>
          <w:bCs w:val="0"/>
          <w:iCs w:val="0"/>
          <w:szCs w:val="26"/>
        </w:rPr>
        <w:t xml:space="preserve">Приложение </w:t>
      </w:r>
      <w:r>
        <w:rPr>
          <w:rFonts w:eastAsiaTheme="majorEastAsia" w:cstheme="majorBidi"/>
          <w:bCs w:val="0"/>
          <w:iCs w:val="0"/>
          <w:szCs w:val="26"/>
        </w:rPr>
        <w:t>№ 4</w:t>
      </w:r>
      <w:r w:rsidRPr="00013D76">
        <w:rPr>
          <w:rFonts w:eastAsiaTheme="majorEastAsia" w:cstheme="majorBidi"/>
          <w:bCs w:val="0"/>
          <w:iCs w:val="0"/>
          <w:szCs w:val="26"/>
        </w:rPr>
        <w:t xml:space="preserve">. </w:t>
      </w:r>
      <w:r w:rsidR="00D45D95">
        <w:rPr>
          <w:rFonts w:eastAsiaTheme="majorEastAsia" w:cstheme="majorBidi"/>
          <w:bCs w:val="0"/>
          <w:iCs w:val="0"/>
          <w:szCs w:val="26"/>
        </w:rPr>
        <w:t>П</w:t>
      </w:r>
      <w:r>
        <w:rPr>
          <w:rFonts w:eastAsiaTheme="majorEastAsia" w:cstheme="majorBidi"/>
          <w:bCs w:val="0"/>
          <w:iCs w:val="0"/>
          <w:szCs w:val="26"/>
        </w:rPr>
        <w:t>рочее</w:t>
      </w:r>
      <w:bookmarkEnd w:id="1623"/>
    </w:p>
    <w:p w14:paraId="1F974C97" w14:textId="77777777" w:rsidR="00363CBE" w:rsidRDefault="008D509E" w:rsidP="003B5E9D">
      <w:pPr>
        <w:rPr>
          <w:rFonts w:eastAsiaTheme="majorEastAsia"/>
        </w:rPr>
      </w:pPr>
      <w:r>
        <w:rPr>
          <w:rFonts w:eastAsiaTheme="majorEastAsia"/>
        </w:rPr>
        <w:t>-</w:t>
      </w:r>
    </w:p>
    <w:p w14:paraId="0A620923" w14:textId="77777777" w:rsidR="00363CBE" w:rsidRPr="003B5E9D" w:rsidRDefault="00363CBE" w:rsidP="003B5E9D">
      <w:pPr>
        <w:rPr>
          <w:rFonts w:eastAsiaTheme="majorEastAsia"/>
        </w:rPr>
      </w:pPr>
    </w:p>
    <w:p w14:paraId="5AD78D68" w14:textId="2DB161ED" w:rsidR="00071F8E" w:rsidRPr="00071F8E" w:rsidRDefault="00F662E9" w:rsidP="00071F8E">
      <w:pPr>
        <w:pStyle w:val="22"/>
        <w:keepNext/>
        <w:keepLines/>
        <w:numPr>
          <w:ilvl w:val="1"/>
          <w:numId w:val="8"/>
        </w:numPr>
        <w:spacing w:before="160" w:after="120" w:line="276" w:lineRule="auto"/>
        <w:rPr>
          <w:rFonts w:eastAsiaTheme="majorEastAsia" w:cstheme="majorBidi"/>
          <w:bCs w:val="0"/>
          <w:iCs w:val="0"/>
          <w:szCs w:val="26"/>
        </w:rPr>
      </w:pPr>
      <w:bookmarkStart w:id="1624" w:name="_Toc527633289"/>
      <w:r w:rsidRPr="00013D76">
        <w:rPr>
          <w:rFonts w:eastAsiaTheme="majorEastAsia" w:cstheme="majorBidi"/>
          <w:bCs w:val="0"/>
          <w:iCs w:val="0"/>
          <w:szCs w:val="26"/>
        </w:rPr>
        <w:t xml:space="preserve">Приложение </w:t>
      </w:r>
      <w:r w:rsidR="00D51D39">
        <w:rPr>
          <w:rFonts w:eastAsiaTheme="majorEastAsia" w:cstheme="majorBidi"/>
          <w:bCs w:val="0"/>
          <w:iCs w:val="0"/>
          <w:szCs w:val="26"/>
        </w:rPr>
        <w:t xml:space="preserve">№ </w:t>
      </w:r>
      <w:r w:rsidR="00611D04" w:rsidRPr="00013D76">
        <w:rPr>
          <w:rFonts w:eastAsiaTheme="majorEastAsia" w:cstheme="majorBidi"/>
          <w:bCs w:val="0"/>
          <w:iCs w:val="0"/>
          <w:szCs w:val="26"/>
        </w:rPr>
        <w:t>РП1-6</w:t>
      </w:r>
      <w:r w:rsidRPr="00013D76">
        <w:rPr>
          <w:rFonts w:eastAsiaTheme="majorEastAsia" w:cstheme="majorBidi"/>
          <w:bCs w:val="0"/>
          <w:iCs w:val="0"/>
          <w:szCs w:val="26"/>
        </w:rPr>
        <w:t>: Роли и полномочия</w:t>
      </w:r>
      <w:bookmarkEnd w:id="1624"/>
    </w:p>
    <w:p w14:paraId="7AB7CD4F" w14:textId="6CBE59EF" w:rsidR="00562AB8" w:rsidRPr="00562AB8" w:rsidRDefault="007C3D5D" w:rsidP="00562AB8">
      <w:pPr>
        <w:pStyle w:val="1KD-Normal"/>
        <w:rPr>
          <w:rFonts w:eastAsiaTheme="majorEastAsia" w:cstheme="majorBidi"/>
          <w:szCs w:val="26"/>
        </w:rPr>
      </w:pPr>
      <w:del w:id="1625" w:author="Kislov Vladimir" w:date="2021-03-29T22:40:00Z">
        <w:r w:rsidDel="007C3D5D">
          <w:rPr>
            <w:rFonts w:eastAsia="Calibri"/>
          </w:rPr>
          <w:object w:dxaOrig="1933" w:dyaOrig="1251" w14:anchorId="278831F3">
            <v:shape id="_x0000_i1032" type="#_x0000_t75" style="width:96pt;height:62.25pt" o:ole="">
              <v:imagedata r:id="rId36" o:title=""/>
            </v:shape>
            <o:OLEObject Type="Embed" ProgID="Excel.Sheet.12" ShapeID="_x0000_i1032" DrawAspect="Icon" ObjectID="_1700473094" r:id="rId37"/>
          </w:object>
        </w:r>
      </w:del>
      <w:bookmarkStart w:id="1626" w:name="_Toc527633290"/>
      <w:ins w:id="1627" w:author="Kislov Vladimir" w:date="2021-03-29T22:41:00Z">
        <w:del w:id="1628" w:author="KislovVO" w:date="2021-04-08T16:12:00Z">
          <w:r w:rsidDel="003C7371">
            <w:rPr>
              <w:rFonts w:eastAsia="Calibri"/>
            </w:rPr>
            <w:object w:dxaOrig="1538" w:dyaOrig="992" w14:anchorId="356448B9">
              <v:shape id="_x0000_i1033" type="#_x0000_t75" style="width:77.25pt;height:49.5pt" o:ole="">
                <v:imagedata r:id="rId38" o:title=""/>
              </v:shape>
              <o:OLEObject Type="Embed" ProgID="Excel.Sheet.12" ShapeID="_x0000_i1033" DrawAspect="Icon" ObjectID="_1700473095" r:id="rId39"/>
            </w:object>
          </w:r>
        </w:del>
      </w:ins>
      <w:ins w:id="1629" w:author="KislovVO" w:date="2021-04-08T16:13:00Z">
        <w:r w:rsidR="003C7371">
          <w:rPr>
            <w:rFonts w:eastAsia="Calibri"/>
          </w:rPr>
          <w:object w:dxaOrig="1534" w:dyaOrig="993" w14:anchorId="5D8D2A39">
            <v:shape id="_x0000_i1034" type="#_x0000_t75" style="width:76.5pt;height:49.5pt" o:ole="">
              <v:imagedata r:id="rId40" o:title=""/>
            </v:shape>
            <o:OLEObject Type="Embed" ProgID="Excel.Sheet.12" ShapeID="_x0000_i1034" DrawAspect="Icon" ObjectID="_1700473096" r:id="rId41"/>
          </w:object>
        </w:r>
      </w:ins>
    </w:p>
    <w:p w14:paraId="7EA603AB" w14:textId="784C3945" w:rsidR="00E923F1" w:rsidRPr="00013D76" w:rsidRDefault="00D51D39" w:rsidP="00013D76">
      <w:pPr>
        <w:pStyle w:val="22"/>
        <w:keepNext/>
        <w:keepLines/>
        <w:numPr>
          <w:ilvl w:val="1"/>
          <w:numId w:val="8"/>
        </w:numPr>
        <w:spacing w:before="160" w:after="120" w:line="276" w:lineRule="auto"/>
        <w:rPr>
          <w:rFonts w:eastAsiaTheme="majorEastAsia" w:cstheme="majorBidi"/>
          <w:bCs w:val="0"/>
          <w:iCs w:val="0"/>
          <w:szCs w:val="26"/>
        </w:rPr>
      </w:pPr>
      <w:r>
        <w:rPr>
          <w:rFonts w:eastAsiaTheme="majorEastAsia" w:cstheme="majorBidi"/>
          <w:bCs w:val="0"/>
          <w:iCs w:val="0"/>
          <w:szCs w:val="26"/>
        </w:rPr>
        <w:t xml:space="preserve">Приложение № </w:t>
      </w:r>
      <w:r w:rsidR="00E923F1" w:rsidRPr="00013D76">
        <w:rPr>
          <w:rFonts w:eastAsiaTheme="majorEastAsia" w:cstheme="majorBidi"/>
          <w:bCs w:val="0"/>
          <w:iCs w:val="0"/>
          <w:szCs w:val="26"/>
        </w:rPr>
        <w:t>РиК1. Матрица рисков и контрольных процедур</w:t>
      </w:r>
      <w:bookmarkEnd w:id="1626"/>
    </w:p>
    <w:bookmarkStart w:id="1630" w:name="_MON_1649058890"/>
    <w:bookmarkEnd w:id="1630"/>
    <w:p w14:paraId="41E7B4ED" w14:textId="6D273EB9" w:rsidR="00F02AB2" w:rsidRPr="00F94454" w:rsidRDefault="00D0137A" w:rsidP="00F02AB2">
      <w:pPr>
        <w:rPr>
          <w:rFonts w:ascii="Arial" w:eastAsia="Calibri" w:hAnsi="Arial" w:cs="Arial"/>
        </w:rPr>
      </w:pPr>
      <w:del w:id="1631" w:author="KarabanovaME" w:date="2021-03-29T22:57:00Z">
        <w:r w:rsidDel="00D0137A">
          <w:object w:dxaOrig="1933" w:dyaOrig="1251" w14:anchorId="71811049">
            <v:shape id="_x0000_i1035" type="#_x0000_t75" style="width:96pt;height:62.25pt" o:ole="">
              <v:imagedata r:id="rId42" o:title=""/>
            </v:shape>
            <o:OLEObject Type="Embed" ProgID="Excel.Sheet.12" ShapeID="_x0000_i1035" DrawAspect="Icon" ObjectID="_1700473097" r:id="rId43"/>
          </w:object>
        </w:r>
      </w:del>
      <w:ins w:id="1632" w:author="KarabanovaME" w:date="2021-03-29T22:58:00Z">
        <w:r w:rsidR="00543EE9">
          <w:object w:dxaOrig="1933" w:dyaOrig="1251" w14:anchorId="20ED0D37">
            <v:shape id="_x0000_i1036" type="#_x0000_t75" style="width:96pt;height:62.25pt" o:ole="">
              <v:imagedata r:id="rId44" o:title=""/>
            </v:shape>
            <o:OLEObject Type="Embed" ProgID="Excel.Sheet.12" ShapeID="_x0000_i1036" DrawAspect="Icon" ObjectID="_1700473098" r:id="rId45"/>
          </w:object>
        </w:r>
      </w:ins>
    </w:p>
    <w:p w14:paraId="345A8299" w14:textId="77777777" w:rsidR="00E923F1" w:rsidRPr="00013D76" w:rsidRDefault="00E923F1" w:rsidP="00013D76">
      <w:pPr>
        <w:pStyle w:val="22"/>
        <w:keepNext/>
        <w:keepLines/>
        <w:numPr>
          <w:ilvl w:val="1"/>
          <w:numId w:val="8"/>
        </w:numPr>
        <w:spacing w:before="160" w:after="120" w:line="276" w:lineRule="auto"/>
        <w:rPr>
          <w:rFonts w:eastAsiaTheme="majorEastAsia" w:cstheme="majorBidi"/>
          <w:bCs w:val="0"/>
          <w:iCs w:val="0"/>
          <w:szCs w:val="26"/>
        </w:rPr>
      </w:pPr>
      <w:bookmarkStart w:id="1633" w:name="_Toc527633291"/>
      <w:r w:rsidRPr="00013D76">
        <w:rPr>
          <w:rFonts w:eastAsiaTheme="majorEastAsia" w:cstheme="majorBidi"/>
          <w:bCs w:val="0"/>
          <w:iCs w:val="0"/>
          <w:szCs w:val="26"/>
        </w:rPr>
        <w:t>Приложение №</w:t>
      </w:r>
      <w:r w:rsidR="00D51D39">
        <w:rPr>
          <w:rFonts w:eastAsiaTheme="majorEastAsia" w:cstheme="majorBidi"/>
          <w:bCs w:val="0"/>
          <w:iCs w:val="0"/>
          <w:szCs w:val="26"/>
        </w:rPr>
        <w:t xml:space="preserve"> </w:t>
      </w:r>
      <w:r w:rsidRPr="00013D76">
        <w:rPr>
          <w:rFonts w:eastAsiaTheme="majorEastAsia" w:cstheme="majorBidi"/>
          <w:bCs w:val="0"/>
          <w:iCs w:val="0"/>
          <w:szCs w:val="26"/>
        </w:rPr>
        <w:t>КП1. Матрица конфликтов полномочий</w:t>
      </w:r>
      <w:bookmarkEnd w:id="1633"/>
    </w:p>
    <w:bookmarkStart w:id="1634" w:name="_MON_1649685355"/>
    <w:bookmarkEnd w:id="1634"/>
    <w:p w14:paraId="0F50EEFE" w14:textId="649F3A9A" w:rsidR="00E923F1" w:rsidRPr="00F94454" w:rsidRDefault="00D66C40" w:rsidP="00F662E9">
      <w:pPr>
        <w:rPr>
          <w:rFonts w:ascii="Arial" w:eastAsia="Calibri" w:hAnsi="Arial" w:cs="Arial"/>
        </w:rPr>
      </w:pPr>
      <w:r>
        <w:rPr>
          <w:rFonts w:ascii="Arial" w:hAnsi="Arial" w:cs="Arial"/>
        </w:rPr>
        <w:object w:dxaOrig="1534" w:dyaOrig="993" w14:anchorId="3F1EA735">
          <v:shape id="_x0000_i1037" type="#_x0000_t75" style="width:76.5pt;height:49.5pt" o:ole="">
            <v:imagedata r:id="rId46" o:title=""/>
          </v:shape>
          <o:OLEObject Type="Embed" ProgID="Excel.Sheet.12" ShapeID="_x0000_i1037" DrawAspect="Icon" ObjectID="_1700473099" r:id="rId47"/>
        </w:object>
      </w:r>
    </w:p>
    <w:sectPr w:rsidR="00E923F1" w:rsidRPr="00F94454" w:rsidSect="00CB612B">
      <w:headerReference w:type="default" r:id="rId48"/>
      <w:headerReference w:type="first" r:id="rId49"/>
      <w:pgSz w:w="11907" w:h="16840" w:code="9"/>
      <w:pgMar w:top="1134" w:right="567" w:bottom="1134" w:left="1134" w:header="737"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91B2FC" w14:textId="77777777" w:rsidR="005C4BBE" w:rsidRDefault="005C4BBE" w:rsidP="006C0925">
      <w:r>
        <w:separator/>
      </w:r>
    </w:p>
  </w:endnote>
  <w:endnote w:type="continuationSeparator" w:id="0">
    <w:p w14:paraId="5CDE6936" w14:textId="77777777" w:rsidR="005C4BBE" w:rsidRDefault="005C4BBE" w:rsidP="006C0925">
      <w:r>
        <w:continuationSeparator/>
      </w:r>
    </w:p>
  </w:endnote>
  <w:endnote w:type="continuationNotice" w:id="1">
    <w:p w14:paraId="047CC2F8" w14:textId="77777777" w:rsidR="005C4BBE" w:rsidRDefault="005C4B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Verdana">
    <w:panose1 w:val="020B0604030504040204"/>
    <w:charset w:val="CC"/>
    <w:family w:val="swiss"/>
    <w:pitch w:val="variable"/>
    <w:sig w:usb0="A10006FF" w:usb1="4000205B" w:usb2="00000010" w:usb3="00000000" w:csb0="0000019F" w:csb1="00000000"/>
  </w:font>
  <w:font w:name="Franklin Gothic Book">
    <w:panose1 w:val="020B05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eta Offc Pro">
    <w:altName w:val="Calibri"/>
    <w:charset w:val="CC"/>
    <w:family w:val="swiss"/>
    <w:pitch w:val="variable"/>
    <w:sig w:usb0="A00002B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9129263"/>
      <w:docPartObj>
        <w:docPartGallery w:val="Page Numbers (Bottom of Page)"/>
        <w:docPartUnique/>
      </w:docPartObj>
    </w:sdtPr>
    <w:sdtContent>
      <w:p w14:paraId="17EB15DA" w14:textId="609D5C81" w:rsidR="005C4BBE" w:rsidRDefault="005C4BBE" w:rsidP="007A0A95">
        <w:pPr>
          <w:pStyle w:val="a6"/>
          <w:jc w:val="right"/>
        </w:pPr>
        <w:r w:rsidRPr="007A0A95">
          <w:rPr>
            <w:rFonts w:ascii="Arial" w:hAnsi="Arial"/>
            <w:sz w:val="24"/>
            <w:szCs w:val="28"/>
          </w:rPr>
          <w:fldChar w:fldCharType="begin"/>
        </w:r>
        <w:r w:rsidRPr="007A0A95">
          <w:rPr>
            <w:rFonts w:ascii="Arial" w:hAnsi="Arial"/>
            <w:sz w:val="24"/>
            <w:szCs w:val="28"/>
          </w:rPr>
          <w:instrText>PAGE   \* MERGEFORMAT</w:instrText>
        </w:r>
        <w:r w:rsidRPr="007A0A95">
          <w:rPr>
            <w:rFonts w:ascii="Arial" w:hAnsi="Arial"/>
            <w:sz w:val="24"/>
            <w:szCs w:val="28"/>
          </w:rPr>
          <w:fldChar w:fldCharType="separate"/>
        </w:r>
        <w:r w:rsidR="00F00089">
          <w:rPr>
            <w:rFonts w:ascii="Arial" w:hAnsi="Arial"/>
            <w:noProof/>
            <w:sz w:val="24"/>
            <w:szCs w:val="28"/>
          </w:rPr>
          <w:t>112</w:t>
        </w:r>
        <w:r w:rsidRPr="007A0A95">
          <w:rPr>
            <w:rFonts w:ascii="Arial" w:hAnsi="Arial"/>
            <w:sz w:val="24"/>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01B009" w14:textId="77777777" w:rsidR="005C4BBE" w:rsidRDefault="005C4BBE" w:rsidP="007A0A95">
    <w:pPr>
      <w:pStyle w:val="a6"/>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174630" w14:textId="77777777" w:rsidR="005C4BBE" w:rsidRDefault="005C4BBE" w:rsidP="006C0925">
      <w:r>
        <w:separator/>
      </w:r>
    </w:p>
  </w:footnote>
  <w:footnote w:type="continuationSeparator" w:id="0">
    <w:p w14:paraId="145E41E4" w14:textId="77777777" w:rsidR="005C4BBE" w:rsidRDefault="005C4BBE" w:rsidP="006C0925">
      <w:r>
        <w:continuationSeparator/>
      </w:r>
    </w:p>
  </w:footnote>
  <w:footnote w:type="continuationNotice" w:id="1">
    <w:p w14:paraId="068C48EC" w14:textId="77777777" w:rsidR="005C4BBE" w:rsidRDefault="005C4BB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5C4BBE" w14:paraId="29C47EB8" w14:textId="77777777" w:rsidTr="00916FAB">
      <w:trPr>
        <w:cantSplit/>
        <w:trHeight w:val="557"/>
      </w:trPr>
      <w:tc>
        <w:tcPr>
          <w:tcW w:w="3502" w:type="dxa"/>
          <w:vMerge w:val="restart"/>
          <w:tcBorders>
            <w:top w:val="nil"/>
            <w:left w:val="nil"/>
            <w:bottom w:val="nil"/>
            <w:right w:val="nil"/>
          </w:tcBorders>
          <w:vAlign w:val="center"/>
        </w:tcPr>
        <w:p w14:paraId="6BF8B648" w14:textId="77777777" w:rsidR="005C4BBE" w:rsidRDefault="005C4BBE" w:rsidP="00916FAB">
          <w:pPr>
            <w:pStyle w:val="a4"/>
            <w:ind w:left="-241" w:hanging="1"/>
            <w:jc w:val="left"/>
            <w:rPr>
              <w:b/>
              <w:bCs/>
            </w:rPr>
          </w:pPr>
          <w:r>
            <w:rPr>
              <w:b/>
              <w:bCs/>
              <w:noProof/>
              <w:lang w:eastAsia="ru-RU"/>
            </w:rPr>
            <w:drawing>
              <wp:inline distT="0" distB="0" distL="0" distR="0" wp14:anchorId="17358EDA" wp14:editId="7CB5FAE3">
                <wp:extent cx="2240329" cy="504000"/>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3F75EAFB" w14:textId="7AE7091A" w:rsidR="005C4BBE" w:rsidRPr="00916FAB" w:rsidRDefault="005C4BBE">
          <w:pPr>
            <w:pStyle w:val="InR1"/>
          </w:pPr>
          <w:r>
            <w:t>Концептуальный дизайн</w:t>
          </w:r>
          <w:r>
            <w:br/>
            <w:t>МТО</w:t>
          </w:r>
          <w:r>
            <w:br/>
          </w:r>
          <w:del w:id="114" w:author="SintsovaMA" w:date="2021-03-23T11:30:00Z">
            <w:r w:rsidRPr="00843AC3" w:rsidDel="004C55E4">
              <w:delText>ERP.</w:delText>
            </w:r>
            <w:r w:rsidRPr="00EC590A" w:rsidDel="004C55E4">
              <w:delText>9</w:delText>
            </w:r>
            <w:r w:rsidRPr="00843AC3" w:rsidDel="004C55E4">
              <w:delText>.1.58_</w:delText>
            </w:r>
            <w:r w:rsidDel="004C55E4">
              <w:rPr>
                <w:lang w:val="en-US"/>
              </w:rPr>
              <w:delText>MM</w:delText>
            </w:r>
            <w:r w:rsidRPr="000734CB" w:rsidDel="004C55E4">
              <w:delText>_</w:delText>
            </w:r>
          </w:del>
          <w:r w:rsidRPr="00843AC3">
            <w:t>Планирование обеспечения МТР работами и услугами</w:t>
          </w:r>
        </w:p>
      </w:tc>
    </w:tr>
    <w:tr w:rsidR="005C4BBE" w:rsidRPr="00DB4B2F" w14:paraId="282A1834" w14:textId="77777777" w:rsidTr="00916FAB">
      <w:trPr>
        <w:cantSplit/>
        <w:trHeight w:val="557"/>
      </w:trPr>
      <w:tc>
        <w:tcPr>
          <w:tcW w:w="3502" w:type="dxa"/>
          <w:vMerge/>
          <w:tcBorders>
            <w:top w:val="nil"/>
            <w:left w:val="nil"/>
            <w:bottom w:val="nil"/>
            <w:right w:val="nil"/>
          </w:tcBorders>
          <w:vAlign w:val="center"/>
        </w:tcPr>
        <w:p w14:paraId="723E2305" w14:textId="77777777" w:rsidR="005C4BBE" w:rsidRDefault="005C4BBE" w:rsidP="00916FAB">
          <w:pPr>
            <w:pStyle w:val="a4"/>
            <w:jc w:val="center"/>
          </w:pPr>
        </w:p>
      </w:tc>
      <w:tc>
        <w:tcPr>
          <w:tcW w:w="6758" w:type="dxa"/>
          <w:vMerge/>
          <w:tcBorders>
            <w:top w:val="single" w:sz="8" w:space="0" w:color="auto"/>
            <w:left w:val="nil"/>
            <w:bottom w:val="single" w:sz="8" w:space="0" w:color="FEC816"/>
            <w:right w:val="single" w:sz="8" w:space="0" w:color="FEC816"/>
          </w:tcBorders>
        </w:tcPr>
        <w:p w14:paraId="54D27046" w14:textId="77777777" w:rsidR="005C4BBE" w:rsidRPr="000B5B67" w:rsidRDefault="005C4BBE" w:rsidP="00916FAB">
          <w:pPr>
            <w:jc w:val="center"/>
            <w:rPr>
              <w:b/>
              <w:bCs/>
            </w:rPr>
          </w:pPr>
        </w:p>
      </w:tc>
    </w:tr>
  </w:tbl>
  <w:p w14:paraId="71EF5682" w14:textId="77777777" w:rsidR="005C4BBE" w:rsidRDefault="005C4BBE">
    <w:pPr>
      <w:pStyle w:val="a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0ED6A1" w14:textId="77777777" w:rsidR="005C4BBE" w:rsidRDefault="005C4BBE" w:rsidP="00916FAB">
    <w:pPr>
      <w:pStyle w:val="a4"/>
      <w:jc w:val="left"/>
    </w:pPr>
    <w:r>
      <w:rPr>
        <w:b/>
        <w:bCs/>
        <w:noProof/>
        <w:lang w:eastAsia="ru-RU"/>
      </w:rPr>
      <w:drawing>
        <wp:inline distT="0" distB="0" distL="0" distR="0" wp14:anchorId="61BE8ED9" wp14:editId="667AF98A">
          <wp:extent cx="2240329" cy="50400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p w14:paraId="2C4CC118" w14:textId="77777777" w:rsidR="005C4BBE" w:rsidRDefault="005C4BBE">
    <w:pPr>
      <w:pStyle w:val="a4"/>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5C4BBE" w14:paraId="6A3BDE12" w14:textId="77777777" w:rsidTr="00260031">
      <w:trPr>
        <w:cantSplit/>
        <w:trHeight w:val="244"/>
      </w:trPr>
      <w:tc>
        <w:tcPr>
          <w:tcW w:w="3496" w:type="dxa"/>
          <w:vMerge w:val="restart"/>
          <w:tcBorders>
            <w:top w:val="nil"/>
            <w:left w:val="nil"/>
            <w:bottom w:val="nil"/>
            <w:right w:val="nil"/>
          </w:tcBorders>
          <w:vAlign w:val="center"/>
        </w:tcPr>
        <w:p w14:paraId="59894B14" w14:textId="77777777" w:rsidR="005C4BBE" w:rsidRDefault="005C4BBE" w:rsidP="00260031">
          <w:pPr>
            <w:pStyle w:val="a4"/>
            <w:ind w:left="-241" w:hanging="1"/>
            <w:jc w:val="left"/>
            <w:rPr>
              <w:b/>
              <w:bCs/>
            </w:rPr>
          </w:pPr>
          <w:r>
            <w:rPr>
              <w:b/>
              <w:bCs/>
              <w:noProof/>
              <w:lang w:eastAsia="ru-RU"/>
            </w:rPr>
            <w:drawing>
              <wp:inline distT="0" distB="0" distL="0" distR="0" wp14:anchorId="2B5B105B" wp14:editId="5F8F3E83">
                <wp:extent cx="2240329" cy="504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031225AC" w14:textId="672A0418" w:rsidR="005C4BBE" w:rsidRPr="00916FAB" w:rsidRDefault="005C4BBE" w:rsidP="00E11F76">
          <w:pPr>
            <w:pStyle w:val="InR1"/>
          </w:pPr>
          <w:r>
            <w:t>Концептуальный дизайн</w:t>
          </w:r>
          <w:r>
            <w:br/>
            <w:t>МТО</w:t>
          </w:r>
          <w:r>
            <w:br/>
          </w:r>
          <w:del w:id="1635" w:author="SintsovaMA" w:date="2021-03-23T11:25:00Z">
            <w:r w:rsidRPr="00843AC3" w:rsidDel="00E11F76">
              <w:delText>ERP.</w:delText>
            </w:r>
            <w:r w:rsidRPr="00EC590A" w:rsidDel="00E11F76">
              <w:delText>9</w:delText>
            </w:r>
            <w:r w:rsidRPr="00843AC3" w:rsidDel="00E11F76">
              <w:delText xml:space="preserve">.1.58_ПП-10.03 </w:delText>
            </w:r>
          </w:del>
          <w:r w:rsidRPr="00843AC3">
            <w:t>Планирование обеспечения МТР работами и услугами</w:t>
          </w:r>
        </w:p>
      </w:tc>
    </w:tr>
    <w:tr w:rsidR="005C4BBE" w:rsidRPr="00DB4B2F" w14:paraId="35D797D4" w14:textId="77777777" w:rsidTr="00260031">
      <w:trPr>
        <w:cantSplit/>
        <w:trHeight w:val="244"/>
      </w:trPr>
      <w:tc>
        <w:tcPr>
          <w:tcW w:w="3496" w:type="dxa"/>
          <w:vMerge/>
          <w:tcBorders>
            <w:top w:val="nil"/>
            <w:left w:val="nil"/>
            <w:bottom w:val="nil"/>
            <w:right w:val="nil"/>
          </w:tcBorders>
          <w:vAlign w:val="center"/>
        </w:tcPr>
        <w:p w14:paraId="15C3474A" w14:textId="77777777" w:rsidR="005C4BBE" w:rsidRDefault="005C4BBE" w:rsidP="00260031">
          <w:pPr>
            <w:pStyle w:val="a4"/>
            <w:jc w:val="center"/>
          </w:pPr>
        </w:p>
      </w:tc>
      <w:tc>
        <w:tcPr>
          <w:tcW w:w="6716" w:type="dxa"/>
          <w:vMerge/>
          <w:tcBorders>
            <w:top w:val="single" w:sz="8" w:space="0" w:color="auto"/>
            <w:left w:val="nil"/>
            <w:bottom w:val="single" w:sz="8" w:space="0" w:color="FEC816"/>
            <w:right w:val="single" w:sz="8" w:space="0" w:color="FEC816"/>
          </w:tcBorders>
        </w:tcPr>
        <w:p w14:paraId="7F9297D4" w14:textId="77777777" w:rsidR="005C4BBE" w:rsidRPr="000B5B67" w:rsidRDefault="005C4BBE" w:rsidP="00260031">
          <w:pPr>
            <w:jc w:val="center"/>
            <w:rPr>
              <w:b/>
              <w:bCs/>
            </w:rPr>
          </w:pPr>
        </w:p>
      </w:tc>
    </w:tr>
  </w:tbl>
  <w:p w14:paraId="2AE86494" w14:textId="77777777" w:rsidR="005C4BBE" w:rsidRDefault="005C4BBE">
    <w:pPr>
      <w:pStyle w:val="a4"/>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5C4BBE" w14:paraId="0797FAB3" w14:textId="77777777" w:rsidTr="00E30D22">
      <w:trPr>
        <w:cantSplit/>
        <w:trHeight w:val="244"/>
      </w:trPr>
      <w:tc>
        <w:tcPr>
          <w:tcW w:w="3496" w:type="dxa"/>
          <w:vMerge w:val="restart"/>
          <w:tcBorders>
            <w:top w:val="nil"/>
            <w:left w:val="nil"/>
            <w:bottom w:val="nil"/>
            <w:right w:val="nil"/>
          </w:tcBorders>
          <w:vAlign w:val="center"/>
        </w:tcPr>
        <w:p w14:paraId="039A6FE1" w14:textId="77777777" w:rsidR="005C4BBE" w:rsidRDefault="005C4BBE" w:rsidP="00B307BD">
          <w:pPr>
            <w:pStyle w:val="a4"/>
            <w:ind w:left="-241" w:hanging="1"/>
            <w:jc w:val="left"/>
            <w:rPr>
              <w:b/>
              <w:bCs/>
            </w:rPr>
          </w:pPr>
          <w:r>
            <w:rPr>
              <w:b/>
              <w:bCs/>
              <w:noProof/>
              <w:lang w:eastAsia="ru-RU"/>
            </w:rPr>
            <w:drawing>
              <wp:inline distT="0" distB="0" distL="0" distR="0" wp14:anchorId="32CA3960" wp14:editId="1307F2FE">
                <wp:extent cx="2240329" cy="504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56C2BB4A" w14:textId="05287298" w:rsidR="005C4BBE" w:rsidRPr="00916FAB" w:rsidRDefault="005C4BBE">
          <w:pPr>
            <w:pStyle w:val="InR1"/>
          </w:pPr>
          <w:r>
            <w:t>Концептуальный дизайн</w:t>
          </w:r>
          <w:r>
            <w:br/>
            <w:t>МТО</w:t>
          </w:r>
          <w:r>
            <w:br/>
          </w:r>
          <w:del w:id="1636" w:author="SintsovaMA" w:date="2021-03-23T11:25:00Z">
            <w:r w:rsidRPr="00843AC3" w:rsidDel="00E11F76">
              <w:delText>ERP.</w:delText>
            </w:r>
            <w:r w:rsidRPr="00EC590A" w:rsidDel="00E11F76">
              <w:delText>9</w:delText>
            </w:r>
            <w:r w:rsidRPr="00843AC3" w:rsidDel="00E11F76">
              <w:delText xml:space="preserve">.1.58_ПП-10.03 </w:delText>
            </w:r>
          </w:del>
          <w:r w:rsidRPr="00843AC3">
            <w:t>Планирование обеспечения МТР работами и услугами</w:t>
          </w:r>
        </w:p>
      </w:tc>
    </w:tr>
    <w:tr w:rsidR="005C4BBE" w:rsidRPr="00DB4B2F" w14:paraId="57B8EB48" w14:textId="77777777" w:rsidTr="00E30D22">
      <w:trPr>
        <w:cantSplit/>
        <w:trHeight w:val="244"/>
      </w:trPr>
      <w:tc>
        <w:tcPr>
          <w:tcW w:w="3496" w:type="dxa"/>
          <w:vMerge/>
          <w:tcBorders>
            <w:top w:val="nil"/>
            <w:left w:val="nil"/>
            <w:bottom w:val="nil"/>
            <w:right w:val="nil"/>
          </w:tcBorders>
          <w:vAlign w:val="center"/>
        </w:tcPr>
        <w:p w14:paraId="6C795F52" w14:textId="77777777" w:rsidR="005C4BBE" w:rsidRDefault="005C4BBE" w:rsidP="00B307BD">
          <w:pPr>
            <w:pStyle w:val="a4"/>
            <w:jc w:val="center"/>
          </w:pPr>
        </w:p>
      </w:tc>
      <w:tc>
        <w:tcPr>
          <w:tcW w:w="6716" w:type="dxa"/>
          <w:vMerge/>
          <w:tcBorders>
            <w:top w:val="single" w:sz="8" w:space="0" w:color="auto"/>
            <w:left w:val="nil"/>
            <w:bottom w:val="single" w:sz="8" w:space="0" w:color="FEC816"/>
            <w:right w:val="single" w:sz="8" w:space="0" w:color="FEC816"/>
          </w:tcBorders>
        </w:tcPr>
        <w:p w14:paraId="074AB2C5" w14:textId="77777777" w:rsidR="005C4BBE" w:rsidRPr="000B5B67" w:rsidRDefault="005C4BBE" w:rsidP="00B307BD">
          <w:pPr>
            <w:jc w:val="center"/>
            <w:rPr>
              <w:b/>
              <w:bCs/>
            </w:rPr>
          </w:pPr>
        </w:p>
      </w:tc>
    </w:tr>
  </w:tbl>
  <w:p w14:paraId="6C272071" w14:textId="77777777" w:rsidR="005C4BBE" w:rsidRDefault="005C4BBE" w:rsidP="007200B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7FC5E0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2517E2"/>
    <w:multiLevelType w:val="hybridMultilevel"/>
    <w:tmpl w:val="0F489E32"/>
    <w:lvl w:ilvl="0" w:tplc="1E98089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01C50F4F"/>
    <w:multiLevelType w:val="multilevel"/>
    <w:tmpl w:val="927C102E"/>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rPr>
        <w:b/>
        <w:i w:val="0"/>
        <w:sz w:val="24"/>
        <w:szCs w:val="24"/>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02592E09"/>
    <w:multiLevelType w:val="hybridMultilevel"/>
    <w:tmpl w:val="D33C1CBC"/>
    <w:lvl w:ilvl="0" w:tplc="8FB228C2">
      <w:start w:val="1"/>
      <w:numFmt w:val="decimal"/>
      <w:lvlText w:val="%1."/>
      <w:lvlJc w:val="left"/>
      <w:pPr>
        <w:ind w:left="1407" w:hanging="8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043353FB"/>
    <w:multiLevelType w:val="hybridMultilevel"/>
    <w:tmpl w:val="9A22A9D6"/>
    <w:lvl w:ilvl="0" w:tplc="3FD8B0C8">
      <w:start w:val="1"/>
      <w:numFmt w:val="decimal"/>
      <w:lvlText w:val="%1."/>
      <w:lvlJc w:val="left"/>
      <w:pPr>
        <w:ind w:left="927" w:hanging="360"/>
      </w:pPr>
      <w:rPr>
        <w:rFonts w:cs="Arial"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6" w15:restartNumberingAfterBreak="0">
    <w:nsid w:val="068422EF"/>
    <w:multiLevelType w:val="hybridMultilevel"/>
    <w:tmpl w:val="B99AC32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079A4614"/>
    <w:multiLevelType w:val="hybridMultilevel"/>
    <w:tmpl w:val="A3E89B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81E24E7"/>
    <w:multiLevelType w:val="hybridMultilevel"/>
    <w:tmpl w:val="683085E2"/>
    <w:lvl w:ilvl="0" w:tplc="1E98089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09634A0C"/>
    <w:multiLevelType w:val="hybridMultilevel"/>
    <w:tmpl w:val="C48E0EE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09E671EA"/>
    <w:multiLevelType w:val="hybridMultilevel"/>
    <w:tmpl w:val="E30CFF3E"/>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0BDE79A8"/>
    <w:multiLevelType w:val="hybridMultilevel"/>
    <w:tmpl w:val="5E38E3D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 w15:restartNumberingAfterBreak="0">
    <w:nsid w:val="0F572F45"/>
    <w:multiLevelType w:val="hybridMultilevel"/>
    <w:tmpl w:val="0152FB0A"/>
    <w:lvl w:ilvl="0" w:tplc="1E98089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11FA4C18"/>
    <w:multiLevelType w:val="hybridMultilevel"/>
    <w:tmpl w:val="61C076CE"/>
    <w:lvl w:ilvl="0" w:tplc="0419000B">
      <w:start w:val="1"/>
      <w:numFmt w:val="bullet"/>
      <w:lvlText w:val=""/>
      <w:lvlJc w:val="left"/>
      <w:pPr>
        <w:ind w:left="1647" w:hanging="360"/>
      </w:pPr>
      <w:rPr>
        <w:rFonts w:ascii="Wingdings" w:hAnsi="Wingdings"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4" w15:restartNumberingAfterBreak="0">
    <w:nsid w:val="122C6698"/>
    <w:multiLevelType w:val="hybridMultilevel"/>
    <w:tmpl w:val="3C54CD12"/>
    <w:lvl w:ilvl="0" w:tplc="A3B022AE">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5" w15:restartNumberingAfterBreak="0">
    <w:nsid w:val="128D4C8D"/>
    <w:multiLevelType w:val="hybridMultilevel"/>
    <w:tmpl w:val="3A8EE35E"/>
    <w:lvl w:ilvl="0" w:tplc="85D25B2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14485292"/>
    <w:multiLevelType w:val="hybridMultilevel"/>
    <w:tmpl w:val="ED78963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7293086"/>
    <w:multiLevelType w:val="hybridMultilevel"/>
    <w:tmpl w:val="FD9874DA"/>
    <w:lvl w:ilvl="0" w:tplc="0419000F">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189834D7"/>
    <w:multiLevelType w:val="hybridMultilevel"/>
    <w:tmpl w:val="AFCA71CE"/>
    <w:lvl w:ilvl="0" w:tplc="04190001">
      <w:start w:val="1"/>
      <w:numFmt w:val="bullet"/>
      <w:lvlText w:val=""/>
      <w:lvlJc w:val="left"/>
      <w:pPr>
        <w:ind w:left="1287" w:hanging="360"/>
      </w:pPr>
      <w:rPr>
        <w:rFonts w:ascii="Symbol" w:hAnsi="Symbol" w:hint="default"/>
      </w:rPr>
    </w:lvl>
    <w:lvl w:ilvl="1" w:tplc="0419000B">
      <w:start w:val="1"/>
      <w:numFmt w:val="bullet"/>
      <w:lvlText w:val=""/>
      <w:lvlJc w:val="left"/>
      <w:pPr>
        <w:ind w:left="2007" w:hanging="360"/>
      </w:pPr>
      <w:rPr>
        <w:rFonts w:ascii="Wingdings" w:hAnsi="Wingdings"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19E8214D"/>
    <w:multiLevelType w:val="hybridMultilevel"/>
    <w:tmpl w:val="9D681D5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1A445A27"/>
    <w:multiLevelType w:val="hybridMultilevel"/>
    <w:tmpl w:val="C864474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1ABF4DF5"/>
    <w:multiLevelType w:val="hybridMultilevel"/>
    <w:tmpl w:val="B226EE08"/>
    <w:lvl w:ilvl="0" w:tplc="430A20D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 w15:restartNumberingAfterBreak="0">
    <w:nsid w:val="1AD16901"/>
    <w:multiLevelType w:val="hybridMultilevel"/>
    <w:tmpl w:val="1D5251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1CEA6C0D"/>
    <w:multiLevelType w:val="hybridMultilevel"/>
    <w:tmpl w:val="0A64D7E8"/>
    <w:lvl w:ilvl="0" w:tplc="04190001">
      <w:start w:val="1"/>
      <w:numFmt w:val="bullet"/>
      <w:lvlText w:val=""/>
      <w:lvlJc w:val="left"/>
      <w:pPr>
        <w:ind w:left="1350" w:hanging="360"/>
      </w:pPr>
      <w:rPr>
        <w:rFonts w:ascii="Symbol" w:hAnsi="Symbol" w:hint="default"/>
      </w:rPr>
    </w:lvl>
    <w:lvl w:ilvl="1" w:tplc="04190003" w:tentative="1">
      <w:start w:val="1"/>
      <w:numFmt w:val="bullet"/>
      <w:lvlText w:val="o"/>
      <w:lvlJc w:val="left"/>
      <w:pPr>
        <w:ind w:left="2070" w:hanging="360"/>
      </w:pPr>
      <w:rPr>
        <w:rFonts w:ascii="Courier New" w:hAnsi="Courier New" w:cs="Courier New" w:hint="default"/>
      </w:rPr>
    </w:lvl>
    <w:lvl w:ilvl="2" w:tplc="04190005" w:tentative="1">
      <w:start w:val="1"/>
      <w:numFmt w:val="bullet"/>
      <w:lvlText w:val=""/>
      <w:lvlJc w:val="left"/>
      <w:pPr>
        <w:ind w:left="2790" w:hanging="360"/>
      </w:pPr>
      <w:rPr>
        <w:rFonts w:ascii="Wingdings" w:hAnsi="Wingdings" w:hint="default"/>
      </w:rPr>
    </w:lvl>
    <w:lvl w:ilvl="3" w:tplc="04190001" w:tentative="1">
      <w:start w:val="1"/>
      <w:numFmt w:val="bullet"/>
      <w:lvlText w:val=""/>
      <w:lvlJc w:val="left"/>
      <w:pPr>
        <w:ind w:left="3510" w:hanging="360"/>
      </w:pPr>
      <w:rPr>
        <w:rFonts w:ascii="Symbol" w:hAnsi="Symbol" w:hint="default"/>
      </w:rPr>
    </w:lvl>
    <w:lvl w:ilvl="4" w:tplc="04190003" w:tentative="1">
      <w:start w:val="1"/>
      <w:numFmt w:val="bullet"/>
      <w:lvlText w:val="o"/>
      <w:lvlJc w:val="left"/>
      <w:pPr>
        <w:ind w:left="4230" w:hanging="360"/>
      </w:pPr>
      <w:rPr>
        <w:rFonts w:ascii="Courier New" w:hAnsi="Courier New" w:cs="Courier New" w:hint="default"/>
      </w:rPr>
    </w:lvl>
    <w:lvl w:ilvl="5" w:tplc="04190005" w:tentative="1">
      <w:start w:val="1"/>
      <w:numFmt w:val="bullet"/>
      <w:lvlText w:val=""/>
      <w:lvlJc w:val="left"/>
      <w:pPr>
        <w:ind w:left="4950" w:hanging="360"/>
      </w:pPr>
      <w:rPr>
        <w:rFonts w:ascii="Wingdings" w:hAnsi="Wingdings" w:hint="default"/>
      </w:rPr>
    </w:lvl>
    <w:lvl w:ilvl="6" w:tplc="04190001" w:tentative="1">
      <w:start w:val="1"/>
      <w:numFmt w:val="bullet"/>
      <w:lvlText w:val=""/>
      <w:lvlJc w:val="left"/>
      <w:pPr>
        <w:ind w:left="5670" w:hanging="360"/>
      </w:pPr>
      <w:rPr>
        <w:rFonts w:ascii="Symbol" w:hAnsi="Symbol" w:hint="default"/>
      </w:rPr>
    </w:lvl>
    <w:lvl w:ilvl="7" w:tplc="04190003" w:tentative="1">
      <w:start w:val="1"/>
      <w:numFmt w:val="bullet"/>
      <w:lvlText w:val="o"/>
      <w:lvlJc w:val="left"/>
      <w:pPr>
        <w:ind w:left="6390" w:hanging="360"/>
      </w:pPr>
      <w:rPr>
        <w:rFonts w:ascii="Courier New" w:hAnsi="Courier New" w:cs="Courier New" w:hint="default"/>
      </w:rPr>
    </w:lvl>
    <w:lvl w:ilvl="8" w:tplc="04190005" w:tentative="1">
      <w:start w:val="1"/>
      <w:numFmt w:val="bullet"/>
      <w:lvlText w:val=""/>
      <w:lvlJc w:val="left"/>
      <w:pPr>
        <w:ind w:left="7110" w:hanging="360"/>
      </w:pPr>
      <w:rPr>
        <w:rFonts w:ascii="Wingdings" w:hAnsi="Wingdings" w:hint="default"/>
      </w:rPr>
    </w:lvl>
  </w:abstractNum>
  <w:abstractNum w:abstractNumId="24" w15:restartNumberingAfterBreak="0">
    <w:nsid w:val="1D1D2088"/>
    <w:multiLevelType w:val="hybridMultilevel"/>
    <w:tmpl w:val="50E6F474"/>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1EF146AC"/>
    <w:multiLevelType w:val="hybridMultilevel"/>
    <w:tmpl w:val="F650F23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2026170B"/>
    <w:multiLevelType w:val="hybridMultilevel"/>
    <w:tmpl w:val="E6E2E8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211A1C8F"/>
    <w:multiLevelType w:val="hybridMultilevel"/>
    <w:tmpl w:val="9376B7C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243F2DB9"/>
    <w:multiLevelType w:val="hybridMultilevel"/>
    <w:tmpl w:val="51A0BFA4"/>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29" w15:restartNumberingAfterBreak="0">
    <w:nsid w:val="29513862"/>
    <w:multiLevelType w:val="hybridMultilevel"/>
    <w:tmpl w:val="D90C1EA0"/>
    <w:lvl w:ilvl="0" w:tplc="04190001">
      <w:start w:val="1"/>
      <w:numFmt w:val="bullet"/>
      <w:lvlText w:val=""/>
      <w:lvlJc w:val="left"/>
      <w:pPr>
        <w:ind w:left="1287" w:hanging="360"/>
      </w:pPr>
      <w:rPr>
        <w:rFonts w:ascii="Symbol" w:hAnsi="Symbol" w:hint="default"/>
      </w:rPr>
    </w:lvl>
    <w:lvl w:ilvl="1" w:tplc="0419000B">
      <w:start w:val="1"/>
      <w:numFmt w:val="bullet"/>
      <w:lvlText w:val=""/>
      <w:lvlJc w:val="left"/>
      <w:pPr>
        <w:ind w:left="2007" w:hanging="360"/>
      </w:pPr>
      <w:rPr>
        <w:rFonts w:ascii="Wingdings" w:hAnsi="Wingdings"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2A996B9A"/>
    <w:multiLevelType w:val="hybridMultilevel"/>
    <w:tmpl w:val="A7364B9C"/>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31"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2B157C73"/>
    <w:multiLevelType w:val="hybridMultilevel"/>
    <w:tmpl w:val="6D1687FA"/>
    <w:lvl w:ilvl="0" w:tplc="D32E2AE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3" w15:restartNumberingAfterBreak="0">
    <w:nsid w:val="2C3F2723"/>
    <w:multiLevelType w:val="hybridMultilevel"/>
    <w:tmpl w:val="421CA0D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4" w15:restartNumberingAfterBreak="0">
    <w:nsid w:val="2CAE4092"/>
    <w:multiLevelType w:val="hybridMultilevel"/>
    <w:tmpl w:val="4170B964"/>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5" w15:restartNumberingAfterBreak="0">
    <w:nsid w:val="2D583684"/>
    <w:multiLevelType w:val="hybridMultilevel"/>
    <w:tmpl w:val="5722483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34055E79"/>
    <w:multiLevelType w:val="hybridMultilevel"/>
    <w:tmpl w:val="2CD20264"/>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34AA1DE6"/>
    <w:multiLevelType w:val="hybridMultilevel"/>
    <w:tmpl w:val="7FCA0A3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8" w15:restartNumberingAfterBreak="0">
    <w:nsid w:val="36B459B0"/>
    <w:multiLevelType w:val="hybridMultilevel"/>
    <w:tmpl w:val="C18EEA62"/>
    <w:lvl w:ilvl="0" w:tplc="50788EA0">
      <w:start w:val="1"/>
      <w:numFmt w:val="bullet"/>
      <w:pStyle w:val="10"/>
      <w:lvlText w:val=""/>
      <w:lvlJc w:val="left"/>
      <w:pPr>
        <w:ind w:left="1212" w:hanging="360"/>
      </w:pPr>
      <w:rPr>
        <w:rFonts w:ascii="Symbol" w:hAnsi="Symbol" w:hint="default"/>
        <w:color w:val="auto"/>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7075655"/>
    <w:multiLevelType w:val="hybridMultilevel"/>
    <w:tmpl w:val="7E1C9DD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15:restartNumberingAfterBreak="0">
    <w:nsid w:val="3921740B"/>
    <w:multiLevelType w:val="hybridMultilevel"/>
    <w:tmpl w:val="ED6E2850"/>
    <w:lvl w:ilvl="0" w:tplc="8FB228C2">
      <w:start w:val="1"/>
      <w:numFmt w:val="decimal"/>
      <w:lvlText w:val="%1."/>
      <w:lvlJc w:val="left"/>
      <w:pPr>
        <w:ind w:left="1407" w:hanging="8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1" w15:restartNumberingAfterBreak="0">
    <w:nsid w:val="3B9A5142"/>
    <w:multiLevelType w:val="hybridMultilevel"/>
    <w:tmpl w:val="4DBECDBA"/>
    <w:lvl w:ilvl="0" w:tplc="FFBECA5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2" w15:restartNumberingAfterBreak="0">
    <w:nsid w:val="3E824AEA"/>
    <w:multiLevelType w:val="multilevel"/>
    <w:tmpl w:val="020622D4"/>
    <w:lvl w:ilvl="0">
      <w:start w:val="1"/>
      <w:numFmt w:val="decimal"/>
      <w:pStyle w:val="vt"/>
      <w:suff w:val="space"/>
      <w:lvlText w:val="Таблиц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3" w15:restartNumberingAfterBreak="0">
    <w:nsid w:val="3F916788"/>
    <w:multiLevelType w:val="hybridMultilevel"/>
    <w:tmpl w:val="D8B4F8F8"/>
    <w:lvl w:ilvl="0" w:tplc="0419000B">
      <w:start w:val="1"/>
      <w:numFmt w:val="bullet"/>
      <w:lvlText w:val=""/>
      <w:lvlJc w:val="left"/>
      <w:pPr>
        <w:ind w:left="1494"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4" w15:restartNumberingAfterBreak="0">
    <w:nsid w:val="400A7A01"/>
    <w:multiLevelType w:val="hybridMultilevel"/>
    <w:tmpl w:val="B9FC69E0"/>
    <w:lvl w:ilvl="0" w:tplc="0419000B">
      <w:start w:val="1"/>
      <w:numFmt w:val="bullet"/>
      <w:lvlText w:val=""/>
      <w:lvlJc w:val="left"/>
      <w:pPr>
        <w:ind w:left="1647" w:hanging="360"/>
      </w:pPr>
      <w:rPr>
        <w:rFonts w:ascii="Wingdings" w:hAnsi="Wingdings"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45" w15:restartNumberingAfterBreak="0">
    <w:nsid w:val="40523A6F"/>
    <w:multiLevelType w:val="hybridMultilevel"/>
    <w:tmpl w:val="0DE8DE5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6" w15:restartNumberingAfterBreak="0">
    <w:nsid w:val="40BD64D7"/>
    <w:multiLevelType w:val="hybridMultilevel"/>
    <w:tmpl w:val="313291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411D3847"/>
    <w:multiLevelType w:val="hybridMultilevel"/>
    <w:tmpl w:val="6AEEC41E"/>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8" w15:restartNumberingAfterBreak="0">
    <w:nsid w:val="417C73DD"/>
    <w:multiLevelType w:val="hybridMultilevel"/>
    <w:tmpl w:val="79982182"/>
    <w:lvl w:ilvl="0" w:tplc="0419000B">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9" w15:restartNumberingAfterBreak="0">
    <w:nsid w:val="46695EB4"/>
    <w:multiLevelType w:val="hybridMultilevel"/>
    <w:tmpl w:val="CEC4EEB6"/>
    <w:lvl w:ilvl="0" w:tplc="0419000F">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0" w15:restartNumberingAfterBreak="0">
    <w:nsid w:val="485E7193"/>
    <w:multiLevelType w:val="hybridMultilevel"/>
    <w:tmpl w:val="07B4C0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49DE0559"/>
    <w:multiLevelType w:val="hybridMultilevel"/>
    <w:tmpl w:val="67E2BA48"/>
    <w:lvl w:ilvl="0" w:tplc="1A54899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2" w15:restartNumberingAfterBreak="0">
    <w:nsid w:val="4A05773D"/>
    <w:multiLevelType w:val="hybridMultilevel"/>
    <w:tmpl w:val="A5D8CAF8"/>
    <w:lvl w:ilvl="0" w:tplc="A4A82C2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3" w15:restartNumberingAfterBreak="0">
    <w:nsid w:val="4A0D224C"/>
    <w:multiLevelType w:val="hybridMultilevel"/>
    <w:tmpl w:val="298EA7D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4" w15:restartNumberingAfterBreak="0">
    <w:nsid w:val="4CEB186E"/>
    <w:multiLevelType w:val="multilevel"/>
    <w:tmpl w:val="4A728996"/>
    <w:lvl w:ilvl="0">
      <w:start w:val="1"/>
      <w:numFmt w:val="decimal"/>
      <w:pStyle w:val="S1"/>
      <w:lvlText w:val="%1."/>
      <w:lvlJc w:val="left"/>
      <w:pPr>
        <w:ind w:left="360" w:hanging="360"/>
      </w:pPr>
      <w:rPr>
        <w:rFonts w:hint="default"/>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5" w15:restartNumberingAfterBreak="0">
    <w:nsid w:val="4F861613"/>
    <w:multiLevelType w:val="hybridMultilevel"/>
    <w:tmpl w:val="0C52ECD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6" w15:restartNumberingAfterBreak="0">
    <w:nsid w:val="4FD569C6"/>
    <w:multiLevelType w:val="hybridMultilevel"/>
    <w:tmpl w:val="2AA41B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511A2678"/>
    <w:multiLevelType w:val="hybridMultilevel"/>
    <w:tmpl w:val="A56A87C4"/>
    <w:lvl w:ilvl="0" w:tplc="0419000B">
      <w:start w:val="1"/>
      <w:numFmt w:val="bullet"/>
      <w:lvlText w:val=""/>
      <w:lvlJc w:val="left"/>
      <w:pPr>
        <w:ind w:left="1290" w:hanging="360"/>
      </w:pPr>
      <w:rPr>
        <w:rFonts w:ascii="Wingdings" w:hAnsi="Wingdings" w:hint="default"/>
      </w:rPr>
    </w:lvl>
    <w:lvl w:ilvl="1" w:tplc="04190003" w:tentative="1">
      <w:start w:val="1"/>
      <w:numFmt w:val="bullet"/>
      <w:lvlText w:val="o"/>
      <w:lvlJc w:val="left"/>
      <w:pPr>
        <w:ind w:left="2010" w:hanging="360"/>
      </w:pPr>
      <w:rPr>
        <w:rFonts w:ascii="Courier New" w:hAnsi="Courier New" w:cs="Courier New" w:hint="default"/>
      </w:rPr>
    </w:lvl>
    <w:lvl w:ilvl="2" w:tplc="04190005" w:tentative="1">
      <w:start w:val="1"/>
      <w:numFmt w:val="bullet"/>
      <w:lvlText w:val=""/>
      <w:lvlJc w:val="left"/>
      <w:pPr>
        <w:ind w:left="2730" w:hanging="360"/>
      </w:pPr>
      <w:rPr>
        <w:rFonts w:ascii="Wingdings" w:hAnsi="Wingdings" w:hint="default"/>
      </w:rPr>
    </w:lvl>
    <w:lvl w:ilvl="3" w:tplc="04190001" w:tentative="1">
      <w:start w:val="1"/>
      <w:numFmt w:val="bullet"/>
      <w:lvlText w:val=""/>
      <w:lvlJc w:val="left"/>
      <w:pPr>
        <w:ind w:left="3450" w:hanging="360"/>
      </w:pPr>
      <w:rPr>
        <w:rFonts w:ascii="Symbol" w:hAnsi="Symbol" w:hint="default"/>
      </w:rPr>
    </w:lvl>
    <w:lvl w:ilvl="4" w:tplc="04190003" w:tentative="1">
      <w:start w:val="1"/>
      <w:numFmt w:val="bullet"/>
      <w:lvlText w:val="o"/>
      <w:lvlJc w:val="left"/>
      <w:pPr>
        <w:ind w:left="4170" w:hanging="360"/>
      </w:pPr>
      <w:rPr>
        <w:rFonts w:ascii="Courier New" w:hAnsi="Courier New" w:cs="Courier New" w:hint="default"/>
      </w:rPr>
    </w:lvl>
    <w:lvl w:ilvl="5" w:tplc="04190005" w:tentative="1">
      <w:start w:val="1"/>
      <w:numFmt w:val="bullet"/>
      <w:lvlText w:val=""/>
      <w:lvlJc w:val="left"/>
      <w:pPr>
        <w:ind w:left="4890" w:hanging="360"/>
      </w:pPr>
      <w:rPr>
        <w:rFonts w:ascii="Wingdings" w:hAnsi="Wingdings" w:hint="default"/>
      </w:rPr>
    </w:lvl>
    <w:lvl w:ilvl="6" w:tplc="04190001" w:tentative="1">
      <w:start w:val="1"/>
      <w:numFmt w:val="bullet"/>
      <w:lvlText w:val=""/>
      <w:lvlJc w:val="left"/>
      <w:pPr>
        <w:ind w:left="5610" w:hanging="360"/>
      </w:pPr>
      <w:rPr>
        <w:rFonts w:ascii="Symbol" w:hAnsi="Symbol" w:hint="default"/>
      </w:rPr>
    </w:lvl>
    <w:lvl w:ilvl="7" w:tplc="04190003" w:tentative="1">
      <w:start w:val="1"/>
      <w:numFmt w:val="bullet"/>
      <w:lvlText w:val="o"/>
      <w:lvlJc w:val="left"/>
      <w:pPr>
        <w:ind w:left="6330" w:hanging="360"/>
      </w:pPr>
      <w:rPr>
        <w:rFonts w:ascii="Courier New" w:hAnsi="Courier New" w:cs="Courier New" w:hint="default"/>
      </w:rPr>
    </w:lvl>
    <w:lvl w:ilvl="8" w:tplc="04190005" w:tentative="1">
      <w:start w:val="1"/>
      <w:numFmt w:val="bullet"/>
      <w:lvlText w:val=""/>
      <w:lvlJc w:val="left"/>
      <w:pPr>
        <w:ind w:left="7050" w:hanging="360"/>
      </w:pPr>
      <w:rPr>
        <w:rFonts w:ascii="Wingdings" w:hAnsi="Wingdings" w:hint="default"/>
      </w:rPr>
    </w:lvl>
  </w:abstractNum>
  <w:abstractNum w:abstractNumId="58" w15:restartNumberingAfterBreak="0">
    <w:nsid w:val="52460BA2"/>
    <w:multiLevelType w:val="hybridMultilevel"/>
    <w:tmpl w:val="CB064832"/>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9" w15:restartNumberingAfterBreak="0">
    <w:nsid w:val="52C75F89"/>
    <w:multiLevelType w:val="hybridMultilevel"/>
    <w:tmpl w:val="9A7892D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0" w15:restartNumberingAfterBreak="0">
    <w:nsid w:val="53F11C4A"/>
    <w:multiLevelType w:val="hybridMultilevel"/>
    <w:tmpl w:val="D4B6D5CE"/>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61" w15:restartNumberingAfterBreak="0">
    <w:nsid w:val="55404CB7"/>
    <w:multiLevelType w:val="hybridMultilevel"/>
    <w:tmpl w:val="BFB6299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2" w15:restartNumberingAfterBreak="0">
    <w:nsid w:val="55D92172"/>
    <w:multiLevelType w:val="hybridMultilevel"/>
    <w:tmpl w:val="A95E03D2"/>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3" w15:restartNumberingAfterBreak="0">
    <w:nsid w:val="575223A9"/>
    <w:multiLevelType w:val="hybridMultilevel"/>
    <w:tmpl w:val="6C5A56FA"/>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4" w15:restartNumberingAfterBreak="0">
    <w:nsid w:val="57BC7CA6"/>
    <w:multiLevelType w:val="hybridMultilevel"/>
    <w:tmpl w:val="C46E6886"/>
    <w:lvl w:ilvl="0" w:tplc="0419000F">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5"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6" w15:restartNumberingAfterBreak="0">
    <w:nsid w:val="58D70BB3"/>
    <w:multiLevelType w:val="multilevel"/>
    <w:tmpl w:val="901865EA"/>
    <w:lvl w:ilvl="0">
      <w:start w:val="1"/>
      <w:numFmt w:val="decimal"/>
      <w:pStyle w:val="11"/>
      <w:lvlText w:val="%1."/>
      <w:lvlJc w:val="left"/>
      <w:pPr>
        <w:ind w:left="360" w:hanging="360"/>
      </w:pPr>
      <w:rPr>
        <w:rFonts w:hint="default"/>
        <w:b/>
        <w:i w:val="0"/>
        <w:color w:val="auto"/>
      </w:rPr>
    </w:lvl>
    <w:lvl w:ilvl="1">
      <w:start w:val="1"/>
      <w:numFmt w:val="decimal"/>
      <w:pStyle w:val="2"/>
      <w:lvlText w:val="%1.%2."/>
      <w:lvlJc w:val="left"/>
      <w:pPr>
        <w:ind w:left="792" w:hanging="432"/>
      </w:pPr>
      <w:rPr>
        <w:rFonts w:hint="default"/>
        <w:b/>
        <w:i w:val="0"/>
      </w:rPr>
    </w:lvl>
    <w:lvl w:ilvl="2">
      <w:start w:val="1"/>
      <w:numFmt w:val="decimal"/>
      <w:pStyle w:val="30"/>
      <w:lvlText w:val="%1.%2.%3."/>
      <w:lvlJc w:val="left"/>
      <w:pPr>
        <w:ind w:left="1224" w:hanging="504"/>
      </w:pPr>
      <w:rPr>
        <w:rFonts w:hint="default"/>
      </w:rPr>
    </w:lvl>
    <w:lvl w:ilvl="3">
      <w:start w:val="1"/>
      <w:numFmt w:val="decimal"/>
      <w:pStyle w:val="40"/>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593E7A3E"/>
    <w:multiLevelType w:val="hybridMultilevel"/>
    <w:tmpl w:val="36E4473C"/>
    <w:lvl w:ilvl="0" w:tplc="47A4CF58">
      <w:start w:val="1"/>
      <w:numFmt w:val="decimal"/>
      <w:lvlText w:val="%1."/>
      <w:lvlJc w:val="left"/>
      <w:pPr>
        <w:ind w:left="720" w:hanging="360"/>
      </w:pPr>
      <w:rPr>
        <w:rFonts w:ascii="Arial" w:eastAsia="Times New Roman" w:hAnsi="Arial" w:cs="Arial"/>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5BBB4B7E"/>
    <w:multiLevelType w:val="hybridMultilevel"/>
    <w:tmpl w:val="057EFA9C"/>
    <w:lvl w:ilvl="0" w:tplc="9112CF5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9" w15:restartNumberingAfterBreak="0">
    <w:nsid w:val="5C1E364D"/>
    <w:multiLevelType w:val="hybridMultilevel"/>
    <w:tmpl w:val="06FAE81C"/>
    <w:lvl w:ilvl="0" w:tplc="066CA296">
      <w:start w:val="1"/>
      <w:numFmt w:val="decimal"/>
      <w:lvlText w:val="%1."/>
      <w:lvlJc w:val="left"/>
      <w:pPr>
        <w:ind w:left="72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5D071D71"/>
    <w:multiLevelType w:val="hybridMultilevel"/>
    <w:tmpl w:val="AD8C684A"/>
    <w:lvl w:ilvl="0" w:tplc="1E98089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1" w15:restartNumberingAfterBreak="0">
    <w:nsid w:val="5FDD5F2E"/>
    <w:multiLevelType w:val="multilevel"/>
    <w:tmpl w:val="7F0ED33A"/>
    <w:lvl w:ilvl="0">
      <w:start w:val="1"/>
      <w:numFmt w:val="decimal"/>
      <w:pStyle w:val="12"/>
      <w:suff w:val="space"/>
      <w:lvlText w:val="%1"/>
      <w:lvlJc w:val="left"/>
      <w:pPr>
        <w:ind w:left="432" w:hanging="432"/>
      </w:pPr>
      <w:rPr>
        <w:rFonts w:hint="default"/>
      </w:rPr>
    </w:lvl>
    <w:lvl w:ilvl="1">
      <w:start w:val="1"/>
      <w:numFmt w:val="decimal"/>
      <w:pStyle w:val="20"/>
      <w:suff w:val="space"/>
      <w:lvlText w:val="%1.%2"/>
      <w:lvlJc w:val="left"/>
      <w:pPr>
        <w:ind w:left="576" w:hanging="576"/>
      </w:pPr>
      <w:rPr>
        <w:rFonts w:hint="default"/>
        <w:i w:val="0"/>
      </w:rPr>
    </w:lvl>
    <w:lvl w:ilvl="2">
      <w:start w:val="1"/>
      <w:numFmt w:val="decimal"/>
      <w:pStyle w:val="31"/>
      <w:suff w:val="space"/>
      <w:lvlText w:val="%1.%2.%3"/>
      <w:lvlJc w:val="left"/>
      <w:pPr>
        <w:ind w:left="720" w:hanging="720"/>
      </w:pPr>
      <w:rPr>
        <w:rFonts w:hint="default"/>
      </w:rPr>
    </w:lvl>
    <w:lvl w:ilvl="3">
      <w:start w:val="1"/>
      <w:numFmt w:val="decimal"/>
      <w:pStyle w:val="41"/>
      <w:suff w:val="space"/>
      <w:lvlText w:val="%1.%2.%3.%4"/>
      <w:lvlJc w:val="left"/>
      <w:pPr>
        <w:ind w:left="1431"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2" w15:restartNumberingAfterBreak="0">
    <w:nsid w:val="60601E0A"/>
    <w:multiLevelType w:val="hybridMultilevel"/>
    <w:tmpl w:val="F13EA0B8"/>
    <w:lvl w:ilvl="0" w:tplc="04190001">
      <w:start w:val="1"/>
      <w:numFmt w:val="bullet"/>
      <w:lvlText w:val=""/>
      <w:lvlJc w:val="left"/>
      <w:pPr>
        <w:ind w:left="1352" w:hanging="360"/>
      </w:pPr>
      <w:rPr>
        <w:rFonts w:ascii="Symbol" w:hAnsi="Symbol" w:hint="default"/>
      </w:rPr>
    </w:lvl>
    <w:lvl w:ilvl="1" w:tplc="2982EC50">
      <w:numFmt w:val="bullet"/>
      <w:lvlText w:val="•"/>
      <w:lvlJc w:val="left"/>
      <w:pPr>
        <w:ind w:left="2072" w:hanging="360"/>
      </w:pPr>
      <w:rPr>
        <w:rFonts w:ascii="Arial" w:eastAsia="Times New Roman" w:hAnsi="Arial" w:cs="Arial" w:hint="default"/>
      </w:rPr>
    </w:lvl>
    <w:lvl w:ilvl="2" w:tplc="04190005" w:tentative="1">
      <w:start w:val="1"/>
      <w:numFmt w:val="bullet"/>
      <w:lvlText w:val=""/>
      <w:lvlJc w:val="left"/>
      <w:pPr>
        <w:ind w:left="2792" w:hanging="360"/>
      </w:pPr>
      <w:rPr>
        <w:rFonts w:ascii="Wingdings" w:hAnsi="Wingdings" w:hint="default"/>
      </w:rPr>
    </w:lvl>
    <w:lvl w:ilvl="3" w:tplc="04190001" w:tentative="1">
      <w:start w:val="1"/>
      <w:numFmt w:val="bullet"/>
      <w:lvlText w:val=""/>
      <w:lvlJc w:val="left"/>
      <w:pPr>
        <w:ind w:left="3512" w:hanging="360"/>
      </w:pPr>
      <w:rPr>
        <w:rFonts w:ascii="Symbol" w:hAnsi="Symbol" w:hint="default"/>
      </w:rPr>
    </w:lvl>
    <w:lvl w:ilvl="4" w:tplc="04190003" w:tentative="1">
      <w:start w:val="1"/>
      <w:numFmt w:val="bullet"/>
      <w:lvlText w:val="o"/>
      <w:lvlJc w:val="left"/>
      <w:pPr>
        <w:ind w:left="4232" w:hanging="360"/>
      </w:pPr>
      <w:rPr>
        <w:rFonts w:ascii="Courier New" w:hAnsi="Courier New" w:cs="Courier New" w:hint="default"/>
      </w:rPr>
    </w:lvl>
    <w:lvl w:ilvl="5" w:tplc="04190005" w:tentative="1">
      <w:start w:val="1"/>
      <w:numFmt w:val="bullet"/>
      <w:lvlText w:val=""/>
      <w:lvlJc w:val="left"/>
      <w:pPr>
        <w:ind w:left="4952" w:hanging="360"/>
      </w:pPr>
      <w:rPr>
        <w:rFonts w:ascii="Wingdings" w:hAnsi="Wingdings" w:hint="default"/>
      </w:rPr>
    </w:lvl>
    <w:lvl w:ilvl="6" w:tplc="04190001" w:tentative="1">
      <w:start w:val="1"/>
      <w:numFmt w:val="bullet"/>
      <w:lvlText w:val=""/>
      <w:lvlJc w:val="left"/>
      <w:pPr>
        <w:ind w:left="5672" w:hanging="360"/>
      </w:pPr>
      <w:rPr>
        <w:rFonts w:ascii="Symbol" w:hAnsi="Symbol" w:hint="default"/>
      </w:rPr>
    </w:lvl>
    <w:lvl w:ilvl="7" w:tplc="04190003" w:tentative="1">
      <w:start w:val="1"/>
      <w:numFmt w:val="bullet"/>
      <w:lvlText w:val="o"/>
      <w:lvlJc w:val="left"/>
      <w:pPr>
        <w:ind w:left="6392" w:hanging="360"/>
      </w:pPr>
      <w:rPr>
        <w:rFonts w:ascii="Courier New" w:hAnsi="Courier New" w:cs="Courier New" w:hint="default"/>
      </w:rPr>
    </w:lvl>
    <w:lvl w:ilvl="8" w:tplc="04190005" w:tentative="1">
      <w:start w:val="1"/>
      <w:numFmt w:val="bullet"/>
      <w:lvlText w:val=""/>
      <w:lvlJc w:val="left"/>
      <w:pPr>
        <w:ind w:left="7112" w:hanging="360"/>
      </w:pPr>
      <w:rPr>
        <w:rFonts w:ascii="Wingdings" w:hAnsi="Wingdings" w:hint="default"/>
      </w:rPr>
    </w:lvl>
  </w:abstractNum>
  <w:abstractNum w:abstractNumId="73" w15:restartNumberingAfterBreak="0">
    <w:nsid w:val="60A60338"/>
    <w:multiLevelType w:val="hybridMultilevel"/>
    <w:tmpl w:val="44E8D7A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4" w15:restartNumberingAfterBreak="0">
    <w:nsid w:val="60B557D8"/>
    <w:multiLevelType w:val="hybridMultilevel"/>
    <w:tmpl w:val="623AD116"/>
    <w:lvl w:ilvl="0" w:tplc="1E980890">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64305645"/>
    <w:multiLevelType w:val="hybridMultilevel"/>
    <w:tmpl w:val="20A49BB6"/>
    <w:lvl w:ilvl="0" w:tplc="05D64BA4">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76" w15:restartNumberingAfterBreak="0">
    <w:nsid w:val="65B35806"/>
    <w:multiLevelType w:val="hybridMultilevel"/>
    <w:tmpl w:val="9BDE0C94"/>
    <w:lvl w:ilvl="0" w:tplc="0419000B">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7" w15:restartNumberingAfterBreak="0">
    <w:nsid w:val="66D12E06"/>
    <w:multiLevelType w:val="hybridMultilevel"/>
    <w:tmpl w:val="232811A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8" w15:restartNumberingAfterBreak="0">
    <w:nsid w:val="689D1E7B"/>
    <w:multiLevelType w:val="hybridMultilevel"/>
    <w:tmpl w:val="D33C1CBC"/>
    <w:lvl w:ilvl="0" w:tplc="8FB228C2">
      <w:start w:val="1"/>
      <w:numFmt w:val="decimal"/>
      <w:lvlText w:val="%1."/>
      <w:lvlJc w:val="left"/>
      <w:pPr>
        <w:ind w:left="1407" w:hanging="8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9" w15:restartNumberingAfterBreak="0">
    <w:nsid w:val="6951165C"/>
    <w:multiLevelType w:val="hybridMultilevel"/>
    <w:tmpl w:val="ED64BF7E"/>
    <w:lvl w:ilvl="0" w:tplc="A3B022AE">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0" w15:restartNumberingAfterBreak="0">
    <w:nsid w:val="6B3B0626"/>
    <w:multiLevelType w:val="hybridMultilevel"/>
    <w:tmpl w:val="50983DEE"/>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1" w15:restartNumberingAfterBreak="0">
    <w:nsid w:val="6C932278"/>
    <w:multiLevelType w:val="hybridMultilevel"/>
    <w:tmpl w:val="276CB8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15:restartNumberingAfterBreak="0">
    <w:nsid w:val="6D1622D6"/>
    <w:multiLevelType w:val="hybridMultilevel"/>
    <w:tmpl w:val="2D4079A6"/>
    <w:lvl w:ilvl="0" w:tplc="509E1AA6">
      <w:start w:val="1"/>
      <w:numFmt w:val="bullet"/>
      <w:pStyle w:val="21"/>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84" w15:restartNumberingAfterBreak="0">
    <w:nsid w:val="6FF43843"/>
    <w:multiLevelType w:val="hybridMultilevel"/>
    <w:tmpl w:val="6250F176"/>
    <w:lvl w:ilvl="0" w:tplc="C84C80BC">
      <w:start w:val="1"/>
      <w:numFmt w:val="decimal"/>
      <w:lvlText w:val="%1."/>
      <w:lvlJc w:val="left"/>
      <w:pPr>
        <w:ind w:left="360" w:hanging="360"/>
      </w:pPr>
      <w:rPr>
        <w:rFonts w:cs="Times New Roman" w:hint="default"/>
        <w:color w:val="000000" w:themeColor="text1"/>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85" w15:restartNumberingAfterBreak="0">
    <w:nsid w:val="71133437"/>
    <w:multiLevelType w:val="hybridMultilevel"/>
    <w:tmpl w:val="DF3A5B5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6" w15:restartNumberingAfterBreak="0">
    <w:nsid w:val="71C908D0"/>
    <w:multiLevelType w:val="hybridMultilevel"/>
    <w:tmpl w:val="8E8AEF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731243D2"/>
    <w:multiLevelType w:val="hybridMultilevel"/>
    <w:tmpl w:val="02D29D6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8" w15:restartNumberingAfterBreak="0">
    <w:nsid w:val="742F7957"/>
    <w:multiLevelType w:val="hybridMultilevel"/>
    <w:tmpl w:val="FDE83AD2"/>
    <w:lvl w:ilvl="0" w:tplc="F530D57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9" w15:restartNumberingAfterBreak="0">
    <w:nsid w:val="76F148EB"/>
    <w:multiLevelType w:val="hybridMultilevel"/>
    <w:tmpl w:val="25F8E1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0" w15:restartNumberingAfterBreak="0">
    <w:nsid w:val="78577A2F"/>
    <w:multiLevelType w:val="hybridMultilevel"/>
    <w:tmpl w:val="CF0A4B72"/>
    <w:lvl w:ilvl="0" w:tplc="1E980890">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1" w15:restartNumberingAfterBreak="0">
    <w:nsid w:val="7B901204"/>
    <w:multiLevelType w:val="hybridMultilevel"/>
    <w:tmpl w:val="C980D528"/>
    <w:lvl w:ilvl="0" w:tplc="1E2CFC6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2"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93" w15:restartNumberingAfterBreak="0">
    <w:nsid w:val="7F71711A"/>
    <w:multiLevelType w:val="hybridMultilevel"/>
    <w:tmpl w:val="7644AD7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4" w15:restartNumberingAfterBreak="0">
    <w:nsid w:val="7FA11D68"/>
    <w:multiLevelType w:val="hybridMultilevel"/>
    <w:tmpl w:val="8B46823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82"/>
  </w:num>
  <w:num w:numId="2">
    <w:abstractNumId w:val="92"/>
  </w:num>
  <w:num w:numId="3">
    <w:abstractNumId w:val="54"/>
  </w:num>
  <w:num w:numId="4">
    <w:abstractNumId w:val="65"/>
  </w:num>
  <w:num w:numId="5">
    <w:abstractNumId w:val="5"/>
  </w:num>
  <w:num w:numId="6">
    <w:abstractNumId w:val="31"/>
  </w:num>
  <w:num w:numId="7">
    <w:abstractNumId w:val="83"/>
  </w:num>
  <w:num w:numId="8">
    <w:abstractNumId w:val="2"/>
  </w:num>
  <w:num w:numId="9">
    <w:abstractNumId w:val="45"/>
  </w:num>
  <w:num w:numId="10">
    <w:abstractNumId w:val="42"/>
  </w:num>
  <w:num w:numId="11">
    <w:abstractNumId w:val="66"/>
  </w:num>
  <w:num w:numId="12">
    <w:abstractNumId w:val="52"/>
  </w:num>
  <w:num w:numId="13">
    <w:abstractNumId w:val="71"/>
  </w:num>
  <w:num w:numId="14">
    <w:abstractNumId w:val="29"/>
  </w:num>
  <w:num w:numId="15">
    <w:abstractNumId w:val="25"/>
  </w:num>
  <w:num w:numId="16">
    <w:abstractNumId w:val="43"/>
  </w:num>
  <w:num w:numId="17">
    <w:abstractNumId w:val="89"/>
  </w:num>
  <w:num w:numId="18">
    <w:abstractNumId w:val="91"/>
  </w:num>
  <w:num w:numId="19">
    <w:abstractNumId w:val="64"/>
  </w:num>
  <w:num w:numId="20">
    <w:abstractNumId w:val="17"/>
  </w:num>
  <w:num w:numId="21">
    <w:abstractNumId w:val="38"/>
  </w:num>
  <w:num w:numId="22">
    <w:abstractNumId w:val="27"/>
  </w:num>
  <w:num w:numId="23">
    <w:abstractNumId w:val="26"/>
  </w:num>
  <w:num w:numId="24">
    <w:abstractNumId w:val="21"/>
  </w:num>
  <w:num w:numId="25">
    <w:abstractNumId w:val="50"/>
  </w:num>
  <w:num w:numId="26">
    <w:abstractNumId w:val="41"/>
  </w:num>
  <w:num w:numId="27">
    <w:abstractNumId w:val="68"/>
  </w:num>
  <w:num w:numId="28">
    <w:abstractNumId w:val="12"/>
  </w:num>
  <w:num w:numId="29">
    <w:abstractNumId w:val="32"/>
  </w:num>
  <w:num w:numId="30">
    <w:abstractNumId w:val="51"/>
  </w:num>
  <w:num w:numId="31">
    <w:abstractNumId w:val="70"/>
  </w:num>
  <w:num w:numId="32">
    <w:abstractNumId w:val="8"/>
  </w:num>
  <w:num w:numId="33">
    <w:abstractNumId w:val="90"/>
  </w:num>
  <w:num w:numId="34">
    <w:abstractNumId w:val="76"/>
  </w:num>
  <w:num w:numId="35">
    <w:abstractNumId w:val="1"/>
  </w:num>
  <w:num w:numId="36">
    <w:abstractNumId w:val="74"/>
  </w:num>
  <w:num w:numId="37">
    <w:abstractNumId w:val="69"/>
  </w:num>
  <w:num w:numId="38">
    <w:abstractNumId w:val="57"/>
  </w:num>
  <w:num w:numId="39">
    <w:abstractNumId w:val="93"/>
  </w:num>
  <w:num w:numId="40">
    <w:abstractNumId w:val="73"/>
  </w:num>
  <w:num w:numId="41">
    <w:abstractNumId w:val="10"/>
  </w:num>
  <w:num w:numId="42">
    <w:abstractNumId w:val="40"/>
  </w:num>
  <w:num w:numId="43">
    <w:abstractNumId w:val="3"/>
  </w:num>
  <w:num w:numId="44">
    <w:abstractNumId w:val="6"/>
  </w:num>
  <w:num w:numId="45">
    <w:abstractNumId w:val="94"/>
  </w:num>
  <w:num w:numId="46">
    <w:abstractNumId w:val="35"/>
  </w:num>
  <w:num w:numId="47">
    <w:abstractNumId w:val="33"/>
  </w:num>
  <w:num w:numId="48">
    <w:abstractNumId w:val="55"/>
  </w:num>
  <w:num w:numId="49">
    <w:abstractNumId w:val="39"/>
  </w:num>
  <w:num w:numId="50">
    <w:abstractNumId w:val="23"/>
  </w:num>
  <w:num w:numId="51">
    <w:abstractNumId w:val="63"/>
  </w:num>
  <w:num w:numId="52">
    <w:abstractNumId w:val="24"/>
  </w:num>
  <w:num w:numId="53">
    <w:abstractNumId w:val="72"/>
  </w:num>
  <w:num w:numId="54">
    <w:abstractNumId w:val="61"/>
  </w:num>
  <w:num w:numId="55">
    <w:abstractNumId w:val="48"/>
  </w:num>
  <w:num w:numId="56">
    <w:abstractNumId w:val="47"/>
  </w:num>
  <w:num w:numId="57">
    <w:abstractNumId w:val="46"/>
  </w:num>
  <w:num w:numId="58">
    <w:abstractNumId w:val="20"/>
  </w:num>
  <w:num w:numId="59">
    <w:abstractNumId w:val="13"/>
  </w:num>
  <w:num w:numId="60">
    <w:abstractNumId w:val="19"/>
  </w:num>
  <w:num w:numId="61">
    <w:abstractNumId w:val="62"/>
  </w:num>
  <w:num w:numId="62">
    <w:abstractNumId w:val="14"/>
  </w:num>
  <w:num w:numId="63">
    <w:abstractNumId w:val="79"/>
  </w:num>
  <w:num w:numId="64">
    <w:abstractNumId w:val="56"/>
  </w:num>
  <w:num w:numId="65">
    <w:abstractNumId w:val="37"/>
  </w:num>
  <w:num w:numId="66">
    <w:abstractNumId w:val="16"/>
  </w:num>
  <w:num w:numId="67">
    <w:abstractNumId w:val="36"/>
  </w:num>
  <w:num w:numId="68">
    <w:abstractNumId w:val="88"/>
  </w:num>
  <w:num w:numId="69">
    <w:abstractNumId w:val="15"/>
  </w:num>
  <w:num w:numId="70">
    <w:abstractNumId w:val="4"/>
  </w:num>
  <w:num w:numId="71">
    <w:abstractNumId w:val="58"/>
  </w:num>
  <w:num w:numId="72">
    <w:abstractNumId w:val="78"/>
  </w:num>
  <w:num w:numId="73">
    <w:abstractNumId w:val="30"/>
  </w:num>
  <w:num w:numId="74">
    <w:abstractNumId w:val="75"/>
  </w:num>
  <w:num w:numId="75">
    <w:abstractNumId w:val="60"/>
  </w:num>
  <w:num w:numId="76">
    <w:abstractNumId w:val="85"/>
  </w:num>
  <w:num w:numId="77">
    <w:abstractNumId w:val="84"/>
  </w:num>
  <w:num w:numId="78">
    <w:abstractNumId w:val="53"/>
  </w:num>
  <w:num w:numId="79">
    <w:abstractNumId w:val="18"/>
  </w:num>
  <w:num w:numId="80">
    <w:abstractNumId w:val="44"/>
  </w:num>
  <w:num w:numId="81">
    <w:abstractNumId w:val="9"/>
  </w:num>
  <w:num w:numId="82">
    <w:abstractNumId w:val="22"/>
  </w:num>
  <w:num w:numId="83">
    <w:abstractNumId w:val="11"/>
  </w:num>
  <w:num w:numId="84">
    <w:abstractNumId w:val="87"/>
  </w:num>
  <w:num w:numId="85">
    <w:abstractNumId w:val="80"/>
  </w:num>
  <w:num w:numId="86">
    <w:abstractNumId w:val="59"/>
  </w:num>
  <w:num w:numId="87">
    <w:abstractNumId w:val="49"/>
  </w:num>
  <w:num w:numId="88">
    <w:abstractNumId w:val="77"/>
  </w:num>
  <w:num w:numId="8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81"/>
  </w:num>
  <w:num w:numId="91">
    <w:abstractNumId w:val="7"/>
  </w:num>
  <w:num w:numId="92">
    <w:abstractNumId w:val="0"/>
  </w:num>
  <w:num w:numId="93">
    <w:abstractNumId w:val="28"/>
  </w:num>
  <w:num w:numId="94">
    <w:abstractNumId w:val="67"/>
  </w:num>
  <w:num w:numId="95">
    <w:abstractNumId w:val="86"/>
  </w:num>
  <w:numIdMacAtCleanup w:val="8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intsovaMA">
    <w15:presenceInfo w15:providerId="None" w15:userId="SintsovaMA"/>
  </w15:person>
  <w15:person w15:author="ParamonovaEA">
    <w15:presenceInfo w15:providerId="None" w15:userId="ParamonovaEA"/>
  </w15:person>
  <w15:person w15:author="Kislov Vladimir">
    <w15:presenceInfo w15:providerId="AD" w15:userId="S-1-5-21-1190182572-3302889577-4172225021-4307"/>
  </w15:person>
  <w15:person w15:author="KislovVO">
    <w15:presenceInfo w15:providerId="None" w15:userId="KislovVO"/>
  </w15:person>
  <w15:person w15:author="MOS\BykovVA">
    <w15:presenceInfo w15:providerId="None" w15:userId="MOS\BykovVA"/>
  </w15:person>
  <w15:person w15:author="Sintsova Margarita">
    <w15:presenceInfo w15:providerId="AD" w15:userId="S-1-5-21-1190182572-3302889577-4172225021-2110"/>
  </w15:person>
  <w15:person w15:author="ChigvintsevAS">
    <w15:presenceInfo w15:providerId="None" w15:userId="ChigvintsevAS"/>
  </w15:person>
  <w15:person w15:author="Лазарев Артем Андреевич (Подрядчик. ООО БерингПойнт)">
    <w15:presenceInfo w15:providerId="None" w15:userId="Лазарев Артем Андреевич (Подрядчик. ООО БерингПойнт)"/>
  </w15:person>
  <w15:person w15:author="Чернова Анастасия Викторовна">
    <w15:presenceInfo w15:providerId="AD" w15:userId="S-1-5-21-3376072800-194314082-2302110475-27280"/>
  </w15:person>
  <w15:person w15:author="KarabanovaME">
    <w15:presenceInfo w15:providerId="None" w15:userId="KarabanovaM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proofState w:spelling="clean"/>
  <w:trackRevisions/>
  <w:defaultTabStop w:val="708"/>
  <w:autoHyphenation/>
  <w:characterSpacingControl w:val="doNotCompress"/>
  <w:hdrShapeDefaults>
    <o:shapedefaults v:ext="edit" spidmax="532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925"/>
    <w:rsid w:val="00000553"/>
    <w:rsid w:val="000006E0"/>
    <w:rsid w:val="000008ED"/>
    <w:rsid w:val="000010B5"/>
    <w:rsid w:val="000018D5"/>
    <w:rsid w:val="00002340"/>
    <w:rsid w:val="00002CCF"/>
    <w:rsid w:val="00002E27"/>
    <w:rsid w:val="00002E6A"/>
    <w:rsid w:val="000045BE"/>
    <w:rsid w:val="00005384"/>
    <w:rsid w:val="00005529"/>
    <w:rsid w:val="00005632"/>
    <w:rsid w:val="00007795"/>
    <w:rsid w:val="0001055B"/>
    <w:rsid w:val="0001093C"/>
    <w:rsid w:val="000119A5"/>
    <w:rsid w:val="00013D76"/>
    <w:rsid w:val="00014488"/>
    <w:rsid w:val="00014FB1"/>
    <w:rsid w:val="00014FEE"/>
    <w:rsid w:val="00016279"/>
    <w:rsid w:val="000175F1"/>
    <w:rsid w:val="00021196"/>
    <w:rsid w:val="00021B25"/>
    <w:rsid w:val="00022528"/>
    <w:rsid w:val="00022BD8"/>
    <w:rsid w:val="00022C33"/>
    <w:rsid w:val="00024914"/>
    <w:rsid w:val="000257ED"/>
    <w:rsid w:val="00025EB4"/>
    <w:rsid w:val="00026199"/>
    <w:rsid w:val="00030719"/>
    <w:rsid w:val="00030BB6"/>
    <w:rsid w:val="00030F8A"/>
    <w:rsid w:val="00031214"/>
    <w:rsid w:val="00031353"/>
    <w:rsid w:val="00031820"/>
    <w:rsid w:val="000321BA"/>
    <w:rsid w:val="00033B6F"/>
    <w:rsid w:val="00034486"/>
    <w:rsid w:val="000367AB"/>
    <w:rsid w:val="00036973"/>
    <w:rsid w:val="00036E26"/>
    <w:rsid w:val="0003771C"/>
    <w:rsid w:val="00037887"/>
    <w:rsid w:val="000378F2"/>
    <w:rsid w:val="00040295"/>
    <w:rsid w:val="000409BC"/>
    <w:rsid w:val="00040D2D"/>
    <w:rsid w:val="000410CC"/>
    <w:rsid w:val="0004142E"/>
    <w:rsid w:val="00041BBD"/>
    <w:rsid w:val="00042B24"/>
    <w:rsid w:val="00042D94"/>
    <w:rsid w:val="000450B8"/>
    <w:rsid w:val="00046EAC"/>
    <w:rsid w:val="00047E64"/>
    <w:rsid w:val="0005109F"/>
    <w:rsid w:val="0005148A"/>
    <w:rsid w:val="000521E6"/>
    <w:rsid w:val="00052518"/>
    <w:rsid w:val="00052F7D"/>
    <w:rsid w:val="00052F89"/>
    <w:rsid w:val="0005357E"/>
    <w:rsid w:val="0005419E"/>
    <w:rsid w:val="00056222"/>
    <w:rsid w:val="00060321"/>
    <w:rsid w:val="00060BBA"/>
    <w:rsid w:val="00060C5E"/>
    <w:rsid w:val="000629A8"/>
    <w:rsid w:val="000645A9"/>
    <w:rsid w:val="00065A2D"/>
    <w:rsid w:val="00066A0B"/>
    <w:rsid w:val="00066BCF"/>
    <w:rsid w:val="00066C69"/>
    <w:rsid w:val="00070014"/>
    <w:rsid w:val="000700BD"/>
    <w:rsid w:val="000702A3"/>
    <w:rsid w:val="00070870"/>
    <w:rsid w:val="00070B52"/>
    <w:rsid w:val="00070DB9"/>
    <w:rsid w:val="00071F8E"/>
    <w:rsid w:val="0007210C"/>
    <w:rsid w:val="0007301A"/>
    <w:rsid w:val="000734CB"/>
    <w:rsid w:val="00074652"/>
    <w:rsid w:val="00075B5B"/>
    <w:rsid w:val="000774A4"/>
    <w:rsid w:val="0008085E"/>
    <w:rsid w:val="00080E39"/>
    <w:rsid w:val="0008137F"/>
    <w:rsid w:val="000815EB"/>
    <w:rsid w:val="000835FE"/>
    <w:rsid w:val="00083680"/>
    <w:rsid w:val="00085B6A"/>
    <w:rsid w:val="00085F02"/>
    <w:rsid w:val="00087A53"/>
    <w:rsid w:val="000901D6"/>
    <w:rsid w:val="000904D2"/>
    <w:rsid w:val="000908CE"/>
    <w:rsid w:val="00090FD1"/>
    <w:rsid w:val="0009329E"/>
    <w:rsid w:val="000938D9"/>
    <w:rsid w:val="000955E2"/>
    <w:rsid w:val="00095EE1"/>
    <w:rsid w:val="000A00B4"/>
    <w:rsid w:val="000A01CB"/>
    <w:rsid w:val="000A1C0B"/>
    <w:rsid w:val="000A3339"/>
    <w:rsid w:val="000A33C2"/>
    <w:rsid w:val="000A3B43"/>
    <w:rsid w:val="000A56E7"/>
    <w:rsid w:val="000A6520"/>
    <w:rsid w:val="000A7AB0"/>
    <w:rsid w:val="000A7DB6"/>
    <w:rsid w:val="000B0566"/>
    <w:rsid w:val="000B2026"/>
    <w:rsid w:val="000B2D3A"/>
    <w:rsid w:val="000B2F49"/>
    <w:rsid w:val="000B3FFA"/>
    <w:rsid w:val="000B41C1"/>
    <w:rsid w:val="000B52B4"/>
    <w:rsid w:val="000B5502"/>
    <w:rsid w:val="000B7D2D"/>
    <w:rsid w:val="000C1A0A"/>
    <w:rsid w:val="000C5228"/>
    <w:rsid w:val="000C7CE4"/>
    <w:rsid w:val="000D01FE"/>
    <w:rsid w:val="000D043C"/>
    <w:rsid w:val="000D07BC"/>
    <w:rsid w:val="000D575C"/>
    <w:rsid w:val="000D6075"/>
    <w:rsid w:val="000D73F7"/>
    <w:rsid w:val="000E1C21"/>
    <w:rsid w:val="000E2000"/>
    <w:rsid w:val="000E2930"/>
    <w:rsid w:val="000E29B5"/>
    <w:rsid w:val="000E490E"/>
    <w:rsid w:val="000E4F0E"/>
    <w:rsid w:val="000E62EF"/>
    <w:rsid w:val="000F06F3"/>
    <w:rsid w:val="000F0802"/>
    <w:rsid w:val="000F0CC6"/>
    <w:rsid w:val="000F15F5"/>
    <w:rsid w:val="000F18F7"/>
    <w:rsid w:val="000F28D9"/>
    <w:rsid w:val="000F290B"/>
    <w:rsid w:val="000F385E"/>
    <w:rsid w:val="000F3F8B"/>
    <w:rsid w:val="000F4678"/>
    <w:rsid w:val="000F6264"/>
    <w:rsid w:val="000F7F70"/>
    <w:rsid w:val="0010078F"/>
    <w:rsid w:val="00100921"/>
    <w:rsid w:val="00100A29"/>
    <w:rsid w:val="001013DC"/>
    <w:rsid w:val="00101F0B"/>
    <w:rsid w:val="0010251A"/>
    <w:rsid w:val="0010395D"/>
    <w:rsid w:val="001046C8"/>
    <w:rsid w:val="0010632D"/>
    <w:rsid w:val="00106AE3"/>
    <w:rsid w:val="00106B79"/>
    <w:rsid w:val="00110D68"/>
    <w:rsid w:val="0011270B"/>
    <w:rsid w:val="001135C1"/>
    <w:rsid w:val="001137EA"/>
    <w:rsid w:val="001166AA"/>
    <w:rsid w:val="0012135C"/>
    <w:rsid w:val="001221D9"/>
    <w:rsid w:val="001227F8"/>
    <w:rsid w:val="00123600"/>
    <w:rsid w:val="001249C8"/>
    <w:rsid w:val="0012614B"/>
    <w:rsid w:val="001273C1"/>
    <w:rsid w:val="0013069E"/>
    <w:rsid w:val="00131290"/>
    <w:rsid w:val="00131F93"/>
    <w:rsid w:val="00133678"/>
    <w:rsid w:val="00133907"/>
    <w:rsid w:val="00133F21"/>
    <w:rsid w:val="00134133"/>
    <w:rsid w:val="001347FC"/>
    <w:rsid w:val="00135689"/>
    <w:rsid w:val="00135A0C"/>
    <w:rsid w:val="00136A70"/>
    <w:rsid w:val="00136B76"/>
    <w:rsid w:val="0014095E"/>
    <w:rsid w:val="0014206B"/>
    <w:rsid w:val="0014303D"/>
    <w:rsid w:val="00143715"/>
    <w:rsid w:val="001440FD"/>
    <w:rsid w:val="00144F3F"/>
    <w:rsid w:val="00144F57"/>
    <w:rsid w:val="0014596D"/>
    <w:rsid w:val="00145B59"/>
    <w:rsid w:val="001465C1"/>
    <w:rsid w:val="001468C4"/>
    <w:rsid w:val="00146FDE"/>
    <w:rsid w:val="00150237"/>
    <w:rsid w:val="00150C42"/>
    <w:rsid w:val="00151AC3"/>
    <w:rsid w:val="00152A17"/>
    <w:rsid w:val="00152EF1"/>
    <w:rsid w:val="0015398F"/>
    <w:rsid w:val="001544BC"/>
    <w:rsid w:val="001556AB"/>
    <w:rsid w:val="00155816"/>
    <w:rsid w:val="00155D40"/>
    <w:rsid w:val="001560F0"/>
    <w:rsid w:val="00156A43"/>
    <w:rsid w:val="00156F18"/>
    <w:rsid w:val="00157681"/>
    <w:rsid w:val="00157D57"/>
    <w:rsid w:val="00157F98"/>
    <w:rsid w:val="0016125D"/>
    <w:rsid w:val="001653DD"/>
    <w:rsid w:val="001663D2"/>
    <w:rsid w:val="00166BFE"/>
    <w:rsid w:val="00166EBC"/>
    <w:rsid w:val="001672D4"/>
    <w:rsid w:val="001677B4"/>
    <w:rsid w:val="001707AD"/>
    <w:rsid w:val="001710ED"/>
    <w:rsid w:val="00171924"/>
    <w:rsid w:val="00172771"/>
    <w:rsid w:val="00172B03"/>
    <w:rsid w:val="00173C67"/>
    <w:rsid w:val="001741AB"/>
    <w:rsid w:val="00175B15"/>
    <w:rsid w:val="00180D02"/>
    <w:rsid w:val="001830C1"/>
    <w:rsid w:val="001831D4"/>
    <w:rsid w:val="00184542"/>
    <w:rsid w:val="001853E8"/>
    <w:rsid w:val="00185AE4"/>
    <w:rsid w:val="00185BAF"/>
    <w:rsid w:val="0018775C"/>
    <w:rsid w:val="00190F93"/>
    <w:rsid w:val="00192195"/>
    <w:rsid w:val="0019226C"/>
    <w:rsid w:val="00193343"/>
    <w:rsid w:val="00194590"/>
    <w:rsid w:val="00196052"/>
    <w:rsid w:val="00197FA2"/>
    <w:rsid w:val="001A0D2C"/>
    <w:rsid w:val="001A2810"/>
    <w:rsid w:val="001A2FBF"/>
    <w:rsid w:val="001A3F9C"/>
    <w:rsid w:val="001A401C"/>
    <w:rsid w:val="001A5192"/>
    <w:rsid w:val="001A5B72"/>
    <w:rsid w:val="001A6696"/>
    <w:rsid w:val="001A6BFC"/>
    <w:rsid w:val="001B0193"/>
    <w:rsid w:val="001B0B0A"/>
    <w:rsid w:val="001B18FA"/>
    <w:rsid w:val="001B196B"/>
    <w:rsid w:val="001B19C5"/>
    <w:rsid w:val="001B1CEE"/>
    <w:rsid w:val="001B3BC2"/>
    <w:rsid w:val="001B4257"/>
    <w:rsid w:val="001B4800"/>
    <w:rsid w:val="001B583B"/>
    <w:rsid w:val="001B7E4A"/>
    <w:rsid w:val="001C0462"/>
    <w:rsid w:val="001C11D2"/>
    <w:rsid w:val="001C1FC9"/>
    <w:rsid w:val="001C3310"/>
    <w:rsid w:val="001C45C5"/>
    <w:rsid w:val="001C469B"/>
    <w:rsid w:val="001C49EC"/>
    <w:rsid w:val="001C4E0C"/>
    <w:rsid w:val="001C5FA5"/>
    <w:rsid w:val="001C7254"/>
    <w:rsid w:val="001D01E6"/>
    <w:rsid w:val="001D229C"/>
    <w:rsid w:val="001D247B"/>
    <w:rsid w:val="001D6464"/>
    <w:rsid w:val="001D6C9F"/>
    <w:rsid w:val="001D6D7C"/>
    <w:rsid w:val="001E07BC"/>
    <w:rsid w:val="001E272C"/>
    <w:rsid w:val="001E34D8"/>
    <w:rsid w:val="001E3D54"/>
    <w:rsid w:val="001E3FC4"/>
    <w:rsid w:val="001E68AF"/>
    <w:rsid w:val="001F08B0"/>
    <w:rsid w:val="001F1482"/>
    <w:rsid w:val="001F352C"/>
    <w:rsid w:val="001F3926"/>
    <w:rsid w:val="001F3F84"/>
    <w:rsid w:val="001F4EE7"/>
    <w:rsid w:val="001F592D"/>
    <w:rsid w:val="001F665A"/>
    <w:rsid w:val="001F793B"/>
    <w:rsid w:val="0020023B"/>
    <w:rsid w:val="00200C0D"/>
    <w:rsid w:val="00201FBE"/>
    <w:rsid w:val="00202A30"/>
    <w:rsid w:val="00203239"/>
    <w:rsid w:val="002037F7"/>
    <w:rsid w:val="002046F6"/>
    <w:rsid w:val="002078B0"/>
    <w:rsid w:val="00210EF4"/>
    <w:rsid w:val="0021220B"/>
    <w:rsid w:val="0021250D"/>
    <w:rsid w:val="00212F49"/>
    <w:rsid w:val="00212F8A"/>
    <w:rsid w:val="00212F9B"/>
    <w:rsid w:val="00213DF8"/>
    <w:rsid w:val="00214EC4"/>
    <w:rsid w:val="00215203"/>
    <w:rsid w:val="00215551"/>
    <w:rsid w:val="00215C5F"/>
    <w:rsid w:val="00216D1E"/>
    <w:rsid w:val="00220F8C"/>
    <w:rsid w:val="00221322"/>
    <w:rsid w:val="0022145F"/>
    <w:rsid w:val="00222186"/>
    <w:rsid w:val="00222296"/>
    <w:rsid w:val="00223A9F"/>
    <w:rsid w:val="002246E5"/>
    <w:rsid w:val="002273C3"/>
    <w:rsid w:val="00227421"/>
    <w:rsid w:val="00227B5C"/>
    <w:rsid w:val="00230C28"/>
    <w:rsid w:val="00231633"/>
    <w:rsid w:val="002324ED"/>
    <w:rsid w:val="00233A35"/>
    <w:rsid w:val="00233CD3"/>
    <w:rsid w:val="0023490D"/>
    <w:rsid w:val="00235220"/>
    <w:rsid w:val="002371C5"/>
    <w:rsid w:val="00237DA5"/>
    <w:rsid w:val="002400D2"/>
    <w:rsid w:val="00242191"/>
    <w:rsid w:val="00242ACB"/>
    <w:rsid w:val="002432FF"/>
    <w:rsid w:val="002442A7"/>
    <w:rsid w:val="002450BD"/>
    <w:rsid w:val="002450E9"/>
    <w:rsid w:val="00245A81"/>
    <w:rsid w:val="0025054B"/>
    <w:rsid w:val="0025099B"/>
    <w:rsid w:val="0025219C"/>
    <w:rsid w:val="00252B85"/>
    <w:rsid w:val="00252C11"/>
    <w:rsid w:val="00252D72"/>
    <w:rsid w:val="00252EE6"/>
    <w:rsid w:val="00254151"/>
    <w:rsid w:val="00256E1F"/>
    <w:rsid w:val="00260031"/>
    <w:rsid w:val="00260C77"/>
    <w:rsid w:val="00261909"/>
    <w:rsid w:val="00262081"/>
    <w:rsid w:val="00263EFE"/>
    <w:rsid w:val="00263F7B"/>
    <w:rsid w:val="0026449F"/>
    <w:rsid w:val="0026547D"/>
    <w:rsid w:val="002659B1"/>
    <w:rsid w:val="00265A7C"/>
    <w:rsid w:val="00266A87"/>
    <w:rsid w:val="00266BD3"/>
    <w:rsid w:val="00271862"/>
    <w:rsid w:val="00273487"/>
    <w:rsid w:val="002738AA"/>
    <w:rsid w:val="00273E98"/>
    <w:rsid w:val="002748CD"/>
    <w:rsid w:val="00274966"/>
    <w:rsid w:val="00274A86"/>
    <w:rsid w:val="00274B73"/>
    <w:rsid w:val="00274DD0"/>
    <w:rsid w:val="00276394"/>
    <w:rsid w:val="00276BBE"/>
    <w:rsid w:val="002772A6"/>
    <w:rsid w:val="00280D9E"/>
    <w:rsid w:val="00281394"/>
    <w:rsid w:val="0028180A"/>
    <w:rsid w:val="0028212A"/>
    <w:rsid w:val="00283A42"/>
    <w:rsid w:val="0028586C"/>
    <w:rsid w:val="00286586"/>
    <w:rsid w:val="00291453"/>
    <w:rsid w:val="00291C80"/>
    <w:rsid w:val="00292319"/>
    <w:rsid w:val="0029243F"/>
    <w:rsid w:val="002924F5"/>
    <w:rsid w:val="00293EA3"/>
    <w:rsid w:val="00293EBE"/>
    <w:rsid w:val="0029480E"/>
    <w:rsid w:val="002962B8"/>
    <w:rsid w:val="00296D7C"/>
    <w:rsid w:val="00297114"/>
    <w:rsid w:val="002A01C9"/>
    <w:rsid w:val="002A038A"/>
    <w:rsid w:val="002A2717"/>
    <w:rsid w:val="002A2985"/>
    <w:rsid w:val="002A2B5C"/>
    <w:rsid w:val="002A3F2B"/>
    <w:rsid w:val="002A5419"/>
    <w:rsid w:val="002A5916"/>
    <w:rsid w:val="002A5BA7"/>
    <w:rsid w:val="002A5C19"/>
    <w:rsid w:val="002A6631"/>
    <w:rsid w:val="002B10C1"/>
    <w:rsid w:val="002B390E"/>
    <w:rsid w:val="002B3CDF"/>
    <w:rsid w:val="002B5714"/>
    <w:rsid w:val="002B58C4"/>
    <w:rsid w:val="002B5ED6"/>
    <w:rsid w:val="002B6185"/>
    <w:rsid w:val="002C0266"/>
    <w:rsid w:val="002C0BEC"/>
    <w:rsid w:val="002C0F01"/>
    <w:rsid w:val="002C1748"/>
    <w:rsid w:val="002C1E14"/>
    <w:rsid w:val="002C2247"/>
    <w:rsid w:val="002C4B8B"/>
    <w:rsid w:val="002C4EE9"/>
    <w:rsid w:val="002C4F2D"/>
    <w:rsid w:val="002D0532"/>
    <w:rsid w:val="002D0983"/>
    <w:rsid w:val="002D0CAC"/>
    <w:rsid w:val="002D31A9"/>
    <w:rsid w:val="002D4B04"/>
    <w:rsid w:val="002D4B47"/>
    <w:rsid w:val="002D6619"/>
    <w:rsid w:val="002D6C55"/>
    <w:rsid w:val="002E072C"/>
    <w:rsid w:val="002E0C34"/>
    <w:rsid w:val="002E16C4"/>
    <w:rsid w:val="002E1A18"/>
    <w:rsid w:val="002E3A9D"/>
    <w:rsid w:val="002E5434"/>
    <w:rsid w:val="002E551C"/>
    <w:rsid w:val="002E594D"/>
    <w:rsid w:val="002E63EB"/>
    <w:rsid w:val="002E67E7"/>
    <w:rsid w:val="002F0C65"/>
    <w:rsid w:val="002F0D13"/>
    <w:rsid w:val="002F1911"/>
    <w:rsid w:val="002F230E"/>
    <w:rsid w:val="002F277C"/>
    <w:rsid w:val="002F2DC6"/>
    <w:rsid w:val="002F334B"/>
    <w:rsid w:val="002F3AB3"/>
    <w:rsid w:val="002F400F"/>
    <w:rsid w:val="002F51AA"/>
    <w:rsid w:val="0030102E"/>
    <w:rsid w:val="00302A92"/>
    <w:rsid w:val="003039B1"/>
    <w:rsid w:val="00303B55"/>
    <w:rsid w:val="00303CB4"/>
    <w:rsid w:val="00303E56"/>
    <w:rsid w:val="003041D4"/>
    <w:rsid w:val="00304848"/>
    <w:rsid w:val="00306623"/>
    <w:rsid w:val="00306ECE"/>
    <w:rsid w:val="00307BFA"/>
    <w:rsid w:val="0031090D"/>
    <w:rsid w:val="003120C4"/>
    <w:rsid w:val="00312DD8"/>
    <w:rsid w:val="003134D6"/>
    <w:rsid w:val="00317011"/>
    <w:rsid w:val="00317A59"/>
    <w:rsid w:val="00317BD0"/>
    <w:rsid w:val="00321016"/>
    <w:rsid w:val="00321614"/>
    <w:rsid w:val="00322253"/>
    <w:rsid w:val="00322C28"/>
    <w:rsid w:val="00322CDE"/>
    <w:rsid w:val="00323DCA"/>
    <w:rsid w:val="00323F62"/>
    <w:rsid w:val="00325338"/>
    <w:rsid w:val="00325722"/>
    <w:rsid w:val="00326229"/>
    <w:rsid w:val="00327E05"/>
    <w:rsid w:val="0033013D"/>
    <w:rsid w:val="003313FF"/>
    <w:rsid w:val="00333EDF"/>
    <w:rsid w:val="00334721"/>
    <w:rsid w:val="00337B70"/>
    <w:rsid w:val="003426B1"/>
    <w:rsid w:val="003429DB"/>
    <w:rsid w:val="00342BCC"/>
    <w:rsid w:val="00342E21"/>
    <w:rsid w:val="00343CF9"/>
    <w:rsid w:val="00344993"/>
    <w:rsid w:val="00344D35"/>
    <w:rsid w:val="0034519E"/>
    <w:rsid w:val="003465AE"/>
    <w:rsid w:val="0034746A"/>
    <w:rsid w:val="00350084"/>
    <w:rsid w:val="003503E3"/>
    <w:rsid w:val="0035045A"/>
    <w:rsid w:val="00350C2C"/>
    <w:rsid w:val="00351D17"/>
    <w:rsid w:val="003527CB"/>
    <w:rsid w:val="00353B21"/>
    <w:rsid w:val="00354065"/>
    <w:rsid w:val="00354BEF"/>
    <w:rsid w:val="00355C9A"/>
    <w:rsid w:val="003563E6"/>
    <w:rsid w:val="00356C09"/>
    <w:rsid w:val="003604AE"/>
    <w:rsid w:val="00361187"/>
    <w:rsid w:val="003635B4"/>
    <w:rsid w:val="00363CBE"/>
    <w:rsid w:val="00364289"/>
    <w:rsid w:val="003646FF"/>
    <w:rsid w:val="003651EE"/>
    <w:rsid w:val="00366FD1"/>
    <w:rsid w:val="003675B9"/>
    <w:rsid w:val="00367E98"/>
    <w:rsid w:val="003701C2"/>
    <w:rsid w:val="00370DA0"/>
    <w:rsid w:val="003711F2"/>
    <w:rsid w:val="00373738"/>
    <w:rsid w:val="00374123"/>
    <w:rsid w:val="003750F2"/>
    <w:rsid w:val="00375EEE"/>
    <w:rsid w:val="00375F0B"/>
    <w:rsid w:val="003778F3"/>
    <w:rsid w:val="00377A39"/>
    <w:rsid w:val="003806DF"/>
    <w:rsid w:val="0038322D"/>
    <w:rsid w:val="00383728"/>
    <w:rsid w:val="003847C0"/>
    <w:rsid w:val="00385691"/>
    <w:rsid w:val="00386654"/>
    <w:rsid w:val="00386C3A"/>
    <w:rsid w:val="00386E51"/>
    <w:rsid w:val="00387BF7"/>
    <w:rsid w:val="00391F97"/>
    <w:rsid w:val="0039387B"/>
    <w:rsid w:val="0039573D"/>
    <w:rsid w:val="0039640D"/>
    <w:rsid w:val="0039734B"/>
    <w:rsid w:val="003A13C8"/>
    <w:rsid w:val="003A1731"/>
    <w:rsid w:val="003A2160"/>
    <w:rsid w:val="003A21EB"/>
    <w:rsid w:val="003A2E54"/>
    <w:rsid w:val="003A2EA5"/>
    <w:rsid w:val="003A429D"/>
    <w:rsid w:val="003A5E6B"/>
    <w:rsid w:val="003A741A"/>
    <w:rsid w:val="003A7727"/>
    <w:rsid w:val="003B032E"/>
    <w:rsid w:val="003B0D73"/>
    <w:rsid w:val="003B2E6E"/>
    <w:rsid w:val="003B4B79"/>
    <w:rsid w:val="003B5E9D"/>
    <w:rsid w:val="003B77C0"/>
    <w:rsid w:val="003B7B24"/>
    <w:rsid w:val="003C0541"/>
    <w:rsid w:val="003C1EDD"/>
    <w:rsid w:val="003C217C"/>
    <w:rsid w:val="003C3901"/>
    <w:rsid w:val="003C3E31"/>
    <w:rsid w:val="003C57BD"/>
    <w:rsid w:val="003C5A34"/>
    <w:rsid w:val="003C5A3A"/>
    <w:rsid w:val="003C5A5B"/>
    <w:rsid w:val="003C639F"/>
    <w:rsid w:val="003C6718"/>
    <w:rsid w:val="003C6DC1"/>
    <w:rsid w:val="003C7371"/>
    <w:rsid w:val="003C7B93"/>
    <w:rsid w:val="003D0704"/>
    <w:rsid w:val="003D0AAA"/>
    <w:rsid w:val="003D0CD3"/>
    <w:rsid w:val="003D1D35"/>
    <w:rsid w:val="003D1E5C"/>
    <w:rsid w:val="003D2C43"/>
    <w:rsid w:val="003D3116"/>
    <w:rsid w:val="003D3A4D"/>
    <w:rsid w:val="003D5605"/>
    <w:rsid w:val="003D5792"/>
    <w:rsid w:val="003E027A"/>
    <w:rsid w:val="003E1104"/>
    <w:rsid w:val="003E1BBF"/>
    <w:rsid w:val="003E1CA1"/>
    <w:rsid w:val="003E1FC2"/>
    <w:rsid w:val="003E2321"/>
    <w:rsid w:val="003E29A7"/>
    <w:rsid w:val="003E64C6"/>
    <w:rsid w:val="003E75E4"/>
    <w:rsid w:val="003E7F74"/>
    <w:rsid w:val="003F1483"/>
    <w:rsid w:val="003F26FB"/>
    <w:rsid w:val="003F31D8"/>
    <w:rsid w:val="003F35CD"/>
    <w:rsid w:val="003F62DC"/>
    <w:rsid w:val="003F69F0"/>
    <w:rsid w:val="003F71ED"/>
    <w:rsid w:val="003F72AF"/>
    <w:rsid w:val="004014FB"/>
    <w:rsid w:val="004021A2"/>
    <w:rsid w:val="004024E8"/>
    <w:rsid w:val="00403C27"/>
    <w:rsid w:val="004044C2"/>
    <w:rsid w:val="00404D7B"/>
    <w:rsid w:val="004051AC"/>
    <w:rsid w:val="0040530C"/>
    <w:rsid w:val="004061F2"/>
    <w:rsid w:val="00406A1C"/>
    <w:rsid w:val="00411614"/>
    <w:rsid w:val="00412125"/>
    <w:rsid w:val="00412B62"/>
    <w:rsid w:val="00413190"/>
    <w:rsid w:val="00414C64"/>
    <w:rsid w:val="004201CC"/>
    <w:rsid w:val="00420440"/>
    <w:rsid w:val="00421084"/>
    <w:rsid w:val="004222CE"/>
    <w:rsid w:val="004226CD"/>
    <w:rsid w:val="00422F27"/>
    <w:rsid w:val="004230DC"/>
    <w:rsid w:val="004241D1"/>
    <w:rsid w:val="0042449C"/>
    <w:rsid w:val="00424705"/>
    <w:rsid w:val="00424712"/>
    <w:rsid w:val="0042484C"/>
    <w:rsid w:val="004248BA"/>
    <w:rsid w:val="00426870"/>
    <w:rsid w:val="0042690D"/>
    <w:rsid w:val="0042794B"/>
    <w:rsid w:val="00427AA2"/>
    <w:rsid w:val="004301D2"/>
    <w:rsid w:val="00430202"/>
    <w:rsid w:val="00430408"/>
    <w:rsid w:val="00431FB9"/>
    <w:rsid w:val="0043427E"/>
    <w:rsid w:val="004358B9"/>
    <w:rsid w:val="0043622A"/>
    <w:rsid w:val="00437CC5"/>
    <w:rsid w:val="004404E8"/>
    <w:rsid w:val="004412EE"/>
    <w:rsid w:val="00442DC2"/>
    <w:rsid w:val="004445DF"/>
    <w:rsid w:val="00446814"/>
    <w:rsid w:val="00451032"/>
    <w:rsid w:val="0045207E"/>
    <w:rsid w:val="00453453"/>
    <w:rsid w:val="004536E0"/>
    <w:rsid w:val="00453E7D"/>
    <w:rsid w:val="004552A4"/>
    <w:rsid w:val="004552A5"/>
    <w:rsid w:val="00456754"/>
    <w:rsid w:val="0045701E"/>
    <w:rsid w:val="00457082"/>
    <w:rsid w:val="004574C1"/>
    <w:rsid w:val="00457CFB"/>
    <w:rsid w:val="00460D4F"/>
    <w:rsid w:val="00460F4A"/>
    <w:rsid w:val="00461CFD"/>
    <w:rsid w:val="004625B5"/>
    <w:rsid w:val="00462865"/>
    <w:rsid w:val="004629F1"/>
    <w:rsid w:val="00464E8C"/>
    <w:rsid w:val="00465279"/>
    <w:rsid w:val="00465FB0"/>
    <w:rsid w:val="00466B4E"/>
    <w:rsid w:val="00467110"/>
    <w:rsid w:val="0046731E"/>
    <w:rsid w:val="00467379"/>
    <w:rsid w:val="00467E61"/>
    <w:rsid w:val="00470017"/>
    <w:rsid w:val="00470216"/>
    <w:rsid w:val="004711EE"/>
    <w:rsid w:val="0047169D"/>
    <w:rsid w:val="004727E6"/>
    <w:rsid w:val="00472AC5"/>
    <w:rsid w:val="00472E7E"/>
    <w:rsid w:val="004732B6"/>
    <w:rsid w:val="0047462B"/>
    <w:rsid w:val="00477218"/>
    <w:rsid w:val="0048013A"/>
    <w:rsid w:val="004801A9"/>
    <w:rsid w:val="0048118B"/>
    <w:rsid w:val="004858E3"/>
    <w:rsid w:val="00485AD4"/>
    <w:rsid w:val="00486455"/>
    <w:rsid w:val="0048740F"/>
    <w:rsid w:val="00492169"/>
    <w:rsid w:val="00493599"/>
    <w:rsid w:val="0049407C"/>
    <w:rsid w:val="004945DD"/>
    <w:rsid w:val="004949DA"/>
    <w:rsid w:val="00494E08"/>
    <w:rsid w:val="00496C4E"/>
    <w:rsid w:val="00496EAB"/>
    <w:rsid w:val="00496FC0"/>
    <w:rsid w:val="00497361"/>
    <w:rsid w:val="004978B6"/>
    <w:rsid w:val="00497D3A"/>
    <w:rsid w:val="004A0D1C"/>
    <w:rsid w:val="004A1597"/>
    <w:rsid w:val="004A1998"/>
    <w:rsid w:val="004A2E53"/>
    <w:rsid w:val="004A321B"/>
    <w:rsid w:val="004A3DB5"/>
    <w:rsid w:val="004A493F"/>
    <w:rsid w:val="004A4BA9"/>
    <w:rsid w:val="004A570F"/>
    <w:rsid w:val="004A6505"/>
    <w:rsid w:val="004A665E"/>
    <w:rsid w:val="004B010D"/>
    <w:rsid w:val="004B1DCC"/>
    <w:rsid w:val="004B30DF"/>
    <w:rsid w:val="004B3549"/>
    <w:rsid w:val="004B65ED"/>
    <w:rsid w:val="004B6BFB"/>
    <w:rsid w:val="004B6E64"/>
    <w:rsid w:val="004B76F0"/>
    <w:rsid w:val="004B7F19"/>
    <w:rsid w:val="004C06EF"/>
    <w:rsid w:val="004C20B7"/>
    <w:rsid w:val="004C2250"/>
    <w:rsid w:val="004C27E6"/>
    <w:rsid w:val="004C48AC"/>
    <w:rsid w:val="004C4B1E"/>
    <w:rsid w:val="004C55E4"/>
    <w:rsid w:val="004C74A8"/>
    <w:rsid w:val="004C7554"/>
    <w:rsid w:val="004D32A0"/>
    <w:rsid w:val="004D345E"/>
    <w:rsid w:val="004D6680"/>
    <w:rsid w:val="004D6DAE"/>
    <w:rsid w:val="004E077E"/>
    <w:rsid w:val="004E12A3"/>
    <w:rsid w:val="004E1C8B"/>
    <w:rsid w:val="004E3480"/>
    <w:rsid w:val="004E3A48"/>
    <w:rsid w:val="004E468D"/>
    <w:rsid w:val="004E4D7C"/>
    <w:rsid w:val="004E4ED9"/>
    <w:rsid w:val="004E6135"/>
    <w:rsid w:val="004E7F6B"/>
    <w:rsid w:val="004F0C56"/>
    <w:rsid w:val="004F45C0"/>
    <w:rsid w:val="004F64DC"/>
    <w:rsid w:val="004F6A08"/>
    <w:rsid w:val="004F75B6"/>
    <w:rsid w:val="00500CE4"/>
    <w:rsid w:val="00501B1A"/>
    <w:rsid w:val="00501E1E"/>
    <w:rsid w:val="00502E81"/>
    <w:rsid w:val="00504B33"/>
    <w:rsid w:val="005065B1"/>
    <w:rsid w:val="00506E76"/>
    <w:rsid w:val="005118BF"/>
    <w:rsid w:val="00513EF2"/>
    <w:rsid w:val="00514A38"/>
    <w:rsid w:val="0051772B"/>
    <w:rsid w:val="005204A6"/>
    <w:rsid w:val="00521C1C"/>
    <w:rsid w:val="0052280E"/>
    <w:rsid w:val="00522F35"/>
    <w:rsid w:val="00523293"/>
    <w:rsid w:val="00523E37"/>
    <w:rsid w:val="00524878"/>
    <w:rsid w:val="00524E4E"/>
    <w:rsid w:val="00525003"/>
    <w:rsid w:val="00525F84"/>
    <w:rsid w:val="0052717C"/>
    <w:rsid w:val="00527782"/>
    <w:rsid w:val="00530099"/>
    <w:rsid w:val="005318CF"/>
    <w:rsid w:val="00532007"/>
    <w:rsid w:val="005343F9"/>
    <w:rsid w:val="00534420"/>
    <w:rsid w:val="00534E7B"/>
    <w:rsid w:val="005379BE"/>
    <w:rsid w:val="0054231F"/>
    <w:rsid w:val="00542471"/>
    <w:rsid w:val="00542A65"/>
    <w:rsid w:val="005432FC"/>
    <w:rsid w:val="00543EE9"/>
    <w:rsid w:val="0054480A"/>
    <w:rsid w:val="0054502F"/>
    <w:rsid w:val="00546E4E"/>
    <w:rsid w:val="00546F17"/>
    <w:rsid w:val="005475B8"/>
    <w:rsid w:val="005477E2"/>
    <w:rsid w:val="005479EE"/>
    <w:rsid w:val="00547C57"/>
    <w:rsid w:val="00550F37"/>
    <w:rsid w:val="00551249"/>
    <w:rsid w:val="00551482"/>
    <w:rsid w:val="005528EC"/>
    <w:rsid w:val="005531C7"/>
    <w:rsid w:val="00553AF3"/>
    <w:rsid w:val="00553C8E"/>
    <w:rsid w:val="00554225"/>
    <w:rsid w:val="0055450B"/>
    <w:rsid w:val="00554CE2"/>
    <w:rsid w:val="00554E39"/>
    <w:rsid w:val="005551FC"/>
    <w:rsid w:val="005552E8"/>
    <w:rsid w:val="00555372"/>
    <w:rsid w:val="0055674E"/>
    <w:rsid w:val="00556C0C"/>
    <w:rsid w:val="00556F0C"/>
    <w:rsid w:val="00557479"/>
    <w:rsid w:val="005578C5"/>
    <w:rsid w:val="0056042F"/>
    <w:rsid w:val="005617F0"/>
    <w:rsid w:val="005623B9"/>
    <w:rsid w:val="00562AB8"/>
    <w:rsid w:val="00563CAA"/>
    <w:rsid w:val="00564DB2"/>
    <w:rsid w:val="00567BD4"/>
    <w:rsid w:val="00567EAE"/>
    <w:rsid w:val="00567FD8"/>
    <w:rsid w:val="00570FCC"/>
    <w:rsid w:val="00572401"/>
    <w:rsid w:val="005727A3"/>
    <w:rsid w:val="005739A4"/>
    <w:rsid w:val="00574D35"/>
    <w:rsid w:val="00575C91"/>
    <w:rsid w:val="00580207"/>
    <w:rsid w:val="00582FDA"/>
    <w:rsid w:val="005850A3"/>
    <w:rsid w:val="0058722B"/>
    <w:rsid w:val="00590100"/>
    <w:rsid w:val="0059110A"/>
    <w:rsid w:val="005922E9"/>
    <w:rsid w:val="00592CEB"/>
    <w:rsid w:val="005934E1"/>
    <w:rsid w:val="005949B9"/>
    <w:rsid w:val="00595546"/>
    <w:rsid w:val="00596043"/>
    <w:rsid w:val="00597AB5"/>
    <w:rsid w:val="005A0052"/>
    <w:rsid w:val="005A0065"/>
    <w:rsid w:val="005A044A"/>
    <w:rsid w:val="005A0E6F"/>
    <w:rsid w:val="005A17AB"/>
    <w:rsid w:val="005A4A61"/>
    <w:rsid w:val="005B0105"/>
    <w:rsid w:val="005B1E68"/>
    <w:rsid w:val="005B28F3"/>
    <w:rsid w:val="005B2E56"/>
    <w:rsid w:val="005B567D"/>
    <w:rsid w:val="005B6782"/>
    <w:rsid w:val="005B722B"/>
    <w:rsid w:val="005C133B"/>
    <w:rsid w:val="005C1CB0"/>
    <w:rsid w:val="005C2254"/>
    <w:rsid w:val="005C3822"/>
    <w:rsid w:val="005C3D9C"/>
    <w:rsid w:val="005C4BBE"/>
    <w:rsid w:val="005C729F"/>
    <w:rsid w:val="005C7B68"/>
    <w:rsid w:val="005D012A"/>
    <w:rsid w:val="005D122E"/>
    <w:rsid w:val="005D1446"/>
    <w:rsid w:val="005D1D34"/>
    <w:rsid w:val="005D1D51"/>
    <w:rsid w:val="005D3579"/>
    <w:rsid w:val="005D487B"/>
    <w:rsid w:val="005D6317"/>
    <w:rsid w:val="005D6A9B"/>
    <w:rsid w:val="005D6CA2"/>
    <w:rsid w:val="005D75F5"/>
    <w:rsid w:val="005D7786"/>
    <w:rsid w:val="005E2440"/>
    <w:rsid w:val="005E2CB9"/>
    <w:rsid w:val="005E3AC6"/>
    <w:rsid w:val="005E5655"/>
    <w:rsid w:val="005E6137"/>
    <w:rsid w:val="005E62EE"/>
    <w:rsid w:val="005E7CA4"/>
    <w:rsid w:val="005F00A5"/>
    <w:rsid w:val="005F0100"/>
    <w:rsid w:val="005F0CD4"/>
    <w:rsid w:val="005F1756"/>
    <w:rsid w:val="005F2EFF"/>
    <w:rsid w:val="005F552D"/>
    <w:rsid w:val="005F58F9"/>
    <w:rsid w:val="005F6568"/>
    <w:rsid w:val="005F6C74"/>
    <w:rsid w:val="005F7DD1"/>
    <w:rsid w:val="005F7FB9"/>
    <w:rsid w:val="006004E8"/>
    <w:rsid w:val="00603DBA"/>
    <w:rsid w:val="00604E52"/>
    <w:rsid w:val="00605673"/>
    <w:rsid w:val="00605FBC"/>
    <w:rsid w:val="00607327"/>
    <w:rsid w:val="00607A05"/>
    <w:rsid w:val="00611D04"/>
    <w:rsid w:val="00612DF0"/>
    <w:rsid w:val="00614552"/>
    <w:rsid w:val="006147BA"/>
    <w:rsid w:val="00614C0A"/>
    <w:rsid w:val="006154A7"/>
    <w:rsid w:val="00616186"/>
    <w:rsid w:val="00617C1B"/>
    <w:rsid w:val="00620606"/>
    <w:rsid w:val="0062144F"/>
    <w:rsid w:val="00621930"/>
    <w:rsid w:val="00621F66"/>
    <w:rsid w:val="0062231C"/>
    <w:rsid w:val="00622795"/>
    <w:rsid w:val="00623055"/>
    <w:rsid w:val="006236B3"/>
    <w:rsid w:val="00623829"/>
    <w:rsid w:val="00623D3C"/>
    <w:rsid w:val="006241FF"/>
    <w:rsid w:val="006250EC"/>
    <w:rsid w:val="00626AE7"/>
    <w:rsid w:val="00626BCD"/>
    <w:rsid w:val="00626C16"/>
    <w:rsid w:val="00627423"/>
    <w:rsid w:val="00631EE0"/>
    <w:rsid w:val="0063391F"/>
    <w:rsid w:val="006339A1"/>
    <w:rsid w:val="006407EC"/>
    <w:rsid w:val="00640BD2"/>
    <w:rsid w:val="00640E4E"/>
    <w:rsid w:val="0064151C"/>
    <w:rsid w:val="00642666"/>
    <w:rsid w:val="00642A64"/>
    <w:rsid w:val="00643098"/>
    <w:rsid w:val="00643F5D"/>
    <w:rsid w:val="00645E05"/>
    <w:rsid w:val="00650C3B"/>
    <w:rsid w:val="00651671"/>
    <w:rsid w:val="0065176C"/>
    <w:rsid w:val="00651A9D"/>
    <w:rsid w:val="00652C37"/>
    <w:rsid w:val="00652C60"/>
    <w:rsid w:val="00653ACA"/>
    <w:rsid w:val="00660740"/>
    <w:rsid w:val="0066086A"/>
    <w:rsid w:val="00660F6E"/>
    <w:rsid w:val="0066117E"/>
    <w:rsid w:val="0066208D"/>
    <w:rsid w:val="006640F8"/>
    <w:rsid w:val="00664DD2"/>
    <w:rsid w:val="00664FA8"/>
    <w:rsid w:val="0066555A"/>
    <w:rsid w:val="00667F39"/>
    <w:rsid w:val="00671120"/>
    <w:rsid w:val="00674218"/>
    <w:rsid w:val="0067432A"/>
    <w:rsid w:val="00676A69"/>
    <w:rsid w:val="006774C3"/>
    <w:rsid w:val="00680004"/>
    <w:rsid w:val="006800F6"/>
    <w:rsid w:val="006804B6"/>
    <w:rsid w:val="006813A7"/>
    <w:rsid w:val="00681DBB"/>
    <w:rsid w:val="006820EC"/>
    <w:rsid w:val="006829EB"/>
    <w:rsid w:val="00683076"/>
    <w:rsid w:val="00683858"/>
    <w:rsid w:val="00683CA1"/>
    <w:rsid w:val="00684C40"/>
    <w:rsid w:val="00685D1A"/>
    <w:rsid w:val="00685ED7"/>
    <w:rsid w:val="00686E03"/>
    <w:rsid w:val="00687976"/>
    <w:rsid w:val="006902A4"/>
    <w:rsid w:val="00691CBF"/>
    <w:rsid w:val="00692C26"/>
    <w:rsid w:val="00693ACF"/>
    <w:rsid w:val="006943A5"/>
    <w:rsid w:val="00695202"/>
    <w:rsid w:val="0069577D"/>
    <w:rsid w:val="00695924"/>
    <w:rsid w:val="00697066"/>
    <w:rsid w:val="006A01CB"/>
    <w:rsid w:val="006A02B2"/>
    <w:rsid w:val="006A06A9"/>
    <w:rsid w:val="006A2DF2"/>
    <w:rsid w:val="006A30E9"/>
    <w:rsid w:val="006A4946"/>
    <w:rsid w:val="006A5174"/>
    <w:rsid w:val="006A5319"/>
    <w:rsid w:val="006A6945"/>
    <w:rsid w:val="006A7545"/>
    <w:rsid w:val="006A7787"/>
    <w:rsid w:val="006B142C"/>
    <w:rsid w:val="006B1B50"/>
    <w:rsid w:val="006B1CF6"/>
    <w:rsid w:val="006B299F"/>
    <w:rsid w:val="006B44F2"/>
    <w:rsid w:val="006B477C"/>
    <w:rsid w:val="006B47CB"/>
    <w:rsid w:val="006B5217"/>
    <w:rsid w:val="006B6189"/>
    <w:rsid w:val="006C0270"/>
    <w:rsid w:val="006C03B6"/>
    <w:rsid w:val="006C057D"/>
    <w:rsid w:val="006C078F"/>
    <w:rsid w:val="006C0925"/>
    <w:rsid w:val="006C0AB5"/>
    <w:rsid w:val="006C1024"/>
    <w:rsid w:val="006C2926"/>
    <w:rsid w:val="006C49F8"/>
    <w:rsid w:val="006D0818"/>
    <w:rsid w:val="006D0FE1"/>
    <w:rsid w:val="006D1403"/>
    <w:rsid w:val="006D17DF"/>
    <w:rsid w:val="006D186A"/>
    <w:rsid w:val="006D1906"/>
    <w:rsid w:val="006D1C6D"/>
    <w:rsid w:val="006D229C"/>
    <w:rsid w:val="006D474B"/>
    <w:rsid w:val="006D5381"/>
    <w:rsid w:val="006D5FCA"/>
    <w:rsid w:val="006D6F6D"/>
    <w:rsid w:val="006E090E"/>
    <w:rsid w:val="006E1493"/>
    <w:rsid w:val="006E159A"/>
    <w:rsid w:val="006E1F10"/>
    <w:rsid w:val="006E1F3D"/>
    <w:rsid w:val="006E241E"/>
    <w:rsid w:val="006E3616"/>
    <w:rsid w:val="006E3971"/>
    <w:rsid w:val="006E5B38"/>
    <w:rsid w:val="006E6622"/>
    <w:rsid w:val="006E6C04"/>
    <w:rsid w:val="006E76F1"/>
    <w:rsid w:val="006F0F48"/>
    <w:rsid w:val="006F1844"/>
    <w:rsid w:val="006F1D12"/>
    <w:rsid w:val="006F2291"/>
    <w:rsid w:val="006F27C7"/>
    <w:rsid w:val="006F2F10"/>
    <w:rsid w:val="006F34EE"/>
    <w:rsid w:val="006F3E38"/>
    <w:rsid w:val="006F4A69"/>
    <w:rsid w:val="006F5656"/>
    <w:rsid w:val="006F664D"/>
    <w:rsid w:val="006F7062"/>
    <w:rsid w:val="006F72EF"/>
    <w:rsid w:val="006F7DCA"/>
    <w:rsid w:val="00700BD1"/>
    <w:rsid w:val="007020A5"/>
    <w:rsid w:val="00702F31"/>
    <w:rsid w:val="00702FB8"/>
    <w:rsid w:val="007046A0"/>
    <w:rsid w:val="0070489F"/>
    <w:rsid w:val="0070670B"/>
    <w:rsid w:val="00707178"/>
    <w:rsid w:val="00711AA6"/>
    <w:rsid w:val="00712F94"/>
    <w:rsid w:val="00713043"/>
    <w:rsid w:val="007146A9"/>
    <w:rsid w:val="0071766D"/>
    <w:rsid w:val="007178F4"/>
    <w:rsid w:val="00717A1F"/>
    <w:rsid w:val="007200B1"/>
    <w:rsid w:val="0072067E"/>
    <w:rsid w:val="007208AD"/>
    <w:rsid w:val="00721651"/>
    <w:rsid w:val="00722225"/>
    <w:rsid w:val="00723222"/>
    <w:rsid w:val="00730E72"/>
    <w:rsid w:val="00732563"/>
    <w:rsid w:val="00732723"/>
    <w:rsid w:val="0073442F"/>
    <w:rsid w:val="00735131"/>
    <w:rsid w:val="0073784E"/>
    <w:rsid w:val="0074067C"/>
    <w:rsid w:val="007412EF"/>
    <w:rsid w:val="00742174"/>
    <w:rsid w:val="007421F4"/>
    <w:rsid w:val="007424D7"/>
    <w:rsid w:val="00742E92"/>
    <w:rsid w:val="0074323E"/>
    <w:rsid w:val="00743D96"/>
    <w:rsid w:val="00744648"/>
    <w:rsid w:val="00745467"/>
    <w:rsid w:val="00745794"/>
    <w:rsid w:val="007458D4"/>
    <w:rsid w:val="00745EC7"/>
    <w:rsid w:val="007515E9"/>
    <w:rsid w:val="007528FB"/>
    <w:rsid w:val="00755322"/>
    <w:rsid w:val="007569DE"/>
    <w:rsid w:val="00756CD8"/>
    <w:rsid w:val="00757930"/>
    <w:rsid w:val="0076111C"/>
    <w:rsid w:val="00761BD3"/>
    <w:rsid w:val="00762387"/>
    <w:rsid w:val="00762E9F"/>
    <w:rsid w:val="00763BFC"/>
    <w:rsid w:val="007644E4"/>
    <w:rsid w:val="00764B47"/>
    <w:rsid w:val="0076648C"/>
    <w:rsid w:val="00770CAC"/>
    <w:rsid w:val="00770E36"/>
    <w:rsid w:val="00770E3B"/>
    <w:rsid w:val="00772AE4"/>
    <w:rsid w:val="007734A8"/>
    <w:rsid w:val="007742C4"/>
    <w:rsid w:val="00774E2D"/>
    <w:rsid w:val="00775054"/>
    <w:rsid w:val="007755C0"/>
    <w:rsid w:val="0077613F"/>
    <w:rsid w:val="0077617A"/>
    <w:rsid w:val="0077684F"/>
    <w:rsid w:val="00776967"/>
    <w:rsid w:val="00777655"/>
    <w:rsid w:val="0077777D"/>
    <w:rsid w:val="007801BB"/>
    <w:rsid w:val="00780299"/>
    <w:rsid w:val="00780D46"/>
    <w:rsid w:val="00780E7D"/>
    <w:rsid w:val="00781E67"/>
    <w:rsid w:val="0078297B"/>
    <w:rsid w:val="00782C8C"/>
    <w:rsid w:val="00783298"/>
    <w:rsid w:val="00783CCB"/>
    <w:rsid w:val="00784912"/>
    <w:rsid w:val="00784FF3"/>
    <w:rsid w:val="007851B5"/>
    <w:rsid w:val="007854DC"/>
    <w:rsid w:val="00785EE2"/>
    <w:rsid w:val="00786292"/>
    <w:rsid w:val="00790D27"/>
    <w:rsid w:val="00790F21"/>
    <w:rsid w:val="0079177F"/>
    <w:rsid w:val="00791B91"/>
    <w:rsid w:val="0079212F"/>
    <w:rsid w:val="0079265E"/>
    <w:rsid w:val="00792ED8"/>
    <w:rsid w:val="007942B7"/>
    <w:rsid w:val="00794DD8"/>
    <w:rsid w:val="007969DB"/>
    <w:rsid w:val="00796BBB"/>
    <w:rsid w:val="007970B7"/>
    <w:rsid w:val="00797966"/>
    <w:rsid w:val="007A0A95"/>
    <w:rsid w:val="007A0DD7"/>
    <w:rsid w:val="007A1214"/>
    <w:rsid w:val="007A1B23"/>
    <w:rsid w:val="007A3D94"/>
    <w:rsid w:val="007A42BA"/>
    <w:rsid w:val="007A432F"/>
    <w:rsid w:val="007A537B"/>
    <w:rsid w:val="007A5894"/>
    <w:rsid w:val="007A5FCF"/>
    <w:rsid w:val="007A612E"/>
    <w:rsid w:val="007A6AEF"/>
    <w:rsid w:val="007A6F0E"/>
    <w:rsid w:val="007A75D1"/>
    <w:rsid w:val="007A778F"/>
    <w:rsid w:val="007B0019"/>
    <w:rsid w:val="007B1EA3"/>
    <w:rsid w:val="007B33A1"/>
    <w:rsid w:val="007B445C"/>
    <w:rsid w:val="007B55D0"/>
    <w:rsid w:val="007B69BC"/>
    <w:rsid w:val="007B7B3F"/>
    <w:rsid w:val="007C1D81"/>
    <w:rsid w:val="007C25F7"/>
    <w:rsid w:val="007C3D5D"/>
    <w:rsid w:val="007C3EAD"/>
    <w:rsid w:val="007C604E"/>
    <w:rsid w:val="007C6072"/>
    <w:rsid w:val="007C6AE0"/>
    <w:rsid w:val="007C6D1B"/>
    <w:rsid w:val="007D296F"/>
    <w:rsid w:val="007D2E55"/>
    <w:rsid w:val="007D307F"/>
    <w:rsid w:val="007D4148"/>
    <w:rsid w:val="007D42EA"/>
    <w:rsid w:val="007D4D81"/>
    <w:rsid w:val="007D5226"/>
    <w:rsid w:val="007D5A3B"/>
    <w:rsid w:val="007D7452"/>
    <w:rsid w:val="007D7641"/>
    <w:rsid w:val="007E0841"/>
    <w:rsid w:val="007E1D64"/>
    <w:rsid w:val="007E1DEC"/>
    <w:rsid w:val="007E2552"/>
    <w:rsid w:val="007E3117"/>
    <w:rsid w:val="007E364E"/>
    <w:rsid w:val="007E3CC6"/>
    <w:rsid w:val="007E3F40"/>
    <w:rsid w:val="007E47DA"/>
    <w:rsid w:val="007E49D7"/>
    <w:rsid w:val="007E5078"/>
    <w:rsid w:val="007F02A4"/>
    <w:rsid w:val="007F0856"/>
    <w:rsid w:val="007F0EEE"/>
    <w:rsid w:val="007F3CBE"/>
    <w:rsid w:val="007F492A"/>
    <w:rsid w:val="007F4BCE"/>
    <w:rsid w:val="007F4DDC"/>
    <w:rsid w:val="007F5600"/>
    <w:rsid w:val="007F67E7"/>
    <w:rsid w:val="007F69C7"/>
    <w:rsid w:val="007F7A5E"/>
    <w:rsid w:val="007F7DC6"/>
    <w:rsid w:val="0080245B"/>
    <w:rsid w:val="008042F3"/>
    <w:rsid w:val="0080518F"/>
    <w:rsid w:val="00806536"/>
    <w:rsid w:val="008065EE"/>
    <w:rsid w:val="0081038B"/>
    <w:rsid w:val="0081154D"/>
    <w:rsid w:val="00811CD7"/>
    <w:rsid w:val="00813A0F"/>
    <w:rsid w:val="00814904"/>
    <w:rsid w:val="00814D90"/>
    <w:rsid w:val="0081572E"/>
    <w:rsid w:val="00815D66"/>
    <w:rsid w:val="00816792"/>
    <w:rsid w:val="00816AE2"/>
    <w:rsid w:val="00816DDD"/>
    <w:rsid w:val="00820477"/>
    <w:rsid w:val="00820951"/>
    <w:rsid w:val="00821525"/>
    <w:rsid w:val="0082199A"/>
    <w:rsid w:val="00821DF7"/>
    <w:rsid w:val="0082347B"/>
    <w:rsid w:val="00824D20"/>
    <w:rsid w:val="0082567F"/>
    <w:rsid w:val="00825F97"/>
    <w:rsid w:val="00826358"/>
    <w:rsid w:val="00826FE9"/>
    <w:rsid w:val="00827110"/>
    <w:rsid w:val="00827B9D"/>
    <w:rsid w:val="00827F11"/>
    <w:rsid w:val="0083011C"/>
    <w:rsid w:val="00830566"/>
    <w:rsid w:val="00830B38"/>
    <w:rsid w:val="00833A58"/>
    <w:rsid w:val="00834BC2"/>
    <w:rsid w:val="008354C4"/>
    <w:rsid w:val="008354D0"/>
    <w:rsid w:val="00836B65"/>
    <w:rsid w:val="00837373"/>
    <w:rsid w:val="0083738D"/>
    <w:rsid w:val="008401EE"/>
    <w:rsid w:val="008404C3"/>
    <w:rsid w:val="00840EE8"/>
    <w:rsid w:val="008415A6"/>
    <w:rsid w:val="00842875"/>
    <w:rsid w:val="00843AC3"/>
    <w:rsid w:val="00844DB1"/>
    <w:rsid w:val="00845292"/>
    <w:rsid w:val="008462A1"/>
    <w:rsid w:val="00850E16"/>
    <w:rsid w:val="00851406"/>
    <w:rsid w:val="00852C2A"/>
    <w:rsid w:val="00852D07"/>
    <w:rsid w:val="00853054"/>
    <w:rsid w:val="00853D2A"/>
    <w:rsid w:val="0085415E"/>
    <w:rsid w:val="008551FC"/>
    <w:rsid w:val="00855BBB"/>
    <w:rsid w:val="0085782F"/>
    <w:rsid w:val="00860594"/>
    <w:rsid w:val="00862F08"/>
    <w:rsid w:val="008632B4"/>
    <w:rsid w:val="0086487D"/>
    <w:rsid w:val="008652D8"/>
    <w:rsid w:val="00866383"/>
    <w:rsid w:val="00870291"/>
    <w:rsid w:val="008708BD"/>
    <w:rsid w:val="00871D0F"/>
    <w:rsid w:val="008725B2"/>
    <w:rsid w:val="00872E10"/>
    <w:rsid w:val="00873143"/>
    <w:rsid w:val="00873525"/>
    <w:rsid w:val="00873ABD"/>
    <w:rsid w:val="00874408"/>
    <w:rsid w:val="0087506F"/>
    <w:rsid w:val="008754F2"/>
    <w:rsid w:val="00877660"/>
    <w:rsid w:val="0088011B"/>
    <w:rsid w:val="00880C5C"/>
    <w:rsid w:val="00882AFC"/>
    <w:rsid w:val="00883436"/>
    <w:rsid w:val="0088431C"/>
    <w:rsid w:val="00884F82"/>
    <w:rsid w:val="00885ACA"/>
    <w:rsid w:val="00886A7F"/>
    <w:rsid w:val="00887006"/>
    <w:rsid w:val="008912E1"/>
    <w:rsid w:val="008920EF"/>
    <w:rsid w:val="00893858"/>
    <w:rsid w:val="008938C7"/>
    <w:rsid w:val="0089397D"/>
    <w:rsid w:val="008940B8"/>
    <w:rsid w:val="00894645"/>
    <w:rsid w:val="0089467C"/>
    <w:rsid w:val="0089502E"/>
    <w:rsid w:val="00895A65"/>
    <w:rsid w:val="00896AFB"/>
    <w:rsid w:val="0089708E"/>
    <w:rsid w:val="008A0380"/>
    <w:rsid w:val="008A2F77"/>
    <w:rsid w:val="008A3AFD"/>
    <w:rsid w:val="008A5A55"/>
    <w:rsid w:val="008A5C86"/>
    <w:rsid w:val="008A6601"/>
    <w:rsid w:val="008A6BCF"/>
    <w:rsid w:val="008A7EBF"/>
    <w:rsid w:val="008B0D63"/>
    <w:rsid w:val="008B0DB7"/>
    <w:rsid w:val="008B2B36"/>
    <w:rsid w:val="008B523F"/>
    <w:rsid w:val="008B5656"/>
    <w:rsid w:val="008B5D0D"/>
    <w:rsid w:val="008B753E"/>
    <w:rsid w:val="008B7BB4"/>
    <w:rsid w:val="008C1DBA"/>
    <w:rsid w:val="008C2404"/>
    <w:rsid w:val="008C266A"/>
    <w:rsid w:val="008C3E93"/>
    <w:rsid w:val="008C6A2D"/>
    <w:rsid w:val="008C757B"/>
    <w:rsid w:val="008C7F95"/>
    <w:rsid w:val="008D030C"/>
    <w:rsid w:val="008D038E"/>
    <w:rsid w:val="008D0957"/>
    <w:rsid w:val="008D1DA2"/>
    <w:rsid w:val="008D4138"/>
    <w:rsid w:val="008D5010"/>
    <w:rsid w:val="008D509E"/>
    <w:rsid w:val="008D6C01"/>
    <w:rsid w:val="008D790F"/>
    <w:rsid w:val="008D7AC1"/>
    <w:rsid w:val="008E0ED2"/>
    <w:rsid w:val="008E22CF"/>
    <w:rsid w:val="008E43F0"/>
    <w:rsid w:val="008E519D"/>
    <w:rsid w:val="008E5E9A"/>
    <w:rsid w:val="008E79BE"/>
    <w:rsid w:val="008E7A38"/>
    <w:rsid w:val="008F162B"/>
    <w:rsid w:val="008F3A12"/>
    <w:rsid w:val="008F456C"/>
    <w:rsid w:val="008F4903"/>
    <w:rsid w:val="008F5319"/>
    <w:rsid w:val="008F774E"/>
    <w:rsid w:val="008F7DB0"/>
    <w:rsid w:val="00902D5A"/>
    <w:rsid w:val="00902F13"/>
    <w:rsid w:val="00903B7A"/>
    <w:rsid w:val="00906262"/>
    <w:rsid w:val="00912875"/>
    <w:rsid w:val="00913D02"/>
    <w:rsid w:val="00915A68"/>
    <w:rsid w:val="00915C65"/>
    <w:rsid w:val="00916FAB"/>
    <w:rsid w:val="00917798"/>
    <w:rsid w:val="00920224"/>
    <w:rsid w:val="0092044E"/>
    <w:rsid w:val="00920943"/>
    <w:rsid w:val="009210FC"/>
    <w:rsid w:val="00921A84"/>
    <w:rsid w:val="009220A5"/>
    <w:rsid w:val="00922262"/>
    <w:rsid w:val="0092455A"/>
    <w:rsid w:val="009257BA"/>
    <w:rsid w:val="00926277"/>
    <w:rsid w:val="0092641D"/>
    <w:rsid w:val="00927CCC"/>
    <w:rsid w:val="00927CD1"/>
    <w:rsid w:val="009302FD"/>
    <w:rsid w:val="00930A3E"/>
    <w:rsid w:val="00930EA3"/>
    <w:rsid w:val="00932B5A"/>
    <w:rsid w:val="00932EC2"/>
    <w:rsid w:val="009333B4"/>
    <w:rsid w:val="00933B50"/>
    <w:rsid w:val="00934A63"/>
    <w:rsid w:val="009350FF"/>
    <w:rsid w:val="009355EA"/>
    <w:rsid w:val="00935B0C"/>
    <w:rsid w:val="00935B93"/>
    <w:rsid w:val="00936CB3"/>
    <w:rsid w:val="00936ED7"/>
    <w:rsid w:val="009371C6"/>
    <w:rsid w:val="009371CA"/>
    <w:rsid w:val="009404C1"/>
    <w:rsid w:val="00941195"/>
    <w:rsid w:val="00941B9E"/>
    <w:rsid w:val="00941CDA"/>
    <w:rsid w:val="009426A6"/>
    <w:rsid w:val="009432E4"/>
    <w:rsid w:val="0094342C"/>
    <w:rsid w:val="00944E33"/>
    <w:rsid w:val="00944FF0"/>
    <w:rsid w:val="00945333"/>
    <w:rsid w:val="00946C6D"/>
    <w:rsid w:val="00951CA1"/>
    <w:rsid w:val="00952076"/>
    <w:rsid w:val="0095238A"/>
    <w:rsid w:val="00952581"/>
    <w:rsid w:val="00952F78"/>
    <w:rsid w:val="00954BE3"/>
    <w:rsid w:val="00954E56"/>
    <w:rsid w:val="00957AD6"/>
    <w:rsid w:val="009604FD"/>
    <w:rsid w:val="009612F9"/>
    <w:rsid w:val="00961E5B"/>
    <w:rsid w:val="009642C8"/>
    <w:rsid w:val="00965B6D"/>
    <w:rsid w:val="00966183"/>
    <w:rsid w:val="00970B89"/>
    <w:rsid w:val="00977742"/>
    <w:rsid w:val="00977C5E"/>
    <w:rsid w:val="00982388"/>
    <w:rsid w:val="00983045"/>
    <w:rsid w:val="009854CD"/>
    <w:rsid w:val="00986ADF"/>
    <w:rsid w:val="009877A4"/>
    <w:rsid w:val="00990F58"/>
    <w:rsid w:val="009918C5"/>
    <w:rsid w:val="00992F0B"/>
    <w:rsid w:val="00993519"/>
    <w:rsid w:val="009966B0"/>
    <w:rsid w:val="009967CD"/>
    <w:rsid w:val="00997A37"/>
    <w:rsid w:val="00997D45"/>
    <w:rsid w:val="009A156C"/>
    <w:rsid w:val="009A2B20"/>
    <w:rsid w:val="009A346F"/>
    <w:rsid w:val="009A4DB8"/>
    <w:rsid w:val="009A5113"/>
    <w:rsid w:val="009A5D62"/>
    <w:rsid w:val="009A62FC"/>
    <w:rsid w:val="009A7D2E"/>
    <w:rsid w:val="009B086A"/>
    <w:rsid w:val="009B1610"/>
    <w:rsid w:val="009B3546"/>
    <w:rsid w:val="009B3C23"/>
    <w:rsid w:val="009B41AE"/>
    <w:rsid w:val="009B580D"/>
    <w:rsid w:val="009B6393"/>
    <w:rsid w:val="009B7FDF"/>
    <w:rsid w:val="009C178D"/>
    <w:rsid w:val="009C1D3F"/>
    <w:rsid w:val="009C3FE1"/>
    <w:rsid w:val="009C41C5"/>
    <w:rsid w:val="009C4634"/>
    <w:rsid w:val="009C56DE"/>
    <w:rsid w:val="009C5B7E"/>
    <w:rsid w:val="009C618B"/>
    <w:rsid w:val="009C6D93"/>
    <w:rsid w:val="009C7153"/>
    <w:rsid w:val="009C724A"/>
    <w:rsid w:val="009C724B"/>
    <w:rsid w:val="009C758B"/>
    <w:rsid w:val="009C7E42"/>
    <w:rsid w:val="009D00D8"/>
    <w:rsid w:val="009D0594"/>
    <w:rsid w:val="009D05ED"/>
    <w:rsid w:val="009D113A"/>
    <w:rsid w:val="009D33D2"/>
    <w:rsid w:val="009D3D64"/>
    <w:rsid w:val="009D4D28"/>
    <w:rsid w:val="009D614E"/>
    <w:rsid w:val="009D6B7B"/>
    <w:rsid w:val="009D6C83"/>
    <w:rsid w:val="009E1F02"/>
    <w:rsid w:val="009E1FA8"/>
    <w:rsid w:val="009E24D5"/>
    <w:rsid w:val="009E2974"/>
    <w:rsid w:val="009E32E9"/>
    <w:rsid w:val="009E3C9E"/>
    <w:rsid w:val="009E4196"/>
    <w:rsid w:val="009E4AB2"/>
    <w:rsid w:val="009E5607"/>
    <w:rsid w:val="009E56FD"/>
    <w:rsid w:val="009E5A6D"/>
    <w:rsid w:val="009E5B2A"/>
    <w:rsid w:val="009E5E69"/>
    <w:rsid w:val="009E6037"/>
    <w:rsid w:val="009E610C"/>
    <w:rsid w:val="009E73E8"/>
    <w:rsid w:val="009F10BA"/>
    <w:rsid w:val="009F2534"/>
    <w:rsid w:val="009F2C50"/>
    <w:rsid w:val="009F4B53"/>
    <w:rsid w:val="009F5EA5"/>
    <w:rsid w:val="009F68BF"/>
    <w:rsid w:val="009F6A14"/>
    <w:rsid w:val="009F7E20"/>
    <w:rsid w:val="00A008AA"/>
    <w:rsid w:val="00A01C9B"/>
    <w:rsid w:val="00A02452"/>
    <w:rsid w:val="00A02E6B"/>
    <w:rsid w:val="00A04694"/>
    <w:rsid w:val="00A05C14"/>
    <w:rsid w:val="00A06B08"/>
    <w:rsid w:val="00A0704D"/>
    <w:rsid w:val="00A07056"/>
    <w:rsid w:val="00A0760F"/>
    <w:rsid w:val="00A079B5"/>
    <w:rsid w:val="00A07BA6"/>
    <w:rsid w:val="00A10240"/>
    <w:rsid w:val="00A10C3B"/>
    <w:rsid w:val="00A11C63"/>
    <w:rsid w:val="00A13E82"/>
    <w:rsid w:val="00A13F22"/>
    <w:rsid w:val="00A149AB"/>
    <w:rsid w:val="00A152FB"/>
    <w:rsid w:val="00A17074"/>
    <w:rsid w:val="00A17303"/>
    <w:rsid w:val="00A205FE"/>
    <w:rsid w:val="00A224A1"/>
    <w:rsid w:val="00A2266A"/>
    <w:rsid w:val="00A226B3"/>
    <w:rsid w:val="00A246E2"/>
    <w:rsid w:val="00A2477D"/>
    <w:rsid w:val="00A24C84"/>
    <w:rsid w:val="00A25D4B"/>
    <w:rsid w:val="00A3154A"/>
    <w:rsid w:val="00A31C7F"/>
    <w:rsid w:val="00A32CC4"/>
    <w:rsid w:val="00A3480F"/>
    <w:rsid w:val="00A35894"/>
    <w:rsid w:val="00A359D4"/>
    <w:rsid w:val="00A35BC9"/>
    <w:rsid w:val="00A3616E"/>
    <w:rsid w:val="00A365AA"/>
    <w:rsid w:val="00A36F8A"/>
    <w:rsid w:val="00A36FB6"/>
    <w:rsid w:val="00A3725C"/>
    <w:rsid w:val="00A374E3"/>
    <w:rsid w:val="00A4054D"/>
    <w:rsid w:val="00A40970"/>
    <w:rsid w:val="00A42330"/>
    <w:rsid w:val="00A43C29"/>
    <w:rsid w:val="00A44863"/>
    <w:rsid w:val="00A44BCE"/>
    <w:rsid w:val="00A45709"/>
    <w:rsid w:val="00A4588C"/>
    <w:rsid w:val="00A46114"/>
    <w:rsid w:val="00A462BD"/>
    <w:rsid w:val="00A46718"/>
    <w:rsid w:val="00A47931"/>
    <w:rsid w:val="00A47B9C"/>
    <w:rsid w:val="00A47C9E"/>
    <w:rsid w:val="00A51292"/>
    <w:rsid w:val="00A540C4"/>
    <w:rsid w:val="00A54CF5"/>
    <w:rsid w:val="00A5535D"/>
    <w:rsid w:val="00A56B69"/>
    <w:rsid w:val="00A6025C"/>
    <w:rsid w:val="00A624C4"/>
    <w:rsid w:val="00A6347A"/>
    <w:rsid w:val="00A65322"/>
    <w:rsid w:val="00A65F00"/>
    <w:rsid w:val="00A66844"/>
    <w:rsid w:val="00A67D45"/>
    <w:rsid w:val="00A704FF"/>
    <w:rsid w:val="00A706CE"/>
    <w:rsid w:val="00A70CB0"/>
    <w:rsid w:val="00A70E98"/>
    <w:rsid w:val="00A723E2"/>
    <w:rsid w:val="00A75448"/>
    <w:rsid w:val="00A754B1"/>
    <w:rsid w:val="00A75987"/>
    <w:rsid w:val="00A77495"/>
    <w:rsid w:val="00A7757F"/>
    <w:rsid w:val="00A7776C"/>
    <w:rsid w:val="00A802B9"/>
    <w:rsid w:val="00A816E4"/>
    <w:rsid w:val="00A817FD"/>
    <w:rsid w:val="00A8186B"/>
    <w:rsid w:val="00A81A11"/>
    <w:rsid w:val="00A829CE"/>
    <w:rsid w:val="00A82B0F"/>
    <w:rsid w:val="00A82BE1"/>
    <w:rsid w:val="00A82D62"/>
    <w:rsid w:val="00A82F2D"/>
    <w:rsid w:val="00A8389E"/>
    <w:rsid w:val="00A83DE2"/>
    <w:rsid w:val="00A84116"/>
    <w:rsid w:val="00A84801"/>
    <w:rsid w:val="00A86680"/>
    <w:rsid w:val="00A90003"/>
    <w:rsid w:val="00A902F9"/>
    <w:rsid w:val="00A90C1A"/>
    <w:rsid w:val="00A912E8"/>
    <w:rsid w:val="00A91797"/>
    <w:rsid w:val="00A924AC"/>
    <w:rsid w:val="00A92835"/>
    <w:rsid w:val="00A9343B"/>
    <w:rsid w:val="00A9399B"/>
    <w:rsid w:val="00A939AF"/>
    <w:rsid w:val="00A941FB"/>
    <w:rsid w:val="00A95AB6"/>
    <w:rsid w:val="00A96EB2"/>
    <w:rsid w:val="00AA0BA8"/>
    <w:rsid w:val="00AA1AE0"/>
    <w:rsid w:val="00AA2308"/>
    <w:rsid w:val="00AA26F6"/>
    <w:rsid w:val="00AA357D"/>
    <w:rsid w:val="00AA5A6F"/>
    <w:rsid w:val="00AA6571"/>
    <w:rsid w:val="00AB098B"/>
    <w:rsid w:val="00AB0F39"/>
    <w:rsid w:val="00AB1B03"/>
    <w:rsid w:val="00AB318C"/>
    <w:rsid w:val="00AB3C24"/>
    <w:rsid w:val="00AB3D39"/>
    <w:rsid w:val="00AB3EE8"/>
    <w:rsid w:val="00AB4A9E"/>
    <w:rsid w:val="00AB6169"/>
    <w:rsid w:val="00AB6F87"/>
    <w:rsid w:val="00AB77C7"/>
    <w:rsid w:val="00AC0495"/>
    <w:rsid w:val="00AC2009"/>
    <w:rsid w:val="00AC2BA1"/>
    <w:rsid w:val="00AC2D14"/>
    <w:rsid w:val="00AC2FD8"/>
    <w:rsid w:val="00AC3632"/>
    <w:rsid w:val="00AC3AFF"/>
    <w:rsid w:val="00AC3B8E"/>
    <w:rsid w:val="00AC4C64"/>
    <w:rsid w:val="00AC5CB5"/>
    <w:rsid w:val="00AC6661"/>
    <w:rsid w:val="00AC6F0A"/>
    <w:rsid w:val="00AC7946"/>
    <w:rsid w:val="00AC7A4D"/>
    <w:rsid w:val="00AD18CB"/>
    <w:rsid w:val="00AD2A18"/>
    <w:rsid w:val="00AD2EFE"/>
    <w:rsid w:val="00AD54E2"/>
    <w:rsid w:val="00AD591D"/>
    <w:rsid w:val="00AD70A2"/>
    <w:rsid w:val="00AD7C34"/>
    <w:rsid w:val="00AD7E2E"/>
    <w:rsid w:val="00AE0159"/>
    <w:rsid w:val="00AE023C"/>
    <w:rsid w:val="00AE0386"/>
    <w:rsid w:val="00AE1907"/>
    <w:rsid w:val="00AE19A4"/>
    <w:rsid w:val="00AE21EC"/>
    <w:rsid w:val="00AE22A0"/>
    <w:rsid w:val="00AE3289"/>
    <w:rsid w:val="00AE374A"/>
    <w:rsid w:val="00AE4D98"/>
    <w:rsid w:val="00AE5F4F"/>
    <w:rsid w:val="00AE7F20"/>
    <w:rsid w:val="00AF0189"/>
    <w:rsid w:val="00AF077C"/>
    <w:rsid w:val="00AF0C70"/>
    <w:rsid w:val="00AF178E"/>
    <w:rsid w:val="00AF234B"/>
    <w:rsid w:val="00AF2878"/>
    <w:rsid w:val="00AF3B5B"/>
    <w:rsid w:val="00AF4529"/>
    <w:rsid w:val="00AF6510"/>
    <w:rsid w:val="00AF699D"/>
    <w:rsid w:val="00AF73EA"/>
    <w:rsid w:val="00AF777A"/>
    <w:rsid w:val="00AF7784"/>
    <w:rsid w:val="00AF7858"/>
    <w:rsid w:val="00B00BC4"/>
    <w:rsid w:val="00B0160B"/>
    <w:rsid w:val="00B02119"/>
    <w:rsid w:val="00B02673"/>
    <w:rsid w:val="00B02B42"/>
    <w:rsid w:val="00B04AB8"/>
    <w:rsid w:val="00B04DAC"/>
    <w:rsid w:val="00B06265"/>
    <w:rsid w:val="00B0706E"/>
    <w:rsid w:val="00B1064E"/>
    <w:rsid w:val="00B111CD"/>
    <w:rsid w:val="00B1260E"/>
    <w:rsid w:val="00B128A7"/>
    <w:rsid w:val="00B20BF9"/>
    <w:rsid w:val="00B213BD"/>
    <w:rsid w:val="00B21CA9"/>
    <w:rsid w:val="00B22616"/>
    <w:rsid w:val="00B22EE9"/>
    <w:rsid w:val="00B23D52"/>
    <w:rsid w:val="00B268F7"/>
    <w:rsid w:val="00B26E1B"/>
    <w:rsid w:val="00B304A0"/>
    <w:rsid w:val="00B307BD"/>
    <w:rsid w:val="00B32790"/>
    <w:rsid w:val="00B33812"/>
    <w:rsid w:val="00B37EDF"/>
    <w:rsid w:val="00B4018C"/>
    <w:rsid w:val="00B4138A"/>
    <w:rsid w:val="00B41FB9"/>
    <w:rsid w:val="00B43E53"/>
    <w:rsid w:val="00B44166"/>
    <w:rsid w:val="00B44E27"/>
    <w:rsid w:val="00B50292"/>
    <w:rsid w:val="00B50F26"/>
    <w:rsid w:val="00B52352"/>
    <w:rsid w:val="00B52460"/>
    <w:rsid w:val="00B54D86"/>
    <w:rsid w:val="00B54ED9"/>
    <w:rsid w:val="00B55074"/>
    <w:rsid w:val="00B556C8"/>
    <w:rsid w:val="00B55AC8"/>
    <w:rsid w:val="00B57DA2"/>
    <w:rsid w:val="00B60BEC"/>
    <w:rsid w:val="00B61C4B"/>
    <w:rsid w:val="00B626C6"/>
    <w:rsid w:val="00B63459"/>
    <w:rsid w:val="00B64872"/>
    <w:rsid w:val="00B65B80"/>
    <w:rsid w:val="00B6649B"/>
    <w:rsid w:val="00B70728"/>
    <w:rsid w:val="00B70A00"/>
    <w:rsid w:val="00B7116F"/>
    <w:rsid w:val="00B71313"/>
    <w:rsid w:val="00B7205B"/>
    <w:rsid w:val="00B72903"/>
    <w:rsid w:val="00B74858"/>
    <w:rsid w:val="00B74AAB"/>
    <w:rsid w:val="00B7621E"/>
    <w:rsid w:val="00B764C0"/>
    <w:rsid w:val="00B7661F"/>
    <w:rsid w:val="00B76FE6"/>
    <w:rsid w:val="00B7718F"/>
    <w:rsid w:val="00B778C7"/>
    <w:rsid w:val="00B802A8"/>
    <w:rsid w:val="00B81002"/>
    <w:rsid w:val="00B81641"/>
    <w:rsid w:val="00B81B0D"/>
    <w:rsid w:val="00B83165"/>
    <w:rsid w:val="00B850F3"/>
    <w:rsid w:val="00B852D0"/>
    <w:rsid w:val="00B8634E"/>
    <w:rsid w:val="00B864F2"/>
    <w:rsid w:val="00B86ECB"/>
    <w:rsid w:val="00B879B9"/>
    <w:rsid w:val="00B87B51"/>
    <w:rsid w:val="00B91376"/>
    <w:rsid w:val="00B92DA8"/>
    <w:rsid w:val="00B93E14"/>
    <w:rsid w:val="00B94691"/>
    <w:rsid w:val="00B94E53"/>
    <w:rsid w:val="00B95333"/>
    <w:rsid w:val="00B953FD"/>
    <w:rsid w:val="00B9591F"/>
    <w:rsid w:val="00B968EF"/>
    <w:rsid w:val="00B97AD0"/>
    <w:rsid w:val="00BA0059"/>
    <w:rsid w:val="00BA29A3"/>
    <w:rsid w:val="00BA2B44"/>
    <w:rsid w:val="00BA4302"/>
    <w:rsid w:val="00BA4459"/>
    <w:rsid w:val="00BA5ACC"/>
    <w:rsid w:val="00BA7106"/>
    <w:rsid w:val="00BA72D5"/>
    <w:rsid w:val="00BA7329"/>
    <w:rsid w:val="00BA77AC"/>
    <w:rsid w:val="00BA7B8C"/>
    <w:rsid w:val="00BB139A"/>
    <w:rsid w:val="00BB33F2"/>
    <w:rsid w:val="00BB65E5"/>
    <w:rsid w:val="00BB6B9C"/>
    <w:rsid w:val="00BB6D2A"/>
    <w:rsid w:val="00BB7370"/>
    <w:rsid w:val="00BC0685"/>
    <w:rsid w:val="00BC0F46"/>
    <w:rsid w:val="00BC1482"/>
    <w:rsid w:val="00BC41FA"/>
    <w:rsid w:val="00BC52AC"/>
    <w:rsid w:val="00BC56DB"/>
    <w:rsid w:val="00BC57DC"/>
    <w:rsid w:val="00BC589A"/>
    <w:rsid w:val="00BC5B03"/>
    <w:rsid w:val="00BC5E85"/>
    <w:rsid w:val="00BC7BD0"/>
    <w:rsid w:val="00BD023D"/>
    <w:rsid w:val="00BD0544"/>
    <w:rsid w:val="00BD17F3"/>
    <w:rsid w:val="00BD2859"/>
    <w:rsid w:val="00BD60CC"/>
    <w:rsid w:val="00BD62EB"/>
    <w:rsid w:val="00BD6BEA"/>
    <w:rsid w:val="00BE0060"/>
    <w:rsid w:val="00BE014D"/>
    <w:rsid w:val="00BE1EFE"/>
    <w:rsid w:val="00BE522E"/>
    <w:rsid w:val="00BE59C5"/>
    <w:rsid w:val="00BF0082"/>
    <w:rsid w:val="00BF0AAE"/>
    <w:rsid w:val="00BF10F1"/>
    <w:rsid w:val="00BF1C50"/>
    <w:rsid w:val="00BF3971"/>
    <w:rsid w:val="00BF47F7"/>
    <w:rsid w:val="00BF4B39"/>
    <w:rsid w:val="00BF714F"/>
    <w:rsid w:val="00BF7D32"/>
    <w:rsid w:val="00C007CE"/>
    <w:rsid w:val="00C0164E"/>
    <w:rsid w:val="00C018EC"/>
    <w:rsid w:val="00C04BA6"/>
    <w:rsid w:val="00C052A2"/>
    <w:rsid w:val="00C06CB9"/>
    <w:rsid w:val="00C06D97"/>
    <w:rsid w:val="00C0734E"/>
    <w:rsid w:val="00C108A0"/>
    <w:rsid w:val="00C11205"/>
    <w:rsid w:val="00C11C3D"/>
    <w:rsid w:val="00C11D29"/>
    <w:rsid w:val="00C13B2E"/>
    <w:rsid w:val="00C142A5"/>
    <w:rsid w:val="00C14DF2"/>
    <w:rsid w:val="00C159EE"/>
    <w:rsid w:val="00C16091"/>
    <w:rsid w:val="00C1649A"/>
    <w:rsid w:val="00C17766"/>
    <w:rsid w:val="00C207D6"/>
    <w:rsid w:val="00C215F2"/>
    <w:rsid w:val="00C236B0"/>
    <w:rsid w:val="00C247A5"/>
    <w:rsid w:val="00C25356"/>
    <w:rsid w:val="00C316FE"/>
    <w:rsid w:val="00C32365"/>
    <w:rsid w:val="00C32E29"/>
    <w:rsid w:val="00C33337"/>
    <w:rsid w:val="00C348AC"/>
    <w:rsid w:val="00C359B0"/>
    <w:rsid w:val="00C35A68"/>
    <w:rsid w:val="00C36058"/>
    <w:rsid w:val="00C369E5"/>
    <w:rsid w:val="00C36F07"/>
    <w:rsid w:val="00C37433"/>
    <w:rsid w:val="00C37A9D"/>
    <w:rsid w:val="00C37C55"/>
    <w:rsid w:val="00C40503"/>
    <w:rsid w:val="00C43BBB"/>
    <w:rsid w:val="00C43F39"/>
    <w:rsid w:val="00C440D9"/>
    <w:rsid w:val="00C44B19"/>
    <w:rsid w:val="00C455C3"/>
    <w:rsid w:val="00C46864"/>
    <w:rsid w:val="00C46C7D"/>
    <w:rsid w:val="00C47FCC"/>
    <w:rsid w:val="00C5060F"/>
    <w:rsid w:val="00C50CAE"/>
    <w:rsid w:val="00C50F13"/>
    <w:rsid w:val="00C52DDA"/>
    <w:rsid w:val="00C53079"/>
    <w:rsid w:val="00C53BBC"/>
    <w:rsid w:val="00C54131"/>
    <w:rsid w:val="00C543D2"/>
    <w:rsid w:val="00C54719"/>
    <w:rsid w:val="00C55184"/>
    <w:rsid w:val="00C55687"/>
    <w:rsid w:val="00C57158"/>
    <w:rsid w:val="00C600C2"/>
    <w:rsid w:val="00C609BD"/>
    <w:rsid w:val="00C6184A"/>
    <w:rsid w:val="00C61B47"/>
    <w:rsid w:val="00C63926"/>
    <w:rsid w:val="00C63BEA"/>
    <w:rsid w:val="00C63EAA"/>
    <w:rsid w:val="00C63F3F"/>
    <w:rsid w:val="00C64BDE"/>
    <w:rsid w:val="00C6518D"/>
    <w:rsid w:val="00C65FA7"/>
    <w:rsid w:val="00C660E1"/>
    <w:rsid w:val="00C662B6"/>
    <w:rsid w:val="00C6648A"/>
    <w:rsid w:val="00C66596"/>
    <w:rsid w:val="00C66CEB"/>
    <w:rsid w:val="00C67F0D"/>
    <w:rsid w:val="00C703D5"/>
    <w:rsid w:val="00C714C9"/>
    <w:rsid w:val="00C726B5"/>
    <w:rsid w:val="00C73DE6"/>
    <w:rsid w:val="00C752BC"/>
    <w:rsid w:val="00C755B1"/>
    <w:rsid w:val="00C76541"/>
    <w:rsid w:val="00C76737"/>
    <w:rsid w:val="00C774BF"/>
    <w:rsid w:val="00C83F60"/>
    <w:rsid w:val="00C84FE5"/>
    <w:rsid w:val="00C85EC5"/>
    <w:rsid w:val="00C86895"/>
    <w:rsid w:val="00C870C0"/>
    <w:rsid w:val="00C876E5"/>
    <w:rsid w:val="00C91BD6"/>
    <w:rsid w:val="00C921C9"/>
    <w:rsid w:val="00C93368"/>
    <w:rsid w:val="00C940D5"/>
    <w:rsid w:val="00C94BC0"/>
    <w:rsid w:val="00C94EF2"/>
    <w:rsid w:val="00C9632A"/>
    <w:rsid w:val="00C97216"/>
    <w:rsid w:val="00CA215F"/>
    <w:rsid w:val="00CA2A95"/>
    <w:rsid w:val="00CA349E"/>
    <w:rsid w:val="00CA3A6A"/>
    <w:rsid w:val="00CA6AAA"/>
    <w:rsid w:val="00CA79A8"/>
    <w:rsid w:val="00CB1DEB"/>
    <w:rsid w:val="00CB1E19"/>
    <w:rsid w:val="00CB2EAA"/>
    <w:rsid w:val="00CB403A"/>
    <w:rsid w:val="00CB612B"/>
    <w:rsid w:val="00CB6ACD"/>
    <w:rsid w:val="00CC0956"/>
    <w:rsid w:val="00CC1D8E"/>
    <w:rsid w:val="00CC1FA0"/>
    <w:rsid w:val="00CC2526"/>
    <w:rsid w:val="00CC332A"/>
    <w:rsid w:val="00CC400E"/>
    <w:rsid w:val="00CC419D"/>
    <w:rsid w:val="00CC4CCE"/>
    <w:rsid w:val="00CC4D75"/>
    <w:rsid w:val="00CC4E8D"/>
    <w:rsid w:val="00CC5AAE"/>
    <w:rsid w:val="00CC5ED4"/>
    <w:rsid w:val="00CC7D5A"/>
    <w:rsid w:val="00CD01BD"/>
    <w:rsid w:val="00CD098D"/>
    <w:rsid w:val="00CD1570"/>
    <w:rsid w:val="00CD470D"/>
    <w:rsid w:val="00CD5E35"/>
    <w:rsid w:val="00CD6312"/>
    <w:rsid w:val="00CD63A9"/>
    <w:rsid w:val="00CD7971"/>
    <w:rsid w:val="00CD7BB3"/>
    <w:rsid w:val="00CE41C9"/>
    <w:rsid w:val="00CE55C6"/>
    <w:rsid w:val="00CE58AF"/>
    <w:rsid w:val="00CE5B52"/>
    <w:rsid w:val="00CE5BBE"/>
    <w:rsid w:val="00CE69C7"/>
    <w:rsid w:val="00CE6C90"/>
    <w:rsid w:val="00CE6E71"/>
    <w:rsid w:val="00CE7416"/>
    <w:rsid w:val="00CE7CF8"/>
    <w:rsid w:val="00CE7FA0"/>
    <w:rsid w:val="00CF0BAE"/>
    <w:rsid w:val="00CF0F74"/>
    <w:rsid w:val="00CF14FE"/>
    <w:rsid w:val="00CF1802"/>
    <w:rsid w:val="00CF197A"/>
    <w:rsid w:val="00CF4AA8"/>
    <w:rsid w:val="00CF4EA8"/>
    <w:rsid w:val="00CF54A1"/>
    <w:rsid w:val="00CF61AD"/>
    <w:rsid w:val="00CF6C39"/>
    <w:rsid w:val="00D000BA"/>
    <w:rsid w:val="00D00D65"/>
    <w:rsid w:val="00D0137A"/>
    <w:rsid w:val="00D0266C"/>
    <w:rsid w:val="00D0294B"/>
    <w:rsid w:val="00D02A36"/>
    <w:rsid w:val="00D036E2"/>
    <w:rsid w:val="00D04AC9"/>
    <w:rsid w:val="00D0598F"/>
    <w:rsid w:val="00D061B3"/>
    <w:rsid w:val="00D062AD"/>
    <w:rsid w:val="00D06839"/>
    <w:rsid w:val="00D07761"/>
    <w:rsid w:val="00D102A3"/>
    <w:rsid w:val="00D12ECC"/>
    <w:rsid w:val="00D130BA"/>
    <w:rsid w:val="00D14768"/>
    <w:rsid w:val="00D147BF"/>
    <w:rsid w:val="00D14FE6"/>
    <w:rsid w:val="00D1530B"/>
    <w:rsid w:val="00D15905"/>
    <w:rsid w:val="00D15B89"/>
    <w:rsid w:val="00D17A5D"/>
    <w:rsid w:val="00D17B0E"/>
    <w:rsid w:val="00D206BC"/>
    <w:rsid w:val="00D20D7C"/>
    <w:rsid w:val="00D21F68"/>
    <w:rsid w:val="00D22156"/>
    <w:rsid w:val="00D2438B"/>
    <w:rsid w:val="00D2481B"/>
    <w:rsid w:val="00D25059"/>
    <w:rsid w:val="00D25801"/>
    <w:rsid w:val="00D25AEE"/>
    <w:rsid w:val="00D25B80"/>
    <w:rsid w:val="00D2616F"/>
    <w:rsid w:val="00D272ED"/>
    <w:rsid w:val="00D2777A"/>
    <w:rsid w:val="00D27A57"/>
    <w:rsid w:val="00D27AFE"/>
    <w:rsid w:val="00D27D6F"/>
    <w:rsid w:val="00D27FBA"/>
    <w:rsid w:val="00D30A9A"/>
    <w:rsid w:val="00D328FE"/>
    <w:rsid w:val="00D34903"/>
    <w:rsid w:val="00D35DCF"/>
    <w:rsid w:val="00D35E78"/>
    <w:rsid w:val="00D36FD6"/>
    <w:rsid w:val="00D371BB"/>
    <w:rsid w:val="00D37410"/>
    <w:rsid w:val="00D401E3"/>
    <w:rsid w:val="00D4042A"/>
    <w:rsid w:val="00D40715"/>
    <w:rsid w:val="00D41EC0"/>
    <w:rsid w:val="00D42197"/>
    <w:rsid w:val="00D422D3"/>
    <w:rsid w:val="00D422D7"/>
    <w:rsid w:val="00D4236F"/>
    <w:rsid w:val="00D42EC8"/>
    <w:rsid w:val="00D43E2E"/>
    <w:rsid w:val="00D440C5"/>
    <w:rsid w:val="00D44C93"/>
    <w:rsid w:val="00D44D0E"/>
    <w:rsid w:val="00D45D95"/>
    <w:rsid w:val="00D46CF6"/>
    <w:rsid w:val="00D46E25"/>
    <w:rsid w:val="00D47A85"/>
    <w:rsid w:val="00D47ED2"/>
    <w:rsid w:val="00D50DED"/>
    <w:rsid w:val="00D51618"/>
    <w:rsid w:val="00D51D39"/>
    <w:rsid w:val="00D525AC"/>
    <w:rsid w:val="00D52EC1"/>
    <w:rsid w:val="00D5456A"/>
    <w:rsid w:val="00D57069"/>
    <w:rsid w:val="00D60133"/>
    <w:rsid w:val="00D61118"/>
    <w:rsid w:val="00D619D7"/>
    <w:rsid w:val="00D624A1"/>
    <w:rsid w:val="00D62FAD"/>
    <w:rsid w:val="00D64DF3"/>
    <w:rsid w:val="00D66C40"/>
    <w:rsid w:val="00D66E3B"/>
    <w:rsid w:val="00D67E2A"/>
    <w:rsid w:val="00D70591"/>
    <w:rsid w:val="00D708A5"/>
    <w:rsid w:val="00D71C4E"/>
    <w:rsid w:val="00D741F0"/>
    <w:rsid w:val="00D76636"/>
    <w:rsid w:val="00D773E6"/>
    <w:rsid w:val="00D8095B"/>
    <w:rsid w:val="00D80E61"/>
    <w:rsid w:val="00D81523"/>
    <w:rsid w:val="00D83A4A"/>
    <w:rsid w:val="00D85833"/>
    <w:rsid w:val="00D864CC"/>
    <w:rsid w:val="00D87FF7"/>
    <w:rsid w:val="00D90BBF"/>
    <w:rsid w:val="00D91AFA"/>
    <w:rsid w:val="00D92AB8"/>
    <w:rsid w:val="00D92CF7"/>
    <w:rsid w:val="00D943E3"/>
    <w:rsid w:val="00D946B2"/>
    <w:rsid w:val="00D94E4C"/>
    <w:rsid w:val="00D95635"/>
    <w:rsid w:val="00D96731"/>
    <w:rsid w:val="00D9678B"/>
    <w:rsid w:val="00D97366"/>
    <w:rsid w:val="00D974C2"/>
    <w:rsid w:val="00DA02EF"/>
    <w:rsid w:val="00DA11F3"/>
    <w:rsid w:val="00DA125F"/>
    <w:rsid w:val="00DA19C9"/>
    <w:rsid w:val="00DA289D"/>
    <w:rsid w:val="00DA3636"/>
    <w:rsid w:val="00DA37BE"/>
    <w:rsid w:val="00DA3802"/>
    <w:rsid w:val="00DA3CA2"/>
    <w:rsid w:val="00DA45FE"/>
    <w:rsid w:val="00DA461E"/>
    <w:rsid w:val="00DA52A4"/>
    <w:rsid w:val="00DA647B"/>
    <w:rsid w:val="00DA6A77"/>
    <w:rsid w:val="00DA76FF"/>
    <w:rsid w:val="00DB0054"/>
    <w:rsid w:val="00DB0A03"/>
    <w:rsid w:val="00DB167D"/>
    <w:rsid w:val="00DB19F6"/>
    <w:rsid w:val="00DB320C"/>
    <w:rsid w:val="00DB435C"/>
    <w:rsid w:val="00DB471B"/>
    <w:rsid w:val="00DB6B21"/>
    <w:rsid w:val="00DC0DD0"/>
    <w:rsid w:val="00DC1852"/>
    <w:rsid w:val="00DC2057"/>
    <w:rsid w:val="00DC20A4"/>
    <w:rsid w:val="00DC3B4A"/>
    <w:rsid w:val="00DC576B"/>
    <w:rsid w:val="00DD1DDA"/>
    <w:rsid w:val="00DD2665"/>
    <w:rsid w:val="00DD4DFA"/>
    <w:rsid w:val="00DD5012"/>
    <w:rsid w:val="00DD56A5"/>
    <w:rsid w:val="00DD591D"/>
    <w:rsid w:val="00DD594F"/>
    <w:rsid w:val="00DD5DB7"/>
    <w:rsid w:val="00DD7549"/>
    <w:rsid w:val="00DE06AD"/>
    <w:rsid w:val="00DE0C78"/>
    <w:rsid w:val="00DE1A63"/>
    <w:rsid w:val="00DE3013"/>
    <w:rsid w:val="00DE39A5"/>
    <w:rsid w:val="00DE452B"/>
    <w:rsid w:val="00DE5EF1"/>
    <w:rsid w:val="00DE6509"/>
    <w:rsid w:val="00DE78EA"/>
    <w:rsid w:val="00DF0344"/>
    <w:rsid w:val="00DF0ED6"/>
    <w:rsid w:val="00DF0EEA"/>
    <w:rsid w:val="00DF1CB6"/>
    <w:rsid w:val="00DF3C2A"/>
    <w:rsid w:val="00DF4130"/>
    <w:rsid w:val="00DF461E"/>
    <w:rsid w:val="00DF475A"/>
    <w:rsid w:val="00DF643C"/>
    <w:rsid w:val="00DF7EAC"/>
    <w:rsid w:val="00E0149C"/>
    <w:rsid w:val="00E028EB"/>
    <w:rsid w:val="00E03A10"/>
    <w:rsid w:val="00E03AC1"/>
    <w:rsid w:val="00E0469D"/>
    <w:rsid w:val="00E05770"/>
    <w:rsid w:val="00E069A5"/>
    <w:rsid w:val="00E1112D"/>
    <w:rsid w:val="00E11CAA"/>
    <w:rsid w:val="00E11F76"/>
    <w:rsid w:val="00E12C69"/>
    <w:rsid w:val="00E1327C"/>
    <w:rsid w:val="00E13786"/>
    <w:rsid w:val="00E13898"/>
    <w:rsid w:val="00E13AF0"/>
    <w:rsid w:val="00E158B0"/>
    <w:rsid w:val="00E15CE2"/>
    <w:rsid w:val="00E160FA"/>
    <w:rsid w:val="00E16962"/>
    <w:rsid w:val="00E16B58"/>
    <w:rsid w:val="00E1716B"/>
    <w:rsid w:val="00E21173"/>
    <w:rsid w:val="00E21576"/>
    <w:rsid w:val="00E220E1"/>
    <w:rsid w:val="00E22648"/>
    <w:rsid w:val="00E23E98"/>
    <w:rsid w:val="00E23FE4"/>
    <w:rsid w:val="00E252F5"/>
    <w:rsid w:val="00E25B78"/>
    <w:rsid w:val="00E25C76"/>
    <w:rsid w:val="00E25F14"/>
    <w:rsid w:val="00E263BC"/>
    <w:rsid w:val="00E26B09"/>
    <w:rsid w:val="00E27133"/>
    <w:rsid w:val="00E271BB"/>
    <w:rsid w:val="00E27DB7"/>
    <w:rsid w:val="00E30D22"/>
    <w:rsid w:val="00E31621"/>
    <w:rsid w:val="00E32FCE"/>
    <w:rsid w:val="00E347C5"/>
    <w:rsid w:val="00E36469"/>
    <w:rsid w:val="00E3694F"/>
    <w:rsid w:val="00E400ED"/>
    <w:rsid w:val="00E423D6"/>
    <w:rsid w:val="00E43522"/>
    <w:rsid w:val="00E4479E"/>
    <w:rsid w:val="00E4487E"/>
    <w:rsid w:val="00E45B51"/>
    <w:rsid w:val="00E46EF0"/>
    <w:rsid w:val="00E47104"/>
    <w:rsid w:val="00E473B4"/>
    <w:rsid w:val="00E47F6C"/>
    <w:rsid w:val="00E5036F"/>
    <w:rsid w:val="00E506E0"/>
    <w:rsid w:val="00E52090"/>
    <w:rsid w:val="00E5291C"/>
    <w:rsid w:val="00E536AC"/>
    <w:rsid w:val="00E540E3"/>
    <w:rsid w:val="00E5464B"/>
    <w:rsid w:val="00E54FC2"/>
    <w:rsid w:val="00E5571A"/>
    <w:rsid w:val="00E55D59"/>
    <w:rsid w:val="00E56165"/>
    <w:rsid w:val="00E5646D"/>
    <w:rsid w:val="00E565B9"/>
    <w:rsid w:val="00E56B6D"/>
    <w:rsid w:val="00E56B8F"/>
    <w:rsid w:val="00E56E5C"/>
    <w:rsid w:val="00E57C69"/>
    <w:rsid w:val="00E6247B"/>
    <w:rsid w:val="00E6378B"/>
    <w:rsid w:val="00E64B44"/>
    <w:rsid w:val="00E64C91"/>
    <w:rsid w:val="00E66DB0"/>
    <w:rsid w:val="00E71EAE"/>
    <w:rsid w:val="00E72D13"/>
    <w:rsid w:val="00E7375E"/>
    <w:rsid w:val="00E740CF"/>
    <w:rsid w:val="00E750B1"/>
    <w:rsid w:val="00E76565"/>
    <w:rsid w:val="00E81EB3"/>
    <w:rsid w:val="00E82127"/>
    <w:rsid w:val="00E8403C"/>
    <w:rsid w:val="00E84405"/>
    <w:rsid w:val="00E84CD0"/>
    <w:rsid w:val="00E90F0B"/>
    <w:rsid w:val="00E9118A"/>
    <w:rsid w:val="00E91587"/>
    <w:rsid w:val="00E91CEA"/>
    <w:rsid w:val="00E91F3B"/>
    <w:rsid w:val="00E920B4"/>
    <w:rsid w:val="00E9211F"/>
    <w:rsid w:val="00E923F1"/>
    <w:rsid w:val="00E934B7"/>
    <w:rsid w:val="00E93EAB"/>
    <w:rsid w:val="00E94143"/>
    <w:rsid w:val="00E945A7"/>
    <w:rsid w:val="00E9575A"/>
    <w:rsid w:val="00E95988"/>
    <w:rsid w:val="00E964FA"/>
    <w:rsid w:val="00E97A1E"/>
    <w:rsid w:val="00E97BF5"/>
    <w:rsid w:val="00E97C38"/>
    <w:rsid w:val="00EA09A7"/>
    <w:rsid w:val="00EA0F7D"/>
    <w:rsid w:val="00EA299B"/>
    <w:rsid w:val="00EA3237"/>
    <w:rsid w:val="00EA442B"/>
    <w:rsid w:val="00EA4439"/>
    <w:rsid w:val="00EA5F20"/>
    <w:rsid w:val="00EA62C3"/>
    <w:rsid w:val="00EA70A2"/>
    <w:rsid w:val="00EA7611"/>
    <w:rsid w:val="00EA7B4C"/>
    <w:rsid w:val="00EB076C"/>
    <w:rsid w:val="00EB0AAB"/>
    <w:rsid w:val="00EB0AEE"/>
    <w:rsid w:val="00EB27D7"/>
    <w:rsid w:val="00EB2B65"/>
    <w:rsid w:val="00EB3AC0"/>
    <w:rsid w:val="00EB4183"/>
    <w:rsid w:val="00EB552D"/>
    <w:rsid w:val="00EB5CB6"/>
    <w:rsid w:val="00EC00D2"/>
    <w:rsid w:val="00EC0F6F"/>
    <w:rsid w:val="00EC1411"/>
    <w:rsid w:val="00EC270C"/>
    <w:rsid w:val="00EC2B57"/>
    <w:rsid w:val="00EC305D"/>
    <w:rsid w:val="00EC468F"/>
    <w:rsid w:val="00EC5056"/>
    <w:rsid w:val="00EC590A"/>
    <w:rsid w:val="00EC70E9"/>
    <w:rsid w:val="00EC7938"/>
    <w:rsid w:val="00ED0F9B"/>
    <w:rsid w:val="00ED226F"/>
    <w:rsid w:val="00ED2F18"/>
    <w:rsid w:val="00ED304F"/>
    <w:rsid w:val="00ED3D1C"/>
    <w:rsid w:val="00ED4520"/>
    <w:rsid w:val="00ED486E"/>
    <w:rsid w:val="00ED4AA0"/>
    <w:rsid w:val="00ED63CA"/>
    <w:rsid w:val="00ED6E53"/>
    <w:rsid w:val="00EE0F5C"/>
    <w:rsid w:val="00EE2712"/>
    <w:rsid w:val="00EE278F"/>
    <w:rsid w:val="00EE3911"/>
    <w:rsid w:val="00EE468E"/>
    <w:rsid w:val="00EE4D66"/>
    <w:rsid w:val="00EE4E61"/>
    <w:rsid w:val="00EE659B"/>
    <w:rsid w:val="00EE6B47"/>
    <w:rsid w:val="00EE772D"/>
    <w:rsid w:val="00EF02A0"/>
    <w:rsid w:val="00EF2FDE"/>
    <w:rsid w:val="00EF3EF3"/>
    <w:rsid w:val="00EF5166"/>
    <w:rsid w:val="00EF5DA4"/>
    <w:rsid w:val="00EF7E6B"/>
    <w:rsid w:val="00F00089"/>
    <w:rsid w:val="00F022BC"/>
    <w:rsid w:val="00F024DF"/>
    <w:rsid w:val="00F0289E"/>
    <w:rsid w:val="00F02AB2"/>
    <w:rsid w:val="00F03454"/>
    <w:rsid w:val="00F04E26"/>
    <w:rsid w:val="00F06058"/>
    <w:rsid w:val="00F07304"/>
    <w:rsid w:val="00F07375"/>
    <w:rsid w:val="00F07C8B"/>
    <w:rsid w:val="00F10533"/>
    <w:rsid w:val="00F10E71"/>
    <w:rsid w:val="00F12FF7"/>
    <w:rsid w:val="00F15790"/>
    <w:rsid w:val="00F15C88"/>
    <w:rsid w:val="00F15F52"/>
    <w:rsid w:val="00F16676"/>
    <w:rsid w:val="00F16E3F"/>
    <w:rsid w:val="00F172EA"/>
    <w:rsid w:val="00F1753C"/>
    <w:rsid w:val="00F21B41"/>
    <w:rsid w:val="00F22B28"/>
    <w:rsid w:val="00F22C46"/>
    <w:rsid w:val="00F22E14"/>
    <w:rsid w:val="00F2325B"/>
    <w:rsid w:val="00F2326D"/>
    <w:rsid w:val="00F239EF"/>
    <w:rsid w:val="00F24341"/>
    <w:rsid w:val="00F24C8E"/>
    <w:rsid w:val="00F27651"/>
    <w:rsid w:val="00F27704"/>
    <w:rsid w:val="00F27BC9"/>
    <w:rsid w:val="00F30EED"/>
    <w:rsid w:val="00F31BB7"/>
    <w:rsid w:val="00F31DC4"/>
    <w:rsid w:val="00F327E6"/>
    <w:rsid w:val="00F34553"/>
    <w:rsid w:val="00F35836"/>
    <w:rsid w:val="00F35907"/>
    <w:rsid w:val="00F359E4"/>
    <w:rsid w:val="00F37C18"/>
    <w:rsid w:val="00F40E46"/>
    <w:rsid w:val="00F42170"/>
    <w:rsid w:val="00F4289D"/>
    <w:rsid w:val="00F431B0"/>
    <w:rsid w:val="00F43F81"/>
    <w:rsid w:val="00F443A1"/>
    <w:rsid w:val="00F44520"/>
    <w:rsid w:val="00F4472E"/>
    <w:rsid w:val="00F45467"/>
    <w:rsid w:val="00F471AF"/>
    <w:rsid w:val="00F471E5"/>
    <w:rsid w:val="00F47404"/>
    <w:rsid w:val="00F50F5D"/>
    <w:rsid w:val="00F51C37"/>
    <w:rsid w:val="00F5214F"/>
    <w:rsid w:val="00F52AD0"/>
    <w:rsid w:val="00F54307"/>
    <w:rsid w:val="00F5489D"/>
    <w:rsid w:val="00F56033"/>
    <w:rsid w:val="00F56250"/>
    <w:rsid w:val="00F56578"/>
    <w:rsid w:val="00F5658D"/>
    <w:rsid w:val="00F56982"/>
    <w:rsid w:val="00F60208"/>
    <w:rsid w:val="00F60D2F"/>
    <w:rsid w:val="00F60F9F"/>
    <w:rsid w:val="00F61FD8"/>
    <w:rsid w:val="00F629ED"/>
    <w:rsid w:val="00F636FA"/>
    <w:rsid w:val="00F6595A"/>
    <w:rsid w:val="00F65DA8"/>
    <w:rsid w:val="00F662E9"/>
    <w:rsid w:val="00F66ECE"/>
    <w:rsid w:val="00F72FF2"/>
    <w:rsid w:val="00F7305B"/>
    <w:rsid w:val="00F73B2C"/>
    <w:rsid w:val="00F75F06"/>
    <w:rsid w:val="00F76457"/>
    <w:rsid w:val="00F773DD"/>
    <w:rsid w:val="00F77665"/>
    <w:rsid w:val="00F80078"/>
    <w:rsid w:val="00F806C1"/>
    <w:rsid w:val="00F80B55"/>
    <w:rsid w:val="00F80F8B"/>
    <w:rsid w:val="00F822DF"/>
    <w:rsid w:val="00F82CB7"/>
    <w:rsid w:val="00F83C54"/>
    <w:rsid w:val="00F85DF7"/>
    <w:rsid w:val="00F8692F"/>
    <w:rsid w:val="00F93EC1"/>
    <w:rsid w:val="00F93EDA"/>
    <w:rsid w:val="00F94454"/>
    <w:rsid w:val="00F95F57"/>
    <w:rsid w:val="00F962F9"/>
    <w:rsid w:val="00F966F8"/>
    <w:rsid w:val="00FA02E2"/>
    <w:rsid w:val="00FA1504"/>
    <w:rsid w:val="00FA16B4"/>
    <w:rsid w:val="00FA206C"/>
    <w:rsid w:val="00FA34FA"/>
    <w:rsid w:val="00FA3534"/>
    <w:rsid w:val="00FA38AB"/>
    <w:rsid w:val="00FA3F4E"/>
    <w:rsid w:val="00FA4315"/>
    <w:rsid w:val="00FA5075"/>
    <w:rsid w:val="00FA572B"/>
    <w:rsid w:val="00FA6859"/>
    <w:rsid w:val="00FA6CB9"/>
    <w:rsid w:val="00FA7E0A"/>
    <w:rsid w:val="00FA7E2C"/>
    <w:rsid w:val="00FB2116"/>
    <w:rsid w:val="00FB2EA4"/>
    <w:rsid w:val="00FB2FDA"/>
    <w:rsid w:val="00FB372A"/>
    <w:rsid w:val="00FB3780"/>
    <w:rsid w:val="00FB3F4C"/>
    <w:rsid w:val="00FB5146"/>
    <w:rsid w:val="00FB5E59"/>
    <w:rsid w:val="00FB6306"/>
    <w:rsid w:val="00FC0821"/>
    <w:rsid w:val="00FC19B0"/>
    <w:rsid w:val="00FC19C3"/>
    <w:rsid w:val="00FC32AC"/>
    <w:rsid w:val="00FC3A7D"/>
    <w:rsid w:val="00FC4BCE"/>
    <w:rsid w:val="00FC5BB5"/>
    <w:rsid w:val="00FC6072"/>
    <w:rsid w:val="00FC768D"/>
    <w:rsid w:val="00FD0383"/>
    <w:rsid w:val="00FD0E01"/>
    <w:rsid w:val="00FD1AD0"/>
    <w:rsid w:val="00FD4385"/>
    <w:rsid w:val="00FD51C4"/>
    <w:rsid w:val="00FD61BE"/>
    <w:rsid w:val="00FD6E48"/>
    <w:rsid w:val="00FD7477"/>
    <w:rsid w:val="00FD7FDF"/>
    <w:rsid w:val="00FE01CA"/>
    <w:rsid w:val="00FE13CC"/>
    <w:rsid w:val="00FE140C"/>
    <w:rsid w:val="00FE20AC"/>
    <w:rsid w:val="00FE330F"/>
    <w:rsid w:val="00FE3A27"/>
    <w:rsid w:val="00FE3C17"/>
    <w:rsid w:val="00FE42C7"/>
    <w:rsid w:val="00FE56D1"/>
    <w:rsid w:val="00FE59C3"/>
    <w:rsid w:val="00FE6592"/>
    <w:rsid w:val="00FE6D96"/>
    <w:rsid w:val="00FE74FD"/>
    <w:rsid w:val="00FF0E3C"/>
    <w:rsid w:val="00FF0F9C"/>
    <w:rsid w:val="00FF3C46"/>
    <w:rsid w:val="00FF3FFA"/>
    <w:rsid w:val="00FF5232"/>
    <w:rsid w:val="00FF622A"/>
    <w:rsid w:val="00FF6D47"/>
    <w:rsid w:val="00FF6F6B"/>
    <w:rsid w:val="00FF77D1"/>
    <w:rsid w:val="079F8994"/>
    <w:rsid w:val="126FE3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14:docId w14:val="7CA03547"/>
  <w15:docId w15:val="{AFB25E20-18F9-4959-81A8-FCFA87DE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A2810"/>
    <w:pPr>
      <w:spacing w:after="0" w:line="240" w:lineRule="auto"/>
      <w:jc w:val="both"/>
    </w:pPr>
    <w:rPr>
      <w:rFonts w:ascii="Times New Roman" w:eastAsia="Times New Roman" w:hAnsi="Times New Roman" w:cs="Times New Roman"/>
      <w:sz w:val="24"/>
    </w:rPr>
  </w:style>
  <w:style w:type="paragraph" w:styleId="1">
    <w:name w:val="heading 1"/>
    <w:basedOn w:val="a0"/>
    <w:next w:val="a0"/>
    <w:link w:val="13"/>
    <w:autoRedefine/>
    <w:qFormat/>
    <w:rsid w:val="00882AFC"/>
    <w:pPr>
      <w:keepNext/>
      <w:numPr>
        <w:numId w:val="8"/>
      </w:numPr>
      <w:spacing w:before="240" w:after="240"/>
      <w:outlineLvl w:val="0"/>
    </w:pPr>
    <w:rPr>
      <w:rFonts w:ascii="Arial" w:hAnsi="Arial" w:cs="Arial"/>
      <w:b/>
      <w:bCs/>
      <w:caps/>
      <w:kern w:val="32"/>
      <w:sz w:val="28"/>
      <w:szCs w:val="32"/>
    </w:rPr>
  </w:style>
  <w:style w:type="paragraph" w:styleId="22">
    <w:name w:val="heading 2"/>
    <w:aliases w:val="2 Заголовок 2"/>
    <w:basedOn w:val="a0"/>
    <w:next w:val="a0"/>
    <w:link w:val="23"/>
    <w:uiPriority w:val="9"/>
    <w:qFormat/>
    <w:rsid w:val="00E11CAA"/>
    <w:pPr>
      <w:spacing w:before="240" w:after="240"/>
      <w:outlineLvl w:val="1"/>
    </w:pPr>
    <w:rPr>
      <w:rFonts w:ascii="Arial" w:hAnsi="Arial"/>
      <w:b/>
      <w:bCs/>
      <w:iCs/>
      <w:caps/>
      <w:szCs w:val="28"/>
    </w:rPr>
  </w:style>
  <w:style w:type="paragraph" w:styleId="3">
    <w:name w:val="heading 3"/>
    <w:aliases w:val="3 Заголовок 3"/>
    <w:basedOn w:val="a0"/>
    <w:next w:val="a0"/>
    <w:link w:val="32"/>
    <w:autoRedefine/>
    <w:uiPriority w:val="9"/>
    <w:qFormat/>
    <w:rsid w:val="00590100"/>
    <w:pPr>
      <w:keepNext/>
      <w:keepLines/>
      <w:numPr>
        <w:ilvl w:val="2"/>
        <w:numId w:val="8"/>
      </w:numPr>
      <w:spacing w:before="160" w:after="120" w:line="276" w:lineRule="auto"/>
      <w:outlineLvl w:val="2"/>
    </w:pPr>
    <w:rPr>
      <w:rFonts w:ascii="Arial" w:eastAsia="Calibri" w:hAnsi="Arial"/>
      <w:b/>
      <w:caps/>
      <w:szCs w:val="24"/>
    </w:rPr>
  </w:style>
  <w:style w:type="paragraph" w:styleId="4">
    <w:name w:val="heading 4"/>
    <w:basedOn w:val="a0"/>
    <w:next w:val="a0"/>
    <w:link w:val="42"/>
    <w:qFormat/>
    <w:rsid w:val="006C0925"/>
    <w:pPr>
      <w:keepNext/>
      <w:numPr>
        <w:ilvl w:val="3"/>
        <w:numId w:val="8"/>
      </w:numPr>
      <w:ind w:left="1715"/>
      <w:outlineLvl w:val="3"/>
    </w:pPr>
    <w:rPr>
      <w:rFonts w:ascii="Arial" w:eastAsia="Calibri" w:hAnsi="Arial"/>
      <w:i/>
      <w:caps/>
      <w:sz w:val="20"/>
      <w:szCs w:val="20"/>
    </w:rPr>
  </w:style>
  <w:style w:type="paragraph" w:styleId="5">
    <w:name w:val="heading 5"/>
    <w:basedOn w:val="a0"/>
    <w:next w:val="a0"/>
    <w:link w:val="50"/>
    <w:unhideWhenUsed/>
    <w:qFormat/>
    <w:rsid w:val="00EC7938"/>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0"/>
    <w:next w:val="a0"/>
    <w:link w:val="60"/>
    <w:unhideWhenUsed/>
    <w:qFormat/>
    <w:rsid w:val="00EC7938"/>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0"/>
    <w:next w:val="a0"/>
    <w:link w:val="70"/>
    <w:unhideWhenUsed/>
    <w:qFormat/>
    <w:rsid w:val="00EC7938"/>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0"/>
    <w:next w:val="a0"/>
    <w:link w:val="80"/>
    <w:unhideWhenUsed/>
    <w:qFormat/>
    <w:rsid w:val="00EC7938"/>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nhideWhenUsed/>
    <w:qFormat/>
    <w:rsid w:val="00EC7938"/>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3">
    <w:name w:val="Заголовок 1 Знак"/>
    <w:basedOn w:val="a1"/>
    <w:link w:val="1"/>
    <w:rsid w:val="00882AFC"/>
    <w:rPr>
      <w:rFonts w:ascii="Arial" w:eastAsia="Times New Roman" w:hAnsi="Arial" w:cs="Arial"/>
      <w:b/>
      <w:bCs/>
      <w:caps/>
      <w:kern w:val="32"/>
      <w:sz w:val="28"/>
      <w:szCs w:val="32"/>
    </w:rPr>
  </w:style>
  <w:style w:type="character" w:customStyle="1" w:styleId="23">
    <w:name w:val="Заголовок 2 Знак"/>
    <w:aliases w:val="2 Заголовок 2 Знак"/>
    <w:basedOn w:val="a1"/>
    <w:link w:val="22"/>
    <w:uiPriority w:val="9"/>
    <w:rsid w:val="00E11CAA"/>
    <w:rPr>
      <w:rFonts w:ascii="Arial" w:eastAsia="Times New Roman" w:hAnsi="Arial" w:cs="Times New Roman"/>
      <w:b/>
      <w:bCs/>
      <w:iCs/>
      <w:caps/>
      <w:sz w:val="24"/>
      <w:szCs w:val="28"/>
    </w:rPr>
  </w:style>
  <w:style w:type="character" w:customStyle="1" w:styleId="32">
    <w:name w:val="Заголовок 3 Знак"/>
    <w:aliases w:val="3 Заголовок 3 Знак"/>
    <w:basedOn w:val="a1"/>
    <w:link w:val="3"/>
    <w:uiPriority w:val="9"/>
    <w:rsid w:val="00590100"/>
    <w:rPr>
      <w:rFonts w:ascii="Arial" w:eastAsia="Calibri" w:hAnsi="Arial" w:cs="Times New Roman"/>
      <w:b/>
      <w:caps/>
      <w:sz w:val="24"/>
      <w:szCs w:val="24"/>
    </w:rPr>
  </w:style>
  <w:style w:type="character" w:customStyle="1" w:styleId="42">
    <w:name w:val="Заголовок 4 Знак"/>
    <w:basedOn w:val="a1"/>
    <w:link w:val="4"/>
    <w:rsid w:val="006C0925"/>
    <w:rPr>
      <w:rFonts w:ascii="Arial" w:eastAsia="Calibri" w:hAnsi="Arial" w:cs="Times New Roman"/>
      <w:i/>
      <w:caps/>
      <w:sz w:val="20"/>
      <w:szCs w:val="20"/>
    </w:rPr>
  </w:style>
  <w:style w:type="paragraph" w:styleId="a4">
    <w:name w:val="header"/>
    <w:basedOn w:val="a0"/>
    <w:link w:val="a5"/>
    <w:rsid w:val="006C0925"/>
    <w:pPr>
      <w:tabs>
        <w:tab w:val="center" w:pos="4677"/>
        <w:tab w:val="right" w:pos="9355"/>
      </w:tabs>
    </w:pPr>
    <w:rPr>
      <w:rFonts w:ascii="Calibri" w:eastAsia="Calibri" w:hAnsi="Calibri"/>
      <w:sz w:val="20"/>
      <w:szCs w:val="20"/>
    </w:rPr>
  </w:style>
  <w:style w:type="character" w:customStyle="1" w:styleId="a5">
    <w:name w:val="Верхний колонтитул Знак"/>
    <w:basedOn w:val="a1"/>
    <w:link w:val="a4"/>
    <w:rsid w:val="006C0925"/>
    <w:rPr>
      <w:rFonts w:ascii="Calibri" w:eastAsia="Calibri" w:hAnsi="Calibri" w:cs="Times New Roman"/>
      <w:sz w:val="20"/>
      <w:szCs w:val="20"/>
    </w:rPr>
  </w:style>
  <w:style w:type="paragraph" w:styleId="a6">
    <w:name w:val="footer"/>
    <w:basedOn w:val="a0"/>
    <w:link w:val="a7"/>
    <w:uiPriority w:val="99"/>
    <w:rsid w:val="006C0925"/>
    <w:pPr>
      <w:tabs>
        <w:tab w:val="center" w:pos="4677"/>
        <w:tab w:val="right" w:pos="9355"/>
      </w:tabs>
    </w:pPr>
    <w:rPr>
      <w:rFonts w:ascii="Calibri" w:eastAsia="Calibri" w:hAnsi="Calibri"/>
      <w:sz w:val="20"/>
      <w:szCs w:val="20"/>
    </w:rPr>
  </w:style>
  <w:style w:type="character" w:customStyle="1" w:styleId="a7">
    <w:name w:val="Нижний колонтитул Знак"/>
    <w:basedOn w:val="a1"/>
    <w:link w:val="a6"/>
    <w:uiPriority w:val="99"/>
    <w:rsid w:val="006C0925"/>
    <w:rPr>
      <w:rFonts w:ascii="Calibri" w:eastAsia="Calibri" w:hAnsi="Calibri" w:cs="Times New Roman"/>
      <w:sz w:val="20"/>
      <w:szCs w:val="20"/>
    </w:rPr>
  </w:style>
  <w:style w:type="paragraph" w:customStyle="1" w:styleId="14">
    <w:name w:val="Без интервала1"/>
    <w:rsid w:val="006C0925"/>
    <w:pPr>
      <w:spacing w:after="0" w:line="240" w:lineRule="auto"/>
    </w:pPr>
    <w:rPr>
      <w:rFonts w:ascii="Calibri" w:eastAsia="Times New Roman" w:hAnsi="Calibri" w:cs="Times New Roman"/>
    </w:rPr>
  </w:style>
  <w:style w:type="paragraph" w:styleId="a8">
    <w:name w:val="caption"/>
    <w:aliases w:val="МИ_Caption"/>
    <w:basedOn w:val="a0"/>
    <w:uiPriority w:val="35"/>
    <w:qFormat/>
    <w:rsid w:val="006C0925"/>
    <w:pPr>
      <w:spacing w:before="100" w:beforeAutospacing="1" w:after="100" w:afterAutospacing="1"/>
    </w:pPr>
    <w:rPr>
      <w:rFonts w:eastAsia="Calibri"/>
      <w:szCs w:val="24"/>
      <w:lang w:eastAsia="ru-RU"/>
    </w:rPr>
  </w:style>
  <w:style w:type="paragraph" w:styleId="15">
    <w:name w:val="toc 1"/>
    <w:basedOn w:val="a0"/>
    <w:next w:val="a0"/>
    <w:autoRedefine/>
    <w:uiPriority w:val="39"/>
    <w:rsid w:val="00BE522E"/>
    <w:pPr>
      <w:tabs>
        <w:tab w:val="left" w:pos="426"/>
        <w:tab w:val="right" w:leader="dot" w:pos="9628"/>
      </w:tabs>
      <w:spacing w:before="120"/>
      <w:ind w:left="426" w:hanging="426"/>
    </w:pPr>
    <w:rPr>
      <w:rFonts w:ascii="Arial" w:hAnsi="Arial" w:cs="Arial"/>
      <w:b/>
      <w:noProof/>
      <w:sz w:val="20"/>
      <w:szCs w:val="20"/>
    </w:rPr>
  </w:style>
  <w:style w:type="paragraph" w:styleId="24">
    <w:name w:val="toc 2"/>
    <w:basedOn w:val="a0"/>
    <w:next w:val="a0"/>
    <w:autoRedefine/>
    <w:uiPriority w:val="39"/>
    <w:rsid w:val="00252D72"/>
    <w:pPr>
      <w:tabs>
        <w:tab w:val="left" w:pos="880"/>
        <w:tab w:val="right" w:leader="dot" w:pos="9629"/>
      </w:tabs>
      <w:ind w:left="240"/>
    </w:pPr>
    <w:rPr>
      <w:rFonts w:asciiTheme="minorHAnsi" w:hAnsiTheme="minorHAnsi"/>
      <w:b/>
      <w:sz w:val="22"/>
    </w:rPr>
  </w:style>
  <w:style w:type="paragraph" w:styleId="33">
    <w:name w:val="toc 3"/>
    <w:basedOn w:val="a0"/>
    <w:next w:val="a0"/>
    <w:autoRedefine/>
    <w:uiPriority w:val="39"/>
    <w:rsid w:val="00AA26F6"/>
    <w:pPr>
      <w:tabs>
        <w:tab w:val="left" w:pos="1200"/>
        <w:tab w:val="right" w:leader="dot" w:pos="9639"/>
      </w:tabs>
      <w:ind w:left="480"/>
    </w:pPr>
    <w:rPr>
      <w:rFonts w:asciiTheme="minorHAnsi" w:hAnsiTheme="minorHAnsi"/>
      <w:sz w:val="22"/>
    </w:rPr>
  </w:style>
  <w:style w:type="paragraph" w:styleId="61">
    <w:name w:val="toc 6"/>
    <w:basedOn w:val="a0"/>
    <w:next w:val="a0"/>
    <w:autoRedefine/>
    <w:semiHidden/>
    <w:rsid w:val="006C0925"/>
    <w:pPr>
      <w:ind w:left="1200"/>
    </w:pPr>
    <w:rPr>
      <w:rFonts w:asciiTheme="minorHAnsi" w:hAnsiTheme="minorHAnsi"/>
      <w:sz w:val="20"/>
      <w:szCs w:val="20"/>
    </w:rPr>
  </w:style>
  <w:style w:type="paragraph" w:styleId="81">
    <w:name w:val="toc 8"/>
    <w:basedOn w:val="a0"/>
    <w:next w:val="a0"/>
    <w:autoRedefine/>
    <w:semiHidden/>
    <w:rsid w:val="006C0925"/>
    <w:pPr>
      <w:ind w:left="1680"/>
    </w:pPr>
    <w:rPr>
      <w:rFonts w:asciiTheme="minorHAnsi" w:hAnsiTheme="minorHAnsi"/>
      <w:sz w:val="20"/>
      <w:szCs w:val="20"/>
    </w:rPr>
  </w:style>
  <w:style w:type="character" w:styleId="a9">
    <w:name w:val="Hyperlink"/>
    <w:uiPriority w:val="99"/>
    <w:rsid w:val="006C0925"/>
    <w:rPr>
      <w:color w:val="0000FF"/>
      <w:u w:val="single"/>
    </w:rPr>
  </w:style>
  <w:style w:type="paragraph" w:styleId="aa">
    <w:name w:val="annotation text"/>
    <w:basedOn w:val="a0"/>
    <w:link w:val="ab"/>
    <w:uiPriority w:val="99"/>
    <w:rsid w:val="006C0925"/>
    <w:rPr>
      <w:sz w:val="20"/>
      <w:szCs w:val="20"/>
    </w:rPr>
  </w:style>
  <w:style w:type="character" w:customStyle="1" w:styleId="ab">
    <w:name w:val="Текст примечания Знак"/>
    <w:basedOn w:val="a1"/>
    <w:link w:val="aa"/>
    <w:uiPriority w:val="99"/>
    <w:rsid w:val="006C0925"/>
    <w:rPr>
      <w:rFonts w:ascii="Times New Roman" w:eastAsia="Times New Roman" w:hAnsi="Times New Roman" w:cs="Times New Roman"/>
      <w:sz w:val="20"/>
      <w:szCs w:val="20"/>
    </w:rPr>
  </w:style>
  <w:style w:type="character" w:customStyle="1" w:styleId="ac">
    <w:name w:val="Тема примечания Знак"/>
    <w:basedOn w:val="ab"/>
    <w:link w:val="ad"/>
    <w:semiHidden/>
    <w:rsid w:val="006C0925"/>
    <w:rPr>
      <w:rFonts w:ascii="Times New Roman" w:eastAsia="Times New Roman" w:hAnsi="Times New Roman" w:cs="Times New Roman"/>
      <w:b/>
      <w:bCs/>
      <w:sz w:val="20"/>
      <w:szCs w:val="20"/>
    </w:rPr>
  </w:style>
  <w:style w:type="paragraph" w:styleId="ad">
    <w:name w:val="annotation subject"/>
    <w:basedOn w:val="aa"/>
    <w:next w:val="aa"/>
    <w:link w:val="ac"/>
    <w:semiHidden/>
    <w:rsid w:val="006C0925"/>
    <w:rPr>
      <w:b/>
      <w:bCs/>
    </w:rPr>
  </w:style>
  <w:style w:type="character" w:customStyle="1" w:styleId="ae">
    <w:name w:val="Текст выноски Знак"/>
    <w:basedOn w:val="a1"/>
    <w:link w:val="af"/>
    <w:semiHidden/>
    <w:rsid w:val="006C0925"/>
    <w:rPr>
      <w:rFonts w:ascii="Tahoma" w:eastAsia="Times New Roman" w:hAnsi="Tahoma" w:cs="Tahoma"/>
      <w:sz w:val="16"/>
      <w:szCs w:val="16"/>
    </w:rPr>
  </w:style>
  <w:style w:type="paragraph" w:styleId="af">
    <w:name w:val="Balloon Text"/>
    <w:basedOn w:val="a0"/>
    <w:link w:val="ae"/>
    <w:semiHidden/>
    <w:rsid w:val="006C0925"/>
    <w:rPr>
      <w:rFonts w:ascii="Tahoma" w:hAnsi="Tahoma" w:cs="Tahoma"/>
      <w:sz w:val="16"/>
      <w:szCs w:val="16"/>
    </w:rPr>
  </w:style>
  <w:style w:type="paragraph" w:styleId="34">
    <w:name w:val="Body Text 3"/>
    <w:basedOn w:val="a0"/>
    <w:link w:val="35"/>
    <w:rsid w:val="006C0925"/>
    <w:pPr>
      <w:spacing w:before="240" w:after="240"/>
    </w:pPr>
    <w:rPr>
      <w:rFonts w:eastAsia="Calibri"/>
      <w:szCs w:val="24"/>
      <w:lang w:eastAsia="ru-RU"/>
    </w:rPr>
  </w:style>
  <w:style w:type="character" w:customStyle="1" w:styleId="35">
    <w:name w:val="Основной текст 3 Знак"/>
    <w:basedOn w:val="a1"/>
    <w:link w:val="34"/>
    <w:rsid w:val="006C0925"/>
    <w:rPr>
      <w:rFonts w:ascii="Times New Roman" w:eastAsia="Calibri" w:hAnsi="Times New Roman" w:cs="Times New Roman"/>
      <w:sz w:val="24"/>
      <w:szCs w:val="24"/>
      <w:lang w:eastAsia="ru-RU"/>
    </w:rPr>
  </w:style>
  <w:style w:type="paragraph" w:customStyle="1" w:styleId="af0">
    <w:name w:val="ФИО"/>
    <w:basedOn w:val="a0"/>
    <w:rsid w:val="006C0925"/>
    <w:pPr>
      <w:spacing w:after="180"/>
      <w:ind w:left="5670"/>
    </w:pPr>
    <w:rPr>
      <w:rFonts w:eastAsia="Calibri"/>
      <w:szCs w:val="20"/>
      <w:lang w:eastAsia="ru-RU"/>
    </w:rPr>
  </w:style>
  <w:style w:type="paragraph" w:styleId="af1">
    <w:name w:val="footnote text"/>
    <w:basedOn w:val="a0"/>
    <w:link w:val="af2"/>
    <w:uiPriority w:val="99"/>
    <w:semiHidden/>
    <w:rsid w:val="006C0925"/>
    <w:rPr>
      <w:rFonts w:eastAsia="Calibri"/>
      <w:sz w:val="20"/>
      <w:szCs w:val="20"/>
      <w:lang w:eastAsia="ru-RU"/>
    </w:rPr>
  </w:style>
  <w:style w:type="character" w:customStyle="1" w:styleId="af2">
    <w:name w:val="Текст сноски Знак"/>
    <w:basedOn w:val="a1"/>
    <w:link w:val="af1"/>
    <w:uiPriority w:val="99"/>
    <w:semiHidden/>
    <w:rsid w:val="006C0925"/>
    <w:rPr>
      <w:rFonts w:ascii="Times New Roman" w:eastAsia="Calibri" w:hAnsi="Times New Roman" w:cs="Times New Roman"/>
      <w:sz w:val="20"/>
      <w:szCs w:val="20"/>
      <w:lang w:eastAsia="ru-RU"/>
    </w:rPr>
  </w:style>
  <w:style w:type="paragraph" w:customStyle="1" w:styleId="af3">
    <w:name w:val="Текст таблица"/>
    <w:basedOn w:val="a0"/>
    <w:rsid w:val="006C0925"/>
    <w:pPr>
      <w:numPr>
        <w:ilvl w:val="12"/>
      </w:numPr>
      <w:spacing w:before="60"/>
    </w:pPr>
    <w:rPr>
      <w:rFonts w:eastAsia="Calibri"/>
      <w:iCs/>
      <w:sz w:val="22"/>
      <w:szCs w:val="20"/>
      <w:lang w:eastAsia="ru-RU"/>
    </w:rPr>
  </w:style>
  <w:style w:type="character" w:styleId="af4">
    <w:name w:val="footnote reference"/>
    <w:rsid w:val="006C0925"/>
    <w:rPr>
      <w:vertAlign w:val="superscript"/>
    </w:rPr>
  </w:style>
  <w:style w:type="paragraph" w:styleId="21">
    <w:name w:val="List 2"/>
    <w:basedOn w:val="a0"/>
    <w:rsid w:val="006C0925"/>
    <w:pPr>
      <w:widowControl w:val="0"/>
      <w:numPr>
        <w:numId w:val="1"/>
      </w:numPr>
      <w:overflowPunct w:val="0"/>
      <w:autoSpaceDE w:val="0"/>
      <w:autoSpaceDN w:val="0"/>
      <w:adjustRightInd w:val="0"/>
      <w:spacing w:before="60"/>
      <w:textAlignment w:val="baseline"/>
    </w:pPr>
    <w:rPr>
      <w:rFonts w:eastAsia="Calibri"/>
      <w:szCs w:val="20"/>
      <w:lang w:eastAsia="ru-RU"/>
    </w:rPr>
  </w:style>
  <w:style w:type="character" w:styleId="af5">
    <w:name w:val="Strong"/>
    <w:qFormat/>
    <w:rsid w:val="006C0925"/>
    <w:rPr>
      <w:b/>
    </w:rPr>
  </w:style>
  <w:style w:type="paragraph" w:styleId="36">
    <w:name w:val="Body Text Indent 3"/>
    <w:basedOn w:val="a0"/>
    <w:link w:val="37"/>
    <w:rsid w:val="006C0925"/>
    <w:pPr>
      <w:spacing w:after="120"/>
      <w:ind w:left="283"/>
    </w:pPr>
    <w:rPr>
      <w:rFonts w:eastAsia="Calibri"/>
      <w:sz w:val="16"/>
      <w:szCs w:val="16"/>
      <w:lang w:eastAsia="ru-RU"/>
    </w:rPr>
  </w:style>
  <w:style w:type="character" w:customStyle="1" w:styleId="37">
    <w:name w:val="Основной текст с отступом 3 Знак"/>
    <w:basedOn w:val="a1"/>
    <w:link w:val="36"/>
    <w:rsid w:val="006C0925"/>
    <w:rPr>
      <w:rFonts w:ascii="Times New Roman" w:eastAsia="Calibri" w:hAnsi="Times New Roman" w:cs="Times New Roman"/>
      <w:sz w:val="16"/>
      <w:szCs w:val="16"/>
      <w:lang w:eastAsia="ru-RU"/>
    </w:rPr>
  </w:style>
  <w:style w:type="character" w:customStyle="1" w:styleId="S">
    <w:name w:val="S_Обозначение"/>
    <w:rsid w:val="006C0925"/>
    <w:rPr>
      <w:rFonts w:ascii="Arial" w:hAnsi="Arial"/>
      <w:b/>
      <w:i/>
      <w:sz w:val="24"/>
      <w:vertAlign w:val="baseline"/>
      <w:lang w:val="ru-RU" w:eastAsia="ru-RU"/>
    </w:rPr>
  </w:style>
  <w:style w:type="paragraph" w:styleId="af6">
    <w:name w:val="Normal (Web)"/>
    <w:basedOn w:val="a0"/>
    <w:uiPriority w:val="99"/>
    <w:rsid w:val="006C0925"/>
    <w:pPr>
      <w:spacing w:before="100" w:beforeAutospacing="1" w:after="100" w:afterAutospacing="1"/>
    </w:pPr>
    <w:rPr>
      <w:rFonts w:eastAsia="Calibri"/>
      <w:szCs w:val="24"/>
      <w:lang w:eastAsia="ru-RU"/>
    </w:rPr>
  </w:style>
  <w:style w:type="character" w:customStyle="1" w:styleId="urtxtemph">
    <w:name w:val="urtxtemph"/>
    <w:rsid w:val="006C0925"/>
    <w:rPr>
      <w:rFonts w:cs="Times New Roman"/>
    </w:rPr>
  </w:style>
  <w:style w:type="paragraph" w:customStyle="1" w:styleId="16">
    <w:name w:val="Абзац списка1"/>
    <w:basedOn w:val="a0"/>
    <w:rsid w:val="006C0925"/>
    <w:pPr>
      <w:ind w:left="708"/>
    </w:pPr>
  </w:style>
  <w:style w:type="paragraph" w:customStyle="1" w:styleId="S0">
    <w:name w:val="S_Обычный"/>
    <w:basedOn w:val="a0"/>
    <w:link w:val="S4"/>
    <w:rsid w:val="006C0925"/>
    <w:pPr>
      <w:widowControl w:val="0"/>
    </w:pPr>
    <w:rPr>
      <w:szCs w:val="24"/>
      <w:lang w:eastAsia="ru-RU"/>
    </w:rPr>
  </w:style>
  <w:style w:type="character" w:customStyle="1" w:styleId="S4">
    <w:name w:val="S_Обычный Знак"/>
    <w:link w:val="S0"/>
    <w:locked/>
    <w:rsid w:val="006C0925"/>
    <w:rPr>
      <w:rFonts w:ascii="Times New Roman" w:eastAsia="Times New Roman" w:hAnsi="Times New Roman" w:cs="Times New Roman"/>
      <w:sz w:val="24"/>
      <w:szCs w:val="24"/>
      <w:lang w:eastAsia="ru-RU"/>
    </w:rPr>
  </w:style>
  <w:style w:type="character" w:customStyle="1" w:styleId="S5">
    <w:name w:val="S_Примечание"/>
    <w:rsid w:val="006C0925"/>
    <w:rPr>
      <w:u w:val="single"/>
    </w:rPr>
  </w:style>
  <w:style w:type="paragraph" w:customStyle="1" w:styleId="S6">
    <w:name w:val="S_ПримечаниеТекст"/>
    <w:basedOn w:val="S0"/>
    <w:next w:val="S0"/>
    <w:rsid w:val="006C0925"/>
    <w:pPr>
      <w:spacing w:before="120"/>
      <w:ind w:left="567"/>
    </w:pPr>
    <w:rPr>
      <w:i/>
      <w:iCs/>
    </w:rPr>
  </w:style>
  <w:style w:type="character" w:customStyle="1" w:styleId="S01">
    <w:name w:val="S_Термин01"/>
    <w:rsid w:val="006C0925"/>
    <w:rPr>
      <w:rFonts w:ascii="Arial" w:hAnsi="Arial"/>
      <w:b/>
      <w:i/>
      <w:caps/>
      <w:sz w:val="20"/>
      <w:lang w:val="ru-RU" w:eastAsia="ru-RU"/>
    </w:rPr>
  </w:style>
  <w:style w:type="paragraph" w:customStyle="1" w:styleId="BodyText2">
    <w:name w:val="BodyText2"/>
    <w:basedOn w:val="a0"/>
    <w:link w:val="BodyText2Char"/>
    <w:rsid w:val="006C0925"/>
    <w:pPr>
      <w:overflowPunct w:val="0"/>
      <w:autoSpaceDE w:val="0"/>
      <w:autoSpaceDN w:val="0"/>
      <w:adjustRightInd w:val="0"/>
      <w:spacing w:before="120"/>
      <w:ind w:left="294"/>
      <w:textAlignment w:val="baseline"/>
    </w:pPr>
    <w:rPr>
      <w:rFonts w:ascii="Calibri" w:eastAsia="Calibri" w:hAnsi="Calibri"/>
      <w:color w:val="000000"/>
      <w:sz w:val="20"/>
      <w:szCs w:val="20"/>
      <w:lang w:eastAsia="ja-JP"/>
    </w:rPr>
  </w:style>
  <w:style w:type="character" w:customStyle="1" w:styleId="BodyText2Char">
    <w:name w:val="BodyText2 Char"/>
    <w:link w:val="BodyText2"/>
    <w:locked/>
    <w:rsid w:val="006C0925"/>
    <w:rPr>
      <w:rFonts w:ascii="Calibri" w:eastAsia="Calibri" w:hAnsi="Calibri" w:cs="Times New Roman"/>
      <w:color w:val="000000"/>
      <w:sz w:val="20"/>
      <w:szCs w:val="20"/>
      <w:lang w:eastAsia="ja-JP"/>
    </w:rPr>
  </w:style>
  <w:style w:type="character" w:customStyle="1" w:styleId="hps">
    <w:name w:val="hps"/>
    <w:rsid w:val="006C0925"/>
  </w:style>
  <w:style w:type="character" w:customStyle="1" w:styleId="apple-converted-space">
    <w:name w:val="apple-converted-space"/>
    <w:rsid w:val="006C0925"/>
  </w:style>
  <w:style w:type="character" w:customStyle="1" w:styleId="apple-style-span">
    <w:name w:val="apple-style-span"/>
    <w:rsid w:val="006C0925"/>
  </w:style>
  <w:style w:type="paragraph" w:customStyle="1" w:styleId="25">
    <w:name w:val="Абзац списка2"/>
    <w:basedOn w:val="a0"/>
    <w:rsid w:val="006C0925"/>
    <w:pPr>
      <w:ind w:left="720"/>
      <w:contextualSpacing/>
    </w:pPr>
  </w:style>
  <w:style w:type="paragraph" w:customStyle="1" w:styleId="110">
    <w:name w:val="Без интервала11"/>
    <w:rsid w:val="006C0925"/>
    <w:pPr>
      <w:spacing w:after="0" w:line="240" w:lineRule="auto"/>
    </w:pPr>
    <w:rPr>
      <w:rFonts w:ascii="Calibri" w:eastAsia="Calibri" w:hAnsi="Calibri" w:cs="Times New Roman"/>
    </w:rPr>
  </w:style>
  <w:style w:type="paragraph" w:customStyle="1" w:styleId="S7">
    <w:name w:val="S_СписокМ_Обычный"/>
    <w:basedOn w:val="a0"/>
    <w:link w:val="S8"/>
    <w:rsid w:val="006C0925"/>
    <w:pPr>
      <w:spacing w:before="120"/>
    </w:pPr>
    <w:rPr>
      <w:rFonts w:eastAsia="Calibri"/>
      <w:szCs w:val="20"/>
    </w:rPr>
  </w:style>
  <w:style w:type="character" w:customStyle="1" w:styleId="S8">
    <w:name w:val="S_СписокМ_Обычный Знак Знак"/>
    <w:link w:val="S7"/>
    <w:locked/>
    <w:rsid w:val="006C0925"/>
    <w:rPr>
      <w:rFonts w:ascii="Times New Roman" w:eastAsia="Calibri" w:hAnsi="Times New Roman" w:cs="Times New Roman"/>
      <w:sz w:val="24"/>
      <w:szCs w:val="20"/>
    </w:rPr>
  </w:style>
  <w:style w:type="table" w:customStyle="1" w:styleId="17">
    <w:name w:val="Сетка таблицы1"/>
    <w:rsid w:val="006C092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7">
    <w:name w:val="Table Grid"/>
    <w:basedOn w:val="a2"/>
    <w:rsid w:val="006C092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8">
    <w:name w:val="Текст концевой сноски Знак"/>
    <w:basedOn w:val="a1"/>
    <w:link w:val="af9"/>
    <w:semiHidden/>
    <w:rsid w:val="006C0925"/>
    <w:rPr>
      <w:rFonts w:ascii="Times New Roman" w:eastAsia="Calibri" w:hAnsi="Times New Roman" w:cs="Times New Roman"/>
      <w:sz w:val="20"/>
      <w:szCs w:val="20"/>
    </w:rPr>
  </w:style>
  <w:style w:type="paragraph" w:styleId="af9">
    <w:name w:val="endnote text"/>
    <w:basedOn w:val="a0"/>
    <w:link w:val="af8"/>
    <w:semiHidden/>
    <w:rsid w:val="006C0925"/>
    <w:rPr>
      <w:rFonts w:eastAsia="Calibri"/>
      <w:sz w:val="20"/>
      <w:szCs w:val="20"/>
    </w:rPr>
  </w:style>
  <w:style w:type="paragraph" w:customStyle="1" w:styleId="ColorfulShading-Accent11">
    <w:name w:val="Colorful Shading - Accent 11"/>
    <w:hidden/>
    <w:uiPriority w:val="99"/>
    <w:semiHidden/>
    <w:rsid w:val="006C0925"/>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0"/>
    <w:uiPriority w:val="99"/>
    <w:qFormat/>
    <w:rsid w:val="006C0925"/>
    <w:pPr>
      <w:spacing w:after="200" w:line="276" w:lineRule="auto"/>
      <w:ind w:left="720"/>
      <w:contextualSpacing/>
    </w:pPr>
    <w:rPr>
      <w:rFonts w:ascii="Calibri" w:eastAsia="Calibri" w:hAnsi="Calibri"/>
      <w:sz w:val="22"/>
    </w:rPr>
  </w:style>
  <w:style w:type="paragraph" w:styleId="afa">
    <w:name w:val="List Paragraph"/>
    <w:aliases w:val="Заголовок_3,1,UL,Абзац маркированнный,Bullet List,FooterText,numbered,Bullet Number,Figure_name,List Paragraph1,Paragraphe de liste1,Bulletr List Paragraph,列出段落,列出段落1,List Paragraph2,List Paragraph21,Párrafo de lista1,Parágrafo da Lista1"/>
    <w:basedOn w:val="a0"/>
    <w:link w:val="afb"/>
    <w:uiPriority w:val="34"/>
    <w:qFormat/>
    <w:rsid w:val="006C0925"/>
    <w:pPr>
      <w:ind w:left="708"/>
    </w:pPr>
  </w:style>
  <w:style w:type="character" w:customStyle="1" w:styleId="afb">
    <w:name w:val="Абзац списка Знак"/>
    <w:aliases w:val="Заголовок_3 Знак,1 Знак,UL Знак,Абзац маркированнный Знак,Bullet List Знак,FooterText Знак,numbered Знак,Bullet Number Знак,Figure_name Знак,List Paragraph1 Знак,Paragraphe de liste1 Знак,Bulletr List Paragraph Знак,列出段落 Знак"/>
    <w:basedOn w:val="a1"/>
    <w:link w:val="afa"/>
    <w:uiPriority w:val="34"/>
    <w:locked/>
    <w:rsid w:val="006C0925"/>
    <w:rPr>
      <w:rFonts w:ascii="Times New Roman" w:eastAsia="Times New Roman" w:hAnsi="Times New Roman" w:cs="Times New Roman"/>
      <w:sz w:val="24"/>
    </w:rPr>
  </w:style>
  <w:style w:type="paragraph" w:styleId="afc">
    <w:name w:val="TOC Heading"/>
    <w:basedOn w:val="1"/>
    <w:next w:val="a0"/>
    <w:uiPriority w:val="39"/>
    <w:unhideWhenUsed/>
    <w:qFormat/>
    <w:rsid w:val="006C0925"/>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n-US"/>
    </w:rPr>
  </w:style>
  <w:style w:type="paragraph" w:customStyle="1" w:styleId="Default">
    <w:name w:val="Default"/>
    <w:rsid w:val="006C0925"/>
    <w:pPr>
      <w:autoSpaceDE w:val="0"/>
      <w:autoSpaceDN w:val="0"/>
      <w:adjustRightInd w:val="0"/>
      <w:spacing w:after="0" w:line="240" w:lineRule="auto"/>
    </w:pPr>
    <w:rPr>
      <w:rFonts w:ascii="Arial" w:eastAsia="Calibri" w:hAnsi="Arial" w:cs="Arial"/>
      <w:color w:val="000000"/>
      <w:sz w:val="24"/>
      <w:szCs w:val="24"/>
      <w:lang w:eastAsia="ru-RU"/>
    </w:rPr>
  </w:style>
  <w:style w:type="paragraph" w:styleId="18">
    <w:name w:val="index 1"/>
    <w:basedOn w:val="a0"/>
    <w:next w:val="a0"/>
    <w:autoRedefine/>
    <w:rsid w:val="006C0925"/>
    <w:rPr>
      <w:rFonts w:cs="Arial"/>
      <w:i/>
      <w:sz w:val="20"/>
      <w:szCs w:val="24"/>
      <w:lang w:eastAsia="ru-RU"/>
    </w:rPr>
  </w:style>
  <w:style w:type="paragraph" w:styleId="afd">
    <w:name w:val="Normal Indent"/>
    <w:basedOn w:val="a0"/>
    <w:rsid w:val="006C0925"/>
    <w:pPr>
      <w:overflowPunct w:val="0"/>
      <w:autoSpaceDE w:val="0"/>
      <w:autoSpaceDN w:val="0"/>
      <w:adjustRightInd w:val="0"/>
      <w:spacing w:after="120"/>
      <w:ind w:left="720"/>
      <w:textAlignment w:val="baseline"/>
    </w:pPr>
    <w:rPr>
      <w:rFonts w:ascii="Arial" w:eastAsia="MS Mincho" w:hAnsi="Arial"/>
      <w:szCs w:val="20"/>
      <w:lang w:val="en-US"/>
    </w:rPr>
  </w:style>
  <w:style w:type="paragraph" w:styleId="26">
    <w:name w:val="Body Text 2"/>
    <w:basedOn w:val="a0"/>
    <w:link w:val="27"/>
    <w:rsid w:val="006C0925"/>
    <w:pPr>
      <w:spacing w:after="120" w:line="480" w:lineRule="auto"/>
    </w:pPr>
  </w:style>
  <w:style w:type="character" w:customStyle="1" w:styleId="27">
    <w:name w:val="Основной текст 2 Знак"/>
    <w:basedOn w:val="a1"/>
    <w:link w:val="26"/>
    <w:rsid w:val="006C0925"/>
    <w:rPr>
      <w:rFonts w:ascii="Times New Roman" w:eastAsia="Times New Roman" w:hAnsi="Times New Roman" w:cs="Times New Roman"/>
      <w:sz w:val="24"/>
    </w:rPr>
  </w:style>
  <w:style w:type="paragraph" w:styleId="afe">
    <w:name w:val="Subtitle"/>
    <w:basedOn w:val="a0"/>
    <w:next w:val="a0"/>
    <w:link w:val="aff"/>
    <w:qFormat/>
    <w:rsid w:val="006C0925"/>
    <w:pPr>
      <w:numPr>
        <w:ilvl w:val="1"/>
      </w:numPr>
    </w:pPr>
    <w:rPr>
      <w:rFonts w:asciiTheme="majorHAnsi" w:eastAsiaTheme="majorEastAsia" w:hAnsiTheme="majorHAnsi" w:cstheme="majorBidi"/>
      <w:i/>
      <w:iCs/>
      <w:color w:val="4F81BD" w:themeColor="accent1"/>
      <w:spacing w:val="15"/>
      <w:szCs w:val="24"/>
    </w:rPr>
  </w:style>
  <w:style w:type="character" w:customStyle="1" w:styleId="aff">
    <w:name w:val="Подзаголовок Знак"/>
    <w:basedOn w:val="a1"/>
    <w:link w:val="afe"/>
    <w:rsid w:val="006C0925"/>
    <w:rPr>
      <w:rFonts w:asciiTheme="majorHAnsi" w:eastAsiaTheme="majorEastAsia" w:hAnsiTheme="majorHAnsi" w:cstheme="majorBidi"/>
      <w:i/>
      <w:iCs/>
      <w:color w:val="4F81BD" w:themeColor="accent1"/>
      <w:spacing w:val="15"/>
      <w:sz w:val="24"/>
      <w:szCs w:val="24"/>
    </w:rPr>
  </w:style>
  <w:style w:type="paragraph" w:customStyle="1" w:styleId="19">
    <w:name w:val="Название объекта1"/>
    <w:basedOn w:val="a0"/>
    <w:next w:val="a0"/>
    <w:rsid w:val="006C0925"/>
    <w:pPr>
      <w:suppressAutoHyphens/>
      <w:jc w:val="center"/>
    </w:pPr>
    <w:rPr>
      <w:rFonts w:ascii="Arial Narrow" w:hAnsi="Arial Narrow" w:cs="Arial Narrow"/>
      <w:b/>
      <w:bCs/>
      <w:color w:val="000080"/>
      <w:sz w:val="20"/>
      <w:szCs w:val="24"/>
      <w:lang w:eastAsia="ar-SA"/>
    </w:rPr>
  </w:style>
  <w:style w:type="paragraph" w:styleId="aff0">
    <w:name w:val="No Spacing"/>
    <w:aliases w:val="Table text"/>
    <w:link w:val="aff1"/>
    <w:uiPriority w:val="1"/>
    <w:qFormat/>
    <w:rsid w:val="006C0925"/>
    <w:pPr>
      <w:spacing w:after="0" w:line="240" w:lineRule="auto"/>
    </w:pPr>
    <w:rPr>
      <w:rFonts w:ascii="Calibri" w:eastAsia="Calibri" w:hAnsi="Calibri" w:cs="Times New Roman"/>
    </w:rPr>
  </w:style>
  <w:style w:type="paragraph" w:customStyle="1" w:styleId="S9">
    <w:name w:val="S_Версия"/>
    <w:basedOn w:val="S0"/>
    <w:next w:val="S0"/>
    <w:autoRedefine/>
    <w:rsid w:val="006C0925"/>
    <w:pPr>
      <w:spacing w:before="120" w:after="120"/>
      <w:jc w:val="center"/>
    </w:pPr>
    <w:rPr>
      <w:rFonts w:ascii="Arial" w:hAnsi="Arial"/>
      <w:b/>
      <w:caps/>
      <w:sz w:val="20"/>
      <w:szCs w:val="20"/>
    </w:rPr>
  </w:style>
  <w:style w:type="paragraph" w:customStyle="1" w:styleId="Sa">
    <w:name w:val="S_ВерхКолонтитулТекст"/>
    <w:basedOn w:val="S0"/>
    <w:next w:val="S0"/>
    <w:rsid w:val="006C0925"/>
    <w:pPr>
      <w:spacing w:before="120"/>
      <w:jc w:val="right"/>
    </w:pPr>
    <w:rPr>
      <w:rFonts w:ascii="Arial" w:hAnsi="Arial"/>
      <w:b/>
      <w:caps/>
      <w:sz w:val="10"/>
      <w:szCs w:val="10"/>
    </w:rPr>
  </w:style>
  <w:style w:type="paragraph" w:customStyle="1" w:styleId="Sb">
    <w:name w:val="S_ВидДокумента"/>
    <w:basedOn w:val="aff2"/>
    <w:next w:val="S0"/>
    <w:link w:val="Sc"/>
    <w:rsid w:val="006C0925"/>
    <w:pPr>
      <w:spacing w:before="120" w:after="0"/>
      <w:jc w:val="right"/>
    </w:pPr>
    <w:rPr>
      <w:rFonts w:ascii="EuropeDemiC" w:hAnsi="EuropeDemiC" w:cs="Arial"/>
      <w:b/>
      <w:caps/>
      <w:sz w:val="36"/>
      <w:szCs w:val="36"/>
      <w:lang w:eastAsia="ru-RU"/>
    </w:rPr>
  </w:style>
  <w:style w:type="paragraph" w:styleId="aff2">
    <w:name w:val="Body Text"/>
    <w:basedOn w:val="a0"/>
    <w:link w:val="aff3"/>
    <w:rsid w:val="006C0925"/>
    <w:pPr>
      <w:spacing w:after="120"/>
    </w:pPr>
  </w:style>
  <w:style w:type="character" w:customStyle="1" w:styleId="aff3">
    <w:name w:val="Основной текст Знак"/>
    <w:basedOn w:val="a1"/>
    <w:link w:val="aff2"/>
    <w:rsid w:val="006C0925"/>
    <w:rPr>
      <w:rFonts w:ascii="Times New Roman" w:eastAsia="Times New Roman" w:hAnsi="Times New Roman" w:cs="Times New Roman"/>
      <w:sz w:val="24"/>
    </w:rPr>
  </w:style>
  <w:style w:type="character" w:customStyle="1" w:styleId="Sc">
    <w:name w:val="S_ВидДокумента Знак"/>
    <w:link w:val="Sb"/>
    <w:rsid w:val="006C0925"/>
    <w:rPr>
      <w:rFonts w:ascii="EuropeDemiC" w:eastAsia="Times New Roman" w:hAnsi="EuropeDemiC" w:cs="Arial"/>
      <w:b/>
      <w:caps/>
      <w:sz w:val="36"/>
      <w:szCs w:val="36"/>
      <w:lang w:eastAsia="ru-RU"/>
    </w:rPr>
  </w:style>
  <w:style w:type="paragraph" w:customStyle="1" w:styleId="Sd">
    <w:name w:val="S_Гиперссылка"/>
    <w:basedOn w:val="S0"/>
    <w:rsid w:val="006C0925"/>
    <w:rPr>
      <w:color w:val="0000FF"/>
      <w:u w:val="single"/>
    </w:rPr>
  </w:style>
  <w:style w:type="paragraph" w:customStyle="1" w:styleId="Se">
    <w:name w:val="S_Гриф"/>
    <w:basedOn w:val="S0"/>
    <w:rsid w:val="006C0925"/>
    <w:pPr>
      <w:widowControl/>
      <w:spacing w:line="360" w:lineRule="auto"/>
      <w:ind w:left="5392"/>
      <w:jc w:val="left"/>
    </w:pPr>
    <w:rPr>
      <w:rFonts w:ascii="Arial" w:hAnsi="Arial"/>
      <w:b/>
      <w:sz w:val="20"/>
    </w:rPr>
  </w:style>
  <w:style w:type="paragraph" w:customStyle="1" w:styleId="S12">
    <w:name w:val="S_ЗаголовкиТаблицы1"/>
    <w:basedOn w:val="S0"/>
    <w:rsid w:val="006C0925"/>
    <w:pPr>
      <w:keepNext/>
      <w:jc w:val="center"/>
    </w:pPr>
    <w:rPr>
      <w:rFonts w:ascii="Arial" w:hAnsi="Arial"/>
      <w:b/>
      <w:caps/>
      <w:sz w:val="16"/>
      <w:szCs w:val="16"/>
    </w:rPr>
  </w:style>
  <w:style w:type="paragraph" w:customStyle="1" w:styleId="S22">
    <w:name w:val="S_ЗаголовкиТаблицы2"/>
    <w:basedOn w:val="S0"/>
    <w:rsid w:val="006C0925"/>
    <w:pPr>
      <w:jc w:val="center"/>
    </w:pPr>
    <w:rPr>
      <w:rFonts w:ascii="Arial" w:hAnsi="Arial"/>
      <w:b/>
      <w:sz w:val="14"/>
    </w:rPr>
  </w:style>
  <w:style w:type="paragraph" w:customStyle="1" w:styleId="S13">
    <w:name w:val="S_Заголовок1"/>
    <w:basedOn w:val="a0"/>
    <w:next w:val="S0"/>
    <w:rsid w:val="006C0925"/>
    <w:pPr>
      <w:keepNext/>
      <w:pageBreakBefore/>
      <w:outlineLvl w:val="0"/>
    </w:pPr>
    <w:rPr>
      <w:rFonts w:ascii="Arial" w:hAnsi="Arial"/>
      <w:b/>
      <w:caps/>
      <w:sz w:val="32"/>
      <w:szCs w:val="32"/>
      <w:lang w:eastAsia="ru-RU"/>
    </w:rPr>
  </w:style>
  <w:style w:type="paragraph" w:customStyle="1" w:styleId="S11">
    <w:name w:val="S_Заголовок1_Прил_СписокН"/>
    <w:basedOn w:val="S0"/>
    <w:next w:val="S0"/>
    <w:rsid w:val="006C0925"/>
    <w:pPr>
      <w:keepNext/>
      <w:pageBreakBefore/>
      <w:widowControl/>
      <w:numPr>
        <w:numId w:val="2"/>
      </w:numPr>
      <w:outlineLvl w:val="1"/>
    </w:pPr>
    <w:rPr>
      <w:rFonts w:ascii="Arial" w:hAnsi="Arial"/>
      <w:b/>
      <w:caps/>
    </w:rPr>
  </w:style>
  <w:style w:type="paragraph" w:customStyle="1" w:styleId="S1">
    <w:name w:val="S_Заголовок1_СписокН"/>
    <w:basedOn w:val="S13"/>
    <w:next w:val="S0"/>
    <w:rsid w:val="006C0925"/>
    <w:pPr>
      <w:numPr>
        <w:numId w:val="3"/>
      </w:numPr>
      <w:ind w:left="0" w:firstLine="0"/>
    </w:pPr>
  </w:style>
  <w:style w:type="paragraph" w:customStyle="1" w:styleId="S23">
    <w:name w:val="S_Заголовок2"/>
    <w:basedOn w:val="a0"/>
    <w:next w:val="S0"/>
    <w:rsid w:val="006C0925"/>
    <w:pPr>
      <w:keepNext/>
      <w:outlineLvl w:val="1"/>
    </w:pPr>
    <w:rPr>
      <w:rFonts w:ascii="Arial" w:hAnsi="Arial"/>
      <w:b/>
      <w:caps/>
      <w:szCs w:val="24"/>
      <w:lang w:eastAsia="ru-RU"/>
    </w:rPr>
  </w:style>
  <w:style w:type="paragraph" w:customStyle="1" w:styleId="S21">
    <w:name w:val="S_Заголовок2_Прил_СписокН"/>
    <w:basedOn w:val="S0"/>
    <w:next w:val="S0"/>
    <w:rsid w:val="006C0925"/>
    <w:pPr>
      <w:keepNext/>
      <w:keepLines/>
      <w:numPr>
        <w:ilvl w:val="2"/>
        <w:numId w:val="2"/>
      </w:numPr>
      <w:tabs>
        <w:tab w:val="left" w:pos="720"/>
      </w:tabs>
      <w:jc w:val="left"/>
      <w:outlineLvl w:val="2"/>
    </w:pPr>
    <w:rPr>
      <w:rFonts w:ascii="Arial" w:hAnsi="Arial"/>
      <w:b/>
      <w:caps/>
      <w:szCs w:val="20"/>
    </w:rPr>
  </w:style>
  <w:style w:type="paragraph" w:customStyle="1" w:styleId="S20">
    <w:name w:val="S_Заголовок2_СписокН"/>
    <w:basedOn w:val="S23"/>
    <w:next w:val="S0"/>
    <w:rsid w:val="006C0925"/>
    <w:pPr>
      <w:numPr>
        <w:ilvl w:val="1"/>
        <w:numId w:val="3"/>
      </w:numPr>
      <w:ind w:left="0" w:firstLine="0"/>
    </w:pPr>
  </w:style>
  <w:style w:type="paragraph" w:customStyle="1" w:styleId="S30">
    <w:name w:val="S_Заголовок3_СписокН"/>
    <w:basedOn w:val="a0"/>
    <w:next w:val="S0"/>
    <w:rsid w:val="006C0925"/>
    <w:pPr>
      <w:keepNext/>
      <w:numPr>
        <w:ilvl w:val="2"/>
        <w:numId w:val="3"/>
      </w:numPr>
      <w:ind w:left="0" w:firstLine="0"/>
    </w:pPr>
    <w:rPr>
      <w:rFonts w:ascii="Arial" w:hAnsi="Arial"/>
      <w:b/>
      <w:i/>
      <w:caps/>
      <w:sz w:val="20"/>
      <w:szCs w:val="20"/>
      <w:lang w:eastAsia="ru-RU"/>
    </w:rPr>
  </w:style>
  <w:style w:type="paragraph" w:customStyle="1" w:styleId="Sf">
    <w:name w:val="S_МестоГод"/>
    <w:basedOn w:val="S0"/>
    <w:rsid w:val="006C0925"/>
    <w:pPr>
      <w:spacing w:before="120"/>
      <w:jc w:val="center"/>
    </w:pPr>
    <w:rPr>
      <w:rFonts w:ascii="Arial" w:hAnsi="Arial"/>
      <w:b/>
      <w:caps/>
      <w:sz w:val="18"/>
      <w:szCs w:val="18"/>
    </w:rPr>
  </w:style>
  <w:style w:type="paragraph" w:customStyle="1" w:styleId="Sf0">
    <w:name w:val="S_НазваниеРисунка"/>
    <w:basedOn w:val="a0"/>
    <w:next w:val="S0"/>
    <w:rsid w:val="006C0925"/>
    <w:pPr>
      <w:spacing w:before="60"/>
      <w:jc w:val="center"/>
    </w:pPr>
    <w:rPr>
      <w:rFonts w:ascii="Arial" w:hAnsi="Arial"/>
      <w:b/>
      <w:sz w:val="20"/>
      <w:szCs w:val="24"/>
      <w:lang w:eastAsia="ru-RU"/>
    </w:rPr>
  </w:style>
  <w:style w:type="paragraph" w:customStyle="1" w:styleId="Sf1">
    <w:name w:val="S_НазваниеТаблицы"/>
    <w:basedOn w:val="S0"/>
    <w:next w:val="S0"/>
    <w:rsid w:val="006C0925"/>
    <w:pPr>
      <w:keepNext/>
      <w:jc w:val="right"/>
    </w:pPr>
    <w:rPr>
      <w:rFonts w:ascii="Arial" w:hAnsi="Arial"/>
      <w:b/>
      <w:sz w:val="20"/>
    </w:rPr>
  </w:style>
  <w:style w:type="paragraph" w:customStyle="1" w:styleId="Sf2">
    <w:name w:val="S_НаименованиеДокумента"/>
    <w:basedOn w:val="S0"/>
    <w:next w:val="S0"/>
    <w:rsid w:val="006C0925"/>
    <w:pPr>
      <w:widowControl/>
      <w:ind w:right="641"/>
      <w:jc w:val="left"/>
    </w:pPr>
    <w:rPr>
      <w:rFonts w:ascii="Arial" w:hAnsi="Arial"/>
      <w:b/>
      <w:caps/>
    </w:rPr>
  </w:style>
  <w:style w:type="paragraph" w:customStyle="1" w:styleId="Sf3">
    <w:name w:val="S_НижнКолонтЛев"/>
    <w:basedOn w:val="S0"/>
    <w:next w:val="S0"/>
    <w:rsid w:val="006C0925"/>
    <w:pPr>
      <w:jc w:val="left"/>
    </w:pPr>
    <w:rPr>
      <w:rFonts w:ascii="Arial" w:hAnsi="Arial"/>
      <w:b/>
      <w:caps/>
      <w:sz w:val="10"/>
      <w:szCs w:val="10"/>
    </w:rPr>
  </w:style>
  <w:style w:type="paragraph" w:customStyle="1" w:styleId="Sf4">
    <w:name w:val="S_НижнКолонтПрав"/>
    <w:basedOn w:val="S0"/>
    <w:next w:val="S0"/>
    <w:rsid w:val="006C0925"/>
    <w:pPr>
      <w:widowControl/>
      <w:ind w:hanging="181"/>
      <w:jc w:val="right"/>
    </w:pPr>
    <w:rPr>
      <w:rFonts w:ascii="Arial" w:hAnsi="Arial"/>
      <w:b/>
      <w:caps/>
      <w:sz w:val="12"/>
      <w:szCs w:val="12"/>
    </w:rPr>
  </w:style>
  <w:style w:type="paragraph" w:customStyle="1" w:styleId="Sf5">
    <w:name w:val="S_НомерДокумента"/>
    <w:basedOn w:val="S0"/>
    <w:next w:val="S0"/>
    <w:rsid w:val="006C0925"/>
    <w:pPr>
      <w:spacing w:before="120" w:after="120"/>
      <w:jc w:val="center"/>
    </w:pPr>
    <w:rPr>
      <w:rFonts w:ascii="Arial" w:hAnsi="Arial"/>
      <w:b/>
      <w:caps/>
    </w:rPr>
  </w:style>
  <w:style w:type="paragraph" w:customStyle="1" w:styleId="S14">
    <w:name w:val="S_ТекстВТаблице1"/>
    <w:basedOn w:val="S0"/>
    <w:next w:val="S0"/>
    <w:rsid w:val="006C0925"/>
    <w:pPr>
      <w:spacing w:before="120"/>
      <w:jc w:val="left"/>
    </w:pPr>
    <w:rPr>
      <w:szCs w:val="28"/>
    </w:rPr>
  </w:style>
  <w:style w:type="paragraph" w:customStyle="1" w:styleId="S10">
    <w:name w:val="S_НумСписВ Таблице1"/>
    <w:basedOn w:val="S14"/>
    <w:next w:val="S0"/>
    <w:rsid w:val="006C0925"/>
    <w:pPr>
      <w:numPr>
        <w:numId w:val="4"/>
      </w:numPr>
    </w:pPr>
  </w:style>
  <w:style w:type="paragraph" w:customStyle="1" w:styleId="S24">
    <w:name w:val="S_ТекстВТаблице2"/>
    <w:basedOn w:val="S0"/>
    <w:next w:val="S0"/>
    <w:rsid w:val="006C0925"/>
    <w:pPr>
      <w:spacing w:before="120"/>
      <w:jc w:val="left"/>
    </w:pPr>
    <w:rPr>
      <w:sz w:val="20"/>
    </w:rPr>
  </w:style>
  <w:style w:type="paragraph" w:customStyle="1" w:styleId="S2">
    <w:name w:val="S_НумСписВТаблице2"/>
    <w:basedOn w:val="S24"/>
    <w:next w:val="S0"/>
    <w:rsid w:val="006C0925"/>
    <w:pPr>
      <w:numPr>
        <w:numId w:val="5"/>
      </w:numPr>
    </w:pPr>
  </w:style>
  <w:style w:type="paragraph" w:customStyle="1" w:styleId="S31">
    <w:name w:val="S_ТекстВТаблице3"/>
    <w:basedOn w:val="S0"/>
    <w:next w:val="S0"/>
    <w:rsid w:val="006C0925"/>
    <w:pPr>
      <w:spacing w:before="120"/>
      <w:jc w:val="left"/>
    </w:pPr>
    <w:rPr>
      <w:sz w:val="16"/>
    </w:rPr>
  </w:style>
  <w:style w:type="paragraph" w:customStyle="1" w:styleId="S3">
    <w:name w:val="S_НумСписВТаблице3"/>
    <w:basedOn w:val="S31"/>
    <w:next w:val="S0"/>
    <w:rsid w:val="006C0925"/>
    <w:pPr>
      <w:numPr>
        <w:numId w:val="6"/>
      </w:numPr>
    </w:pPr>
  </w:style>
  <w:style w:type="paragraph" w:customStyle="1" w:styleId="538552DCBB0F4C4BB087ED922D6A6322">
    <w:name w:val="538552DCBB0F4C4BB087ED922D6A6322"/>
    <w:rsid w:val="00F66ECE"/>
    <w:rPr>
      <w:rFonts w:eastAsiaTheme="minorEastAsia"/>
      <w:lang w:eastAsia="ru-RU"/>
    </w:rPr>
  </w:style>
  <w:style w:type="character" w:styleId="aff4">
    <w:name w:val="FollowedHyperlink"/>
    <w:basedOn w:val="a1"/>
    <w:semiHidden/>
    <w:unhideWhenUsed/>
    <w:rsid w:val="003A1731"/>
    <w:rPr>
      <w:color w:val="800080" w:themeColor="followedHyperlink"/>
      <w:u w:val="single"/>
    </w:rPr>
  </w:style>
  <w:style w:type="paragraph" w:customStyle="1" w:styleId="Bulleted2">
    <w:name w:val="Bulleted2"/>
    <w:rsid w:val="009F5EA5"/>
    <w:pPr>
      <w:numPr>
        <w:numId w:val="7"/>
      </w:numPr>
      <w:spacing w:after="0" w:line="240" w:lineRule="auto"/>
    </w:pPr>
    <w:rPr>
      <w:rFonts w:ascii="Times New Roman" w:eastAsia="Times New Roman" w:hAnsi="Times New Roman" w:cs="Times New Roman"/>
      <w:sz w:val="24"/>
      <w:szCs w:val="24"/>
      <w:lang w:eastAsia="ru-RU"/>
    </w:rPr>
  </w:style>
  <w:style w:type="paragraph" w:customStyle="1" w:styleId="Char">
    <w:name w:val="Char"/>
    <w:basedOn w:val="a0"/>
    <w:rsid w:val="009F5EA5"/>
    <w:pPr>
      <w:keepLines/>
      <w:spacing w:after="160" w:line="240" w:lineRule="exact"/>
      <w:jc w:val="left"/>
    </w:pPr>
    <w:rPr>
      <w:rFonts w:ascii="Verdana" w:eastAsia="MS Mincho" w:hAnsi="Verdana" w:cs="Franklin Gothic Book"/>
      <w:szCs w:val="24"/>
      <w:lang w:val="en-US" w:eastAsia="ru-RU"/>
    </w:rPr>
  </w:style>
  <w:style w:type="character" w:styleId="aff5">
    <w:name w:val="annotation reference"/>
    <w:basedOn w:val="a1"/>
    <w:semiHidden/>
    <w:unhideWhenUsed/>
    <w:rsid w:val="00C85EC5"/>
    <w:rPr>
      <w:sz w:val="16"/>
      <w:szCs w:val="16"/>
    </w:rPr>
  </w:style>
  <w:style w:type="paragraph" w:styleId="aff6">
    <w:name w:val="Revision"/>
    <w:hidden/>
    <w:uiPriority w:val="99"/>
    <w:semiHidden/>
    <w:rsid w:val="009B3546"/>
    <w:pPr>
      <w:spacing w:after="0" w:line="240" w:lineRule="auto"/>
    </w:pPr>
    <w:rPr>
      <w:rFonts w:ascii="Times New Roman" w:eastAsia="Times New Roman" w:hAnsi="Times New Roman" w:cs="Times New Roman"/>
      <w:sz w:val="24"/>
    </w:rPr>
  </w:style>
  <w:style w:type="paragraph" w:customStyle="1" w:styleId="aff7">
    <w:name w:val="Шапка таблицы"/>
    <w:basedOn w:val="a0"/>
    <w:link w:val="aff8"/>
    <w:qFormat/>
    <w:rsid w:val="00F022BC"/>
    <w:pPr>
      <w:spacing w:before="60" w:after="60"/>
      <w:jc w:val="left"/>
    </w:pPr>
    <w:rPr>
      <w:rFonts w:ascii="Arial" w:eastAsia="Calibri" w:hAnsi="Arial" w:cs="Arial"/>
      <w:b/>
      <w:szCs w:val="24"/>
      <w:lang w:eastAsia="ru-RU"/>
    </w:rPr>
  </w:style>
  <w:style w:type="character" w:customStyle="1" w:styleId="aff8">
    <w:name w:val="Шапка таблицы Знак"/>
    <w:basedOn w:val="a1"/>
    <w:link w:val="aff7"/>
    <w:rsid w:val="00F022BC"/>
    <w:rPr>
      <w:rFonts w:ascii="Arial" w:eastAsia="Calibri" w:hAnsi="Arial" w:cs="Arial"/>
      <w:b/>
      <w:sz w:val="24"/>
      <w:szCs w:val="24"/>
      <w:lang w:eastAsia="ru-RU"/>
    </w:rPr>
  </w:style>
  <w:style w:type="paragraph" w:styleId="aff9">
    <w:name w:val="Body Text Indent"/>
    <w:basedOn w:val="a0"/>
    <w:link w:val="affa"/>
    <w:uiPriority w:val="99"/>
    <w:unhideWhenUsed/>
    <w:rsid w:val="00F022BC"/>
    <w:pPr>
      <w:spacing w:before="60" w:after="120"/>
      <w:ind w:left="283" w:firstLine="567"/>
    </w:pPr>
    <w:rPr>
      <w:rFonts w:ascii="Arial" w:hAnsi="Arial"/>
      <w:szCs w:val="24"/>
    </w:rPr>
  </w:style>
  <w:style w:type="character" w:customStyle="1" w:styleId="affa">
    <w:name w:val="Основной текст с отступом Знак"/>
    <w:basedOn w:val="a1"/>
    <w:link w:val="aff9"/>
    <w:uiPriority w:val="99"/>
    <w:rsid w:val="00F022BC"/>
    <w:rPr>
      <w:rFonts w:ascii="Arial" w:eastAsia="Times New Roman" w:hAnsi="Arial" w:cs="Times New Roman"/>
      <w:sz w:val="24"/>
      <w:szCs w:val="24"/>
    </w:rPr>
  </w:style>
  <w:style w:type="character" w:customStyle="1" w:styleId="aff1">
    <w:name w:val="Без интервала Знак"/>
    <w:aliases w:val="Table text Знак"/>
    <w:basedOn w:val="a1"/>
    <w:link w:val="aff0"/>
    <w:uiPriority w:val="1"/>
    <w:rsid w:val="00D42EC8"/>
    <w:rPr>
      <w:rFonts w:ascii="Calibri" w:eastAsia="Calibri" w:hAnsi="Calibri" w:cs="Times New Roman"/>
    </w:rPr>
  </w:style>
  <w:style w:type="character" w:customStyle="1" w:styleId="50">
    <w:name w:val="Заголовок 5 Знак"/>
    <w:basedOn w:val="a1"/>
    <w:link w:val="5"/>
    <w:rsid w:val="00EC7938"/>
    <w:rPr>
      <w:rFonts w:asciiTheme="majorHAnsi" w:eastAsiaTheme="majorEastAsia" w:hAnsiTheme="majorHAnsi" w:cstheme="majorBidi"/>
      <w:color w:val="365F91" w:themeColor="accent1" w:themeShade="BF"/>
      <w:sz w:val="24"/>
    </w:rPr>
  </w:style>
  <w:style w:type="character" w:customStyle="1" w:styleId="60">
    <w:name w:val="Заголовок 6 Знак"/>
    <w:basedOn w:val="a1"/>
    <w:link w:val="6"/>
    <w:rsid w:val="00EC7938"/>
    <w:rPr>
      <w:rFonts w:asciiTheme="majorHAnsi" w:eastAsiaTheme="majorEastAsia" w:hAnsiTheme="majorHAnsi" w:cstheme="majorBidi"/>
      <w:color w:val="243F60" w:themeColor="accent1" w:themeShade="7F"/>
      <w:sz w:val="24"/>
    </w:rPr>
  </w:style>
  <w:style w:type="character" w:customStyle="1" w:styleId="70">
    <w:name w:val="Заголовок 7 Знак"/>
    <w:basedOn w:val="a1"/>
    <w:link w:val="7"/>
    <w:rsid w:val="00EC7938"/>
    <w:rPr>
      <w:rFonts w:asciiTheme="majorHAnsi" w:eastAsiaTheme="majorEastAsia" w:hAnsiTheme="majorHAnsi" w:cstheme="majorBidi"/>
      <w:i/>
      <w:iCs/>
      <w:color w:val="243F60" w:themeColor="accent1" w:themeShade="7F"/>
      <w:sz w:val="24"/>
    </w:rPr>
  </w:style>
  <w:style w:type="character" w:customStyle="1" w:styleId="80">
    <w:name w:val="Заголовок 8 Знак"/>
    <w:basedOn w:val="a1"/>
    <w:link w:val="8"/>
    <w:rsid w:val="00EC793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rsid w:val="00EC7938"/>
    <w:rPr>
      <w:rFonts w:asciiTheme="majorHAnsi" w:eastAsiaTheme="majorEastAsia" w:hAnsiTheme="majorHAnsi" w:cstheme="majorBidi"/>
      <w:i/>
      <w:iCs/>
      <w:color w:val="272727" w:themeColor="text1" w:themeTint="D8"/>
      <w:sz w:val="21"/>
      <w:szCs w:val="21"/>
    </w:rPr>
  </w:style>
  <w:style w:type="paragraph" w:customStyle="1" w:styleId="vt">
    <w:name w:val="vt"/>
    <w:basedOn w:val="a0"/>
    <w:rsid w:val="004F64DC"/>
    <w:pPr>
      <w:numPr>
        <w:numId w:val="10"/>
      </w:numPr>
      <w:spacing w:before="100" w:beforeAutospacing="1" w:after="100" w:afterAutospacing="1"/>
      <w:jc w:val="left"/>
    </w:pPr>
    <w:rPr>
      <w:rFonts w:ascii="Arial Unicode MS" w:eastAsia="Arial Unicode MS" w:hAnsi="Arial Unicode MS" w:cs="Arial Unicode MS"/>
      <w:szCs w:val="24"/>
      <w:lang w:val="en-US"/>
    </w:rPr>
  </w:style>
  <w:style w:type="paragraph" w:customStyle="1" w:styleId="11">
    <w:name w:val="САП_Заголовок 1"/>
    <w:basedOn w:val="a0"/>
    <w:next w:val="a0"/>
    <w:link w:val="1a"/>
    <w:autoRedefine/>
    <w:qFormat/>
    <w:rsid w:val="00BA77AC"/>
    <w:pPr>
      <w:widowControl w:val="0"/>
      <w:numPr>
        <w:numId w:val="11"/>
      </w:numPr>
      <w:overflowPunct w:val="0"/>
      <w:autoSpaceDE w:val="0"/>
      <w:autoSpaceDN w:val="0"/>
      <w:adjustRightInd w:val="0"/>
      <w:spacing w:before="480" w:after="240"/>
      <w:textAlignment w:val="baseline"/>
      <w:outlineLvl w:val="0"/>
    </w:pPr>
    <w:rPr>
      <w:bCs/>
      <w:sz w:val="28"/>
      <w:szCs w:val="20"/>
      <w:lang w:eastAsia="ru-RU"/>
    </w:rPr>
  </w:style>
  <w:style w:type="paragraph" w:customStyle="1" w:styleId="2">
    <w:name w:val="САП_Заголовок 2"/>
    <w:basedOn w:val="11"/>
    <w:next w:val="a0"/>
    <w:link w:val="28"/>
    <w:autoRedefine/>
    <w:qFormat/>
    <w:rsid w:val="00BA77AC"/>
    <w:pPr>
      <w:numPr>
        <w:ilvl w:val="1"/>
      </w:numPr>
      <w:outlineLvl w:val="1"/>
    </w:pPr>
    <w:rPr>
      <w:b/>
      <w:bCs w:val="0"/>
      <w:kern w:val="28"/>
      <w:sz w:val="26"/>
      <w:szCs w:val="24"/>
    </w:rPr>
  </w:style>
  <w:style w:type="paragraph" w:customStyle="1" w:styleId="30">
    <w:name w:val="САП_Заголовок 3"/>
    <w:basedOn w:val="2"/>
    <w:autoRedefine/>
    <w:qFormat/>
    <w:rsid w:val="00BA77AC"/>
    <w:pPr>
      <w:numPr>
        <w:ilvl w:val="2"/>
      </w:numPr>
      <w:tabs>
        <w:tab w:val="num" w:pos="360"/>
      </w:tabs>
      <w:outlineLvl w:val="2"/>
    </w:pPr>
  </w:style>
  <w:style w:type="paragraph" w:customStyle="1" w:styleId="40">
    <w:name w:val="САП_Заголовок 4"/>
    <w:basedOn w:val="30"/>
    <w:qFormat/>
    <w:rsid w:val="00BA77AC"/>
    <w:pPr>
      <w:numPr>
        <w:ilvl w:val="3"/>
      </w:numPr>
      <w:tabs>
        <w:tab w:val="num" w:pos="360"/>
      </w:tabs>
      <w:outlineLvl w:val="3"/>
    </w:pPr>
    <w:rPr>
      <w:bCs/>
      <w:szCs w:val="20"/>
    </w:rPr>
  </w:style>
  <w:style w:type="character" w:customStyle="1" w:styleId="28">
    <w:name w:val="САП_Заголовок 2 Знак"/>
    <w:link w:val="2"/>
    <w:locked/>
    <w:rsid w:val="00BA77AC"/>
    <w:rPr>
      <w:rFonts w:ascii="Times New Roman" w:eastAsia="Times New Roman" w:hAnsi="Times New Roman" w:cs="Times New Roman"/>
      <w:b/>
      <w:kern w:val="28"/>
      <w:sz w:val="26"/>
      <w:szCs w:val="24"/>
      <w:lang w:eastAsia="ru-RU"/>
    </w:rPr>
  </w:style>
  <w:style w:type="character" w:customStyle="1" w:styleId="1a">
    <w:name w:val="САП_Заголовок 1 Знак"/>
    <w:link w:val="11"/>
    <w:rsid w:val="0092044E"/>
    <w:rPr>
      <w:rFonts w:ascii="Times New Roman" w:eastAsia="Times New Roman" w:hAnsi="Times New Roman" w:cs="Times New Roman"/>
      <w:bCs/>
      <w:sz w:val="28"/>
      <w:szCs w:val="20"/>
      <w:lang w:eastAsia="ru-RU"/>
    </w:rPr>
  </w:style>
  <w:style w:type="paragraph" w:customStyle="1" w:styleId="51">
    <w:name w:val="САП_Заголовок 5"/>
    <w:qFormat/>
    <w:rsid w:val="0092044E"/>
    <w:pPr>
      <w:spacing w:after="120" w:line="240" w:lineRule="auto"/>
      <w:ind w:left="2232" w:hanging="792"/>
      <w:outlineLvl w:val="4"/>
    </w:pPr>
    <w:rPr>
      <w:rFonts w:ascii="Times New Roman" w:eastAsia="Times New Roman" w:hAnsi="Times New Roman" w:cs="Times New Roman"/>
      <w:b/>
      <w:sz w:val="26"/>
      <w:szCs w:val="20"/>
      <w:lang w:eastAsia="ru-RU"/>
    </w:rPr>
  </w:style>
  <w:style w:type="paragraph" w:customStyle="1" w:styleId="affb">
    <w:name w:val="САП_ТаблицаЗаголовок"/>
    <w:basedOn w:val="a0"/>
    <w:link w:val="affc"/>
    <w:qFormat/>
    <w:rsid w:val="004A493F"/>
    <w:pPr>
      <w:suppressAutoHyphens/>
      <w:overflowPunct w:val="0"/>
      <w:autoSpaceDE w:val="0"/>
      <w:autoSpaceDN w:val="0"/>
      <w:adjustRightInd w:val="0"/>
      <w:spacing w:before="60"/>
      <w:jc w:val="center"/>
      <w:textAlignment w:val="baseline"/>
    </w:pPr>
    <w:rPr>
      <w:b/>
      <w:sz w:val="20"/>
      <w:szCs w:val="20"/>
    </w:rPr>
  </w:style>
  <w:style w:type="character" w:customStyle="1" w:styleId="affc">
    <w:name w:val="САП_ТаблицаЗаголовок Знак"/>
    <w:link w:val="affb"/>
    <w:rsid w:val="004A493F"/>
    <w:rPr>
      <w:rFonts w:ascii="Times New Roman" w:eastAsia="Times New Roman" w:hAnsi="Times New Roman" w:cs="Times New Roman"/>
      <w:b/>
      <w:sz w:val="20"/>
      <w:szCs w:val="20"/>
    </w:rPr>
  </w:style>
  <w:style w:type="paragraph" w:styleId="affd">
    <w:name w:val="Document Map"/>
    <w:basedOn w:val="a0"/>
    <w:link w:val="affe"/>
    <w:uiPriority w:val="99"/>
    <w:semiHidden/>
    <w:unhideWhenUsed/>
    <w:rsid w:val="00D15905"/>
    <w:rPr>
      <w:szCs w:val="24"/>
    </w:rPr>
  </w:style>
  <w:style w:type="character" w:customStyle="1" w:styleId="affe">
    <w:name w:val="Схема документа Знак"/>
    <w:basedOn w:val="a1"/>
    <w:link w:val="affd"/>
    <w:uiPriority w:val="99"/>
    <w:semiHidden/>
    <w:rsid w:val="00D15905"/>
    <w:rPr>
      <w:rFonts w:ascii="Times New Roman" w:eastAsia="Times New Roman" w:hAnsi="Times New Roman" w:cs="Times New Roman"/>
      <w:sz w:val="24"/>
      <w:szCs w:val="24"/>
    </w:rPr>
  </w:style>
  <w:style w:type="paragraph" w:customStyle="1" w:styleId="afff">
    <w:name w:val="ЗагТабл"/>
    <w:basedOn w:val="a0"/>
    <w:link w:val="afff0"/>
    <w:qFormat/>
    <w:rsid w:val="00403C27"/>
    <w:pPr>
      <w:overflowPunct w:val="0"/>
      <w:autoSpaceDE w:val="0"/>
      <w:autoSpaceDN w:val="0"/>
      <w:adjustRightInd w:val="0"/>
      <w:textAlignment w:val="baseline"/>
    </w:pPr>
    <w:rPr>
      <w:rFonts w:ascii="Arial" w:eastAsiaTheme="minorHAnsi" w:hAnsi="Arial" w:cstheme="minorBidi"/>
      <w:b/>
      <w:color w:val="FFFFFF" w:themeColor="background1"/>
      <w:spacing w:val="-10"/>
      <w:sz w:val="20"/>
    </w:rPr>
  </w:style>
  <w:style w:type="character" w:customStyle="1" w:styleId="afff0">
    <w:name w:val="ЗагТабл Знак"/>
    <w:basedOn w:val="a1"/>
    <w:link w:val="afff"/>
    <w:rsid w:val="00403C27"/>
    <w:rPr>
      <w:rFonts w:ascii="Arial" w:hAnsi="Arial"/>
      <w:b/>
      <w:color w:val="FFFFFF" w:themeColor="background1"/>
      <w:spacing w:val="-10"/>
      <w:sz w:val="20"/>
    </w:rPr>
  </w:style>
  <w:style w:type="paragraph" w:customStyle="1" w:styleId="1KD-Normal">
    <w:name w:val="1 KD - Normal для таблиц"/>
    <w:basedOn w:val="a0"/>
    <w:link w:val="1KD-NormalChar"/>
    <w:qFormat/>
    <w:rsid w:val="00F239EF"/>
    <w:pPr>
      <w:spacing w:before="4" w:after="4"/>
      <w:contextualSpacing/>
    </w:pPr>
    <w:rPr>
      <w:rFonts w:ascii="Arial" w:hAnsi="Arial"/>
      <w:sz w:val="18"/>
      <w:szCs w:val="24"/>
      <w:lang w:eastAsia="ru-RU"/>
    </w:rPr>
  </w:style>
  <w:style w:type="character" w:customStyle="1" w:styleId="1KD-NormalChar">
    <w:name w:val="1 KD - Normal для таблиц Char"/>
    <w:basedOn w:val="a1"/>
    <w:link w:val="1KD-Normal"/>
    <w:rsid w:val="00F239EF"/>
    <w:rPr>
      <w:rFonts w:ascii="Arial" w:eastAsia="Times New Roman" w:hAnsi="Arial" w:cs="Times New Roman"/>
      <w:sz w:val="18"/>
      <w:szCs w:val="24"/>
      <w:lang w:eastAsia="ru-RU"/>
    </w:rPr>
  </w:style>
  <w:style w:type="paragraph" w:customStyle="1" w:styleId="afff1">
    <w:name w:val="САП_Текст простой"/>
    <w:basedOn w:val="a0"/>
    <w:link w:val="afff2"/>
    <w:autoRedefine/>
    <w:qFormat/>
    <w:rsid w:val="003C7B93"/>
    <w:pPr>
      <w:suppressAutoHyphens/>
      <w:overflowPunct w:val="0"/>
      <w:autoSpaceDE w:val="0"/>
      <w:autoSpaceDN w:val="0"/>
      <w:adjustRightInd w:val="0"/>
      <w:spacing w:before="60"/>
      <w:textAlignment w:val="baseline"/>
    </w:pPr>
    <w:rPr>
      <w:sz w:val="26"/>
      <w:szCs w:val="20"/>
    </w:rPr>
  </w:style>
  <w:style w:type="character" w:customStyle="1" w:styleId="afff2">
    <w:name w:val="САП_Текст простой Знак"/>
    <w:link w:val="afff1"/>
    <w:rsid w:val="003C7B93"/>
    <w:rPr>
      <w:rFonts w:ascii="Times New Roman" w:eastAsia="Times New Roman" w:hAnsi="Times New Roman" w:cs="Times New Roman"/>
      <w:sz w:val="26"/>
      <w:szCs w:val="20"/>
    </w:rPr>
  </w:style>
  <w:style w:type="character" w:customStyle="1" w:styleId="afff3">
    <w:name w:val="ЗнакТекстЖ"/>
    <w:qFormat/>
    <w:rsid w:val="00797966"/>
    <w:rPr>
      <w:b/>
      <w:color w:val="auto"/>
    </w:rPr>
  </w:style>
  <w:style w:type="paragraph" w:customStyle="1" w:styleId="InR1">
    <w:name w:val="InR_Верхний Колонтитул 1"/>
    <w:basedOn w:val="a0"/>
    <w:autoRedefine/>
    <w:qFormat/>
    <w:rsid w:val="00916FAB"/>
    <w:pPr>
      <w:spacing w:after="240" w:line="276" w:lineRule="auto"/>
      <w:ind w:left="57" w:firstLine="567"/>
      <w:jc w:val="right"/>
    </w:pPr>
    <w:rPr>
      <w:rFonts w:ascii="Arial" w:eastAsiaTheme="minorHAnsi" w:hAnsi="Arial" w:cs="Arial"/>
      <w:b/>
      <w:bCs/>
      <w:sz w:val="20"/>
      <w:szCs w:val="24"/>
    </w:rPr>
  </w:style>
  <w:style w:type="paragraph" w:customStyle="1" w:styleId="12">
    <w:name w:val="МИ_Заголовок 1"/>
    <w:basedOn w:val="1"/>
    <w:qFormat/>
    <w:rsid w:val="0012135C"/>
    <w:pPr>
      <w:keepLines/>
      <w:pageBreakBefore/>
      <w:numPr>
        <w:numId w:val="13"/>
      </w:numPr>
      <w:spacing w:before="0" w:line="276" w:lineRule="auto"/>
    </w:pPr>
    <w:rPr>
      <w:rFonts w:ascii="Meta Offc Pro" w:eastAsiaTheme="majorEastAsia" w:hAnsi="Meta Offc Pro" w:cstheme="majorBidi"/>
      <w:bCs w:val="0"/>
      <w:caps w:val="0"/>
      <w:kern w:val="0"/>
      <w:sz w:val="32"/>
    </w:rPr>
  </w:style>
  <w:style w:type="paragraph" w:customStyle="1" w:styleId="20">
    <w:name w:val="МИ_Заголовок 2"/>
    <w:basedOn w:val="22"/>
    <w:qFormat/>
    <w:rsid w:val="0012135C"/>
    <w:pPr>
      <w:keepNext/>
      <w:keepLines/>
      <w:numPr>
        <w:ilvl w:val="1"/>
        <w:numId w:val="13"/>
      </w:numPr>
      <w:spacing w:before="120" w:after="120" w:line="276" w:lineRule="auto"/>
    </w:pPr>
    <w:rPr>
      <w:rFonts w:ascii="Meta Offc Pro" w:eastAsiaTheme="majorEastAsia" w:hAnsi="Meta Offc Pro" w:cstheme="majorBidi"/>
      <w:bCs w:val="0"/>
      <w:iCs w:val="0"/>
      <w:caps w:val="0"/>
      <w:sz w:val="28"/>
      <w:szCs w:val="26"/>
    </w:rPr>
  </w:style>
  <w:style w:type="paragraph" w:customStyle="1" w:styleId="31">
    <w:name w:val="МИ_Заголовок 3"/>
    <w:basedOn w:val="3"/>
    <w:qFormat/>
    <w:rsid w:val="0012135C"/>
    <w:pPr>
      <w:numPr>
        <w:numId w:val="13"/>
      </w:numPr>
      <w:spacing w:before="120"/>
      <w:jc w:val="left"/>
    </w:pPr>
    <w:rPr>
      <w:rFonts w:ascii="Meta Offc Pro" w:eastAsiaTheme="majorEastAsia" w:hAnsi="Meta Offc Pro" w:cstheme="majorBidi"/>
      <w:caps w:val="0"/>
      <w:sz w:val="26"/>
      <w:szCs w:val="26"/>
    </w:rPr>
  </w:style>
  <w:style w:type="paragraph" w:customStyle="1" w:styleId="41">
    <w:name w:val="МИ_Заголовок 4"/>
    <w:basedOn w:val="4"/>
    <w:qFormat/>
    <w:rsid w:val="0012135C"/>
    <w:pPr>
      <w:keepLines/>
      <w:numPr>
        <w:numId w:val="13"/>
      </w:numPr>
      <w:spacing w:before="120" w:after="120" w:line="276" w:lineRule="auto"/>
      <w:ind w:left="864"/>
      <w:jc w:val="left"/>
    </w:pPr>
    <w:rPr>
      <w:rFonts w:ascii="Meta Offc Pro" w:eastAsiaTheme="majorEastAsia" w:hAnsi="Meta Offc Pro" w:cstheme="majorBidi"/>
      <w:b/>
      <w:iCs/>
      <w:caps w:val="0"/>
      <w:sz w:val="24"/>
      <w:szCs w:val="22"/>
    </w:rPr>
  </w:style>
  <w:style w:type="paragraph" w:customStyle="1" w:styleId="afff4">
    <w:name w:val="МИ_Текст"/>
    <w:basedOn w:val="a0"/>
    <w:link w:val="afff5"/>
    <w:qFormat/>
    <w:rsid w:val="0013069E"/>
    <w:pPr>
      <w:spacing w:after="120" w:line="276" w:lineRule="auto"/>
      <w:ind w:firstLine="709"/>
    </w:pPr>
    <w:rPr>
      <w:rFonts w:ascii="Meta Offc Pro" w:hAnsi="Meta Offc Pro" w:cstheme="minorBidi"/>
    </w:rPr>
  </w:style>
  <w:style w:type="character" w:customStyle="1" w:styleId="afff5">
    <w:name w:val="МИ_Текст Знак"/>
    <w:basedOn w:val="a1"/>
    <w:link w:val="afff4"/>
    <w:locked/>
    <w:rsid w:val="0013069E"/>
    <w:rPr>
      <w:rFonts w:ascii="Meta Offc Pro" w:eastAsia="Times New Roman" w:hAnsi="Meta Offc Pro"/>
      <w:sz w:val="24"/>
    </w:rPr>
  </w:style>
  <w:style w:type="paragraph" w:customStyle="1" w:styleId="10">
    <w:name w:val="Выделенный 1"/>
    <w:basedOn w:val="a0"/>
    <w:link w:val="1Char"/>
    <w:qFormat/>
    <w:rsid w:val="00525003"/>
    <w:pPr>
      <w:keepNext/>
      <w:keepLines/>
      <w:widowControl w:val="0"/>
      <w:numPr>
        <w:numId w:val="21"/>
      </w:numPr>
      <w:spacing w:after="100" w:afterAutospacing="1" w:line="360" w:lineRule="auto"/>
    </w:pPr>
    <w:rPr>
      <w:rFonts w:ascii="Arial" w:hAnsi="Arial"/>
      <w:szCs w:val="24"/>
      <w:lang w:eastAsia="ru-RU"/>
    </w:rPr>
  </w:style>
  <w:style w:type="character" w:customStyle="1" w:styleId="1Char">
    <w:name w:val="Выделенный 1 Char"/>
    <w:basedOn w:val="a1"/>
    <w:link w:val="10"/>
    <w:rsid w:val="00525003"/>
    <w:rPr>
      <w:rFonts w:ascii="Arial" w:eastAsia="Times New Roman" w:hAnsi="Arial" w:cs="Times New Roman"/>
      <w:sz w:val="24"/>
      <w:szCs w:val="24"/>
      <w:lang w:eastAsia="ru-RU"/>
    </w:rPr>
  </w:style>
  <w:style w:type="character" w:customStyle="1" w:styleId="UnresolvedMention1">
    <w:name w:val="Unresolved Mention1"/>
    <w:basedOn w:val="a1"/>
    <w:uiPriority w:val="99"/>
    <w:semiHidden/>
    <w:unhideWhenUsed/>
    <w:rsid w:val="00D30A9A"/>
    <w:rPr>
      <w:color w:val="808080"/>
      <w:shd w:val="clear" w:color="auto" w:fill="E6E6E6"/>
    </w:rPr>
  </w:style>
  <w:style w:type="character" w:customStyle="1" w:styleId="UnresolvedMention2">
    <w:name w:val="Unresolved Mention2"/>
    <w:basedOn w:val="a1"/>
    <w:uiPriority w:val="99"/>
    <w:semiHidden/>
    <w:unhideWhenUsed/>
    <w:rsid w:val="00B54D86"/>
    <w:rPr>
      <w:color w:val="808080"/>
      <w:shd w:val="clear" w:color="auto" w:fill="E6E6E6"/>
    </w:rPr>
  </w:style>
  <w:style w:type="character" w:customStyle="1" w:styleId="UnresolvedMention3">
    <w:name w:val="Unresolved Mention3"/>
    <w:basedOn w:val="a1"/>
    <w:uiPriority w:val="99"/>
    <w:semiHidden/>
    <w:unhideWhenUsed/>
    <w:rsid w:val="003A741A"/>
    <w:rPr>
      <w:color w:val="808080"/>
      <w:shd w:val="clear" w:color="auto" w:fill="E6E6E6"/>
    </w:rPr>
  </w:style>
  <w:style w:type="paragraph" w:customStyle="1" w:styleId="afff6">
    <w:name w:val="тот самый стиль"/>
    <w:basedOn w:val="a0"/>
    <w:link w:val="Char0"/>
    <w:uiPriority w:val="1"/>
    <w:qFormat/>
    <w:rsid w:val="003B4B79"/>
    <w:pPr>
      <w:widowControl w:val="0"/>
      <w:kinsoku w:val="0"/>
      <w:overflowPunct w:val="0"/>
      <w:autoSpaceDE w:val="0"/>
      <w:autoSpaceDN w:val="0"/>
      <w:adjustRightInd w:val="0"/>
      <w:spacing w:after="120"/>
    </w:pPr>
    <w:rPr>
      <w:rFonts w:ascii="Arial" w:hAnsi="Arial" w:cs="Arial"/>
      <w:color w:val="000000" w:themeColor="text1"/>
      <w:szCs w:val="24"/>
      <w:lang w:eastAsia="ru-RU"/>
    </w:rPr>
  </w:style>
  <w:style w:type="character" w:customStyle="1" w:styleId="Char0">
    <w:name w:val="тот самый стиль Char"/>
    <w:basedOn w:val="a1"/>
    <w:link w:val="afff6"/>
    <w:uiPriority w:val="1"/>
    <w:locked/>
    <w:rsid w:val="003B4B79"/>
    <w:rPr>
      <w:rFonts w:ascii="Arial" w:eastAsia="Times New Roman" w:hAnsi="Arial" w:cs="Arial"/>
      <w:color w:val="000000" w:themeColor="text1"/>
      <w:sz w:val="24"/>
      <w:szCs w:val="24"/>
      <w:lang w:eastAsia="ru-RU"/>
    </w:rPr>
  </w:style>
  <w:style w:type="paragraph" w:styleId="a">
    <w:name w:val="List Bullet"/>
    <w:basedOn w:val="a0"/>
    <w:uiPriority w:val="99"/>
    <w:unhideWhenUsed/>
    <w:rsid w:val="008A2F77"/>
    <w:pPr>
      <w:numPr>
        <w:numId w:val="9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031780">
      <w:bodyDiv w:val="1"/>
      <w:marLeft w:val="0"/>
      <w:marRight w:val="0"/>
      <w:marTop w:val="0"/>
      <w:marBottom w:val="0"/>
      <w:divBdr>
        <w:top w:val="none" w:sz="0" w:space="0" w:color="auto"/>
        <w:left w:val="none" w:sz="0" w:space="0" w:color="auto"/>
        <w:bottom w:val="none" w:sz="0" w:space="0" w:color="auto"/>
        <w:right w:val="none" w:sz="0" w:space="0" w:color="auto"/>
      </w:divBdr>
      <w:divsChild>
        <w:div w:id="1139959895">
          <w:marLeft w:val="0"/>
          <w:marRight w:val="0"/>
          <w:marTop w:val="0"/>
          <w:marBottom w:val="0"/>
          <w:divBdr>
            <w:top w:val="none" w:sz="0" w:space="0" w:color="auto"/>
            <w:left w:val="none" w:sz="0" w:space="0" w:color="auto"/>
            <w:bottom w:val="none" w:sz="0" w:space="0" w:color="auto"/>
            <w:right w:val="none" w:sz="0" w:space="0" w:color="auto"/>
          </w:divBdr>
          <w:divsChild>
            <w:div w:id="1074818564">
              <w:marLeft w:val="0"/>
              <w:marRight w:val="0"/>
              <w:marTop w:val="0"/>
              <w:marBottom w:val="0"/>
              <w:divBdr>
                <w:top w:val="none" w:sz="0" w:space="0" w:color="auto"/>
                <w:left w:val="none" w:sz="0" w:space="0" w:color="auto"/>
                <w:bottom w:val="none" w:sz="0" w:space="0" w:color="auto"/>
                <w:right w:val="none" w:sz="0" w:space="0" w:color="auto"/>
              </w:divBdr>
              <w:divsChild>
                <w:div w:id="1955870198">
                  <w:marLeft w:val="0"/>
                  <w:marRight w:val="0"/>
                  <w:marTop w:val="0"/>
                  <w:marBottom w:val="0"/>
                  <w:divBdr>
                    <w:top w:val="none" w:sz="0" w:space="0" w:color="auto"/>
                    <w:left w:val="none" w:sz="0" w:space="0" w:color="auto"/>
                    <w:bottom w:val="none" w:sz="0" w:space="0" w:color="auto"/>
                    <w:right w:val="none" w:sz="0" w:space="0" w:color="auto"/>
                  </w:divBdr>
                  <w:divsChild>
                    <w:div w:id="270940754">
                      <w:marLeft w:val="0"/>
                      <w:marRight w:val="0"/>
                      <w:marTop w:val="0"/>
                      <w:marBottom w:val="0"/>
                      <w:divBdr>
                        <w:top w:val="none" w:sz="0" w:space="0" w:color="auto"/>
                        <w:left w:val="none" w:sz="0" w:space="0" w:color="auto"/>
                        <w:bottom w:val="none" w:sz="0" w:space="0" w:color="auto"/>
                        <w:right w:val="none" w:sz="0" w:space="0" w:color="auto"/>
                      </w:divBdr>
                      <w:divsChild>
                        <w:div w:id="1252279478">
                          <w:marLeft w:val="0"/>
                          <w:marRight w:val="0"/>
                          <w:marTop w:val="0"/>
                          <w:marBottom w:val="0"/>
                          <w:divBdr>
                            <w:top w:val="none" w:sz="0" w:space="0" w:color="auto"/>
                            <w:left w:val="none" w:sz="0" w:space="0" w:color="auto"/>
                            <w:bottom w:val="none" w:sz="0" w:space="0" w:color="auto"/>
                            <w:right w:val="none" w:sz="0" w:space="0" w:color="auto"/>
                          </w:divBdr>
                          <w:divsChild>
                            <w:div w:id="1962304144">
                              <w:marLeft w:val="0"/>
                              <w:marRight w:val="0"/>
                              <w:marTop w:val="0"/>
                              <w:marBottom w:val="0"/>
                              <w:divBdr>
                                <w:top w:val="none" w:sz="0" w:space="0" w:color="auto"/>
                                <w:left w:val="none" w:sz="0" w:space="0" w:color="auto"/>
                                <w:bottom w:val="none" w:sz="0" w:space="0" w:color="auto"/>
                                <w:right w:val="none" w:sz="0" w:space="0" w:color="auto"/>
                              </w:divBdr>
                              <w:divsChild>
                                <w:div w:id="2066442859">
                                  <w:marLeft w:val="0"/>
                                  <w:marRight w:val="0"/>
                                  <w:marTop w:val="0"/>
                                  <w:marBottom w:val="0"/>
                                  <w:divBdr>
                                    <w:top w:val="none" w:sz="0" w:space="0" w:color="auto"/>
                                    <w:left w:val="none" w:sz="0" w:space="0" w:color="auto"/>
                                    <w:bottom w:val="none" w:sz="0" w:space="0" w:color="auto"/>
                                    <w:right w:val="none" w:sz="0" w:space="0" w:color="auto"/>
                                  </w:divBdr>
                                  <w:divsChild>
                                    <w:div w:id="1142621508">
                                      <w:marLeft w:val="0"/>
                                      <w:marRight w:val="0"/>
                                      <w:marTop w:val="0"/>
                                      <w:marBottom w:val="0"/>
                                      <w:divBdr>
                                        <w:top w:val="none" w:sz="0" w:space="0" w:color="auto"/>
                                        <w:left w:val="none" w:sz="0" w:space="0" w:color="auto"/>
                                        <w:bottom w:val="none" w:sz="0" w:space="0" w:color="auto"/>
                                        <w:right w:val="none" w:sz="0" w:space="0" w:color="auto"/>
                                      </w:divBdr>
                                      <w:divsChild>
                                        <w:div w:id="320352411">
                                          <w:marLeft w:val="0"/>
                                          <w:marRight w:val="0"/>
                                          <w:marTop w:val="0"/>
                                          <w:marBottom w:val="0"/>
                                          <w:divBdr>
                                            <w:top w:val="none" w:sz="0" w:space="0" w:color="auto"/>
                                            <w:left w:val="none" w:sz="0" w:space="0" w:color="auto"/>
                                            <w:bottom w:val="none" w:sz="0" w:space="0" w:color="auto"/>
                                            <w:right w:val="none" w:sz="0" w:space="0" w:color="auto"/>
                                          </w:divBdr>
                                          <w:divsChild>
                                            <w:div w:id="323431728">
                                              <w:marLeft w:val="0"/>
                                              <w:marRight w:val="0"/>
                                              <w:marTop w:val="0"/>
                                              <w:marBottom w:val="0"/>
                                              <w:divBdr>
                                                <w:top w:val="none" w:sz="0" w:space="0" w:color="auto"/>
                                                <w:left w:val="none" w:sz="0" w:space="0" w:color="auto"/>
                                                <w:bottom w:val="none" w:sz="0" w:space="0" w:color="auto"/>
                                                <w:right w:val="none" w:sz="0" w:space="0" w:color="auto"/>
                                              </w:divBdr>
                                              <w:divsChild>
                                                <w:div w:id="144234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3360951">
      <w:bodyDiv w:val="1"/>
      <w:marLeft w:val="0"/>
      <w:marRight w:val="0"/>
      <w:marTop w:val="0"/>
      <w:marBottom w:val="0"/>
      <w:divBdr>
        <w:top w:val="none" w:sz="0" w:space="0" w:color="auto"/>
        <w:left w:val="none" w:sz="0" w:space="0" w:color="auto"/>
        <w:bottom w:val="none" w:sz="0" w:space="0" w:color="auto"/>
        <w:right w:val="none" w:sz="0" w:space="0" w:color="auto"/>
      </w:divBdr>
    </w:div>
    <w:div w:id="627779599">
      <w:bodyDiv w:val="1"/>
      <w:marLeft w:val="0"/>
      <w:marRight w:val="0"/>
      <w:marTop w:val="0"/>
      <w:marBottom w:val="0"/>
      <w:divBdr>
        <w:top w:val="none" w:sz="0" w:space="0" w:color="auto"/>
        <w:left w:val="none" w:sz="0" w:space="0" w:color="auto"/>
        <w:bottom w:val="none" w:sz="0" w:space="0" w:color="auto"/>
        <w:right w:val="none" w:sz="0" w:space="0" w:color="auto"/>
      </w:divBdr>
    </w:div>
    <w:div w:id="663096470">
      <w:bodyDiv w:val="1"/>
      <w:marLeft w:val="0"/>
      <w:marRight w:val="0"/>
      <w:marTop w:val="0"/>
      <w:marBottom w:val="0"/>
      <w:divBdr>
        <w:top w:val="none" w:sz="0" w:space="0" w:color="auto"/>
        <w:left w:val="none" w:sz="0" w:space="0" w:color="auto"/>
        <w:bottom w:val="none" w:sz="0" w:space="0" w:color="auto"/>
        <w:right w:val="none" w:sz="0" w:space="0" w:color="auto"/>
      </w:divBdr>
    </w:div>
    <w:div w:id="675303406">
      <w:bodyDiv w:val="1"/>
      <w:marLeft w:val="0"/>
      <w:marRight w:val="0"/>
      <w:marTop w:val="0"/>
      <w:marBottom w:val="0"/>
      <w:divBdr>
        <w:top w:val="none" w:sz="0" w:space="0" w:color="auto"/>
        <w:left w:val="none" w:sz="0" w:space="0" w:color="auto"/>
        <w:bottom w:val="none" w:sz="0" w:space="0" w:color="auto"/>
        <w:right w:val="none" w:sz="0" w:space="0" w:color="auto"/>
      </w:divBdr>
    </w:div>
    <w:div w:id="885144804">
      <w:bodyDiv w:val="1"/>
      <w:marLeft w:val="0"/>
      <w:marRight w:val="0"/>
      <w:marTop w:val="0"/>
      <w:marBottom w:val="0"/>
      <w:divBdr>
        <w:top w:val="none" w:sz="0" w:space="0" w:color="auto"/>
        <w:left w:val="none" w:sz="0" w:space="0" w:color="auto"/>
        <w:bottom w:val="none" w:sz="0" w:space="0" w:color="auto"/>
        <w:right w:val="none" w:sz="0" w:space="0" w:color="auto"/>
      </w:divBdr>
    </w:div>
    <w:div w:id="1175002279">
      <w:bodyDiv w:val="1"/>
      <w:marLeft w:val="0"/>
      <w:marRight w:val="0"/>
      <w:marTop w:val="0"/>
      <w:marBottom w:val="0"/>
      <w:divBdr>
        <w:top w:val="none" w:sz="0" w:space="0" w:color="auto"/>
        <w:left w:val="none" w:sz="0" w:space="0" w:color="auto"/>
        <w:bottom w:val="none" w:sz="0" w:space="0" w:color="auto"/>
        <w:right w:val="none" w:sz="0" w:space="0" w:color="auto"/>
      </w:divBdr>
    </w:div>
    <w:div w:id="1185485197">
      <w:bodyDiv w:val="1"/>
      <w:marLeft w:val="0"/>
      <w:marRight w:val="0"/>
      <w:marTop w:val="0"/>
      <w:marBottom w:val="0"/>
      <w:divBdr>
        <w:top w:val="none" w:sz="0" w:space="0" w:color="auto"/>
        <w:left w:val="none" w:sz="0" w:space="0" w:color="auto"/>
        <w:bottom w:val="none" w:sz="0" w:space="0" w:color="auto"/>
        <w:right w:val="none" w:sz="0" w:space="0" w:color="auto"/>
      </w:divBdr>
    </w:div>
    <w:div w:id="1187599570">
      <w:bodyDiv w:val="1"/>
      <w:marLeft w:val="0"/>
      <w:marRight w:val="0"/>
      <w:marTop w:val="0"/>
      <w:marBottom w:val="0"/>
      <w:divBdr>
        <w:top w:val="none" w:sz="0" w:space="0" w:color="auto"/>
        <w:left w:val="none" w:sz="0" w:space="0" w:color="auto"/>
        <w:bottom w:val="none" w:sz="0" w:space="0" w:color="auto"/>
        <w:right w:val="none" w:sz="0" w:space="0" w:color="auto"/>
      </w:divBdr>
    </w:div>
    <w:div w:id="1253276457">
      <w:bodyDiv w:val="1"/>
      <w:marLeft w:val="0"/>
      <w:marRight w:val="0"/>
      <w:marTop w:val="0"/>
      <w:marBottom w:val="0"/>
      <w:divBdr>
        <w:top w:val="none" w:sz="0" w:space="0" w:color="auto"/>
        <w:left w:val="none" w:sz="0" w:space="0" w:color="auto"/>
        <w:bottom w:val="none" w:sz="0" w:space="0" w:color="auto"/>
        <w:right w:val="none" w:sz="0" w:space="0" w:color="auto"/>
      </w:divBdr>
    </w:div>
    <w:div w:id="1348172743">
      <w:bodyDiv w:val="1"/>
      <w:marLeft w:val="0"/>
      <w:marRight w:val="0"/>
      <w:marTop w:val="0"/>
      <w:marBottom w:val="0"/>
      <w:divBdr>
        <w:top w:val="none" w:sz="0" w:space="0" w:color="auto"/>
        <w:left w:val="none" w:sz="0" w:space="0" w:color="auto"/>
        <w:bottom w:val="none" w:sz="0" w:space="0" w:color="auto"/>
        <w:right w:val="none" w:sz="0" w:space="0" w:color="auto"/>
      </w:divBdr>
    </w:div>
    <w:div w:id="1364479939">
      <w:bodyDiv w:val="1"/>
      <w:marLeft w:val="0"/>
      <w:marRight w:val="0"/>
      <w:marTop w:val="0"/>
      <w:marBottom w:val="0"/>
      <w:divBdr>
        <w:top w:val="none" w:sz="0" w:space="0" w:color="auto"/>
        <w:left w:val="none" w:sz="0" w:space="0" w:color="auto"/>
        <w:bottom w:val="none" w:sz="0" w:space="0" w:color="auto"/>
        <w:right w:val="none" w:sz="0" w:space="0" w:color="auto"/>
      </w:divBdr>
    </w:div>
    <w:div w:id="1399284668">
      <w:bodyDiv w:val="1"/>
      <w:marLeft w:val="0"/>
      <w:marRight w:val="0"/>
      <w:marTop w:val="0"/>
      <w:marBottom w:val="0"/>
      <w:divBdr>
        <w:top w:val="none" w:sz="0" w:space="0" w:color="auto"/>
        <w:left w:val="none" w:sz="0" w:space="0" w:color="auto"/>
        <w:bottom w:val="none" w:sz="0" w:space="0" w:color="auto"/>
        <w:right w:val="none" w:sz="0" w:space="0" w:color="auto"/>
      </w:divBdr>
    </w:div>
    <w:div w:id="1411777563">
      <w:bodyDiv w:val="1"/>
      <w:marLeft w:val="0"/>
      <w:marRight w:val="0"/>
      <w:marTop w:val="0"/>
      <w:marBottom w:val="0"/>
      <w:divBdr>
        <w:top w:val="none" w:sz="0" w:space="0" w:color="auto"/>
        <w:left w:val="none" w:sz="0" w:space="0" w:color="auto"/>
        <w:bottom w:val="none" w:sz="0" w:space="0" w:color="auto"/>
        <w:right w:val="none" w:sz="0" w:space="0" w:color="auto"/>
      </w:divBdr>
    </w:div>
    <w:div w:id="1433236086">
      <w:bodyDiv w:val="1"/>
      <w:marLeft w:val="0"/>
      <w:marRight w:val="0"/>
      <w:marTop w:val="0"/>
      <w:marBottom w:val="0"/>
      <w:divBdr>
        <w:top w:val="none" w:sz="0" w:space="0" w:color="auto"/>
        <w:left w:val="none" w:sz="0" w:space="0" w:color="auto"/>
        <w:bottom w:val="none" w:sz="0" w:space="0" w:color="auto"/>
        <w:right w:val="none" w:sz="0" w:space="0" w:color="auto"/>
      </w:divBdr>
    </w:div>
    <w:div w:id="1439058097">
      <w:bodyDiv w:val="1"/>
      <w:marLeft w:val="0"/>
      <w:marRight w:val="0"/>
      <w:marTop w:val="0"/>
      <w:marBottom w:val="0"/>
      <w:divBdr>
        <w:top w:val="none" w:sz="0" w:space="0" w:color="auto"/>
        <w:left w:val="none" w:sz="0" w:space="0" w:color="auto"/>
        <w:bottom w:val="none" w:sz="0" w:space="0" w:color="auto"/>
        <w:right w:val="none" w:sz="0" w:space="0" w:color="auto"/>
      </w:divBdr>
    </w:div>
    <w:div w:id="1541432619">
      <w:bodyDiv w:val="1"/>
      <w:marLeft w:val="0"/>
      <w:marRight w:val="0"/>
      <w:marTop w:val="0"/>
      <w:marBottom w:val="0"/>
      <w:divBdr>
        <w:top w:val="none" w:sz="0" w:space="0" w:color="auto"/>
        <w:left w:val="none" w:sz="0" w:space="0" w:color="auto"/>
        <w:bottom w:val="none" w:sz="0" w:space="0" w:color="auto"/>
        <w:right w:val="none" w:sz="0" w:space="0" w:color="auto"/>
      </w:divBdr>
    </w:div>
    <w:div w:id="1604729815">
      <w:bodyDiv w:val="1"/>
      <w:marLeft w:val="0"/>
      <w:marRight w:val="0"/>
      <w:marTop w:val="0"/>
      <w:marBottom w:val="0"/>
      <w:divBdr>
        <w:top w:val="none" w:sz="0" w:space="0" w:color="auto"/>
        <w:left w:val="none" w:sz="0" w:space="0" w:color="auto"/>
        <w:bottom w:val="none" w:sz="0" w:space="0" w:color="auto"/>
        <w:right w:val="none" w:sz="0" w:space="0" w:color="auto"/>
      </w:divBdr>
    </w:div>
    <w:div w:id="1668049569">
      <w:bodyDiv w:val="1"/>
      <w:marLeft w:val="0"/>
      <w:marRight w:val="0"/>
      <w:marTop w:val="0"/>
      <w:marBottom w:val="0"/>
      <w:divBdr>
        <w:top w:val="none" w:sz="0" w:space="0" w:color="auto"/>
        <w:left w:val="none" w:sz="0" w:space="0" w:color="auto"/>
        <w:bottom w:val="none" w:sz="0" w:space="0" w:color="auto"/>
        <w:right w:val="none" w:sz="0" w:space="0" w:color="auto"/>
      </w:divBdr>
    </w:div>
    <w:div w:id="1969316365">
      <w:bodyDiv w:val="1"/>
      <w:marLeft w:val="0"/>
      <w:marRight w:val="0"/>
      <w:marTop w:val="0"/>
      <w:marBottom w:val="0"/>
      <w:divBdr>
        <w:top w:val="none" w:sz="0" w:space="0" w:color="auto"/>
        <w:left w:val="none" w:sz="0" w:space="0" w:color="auto"/>
        <w:bottom w:val="none" w:sz="0" w:space="0" w:color="auto"/>
        <w:right w:val="none" w:sz="0" w:space="0" w:color="auto"/>
      </w:divBdr>
    </w:div>
    <w:div w:id="2103841779">
      <w:bodyDiv w:val="1"/>
      <w:marLeft w:val="0"/>
      <w:marRight w:val="0"/>
      <w:marTop w:val="0"/>
      <w:marBottom w:val="0"/>
      <w:divBdr>
        <w:top w:val="none" w:sz="0" w:space="0" w:color="auto"/>
        <w:left w:val="none" w:sz="0" w:space="0" w:color="auto"/>
        <w:bottom w:val="none" w:sz="0" w:space="0" w:color="auto"/>
        <w:right w:val="none" w:sz="0" w:space="0" w:color="auto"/>
      </w:divBdr>
    </w:div>
    <w:div w:id="2112817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emf"/><Relationship Id="rId26" Type="http://schemas.openxmlformats.org/officeDocument/2006/relationships/image" Target="media/image10.emf"/><Relationship Id="rId39" Type="http://schemas.openxmlformats.org/officeDocument/2006/relationships/package" Target="embeddings/_____Microsoft_Excel3.xlsx"/><Relationship Id="rId21" Type="http://schemas.openxmlformats.org/officeDocument/2006/relationships/image" Target="media/image7.png"/><Relationship Id="rId34" Type="http://schemas.openxmlformats.org/officeDocument/2006/relationships/image" Target="media/image14.emf"/><Relationship Id="rId42" Type="http://schemas.openxmlformats.org/officeDocument/2006/relationships/image" Target="media/image18.emf"/><Relationship Id="rId47" Type="http://schemas.openxmlformats.org/officeDocument/2006/relationships/package" Target="embeddings/_____Microsoft_Excel7.xlsx"/><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emf"/><Relationship Id="rId29" Type="http://schemas.openxmlformats.org/officeDocument/2006/relationships/oleObject" Target="embeddings/oleObject3.bin"/><Relationship Id="rId11" Type="http://schemas.openxmlformats.org/officeDocument/2006/relationships/header" Target="header1.xml"/><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package" Target="embeddings/_____Microsoft_Excel2.xlsx"/><Relationship Id="rId40" Type="http://schemas.openxmlformats.org/officeDocument/2006/relationships/image" Target="media/image17.emf"/><Relationship Id="rId45" Type="http://schemas.openxmlformats.org/officeDocument/2006/relationships/package" Target="embeddings/_____Microsoft_Excel6.xlsx"/><Relationship Id="rId5" Type="http://schemas.openxmlformats.org/officeDocument/2006/relationships/numbering" Target="numbering.xml"/><Relationship Id="rId15" Type="http://schemas.openxmlformats.org/officeDocument/2006/relationships/hyperlink" Target="https://corp.polyus.com/ERP/ERPDocuments/00_&#1059;&#1087;&#1088;&#1072;&#1074;&#1083;&#1077;&#1085;&#1080;&#1077;%20&#1087;&#1088;&#1086;&#1077;&#1082;&#1090;&#1086;&#1084;/02_&#1056;&#1077;&#1077;&#1089;&#1090;&#1088;&#1099;%20&#1080;%20&#1089;&#1087;&#1080;&#1089;&#1082;&#1080;/04_&#1043;&#1083;&#1086;&#1089;&#1089;&#1072;&#1088;&#1080;&#1081;" TargetMode="External"/><Relationship Id="rId23" Type="http://schemas.openxmlformats.org/officeDocument/2006/relationships/oleObject" Target="embeddings/_________Microsoft_Word_97_2003.doc"/><Relationship Id="rId28" Type="http://schemas.openxmlformats.org/officeDocument/2006/relationships/image" Target="media/image11.emf"/><Relationship Id="rId36" Type="http://schemas.openxmlformats.org/officeDocument/2006/relationships/image" Target="media/image15.emf"/><Relationship Id="rId49"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oleObject" Target="embeddings/oleObject4.bin"/><Relationship Id="rId44" Type="http://schemas.openxmlformats.org/officeDocument/2006/relationships/image" Target="media/image19.emf"/><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emf"/><Relationship Id="rId27" Type="http://schemas.openxmlformats.org/officeDocument/2006/relationships/oleObject" Target="embeddings/oleObject2.bin"/><Relationship Id="rId30" Type="http://schemas.openxmlformats.org/officeDocument/2006/relationships/image" Target="media/image12.emf"/><Relationship Id="rId35" Type="http://schemas.openxmlformats.org/officeDocument/2006/relationships/package" Target="embeddings/_____Microsoft_Excel1.xlsx"/><Relationship Id="rId43" Type="http://schemas.openxmlformats.org/officeDocument/2006/relationships/package" Target="embeddings/_____Microsoft_Excel5.xlsx"/><Relationship Id="rId48" Type="http://schemas.openxmlformats.org/officeDocument/2006/relationships/header" Target="header3.xml"/><Relationship Id="rId8" Type="http://schemas.openxmlformats.org/officeDocument/2006/relationships/webSettings" Target="web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emf"/><Relationship Id="rId25" Type="http://schemas.openxmlformats.org/officeDocument/2006/relationships/oleObject" Target="embeddings/oleObject1.bin"/><Relationship Id="rId33" Type="http://schemas.openxmlformats.org/officeDocument/2006/relationships/package" Target="embeddings/_____Microsoft_Excel.xlsx"/><Relationship Id="rId38" Type="http://schemas.openxmlformats.org/officeDocument/2006/relationships/image" Target="media/image16.emf"/><Relationship Id="rId46" Type="http://schemas.openxmlformats.org/officeDocument/2006/relationships/image" Target="media/image20.emf"/><Relationship Id="rId20" Type="http://schemas.openxmlformats.org/officeDocument/2006/relationships/image" Target="media/image6.png"/><Relationship Id="rId41" Type="http://schemas.openxmlformats.org/officeDocument/2006/relationships/package" Target="embeddings/_____Microsoft_Excel4.xlsx"/><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9903329750A3B44499F5D2E787C86944" ma:contentTypeVersion="0" ma:contentTypeDescription="Создание документа." ma:contentTypeScope="" ma:versionID="bb8435fbffccf5a4c924888fb1f4e1ba">
  <xsd:schema xmlns:xsd="http://www.w3.org/2001/XMLSchema" xmlns:xs="http://www.w3.org/2001/XMLSchema" xmlns:p="http://schemas.microsoft.com/office/2006/metadata/properties" targetNamespace="http://schemas.microsoft.com/office/2006/metadata/properties" ma:root="true" ma:fieldsID="76d57dbf9a77af284536b0872d26941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98B76A-4BA9-47EC-AB5F-D88C6486EC56}">
  <ds:schemaRefs>
    <ds:schemaRef ds:uri="http://schemas.microsoft.com/office/2006/documentManagement/types"/>
    <ds:schemaRef ds:uri="http://www.w3.org/XML/1998/namespace"/>
    <ds:schemaRef ds:uri="http://purl.org/dc/terms/"/>
    <ds:schemaRef ds:uri="http://purl.org/dc/dcmitype/"/>
    <ds:schemaRef ds:uri="http://purl.org/dc/elements/1.1/"/>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1B95C6B7-B21A-4A71-A049-575076393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6416065-1727-4226-89F5-E9C9C9F03120}">
  <ds:schemaRefs>
    <ds:schemaRef ds:uri="http://schemas.microsoft.com/sharepoint/v3/contenttype/forms"/>
  </ds:schemaRefs>
</ds:datastoreItem>
</file>

<file path=customXml/itemProps4.xml><?xml version="1.0" encoding="utf-8"?>
<ds:datastoreItem xmlns:ds="http://schemas.openxmlformats.org/officeDocument/2006/customXml" ds:itemID="{6E2AF0AB-5AC7-4FBD-8817-A1EBD088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138</Pages>
  <Words>36828</Words>
  <Characters>209925</Characters>
  <Application>Microsoft Office Word</Application>
  <DocSecurity>0</DocSecurity>
  <Lines>1749</Lines>
  <Paragraphs>492</Paragraphs>
  <ScaleCrop>false</ScaleCrop>
  <HeadingPairs>
    <vt:vector size="2" baseType="variant">
      <vt:variant>
        <vt:lpstr>Название</vt:lpstr>
      </vt:variant>
      <vt:variant>
        <vt:i4>1</vt:i4>
      </vt:variant>
    </vt:vector>
  </HeadingPairs>
  <TitlesOfParts>
    <vt:vector size="1" baseType="lpstr">
      <vt:lpstr/>
    </vt:vector>
  </TitlesOfParts>
  <Company>Полюс</Company>
  <LinksUpToDate>false</LinksUpToDate>
  <CharactersWithSpaces>246261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KislovVO</dc:creator>
  <cp:keywords/>
  <dc:description/>
  <cp:lastModifiedBy>KislovVO</cp:lastModifiedBy>
  <cp:revision>138</cp:revision>
  <cp:lastPrinted>2018-02-09T10:40:00Z</cp:lastPrinted>
  <dcterms:created xsi:type="dcterms:W3CDTF">2021-03-23T10:11:00Z</dcterms:created>
  <dcterms:modified xsi:type="dcterms:W3CDTF">2021-12-08T09:50:00Z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6539ca21-17d6-4d1d-a6f8-2dc581fde491</vt:lpwstr>
  </property>
  <property fmtid="{D5CDD505-2E9C-101B-9397-08002B2CF9AE}" pid="3" name="ContentTypeId">
    <vt:lpwstr>0x0101009903329750A3B44499F5D2E787C86944</vt:lpwstr>
  </property>
  <property fmtid="{D5CDD505-2E9C-101B-9397-08002B2CF9AE}" pid="4" name="_NewReviewCycle">
    <vt:lpwstr/>
  </property>
</Properties>
</file>