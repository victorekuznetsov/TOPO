
<file path=[Content_Types].xml><?xml version="1.0" encoding="utf-8"?>
<Types xmlns="http://schemas.openxmlformats.org/package/2006/content-types">
  <Default Extension="doc" ContentType="application/msword"/>
  <Default Extension="docx" ContentType="application/vnd.openxmlformats-officedocument.wordprocessingml.documen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98A0A" w14:textId="77777777" w:rsidR="00F66ECE" w:rsidRPr="00D551FA" w:rsidRDefault="00F66ECE" w:rsidP="00F66ECE">
      <w:pPr>
        <w:rPr>
          <w:rFonts w:ascii="Arial" w:hAnsi="Arial" w:cs="Arial"/>
          <w:lang w:eastAsia="ru-RU"/>
          <w:rPrChange w:id="0" w:author="Владимир Лаут" w:date="2021-04-02T15:33:00Z">
            <w:rPr>
              <w:rFonts w:ascii="Arial" w:hAnsi="Arial" w:cs="Arial"/>
              <w:lang w:val="en-US" w:eastAsia="ru-RU"/>
            </w:rPr>
          </w:rPrChange>
        </w:rPr>
      </w:pPr>
      <w:bookmarkStart w:id="1" w:name="_Toc352939869"/>
      <w:bookmarkStart w:id="2" w:name="_Ref353369916"/>
      <w:bookmarkStart w:id="3" w:name="_Toc357586935"/>
      <w:bookmarkStart w:id="4" w:name="_Toc359333746"/>
    </w:p>
    <w:p w14:paraId="2F916A2A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78A2A080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1F44723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6359CE46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074B34F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6B3C946A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0E16A3CB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5964AD6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1C1AE09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3E3E753F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7D24D3E4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08E1C226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57E1EA12" w14:textId="77777777" w:rsidR="00F66ECE" w:rsidRPr="00F94454" w:rsidRDefault="00F66ECE" w:rsidP="00CD470D">
      <w:pPr>
        <w:rPr>
          <w:rFonts w:ascii="Arial" w:hAnsi="Arial" w:cs="Arial"/>
          <w:lang w:eastAsia="ru-RU"/>
        </w:rPr>
      </w:pPr>
      <w:r w:rsidRPr="00F94454">
        <w:rPr>
          <w:rFonts w:ascii="Arial" w:hAnsi="Arial" w:cs="Arial"/>
          <w:lang w:eastAsia="ru-RU"/>
        </w:rPr>
        <w:tab/>
      </w:r>
    </w:p>
    <w:p w14:paraId="10DD8C35" w14:textId="77777777" w:rsidR="00F66ECE" w:rsidRDefault="00D000BA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F94454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1E5894AA" w14:textId="77777777" w:rsidR="00916FAB" w:rsidRPr="00F94454" w:rsidRDefault="00916FAB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474BF534" w14:textId="77777777" w:rsidR="008C1358" w:rsidRDefault="008C1358" w:rsidP="008C1358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proofErr w:type="spellStart"/>
      <w:r>
        <w:rPr>
          <w:rFonts w:ascii="Arial" w:hAnsi="Arial" w:cs="Arial"/>
          <w:bCs/>
          <w:kern w:val="32"/>
          <w:sz w:val="32"/>
          <w:szCs w:val="32"/>
        </w:rPr>
        <w:t>ТОиР</w:t>
      </w:r>
      <w:proofErr w:type="spellEnd"/>
    </w:p>
    <w:p w14:paraId="480AB59D" w14:textId="77777777" w:rsidR="00EC00D2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F94454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5DE62D30" w14:textId="77777777" w:rsidR="008C1358" w:rsidRDefault="008C1358" w:rsidP="008C1358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УПРАВЛЕНИЕ ПОРТФЕЛЕМ ПА</w:t>
      </w:r>
    </w:p>
    <w:p w14:paraId="62606C84" w14:textId="77777777" w:rsidR="00916FAB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282FFB3E" w14:textId="79596AEA" w:rsidR="00916FAB" w:rsidRPr="00EC00D2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ERP</w:t>
      </w:r>
      <w:r w:rsidR="008C1358">
        <w:rPr>
          <w:rFonts w:ascii="Arial" w:hAnsi="Arial" w:cs="Arial"/>
          <w:sz w:val="32"/>
          <w:szCs w:val="32"/>
        </w:rPr>
        <w:t>.</w:t>
      </w:r>
      <w:ins w:id="5" w:author="Владимир Лаут" w:date="2021-03-05T15:03:00Z">
        <w:r w:rsidR="008F6E88">
          <w:rPr>
            <w:rFonts w:ascii="Arial" w:hAnsi="Arial" w:cs="Arial"/>
            <w:sz w:val="32"/>
            <w:szCs w:val="32"/>
          </w:rPr>
          <w:t>13</w:t>
        </w:r>
      </w:ins>
      <w:ins w:id="6" w:author="Александр" w:date="2020-04-12T15:11:00Z">
        <w:del w:id="7" w:author="Владимир Лаут" w:date="2021-03-05T15:03:00Z">
          <w:r w:rsidR="00514A9E" w:rsidDel="008F6E88">
            <w:rPr>
              <w:rFonts w:ascii="Arial" w:hAnsi="Arial" w:cs="Arial"/>
              <w:sz w:val="32"/>
              <w:szCs w:val="32"/>
            </w:rPr>
            <w:delText>9</w:delText>
          </w:r>
        </w:del>
        <w:r w:rsidR="00514A9E">
          <w:rPr>
            <w:rFonts w:ascii="Arial" w:hAnsi="Arial" w:cs="Arial"/>
            <w:sz w:val="32"/>
            <w:szCs w:val="32"/>
          </w:rPr>
          <w:t>.9.2</w:t>
        </w:r>
      </w:ins>
      <w:del w:id="8" w:author="Александр" w:date="2020-04-12T15:11:00Z">
        <w:r w:rsidR="008C1358" w:rsidDel="00514A9E">
          <w:rPr>
            <w:rFonts w:ascii="Arial" w:hAnsi="Arial" w:cs="Arial"/>
            <w:sz w:val="32"/>
            <w:szCs w:val="32"/>
          </w:rPr>
          <w:delText>5.1</w:delText>
        </w:r>
      </w:del>
      <w:r w:rsidR="008C1358">
        <w:rPr>
          <w:rFonts w:ascii="Arial" w:hAnsi="Arial" w:cs="Arial"/>
          <w:sz w:val="32"/>
          <w:szCs w:val="32"/>
        </w:rPr>
        <w:t>.50</w:t>
      </w:r>
    </w:p>
    <w:p w14:paraId="53C63398" w14:textId="77777777" w:rsidR="00916FAB" w:rsidRPr="00EC00D2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</w:p>
    <w:p w14:paraId="75B61F4A" w14:textId="77777777" w:rsidR="00916FAB" w:rsidRPr="00EC00D2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59E95799" w14:textId="77777777" w:rsidR="00514A9E" w:rsidRPr="00F94454" w:rsidRDefault="00514A9E" w:rsidP="00514A9E">
      <w:pPr>
        <w:jc w:val="center"/>
        <w:rPr>
          <w:ins w:id="9" w:author="Александр" w:date="2020-04-12T15:11:00Z"/>
          <w:rFonts w:ascii="Arial" w:hAnsi="Arial" w:cs="Arial"/>
          <w:sz w:val="32"/>
          <w:szCs w:val="32"/>
        </w:rPr>
      </w:pPr>
      <w:ins w:id="10" w:author="Александр" w:date="2020-04-12T15:11:00Z">
        <w:r w:rsidRPr="00D54CC0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t>317102. ВНЕДРЕНИЕ ПИЛОТА И СТАБИЛИЗАЦИЯ РЕШЕНИЯ</w:t>
        </w:r>
      </w:ins>
    </w:p>
    <w:p w14:paraId="66DB4840" w14:textId="52852BAC" w:rsidR="00916FAB" w:rsidRPr="00EC00D2" w:rsidDel="00514A9E" w:rsidRDefault="00916FAB" w:rsidP="00EA3237">
      <w:pPr>
        <w:jc w:val="center"/>
        <w:rPr>
          <w:del w:id="11" w:author="Александр" w:date="2020-04-12T15:11:00Z"/>
          <w:rFonts w:ascii="Arial" w:hAnsi="Arial" w:cs="Arial"/>
          <w:sz w:val="32"/>
          <w:szCs w:val="32"/>
        </w:rPr>
      </w:pPr>
      <w:del w:id="12" w:author="Александр" w:date="2020-04-12T15:11:00Z">
        <w:r w:rsidRPr="00916FAB" w:rsidDel="00514A9E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317101. Проектирование </w:delText>
        </w:r>
        <w:r w:rsidRPr="00916FAB" w:rsidDel="00514A9E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SAP</w:delText>
        </w:r>
        <w:r w:rsidRPr="00916FAB" w:rsidDel="00514A9E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 </w:delText>
        </w:r>
        <w:r w:rsidRPr="00916FAB" w:rsidDel="00514A9E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ERP</w:delText>
        </w:r>
      </w:del>
    </w:p>
    <w:p w14:paraId="056FAE86" w14:textId="77777777" w:rsidR="000F6264" w:rsidRPr="00F94454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2886F40B" w14:textId="77777777" w:rsidR="00F66ECE" w:rsidRPr="00F94454" w:rsidRDefault="00F66ECE" w:rsidP="00CD470D">
      <w:pPr>
        <w:rPr>
          <w:rFonts w:ascii="Arial" w:hAnsi="Arial" w:cs="Arial"/>
        </w:rPr>
      </w:pPr>
    </w:p>
    <w:p w14:paraId="5C4D07A9" w14:textId="77777777" w:rsidR="002E67E7" w:rsidRPr="00F9445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22BCB0B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192702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0FA528B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E3D57AB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259054D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C2D2E12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C4D2CE0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7BF5A07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2ED9169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EF0654E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76B1411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1ED8287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55147" w14:textId="77777777" w:rsidR="00175B15" w:rsidRPr="00F9445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9FC01A2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3D792F9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02E1C40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3FE62CC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120F1A5" w14:textId="7DE6579A" w:rsidR="00D12ECC" w:rsidRPr="00916FAB" w:rsidRDefault="000508D7" w:rsidP="00175B15">
      <w:pPr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Москва 202</w:t>
      </w:r>
      <w:ins w:id="13" w:author="Владимир Лаут" w:date="2021-03-05T15:03:00Z">
        <w:r w:rsidR="008F6E88">
          <w:rPr>
            <w:rFonts w:ascii="Arial" w:hAnsi="Arial" w:cs="Arial"/>
            <w:b/>
            <w:sz w:val="22"/>
          </w:rPr>
          <w:t>1</w:t>
        </w:r>
      </w:ins>
      <w:del w:id="14" w:author="Владимир Лаут" w:date="2021-03-05T15:03:00Z">
        <w:r w:rsidDel="008F6E88">
          <w:rPr>
            <w:rFonts w:ascii="Arial" w:hAnsi="Arial" w:cs="Arial"/>
            <w:b/>
            <w:sz w:val="22"/>
          </w:rPr>
          <w:delText>0</w:delText>
        </w:r>
      </w:del>
    </w:p>
    <w:p w14:paraId="77E31E5E" w14:textId="77777777" w:rsidR="00D12ECC" w:rsidRPr="00F94454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F94454">
        <w:rPr>
          <w:rFonts w:ascii="Arial" w:hAnsi="Arial" w:cs="Arial"/>
          <w:b/>
          <w:sz w:val="20"/>
        </w:rPr>
        <w:br w:type="page"/>
      </w:r>
    </w:p>
    <w:p w14:paraId="5F10E486" w14:textId="77777777" w:rsidR="003701C2" w:rsidRPr="00916FAB" w:rsidRDefault="003701C2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D4236F">
        <w:rPr>
          <w:rFonts w:ascii="Arial" w:hAnsi="Arial" w:cs="Arial"/>
          <w:b/>
          <w:noProof/>
          <w:sz w:val="22"/>
        </w:rPr>
        <w:t>1</w:t>
      </w:r>
      <w:r w:rsidR="00106AE3"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F94454" w14:paraId="502D6773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261BC392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122A782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025142C6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027B530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8C1358" w:rsidRPr="00F94454" w14:paraId="21816035" w14:textId="77777777" w:rsidTr="00927CCC">
        <w:trPr>
          <w:cantSplit/>
        </w:trPr>
        <w:tc>
          <w:tcPr>
            <w:tcW w:w="581" w:type="pct"/>
          </w:tcPr>
          <w:p w14:paraId="78E675D2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674" w:type="pct"/>
          </w:tcPr>
          <w:p w14:paraId="3C42E3B0" w14:textId="77777777" w:rsidR="008C1358" w:rsidRPr="00F94454" w:rsidRDefault="00FA3DED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03.08</w:t>
            </w:r>
            <w:r w:rsidR="008C1358">
              <w:rPr>
                <w:rFonts w:ascii="Arial" w:hAnsi="Arial" w:cs="Arial"/>
                <w:sz w:val="20"/>
              </w:rPr>
              <w:t>.2018</w:t>
            </w:r>
          </w:p>
        </w:tc>
        <w:tc>
          <w:tcPr>
            <w:tcW w:w="2771" w:type="pct"/>
          </w:tcPr>
          <w:p w14:paraId="6D25AE14" w14:textId="653F91CB" w:rsidR="008C1358" w:rsidRPr="00F94454" w:rsidRDefault="004307EF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Документ сформирован</w:t>
            </w:r>
          </w:p>
        </w:tc>
        <w:tc>
          <w:tcPr>
            <w:tcW w:w="974" w:type="pct"/>
          </w:tcPr>
          <w:p w14:paraId="5994189F" w14:textId="06E05EB0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Костенко Е.</w:t>
            </w:r>
            <w:r w:rsidR="00FA3DED">
              <w:rPr>
                <w:rFonts w:ascii="Arial" w:hAnsi="Arial" w:cs="Arial"/>
                <w:sz w:val="20"/>
              </w:rPr>
              <w:t>, Суслов А.</w:t>
            </w:r>
            <w:r w:rsidR="004307EF">
              <w:rPr>
                <w:rFonts w:ascii="Arial" w:hAnsi="Arial" w:cs="Arial"/>
                <w:sz w:val="20"/>
              </w:rPr>
              <w:t>Ю.</w:t>
            </w:r>
          </w:p>
        </w:tc>
      </w:tr>
      <w:tr w:rsidR="00866708" w:rsidRPr="00F94454" w14:paraId="7982E335" w14:textId="77777777" w:rsidTr="00927CCC">
        <w:trPr>
          <w:cantSplit/>
        </w:trPr>
        <w:tc>
          <w:tcPr>
            <w:tcW w:w="581" w:type="pct"/>
          </w:tcPr>
          <w:p w14:paraId="49884FFD" w14:textId="30A5CCED" w:rsidR="00866708" w:rsidRDefault="00866708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</w:t>
            </w:r>
          </w:p>
        </w:tc>
        <w:tc>
          <w:tcPr>
            <w:tcW w:w="674" w:type="pct"/>
          </w:tcPr>
          <w:p w14:paraId="0D717302" w14:textId="63B36F72" w:rsidR="00866708" w:rsidRDefault="00866708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10.08.2018</w:t>
            </w:r>
          </w:p>
        </w:tc>
        <w:tc>
          <w:tcPr>
            <w:tcW w:w="2771" w:type="pct"/>
          </w:tcPr>
          <w:p w14:paraId="5455BBE3" w14:textId="75C74FF6" w:rsidR="00866708" w:rsidRPr="00F94454" w:rsidRDefault="00866708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Исправлено по замечаниям рабочей группы</w:t>
            </w:r>
          </w:p>
        </w:tc>
        <w:tc>
          <w:tcPr>
            <w:tcW w:w="974" w:type="pct"/>
          </w:tcPr>
          <w:p w14:paraId="7815DB16" w14:textId="72238F84" w:rsidR="00866708" w:rsidRDefault="00866708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</w:t>
            </w:r>
            <w:r w:rsidR="004307EF">
              <w:rPr>
                <w:rFonts w:ascii="Arial" w:hAnsi="Arial" w:cs="Arial"/>
                <w:sz w:val="20"/>
              </w:rPr>
              <w:t>Ю.</w:t>
            </w:r>
          </w:p>
        </w:tc>
      </w:tr>
      <w:tr w:rsidR="00EB27E4" w:rsidRPr="00F94454" w14:paraId="5468B2B4" w14:textId="77777777" w:rsidTr="00927CCC">
        <w:trPr>
          <w:cantSplit/>
        </w:trPr>
        <w:tc>
          <w:tcPr>
            <w:tcW w:w="581" w:type="pct"/>
          </w:tcPr>
          <w:p w14:paraId="55E1A8D1" w14:textId="365056D8" w:rsidR="00EB27E4" w:rsidRDefault="00EB27E4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1.2</w:t>
            </w:r>
          </w:p>
        </w:tc>
        <w:tc>
          <w:tcPr>
            <w:tcW w:w="674" w:type="pct"/>
          </w:tcPr>
          <w:p w14:paraId="4D163B42" w14:textId="49101594" w:rsidR="00EB27E4" w:rsidRDefault="00EB27E4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10.08.2018</w:t>
            </w:r>
          </w:p>
        </w:tc>
        <w:tc>
          <w:tcPr>
            <w:tcW w:w="2771" w:type="pct"/>
          </w:tcPr>
          <w:p w14:paraId="68EC2AF1" w14:textId="3A051932" w:rsidR="00EB27E4" w:rsidRPr="00EB27E4" w:rsidRDefault="00EB27E4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Внесены исправления по замечаниям от </w:t>
            </w:r>
            <w:r>
              <w:rPr>
                <w:rFonts w:ascii="Arial" w:hAnsi="Arial" w:cs="Arial"/>
                <w:sz w:val="20"/>
                <w:lang w:val="en-US"/>
              </w:rPr>
              <w:t>PMO</w:t>
            </w:r>
          </w:p>
        </w:tc>
        <w:tc>
          <w:tcPr>
            <w:tcW w:w="974" w:type="pct"/>
          </w:tcPr>
          <w:p w14:paraId="473842D5" w14:textId="5EDCD0BC" w:rsidR="00EB27E4" w:rsidRPr="001E7C85" w:rsidRDefault="00B46CE3" w:rsidP="008C1358">
            <w:pPr>
              <w:jc w:val="center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Суслов А.</w:t>
            </w:r>
            <w:r w:rsidR="004307EF">
              <w:rPr>
                <w:rFonts w:ascii="Arial" w:hAnsi="Arial" w:cs="Arial"/>
                <w:sz w:val="20"/>
              </w:rPr>
              <w:t>Ю.</w:t>
            </w:r>
          </w:p>
        </w:tc>
      </w:tr>
      <w:tr w:rsidR="00252206" w:rsidRPr="00F94454" w14:paraId="72083E80" w14:textId="77777777" w:rsidTr="00927CCC">
        <w:trPr>
          <w:cantSplit/>
        </w:trPr>
        <w:tc>
          <w:tcPr>
            <w:tcW w:w="581" w:type="pct"/>
          </w:tcPr>
          <w:p w14:paraId="21FDEF5D" w14:textId="74079281" w:rsidR="00252206" w:rsidRDefault="003261DF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674" w:type="pct"/>
          </w:tcPr>
          <w:p w14:paraId="25D4865F" w14:textId="34C6CFBB" w:rsidR="00252206" w:rsidRDefault="00252206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3261DF">
              <w:rPr>
                <w:rFonts w:ascii="Arial" w:hAnsi="Arial" w:cs="Arial"/>
                <w:sz w:val="20"/>
              </w:rPr>
              <w:t>7</w:t>
            </w:r>
            <w:r>
              <w:rPr>
                <w:rFonts w:ascii="Arial" w:hAnsi="Arial" w:cs="Arial"/>
                <w:sz w:val="20"/>
              </w:rPr>
              <w:t>.08.2018</w:t>
            </w:r>
          </w:p>
        </w:tc>
        <w:tc>
          <w:tcPr>
            <w:tcW w:w="2771" w:type="pct"/>
          </w:tcPr>
          <w:p w14:paraId="6533BE34" w14:textId="51936E00" w:rsidR="00252206" w:rsidRDefault="00252206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Внесены исправления по замечаниям от Лугового М.Л.</w:t>
            </w:r>
            <w:r w:rsidR="003261DF">
              <w:rPr>
                <w:rFonts w:ascii="Arial" w:hAnsi="Arial" w:cs="Arial"/>
                <w:sz w:val="20"/>
              </w:rPr>
              <w:t>,</w:t>
            </w:r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Ленёва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Н.И.</w:t>
            </w:r>
            <w:r w:rsidR="003261DF">
              <w:rPr>
                <w:rFonts w:ascii="Arial" w:hAnsi="Arial" w:cs="Arial"/>
                <w:sz w:val="20"/>
              </w:rPr>
              <w:t xml:space="preserve">, Волкова </w:t>
            </w:r>
            <w:proofErr w:type="gramStart"/>
            <w:r w:rsidR="003261DF">
              <w:rPr>
                <w:rFonts w:ascii="Arial" w:hAnsi="Arial" w:cs="Arial"/>
                <w:sz w:val="20"/>
              </w:rPr>
              <w:t>А.В</w:t>
            </w:r>
            <w:proofErr w:type="gramEnd"/>
            <w:r w:rsidR="003261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="003261DF">
              <w:rPr>
                <w:rFonts w:ascii="Arial" w:hAnsi="Arial" w:cs="Arial"/>
                <w:sz w:val="20"/>
              </w:rPr>
              <w:t>Савинцевой</w:t>
            </w:r>
            <w:proofErr w:type="spellEnd"/>
            <w:r w:rsidR="003261DF">
              <w:rPr>
                <w:rFonts w:ascii="Arial" w:hAnsi="Arial" w:cs="Arial"/>
                <w:sz w:val="20"/>
              </w:rPr>
              <w:t xml:space="preserve"> Л.А., Тюрикова М.Ю.</w:t>
            </w:r>
          </w:p>
        </w:tc>
        <w:tc>
          <w:tcPr>
            <w:tcW w:w="974" w:type="pct"/>
          </w:tcPr>
          <w:p w14:paraId="0D14CCFA" w14:textId="418D25B9" w:rsidR="00252206" w:rsidRDefault="00252206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</w:t>
            </w:r>
            <w:r w:rsidR="004307EF">
              <w:rPr>
                <w:rFonts w:ascii="Arial" w:hAnsi="Arial" w:cs="Arial"/>
                <w:sz w:val="20"/>
              </w:rPr>
              <w:t>Ю.</w:t>
            </w:r>
          </w:p>
        </w:tc>
      </w:tr>
      <w:tr w:rsidR="009032DC" w:rsidRPr="00F94454" w14:paraId="12F42CA4" w14:textId="77777777" w:rsidTr="00927CCC">
        <w:trPr>
          <w:cantSplit/>
        </w:trPr>
        <w:tc>
          <w:tcPr>
            <w:tcW w:w="581" w:type="pct"/>
          </w:tcPr>
          <w:p w14:paraId="5F3E4628" w14:textId="36F096DD" w:rsidR="009032DC" w:rsidRDefault="009032DC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2.1</w:t>
            </w:r>
          </w:p>
        </w:tc>
        <w:tc>
          <w:tcPr>
            <w:tcW w:w="674" w:type="pct"/>
          </w:tcPr>
          <w:p w14:paraId="73165B7F" w14:textId="15BAFCC4" w:rsidR="009032DC" w:rsidRDefault="009032DC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29.08.2018</w:t>
            </w:r>
          </w:p>
        </w:tc>
        <w:tc>
          <w:tcPr>
            <w:tcW w:w="2771" w:type="pct"/>
          </w:tcPr>
          <w:p w14:paraId="3BC117B7" w14:textId="2B2AA90B" w:rsidR="009032DC" w:rsidRDefault="009032DC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Внесены исправления по замечаниям </w:t>
            </w:r>
            <w:proofErr w:type="spellStart"/>
            <w:r>
              <w:rPr>
                <w:rFonts w:ascii="Arial" w:hAnsi="Arial" w:cs="Arial"/>
                <w:sz w:val="20"/>
              </w:rPr>
              <w:t>Техдепартамента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. Актуализированы части </w:t>
            </w:r>
            <w:proofErr w:type="spellStart"/>
            <w:r>
              <w:rPr>
                <w:rFonts w:ascii="Arial" w:hAnsi="Arial" w:cs="Arial"/>
                <w:sz w:val="20"/>
              </w:rPr>
              <w:t>РиК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20"/>
              </w:rPr>
              <w:t>СоД</w:t>
            </w:r>
            <w:proofErr w:type="spellEnd"/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974" w:type="pct"/>
          </w:tcPr>
          <w:p w14:paraId="79B795A1" w14:textId="448D7FDE" w:rsidR="009032DC" w:rsidRDefault="009032DC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</w:t>
            </w:r>
            <w:r w:rsidR="004307EF">
              <w:rPr>
                <w:rFonts w:ascii="Arial" w:hAnsi="Arial" w:cs="Arial"/>
                <w:sz w:val="20"/>
              </w:rPr>
              <w:t>Ю.</w:t>
            </w:r>
          </w:p>
        </w:tc>
      </w:tr>
      <w:tr w:rsidR="00753ED8" w:rsidRPr="00F94454" w14:paraId="3C7A29D7" w14:textId="77777777" w:rsidTr="00927CCC">
        <w:trPr>
          <w:cantSplit/>
        </w:trPr>
        <w:tc>
          <w:tcPr>
            <w:tcW w:w="581" w:type="pct"/>
          </w:tcPr>
          <w:p w14:paraId="0F9EFEC7" w14:textId="2C77BEEF" w:rsidR="00753ED8" w:rsidRDefault="00753ED8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2.2</w:t>
            </w:r>
          </w:p>
        </w:tc>
        <w:tc>
          <w:tcPr>
            <w:tcW w:w="674" w:type="pct"/>
          </w:tcPr>
          <w:p w14:paraId="61A0C420" w14:textId="0D7632E6" w:rsidR="00753ED8" w:rsidRDefault="00753ED8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30.08.2018</w:t>
            </w:r>
          </w:p>
        </w:tc>
        <w:tc>
          <w:tcPr>
            <w:tcW w:w="2771" w:type="pct"/>
          </w:tcPr>
          <w:p w14:paraId="6F90E36D" w14:textId="6B7F2E77" w:rsidR="00753ED8" w:rsidRDefault="00753ED8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Внесены исправления по оставшимся замечаниям </w:t>
            </w:r>
            <w:proofErr w:type="spellStart"/>
            <w:r>
              <w:rPr>
                <w:rFonts w:ascii="Arial" w:hAnsi="Arial" w:cs="Arial"/>
                <w:sz w:val="20"/>
              </w:rPr>
              <w:t>Ленёва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Н.И..</w:t>
            </w:r>
          </w:p>
        </w:tc>
        <w:tc>
          <w:tcPr>
            <w:tcW w:w="974" w:type="pct"/>
          </w:tcPr>
          <w:p w14:paraId="2471CAB4" w14:textId="60F62A23" w:rsidR="00753ED8" w:rsidRDefault="00753ED8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</w:t>
            </w:r>
            <w:r w:rsidR="004307EF">
              <w:rPr>
                <w:rFonts w:ascii="Arial" w:hAnsi="Arial" w:cs="Arial"/>
                <w:sz w:val="20"/>
              </w:rPr>
              <w:t>Ю.</w:t>
            </w:r>
          </w:p>
        </w:tc>
      </w:tr>
      <w:tr w:rsidR="004307EF" w:rsidRPr="00F94454" w14:paraId="650B8BE5" w14:textId="77777777" w:rsidTr="00927CCC">
        <w:trPr>
          <w:cantSplit/>
        </w:trPr>
        <w:tc>
          <w:tcPr>
            <w:tcW w:w="581" w:type="pct"/>
          </w:tcPr>
          <w:p w14:paraId="21DB681C" w14:textId="47456F05" w:rsidR="004307EF" w:rsidRDefault="004307EF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2.3</w:t>
            </w:r>
          </w:p>
        </w:tc>
        <w:tc>
          <w:tcPr>
            <w:tcW w:w="674" w:type="pct"/>
          </w:tcPr>
          <w:p w14:paraId="7935CFA9" w14:textId="133FF9CD" w:rsidR="004307EF" w:rsidRDefault="004307EF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12.09.2018</w:t>
            </w:r>
          </w:p>
        </w:tc>
        <w:tc>
          <w:tcPr>
            <w:tcW w:w="2771" w:type="pct"/>
          </w:tcPr>
          <w:p w14:paraId="206C9044" w14:textId="58EDA162" w:rsidR="004307EF" w:rsidRDefault="004307EF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 Загребина В.В.</w:t>
            </w:r>
          </w:p>
        </w:tc>
        <w:tc>
          <w:tcPr>
            <w:tcW w:w="974" w:type="pct"/>
          </w:tcPr>
          <w:p w14:paraId="7FE73C91" w14:textId="04655C78" w:rsidR="004307EF" w:rsidRDefault="004307EF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3F627B" w:rsidRPr="00F94454" w14:paraId="14E5B670" w14:textId="77777777" w:rsidTr="00927CCC">
        <w:trPr>
          <w:cantSplit/>
        </w:trPr>
        <w:tc>
          <w:tcPr>
            <w:tcW w:w="581" w:type="pct"/>
          </w:tcPr>
          <w:p w14:paraId="6777ED24" w14:textId="6AD8B651" w:rsidR="003F627B" w:rsidRDefault="00B070B1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2.4</w:t>
            </w:r>
          </w:p>
        </w:tc>
        <w:tc>
          <w:tcPr>
            <w:tcW w:w="674" w:type="pct"/>
          </w:tcPr>
          <w:p w14:paraId="7ED16207" w14:textId="3D67AC30" w:rsidR="003F627B" w:rsidRDefault="003F627B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22.10.2018</w:t>
            </w:r>
          </w:p>
        </w:tc>
        <w:tc>
          <w:tcPr>
            <w:tcW w:w="2771" w:type="pct"/>
          </w:tcPr>
          <w:p w14:paraId="41AAB296" w14:textId="3393ECF8" w:rsidR="003F627B" w:rsidRDefault="003F627B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Исправлено по единому реестру замечаний</w:t>
            </w:r>
          </w:p>
        </w:tc>
        <w:tc>
          <w:tcPr>
            <w:tcW w:w="974" w:type="pct"/>
          </w:tcPr>
          <w:p w14:paraId="4C91EAB3" w14:textId="6B71C12A" w:rsidR="003F627B" w:rsidRDefault="003F627B" w:rsidP="008C135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9B296A" w:rsidRPr="00F94454" w14:paraId="01126DEE" w14:textId="77777777" w:rsidTr="00927CCC">
        <w:trPr>
          <w:cantSplit/>
          <w:ins w:id="15" w:author="Кононов Александр Валерьевич (Подрядчик. ООО БерингПойнт)" w:date="2020-04-23T14:52:00Z"/>
        </w:trPr>
        <w:tc>
          <w:tcPr>
            <w:tcW w:w="581" w:type="pct"/>
          </w:tcPr>
          <w:p w14:paraId="5BCACF6A" w14:textId="20CD8CF9" w:rsidR="009B296A" w:rsidRPr="009B296A" w:rsidRDefault="009B296A" w:rsidP="008C1358">
            <w:pPr>
              <w:jc w:val="center"/>
              <w:rPr>
                <w:ins w:id="16" w:author="Кононов Александр Валерьевич (Подрядчик. ООО БерингПойнт)" w:date="2020-04-23T14:52:00Z"/>
                <w:rFonts w:ascii="Arial" w:hAnsi="Arial" w:cs="Arial"/>
                <w:sz w:val="20"/>
                <w:lang w:val="en-US"/>
                <w:rPrChange w:id="17" w:author="Кононов Александр Валерьевич (Подрядчик. ООО БерингПойнт)" w:date="2020-04-23T14:52:00Z">
                  <w:rPr>
                    <w:ins w:id="18" w:author="Кононов Александр Валерьевич (Подрядчик. ООО БерингПойнт)" w:date="2020-04-23T14:52:00Z"/>
                    <w:rFonts w:ascii="Arial" w:hAnsi="Arial" w:cs="Arial"/>
                    <w:sz w:val="20"/>
                  </w:rPr>
                </w:rPrChange>
              </w:rPr>
            </w:pPr>
            <w:ins w:id="19" w:author="Кононов Александр Валерьевич (Подрядчик. ООО БерингПойнт)" w:date="2020-04-23T14:52:00Z">
              <w:r>
                <w:rPr>
                  <w:rFonts w:ascii="Arial" w:hAnsi="Arial" w:cs="Arial"/>
                  <w:sz w:val="20"/>
                  <w:lang w:val="en-US"/>
                </w:rPr>
                <w:t>2.5</w:t>
              </w:r>
            </w:ins>
          </w:p>
        </w:tc>
        <w:tc>
          <w:tcPr>
            <w:tcW w:w="674" w:type="pct"/>
          </w:tcPr>
          <w:p w14:paraId="0E83F45F" w14:textId="1A7A5D05" w:rsidR="009B296A" w:rsidRPr="009B296A" w:rsidRDefault="009B296A" w:rsidP="008C1358">
            <w:pPr>
              <w:rPr>
                <w:ins w:id="20" w:author="Кононов Александр Валерьевич (Подрядчик. ООО БерингПойнт)" w:date="2020-04-23T14:52:00Z"/>
                <w:rFonts w:ascii="Arial" w:hAnsi="Arial" w:cs="Arial"/>
                <w:sz w:val="20"/>
                <w:lang w:val="en-US"/>
                <w:rPrChange w:id="21" w:author="Кононов Александр Валерьевич (Подрядчик. ООО БерингПойнт)" w:date="2020-04-23T14:52:00Z">
                  <w:rPr>
                    <w:ins w:id="22" w:author="Кононов Александр Валерьевич (Подрядчик. ООО БерингПойнт)" w:date="2020-04-23T14:52:00Z"/>
                    <w:rFonts w:ascii="Arial" w:hAnsi="Arial" w:cs="Arial"/>
                    <w:sz w:val="20"/>
                  </w:rPr>
                </w:rPrChange>
              </w:rPr>
            </w:pPr>
            <w:ins w:id="23" w:author="Кононов Александр Валерьевич (Подрядчик. ООО БерингПойнт)" w:date="2020-04-23T14:52:00Z">
              <w:r>
                <w:rPr>
                  <w:rFonts w:ascii="Arial" w:hAnsi="Arial" w:cs="Arial"/>
                  <w:sz w:val="20"/>
                  <w:lang w:val="en-US"/>
                </w:rPr>
                <w:t>23.04.2020</w:t>
              </w:r>
            </w:ins>
          </w:p>
        </w:tc>
        <w:tc>
          <w:tcPr>
            <w:tcW w:w="2771" w:type="pct"/>
          </w:tcPr>
          <w:p w14:paraId="77429256" w14:textId="5BC826F6" w:rsidR="009B296A" w:rsidRPr="009B296A" w:rsidRDefault="009B296A" w:rsidP="008C1358">
            <w:pPr>
              <w:rPr>
                <w:ins w:id="24" w:author="Кононов Александр Валерьевич (Подрядчик. ООО БерингПойнт)" w:date="2020-04-23T14:52:00Z"/>
                <w:rFonts w:ascii="Arial" w:hAnsi="Arial" w:cs="Arial"/>
                <w:sz w:val="20"/>
              </w:rPr>
            </w:pPr>
            <w:ins w:id="25" w:author="Кононов Александр Валерьевич (Подрядчик. ООО БерингПойнт)" w:date="2020-04-23T14:52:00Z">
              <w:r>
                <w:rPr>
                  <w:rFonts w:ascii="Arial" w:hAnsi="Arial" w:cs="Arial"/>
                  <w:sz w:val="20"/>
                </w:rPr>
                <w:t>Исп</w:t>
              </w:r>
            </w:ins>
            <w:ins w:id="26" w:author="Кононов Александр Валерьевич (Подрядчик. ООО БерингПойнт)" w:date="2020-04-23T14:53:00Z">
              <w:r>
                <w:rPr>
                  <w:rFonts w:ascii="Arial" w:hAnsi="Arial" w:cs="Arial"/>
                  <w:sz w:val="20"/>
                </w:rPr>
                <w:t>р</w:t>
              </w:r>
            </w:ins>
            <w:ins w:id="27" w:author="Кононов Александр Валерьевич (Подрядчик. ООО БерингПойнт)" w:date="2020-04-23T14:52:00Z">
              <w:r>
                <w:rPr>
                  <w:rFonts w:ascii="Arial" w:hAnsi="Arial" w:cs="Arial"/>
                  <w:sz w:val="20"/>
                </w:rPr>
                <w:t>авлены замечания Безац С.О. и Фридлянд Н.Б.</w:t>
              </w:r>
            </w:ins>
          </w:p>
        </w:tc>
        <w:tc>
          <w:tcPr>
            <w:tcW w:w="974" w:type="pct"/>
          </w:tcPr>
          <w:p w14:paraId="4FF4E56D" w14:textId="77601106" w:rsidR="009B296A" w:rsidRDefault="009B296A" w:rsidP="008C1358">
            <w:pPr>
              <w:jc w:val="center"/>
              <w:rPr>
                <w:ins w:id="28" w:author="Кононов Александр Валерьевич (Подрядчик. ООО БерингПойнт)" w:date="2020-04-23T14:52:00Z"/>
                <w:rFonts w:ascii="Arial" w:hAnsi="Arial" w:cs="Arial"/>
                <w:sz w:val="20"/>
              </w:rPr>
            </w:pPr>
            <w:ins w:id="29" w:author="Кононов Александр Валерьевич (Подрядчик. ООО БерингПойнт)" w:date="2020-04-23T14:52:00Z">
              <w:r>
                <w:rPr>
                  <w:rFonts w:ascii="Arial" w:hAnsi="Arial" w:cs="Arial"/>
                  <w:sz w:val="20"/>
                </w:rPr>
                <w:t>Кононов А.В.</w:t>
              </w:r>
            </w:ins>
          </w:p>
        </w:tc>
      </w:tr>
      <w:tr w:rsidR="00C74A2F" w:rsidRPr="00F94454" w14:paraId="17521FFF" w14:textId="77777777" w:rsidTr="00927CCC">
        <w:trPr>
          <w:cantSplit/>
          <w:ins w:id="30" w:author="Владимир Лаут" w:date="2021-04-08T15:50:00Z"/>
        </w:trPr>
        <w:tc>
          <w:tcPr>
            <w:tcW w:w="581" w:type="pct"/>
          </w:tcPr>
          <w:p w14:paraId="4094BB59" w14:textId="33B1B6F1" w:rsidR="00C74A2F" w:rsidRDefault="00C74A2F" w:rsidP="00C74A2F">
            <w:pPr>
              <w:jc w:val="center"/>
              <w:rPr>
                <w:ins w:id="31" w:author="Владимир Лаут" w:date="2021-04-08T15:50:00Z"/>
                <w:rFonts w:ascii="Arial" w:hAnsi="Arial" w:cs="Arial"/>
                <w:sz w:val="20"/>
              </w:rPr>
            </w:pPr>
            <w:ins w:id="32" w:author="Владимир Лаут" w:date="2021-04-08T15:50:00Z">
              <w:r>
                <w:rPr>
                  <w:rFonts w:ascii="Arial" w:hAnsi="Arial" w:cs="Arial"/>
                  <w:sz w:val="20"/>
                </w:rPr>
                <w:t>3.0</w:t>
              </w:r>
            </w:ins>
          </w:p>
        </w:tc>
        <w:tc>
          <w:tcPr>
            <w:tcW w:w="674" w:type="pct"/>
          </w:tcPr>
          <w:p w14:paraId="24E4283D" w14:textId="43C41577" w:rsidR="00C74A2F" w:rsidRDefault="00C74A2F" w:rsidP="00C74A2F">
            <w:pPr>
              <w:rPr>
                <w:ins w:id="33" w:author="Владимир Лаут" w:date="2021-04-08T15:50:00Z"/>
                <w:rFonts w:ascii="Arial" w:hAnsi="Arial" w:cs="Arial"/>
                <w:sz w:val="20"/>
              </w:rPr>
            </w:pPr>
            <w:ins w:id="34" w:author="Владимир Лаут" w:date="2021-04-08T15:50:00Z">
              <w:r>
                <w:rPr>
                  <w:rFonts w:ascii="Arial" w:hAnsi="Arial" w:cs="Arial"/>
                  <w:sz w:val="20"/>
                </w:rPr>
                <w:t>05.03.2021</w:t>
              </w:r>
            </w:ins>
          </w:p>
        </w:tc>
        <w:tc>
          <w:tcPr>
            <w:tcW w:w="2771" w:type="pct"/>
          </w:tcPr>
          <w:p w14:paraId="5FE87D02" w14:textId="54784EDF" w:rsidR="00C74A2F" w:rsidRDefault="00C74A2F" w:rsidP="00C74A2F">
            <w:pPr>
              <w:rPr>
                <w:ins w:id="35" w:author="Владимир Лаут" w:date="2021-04-08T15:50:00Z"/>
                <w:rFonts w:ascii="Arial" w:hAnsi="Arial" w:cs="Arial"/>
                <w:sz w:val="20"/>
              </w:rPr>
            </w:pPr>
            <w:ins w:id="36" w:author="Владимир Лаут" w:date="2021-04-08T15:50:00Z">
              <w:r>
                <w:rPr>
                  <w:rFonts w:ascii="Arial" w:hAnsi="Arial" w:cs="Arial"/>
                  <w:sz w:val="20"/>
                </w:rPr>
                <w:t>Документ актуализирован по результатам ОПЭ</w:t>
              </w:r>
            </w:ins>
          </w:p>
        </w:tc>
        <w:tc>
          <w:tcPr>
            <w:tcW w:w="974" w:type="pct"/>
          </w:tcPr>
          <w:p w14:paraId="75108F30" w14:textId="77777777" w:rsidR="00C74A2F" w:rsidRDefault="00C74A2F" w:rsidP="00C74A2F">
            <w:pPr>
              <w:jc w:val="center"/>
              <w:rPr>
                <w:ins w:id="37" w:author="Владимир Лаут" w:date="2021-04-08T15:50:00Z"/>
                <w:rFonts w:ascii="Arial" w:hAnsi="Arial" w:cs="Arial"/>
                <w:sz w:val="20"/>
              </w:rPr>
            </w:pPr>
          </w:p>
        </w:tc>
      </w:tr>
      <w:tr w:rsidR="00C74A2F" w:rsidRPr="00F94454" w14:paraId="33F7D4D7" w14:textId="77777777" w:rsidTr="00927CCC">
        <w:trPr>
          <w:cantSplit/>
          <w:ins w:id="38" w:author="Владимир Лаут" w:date="2021-03-05T15:03:00Z"/>
        </w:trPr>
        <w:tc>
          <w:tcPr>
            <w:tcW w:w="581" w:type="pct"/>
          </w:tcPr>
          <w:p w14:paraId="4C63AA59" w14:textId="1D25D8B6" w:rsidR="00C74A2F" w:rsidRPr="008F6E88" w:rsidRDefault="00C74A2F" w:rsidP="00C74A2F">
            <w:pPr>
              <w:jc w:val="center"/>
              <w:rPr>
                <w:ins w:id="39" w:author="Владимир Лаут" w:date="2021-03-05T15:03:00Z"/>
                <w:rFonts w:ascii="Arial" w:hAnsi="Arial" w:cs="Arial"/>
                <w:sz w:val="20"/>
                <w:rPrChange w:id="40" w:author="Владимир Лаут" w:date="2021-03-05T15:03:00Z">
                  <w:rPr>
                    <w:ins w:id="41" w:author="Владимир Лаут" w:date="2021-03-05T15:03:00Z"/>
                    <w:rFonts w:ascii="Arial" w:hAnsi="Arial" w:cs="Arial"/>
                    <w:sz w:val="20"/>
                    <w:lang w:val="en-US"/>
                  </w:rPr>
                </w:rPrChange>
              </w:rPr>
            </w:pPr>
            <w:ins w:id="42" w:author="Владимир Лаут" w:date="2021-03-05T15:03:00Z">
              <w:r>
                <w:rPr>
                  <w:rFonts w:ascii="Arial" w:hAnsi="Arial" w:cs="Arial"/>
                  <w:sz w:val="20"/>
                </w:rPr>
                <w:t>3.</w:t>
              </w:r>
            </w:ins>
            <w:ins w:id="43" w:author="Владимир Лаут" w:date="2021-04-08T15:50:00Z">
              <w:r>
                <w:rPr>
                  <w:rFonts w:ascii="Arial" w:hAnsi="Arial" w:cs="Arial"/>
                  <w:sz w:val="20"/>
                </w:rPr>
                <w:t>1</w:t>
              </w:r>
            </w:ins>
          </w:p>
        </w:tc>
        <w:tc>
          <w:tcPr>
            <w:tcW w:w="674" w:type="pct"/>
          </w:tcPr>
          <w:p w14:paraId="268AF193" w14:textId="1EF155DC" w:rsidR="00C74A2F" w:rsidRPr="008F6E88" w:rsidRDefault="00C74A2F" w:rsidP="00C74A2F">
            <w:pPr>
              <w:rPr>
                <w:ins w:id="44" w:author="Владимир Лаут" w:date="2021-03-05T15:03:00Z"/>
                <w:rFonts w:ascii="Arial" w:hAnsi="Arial" w:cs="Arial"/>
                <w:sz w:val="20"/>
                <w:rPrChange w:id="45" w:author="Владимир Лаут" w:date="2021-03-05T15:03:00Z">
                  <w:rPr>
                    <w:ins w:id="46" w:author="Владимир Лаут" w:date="2021-03-05T15:03:00Z"/>
                    <w:rFonts w:ascii="Arial" w:hAnsi="Arial" w:cs="Arial"/>
                    <w:sz w:val="20"/>
                    <w:lang w:val="en-US"/>
                  </w:rPr>
                </w:rPrChange>
              </w:rPr>
            </w:pPr>
            <w:ins w:id="47" w:author="Владимир Лаут" w:date="2021-04-08T15:50:00Z">
              <w:r>
                <w:rPr>
                  <w:rFonts w:ascii="Arial" w:hAnsi="Arial" w:cs="Arial"/>
                  <w:sz w:val="20"/>
                </w:rPr>
                <w:t>08</w:t>
              </w:r>
            </w:ins>
            <w:ins w:id="48" w:author="Владимир Лаут" w:date="2021-03-05T15:03:00Z">
              <w:r>
                <w:rPr>
                  <w:rFonts w:ascii="Arial" w:hAnsi="Arial" w:cs="Arial"/>
                  <w:sz w:val="20"/>
                </w:rPr>
                <w:t>.0</w:t>
              </w:r>
            </w:ins>
            <w:ins w:id="49" w:author="Владимир Лаут" w:date="2021-04-08T15:50:00Z">
              <w:r>
                <w:rPr>
                  <w:rFonts w:ascii="Arial" w:hAnsi="Arial" w:cs="Arial"/>
                  <w:sz w:val="20"/>
                </w:rPr>
                <w:t>4</w:t>
              </w:r>
            </w:ins>
            <w:ins w:id="50" w:author="Владимир Лаут" w:date="2021-03-05T15:03:00Z">
              <w:r>
                <w:rPr>
                  <w:rFonts w:ascii="Arial" w:hAnsi="Arial" w:cs="Arial"/>
                  <w:sz w:val="20"/>
                </w:rPr>
                <w:t>.2021</w:t>
              </w:r>
            </w:ins>
          </w:p>
        </w:tc>
        <w:tc>
          <w:tcPr>
            <w:tcW w:w="2771" w:type="pct"/>
          </w:tcPr>
          <w:p w14:paraId="3B6254B1" w14:textId="34C2F2FF" w:rsidR="00C74A2F" w:rsidRDefault="00C74A2F" w:rsidP="00C74A2F">
            <w:pPr>
              <w:rPr>
                <w:ins w:id="51" w:author="Владимир Лаут" w:date="2021-03-05T15:03:00Z"/>
                <w:rFonts w:ascii="Arial" w:hAnsi="Arial" w:cs="Arial"/>
                <w:sz w:val="20"/>
              </w:rPr>
            </w:pPr>
            <w:ins w:id="52" w:author="Владимир Лаут" w:date="2021-03-05T15:03:00Z">
              <w:r>
                <w:rPr>
                  <w:rFonts w:ascii="Arial" w:hAnsi="Arial" w:cs="Arial"/>
                  <w:sz w:val="20"/>
                </w:rPr>
                <w:t xml:space="preserve">Документ актуализирован по </w:t>
              </w:r>
            </w:ins>
            <w:ins w:id="53" w:author="Владимир Лаут" w:date="2021-04-08T15:50:00Z">
              <w:r>
                <w:rPr>
                  <w:rFonts w:ascii="Arial" w:hAnsi="Arial" w:cs="Arial"/>
                  <w:sz w:val="20"/>
                </w:rPr>
                <w:t xml:space="preserve">замечаниям </w:t>
              </w:r>
              <w:proofErr w:type="spellStart"/>
              <w:r>
                <w:rPr>
                  <w:rFonts w:ascii="Arial" w:hAnsi="Arial" w:cs="Arial"/>
                  <w:sz w:val="20"/>
                </w:rPr>
                <w:t>Аблакова</w:t>
              </w:r>
            </w:ins>
            <w:proofErr w:type="spellEnd"/>
            <w:ins w:id="54" w:author="Владимир Лаут" w:date="2021-04-08T15:51:00Z">
              <w:r>
                <w:rPr>
                  <w:rFonts w:ascii="Arial" w:hAnsi="Arial" w:cs="Arial"/>
                  <w:sz w:val="20"/>
                </w:rPr>
                <w:t xml:space="preserve"> А.Б. и </w:t>
              </w:r>
              <w:proofErr w:type="spellStart"/>
              <w:r>
                <w:rPr>
                  <w:rFonts w:ascii="Arial" w:hAnsi="Arial" w:cs="Arial"/>
                  <w:sz w:val="20"/>
                </w:rPr>
                <w:t>Алмакаевой</w:t>
              </w:r>
              <w:proofErr w:type="spellEnd"/>
              <w:r>
                <w:rPr>
                  <w:rFonts w:ascii="Arial" w:hAnsi="Arial" w:cs="Arial"/>
                  <w:sz w:val="20"/>
                </w:rPr>
                <w:t xml:space="preserve"> О.Д.</w:t>
              </w:r>
            </w:ins>
          </w:p>
        </w:tc>
        <w:tc>
          <w:tcPr>
            <w:tcW w:w="974" w:type="pct"/>
          </w:tcPr>
          <w:p w14:paraId="4657DE4C" w14:textId="419573B3" w:rsidR="00C74A2F" w:rsidRDefault="00C74A2F" w:rsidP="00C74A2F">
            <w:pPr>
              <w:jc w:val="center"/>
              <w:rPr>
                <w:ins w:id="55" w:author="Владимир Лаут" w:date="2021-03-05T15:03:00Z"/>
                <w:rFonts w:ascii="Arial" w:hAnsi="Arial" w:cs="Arial"/>
                <w:sz w:val="20"/>
              </w:rPr>
            </w:pPr>
            <w:ins w:id="56" w:author="Владимир Лаут" w:date="2021-03-26T14:04:00Z">
              <w:r>
                <w:rPr>
                  <w:rFonts w:ascii="Arial" w:hAnsi="Arial" w:cs="Arial"/>
                  <w:sz w:val="20"/>
                </w:rPr>
                <w:t>Лаут В.А.</w:t>
              </w:r>
            </w:ins>
          </w:p>
        </w:tc>
      </w:tr>
    </w:tbl>
    <w:p w14:paraId="7B549FED" w14:textId="77777777" w:rsidR="00354BEF" w:rsidRPr="00916FAB" w:rsidRDefault="00354BE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D4236F">
        <w:rPr>
          <w:rFonts w:ascii="Arial" w:hAnsi="Arial" w:cs="Arial"/>
          <w:b/>
          <w:noProof/>
          <w:sz w:val="22"/>
        </w:rPr>
        <w:t>2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22F69513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78883CA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1D8BF916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DDF84C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8C1358" w:rsidRPr="00F94454" w14:paraId="6767E1C6" w14:textId="77777777" w:rsidTr="00927CCC">
        <w:trPr>
          <w:cantSplit/>
        </w:trPr>
        <w:tc>
          <w:tcPr>
            <w:tcW w:w="2500" w:type="pct"/>
          </w:tcPr>
          <w:p w14:paraId="68C1C341" w14:textId="21AF7EBE" w:rsidR="008C1358" w:rsidRPr="00F94454" w:rsidRDefault="008C1358" w:rsidP="008C1358">
            <w:pPr>
              <w:rPr>
                <w:rFonts w:ascii="Arial" w:hAnsi="Arial" w:cs="Arial"/>
                <w:sz w:val="20"/>
              </w:rPr>
            </w:pPr>
            <w:r w:rsidRPr="00D50F20">
              <w:rPr>
                <w:rFonts w:ascii="Arial" w:hAnsi="Arial" w:cs="Arial"/>
                <w:sz w:val="20"/>
              </w:rPr>
              <w:t xml:space="preserve">КД </w:t>
            </w:r>
            <w:r w:rsidR="008B4664">
              <w:rPr>
                <w:rFonts w:ascii="Arial" w:hAnsi="Arial" w:cs="Arial"/>
                <w:sz w:val="20"/>
              </w:rPr>
              <w:t>«</w:t>
            </w:r>
            <w:del w:id="57" w:author="Владимир Лаут" w:date="2021-03-05T15:04:00Z">
              <w:r w:rsidR="007F6A7A" w:rsidRPr="007F6A7A" w:rsidDel="008F6E88">
                <w:rPr>
                  <w:rFonts w:ascii="Arial" w:hAnsi="Arial" w:cs="Arial"/>
                  <w:sz w:val="20"/>
                </w:rPr>
                <w:delText>ERP.5.1</w:delText>
              </w:r>
            </w:del>
            <w:ins w:id="58" w:author="Владимир Лаут" w:date="2021-03-05T15:04:00Z">
              <w:r w:rsidR="008F6E88">
                <w:rPr>
                  <w:rFonts w:ascii="Arial" w:hAnsi="Arial" w:cs="Arial"/>
                  <w:sz w:val="20"/>
                </w:rPr>
                <w:t>ERP.13.9.2</w:t>
              </w:r>
            </w:ins>
            <w:r w:rsidR="007F6A7A" w:rsidRPr="007F6A7A">
              <w:rPr>
                <w:rFonts w:ascii="Arial" w:hAnsi="Arial" w:cs="Arial"/>
                <w:sz w:val="20"/>
              </w:rPr>
              <w:t>.55</w:t>
            </w:r>
            <w:r w:rsidR="00AE70C0">
              <w:rPr>
                <w:rFonts w:ascii="Arial" w:hAnsi="Arial" w:cs="Arial"/>
                <w:sz w:val="20"/>
              </w:rPr>
              <w:t>_</w:t>
            </w:r>
            <w:r w:rsidR="00AE70C0">
              <w:rPr>
                <w:rFonts w:ascii="Arial" w:hAnsi="Arial" w:cs="Arial"/>
                <w:sz w:val="20"/>
                <w:lang w:val="en-US"/>
              </w:rPr>
              <w:t>PM</w:t>
            </w:r>
            <w:r w:rsidR="00AE70C0" w:rsidRPr="001E7C85">
              <w:rPr>
                <w:rFonts w:ascii="Arial" w:hAnsi="Arial"/>
                <w:sz w:val="20"/>
              </w:rPr>
              <w:t>_</w:t>
            </w:r>
            <w:r w:rsidR="00AE70C0">
              <w:rPr>
                <w:rFonts w:ascii="Arial" w:hAnsi="Arial" w:cs="Arial"/>
                <w:sz w:val="20"/>
              </w:rPr>
              <w:t>КД</w:t>
            </w:r>
            <w:r w:rsidR="007F6A7A" w:rsidRPr="007F6A7A">
              <w:rPr>
                <w:rFonts w:ascii="Arial" w:hAnsi="Arial" w:cs="Arial"/>
                <w:sz w:val="20"/>
              </w:rPr>
              <w:t xml:space="preserve"> </w:t>
            </w:r>
            <w:r w:rsidRPr="00D50F20">
              <w:rPr>
                <w:rFonts w:ascii="Arial" w:hAnsi="Arial" w:cs="Arial"/>
                <w:sz w:val="20"/>
              </w:rPr>
              <w:t>Выполнение и фактический учет работ</w:t>
            </w:r>
            <w:r w:rsidR="008B4664">
              <w:rPr>
                <w:rFonts w:ascii="Arial" w:hAnsi="Arial" w:cs="Arial"/>
                <w:sz w:val="20"/>
              </w:rPr>
              <w:t>»</w:t>
            </w:r>
          </w:p>
        </w:tc>
        <w:tc>
          <w:tcPr>
            <w:tcW w:w="1542" w:type="pct"/>
          </w:tcPr>
          <w:p w14:paraId="6C6C8E25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B96131C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14566A48" w14:textId="77777777" w:rsidTr="00927CCC">
        <w:trPr>
          <w:cantSplit/>
        </w:trPr>
        <w:tc>
          <w:tcPr>
            <w:tcW w:w="2500" w:type="pct"/>
          </w:tcPr>
          <w:p w14:paraId="174D6982" w14:textId="1B19626A" w:rsidR="008C1358" w:rsidRPr="00F94454" w:rsidRDefault="008B4664" w:rsidP="008C1358">
            <w:pPr>
              <w:rPr>
                <w:rFonts w:ascii="Arial" w:hAnsi="Arial" w:cs="Arial"/>
                <w:sz w:val="20"/>
              </w:rPr>
            </w:pPr>
            <w:r w:rsidRPr="008B4664">
              <w:rPr>
                <w:rFonts w:ascii="Arial" w:hAnsi="Arial" w:cs="Arial"/>
                <w:sz w:val="20"/>
              </w:rPr>
              <w:t>КД «</w:t>
            </w:r>
            <w:del w:id="59" w:author="Владимир Лаут" w:date="2021-03-05T15:04:00Z">
              <w:r w:rsidRPr="008B4664" w:rsidDel="008F6E88">
                <w:rPr>
                  <w:rFonts w:ascii="Arial" w:hAnsi="Arial" w:cs="Arial"/>
                  <w:sz w:val="20"/>
                </w:rPr>
                <w:delText>ERP.5.1</w:delText>
              </w:r>
            </w:del>
            <w:ins w:id="60" w:author="Владимир Лаут" w:date="2021-03-05T15:04:00Z">
              <w:r w:rsidR="008F6E88">
                <w:rPr>
                  <w:rFonts w:ascii="Arial" w:hAnsi="Arial" w:cs="Arial"/>
                  <w:sz w:val="20"/>
                </w:rPr>
                <w:t>ERP.13.9.2</w:t>
              </w:r>
            </w:ins>
            <w:r w:rsidRPr="008B4664">
              <w:rPr>
                <w:rFonts w:ascii="Arial" w:hAnsi="Arial" w:cs="Arial"/>
                <w:sz w:val="20"/>
              </w:rPr>
              <w:t>.7</w:t>
            </w:r>
            <w:r w:rsidR="00AE70C0">
              <w:rPr>
                <w:rFonts w:ascii="Arial" w:hAnsi="Arial" w:cs="Arial"/>
                <w:sz w:val="20"/>
              </w:rPr>
              <w:t>_</w:t>
            </w:r>
            <w:r w:rsidR="00AE70C0">
              <w:rPr>
                <w:rFonts w:ascii="Arial" w:hAnsi="Arial" w:cs="Arial"/>
                <w:sz w:val="20"/>
                <w:lang w:val="en-US"/>
              </w:rPr>
              <w:t>PM</w:t>
            </w:r>
            <w:r w:rsidR="00AE70C0" w:rsidRPr="00E327E0">
              <w:rPr>
                <w:rFonts w:ascii="Arial" w:hAnsi="Arial" w:cs="Arial"/>
                <w:sz w:val="20"/>
              </w:rPr>
              <w:t>_</w:t>
            </w:r>
            <w:r w:rsidR="00866708">
              <w:rPr>
                <w:rFonts w:ascii="Arial" w:hAnsi="Arial" w:cs="Arial"/>
                <w:sz w:val="20"/>
              </w:rPr>
              <w:t>КД</w:t>
            </w:r>
            <w:r w:rsidR="00866708" w:rsidRPr="007F6A7A">
              <w:rPr>
                <w:rFonts w:ascii="Arial" w:hAnsi="Arial" w:cs="Arial"/>
                <w:sz w:val="20"/>
              </w:rPr>
              <w:t xml:space="preserve"> </w:t>
            </w:r>
            <w:r w:rsidR="00866708" w:rsidRPr="008B4664">
              <w:rPr>
                <w:rFonts w:ascii="Arial" w:hAnsi="Arial" w:cs="Arial"/>
                <w:sz w:val="20"/>
              </w:rPr>
              <w:t>Управление</w:t>
            </w:r>
            <w:r w:rsidRPr="008B4664">
              <w:rPr>
                <w:rFonts w:ascii="Arial" w:hAnsi="Arial" w:cs="Arial"/>
                <w:sz w:val="20"/>
              </w:rPr>
              <w:t xml:space="preserve"> основными данными»</w:t>
            </w:r>
          </w:p>
        </w:tc>
        <w:tc>
          <w:tcPr>
            <w:tcW w:w="1542" w:type="pct"/>
          </w:tcPr>
          <w:p w14:paraId="0FD56E61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9F84407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0467C" w:rsidRPr="0080467C" w14:paraId="3DED39F3" w14:textId="77777777" w:rsidTr="00927CCC">
        <w:trPr>
          <w:cantSplit/>
        </w:trPr>
        <w:tc>
          <w:tcPr>
            <w:tcW w:w="2500" w:type="pct"/>
          </w:tcPr>
          <w:p w14:paraId="4FF8CFF8" w14:textId="4CA323E4" w:rsidR="0080467C" w:rsidRPr="008B4664" w:rsidRDefault="0080467C" w:rsidP="008C1358">
            <w:pPr>
              <w:rPr>
                <w:rFonts w:ascii="Arial" w:hAnsi="Arial" w:cs="Arial"/>
                <w:sz w:val="20"/>
              </w:rPr>
            </w:pPr>
            <w:r w:rsidRPr="001E7C85">
              <w:rPr>
                <w:rFonts w:ascii="Arial" w:hAnsi="Arial"/>
                <w:sz w:val="20"/>
              </w:rPr>
              <w:t>КД «</w:t>
            </w:r>
            <w:del w:id="61" w:author="Владимир Лаут" w:date="2021-03-05T15:04:00Z">
              <w:r w:rsidRPr="001E7C85" w:rsidDel="008F6E88">
                <w:rPr>
                  <w:rFonts w:ascii="Arial" w:hAnsi="Arial"/>
                  <w:sz w:val="20"/>
                </w:rPr>
                <w:delText>ERP</w:delText>
              </w:r>
              <w:r w:rsidDel="008F6E88">
                <w:rPr>
                  <w:rFonts w:ascii="Arial" w:hAnsi="Arial" w:cs="Arial"/>
                  <w:sz w:val="20"/>
                </w:rPr>
                <w:delText>.</w:delText>
              </w:r>
              <w:r w:rsidRPr="001E7C85" w:rsidDel="008F6E88">
                <w:rPr>
                  <w:rFonts w:ascii="Arial" w:hAnsi="Arial"/>
                  <w:sz w:val="20"/>
                </w:rPr>
                <w:delText>5.1</w:delText>
              </w:r>
            </w:del>
            <w:ins w:id="62" w:author="Владимир Лаут" w:date="2021-03-05T15:04:00Z">
              <w:r w:rsidR="008F6E88">
                <w:rPr>
                  <w:rFonts w:ascii="Arial" w:hAnsi="Arial"/>
                  <w:sz w:val="20"/>
                </w:rPr>
                <w:t>ERP.13.9.2</w:t>
              </w:r>
            </w:ins>
            <w:r w:rsidRPr="001E7C85">
              <w:rPr>
                <w:rFonts w:ascii="Arial" w:hAnsi="Arial"/>
                <w:sz w:val="20"/>
              </w:rPr>
              <w:t>.57</w:t>
            </w:r>
            <w:r w:rsidR="00AE70C0">
              <w:rPr>
                <w:rFonts w:ascii="Arial" w:hAnsi="Arial" w:cs="Arial"/>
                <w:sz w:val="20"/>
              </w:rPr>
              <w:t>_</w:t>
            </w:r>
            <w:r w:rsidR="00AE70C0">
              <w:rPr>
                <w:rFonts w:ascii="Arial" w:hAnsi="Arial" w:cs="Arial"/>
                <w:sz w:val="20"/>
                <w:lang w:val="en-US"/>
              </w:rPr>
              <w:t>PM</w:t>
            </w:r>
            <w:r w:rsidR="00AE70C0" w:rsidRPr="00E327E0">
              <w:rPr>
                <w:rFonts w:ascii="Arial" w:hAnsi="Arial" w:cs="Arial"/>
                <w:sz w:val="20"/>
              </w:rPr>
              <w:t>_</w:t>
            </w:r>
            <w:r w:rsidR="00AE70C0">
              <w:rPr>
                <w:rFonts w:ascii="Arial" w:hAnsi="Arial" w:cs="Arial"/>
                <w:sz w:val="20"/>
              </w:rPr>
              <w:t>КД</w:t>
            </w:r>
            <w:r w:rsidRPr="001E7C85">
              <w:rPr>
                <w:rFonts w:ascii="Arial" w:hAnsi="Arial"/>
                <w:sz w:val="20"/>
              </w:rPr>
              <w:t xml:space="preserve"> Ресурсное обеспечение </w:t>
            </w:r>
            <w:proofErr w:type="spellStart"/>
            <w:r w:rsidRPr="001E7C85">
              <w:rPr>
                <w:rFonts w:ascii="Arial" w:hAnsi="Arial"/>
                <w:sz w:val="20"/>
              </w:rPr>
              <w:t>ТОиР</w:t>
            </w:r>
            <w:proofErr w:type="spellEnd"/>
            <w:r w:rsidRPr="001E7C85">
              <w:rPr>
                <w:rFonts w:ascii="Arial" w:hAnsi="Arial"/>
                <w:sz w:val="20"/>
              </w:rPr>
              <w:t>»</w:t>
            </w:r>
          </w:p>
        </w:tc>
        <w:tc>
          <w:tcPr>
            <w:tcW w:w="1542" w:type="pct"/>
          </w:tcPr>
          <w:p w14:paraId="174F3AC2" w14:textId="77777777" w:rsidR="0080467C" w:rsidRPr="00F94454" w:rsidRDefault="0080467C" w:rsidP="001E7C8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58DD9E6" w14:textId="77777777" w:rsidR="0080467C" w:rsidRPr="00F94454" w:rsidRDefault="0080467C" w:rsidP="001E7C85">
            <w:pPr>
              <w:rPr>
                <w:rFonts w:ascii="Arial" w:hAnsi="Arial" w:cs="Arial"/>
                <w:sz w:val="20"/>
              </w:rPr>
            </w:pPr>
          </w:p>
        </w:tc>
      </w:tr>
      <w:tr w:rsidR="0030145F" w:rsidRPr="0080467C" w14:paraId="756215D9" w14:textId="77777777" w:rsidTr="00927CCC">
        <w:trPr>
          <w:cantSplit/>
        </w:trPr>
        <w:tc>
          <w:tcPr>
            <w:tcW w:w="2500" w:type="pct"/>
          </w:tcPr>
          <w:p w14:paraId="75763B8D" w14:textId="47D24C12" w:rsidR="0030145F" w:rsidRPr="008F6E88" w:rsidRDefault="0030145F" w:rsidP="008C1358">
            <w:pPr>
              <w:rPr>
                <w:rFonts w:ascii="Arial" w:hAnsi="Arial" w:cs="Arial"/>
                <w:sz w:val="20"/>
              </w:rPr>
            </w:pPr>
            <w:r w:rsidRPr="008F6E88">
              <w:rPr>
                <w:rFonts w:ascii="Arial" w:hAnsi="Arial"/>
                <w:sz w:val="20"/>
              </w:rPr>
              <w:t>КД «ERP</w:t>
            </w:r>
            <w:r w:rsidR="00072FDC" w:rsidRPr="008F6E88">
              <w:rPr>
                <w:rFonts w:ascii="Arial" w:hAnsi="Arial" w:cs="Arial"/>
                <w:sz w:val="20"/>
              </w:rPr>
              <w:t>.5.1.46</w:t>
            </w:r>
            <w:r w:rsidR="00AE70C0" w:rsidRPr="008F6E88">
              <w:rPr>
                <w:rFonts w:ascii="Arial" w:hAnsi="Arial" w:cs="Arial"/>
                <w:sz w:val="20"/>
              </w:rPr>
              <w:t>_</w:t>
            </w:r>
            <w:r w:rsidR="00AE70C0" w:rsidRPr="008F6E88">
              <w:rPr>
                <w:rFonts w:ascii="Arial" w:hAnsi="Arial" w:cs="Arial"/>
                <w:sz w:val="20"/>
                <w:lang w:val="en-US"/>
              </w:rPr>
              <w:t>EHS</w:t>
            </w:r>
            <w:r w:rsidR="00AE70C0" w:rsidRPr="008F6E88">
              <w:rPr>
                <w:rFonts w:ascii="Arial" w:hAnsi="Arial"/>
                <w:sz w:val="20"/>
              </w:rPr>
              <w:t>_</w:t>
            </w:r>
            <w:r w:rsidR="00AE70C0" w:rsidRPr="008F6E88">
              <w:rPr>
                <w:rFonts w:ascii="Arial" w:hAnsi="Arial" w:cs="Arial"/>
                <w:sz w:val="20"/>
              </w:rPr>
              <w:t>КД</w:t>
            </w:r>
            <w:r w:rsidR="00072FDC" w:rsidRPr="008F6E88">
              <w:rPr>
                <w:rFonts w:ascii="Arial" w:hAnsi="Arial" w:cs="Arial"/>
                <w:sz w:val="20"/>
              </w:rPr>
              <w:t xml:space="preserve"> </w:t>
            </w:r>
            <w:r w:rsidRPr="008F6E88">
              <w:rPr>
                <w:rFonts w:ascii="Arial" w:hAnsi="Arial"/>
                <w:sz w:val="20"/>
              </w:rPr>
              <w:t xml:space="preserve">по направлению </w:t>
            </w:r>
            <w:proofErr w:type="spellStart"/>
            <w:r w:rsidRPr="008F6E88">
              <w:rPr>
                <w:rFonts w:ascii="Arial" w:hAnsi="Arial"/>
                <w:sz w:val="20"/>
              </w:rPr>
              <w:t>ОТПБиЭ</w:t>
            </w:r>
            <w:proofErr w:type="spellEnd"/>
            <w:r w:rsidRPr="008F6E88">
              <w:rPr>
                <w:rFonts w:ascii="Arial" w:hAnsi="Arial"/>
                <w:sz w:val="20"/>
              </w:rPr>
              <w:t>»</w:t>
            </w:r>
          </w:p>
        </w:tc>
        <w:tc>
          <w:tcPr>
            <w:tcW w:w="1542" w:type="pct"/>
          </w:tcPr>
          <w:p w14:paraId="53D780FD" w14:textId="77777777" w:rsidR="0030145F" w:rsidRPr="00F94454" w:rsidRDefault="0030145F" w:rsidP="0080467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D7C51FD" w14:textId="77777777" w:rsidR="0030145F" w:rsidRPr="00F94454" w:rsidRDefault="0030145F" w:rsidP="0080467C">
            <w:pPr>
              <w:rPr>
                <w:rFonts w:ascii="Arial" w:hAnsi="Arial" w:cs="Arial"/>
                <w:sz w:val="20"/>
              </w:rPr>
            </w:pPr>
          </w:p>
        </w:tc>
      </w:tr>
      <w:tr w:rsidR="0030145F" w:rsidRPr="0080467C" w14:paraId="61F6D00D" w14:textId="77777777" w:rsidTr="00927CCC">
        <w:trPr>
          <w:cantSplit/>
        </w:trPr>
        <w:tc>
          <w:tcPr>
            <w:tcW w:w="2500" w:type="pct"/>
          </w:tcPr>
          <w:p w14:paraId="60134B59" w14:textId="306CD909" w:rsidR="0030145F" w:rsidRPr="0030145F" w:rsidRDefault="0030145F" w:rsidP="008C1358">
            <w:pPr>
              <w:rPr>
                <w:rFonts w:ascii="Arial" w:hAnsi="Arial" w:cs="Arial"/>
                <w:sz w:val="20"/>
              </w:rPr>
            </w:pPr>
            <w:r w:rsidRPr="001E7C85">
              <w:rPr>
                <w:rFonts w:ascii="Arial" w:hAnsi="Arial"/>
                <w:sz w:val="20"/>
              </w:rPr>
              <w:t>КД «</w:t>
            </w:r>
            <w:del w:id="63" w:author="Владимир Лаут" w:date="2021-03-05T15:04:00Z">
              <w:r w:rsidRPr="001E7C85" w:rsidDel="008F6E88">
                <w:rPr>
                  <w:rFonts w:ascii="Arial" w:hAnsi="Arial"/>
                  <w:sz w:val="20"/>
                </w:rPr>
                <w:delText>ERP.5.1</w:delText>
              </w:r>
            </w:del>
            <w:ins w:id="64" w:author="Владимир Лаут" w:date="2021-03-05T15:04:00Z">
              <w:r w:rsidR="008F6E88">
                <w:rPr>
                  <w:rFonts w:ascii="Arial" w:hAnsi="Arial"/>
                  <w:sz w:val="20"/>
                </w:rPr>
                <w:t>ERP.13.9.2</w:t>
              </w:r>
            </w:ins>
            <w:r w:rsidRPr="001E7C85">
              <w:rPr>
                <w:rFonts w:ascii="Arial" w:hAnsi="Arial"/>
                <w:sz w:val="20"/>
              </w:rPr>
              <w:t>.27</w:t>
            </w:r>
            <w:r w:rsidR="00AE70C0">
              <w:rPr>
                <w:rFonts w:ascii="Arial" w:hAnsi="Arial" w:cs="Arial"/>
                <w:sz w:val="20"/>
              </w:rPr>
              <w:t>_КД</w:t>
            </w:r>
            <w:r w:rsidRPr="001E7C85">
              <w:rPr>
                <w:rFonts w:ascii="Arial" w:hAnsi="Arial"/>
                <w:sz w:val="20"/>
              </w:rPr>
              <w:t xml:space="preserve"> Учет внеоборотных активов»</w:t>
            </w:r>
          </w:p>
        </w:tc>
        <w:tc>
          <w:tcPr>
            <w:tcW w:w="1542" w:type="pct"/>
          </w:tcPr>
          <w:p w14:paraId="5F3E7BC2" w14:textId="77777777" w:rsidR="0030145F" w:rsidRPr="00F94454" w:rsidRDefault="0030145F" w:rsidP="0080467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B1EA6ED" w14:textId="77777777" w:rsidR="0030145F" w:rsidRPr="00F94454" w:rsidRDefault="0030145F" w:rsidP="0080467C">
            <w:pPr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2109ABD0" w14:textId="77777777" w:rsidTr="00927CCC">
        <w:trPr>
          <w:cantSplit/>
        </w:trPr>
        <w:tc>
          <w:tcPr>
            <w:tcW w:w="2500" w:type="pct"/>
          </w:tcPr>
          <w:p w14:paraId="5238064D" w14:textId="77777777" w:rsidR="008C1358" w:rsidRPr="00F94454" w:rsidRDefault="008C1358" w:rsidP="008C1358">
            <w:pPr>
              <w:rPr>
                <w:rFonts w:ascii="Arial" w:hAnsi="Arial" w:cs="Arial"/>
                <w:sz w:val="20"/>
              </w:rPr>
            </w:pPr>
            <w:r w:rsidRPr="008C1358">
              <w:rPr>
                <w:rFonts w:ascii="Arial" w:hAnsi="Arial" w:cs="Arial"/>
                <w:sz w:val="20"/>
              </w:rPr>
              <w:t>Методика обменного фонда</w:t>
            </w:r>
          </w:p>
        </w:tc>
        <w:tc>
          <w:tcPr>
            <w:tcW w:w="1542" w:type="pct"/>
          </w:tcPr>
          <w:p w14:paraId="4A569003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5DFAD56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04183" w:rsidRPr="00F94454" w14:paraId="2AF48165" w14:textId="77777777" w:rsidTr="00927CCC">
        <w:trPr>
          <w:cantSplit/>
        </w:trPr>
        <w:tc>
          <w:tcPr>
            <w:tcW w:w="2500" w:type="pct"/>
          </w:tcPr>
          <w:p w14:paraId="4D58A627" w14:textId="3AE29989" w:rsidR="00904183" w:rsidRPr="00904183" w:rsidRDefault="00904183" w:rsidP="008C13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ERP_</w:t>
            </w:r>
            <w:r>
              <w:rPr>
                <w:rFonts w:ascii="Arial" w:hAnsi="Arial" w:cs="Arial"/>
                <w:sz w:val="20"/>
              </w:rPr>
              <w:t>Глоссарий проекта</w:t>
            </w:r>
          </w:p>
        </w:tc>
        <w:tc>
          <w:tcPr>
            <w:tcW w:w="1542" w:type="pct"/>
          </w:tcPr>
          <w:p w14:paraId="5CEB1549" w14:textId="77777777" w:rsidR="00904183" w:rsidRPr="00F94454" w:rsidRDefault="00904183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419C79AC" w14:textId="77777777" w:rsidR="00904183" w:rsidRPr="00F94454" w:rsidRDefault="00904183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B110FE0" w14:textId="77777777" w:rsidR="00B81641" w:rsidRPr="00916FAB" w:rsidRDefault="00B81641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D4236F">
        <w:rPr>
          <w:rFonts w:ascii="Arial" w:hAnsi="Arial" w:cs="Arial"/>
          <w:b/>
          <w:noProof/>
          <w:sz w:val="22"/>
        </w:rPr>
        <w:t>3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5F31F4AE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289AB88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52A5D6B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3F2A920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8C1358" w:rsidRPr="00F94454" w14:paraId="67EA9CBF" w14:textId="77777777" w:rsidTr="00927CCC">
        <w:trPr>
          <w:cantSplit/>
        </w:trPr>
        <w:tc>
          <w:tcPr>
            <w:tcW w:w="2500" w:type="pct"/>
          </w:tcPr>
          <w:p w14:paraId="1A84AFFF" w14:textId="77777777" w:rsidR="008C1358" w:rsidRPr="00F94454" w:rsidRDefault="008C1358" w:rsidP="008C1358">
            <w:pPr>
              <w:jc w:val="left"/>
              <w:rPr>
                <w:rFonts w:ascii="Arial" w:hAnsi="Arial" w:cs="Arial"/>
                <w:sz w:val="20"/>
              </w:rPr>
            </w:pPr>
            <w:r w:rsidRPr="00B14753">
              <w:rPr>
                <w:rFonts w:ascii="Arial" w:hAnsi="Arial" w:cs="Arial"/>
                <w:sz w:val="20"/>
                <w:szCs w:val="20"/>
              </w:rPr>
              <w:t>ПРИЛОЖЕНИЕ № 1.  МОДЕЛИ БИЗНЕС-ПРОЦЕССОВ</w:t>
            </w:r>
          </w:p>
        </w:tc>
        <w:tc>
          <w:tcPr>
            <w:tcW w:w="1542" w:type="pct"/>
          </w:tcPr>
          <w:p w14:paraId="6F609BFB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84CDDEC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309EBE74" w14:textId="77777777" w:rsidTr="00927CCC">
        <w:trPr>
          <w:cantSplit/>
        </w:trPr>
        <w:tc>
          <w:tcPr>
            <w:tcW w:w="2500" w:type="pct"/>
          </w:tcPr>
          <w:p w14:paraId="2E8C2873" w14:textId="77777777" w:rsidR="008C1358" w:rsidRPr="00F94454" w:rsidRDefault="008C1358" w:rsidP="008C1358">
            <w:pPr>
              <w:jc w:val="left"/>
              <w:rPr>
                <w:rFonts w:ascii="Arial" w:hAnsi="Arial" w:cs="Arial"/>
                <w:sz w:val="20"/>
              </w:rPr>
            </w:pPr>
            <w:r w:rsidRPr="00B14753">
              <w:rPr>
                <w:rFonts w:ascii="Arial" w:hAnsi="Arial" w:cs="Arial"/>
                <w:sz w:val="20"/>
                <w:szCs w:val="20"/>
              </w:rPr>
              <w:t xml:space="preserve">ПРИЛОЖЕНИЕ № </w:t>
            </w:r>
            <w:r w:rsidRPr="00B14753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B14753">
              <w:rPr>
                <w:rFonts w:ascii="Arial" w:hAnsi="Arial" w:cs="Arial"/>
                <w:sz w:val="20"/>
                <w:szCs w:val="20"/>
              </w:rPr>
              <w:t>.</w:t>
            </w:r>
            <w:r w:rsidRPr="00B147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B14753">
              <w:rPr>
                <w:rFonts w:ascii="Arial" w:hAnsi="Arial" w:cs="Arial"/>
                <w:sz w:val="20"/>
                <w:szCs w:val="20"/>
              </w:rPr>
              <w:t>РЕЕСТР БИЗНЕС-ТРЕБОВАНИЙ</w:t>
            </w:r>
          </w:p>
        </w:tc>
        <w:tc>
          <w:tcPr>
            <w:tcW w:w="1542" w:type="pct"/>
          </w:tcPr>
          <w:p w14:paraId="51F88E2E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477362B6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6D8E2CDB" w14:textId="77777777" w:rsidTr="00927CCC">
        <w:trPr>
          <w:cantSplit/>
        </w:trPr>
        <w:tc>
          <w:tcPr>
            <w:tcW w:w="2500" w:type="pct"/>
          </w:tcPr>
          <w:p w14:paraId="54FD35EA" w14:textId="77777777" w:rsidR="008C1358" w:rsidRPr="00F94454" w:rsidRDefault="008C1358" w:rsidP="008C1358">
            <w:pPr>
              <w:jc w:val="left"/>
              <w:rPr>
                <w:rFonts w:ascii="Arial" w:hAnsi="Arial" w:cs="Arial"/>
                <w:sz w:val="20"/>
              </w:rPr>
            </w:pPr>
            <w:r w:rsidRPr="00B14753">
              <w:rPr>
                <w:rFonts w:ascii="Arial" w:hAnsi="Arial" w:cs="Arial"/>
                <w:sz w:val="20"/>
                <w:szCs w:val="20"/>
              </w:rPr>
              <w:t>ПРИЛОЖЕНИЕ № 3. ОПИСАНИЕ ШАГОВ БИЗНЕС-ПРОЦЕССОВ</w:t>
            </w:r>
          </w:p>
        </w:tc>
        <w:tc>
          <w:tcPr>
            <w:tcW w:w="1542" w:type="pct"/>
          </w:tcPr>
          <w:p w14:paraId="110A40AE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160118D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52443629" w14:textId="77777777" w:rsidTr="00927CCC">
        <w:trPr>
          <w:cantSplit/>
        </w:trPr>
        <w:tc>
          <w:tcPr>
            <w:tcW w:w="2500" w:type="pct"/>
          </w:tcPr>
          <w:p w14:paraId="025BB736" w14:textId="77777777" w:rsidR="008C1358" w:rsidRPr="00B14753" w:rsidRDefault="008C1358" w:rsidP="008C135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14753">
              <w:rPr>
                <w:rFonts w:ascii="Arial" w:hAnsi="Arial" w:cs="Arial"/>
                <w:sz w:val="20"/>
                <w:szCs w:val="20"/>
              </w:rPr>
              <w:t>ПРИЛОЖЕНИЕ № РП1-6: РОЛИ И ПОЛНОМОЧИЯ</w:t>
            </w:r>
          </w:p>
        </w:tc>
        <w:tc>
          <w:tcPr>
            <w:tcW w:w="1542" w:type="pct"/>
          </w:tcPr>
          <w:p w14:paraId="13904A97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18A50A3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2414B024" w14:textId="77777777" w:rsidTr="00927CCC">
        <w:trPr>
          <w:cantSplit/>
        </w:trPr>
        <w:tc>
          <w:tcPr>
            <w:tcW w:w="2500" w:type="pct"/>
          </w:tcPr>
          <w:p w14:paraId="1DDE9E89" w14:textId="77777777" w:rsidR="008C1358" w:rsidRPr="00B14753" w:rsidRDefault="008C1358" w:rsidP="008C135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14753">
              <w:rPr>
                <w:rFonts w:ascii="Arial" w:hAnsi="Arial" w:cs="Arial"/>
                <w:sz w:val="20"/>
                <w:szCs w:val="20"/>
              </w:rPr>
              <w:t>ПРИЛОЖЕНИЕ № РИК1. МАТРИЦА РИСКОВ И КОНТРОЛЬНЫХ ПРОЦЕДУР</w:t>
            </w:r>
          </w:p>
        </w:tc>
        <w:tc>
          <w:tcPr>
            <w:tcW w:w="1542" w:type="pct"/>
          </w:tcPr>
          <w:p w14:paraId="0074A6DE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63255DD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1358" w:rsidRPr="00F94454" w14:paraId="3D49EA2C" w14:textId="77777777" w:rsidTr="00927CCC">
        <w:trPr>
          <w:cantSplit/>
        </w:trPr>
        <w:tc>
          <w:tcPr>
            <w:tcW w:w="2500" w:type="pct"/>
          </w:tcPr>
          <w:p w14:paraId="48B6248A" w14:textId="77777777" w:rsidR="008C1358" w:rsidRPr="00B14753" w:rsidRDefault="008C1358" w:rsidP="008C135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14753">
              <w:rPr>
                <w:rFonts w:ascii="Arial" w:hAnsi="Arial" w:cs="Arial"/>
                <w:sz w:val="20"/>
                <w:szCs w:val="20"/>
              </w:rPr>
              <w:t>ПРИЛОЖЕНИЕ № КП1. МАТРИЦА КОНФЛИКТОВ ПОЛНОМОЧИЙ</w:t>
            </w:r>
          </w:p>
        </w:tc>
        <w:tc>
          <w:tcPr>
            <w:tcW w:w="1542" w:type="pct"/>
          </w:tcPr>
          <w:p w14:paraId="0EA4A0F5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CBF987D" w14:textId="77777777" w:rsidR="008C1358" w:rsidRPr="00F94454" w:rsidRDefault="008C1358" w:rsidP="008C135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7A97000" w14:textId="77777777" w:rsidR="0033013D" w:rsidRPr="00F94454" w:rsidRDefault="0033013D" w:rsidP="00E0149C">
      <w:pPr>
        <w:pStyle w:val="a7"/>
        <w:keepNext/>
        <w:jc w:val="right"/>
        <w:rPr>
          <w:rFonts w:ascii="Arial" w:hAnsi="Arial" w:cs="Arial"/>
        </w:rPr>
      </w:pPr>
    </w:p>
    <w:p w14:paraId="1A3A9DEC" w14:textId="77777777" w:rsidR="0033013D" w:rsidRPr="00F94454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F94454">
        <w:rPr>
          <w:rFonts w:ascii="Arial" w:hAnsi="Arial" w:cs="Arial"/>
        </w:rPr>
        <w:br w:type="page"/>
      </w:r>
    </w:p>
    <w:p w14:paraId="55C92C1E" w14:textId="77777777" w:rsidR="009355EA" w:rsidRPr="009355EA" w:rsidRDefault="009355EA" w:rsidP="009355EA">
      <w:pPr>
        <w:pStyle w:val="a7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65" w:name="_Toc392078586"/>
      <w:bookmarkStart w:id="66" w:name="_Toc392838968"/>
      <w:bookmarkStart w:id="67" w:name="_Toc393208389"/>
      <w:r w:rsidRPr="009355EA">
        <w:rPr>
          <w:rFonts w:ascii="Arial" w:hAnsi="Arial" w:cs="Arial"/>
          <w:b/>
          <w:sz w:val="28"/>
        </w:rPr>
        <w:lastRenderedPageBreak/>
        <w:t>ЛИСТ СОГЛАСОВАНИЯ</w:t>
      </w:r>
      <w:bookmarkEnd w:id="65"/>
      <w:bookmarkEnd w:id="66"/>
      <w:bookmarkEnd w:id="67"/>
    </w:p>
    <w:p w14:paraId="21AE5C62" w14:textId="77777777" w:rsidR="00E0149C" w:rsidRPr="00916FAB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D4236F">
        <w:rPr>
          <w:rFonts w:ascii="Arial" w:hAnsi="Arial" w:cs="Arial"/>
          <w:b/>
          <w:noProof/>
          <w:sz w:val="22"/>
        </w:rPr>
        <w:t>4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F94454" w14:paraId="002FDC70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391ADB2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5655CF1D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34F77FF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5F557A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661334DC" w14:textId="77777777" w:rsidTr="009355EA">
        <w:trPr>
          <w:cantSplit/>
        </w:trPr>
        <w:tc>
          <w:tcPr>
            <w:tcW w:w="3936" w:type="dxa"/>
          </w:tcPr>
          <w:p w14:paraId="47286E75" w14:textId="77777777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75225A11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41E6250D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5284CB3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339B1CB0" w14:textId="77777777" w:rsidR="00E0149C" w:rsidRPr="00916FAB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D4236F">
        <w:rPr>
          <w:rFonts w:ascii="Arial" w:hAnsi="Arial" w:cs="Arial"/>
          <w:b/>
          <w:noProof/>
          <w:sz w:val="22"/>
        </w:rPr>
        <w:t>5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F94454" w14:paraId="3D6465BA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60A84F26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33F13C06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4898762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BF91341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866708" w:rsidRPr="00F94454" w14:paraId="1347F759" w14:textId="77777777" w:rsidTr="009355EA">
        <w:trPr>
          <w:cantSplit/>
        </w:trPr>
        <w:tc>
          <w:tcPr>
            <w:tcW w:w="4077" w:type="dxa"/>
          </w:tcPr>
          <w:p w14:paraId="4F9F647D" w14:textId="0431E983" w:rsidR="00866708" w:rsidRPr="00F94454" w:rsidRDefault="00866708" w:rsidP="0086670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производству и технической политике блока по производству и технической политике</w:t>
            </w:r>
          </w:p>
        </w:tc>
        <w:tc>
          <w:tcPr>
            <w:tcW w:w="2552" w:type="dxa"/>
          </w:tcPr>
          <w:p w14:paraId="30DEFA09" w14:textId="09D7EAEF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Крылов А.М.</w:t>
            </w:r>
          </w:p>
        </w:tc>
        <w:tc>
          <w:tcPr>
            <w:tcW w:w="1395" w:type="dxa"/>
          </w:tcPr>
          <w:p w14:paraId="752AF0F3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B6A97A3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2FF8CB5F" w14:textId="77777777" w:rsidTr="009355EA">
        <w:trPr>
          <w:cantSplit/>
        </w:trPr>
        <w:tc>
          <w:tcPr>
            <w:tcW w:w="4077" w:type="dxa"/>
          </w:tcPr>
          <w:p w14:paraId="4AE8CE79" w14:textId="3B5C89F9" w:rsidR="00866708" w:rsidRPr="00F94454" w:rsidRDefault="00866708" w:rsidP="0086670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трансформации бизнеса</w:t>
            </w:r>
          </w:p>
        </w:tc>
        <w:tc>
          <w:tcPr>
            <w:tcW w:w="2552" w:type="dxa"/>
          </w:tcPr>
          <w:p w14:paraId="6045DA30" w14:textId="6825E34E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Бондаренко Л.Г.</w:t>
            </w:r>
          </w:p>
        </w:tc>
        <w:tc>
          <w:tcPr>
            <w:tcW w:w="1395" w:type="dxa"/>
          </w:tcPr>
          <w:p w14:paraId="72D0424B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A8C35CD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66350BE0" w14:textId="77777777" w:rsidTr="009355EA">
        <w:trPr>
          <w:cantSplit/>
        </w:trPr>
        <w:tc>
          <w:tcPr>
            <w:tcW w:w="4077" w:type="dxa"/>
          </w:tcPr>
          <w:p w14:paraId="769EC371" w14:textId="108E1CFA" w:rsidR="00866708" w:rsidRPr="00F94454" w:rsidRDefault="00866708" w:rsidP="0086670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Технический директор блока по производству и технической политике</w:t>
            </w:r>
          </w:p>
        </w:tc>
        <w:tc>
          <w:tcPr>
            <w:tcW w:w="2552" w:type="dxa"/>
          </w:tcPr>
          <w:p w14:paraId="43BCAE47" w14:textId="36FA5D0A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Белоглазов К.В.</w:t>
            </w:r>
          </w:p>
        </w:tc>
        <w:tc>
          <w:tcPr>
            <w:tcW w:w="1395" w:type="dxa"/>
          </w:tcPr>
          <w:p w14:paraId="3876A6BF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AE7B5C5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3363588E" w14:textId="77777777" w:rsidTr="009355EA">
        <w:trPr>
          <w:cantSplit/>
        </w:trPr>
        <w:tc>
          <w:tcPr>
            <w:tcW w:w="4077" w:type="dxa"/>
          </w:tcPr>
          <w:p w14:paraId="021EEEB0" w14:textId="05490533" w:rsidR="0086670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планирования, управления запасами и развития МТС</w:t>
            </w:r>
          </w:p>
        </w:tc>
        <w:tc>
          <w:tcPr>
            <w:tcW w:w="2552" w:type="dxa"/>
          </w:tcPr>
          <w:p w14:paraId="77B79759" w14:textId="5D591F30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Братцева Ю.С.</w:t>
            </w:r>
          </w:p>
        </w:tc>
        <w:tc>
          <w:tcPr>
            <w:tcW w:w="1395" w:type="dxa"/>
          </w:tcPr>
          <w:p w14:paraId="59362120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0CA1B9D8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16514FE3" w14:textId="77777777" w:rsidTr="009355EA">
        <w:trPr>
          <w:cantSplit/>
        </w:trPr>
        <w:tc>
          <w:tcPr>
            <w:tcW w:w="4077" w:type="dxa"/>
          </w:tcPr>
          <w:p w14:paraId="565D6A30" w14:textId="48728371" w:rsidR="0086670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методологии и управления контролем корп. программ</w:t>
            </w:r>
          </w:p>
        </w:tc>
        <w:tc>
          <w:tcPr>
            <w:tcW w:w="2552" w:type="dxa"/>
          </w:tcPr>
          <w:p w14:paraId="58BF851C" w14:textId="6C2966EE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Арифулин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Д.Р.</w:t>
            </w:r>
          </w:p>
        </w:tc>
        <w:tc>
          <w:tcPr>
            <w:tcW w:w="1395" w:type="dxa"/>
          </w:tcPr>
          <w:p w14:paraId="46625C90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4685CE8A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07C29BB2" w14:textId="77777777" w:rsidTr="009355EA">
        <w:trPr>
          <w:cantSplit/>
        </w:trPr>
        <w:tc>
          <w:tcPr>
            <w:tcW w:w="4077" w:type="dxa"/>
          </w:tcPr>
          <w:p w14:paraId="0899BC4B" w14:textId="4FDBB9EE" w:rsidR="0086670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Начальник управления информационной безопасности</w:t>
            </w:r>
          </w:p>
        </w:tc>
        <w:tc>
          <w:tcPr>
            <w:tcW w:w="2552" w:type="dxa"/>
          </w:tcPr>
          <w:p w14:paraId="0CD93409" w14:textId="3B78B721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Епихов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А.А.</w:t>
            </w:r>
          </w:p>
        </w:tc>
        <w:tc>
          <w:tcPr>
            <w:tcW w:w="1395" w:type="dxa"/>
          </w:tcPr>
          <w:p w14:paraId="03ADE5E2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4158D3D0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33A5A078" w14:textId="77777777" w:rsidTr="009355EA">
        <w:trPr>
          <w:cantSplit/>
        </w:trPr>
        <w:tc>
          <w:tcPr>
            <w:tcW w:w="4077" w:type="dxa"/>
          </w:tcPr>
          <w:p w14:paraId="5FF758DF" w14:textId="7409ED43" w:rsidR="0086670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программы трансформации системы управления основными фондами</w:t>
            </w:r>
          </w:p>
        </w:tc>
        <w:tc>
          <w:tcPr>
            <w:tcW w:w="2552" w:type="dxa"/>
          </w:tcPr>
          <w:p w14:paraId="2F19562E" w14:textId="3BE02318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Загребин В.В.</w:t>
            </w:r>
          </w:p>
        </w:tc>
        <w:tc>
          <w:tcPr>
            <w:tcW w:w="1395" w:type="dxa"/>
          </w:tcPr>
          <w:p w14:paraId="7A0BDD27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34301515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2B7F9566" w14:textId="77777777" w:rsidTr="009355EA">
        <w:trPr>
          <w:cantSplit/>
        </w:trPr>
        <w:tc>
          <w:tcPr>
            <w:tcW w:w="4077" w:type="dxa"/>
          </w:tcPr>
          <w:p w14:paraId="2DAF167E" w14:textId="58934671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 xml:space="preserve">Проектный офис программы по внедрению интегрированной системы управления Руководитель программы </w:t>
            </w:r>
          </w:p>
        </w:tc>
        <w:tc>
          <w:tcPr>
            <w:tcW w:w="2552" w:type="dxa"/>
          </w:tcPr>
          <w:p w14:paraId="30FE9CB1" w14:textId="25023578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Рындин Е.Б.</w:t>
            </w:r>
          </w:p>
        </w:tc>
        <w:tc>
          <w:tcPr>
            <w:tcW w:w="1395" w:type="dxa"/>
          </w:tcPr>
          <w:p w14:paraId="32CDFFA1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23D48859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3592A540" w14:textId="77777777" w:rsidTr="009355EA">
        <w:trPr>
          <w:cantSplit/>
        </w:trPr>
        <w:tc>
          <w:tcPr>
            <w:tcW w:w="4077" w:type="dxa"/>
          </w:tcPr>
          <w:p w14:paraId="14193EDD" w14:textId="55DA5679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Красноярск" (Красноярск)</w:t>
            </w:r>
          </w:p>
        </w:tc>
        <w:tc>
          <w:tcPr>
            <w:tcW w:w="2552" w:type="dxa"/>
          </w:tcPr>
          <w:p w14:paraId="278D61A7" w14:textId="34345213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Климовских Е.</w:t>
            </w:r>
            <w:r w:rsidRPr="00FC7548">
              <w:rPr>
                <w:rFonts w:ascii="Arial" w:hAnsi="Arial" w:cs="Arial"/>
                <w:sz w:val="20"/>
                <w:szCs w:val="20"/>
              </w:rPr>
              <w:t>М.</w:t>
            </w:r>
          </w:p>
        </w:tc>
        <w:tc>
          <w:tcPr>
            <w:tcW w:w="1395" w:type="dxa"/>
          </w:tcPr>
          <w:p w14:paraId="75E81470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6365058C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50E27751" w14:textId="77777777" w:rsidTr="009355EA">
        <w:trPr>
          <w:cantSplit/>
        </w:trPr>
        <w:tc>
          <w:tcPr>
            <w:tcW w:w="4077" w:type="dxa"/>
          </w:tcPr>
          <w:p w14:paraId="423BF48D" w14:textId="26135150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</w:t>
            </w:r>
            <w:r>
              <w:rPr>
                <w:rFonts w:ascii="Arial" w:hAnsi="Arial" w:cs="Arial"/>
                <w:sz w:val="20"/>
                <w:szCs w:val="20"/>
              </w:rPr>
              <w:t xml:space="preserve"> АО "Полюс Красноярск" (Нижний К</w:t>
            </w:r>
            <w:r w:rsidRPr="00FC7548">
              <w:rPr>
                <w:rFonts w:ascii="Arial" w:hAnsi="Arial" w:cs="Arial"/>
                <w:sz w:val="20"/>
                <w:szCs w:val="20"/>
              </w:rPr>
              <w:t>уранах)</w:t>
            </w:r>
          </w:p>
        </w:tc>
        <w:tc>
          <w:tcPr>
            <w:tcW w:w="2552" w:type="dxa"/>
          </w:tcPr>
          <w:p w14:paraId="11219F37" w14:textId="27FE3C60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Валеев Е</w:t>
            </w:r>
            <w:r w:rsidRPr="00FC7548">
              <w:rPr>
                <w:rFonts w:ascii="Arial" w:hAnsi="Arial" w:cs="Arial"/>
                <w:sz w:val="20"/>
                <w:szCs w:val="20"/>
              </w:rPr>
              <w:t>. Н.</w:t>
            </w:r>
          </w:p>
        </w:tc>
        <w:tc>
          <w:tcPr>
            <w:tcW w:w="1395" w:type="dxa"/>
          </w:tcPr>
          <w:p w14:paraId="51E5BA3A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75261437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4B539427" w14:textId="77777777" w:rsidTr="009355EA">
        <w:trPr>
          <w:cantSplit/>
        </w:trPr>
        <w:tc>
          <w:tcPr>
            <w:tcW w:w="4077" w:type="dxa"/>
          </w:tcPr>
          <w:p w14:paraId="7379EAB8" w14:textId="606772C9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Вернинское"</w:t>
            </w:r>
          </w:p>
        </w:tc>
        <w:tc>
          <w:tcPr>
            <w:tcW w:w="2552" w:type="dxa"/>
          </w:tcPr>
          <w:p w14:paraId="272E7D25" w14:textId="7BAB61F5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Романова В</w:t>
            </w:r>
            <w:r w:rsidRPr="00FC7548">
              <w:rPr>
                <w:rFonts w:ascii="Arial" w:hAnsi="Arial" w:cs="Arial"/>
                <w:sz w:val="20"/>
                <w:szCs w:val="20"/>
              </w:rPr>
              <w:t>. А.</w:t>
            </w:r>
          </w:p>
        </w:tc>
        <w:tc>
          <w:tcPr>
            <w:tcW w:w="1395" w:type="dxa"/>
          </w:tcPr>
          <w:p w14:paraId="3D83C849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03A77C2E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55517A91" w14:textId="77777777" w:rsidTr="009355EA">
        <w:trPr>
          <w:cantSplit/>
        </w:trPr>
        <w:tc>
          <w:tcPr>
            <w:tcW w:w="4077" w:type="dxa"/>
          </w:tcPr>
          <w:p w14:paraId="553BF218" w14:textId="35B7F738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 интегрированной системы управления АО "Полюс Красноярск" (Магадан)</w:t>
            </w:r>
          </w:p>
        </w:tc>
        <w:tc>
          <w:tcPr>
            <w:tcW w:w="2552" w:type="dxa"/>
          </w:tcPr>
          <w:p w14:paraId="77C36CD1" w14:textId="45930684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Плешкова Е.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Н.</w:t>
            </w:r>
          </w:p>
        </w:tc>
        <w:tc>
          <w:tcPr>
            <w:tcW w:w="1395" w:type="dxa"/>
          </w:tcPr>
          <w:p w14:paraId="1F328690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706106DF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6268B14A" w14:textId="77777777" w:rsidTr="009355EA">
        <w:trPr>
          <w:cantSplit/>
        </w:trPr>
        <w:tc>
          <w:tcPr>
            <w:tcW w:w="4077" w:type="dxa"/>
          </w:tcPr>
          <w:p w14:paraId="7C8AD28B" w14:textId="65665BC4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направления архитектуры информационных систем</w:t>
            </w:r>
          </w:p>
        </w:tc>
        <w:tc>
          <w:tcPr>
            <w:tcW w:w="2552" w:type="dxa"/>
          </w:tcPr>
          <w:p w14:paraId="74BC2870" w14:textId="22DB6005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Безродний А.В.</w:t>
            </w:r>
          </w:p>
        </w:tc>
        <w:tc>
          <w:tcPr>
            <w:tcW w:w="1395" w:type="dxa"/>
          </w:tcPr>
          <w:p w14:paraId="716839F6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46847426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3AB60C12" w14:textId="77777777" w:rsidTr="009355EA">
        <w:trPr>
          <w:cantSplit/>
        </w:trPr>
        <w:tc>
          <w:tcPr>
            <w:tcW w:w="4077" w:type="dxa"/>
          </w:tcPr>
          <w:p w14:paraId="6D935D3F" w14:textId="74F9DA83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операционного блока</w:t>
            </w:r>
          </w:p>
        </w:tc>
        <w:tc>
          <w:tcPr>
            <w:tcW w:w="2552" w:type="dxa"/>
          </w:tcPr>
          <w:p w14:paraId="496D32BF" w14:textId="3040DAD6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Кузьмин А.А.</w:t>
            </w:r>
          </w:p>
        </w:tc>
        <w:tc>
          <w:tcPr>
            <w:tcW w:w="1395" w:type="dxa"/>
          </w:tcPr>
          <w:p w14:paraId="7D40A2C6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33B17A85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26DD917D" w14:textId="77777777" w:rsidTr="009355EA">
        <w:trPr>
          <w:cantSplit/>
        </w:trPr>
        <w:tc>
          <w:tcPr>
            <w:tcW w:w="4077" w:type="dxa"/>
          </w:tcPr>
          <w:p w14:paraId="40108483" w14:textId="1D232C86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корпоративных функций</w:t>
            </w:r>
          </w:p>
        </w:tc>
        <w:tc>
          <w:tcPr>
            <w:tcW w:w="2552" w:type="dxa"/>
          </w:tcPr>
          <w:p w14:paraId="54B87892" w14:textId="696FC86D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Тюриков М.Ю.</w:t>
            </w:r>
          </w:p>
        </w:tc>
        <w:tc>
          <w:tcPr>
            <w:tcW w:w="1395" w:type="dxa"/>
          </w:tcPr>
          <w:p w14:paraId="43F650DB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5B88B6E7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45CFE18B" w14:textId="77777777" w:rsidTr="009355EA">
        <w:trPr>
          <w:cantSplit/>
        </w:trPr>
        <w:tc>
          <w:tcPr>
            <w:tcW w:w="4077" w:type="dxa"/>
          </w:tcPr>
          <w:p w14:paraId="29FEBAE0" w14:textId="530C7D9E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по технической архитектуре и ИТ-безопасности</w:t>
            </w:r>
          </w:p>
        </w:tc>
        <w:tc>
          <w:tcPr>
            <w:tcW w:w="2552" w:type="dxa"/>
          </w:tcPr>
          <w:p w14:paraId="2C53E40A" w14:textId="213BF45C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Волков А.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В.</w:t>
            </w:r>
          </w:p>
        </w:tc>
        <w:tc>
          <w:tcPr>
            <w:tcW w:w="1395" w:type="dxa"/>
          </w:tcPr>
          <w:p w14:paraId="2960241C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6855FCCB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66708" w:rsidRPr="00F94454" w14:paraId="48A1A87B" w14:textId="77777777" w:rsidTr="009355EA">
        <w:trPr>
          <w:cantSplit/>
        </w:trPr>
        <w:tc>
          <w:tcPr>
            <w:tcW w:w="4077" w:type="dxa"/>
          </w:tcPr>
          <w:p w14:paraId="7AB48954" w14:textId="7CC94415" w:rsidR="00866708" w:rsidRPr="00FC7548" w:rsidRDefault="00866708" w:rsidP="008667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контроли и риски</w:t>
            </w:r>
          </w:p>
        </w:tc>
        <w:tc>
          <w:tcPr>
            <w:tcW w:w="2552" w:type="dxa"/>
          </w:tcPr>
          <w:p w14:paraId="7B0556B2" w14:textId="5045CBD2" w:rsidR="00866708" w:rsidRDefault="00866708" w:rsidP="008667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Глухова А</w:t>
            </w:r>
            <w:r w:rsidRPr="00FC7548">
              <w:rPr>
                <w:rFonts w:ascii="Arial" w:hAnsi="Arial" w:cs="Arial"/>
                <w:sz w:val="20"/>
                <w:szCs w:val="20"/>
              </w:rPr>
              <w:t>. В.</w:t>
            </w:r>
          </w:p>
        </w:tc>
        <w:tc>
          <w:tcPr>
            <w:tcW w:w="1395" w:type="dxa"/>
          </w:tcPr>
          <w:p w14:paraId="16DBDC2F" w14:textId="77777777" w:rsidR="00866708" w:rsidRDefault="00866708" w:rsidP="00866708">
            <w:pPr>
              <w:jc w:val="center"/>
              <w:rPr>
                <w:rStyle w:val="aff4"/>
              </w:rPr>
            </w:pPr>
          </w:p>
        </w:tc>
        <w:tc>
          <w:tcPr>
            <w:tcW w:w="2167" w:type="dxa"/>
          </w:tcPr>
          <w:p w14:paraId="0B9AB1BF" w14:textId="77777777" w:rsidR="00866708" w:rsidRPr="00F94454" w:rsidRDefault="00866708" w:rsidP="0086670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C156AE4" w14:textId="77777777" w:rsidR="001A2810" w:rsidRPr="00F94454" w:rsidRDefault="001A2810" w:rsidP="001A2810">
      <w:pPr>
        <w:ind w:firstLine="426"/>
        <w:rPr>
          <w:rFonts w:ascii="Arial" w:hAnsi="Arial" w:cs="Arial"/>
          <w:i/>
        </w:rPr>
      </w:pPr>
    </w:p>
    <w:p w14:paraId="4FF9FCA8" w14:textId="77777777" w:rsidR="00E6247B" w:rsidRPr="00F94454" w:rsidRDefault="00E6247B" w:rsidP="00895A65">
      <w:pPr>
        <w:pStyle w:val="S0"/>
        <w:rPr>
          <w:rFonts w:ascii="Arial" w:hAnsi="Arial" w:cs="Arial"/>
        </w:rPr>
        <w:sectPr w:rsidR="00E6247B" w:rsidRPr="00F94454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68" w:name="_Toc521685890" w:displacedByCustomXml="next"/>
    <w:bookmarkStart w:id="69" w:name="_Toc521667641" w:displacedByCustomXml="next"/>
    <w:bookmarkStart w:id="70" w:name="_Toc512271224" w:displacedByCustomXml="next"/>
    <w:bookmarkStart w:id="71" w:name="_Toc67659629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Content>
        <w:p w14:paraId="445E9E42" w14:textId="77777777" w:rsidR="00B778C7" w:rsidRPr="00F94454" w:rsidRDefault="00B778C7" w:rsidP="00882AFC">
          <w:pPr>
            <w:pStyle w:val="1"/>
            <w:numPr>
              <w:ilvl w:val="0"/>
              <w:numId w:val="0"/>
            </w:numPr>
            <w:ind w:left="431"/>
          </w:pPr>
          <w:r w:rsidRPr="00F94454">
            <w:t>Оглавление</w:t>
          </w:r>
          <w:bookmarkEnd w:id="71"/>
          <w:bookmarkEnd w:id="70"/>
          <w:bookmarkEnd w:id="69"/>
          <w:bookmarkEnd w:id="68"/>
        </w:p>
        <w:p w14:paraId="06C67ED5" w14:textId="358B8773" w:rsidR="00057EC9" w:rsidRDefault="00B778C7">
          <w:pPr>
            <w:pStyle w:val="14"/>
            <w:rPr>
              <w:ins w:id="72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F94454">
            <w:fldChar w:fldCharType="begin"/>
          </w:r>
          <w:r w:rsidRPr="00F94454">
            <w:instrText xml:space="preserve"> TOC \o "1-3" \h \z \u </w:instrText>
          </w:r>
          <w:r w:rsidRPr="00F94454">
            <w:fldChar w:fldCharType="separate"/>
          </w:r>
          <w:ins w:id="73" w:author="Владимир Лаут" w:date="2021-03-26T14:00:00Z">
            <w:r w:rsidR="00057EC9" w:rsidRPr="00A245A2">
              <w:rPr>
                <w:rStyle w:val="a8"/>
              </w:rPr>
              <w:fldChar w:fldCharType="begin"/>
            </w:r>
            <w:r w:rsidR="00057EC9" w:rsidRPr="00A245A2">
              <w:rPr>
                <w:rStyle w:val="a8"/>
              </w:rPr>
              <w:instrText xml:space="preserve"> </w:instrText>
            </w:r>
            <w:r w:rsidR="00057EC9">
              <w:instrText>HYPERLINK \l "_Toc67659629"</w:instrText>
            </w:r>
            <w:r w:rsidR="00057EC9" w:rsidRPr="00A245A2">
              <w:rPr>
                <w:rStyle w:val="a8"/>
              </w:rPr>
              <w:instrText xml:space="preserve"> </w:instrText>
            </w:r>
            <w:r w:rsidR="00057EC9" w:rsidRPr="00A245A2">
              <w:rPr>
                <w:rStyle w:val="a8"/>
              </w:rPr>
              <w:fldChar w:fldCharType="separate"/>
            </w:r>
            <w:r w:rsidR="00057EC9" w:rsidRPr="00A245A2">
              <w:rPr>
                <w:rStyle w:val="a8"/>
              </w:rPr>
              <w:t>Оглавление</w:t>
            </w:r>
            <w:r w:rsidR="00057EC9">
              <w:rPr>
                <w:webHidden/>
              </w:rPr>
              <w:tab/>
            </w:r>
            <w:r w:rsidR="00057EC9">
              <w:rPr>
                <w:webHidden/>
              </w:rPr>
              <w:fldChar w:fldCharType="begin"/>
            </w:r>
            <w:r w:rsidR="00057EC9">
              <w:rPr>
                <w:webHidden/>
              </w:rPr>
              <w:instrText xml:space="preserve"> PAGEREF _Toc67659629 \h </w:instrText>
            </w:r>
          </w:ins>
          <w:r w:rsidR="00057EC9">
            <w:rPr>
              <w:webHidden/>
            </w:rPr>
          </w:r>
          <w:r w:rsidR="00057EC9">
            <w:rPr>
              <w:webHidden/>
            </w:rPr>
            <w:fldChar w:fldCharType="separate"/>
          </w:r>
          <w:ins w:id="74" w:author="Владимир Лаут" w:date="2021-03-26T14:00:00Z">
            <w:r w:rsidR="00057EC9">
              <w:rPr>
                <w:webHidden/>
              </w:rPr>
              <w:t>4</w:t>
            </w:r>
            <w:r w:rsidR="00057EC9">
              <w:rPr>
                <w:webHidden/>
              </w:rPr>
              <w:fldChar w:fldCharType="end"/>
            </w:r>
            <w:r w:rsidR="00057EC9" w:rsidRPr="00A245A2">
              <w:rPr>
                <w:rStyle w:val="a8"/>
              </w:rPr>
              <w:fldChar w:fldCharType="end"/>
            </w:r>
          </w:ins>
        </w:p>
        <w:p w14:paraId="07FC55B9" w14:textId="58BA86BC" w:rsidR="00057EC9" w:rsidRDefault="00057EC9">
          <w:pPr>
            <w:pStyle w:val="14"/>
            <w:rPr>
              <w:ins w:id="75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76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"_Toc67659630"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_Toc67659630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77" w:author="Владимир Лаут" w:date="2021-03-26T14:00:00Z"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7671515A" w14:textId="28621B09" w:rsidR="00057EC9" w:rsidRDefault="00057EC9">
          <w:pPr>
            <w:pStyle w:val="14"/>
            <w:rPr>
              <w:ins w:id="78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79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"_Toc67659631"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</w:rPr>
              <w:t>Назначение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_Toc67659631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80" w:author="Владимир Лаут" w:date="2021-03-26T14:00:00Z"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744ADDE8" w14:textId="119704C9" w:rsidR="00057EC9" w:rsidRDefault="00057EC9">
          <w:pPr>
            <w:pStyle w:val="14"/>
            <w:rPr>
              <w:ins w:id="81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82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"_Toc67659632"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</w:rPr>
              <w:t>Предпосылки успешной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_Toc67659632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83" w:author="Владимир Лаут" w:date="2021-03-26T14:00:00Z"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773002FE" w14:textId="26B3227F" w:rsidR="00057EC9" w:rsidRDefault="00057EC9">
          <w:pPr>
            <w:pStyle w:val="14"/>
            <w:rPr>
              <w:ins w:id="84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85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"_Toc67659633"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  <w:rFonts w:eastAsia="Calibr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  <w:rFonts w:eastAsia="Calibri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_Toc67659633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86" w:author="Владимир Лаут" w:date="2021-03-26T14:00:00Z"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07EFB1E7" w14:textId="5976D314" w:rsidR="00057EC9" w:rsidRDefault="00057EC9">
          <w:pPr>
            <w:pStyle w:val="14"/>
            <w:rPr>
              <w:ins w:id="87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88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"_Toc67659634"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  <w:rFonts w:eastAsia="Calibr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  <w:rFonts w:eastAsia="Calibri"/>
              </w:rPr>
              <w:t>Реализация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_Toc67659634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89" w:author="Владимир Лаут" w:date="2021-03-26T14:00:00Z"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1188A67D" w14:textId="283371F6" w:rsidR="00057EC9" w:rsidRDefault="00057EC9">
          <w:pPr>
            <w:pStyle w:val="24"/>
            <w:rPr>
              <w:ins w:id="90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91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"_Toc67659635"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_Toc67659635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2" w:author="Владимир Лаут" w:date="2021-03-26T14:00:00Z"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4267CC65" w14:textId="77756E83" w:rsidR="00057EC9" w:rsidRDefault="00057EC9">
          <w:pPr>
            <w:pStyle w:val="33"/>
            <w:rPr>
              <w:ins w:id="93" w:author="Владимир Лаут" w:date="2021-03-26T14:00:00Z"/>
              <w:rFonts w:eastAsiaTheme="minorEastAsia" w:cstheme="minorBidi"/>
              <w:noProof/>
              <w:lang w:eastAsia="ru-RU"/>
            </w:rPr>
          </w:pPr>
          <w:ins w:id="94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"_Toc67659636"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Описание бизнес-процесса ПП-07.01.02.03-ERP Консервация/Расконсервация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_Toc67659636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5" w:author="Владимир Лаут" w:date="2021-03-26T14:00:00Z"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2319275E" w14:textId="36A607FA" w:rsidR="00057EC9" w:rsidRDefault="00057EC9">
          <w:pPr>
            <w:pStyle w:val="33"/>
            <w:rPr>
              <w:ins w:id="96" w:author="Владимир Лаут" w:date="2021-03-26T14:00:00Z"/>
              <w:rFonts w:eastAsiaTheme="minorEastAsia" w:cstheme="minorBidi"/>
              <w:noProof/>
              <w:lang w:eastAsia="ru-RU"/>
            </w:rPr>
          </w:pPr>
          <w:ins w:id="97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"_Toc67659637"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Описание бизнес-процесса ПП-07.01.02.04-ERP Вывод производственных активов из эксплуатации (списание ОС и утилизация)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8" w:author="Владимир Лаут" w:date="2021-03-26T14:00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17081179" w14:textId="32E6655B" w:rsidR="00057EC9" w:rsidRDefault="00057EC9">
          <w:pPr>
            <w:pStyle w:val="24"/>
            <w:rPr>
              <w:ins w:id="99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00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"_Toc67659638"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_Toc67659638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1" w:author="Владимир Лаут" w:date="2021-03-26T14:00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2B931E02" w14:textId="107BA5FC" w:rsidR="00057EC9" w:rsidRDefault="00057EC9">
          <w:pPr>
            <w:pStyle w:val="33"/>
            <w:rPr>
              <w:ins w:id="102" w:author="Владимир Лаут" w:date="2021-03-26T14:00:00Z"/>
              <w:rFonts w:eastAsiaTheme="minorEastAsia" w:cstheme="minorBidi"/>
              <w:noProof/>
              <w:lang w:eastAsia="ru-RU"/>
            </w:rPr>
          </w:pPr>
          <w:ins w:id="103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"_Toc67659639"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Описание шагов бизнес-процесса ПП-07.01.02.03-ERP Консервация/Расконсервация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_Toc67659639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4" w:author="Владимир Лаут" w:date="2021-03-26T14:00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45F2FE67" w14:textId="0B496984" w:rsidR="00057EC9" w:rsidRDefault="00057EC9">
          <w:pPr>
            <w:pStyle w:val="33"/>
            <w:rPr>
              <w:ins w:id="105" w:author="Владимир Лаут" w:date="2021-03-26T14:00:00Z"/>
              <w:rFonts w:eastAsiaTheme="minorEastAsia" w:cstheme="minorBidi"/>
              <w:noProof/>
              <w:lang w:eastAsia="ru-RU"/>
            </w:rPr>
          </w:pPr>
          <w:ins w:id="106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"_Toc67659640"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Описание шагов бизнес-процесса ПП-07.01.02.04-ERP Вывод производственных активов из эксплуатации (списание ОС и утилизация)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7" w:author="Владимир Лаут" w:date="2021-03-26T14:00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1616A0CB" w14:textId="55210125" w:rsidR="00057EC9" w:rsidRDefault="00057EC9">
          <w:pPr>
            <w:pStyle w:val="24"/>
            <w:rPr>
              <w:ins w:id="108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09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"_Toc67659641"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0" w:author="Владимир Лаут" w:date="2021-03-26T14:00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7D234A62" w14:textId="4FD48BA0" w:rsidR="00057EC9" w:rsidRDefault="00057EC9">
          <w:pPr>
            <w:pStyle w:val="24"/>
            <w:rPr>
              <w:ins w:id="111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12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"_Toc67659642"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Риски и контрольные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3" w:author="Владимир Лаут" w:date="2021-03-26T14:00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4DE98C1C" w14:textId="371A645C" w:rsidR="00057EC9" w:rsidRDefault="00057EC9">
          <w:pPr>
            <w:pStyle w:val="33"/>
            <w:rPr>
              <w:ins w:id="114" w:author="Владимир Лаут" w:date="2021-03-26T14:00:00Z"/>
              <w:rFonts w:eastAsiaTheme="minorEastAsia" w:cstheme="minorBidi"/>
              <w:noProof/>
              <w:lang w:eastAsia="ru-RU"/>
            </w:rPr>
          </w:pPr>
          <w:ins w:id="115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"_Toc67659643"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Риски и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6" w:author="Владимир Лаут" w:date="2021-03-26T14:00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13B0E76A" w14:textId="05ED2127" w:rsidR="00057EC9" w:rsidRDefault="00057EC9">
          <w:pPr>
            <w:pStyle w:val="33"/>
            <w:rPr>
              <w:ins w:id="117" w:author="Владимир Лаут" w:date="2021-03-26T14:00:00Z"/>
              <w:rFonts w:eastAsiaTheme="minorEastAsia" w:cstheme="minorBidi"/>
              <w:noProof/>
              <w:lang w:eastAsia="ru-RU"/>
            </w:rPr>
          </w:pPr>
          <w:ins w:id="118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"_Toc67659644"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9" w:author="Владимир Лаут" w:date="2021-03-26T14:00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04AA8DCD" w14:textId="2C655A39" w:rsidR="00057EC9" w:rsidRDefault="00057EC9">
          <w:pPr>
            <w:pStyle w:val="24"/>
            <w:rPr>
              <w:ins w:id="120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21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"_Toc67659645"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Интеграционные точки со смежными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2" w:author="Владимир Лаут" w:date="2021-03-26T14:00:00Z"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1E0E9F1B" w14:textId="422702E8" w:rsidR="00057EC9" w:rsidRDefault="00057EC9">
          <w:pPr>
            <w:pStyle w:val="24"/>
            <w:rPr>
              <w:ins w:id="123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24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"_Toc67659646"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Основные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5" w:author="Владимир Лаут" w:date="2021-03-26T14:00:00Z"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31FA9A0A" w14:textId="19D27FA3" w:rsidR="00057EC9" w:rsidRDefault="00057EC9">
          <w:pPr>
            <w:pStyle w:val="24"/>
            <w:rPr>
              <w:ins w:id="126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27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"_Toc67659647"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Транзакционные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8" w:author="Владимир Лаут" w:date="2021-03-26T14:00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75F43331" w14:textId="3DF4ACC9" w:rsidR="00057EC9" w:rsidRDefault="00057EC9">
          <w:pPr>
            <w:pStyle w:val="24"/>
            <w:rPr>
              <w:ins w:id="129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30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"_Toc67659648"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Отчетность и выходные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1" w:author="Владимир Лаут" w:date="2021-03-26T14:00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345CDC88" w14:textId="18EBF14E" w:rsidR="00057EC9" w:rsidRDefault="00057EC9">
          <w:pPr>
            <w:pStyle w:val="24"/>
            <w:rPr>
              <w:ins w:id="13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33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"_Toc67659649"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Перечень доработок, Разработок и интеграция (интерфейсы)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4" w:author="Владимир Лаут" w:date="2021-03-26T14:00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69851F73" w14:textId="5CC83EC6" w:rsidR="00057EC9" w:rsidRDefault="00057EC9">
          <w:pPr>
            <w:pStyle w:val="24"/>
            <w:rPr>
              <w:ins w:id="135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36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"_Toc67659650"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5.10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Особенности технической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7" w:author="Владимир Лаут" w:date="2021-03-26T14:00:00Z"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33147B02" w14:textId="14ECB95B" w:rsidR="00057EC9" w:rsidRDefault="00057EC9">
          <w:pPr>
            <w:pStyle w:val="14"/>
            <w:rPr>
              <w:ins w:id="138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39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"_Toc67659651"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_Toc67659651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0" w:author="Владимир Лаут" w:date="2021-03-26T14:00:00Z"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33BFDBB6" w14:textId="1A6781EB" w:rsidR="00057EC9" w:rsidRDefault="00057EC9">
          <w:pPr>
            <w:pStyle w:val="14"/>
            <w:rPr>
              <w:ins w:id="141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2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"_Toc67659652"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  <w:rFonts w:eastAsia="Calibri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  <w:rFonts w:eastAsia="Calibri"/>
              </w:rPr>
              <w:t>Организационные изменения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_Toc67659652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3" w:author="Владимир Лаут" w:date="2021-03-26T14:00:00Z"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625CA2BE" w14:textId="231C036A" w:rsidR="00057EC9" w:rsidRDefault="00057EC9">
          <w:pPr>
            <w:pStyle w:val="24"/>
            <w:rPr>
              <w:ins w:id="144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45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"_Toc67659653"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Ключевые процессные изменения и области улучшений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_Toc67659653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6" w:author="Владимир Лаут" w:date="2021-03-26T14:00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16DC33C2" w14:textId="601C837B" w:rsidR="00057EC9" w:rsidRDefault="00057EC9">
          <w:pPr>
            <w:pStyle w:val="24"/>
            <w:rPr>
              <w:ins w:id="147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48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"_Toc67659654"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Организационные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_Toc67659654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9" w:author="Владимир Лаут" w:date="2021-03-26T14:00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18BA6010" w14:textId="46FB64F9" w:rsidR="00057EC9" w:rsidRDefault="00057EC9">
          <w:pPr>
            <w:pStyle w:val="14"/>
            <w:rPr>
              <w:ins w:id="150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51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"_Toc67659655"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_Toc67659655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52" w:author="Владимир Лаут" w:date="2021-03-26T14:00:00Z"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4103FD56" w14:textId="4743470B" w:rsidR="00057EC9" w:rsidRDefault="00057EC9">
          <w:pPr>
            <w:pStyle w:val="14"/>
            <w:rPr>
              <w:ins w:id="153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54" w:author="Владимир Лаут" w:date="2021-03-26T14:00:00Z">
            <w:r w:rsidRPr="00A245A2">
              <w:rPr>
                <w:rStyle w:val="a8"/>
              </w:rPr>
              <w:fldChar w:fldCharType="begin"/>
            </w:r>
            <w:r w:rsidRPr="00A245A2">
              <w:rPr>
                <w:rStyle w:val="a8"/>
              </w:rPr>
              <w:instrText xml:space="preserve"> </w:instrText>
            </w:r>
            <w:r>
              <w:instrText>HYPERLINK \l "_Toc67659656"</w:instrText>
            </w:r>
            <w:r w:rsidRPr="00A245A2">
              <w:rPr>
                <w:rStyle w:val="a8"/>
              </w:rPr>
              <w:instrText xml:space="preserve"> </w:instrText>
            </w:r>
            <w:r w:rsidRPr="00A245A2">
              <w:rPr>
                <w:rStyle w:val="a8"/>
              </w:rPr>
              <w:fldChar w:fldCharType="separate"/>
            </w:r>
            <w:r w:rsidRPr="00A245A2">
              <w:rPr>
                <w:rStyle w:val="a8"/>
                <w:rFonts w:eastAsia="Calibri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A245A2">
              <w:rPr>
                <w:rStyle w:val="a8"/>
                <w:rFonts w:eastAsia="Calibri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_Toc67659656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55" w:author="Владимир Лаут" w:date="2021-03-26T14:00:00Z"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  <w:r w:rsidRPr="00A245A2">
              <w:rPr>
                <w:rStyle w:val="a8"/>
              </w:rPr>
              <w:fldChar w:fldCharType="end"/>
            </w:r>
          </w:ins>
        </w:p>
        <w:p w14:paraId="511A9692" w14:textId="7ED802FC" w:rsidR="00057EC9" w:rsidRDefault="00057EC9">
          <w:pPr>
            <w:pStyle w:val="24"/>
            <w:rPr>
              <w:ins w:id="156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57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"_Toc67659657"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1.  Модели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_Toc67659657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8" w:author="Владимир Лаут" w:date="2021-03-26T14:00:00Z"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040F4013" w14:textId="4DCD6384" w:rsidR="00057EC9" w:rsidRDefault="00057EC9">
          <w:pPr>
            <w:pStyle w:val="24"/>
            <w:rPr>
              <w:ins w:id="159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60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"_Toc67659658"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2. Реестр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_Toc67659658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1" w:author="Владимир Лаут" w:date="2021-03-26T14:00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5819D4FE" w14:textId="409A9CC4" w:rsidR="00057EC9" w:rsidRDefault="00057EC9">
          <w:pPr>
            <w:pStyle w:val="24"/>
            <w:rPr>
              <w:ins w:id="16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63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"_Toc67659659"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3. 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_Toc67659659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4" w:author="Владимир Лаут" w:date="2021-03-26T14:00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720D0809" w14:textId="1A38BD2D" w:rsidR="00057EC9" w:rsidRDefault="00057EC9">
          <w:pPr>
            <w:pStyle w:val="24"/>
            <w:rPr>
              <w:ins w:id="165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66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"_Toc67659660"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4. 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_Toc67659660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7" w:author="Владимир Лаут" w:date="2021-03-26T14:00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78FA3375" w14:textId="519490DA" w:rsidR="00057EC9" w:rsidRDefault="00057EC9">
          <w:pPr>
            <w:pStyle w:val="24"/>
            <w:rPr>
              <w:ins w:id="168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69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"_Toc67659661"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РП1-6: 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_Toc67659661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0" w:author="Владимир Лаут" w:date="2021-03-26T14:00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319508D0" w14:textId="0E49C531" w:rsidR="00057EC9" w:rsidRDefault="00057EC9">
          <w:pPr>
            <w:pStyle w:val="24"/>
            <w:rPr>
              <w:ins w:id="171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72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"_Toc67659662"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РиК1. Матрица рисков и контрольных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_Toc67659662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3" w:author="Владимир Лаут" w:date="2021-03-26T14:00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3D7FF066" w14:textId="3EB18E56" w:rsidR="00057EC9" w:rsidRDefault="00057EC9">
          <w:pPr>
            <w:pStyle w:val="24"/>
            <w:rPr>
              <w:ins w:id="174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ins w:id="175" w:author="Владимир Лаут" w:date="2021-03-26T14:00:00Z">
            <w:r w:rsidRPr="00A245A2">
              <w:rPr>
                <w:rStyle w:val="a8"/>
                <w:noProof/>
              </w:rPr>
              <w:fldChar w:fldCharType="begin"/>
            </w:r>
            <w:r w:rsidRPr="00A245A2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"_Toc67659663"</w:instrText>
            </w:r>
            <w:r w:rsidRPr="00A245A2">
              <w:rPr>
                <w:rStyle w:val="a8"/>
                <w:noProof/>
              </w:rPr>
              <w:instrText xml:space="preserve"> </w:instrText>
            </w:r>
            <w:r w:rsidRPr="00A245A2">
              <w:rPr>
                <w:rStyle w:val="a8"/>
                <w:noProof/>
              </w:rPr>
              <w:fldChar w:fldCharType="separate"/>
            </w:r>
            <w:r w:rsidRPr="00A245A2">
              <w:rPr>
                <w:rStyle w:val="a8"/>
                <w:rFonts w:eastAsiaTheme="majorEastAsia" w:cstheme="majorBidi"/>
                <w:noProof/>
              </w:rPr>
              <w:t>9.7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A245A2">
              <w:rPr>
                <w:rStyle w:val="a8"/>
                <w:rFonts w:eastAsiaTheme="majorEastAsia" w:cstheme="majorBidi"/>
                <w:noProof/>
              </w:rPr>
              <w:t>Приложение № КП1. Матрица конфликтов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_Toc67659663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6" w:author="Владимир Лаут" w:date="2021-03-26T14:00:00Z"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  <w:r w:rsidRPr="00A245A2">
              <w:rPr>
                <w:rStyle w:val="a8"/>
                <w:noProof/>
              </w:rPr>
              <w:fldChar w:fldCharType="end"/>
            </w:r>
          </w:ins>
        </w:p>
        <w:p w14:paraId="53DA7262" w14:textId="703654EA" w:rsidR="00314C95" w:rsidDel="00057EC9" w:rsidRDefault="00314C95">
          <w:pPr>
            <w:pStyle w:val="14"/>
            <w:rPr>
              <w:del w:id="177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78" w:author="Владимир Лаут" w:date="2021-03-26T14:00:00Z">
            <w:r w:rsidRPr="00057EC9" w:rsidDel="00057EC9">
              <w:rPr>
                <w:rPrChange w:id="179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Оглавление</w:delText>
            </w:r>
            <w:r w:rsidDel="00057EC9">
              <w:rPr>
                <w:webHidden/>
              </w:rPr>
              <w:tab/>
              <w:delText>4</w:delText>
            </w:r>
          </w:del>
        </w:p>
        <w:p w14:paraId="7E62EDBE" w14:textId="5310FABA" w:rsidR="00314C95" w:rsidDel="00057EC9" w:rsidRDefault="00314C95">
          <w:pPr>
            <w:pStyle w:val="14"/>
            <w:rPr>
              <w:del w:id="180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1" w:author="Владимир Лаут" w:date="2021-03-26T14:00:00Z">
            <w:r w:rsidRPr="00057EC9" w:rsidDel="00057EC9">
              <w:rPr>
                <w:rPrChange w:id="182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1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PrChange w:id="183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Глоссарий</w:delText>
            </w:r>
            <w:r w:rsidDel="00057EC9">
              <w:rPr>
                <w:webHidden/>
              </w:rPr>
              <w:tab/>
              <w:delText>5</w:delText>
            </w:r>
          </w:del>
        </w:p>
        <w:p w14:paraId="3447918D" w14:textId="3F0D1E97" w:rsidR="00314C95" w:rsidDel="00057EC9" w:rsidRDefault="00314C95">
          <w:pPr>
            <w:pStyle w:val="14"/>
            <w:rPr>
              <w:del w:id="184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5" w:author="Владимир Лаут" w:date="2021-03-26T14:00:00Z">
            <w:r w:rsidRPr="00057EC9" w:rsidDel="00057EC9">
              <w:rPr>
                <w:rPrChange w:id="186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2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PrChange w:id="187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Назначение документа</w:delText>
            </w:r>
            <w:r w:rsidDel="00057EC9">
              <w:rPr>
                <w:webHidden/>
              </w:rPr>
              <w:tab/>
              <w:delText>5</w:delText>
            </w:r>
          </w:del>
        </w:p>
        <w:p w14:paraId="38A7AE0F" w14:textId="287604B4" w:rsidR="00314C95" w:rsidDel="00057EC9" w:rsidRDefault="00314C95">
          <w:pPr>
            <w:pStyle w:val="14"/>
            <w:rPr>
              <w:del w:id="188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9" w:author="Владимир Лаут" w:date="2021-03-26T14:00:00Z">
            <w:r w:rsidRPr="00057EC9" w:rsidDel="00057EC9">
              <w:rPr>
                <w:rPrChange w:id="190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3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PrChange w:id="191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Предпосылки успешной реализации</w:delText>
            </w:r>
            <w:r w:rsidDel="00057EC9">
              <w:rPr>
                <w:webHidden/>
              </w:rPr>
              <w:tab/>
              <w:delText>5</w:delText>
            </w:r>
          </w:del>
        </w:p>
        <w:p w14:paraId="13CD3524" w14:textId="74B02777" w:rsidR="00314C95" w:rsidDel="00057EC9" w:rsidRDefault="00314C95">
          <w:pPr>
            <w:pStyle w:val="14"/>
            <w:rPr>
              <w:del w:id="192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3" w:author="Владимир Лаут" w:date="2021-03-26T14:00:00Z">
            <w:r w:rsidRPr="00057EC9" w:rsidDel="00057EC9">
              <w:rPr>
                <w:rFonts w:eastAsia="Calibri"/>
                <w:rPrChange w:id="194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4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Fonts w:eastAsia="Calibri"/>
                <w:rPrChange w:id="195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Бизнес-требования</w:delText>
            </w:r>
            <w:r w:rsidDel="00057EC9">
              <w:rPr>
                <w:webHidden/>
              </w:rPr>
              <w:tab/>
              <w:delText>6</w:delText>
            </w:r>
          </w:del>
        </w:p>
        <w:p w14:paraId="427C68B1" w14:textId="3CF360C4" w:rsidR="00314C95" w:rsidDel="00057EC9" w:rsidRDefault="00314C95">
          <w:pPr>
            <w:pStyle w:val="14"/>
            <w:rPr>
              <w:del w:id="196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7" w:author="Владимир Лаут" w:date="2021-03-26T14:00:00Z">
            <w:r w:rsidRPr="00057EC9" w:rsidDel="00057EC9">
              <w:rPr>
                <w:rFonts w:eastAsia="Calibri"/>
                <w:rPrChange w:id="198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5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Fonts w:eastAsia="Calibri"/>
                <w:rPrChange w:id="199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Реализация бизнес-процессов</w:delText>
            </w:r>
            <w:r w:rsidDel="00057EC9">
              <w:rPr>
                <w:webHidden/>
              </w:rPr>
              <w:tab/>
              <w:delText>6</w:delText>
            </w:r>
          </w:del>
        </w:p>
        <w:p w14:paraId="39C91422" w14:textId="089EF801" w:rsidR="00314C95" w:rsidDel="00057EC9" w:rsidRDefault="00314C95">
          <w:pPr>
            <w:pStyle w:val="24"/>
            <w:rPr>
              <w:del w:id="200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01" w:author="Владимир Лаут" w:date="2021-03-26T14:00:00Z">
            <w:r w:rsidRPr="00057EC9" w:rsidDel="00057EC9">
              <w:rPr>
                <w:rFonts w:eastAsiaTheme="majorEastAsia"/>
                <w:rPrChange w:id="202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5.1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03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Описание бизнес-процессов</w:delText>
            </w:r>
            <w:r w:rsidDel="00057EC9">
              <w:rPr>
                <w:noProof/>
                <w:webHidden/>
              </w:rPr>
              <w:tab/>
              <w:delText>6</w:delText>
            </w:r>
          </w:del>
        </w:p>
        <w:p w14:paraId="72164147" w14:textId="5DDA1108" w:rsidR="00314C95" w:rsidDel="00057EC9" w:rsidRDefault="00314C95">
          <w:pPr>
            <w:pStyle w:val="33"/>
            <w:rPr>
              <w:del w:id="204" w:author="Владимир Лаут" w:date="2021-03-26T14:00:00Z"/>
              <w:rFonts w:eastAsiaTheme="minorEastAsia" w:cstheme="minorBidi"/>
              <w:noProof/>
              <w:lang w:eastAsia="ru-RU"/>
            </w:rPr>
          </w:pPr>
          <w:del w:id="205" w:author="Владимир Лаут" w:date="2021-03-26T14:00:00Z">
            <w:r w:rsidRPr="00057EC9" w:rsidDel="00057EC9">
              <w:rPr>
                <w:rFonts w:eastAsiaTheme="majorEastAsia"/>
                <w:rPrChange w:id="206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5.1.1</w:delText>
            </w:r>
            <w:r w:rsidDel="00057EC9">
              <w:rPr>
                <w:rFonts w:eastAsiaTheme="minorEastAsia" w:cstheme="minorBidi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07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Описание бизнес-процесса ПП-07.01.02.03-ERP Консервация/Расконсервация ПА</w:delText>
            </w:r>
            <w:r w:rsidDel="00057EC9">
              <w:rPr>
                <w:noProof/>
                <w:webHidden/>
              </w:rPr>
              <w:tab/>
              <w:delText>6</w:delText>
            </w:r>
          </w:del>
        </w:p>
        <w:p w14:paraId="5AD33455" w14:textId="3AA4EAFD" w:rsidR="00314C95" w:rsidDel="00057EC9" w:rsidRDefault="00314C95">
          <w:pPr>
            <w:pStyle w:val="33"/>
            <w:rPr>
              <w:del w:id="208" w:author="Владимир Лаут" w:date="2021-03-26T14:00:00Z"/>
              <w:rFonts w:eastAsiaTheme="minorEastAsia" w:cstheme="minorBidi"/>
              <w:noProof/>
              <w:lang w:eastAsia="ru-RU"/>
            </w:rPr>
          </w:pPr>
          <w:del w:id="209" w:author="Владимир Лаут" w:date="2021-03-26T14:00:00Z">
            <w:r w:rsidRPr="00057EC9" w:rsidDel="00057EC9">
              <w:rPr>
                <w:rFonts w:eastAsiaTheme="majorEastAsia"/>
                <w:rPrChange w:id="210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5.1.2</w:delText>
            </w:r>
            <w:r w:rsidDel="00057EC9">
              <w:rPr>
                <w:rFonts w:eastAsiaTheme="minorEastAsia" w:cstheme="minorBidi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11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Описание бизнес-процесса ПП-07.01.02.04-ERP Вывод производственных активов из эксплуатации (списание ОС и утилизация)</w:delText>
            </w:r>
            <w:r w:rsidDel="00057EC9">
              <w:rPr>
                <w:noProof/>
                <w:webHidden/>
              </w:rPr>
              <w:tab/>
              <w:delText>7</w:delText>
            </w:r>
          </w:del>
        </w:p>
        <w:p w14:paraId="738B7E50" w14:textId="54E2C843" w:rsidR="00314C95" w:rsidDel="00057EC9" w:rsidRDefault="00314C95">
          <w:pPr>
            <w:pStyle w:val="24"/>
            <w:rPr>
              <w:del w:id="21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13" w:author="Владимир Лаут" w:date="2021-03-26T14:00:00Z">
            <w:r w:rsidRPr="00057EC9" w:rsidDel="00057EC9">
              <w:rPr>
                <w:rFonts w:eastAsiaTheme="majorEastAsia"/>
                <w:rPrChange w:id="214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5.2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15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Описание шагов бизнес-овпроцессов</w:delText>
            </w:r>
            <w:r w:rsidDel="00057EC9">
              <w:rPr>
                <w:noProof/>
                <w:webHidden/>
              </w:rPr>
              <w:tab/>
              <w:delText>9</w:delText>
            </w:r>
          </w:del>
        </w:p>
        <w:p w14:paraId="4979B04F" w14:textId="6F1DB373" w:rsidR="00314C95" w:rsidDel="00057EC9" w:rsidRDefault="00314C95">
          <w:pPr>
            <w:pStyle w:val="33"/>
            <w:rPr>
              <w:del w:id="216" w:author="Владимир Лаут" w:date="2021-03-26T14:00:00Z"/>
              <w:rFonts w:eastAsiaTheme="minorEastAsia" w:cstheme="minorBidi"/>
              <w:noProof/>
              <w:lang w:eastAsia="ru-RU"/>
            </w:rPr>
          </w:pPr>
          <w:del w:id="217" w:author="Владимир Лаут" w:date="2021-03-26T14:00:00Z">
            <w:r w:rsidRPr="00057EC9" w:rsidDel="00057EC9">
              <w:rPr>
                <w:rFonts w:eastAsiaTheme="majorEastAsia"/>
                <w:rPrChange w:id="218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5.2.1</w:delText>
            </w:r>
            <w:r w:rsidDel="00057EC9">
              <w:rPr>
                <w:rFonts w:eastAsiaTheme="minorEastAsia" w:cstheme="minorBidi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19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Описание шагов бизнес-процесса ПП-07.01.02.03-ERP Консервация/Расконсервация ПА</w:delText>
            </w:r>
            <w:r w:rsidDel="00057EC9">
              <w:rPr>
                <w:noProof/>
                <w:webHidden/>
              </w:rPr>
              <w:tab/>
              <w:delText>9</w:delText>
            </w:r>
          </w:del>
        </w:p>
        <w:p w14:paraId="5C6D9A3E" w14:textId="3CE3DF7F" w:rsidR="00314C95" w:rsidDel="00057EC9" w:rsidRDefault="00314C95">
          <w:pPr>
            <w:pStyle w:val="33"/>
            <w:rPr>
              <w:del w:id="220" w:author="Владимир Лаут" w:date="2021-03-26T14:00:00Z"/>
              <w:rFonts w:eastAsiaTheme="minorEastAsia" w:cstheme="minorBidi"/>
              <w:noProof/>
              <w:lang w:eastAsia="ru-RU"/>
            </w:rPr>
          </w:pPr>
          <w:del w:id="221" w:author="Владимир Лаут" w:date="2021-03-26T14:00:00Z">
            <w:r w:rsidRPr="00057EC9" w:rsidDel="00057EC9">
              <w:rPr>
                <w:rFonts w:eastAsiaTheme="majorEastAsia"/>
                <w:rPrChange w:id="222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5.2.2</w:delText>
            </w:r>
            <w:r w:rsidDel="00057EC9">
              <w:rPr>
                <w:rFonts w:eastAsiaTheme="minorEastAsia" w:cstheme="minorBidi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23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Описание шагов бизнес-процесса ПП-07.01.02.04-ERP Вывод производственных активов из эксплуатации (списание ОС и утилизация)</w:delText>
            </w:r>
            <w:r w:rsidDel="00057EC9">
              <w:rPr>
                <w:noProof/>
                <w:webHidden/>
              </w:rPr>
              <w:tab/>
              <w:delText>14</w:delText>
            </w:r>
          </w:del>
        </w:p>
        <w:p w14:paraId="73C32AAA" w14:textId="31626A90" w:rsidR="00314C95" w:rsidDel="00057EC9" w:rsidRDefault="00314C95">
          <w:pPr>
            <w:pStyle w:val="24"/>
            <w:rPr>
              <w:del w:id="224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25" w:author="Владимир Лаут" w:date="2021-03-26T14:00:00Z">
            <w:r w:rsidRPr="00057EC9" w:rsidDel="00057EC9">
              <w:rPr>
                <w:rFonts w:eastAsiaTheme="majorEastAsia"/>
                <w:rPrChange w:id="226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5.3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27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Роли и полномочия</w:delText>
            </w:r>
            <w:r w:rsidDel="00057EC9">
              <w:rPr>
                <w:noProof/>
                <w:webHidden/>
              </w:rPr>
              <w:tab/>
              <w:delText>17</w:delText>
            </w:r>
          </w:del>
        </w:p>
        <w:p w14:paraId="2148BC69" w14:textId="27ECCD55" w:rsidR="00314C95" w:rsidDel="00057EC9" w:rsidRDefault="00314C95">
          <w:pPr>
            <w:pStyle w:val="24"/>
            <w:rPr>
              <w:del w:id="228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29" w:author="Владимир Лаут" w:date="2021-03-26T14:00:00Z">
            <w:r w:rsidRPr="00057EC9" w:rsidDel="00057EC9">
              <w:rPr>
                <w:rFonts w:eastAsiaTheme="majorEastAsia"/>
                <w:rPrChange w:id="230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5.4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31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Риски и контрольные процедуры</w:delText>
            </w:r>
            <w:r w:rsidDel="00057EC9">
              <w:rPr>
                <w:noProof/>
                <w:webHidden/>
              </w:rPr>
              <w:tab/>
              <w:delText>17</w:delText>
            </w:r>
          </w:del>
        </w:p>
        <w:p w14:paraId="7E70DD56" w14:textId="3035AD73" w:rsidR="00314C95" w:rsidDel="00057EC9" w:rsidRDefault="00314C95">
          <w:pPr>
            <w:pStyle w:val="33"/>
            <w:rPr>
              <w:del w:id="232" w:author="Владимир Лаут" w:date="2021-03-26T14:00:00Z"/>
              <w:rFonts w:eastAsiaTheme="minorEastAsia" w:cstheme="minorBidi"/>
              <w:noProof/>
              <w:lang w:eastAsia="ru-RU"/>
            </w:rPr>
          </w:pPr>
          <w:del w:id="233" w:author="Владимир Лаут" w:date="2021-03-26T14:00:00Z">
            <w:r w:rsidRPr="00057EC9" w:rsidDel="00057EC9">
              <w:rPr>
                <w:rFonts w:eastAsiaTheme="majorEastAsia"/>
                <w:rPrChange w:id="234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5.4.1</w:delText>
            </w:r>
            <w:r w:rsidDel="00057EC9">
              <w:rPr>
                <w:rFonts w:eastAsiaTheme="minorEastAsia" w:cstheme="minorBidi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35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Риски и контроли</w:delText>
            </w:r>
            <w:r w:rsidDel="00057EC9">
              <w:rPr>
                <w:noProof/>
                <w:webHidden/>
              </w:rPr>
              <w:tab/>
              <w:delText>17</w:delText>
            </w:r>
          </w:del>
        </w:p>
        <w:p w14:paraId="4AE81A3D" w14:textId="693150CB" w:rsidR="00314C95" w:rsidDel="00057EC9" w:rsidRDefault="00314C95">
          <w:pPr>
            <w:pStyle w:val="33"/>
            <w:rPr>
              <w:del w:id="236" w:author="Владимир Лаут" w:date="2021-03-26T14:00:00Z"/>
              <w:rFonts w:eastAsiaTheme="minorEastAsia" w:cstheme="minorBidi"/>
              <w:noProof/>
              <w:lang w:eastAsia="ru-RU"/>
            </w:rPr>
          </w:pPr>
          <w:del w:id="237" w:author="Владимир Лаут" w:date="2021-03-26T14:00:00Z">
            <w:r w:rsidRPr="00057EC9" w:rsidDel="00057EC9">
              <w:rPr>
                <w:rFonts w:eastAsiaTheme="majorEastAsia"/>
                <w:rPrChange w:id="238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5.4.2</w:delText>
            </w:r>
            <w:r w:rsidDel="00057EC9">
              <w:rPr>
                <w:rFonts w:eastAsiaTheme="minorEastAsia" w:cstheme="minorBidi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39" w:author="Владимир Лаут" w:date="2021-03-26T14:00:00Z">
                  <w:rPr>
                    <w:rStyle w:val="a8"/>
                    <w:rFonts w:eastAsiaTheme="majorEastAsia" w:cstheme="majorBidi"/>
                    <w:noProof/>
                  </w:rPr>
                </w:rPrChange>
              </w:rPr>
              <w:delText>Разделение полномочий</w:delText>
            </w:r>
            <w:r w:rsidDel="00057EC9">
              <w:rPr>
                <w:noProof/>
                <w:webHidden/>
              </w:rPr>
              <w:tab/>
              <w:delText>18</w:delText>
            </w:r>
          </w:del>
        </w:p>
        <w:p w14:paraId="45436283" w14:textId="28FB6796" w:rsidR="00314C95" w:rsidDel="00057EC9" w:rsidRDefault="00314C95">
          <w:pPr>
            <w:pStyle w:val="24"/>
            <w:rPr>
              <w:del w:id="240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41" w:author="Владимир Лаут" w:date="2021-03-26T14:00:00Z">
            <w:r w:rsidRPr="00057EC9" w:rsidDel="00057EC9">
              <w:rPr>
                <w:rFonts w:eastAsiaTheme="majorEastAsia"/>
                <w:rPrChange w:id="242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5.5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43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Интеграционные точки со смежными процессами</w:delText>
            </w:r>
            <w:r w:rsidDel="00057EC9">
              <w:rPr>
                <w:noProof/>
                <w:webHidden/>
              </w:rPr>
              <w:tab/>
              <w:delText>20</w:delText>
            </w:r>
          </w:del>
        </w:p>
        <w:p w14:paraId="452718F3" w14:textId="562844F7" w:rsidR="00314C95" w:rsidDel="00057EC9" w:rsidRDefault="00314C95">
          <w:pPr>
            <w:pStyle w:val="24"/>
            <w:rPr>
              <w:del w:id="244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45" w:author="Владимир Лаут" w:date="2021-03-26T14:00:00Z">
            <w:r w:rsidRPr="00057EC9" w:rsidDel="00057EC9">
              <w:rPr>
                <w:rFonts w:eastAsiaTheme="majorEastAsia"/>
                <w:rPrChange w:id="246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5.6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47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Основные данные</w:delText>
            </w:r>
            <w:r w:rsidDel="00057EC9">
              <w:rPr>
                <w:noProof/>
                <w:webHidden/>
              </w:rPr>
              <w:tab/>
              <w:delText>23</w:delText>
            </w:r>
          </w:del>
        </w:p>
        <w:p w14:paraId="07F5088F" w14:textId="56D18722" w:rsidR="00314C95" w:rsidDel="00057EC9" w:rsidRDefault="00314C95">
          <w:pPr>
            <w:pStyle w:val="24"/>
            <w:rPr>
              <w:del w:id="248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49" w:author="Владимир Лаут" w:date="2021-03-26T14:00:00Z">
            <w:r w:rsidRPr="00057EC9" w:rsidDel="00057EC9">
              <w:rPr>
                <w:rFonts w:eastAsiaTheme="majorEastAsia"/>
                <w:rPrChange w:id="250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5.7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51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Транзакционные данные</w:delText>
            </w:r>
            <w:r w:rsidDel="00057EC9">
              <w:rPr>
                <w:noProof/>
                <w:webHidden/>
              </w:rPr>
              <w:tab/>
              <w:delText>23</w:delText>
            </w:r>
          </w:del>
        </w:p>
        <w:p w14:paraId="5E56071A" w14:textId="44241D22" w:rsidR="00314C95" w:rsidDel="00057EC9" w:rsidRDefault="00314C95">
          <w:pPr>
            <w:pStyle w:val="24"/>
            <w:rPr>
              <w:del w:id="25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53" w:author="Владимир Лаут" w:date="2021-03-26T14:00:00Z">
            <w:r w:rsidRPr="00057EC9" w:rsidDel="00057EC9">
              <w:rPr>
                <w:rFonts w:eastAsiaTheme="majorEastAsia"/>
                <w:rPrChange w:id="254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5.8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55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Отчетность и выходные формы</w:delText>
            </w:r>
            <w:r w:rsidDel="00057EC9">
              <w:rPr>
                <w:noProof/>
                <w:webHidden/>
              </w:rPr>
              <w:tab/>
              <w:delText>25</w:delText>
            </w:r>
          </w:del>
        </w:p>
        <w:p w14:paraId="255B5048" w14:textId="6A23A92F" w:rsidR="00314C95" w:rsidDel="00057EC9" w:rsidRDefault="00314C95">
          <w:pPr>
            <w:pStyle w:val="24"/>
            <w:rPr>
              <w:del w:id="256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57" w:author="Владимир Лаут" w:date="2021-03-26T14:00:00Z">
            <w:r w:rsidRPr="00057EC9" w:rsidDel="00057EC9">
              <w:rPr>
                <w:rFonts w:eastAsiaTheme="majorEastAsia"/>
                <w:rPrChange w:id="258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5.9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59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Перечень доработок, Разработок и интеграция (интерфейсы)</w:delText>
            </w:r>
            <w:r w:rsidDel="00057EC9">
              <w:rPr>
                <w:noProof/>
                <w:webHidden/>
              </w:rPr>
              <w:tab/>
              <w:delText>26</w:delText>
            </w:r>
          </w:del>
        </w:p>
        <w:p w14:paraId="3B2399D9" w14:textId="77C15EC6" w:rsidR="00314C95" w:rsidDel="00057EC9" w:rsidRDefault="00314C95">
          <w:pPr>
            <w:pStyle w:val="24"/>
            <w:rPr>
              <w:del w:id="260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61" w:author="Владимир Лаут" w:date="2021-03-26T14:00:00Z">
            <w:r w:rsidRPr="00057EC9" w:rsidDel="00057EC9">
              <w:rPr>
                <w:rFonts w:eastAsiaTheme="majorEastAsia"/>
                <w:rPrChange w:id="262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5.10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63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Особенности технической реализации</w:delText>
            </w:r>
            <w:r w:rsidDel="00057EC9">
              <w:rPr>
                <w:noProof/>
                <w:webHidden/>
              </w:rPr>
              <w:tab/>
              <w:delText>26</w:delText>
            </w:r>
          </w:del>
        </w:p>
        <w:p w14:paraId="5FD1DC71" w14:textId="108CA629" w:rsidR="00314C95" w:rsidDel="00057EC9" w:rsidRDefault="00314C95">
          <w:pPr>
            <w:pStyle w:val="14"/>
            <w:rPr>
              <w:del w:id="264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65" w:author="Владимир Лаут" w:date="2021-03-26T14:00:00Z">
            <w:r w:rsidRPr="00057EC9" w:rsidDel="00057EC9">
              <w:rPr>
                <w:rPrChange w:id="266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6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PrChange w:id="267" w:author="Владимир Лаут" w:date="2021-03-26T14:00:00Z">
                  <w:rPr>
                    <w:rStyle w:val="a8"/>
                    <w:b w:val="0"/>
                  </w:rPr>
                </w:rPrChange>
              </w:rPr>
              <w:delText>Информационная Безопасность</w:delText>
            </w:r>
            <w:r w:rsidDel="00057EC9">
              <w:rPr>
                <w:webHidden/>
              </w:rPr>
              <w:tab/>
              <w:delText>28</w:delText>
            </w:r>
          </w:del>
        </w:p>
        <w:p w14:paraId="1102C740" w14:textId="6A75D523" w:rsidR="00314C95" w:rsidDel="00057EC9" w:rsidRDefault="00314C95">
          <w:pPr>
            <w:pStyle w:val="14"/>
            <w:rPr>
              <w:del w:id="268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69" w:author="Владимир Лаут" w:date="2021-03-26T14:00:00Z">
            <w:r w:rsidRPr="00057EC9" w:rsidDel="00057EC9">
              <w:rPr>
                <w:rFonts w:eastAsia="Calibri"/>
                <w:rPrChange w:id="270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7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Fonts w:eastAsia="Calibri"/>
                <w:rPrChange w:id="271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Организационные изменения</w:delText>
            </w:r>
            <w:r w:rsidDel="00057EC9">
              <w:rPr>
                <w:webHidden/>
              </w:rPr>
              <w:tab/>
              <w:delText>28</w:delText>
            </w:r>
          </w:del>
        </w:p>
        <w:p w14:paraId="32A2A0D1" w14:textId="2A307A77" w:rsidR="00314C95" w:rsidDel="00057EC9" w:rsidRDefault="00314C95">
          <w:pPr>
            <w:pStyle w:val="24"/>
            <w:rPr>
              <w:del w:id="27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73" w:author="Владимир Лаут" w:date="2021-03-26T14:00:00Z">
            <w:r w:rsidRPr="00057EC9" w:rsidDel="00057EC9">
              <w:rPr>
                <w:rFonts w:eastAsiaTheme="majorEastAsia"/>
                <w:rPrChange w:id="274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7.1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75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Ключевые процессные изменения и области улучшений</w:delText>
            </w:r>
            <w:r w:rsidDel="00057EC9">
              <w:rPr>
                <w:noProof/>
                <w:webHidden/>
              </w:rPr>
              <w:tab/>
              <w:delText>28</w:delText>
            </w:r>
          </w:del>
        </w:p>
        <w:p w14:paraId="24003F1B" w14:textId="3B89357F" w:rsidR="00314C95" w:rsidDel="00057EC9" w:rsidRDefault="00314C95">
          <w:pPr>
            <w:pStyle w:val="24"/>
            <w:rPr>
              <w:del w:id="276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77" w:author="Владимир Лаут" w:date="2021-03-26T14:00:00Z">
            <w:r w:rsidRPr="00057EC9" w:rsidDel="00057EC9">
              <w:rPr>
                <w:rFonts w:eastAsiaTheme="majorEastAsia"/>
                <w:rPrChange w:id="278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7.2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79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Организационные аспекты</w:delText>
            </w:r>
            <w:r w:rsidDel="00057EC9">
              <w:rPr>
                <w:noProof/>
                <w:webHidden/>
              </w:rPr>
              <w:tab/>
              <w:delText>29</w:delText>
            </w:r>
          </w:del>
        </w:p>
        <w:p w14:paraId="3881A5BB" w14:textId="61D247F8" w:rsidR="00314C95" w:rsidDel="00057EC9" w:rsidRDefault="00314C95">
          <w:pPr>
            <w:pStyle w:val="14"/>
            <w:rPr>
              <w:del w:id="280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81" w:author="Владимир Лаут" w:date="2021-03-26T14:00:00Z">
            <w:r w:rsidRPr="00057EC9" w:rsidDel="00057EC9">
              <w:rPr>
                <w:rFonts w:eastAsia="Calibri"/>
                <w:rPrChange w:id="282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8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Fonts w:eastAsia="Calibri"/>
                <w:rPrChange w:id="283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Открытые вопросы</w:delText>
            </w:r>
            <w:r w:rsidDel="00057EC9">
              <w:rPr>
                <w:webHidden/>
              </w:rPr>
              <w:tab/>
              <w:delText>29</w:delText>
            </w:r>
          </w:del>
        </w:p>
        <w:p w14:paraId="60BFD63E" w14:textId="4732012D" w:rsidR="00314C95" w:rsidDel="00057EC9" w:rsidRDefault="00314C95">
          <w:pPr>
            <w:pStyle w:val="14"/>
            <w:rPr>
              <w:del w:id="284" w:author="Владимир Лаут" w:date="2021-03-26T14:0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85" w:author="Владимир Лаут" w:date="2021-03-26T14:00:00Z">
            <w:r w:rsidRPr="00057EC9" w:rsidDel="00057EC9">
              <w:rPr>
                <w:rFonts w:eastAsia="Calibri"/>
                <w:rPrChange w:id="286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9</w:delText>
            </w:r>
            <w:r w:rsidDel="00057EC9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57EC9" w:rsidDel="00057EC9">
              <w:rPr>
                <w:rFonts w:eastAsia="Calibri"/>
                <w:rPrChange w:id="287" w:author="Владимир Лаут" w:date="2021-03-26T14:00:00Z">
                  <w:rPr>
                    <w:rStyle w:val="a8"/>
                    <w:rFonts w:eastAsia="Calibri"/>
                    <w:b w:val="0"/>
                  </w:rPr>
                </w:rPrChange>
              </w:rPr>
              <w:delText>Приложения</w:delText>
            </w:r>
            <w:r w:rsidDel="00057EC9">
              <w:rPr>
                <w:webHidden/>
              </w:rPr>
              <w:tab/>
              <w:delText>29</w:delText>
            </w:r>
          </w:del>
        </w:p>
        <w:p w14:paraId="3A8AE429" w14:textId="46C4D6DB" w:rsidR="00314C95" w:rsidDel="00057EC9" w:rsidRDefault="00314C95">
          <w:pPr>
            <w:pStyle w:val="24"/>
            <w:rPr>
              <w:del w:id="288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89" w:author="Владимир Лаут" w:date="2021-03-26T14:00:00Z">
            <w:r w:rsidRPr="00057EC9" w:rsidDel="00057EC9">
              <w:rPr>
                <w:rFonts w:eastAsiaTheme="majorEastAsia"/>
                <w:rPrChange w:id="290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9.1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91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1.  Модели бизнес-процессов</w:delText>
            </w:r>
            <w:r w:rsidDel="00057EC9">
              <w:rPr>
                <w:noProof/>
                <w:webHidden/>
              </w:rPr>
              <w:tab/>
              <w:delText>29</w:delText>
            </w:r>
          </w:del>
        </w:p>
        <w:p w14:paraId="7D5FD85A" w14:textId="44394C0F" w:rsidR="00314C95" w:rsidDel="00057EC9" w:rsidRDefault="00314C95">
          <w:pPr>
            <w:pStyle w:val="24"/>
            <w:rPr>
              <w:del w:id="29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93" w:author="Владимир Лаут" w:date="2021-03-26T14:00:00Z">
            <w:r w:rsidRPr="00057EC9" w:rsidDel="00057EC9">
              <w:rPr>
                <w:rFonts w:eastAsiaTheme="majorEastAsia"/>
                <w:rPrChange w:id="294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9.2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95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2. Реестр бизнес-требований</w:delText>
            </w:r>
            <w:r w:rsidDel="00057EC9">
              <w:rPr>
                <w:noProof/>
                <w:webHidden/>
              </w:rPr>
              <w:tab/>
              <w:delText>29</w:delText>
            </w:r>
          </w:del>
        </w:p>
        <w:p w14:paraId="60FBDE45" w14:textId="41F25414" w:rsidR="00314C95" w:rsidDel="00057EC9" w:rsidRDefault="00314C95">
          <w:pPr>
            <w:pStyle w:val="24"/>
            <w:rPr>
              <w:del w:id="296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297" w:author="Владимир Лаут" w:date="2021-03-26T14:00:00Z">
            <w:r w:rsidRPr="00057EC9" w:rsidDel="00057EC9">
              <w:rPr>
                <w:rFonts w:eastAsiaTheme="majorEastAsia"/>
                <w:rPrChange w:id="298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9.3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299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3. Описание шагов бизнес-процессов</w:delText>
            </w:r>
            <w:r w:rsidDel="00057EC9">
              <w:rPr>
                <w:noProof/>
                <w:webHidden/>
              </w:rPr>
              <w:tab/>
              <w:delText>29</w:delText>
            </w:r>
          </w:del>
        </w:p>
        <w:p w14:paraId="398AD45C" w14:textId="2954A9DA" w:rsidR="00314C95" w:rsidDel="00057EC9" w:rsidRDefault="00314C95">
          <w:pPr>
            <w:pStyle w:val="24"/>
            <w:rPr>
              <w:del w:id="300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301" w:author="Владимир Лаут" w:date="2021-03-26T14:00:00Z">
            <w:r w:rsidRPr="00057EC9" w:rsidDel="00057EC9">
              <w:rPr>
                <w:rFonts w:eastAsiaTheme="majorEastAsia"/>
                <w:rPrChange w:id="302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9.4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303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4. Прочее</w:delText>
            </w:r>
            <w:r w:rsidDel="00057EC9">
              <w:rPr>
                <w:noProof/>
                <w:webHidden/>
              </w:rPr>
              <w:tab/>
              <w:delText>29</w:delText>
            </w:r>
          </w:del>
        </w:p>
        <w:p w14:paraId="1E01985A" w14:textId="249762EC" w:rsidR="00314C95" w:rsidDel="00057EC9" w:rsidRDefault="00314C95">
          <w:pPr>
            <w:pStyle w:val="24"/>
            <w:rPr>
              <w:del w:id="304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305" w:author="Владимир Лаут" w:date="2021-03-26T14:00:00Z">
            <w:r w:rsidRPr="00057EC9" w:rsidDel="00057EC9">
              <w:rPr>
                <w:rFonts w:eastAsiaTheme="majorEastAsia"/>
                <w:rPrChange w:id="306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9.5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307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РП1-6: Роли и полномочия</w:delText>
            </w:r>
            <w:r w:rsidDel="00057EC9">
              <w:rPr>
                <w:noProof/>
                <w:webHidden/>
              </w:rPr>
              <w:tab/>
              <w:delText>30</w:delText>
            </w:r>
          </w:del>
        </w:p>
        <w:p w14:paraId="3E3E80BF" w14:textId="04C18D7B" w:rsidR="00314C95" w:rsidDel="00057EC9" w:rsidRDefault="00314C95">
          <w:pPr>
            <w:pStyle w:val="24"/>
            <w:rPr>
              <w:del w:id="308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309" w:author="Владимир Лаут" w:date="2021-03-26T14:00:00Z">
            <w:r w:rsidRPr="00057EC9" w:rsidDel="00057EC9">
              <w:rPr>
                <w:rFonts w:eastAsiaTheme="majorEastAsia"/>
                <w:rPrChange w:id="310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9.6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311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РиК1. Матрица рисков и контрольных процедур</w:delText>
            </w:r>
            <w:r w:rsidDel="00057EC9">
              <w:rPr>
                <w:noProof/>
                <w:webHidden/>
              </w:rPr>
              <w:tab/>
              <w:delText>30</w:delText>
            </w:r>
          </w:del>
        </w:p>
        <w:p w14:paraId="7EDE073C" w14:textId="7BC40F44" w:rsidR="00314C95" w:rsidDel="00057EC9" w:rsidRDefault="00314C95">
          <w:pPr>
            <w:pStyle w:val="24"/>
            <w:rPr>
              <w:del w:id="312" w:author="Владимир Лаут" w:date="2021-03-26T14:00:00Z"/>
              <w:rFonts w:eastAsiaTheme="minorEastAsia" w:cstheme="minorBidi"/>
              <w:b w:val="0"/>
              <w:noProof/>
              <w:lang w:eastAsia="ru-RU"/>
            </w:rPr>
          </w:pPr>
          <w:del w:id="313" w:author="Владимир Лаут" w:date="2021-03-26T14:00:00Z">
            <w:r w:rsidRPr="00057EC9" w:rsidDel="00057EC9">
              <w:rPr>
                <w:rFonts w:eastAsiaTheme="majorEastAsia"/>
                <w:rPrChange w:id="314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9.7</w:delText>
            </w:r>
            <w:r w:rsidDel="00057EC9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57EC9" w:rsidDel="00057EC9">
              <w:rPr>
                <w:rFonts w:eastAsiaTheme="majorEastAsia"/>
                <w:rPrChange w:id="315" w:author="Владимир Лаут" w:date="2021-03-26T14:00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КП1. Матрица конфликтов полномочий</w:delText>
            </w:r>
            <w:r w:rsidDel="00057EC9">
              <w:rPr>
                <w:noProof/>
                <w:webHidden/>
              </w:rPr>
              <w:tab/>
              <w:delText>30</w:delText>
            </w:r>
          </w:del>
        </w:p>
        <w:p w14:paraId="1241D6C7" w14:textId="741B260E" w:rsidR="009F5EA5" w:rsidRPr="00F94454" w:rsidRDefault="00B778C7" w:rsidP="00895A65">
          <w:pPr>
            <w:rPr>
              <w:rFonts w:ascii="Arial" w:hAnsi="Arial" w:cs="Arial"/>
            </w:rPr>
          </w:pPr>
          <w:r w:rsidRPr="00F9445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2D959BA" w14:textId="77777777" w:rsidR="009F5EA5" w:rsidRPr="00F94454" w:rsidRDefault="009F5EA5" w:rsidP="00895A65">
      <w:pPr>
        <w:rPr>
          <w:rFonts w:ascii="Arial" w:hAnsi="Arial" w:cs="Arial"/>
        </w:rPr>
      </w:pPr>
    </w:p>
    <w:p w14:paraId="6753E858" w14:textId="77777777" w:rsidR="00252D72" w:rsidRPr="00F94454" w:rsidRDefault="00252D72" w:rsidP="00895A65">
      <w:pPr>
        <w:rPr>
          <w:rFonts w:ascii="Arial" w:hAnsi="Arial" w:cs="Arial"/>
        </w:rPr>
        <w:sectPr w:rsidR="00252D72" w:rsidRPr="00F94454" w:rsidSect="00916FAB">
          <w:headerReference w:type="default" r:id="rId15"/>
          <w:headerReference w:type="first" r:id="rId1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19056585" w14:textId="77777777" w:rsidR="00FA572B" w:rsidRPr="00FA572B" w:rsidRDefault="001135C1" w:rsidP="00FA572B">
      <w:pPr>
        <w:pStyle w:val="1"/>
      </w:pPr>
      <w:bookmarkStart w:id="316" w:name="_Toc521667642"/>
      <w:bookmarkStart w:id="317" w:name="_Toc521685891"/>
      <w:bookmarkStart w:id="318" w:name="_Toc67659630"/>
      <w:r>
        <w:lastRenderedPageBreak/>
        <w:t>Глоссарий</w:t>
      </w:r>
      <w:bookmarkEnd w:id="316"/>
      <w:bookmarkEnd w:id="317"/>
      <w:bookmarkEnd w:id="318"/>
    </w:p>
    <w:p w14:paraId="7F1458DC" w14:textId="5FBD3103" w:rsidR="008C1358" w:rsidRDefault="00FD250B" w:rsidP="008C1358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8305CC">
        <w:rPr>
          <w:rFonts w:ascii="Arial" w:hAnsi="Arial" w:cs="Arial"/>
        </w:rPr>
        <w:t xml:space="preserve">Глоссарий </w:t>
      </w:r>
      <w:r w:rsidR="0093351A" w:rsidRPr="008305CC">
        <w:rPr>
          <w:rFonts w:ascii="Arial" w:hAnsi="Arial" w:cs="Arial"/>
        </w:rPr>
        <w:t>ведётся</w:t>
      </w:r>
      <w:r w:rsidRPr="008305CC">
        <w:rPr>
          <w:rFonts w:ascii="Arial" w:hAnsi="Arial" w:cs="Arial"/>
        </w:rPr>
        <w:t xml:space="preserve"> централизованно на Портале Проекта и доступен по ссылке: </w:t>
      </w:r>
    </w:p>
    <w:p w14:paraId="4AA1DCF1" w14:textId="77777777" w:rsidR="00FD250B" w:rsidRPr="00916FAB" w:rsidRDefault="00FD250B" w:rsidP="008C1358">
      <w:pPr>
        <w:spacing w:after="240" w:line="276" w:lineRule="auto"/>
        <w:ind w:firstLine="567"/>
        <w:jc w:val="left"/>
        <w:rPr>
          <w:rFonts w:ascii="Arial" w:hAnsi="Arial" w:cs="Arial"/>
          <w:b/>
          <w:sz w:val="22"/>
        </w:rPr>
      </w:pPr>
      <w:r w:rsidRPr="008305CC">
        <w:rPr>
          <w:rFonts w:ascii="Arial" w:hAnsi="Arial" w:cs="Arial"/>
          <w:i/>
        </w:rPr>
        <w:t>http://portal.polyus.com/ERP/ERPDocuments/00_Управление проектом/02_Реестры и списки/04_Глоссарий</w:t>
      </w:r>
    </w:p>
    <w:p w14:paraId="3EA5EE7B" w14:textId="77777777" w:rsidR="00FA572B" w:rsidRDefault="001135C1" w:rsidP="00FA572B">
      <w:pPr>
        <w:pStyle w:val="1"/>
      </w:pPr>
      <w:bookmarkStart w:id="319" w:name="_Toc521667643"/>
      <w:bookmarkStart w:id="320" w:name="_Toc521685892"/>
      <w:bookmarkStart w:id="321" w:name="_Toc67659631"/>
      <w:r>
        <w:t>Назн</w:t>
      </w:r>
      <w:r w:rsidR="00A8186B">
        <w:t>а</w:t>
      </w:r>
      <w:r>
        <w:t>чение документа</w:t>
      </w:r>
      <w:bookmarkEnd w:id="319"/>
      <w:bookmarkEnd w:id="320"/>
      <w:bookmarkEnd w:id="321"/>
    </w:p>
    <w:p w14:paraId="7EBAB1DB" w14:textId="77777777" w:rsidR="008C1358" w:rsidRPr="00EB28D7" w:rsidRDefault="003049B1" w:rsidP="00227A0A">
      <w:pPr>
        <w:ind w:firstLine="432"/>
        <w:rPr>
          <w:rFonts w:ascii="Arial" w:hAnsi="Arial" w:cs="Arial"/>
          <w:szCs w:val="24"/>
        </w:rPr>
      </w:pPr>
      <w:r>
        <w:rPr>
          <w:rFonts w:ascii="Arial" w:hAnsi="Arial" w:cs="Arial"/>
        </w:rPr>
        <w:t>Данный документ описывает реализацию бизнес-процессов</w:t>
      </w:r>
      <w:r w:rsidR="00590D7A" w:rsidRPr="00590D7A">
        <w:rPr>
          <w:rFonts w:ascii="Arial" w:hAnsi="Arial" w:cs="Arial"/>
        </w:rPr>
        <w:t xml:space="preserve"> </w:t>
      </w:r>
      <w:r w:rsidR="008C1358" w:rsidRPr="00EB28D7">
        <w:rPr>
          <w:rFonts w:ascii="Arial" w:hAnsi="Arial" w:cs="Arial"/>
          <w:szCs w:val="24"/>
        </w:rPr>
        <w:t>управления производственными активами в части кон</w:t>
      </w:r>
      <w:r w:rsidR="00562456">
        <w:rPr>
          <w:rFonts w:ascii="Arial" w:hAnsi="Arial" w:cs="Arial"/>
          <w:szCs w:val="24"/>
        </w:rPr>
        <w:t>с</w:t>
      </w:r>
      <w:r w:rsidR="008C1358" w:rsidRPr="00EB28D7">
        <w:rPr>
          <w:rFonts w:ascii="Arial" w:hAnsi="Arial" w:cs="Arial"/>
          <w:szCs w:val="24"/>
        </w:rPr>
        <w:t xml:space="preserve">ервации, расконсервации и вывода </w:t>
      </w:r>
      <w:r>
        <w:rPr>
          <w:rFonts w:ascii="Arial" w:hAnsi="Arial" w:cs="Arial"/>
          <w:szCs w:val="24"/>
        </w:rPr>
        <w:t xml:space="preserve">их </w:t>
      </w:r>
      <w:r w:rsidR="008C1358" w:rsidRPr="00EB28D7">
        <w:rPr>
          <w:rFonts w:ascii="Arial" w:hAnsi="Arial" w:cs="Arial"/>
          <w:szCs w:val="24"/>
        </w:rPr>
        <w:t>из эксплуатации.</w:t>
      </w:r>
    </w:p>
    <w:p w14:paraId="5B462235" w14:textId="77777777" w:rsidR="00FF5232" w:rsidRPr="00F94454" w:rsidRDefault="00FF5232" w:rsidP="00FF5232">
      <w:pPr>
        <w:pStyle w:val="1"/>
      </w:pPr>
      <w:bookmarkStart w:id="322" w:name="_Toc469481037"/>
      <w:bookmarkStart w:id="323" w:name="_Toc521667644"/>
      <w:bookmarkStart w:id="324" w:name="_Toc521685893"/>
      <w:bookmarkStart w:id="325" w:name="_Toc67659632"/>
      <w:r w:rsidRPr="00F94454">
        <w:t>Предпосылки успешной реализации</w:t>
      </w:r>
      <w:bookmarkEnd w:id="322"/>
      <w:bookmarkEnd w:id="323"/>
      <w:bookmarkEnd w:id="324"/>
      <w:bookmarkEnd w:id="325"/>
    </w:p>
    <w:p w14:paraId="2C9B2AA4" w14:textId="77777777" w:rsidR="008C1358" w:rsidRDefault="008C1358" w:rsidP="00227A0A">
      <w:pPr>
        <w:spacing w:after="120" w:line="276" w:lineRule="auto"/>
        <w:ind w:firstLine="432"/>
        <w:rPr>
          <w:rFonts w:ascii="Arial" w:hAnsi="Arial" w:cs="Arial"/>
        </w:rPr>
      </w:pPr>
      <w:r w:rsidRPr="00B14753">
        <w:rPr>
          <w:rFonts w:ascii="Arial" w:hAnsi="Arial" w:cs="Arial"/>
        </w:rPr>
        <w:t xml:space="preserve">Для успешной реализации бизнес-процессов </w:t>
      </w:r>
      <w:r w:rsidR="003049B1">
        <w:rPr>
          <w:rFonts w:ascii="Arial" w:hAnsi="Arial" w:cs="Arial"/>
        </w:rPr>
        <w:t>консервации</w:t>
      </w:r>
      <w:r w:rsidR="003049B1" w:rsidRPr="00227A0A">
        <w:rPr>
          <w:rFonts w:ascii="Arial" w:hAnsi="Arial" w:cs="Arial"/>
        </w:rPr>
        <w:t>/</w:t>
      </w:r>
      <w:r w:rsidR="003049B1">
        <w:rPr>
          <w:rFonts w:ascii="Arial" w:hAnsi="Arial" w:cs="Arial"/>
        </w:rPr>
        <w:t>расконсервации и вывод</w:t>
      </w:r>
      <w:r w:rsidR="00590D7A">
        <w:rPr>
          <w:rFonts w:ascii="Arial" w:hAnsi="Arial" w:cs="Arial"/>
        </w:rPr>
        <w:t>а</w:t>
      </w:r>
      <w:r w:rsidR="003049B1">
        <w:rPr>
          <w:rFonts w:ascii="Arial" w:hAnsi="Arial" w:cs="Arial"/>
        </w:rPr>
        <w:t xml:space="preserve"> производственных активов из эксплуатации</w:t>
      </w:r>
      <w:r w:rsidRPr="00B14753">
        <w:rPr>
          <w:rFonts w:ascii="Arial" w:hAnsi="Arial" w:cs="Arial"/>
        </w:rPr>
        <w:t xml:space="preserve"> в системе SAP S4/HANA необходима реализация связанных </w:t>
      </w:r>
      <w:r w:rsidR="003049B1">
        <w:rPr>
          <w:rFonts w:ascii="Arial" w:hAnsi="Arial" w:cs="Arial"/>
        </w:rPr>
        <w:t>бизнес-</w:t>
      </w:r>
      <w:r w:rsidRPr="00B14753">
        <w:rPr>
          <w:rFonts w:ascii="Arial" w:hAnsi="Arial" w:cs="Arial"/>
        </w:rPr>
        <w:t>процессов:</w:t>
      </w:r>
    </w:p>
    <w:p w14:paraId="57BF91D2" w14:textId="6C67F770" w:rsidR="00BD6B48" w:rsidRPr="00227A0A" w:rsidRDefault="00E91514" w:rsidP="006634B6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227A0A">
        <w:rPr>
          <w:rFonts w:ascii="Arial" w:hAnsi="Arial" w:cs="Arial"/>
        </w:rPr>
        <w:t>УП-03.03.0</w:t>
      </w:r>
      <w:ins w:id="326" w:author="Кононов Александр Валерьевич (Подрядчик. ООО БерингПойнт)" w:date="2020-04-16T07:15:00Z">
        <w:r w:rsidR="00C80663">
          <w:rPr>
            <w:rFonts w:ascii="Arial" w:hAnsi="Arial" w:cs="Arial"/>
          </w:rPr>
          <w:t>1</w:t>
        </w:r>
      </w:ins>
      <w:del w:id="327" w:author="Кононов Александр Валерьевич (Подрядчик. ООО БерингПойнт)" w:date="2020-04-16T07:15:00Z">
        <w:r w:rsidRPr="00227A0A" w:rsidDel="00C80663">
          <w:rPr>
            <w:rFonts w:ascii="Arial" w:hAnsi="Arial" w:cs="Arial"/>
          </w:rPr>
          <w:delText>4</w:delText>
        </w:r>
      </w:del>
      <w:r w:rsidRPr="00227A0A">
        <w:rPr>
          <w:rFonts w:ascii="Arial" w:hAnsi="Arial" w:cs="Arial"/>
        </w:rPr>
        <w:t>.0</w:t>
      </w:r>
      <w:ins w:id="328" w:author="Кононов Александр Валерьевич (Подрядчик. ООО БерингПойнт)" w:date="2020-04-16T07:15:00Z">
        <w:r w:rsidR="00C80663">
          <w:rPr>
            <w:rFonts w:ascii="Arial" w:hAnsi="Arial" w:cs="Arial"/>
          </w:rPr>
          <w:t>2</w:t>
        </w:r>
      </w:ins>
      <w:del w:id="329" w:author="Кононов Александр Валерьевич (Подрядчик. ООО БерингПойнт)" w:date="2020-04-16T07:15:00Z">
        <w:r w:rsidRPr="00227A0A" w:rsidDel="00C80663">
          <w:rPr>
            <w:rFonts w:ascii="Arial" w:hAnsi="Arial" w:cs="Arial"/>
          </w:rPr>
          <w:delText>1</w:delText>
        </w:r>
      </w:del>
      <w:r w:rsidRPr="00227A0A">
        <w:rPr>
          <w:rFonts w:ascii="Arial" w:hAnsi="Arial" w:cs="Arial"/>
        </w:rPr>
        <w:t xml:space="preserve"> </w:t>
      </w:r>
      <w:ins w:id="330" w:author="Кононов Александр Валерьевич (Подрядчик. ООО БерингПойнт)" w:date="2020-04-16T07:15:00Z">
        <w:r w:rsidR="00C80663">
          <w:rPr>
            <w:rFonts w:ascii="Arial" w:hAnsi="Arial" w:cs="Arial"/>
          </w:rPr>
          <w:t>Годовое планирование производственной программы</w:t>
        </w:r>
      </w:ins>
      <w:del w:id="331" w:author="Кононов Александр Валерьевич (Подрядчик. ООО БерингПойнт)" w:date="2020-04-16T07:15:00Z">
        <w:r w:rsidRPr="00227A0A" w:rsidDel="00C80663">
          <w:rPr>
            <w:rFonts w:ascii="Arial" w:hAnsi="Arial" w:cs="Arial"/>
          </w:rPr>
          <w:delText>Выбор оптимального сценария</w:delText>
        </w:r>
      </w:del>
      <w:r w:rsidR="00BD6B48" w:rsidRPr="00227A0A">
        <w:rPr>
          <w:rFonts w:ascii="Arial" w:hAnsi="Arial" w:cs="Arial"/>
        </w:rPr>
        <w:t>;</w:t>
      </w:r>
    </w:p>
    <w:p w14:paraId="6B4A00A0" w14:textId="55E0F4B3" w:rsidR="00BD6B48" w:rsidRPr="00227A0A" w:rsidRDefault="00E91514" w:rsidP="006634B6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227A0A">
        <w:rPr>
          <w:rFonts w:ascii="Arial" w:hAnsi="Arial" w:cs="Arial"/>
        </w:rPr>
        <w:t>ПП-07.05.03-ERP Формирование и потребление подменного фонда</w:t>
      </w:r>
      <w:r w:rsidR="0080467C">
        <w:rPr>
          <w:rFonts w:ascii="Arial" w:hAnsi="Arial" w:cs="Arial"/>
        </w:rPr>
        <w:t xml:space="preserve"> (описан в КД «</w:t>
      </w:r>
      <w:del w:id="332" w:author="Владимир Лаут" w:date="2021-03-05T15:04:00Z">
        <w:r w:rsidR="0080467C" w:rsidDel="008F6E88">
          <w:rPr>
            <w:rFonts w:ascii="Arial" w:hAnsi="Arial" w:cs="Arial"/>
            <w:lang w:val="en-US"/>
          </w:rPr>
          <w:delText>ERP</w:delText>
        </w:r>
        <w:r w:rsidR="0080467C" w:rsidDel="008F6E88">
          <w:rPr>
            <w:rFonts w:ascii="Arial" w:hAnsi="Arial" w:cs="Arial"/>
          </w:rPr>
          <w:delText>.</w:delText>
        </w:r>
        <w:r w:rsidR="0080467C" w:rsidRPr="001E7C85" w:rsidDel="008F6E88">
          <w:rPr>
            <w:rFonts w:ascii="Arial" w:hAnsi="Arial"/>
          </w:rPr>
          <w:delText>5.1</w:delText>
        </w:r>
      </w:del>
      <w:ins w:id="333" w:author="Владимир Лаут" w:date="2021-03-05T15:04:00Z">
        <w:r w:rsidR="008F6E88">
          <w:rPr>
            <w:rFonts w:ascii="Arial" w:hAnsi="Arial" w:cs="Arial"/>
            <w:lang w:val="en-US"/>
          </w:rPr>
          <w:t>ERP</w:t>
        </w:r>
        <w:r w:rsidR="008F6E88" w:rsidRPr="008F6E88">
          <w:rPr>
            <w:rFonts w:ascii="Arial" w:hAnsi="Arial" w:cs="Arial"/>
            <w:rPrChange w:id="334" w:author="Владимир Лаут" w:date="2021-03-05T15:04:00Z">
              <w:rPr>
                <w:rFonts w:ascii="Arial" w:hAnsi="Arial" w:cs="Arial"/>
                <w:lang w:val="en-US"/>
              </w:rPr>
            </w:rPrChange>
          </w:rPr>
          <w:t>.13.9.2</w:t>
        </w:r>
      </w:ins>
      <w:r w:rsidR="0080467C" w:rsidRPr="001E7C85">
        <w:rPr>
          <w:rFonts w:ascii="Arial" w:hAnsi="Arial"/>
        </w:rPr>
        <w:t>.57</w:t>
      </w:r>
      <w:r w:rsidR="00185C87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  <w:lang w:val="en-US"/>
        </w:rPr>
        <w:t>PM</w:t>
      </w:r>
      <w:r w:rsidR="00185C87" w:rsidRPr="00E327E0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</w:rPr>
        <w:t>КД</w:t>
      </w:r>
      <w:r w:rsidR="0080467C" w:rsidRPr="001E7C85">
        <w:rPr>
          <w:rFonts w:ascii="Arial" w:hAnsi="Arial"/>
        </w:rPr>
        <w:t xml:space="preserve"> </w:t>
      </w:r>
      <w:r w:rsidR="0080467C">
        <w:rPr>
          <w:rFonts w:ascii="Arial" w:hAnsi="Arial" w:cs="Arial"/>
        </w:rPr>
        <w:t xml:space="preserve">Ресурсное обеспечение </w:t>
      </w:r>
      <w:proofErr w:type="spellStart"/>
      <w:r w:rsidR="0080467C">
        <w:rPr>
          <w:rFonts w:ascii="Arial" w:hAnsi="Arial" w:cs="Arial"/>
        </w:rPr>
        <w:t>ТОиР</w:t>
      </w:r>
      <w:proofErr w:type="spellEnd"/>
      <w:r w:rsidR="0080467C">
        <w:rPr>
          <w:rFonts w:ascii="Arial" w:hAnsi="Arial" w:cs="Arial"/>
        </w:rPr>
        <w:t>»)</w:t>
      </w:r>
      <w:r w:rsidR="00BD6B48" w:rsidRPr="00227A0A">
        <w:rPr>
          <w:rFonts w:ascii="Arial" w:hAnsi="Arial" w:cs="Arial"/>
        </w:rPr>
        <w:t>;</w:t>
      </w:r>
    </w:p>
    <w:p w14:paraId="1106E414" w14:textId="4635EED6" w:rsidR="00BD6B48" w:rsidRPr="00227A0A" w:rsidRDefault="00BD6B48" w:rsidP="00185C87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227A0A">
        <w:rPr>
          <w:rFonts w:ascii="Arial" w:hAnsi="Arial" w:cs="Arial"/>
        </w:rPr>
        <w:t>ПП-07.03.03.01-ERP Выполнение и фактический учет воздействий</w:t>
      </w:r>
      <w:r w:rsidR="0080467C">
        <w:rPr>
          <w:rFonts w:ascii="Arial" w:hAnsi="Arial" w:cs="Arial"/>
        </w:rPr>
        <w:t xml:space="preserve"> (описан в </w:t>
      </w:r>
      <w:r w:rsidR="00965202">
        <w:rPr>
          <w:rFonts w:ascii="Arial" w:hAnsi="Arial" w:cs="Arial"/>
        </w:rPr>
        <w:t>КД «</w:t>
      </w:r>
      <w:del w:id="335" w:author="Владимир Лаут" w:date="2021-03-05T15:04:00Z">
        <w:r w:rsidR="0080467C" w:rsidDel="008F6E88">
          <w:rPr>
            <w:rFonts w:ascii="Arial" w:hAnsi="Arial" w:cs="Arial"/>
          </w:rPr>
          <w:delText>ERP.</w:delText>
        </w:r>
        <w:r w:rsidR="0080467C" w:rsidRPr="0080467C" w:rsidDel="008F6E88">
          <w:rPr>
            <w:rFonts w:ascii="Arial" w:hAnsi="Arial" w:cs="Arial"/>
          </w:rPr>
          <w:delText>5.1</w:delText>
        </w:r>
      </w:del>
      <w:ins w:id="336" w:author="Владимир Лаут" w:date="2021-03-05T15:04:00Z">
        <w:r w:rsidR="008F6E88">
          <w:rPr>
            <w:rFonts w:ascii="Arial" w:hAnsi="Arial" w:cs="Arial"/>
          </w:rPr>
          <w:t>ERP.13.9.2</w:t>
        </w:r>
      </w:ins>
      <w:r w:rsidR="0080467C" w:rsidRPr="0080467C">
        <w:rPr>
          <w:rFonts w:ascii="Arial" w:hAnsi="Arial" w:cs="Arial"/>
        </w:rPr>
        <w:t>.55</w:t>
      </w:r>
      <w:r w:rsidR="00185C87" w:rsidRPr="00185C87">
        <w:rPr>
          <w:rFonts w:ascii="Arial" w:hAnsi="Arial" w:cs="Arial"/>
        </w:rPr>
        <w:t>_PM_КД</w:t>
      </w:r>
      <w:r w:rsidR="0080467C" w:rsidRPr="0080467C">
        <w:rPr>
          <w:rFonts w:ascii="Arial" w:hAnsi="Arial" w:cs="Arial"/>
        </w:rPr>
        <w:t xml:space="preserve"> Выполнение и фактический учет работ»</w:t>
      </w:r>
      <w:r w:rsidR="0080467C">
        <w:rPr>
          <w:rFonts w:ascii="Arial" w:hAnsi="Arial" w:cs="Arial"/>
        </w:rPr>
        <w:t>)</w:t>
      </w:r>
      <w:r w:rsidRPr="00227A0A">
        <w:rPr>
          <w:rFonts w:ascii="Arial" w:hAnsi="Arial" w:cs="Arial"/>
        </w:rPr>
        <w:t>;</w:t>
      </w:r>
    </w:p>
    <w:p w14:paraId="506880BF" w14:textId="5551031A" w:rsidR="008C1358" w:rsidRPr="00BD6B48" w:rsidRDefault="008C1358" w:rsidP="00190FE8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227A0A">
        <w:rPr>
          <w:rFonts w:ascii="Arial" w:hAnsi="Arial" w:cs="Arial"/>
        </w:rPr>
        <w:t>ПП-03.02.01.06-ERP Учет амортизации объектов ВНА</w:t>
      </w:r>
      <w:r w:rsidR="0030145F" w:rsidRPr="001E7C85">
        <w:rPr>
          <w:rFonts w:ascii="Arial" w:hAnsi="Arial"/>
        </w:rPr>
        <w:t xml:space="preserve"> (</w:t>
      </w:r>
      <w:r w:rsidR="0030145F">
        <w:rPr>
          <w:rFonts w:ascii="Arial" w:hAnsi="Arial" w:cs="Arial"/>
        </w:rPr>
        <w:t>описан в КД «</w:t>
      </w:r>
      <w:del w:id="337" w:author="Владимир Лаут" w:date="2021-03-05T15:04:00Z">
        <w:r w:rsidR="0030145F" w:rsidDel="008F6E88">
          <w:rPr>
            <w:rFonts w:ascii="Arial" w:hAnsi="Arial" w:cs="Arial"/>
            <w:lang w:val="en-US"/>
          </w:rPr>
          <w:delText>ERP</w:delText>
        </w:r>
        <w:r w:rsidR="0030145F" w:rsidRPr="001E7C85" w:rsidDel="008F6E88">
          <w:rPr>
            <w:rFonts w:ascii="Arial" w:hAnsi="Arial"/>
          </w:rPr>
          <w:delText>.5.1</w:delText>
        </w:r>
      </w:del>
      <w:ins w:id="338" w:author="Владимир Лаут" w:date="2021-03-05T15:04:00Z">
        <w:r w:rsidR="008F6E88">
          <w:rPr>
            <w:rFonts w:ascii="Arial" w:hAnsi="Arial" w:cs="Arial"/>
            <w:lang w:val="en-US"/>
          </w:rPr>
          <w:t>ERP</w:t>
        </w:r>
        <w:r w:rsidR="008F6E88" w:rsidRPr="008F6E88">
          <w:rPr>
            <w:rFonts w:ascii="Arial" w:hAnsi="Arial" w:cs="Arial"/>
            <w:rPrChange w:id="339" w:author="Владимир Лаут" w:date="2021-03-05T15:04:00Z">
              <w:rPr>
                <w:rFonts w:ascii="Arial" w:hAnsi="Arial" w:cs="Arial"/>
                <w:lang w:val="en-US"/>
              </w:rPr>
            </w:rPrChange>
          </w:rPr>
          <w:t>.13.9.2</w:t>
        </w:r>
      </w:ins>
      <w:r w:rsidR="0030145F" w:rsidRPr="001E7C85">
        <w:rPr>
          <w:rFonts w:ascii="Arial" w:hAnsi="Arial"/>
        </w:rPr>
        <w:t>.27</w:t>
      </w:r>
      <w:r w:rsidR="00190FE8" w:rsidRPr="00190FE8">
        <w:rPr>
          <w:rFonts w:ascii="Arial" w:hAnsi="Arial" w:cs="Arial"/>
        </w:rPr>
        <w:t>_КД</w:t>
      </w:r>
      <w:r w:rsidR="0030145F" w:rsidRPr="001E7C85">
        <w:rPr>
          <w:rFonts w:ascii="Arial" w:hAnsi="Arial"/>
        </w:rPr>
        <w:t xml:space="preserve"> </w:t>
      </w:r>
      <w:r w:rsidR="0030145F">
        <w:rPr>
          <w:rFonts w:ascii="Arial" w:hAnsi="Arial" w:cs="Arial"/>
        </w:rPr>
        <w:t>Учет внеоборотных активов»)</w:t>
      </w:r>
      <w:r w:rsidR="00BD6B48" w:rsidRPr="00227A0A">
        <w:rPr>
          <w:rFonts w:ascii="Arial" w:hAnsi="Arial" w:cs="Arial"/>
        </w:rPr>
        <w:t>;</w:t>
      </w:r>
    </w:p>
    <w:p w14:paraId="5420030A" w14:textId="3DCF5896" w:rsidR="008C1358" w:rsidRDefault="008C1358" w:rsidP="00185C87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227A0A">
        <w:rPr>
          <w:rFonts w:ascii="Arial" w:hAnsi="Arial" w:cs="Arial"/>
        </w:rPr>
        <w:t>ПП-11.02.03-ERP Управление проверками и аудитами в области охраны труда, промышленной безопасности и экологии</w:t>
      </w:r>
      <w:r w:rsidR="001117A5">
        <w:rPr>
          <w:rFonts w:ascii="Arial" w:hAnsi="Arial" w:cs="Arial"/>
        </w:rPr>
        <w:t xml:space="preserve"> (</w:t>
      </w:r>
      <w:r w:rsidR="0030145F">
        <w:rPr>
          <w:rFonts w:ascii="Arial" w:hAnsi="Arial" w:cs="Arial"/>
        </w:rPr>
        <w:t>описан в КД «</w:t>
      </w:r>
      <w:r w:rsidR="0030145F">
        <w:rPr>
          <w:rFonts w:ascii="Arial" w:hAnsi="Arial" w:cs="Arial"/>
          <w:lang w:val="en-US"/>
        </w:rPr>
        <w:t>ERP</w:t>
      </w:r>
      <w:r w:rsidR="0030145F" w:rsidRPr="001E7C85">
        <w:rPr>
          <w:rFonts w:ascii="Arial" w:hAnsi="Arial"/>
        </w:rPr>
        <w:t>.5.1.46</w:t>
      </w:r>
      <w:r w:rsidR="00185C87" w:rsidRPr="00185C87">
        <w:rPr>
          <w:rFonts w:ascii="Arial" w:hAnsi="Arial" w:cs="Arial"/>
        </w:rPr>
        <w:t>_EHS_КД</w:t>
      </w:r>
      <w:r w:rsidR="0030145F" w:rsidRPr="001E7C85">
        <w:rPr>
          <w:rFonts w:ascii="Arial" w:hAnsi="Arial"/>
        </w:rPr>
        <w:t xml:space="preserve"> </w:t>
      </w:r>
      <w:r w:rsidR="0030145F">
        <w:rPr>
          <w:rFonts w:ascii="Arial" w:hAnsi="Arial" w:cs="Arial"/>
        </w:rPr>
        <w:t xml:space="preserve">по направлению </w:t>
      </w:r>
      <w:proofErr w:type="spellStart"/>
      <w:r w:rsidR="0030145F">
        <w:rPr>
          <w:rFonts w:ascii="Arial" w:hAnsi="Arial" w:cs="Arial"/>
        </w:rPr>
        <w:t>ОТПБиЭ</w:t>
      </w:r>
      <w:proofErr w:type="spellEnd"/>
      <w:r w:rsidR="0030145F">
        <w:rPr>
          <w:rFonts w:ascii="Arial" w:hAnsi="Arial" w:cs="Arial"/>
        </w:rPr>
        <w:t>»).</w:t>
      </w:r>
    </w:p>
    <w:p w14:paraId="6B2186CC" w14:textId="77777777" w:rsidR="008C1358" w:rsidRDefault="008C1358" w:rsidP="008C1358">
      <w:pPr>
        <w:spacing w:after="120" w:line="276" w:lineRule="auto"/>
        <w:rPr>
          <w:rFonts w:ascii="Arial" w:hAnsi="Arial" w:cs="Arial"/>
        </w:rPr>
      </w:pPr>
      <w:r w:rsidRPr="00B14753">
        <w:rPr>
          <w:rFonts w:ascii="Arial" w:hAnsi="Arial" w:cs="Arial"/>
        </w:rPr>
        <w:t>Данные процессы необходимы для получения следующей информации:</w:t>
      </w:r>
    </w:p>
    <w:p w14:paraId="0E920DE9" w14:textId="77777777" w:rsidR="00C1000A" w:rsidRDefault="00C1000A" w:rsidP="00C1000A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Перечня </w:t>
      </w:r>
      <w:r w:rsidRPr="001610D6">
        <w:rPr>
          <w:rFonts w:ascii="Arial" w:hAnsi="Arial" w:cs="Arial"/>
        </w:rPr>
        <w:t>объектов, подлежащих консервации/</w:t>
      </w:r>
      <w:r>
        <w:rPr>
          <w:rFonts w:ascii="Arial" w:hAnsi="Arial" w:cs="Arial"/>
        </w:rPr>
        <w:t>расконсервации</w:t>
      </w:r>
      <w:r w:rsidRPr="00590D7A">
        <w:rPr>
          <w:rFonts w:ascii="Arial" w:hAnsi="Arial" w:cs="Arial"/>
        </w:rPr>
        <w:t>;</w:t>
      </w:r>
    </w:p>
    <w:p w14:paraId="003D3D18" w14:textId="116F0C8E" w:rsidR="008C1358" w:rsidRDefault="00C1000A" w:rsidP="00C1000A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C1000A">
        <w:rPr>
          <w:rFonts w:ascii="Arial" w:hAnsi="Arial" w:cs="Arial"/>
        </w:rPr>
        <w:t>Уведомление о консервации/расконсервации производственного оборудования</w:t>
      </w:r>
      <w:r w:rsidR="00590D7A" w:rsidRPr="001E7C85">
        <w:rPr>
          <w:rFonts w:ascii="Arial" w:hAnsi="Arial"/>
        </w:rPr>
        <w:t>;</w:t>
      </w:r>
    </w:p>
    <w:p w14:paraId="44435264" w14:textId="75300694" w:rsidR="008C1358" w:rsidRDefault="002C79B3" w:rsidP="008C1358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Перечня </w:t>
      </w:r>
      <w:r w:rsidR="008C1358">
        <w:rPr>
          <w:rFonts w:ascii="Arial" w:hAnsi="Arial" w:cs="Arial"/>
        </w:rPr>
        <w:t xml:space="preserve">объектов, подлежащих списанию по итогам мероприятий </w:t>
      </w:r>
      <w:r w:rsidR="008C1358" w:rsidRPr="00325C0D">
        <w:rPr>
          <w:rFonts w:ascii="Arial" w:hAnsi="Arial" w:cs="Arial"/>
        </w:rPr>
        <w:t>в области охраны труда, промышленной безопасности и экологии</w:t>
      </w:r>
      <w:r w:rsidR="008C1358">
        <w:rPr>
          <w:rFonts w:ascii="Arial" w:hAnsi="Arial" w:cs="Arial"/>
        </w:rPr>
        <w:t xml:space="preserve"> или по результа</w:t>
      </w:r>
      <w:r w:rsidR="005951FA">
        <w:rPr>
          <w:rFonts w:ascii="Arial" w:hAnsi="Arial" w:cs="Arial"/>
        </w:rPr>
        <w:t>та</w:t>
      </w:r>
      <w:r w:rsidR="008C1358">
        <w:rPr>
          <w:rFonts w:ascii="Arial" w:hAnsi="Arial" w:cs="Arial"/>
        </w:rPr>
        <w:t xml:space="preserve">м </w:t>
      </w:r>
      <w:r w:rsidR="00590D7A">
        <w:rPr>
          <w:rFonts w:ascii="Arial" w:hAnsi="Arial" w:cs="Arial"/>
        </w:rPr>
        <w:t>проведения анализа состояния ПА</w:t>
      </w:r>
      <w:r w:rsidR="00590D7A" w:rsidRPr="00590D7A">
        <w:rPr>
          <w:rFonts w:ascii="Arial" w:hAnsi="Arial" w:cs="Arial"/>
        </w:rPr>
        <w:t>;</w:t>
      </w:r>
    </w:p>
    <w:p w14:paraId="65BC92D4" w14:textId="77777777" w:rsidR="008C1358" w:rsidRDefault="008C1358" w:rsidP="008C1358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Да</w:t>
      </w:r>
      <w:r w:rsidR="00590D7A">
        <w:rPr>
          <w:rFonts w:ascii="Arial" w:hAnsi="Arial" w:cs="Arial"/>
        </w:rPr>
        <w:t>нные об остаточной стоимости ПА</w:t>
      </w:r>
      <w:r w:rsidR="00590D7A" w:rsidRPr="00590D7A">
        <w:rPr>
          <w:rFonts w:ascii="Arial" w:hAnsi="Arial" w:cs="Arial"/>
        </w:rPr>
        <w:t>;</w:t>
      </w:r>
    </w:p>
    <w:p w14:paraId="0E59BA51" w14:textId="513B1D2E" w:rsidR="008C1358" w:rsidRPr="001610D6" w:rsidRDefault="008C1358" w:rsidP="008C1358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Документы, содержащие данные о фактическом выполнении работ: на</w:t>
      </w:r>
      <w:r w:rsidR="007C3614">
        <w:rPr>
          <w:rFonts w:ascii="Arial" w:hAnsi="Arial" w:cs="Arial"/>
        </w:rPr>
        <w:t>ряд-задание</w:t>
      </w:r>
      <w:r>
        <w:rPr>
          <w:rFonts w:ascii="Arial" w:hAnsi="Arial" w:cs="Arial"/>
        </w:rPr>
        <w:t>.</w:t>
      </w:r>
    </w:p>
    <w:p w14:paraId="234D6D19" w14:textId="745A9BF9" w:rsidR="00695202" w:rsidRPr="00F94454" w:rsidRDefault="008C1358" w:rsidP="008C1358">
      <w:pPr>
        <w:spacing w:after="240" w:line="276" w:lineRule="auto"/>
        <w:ind w:firstLine="567"/>
        <w:rPr>
          <w:rFonts w:ascii="Arial" w:eastAsia="Calibri" w:hAnsi="Arial" w:cs="Arial"/>
          <w:i/>
          <w:color w:val="808080" w:themeColor="background1" w:themeShade="80"/>
        </w:rPr>
      </w:pPr>
      <w:r>
        <w:rPr>
          <w:rFonts w:ascii="Arial" w:hAnsi="Arial" w:cs="Arial"/>
          <w:color w:val="000000" w:themeColor="text1"/>
        </w:rPr>
        <w:t xml:space="preserve">В систему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D32E59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>
        <w:rPr>
          <w:rFonts w:ascii="Arial" w:hAnsi="Arial" w:cs="Arial"/>
          <w:color w:val="000000" w:themeColor="text1"/>
        </w:rPr>
        <w:t xml:space="preserve"> должн</w:t>
      </w:r>
      <w:r w:rsidR="00C1000A">
        <w:rPr>
          <w:rFonts w:ascii="Arial" w:hAnsi="Arial" w:cs="Arial"/>
          <w:color w:val="000000" w:themeColor="text1"/>
        </w:rPr>
        <w:t>а своевременно и оперативно вестись НСИ</w:t>
      </w:r>
      <w:r>
        <w:rPr>
          <w:rFonts w:ascii="Arial" w:hAnsi="Arial" w:cs="Arial"/>
          <w:color w:val="000000" w:themeColor="text1"/>
        </w:rPr>
        <w:t xml:space="preserve">, перечень </w:t>
      </w:r>
      <w:r w:rsidR="00C1000A">
        <w:rPr>
          <w:rFonts w:ascii="Arial" w:hAnsi="Arial" w:cs="Arial"/>
          <w:color w:val="000000" w:themeColor="text1"/>
        </w:rPr>
        <w:t xml:space="preserve">справочников </w:t>
      </w:r>
      <w:r w:rsidR="007B1443">
        <w:rPr>
          <w:rFonts w:ascii="Arial" w:hAnsi="Arial" w:cs="Arial"/>
          <w:color w:val="000000" w:themeColor="text1"/>
        </w:rPr>
        <w:t>приведён</w:t>
      </w:r>
      <w:r>
        <w:rPr>
          <w:rFonts w:ascii="Arial" w:hAnsi="Arial" w:cs="Arial"/>
          <w:color w:val="000000" w:themeColor="text1"/>
        </w:rPr>
        <w:t xml:space="preserve"> в разделе </w:t>
      </w:r>
      <w:hyperlink w:anchor="_Основные_данные" w:history="1">
        <w:r w:rsidRPr="002C79B3">
          <w:rPr>
            <w:rStyle w:val="a8"/>
            <w:rFonts w:ascii="Arial" w:hAnsi="Arial" w:cs="Arial"/>
          </w:rPr>
          <w:t>5.6 Основные данные</w:t>
        </w:r>
      </w:hyperlink>
      <w:r>
        <w:rPr>
          <w:rFonts w:ascii="Arial" w:hAnsi="Arial" w:cs="Arial"/>
          <w:color w:val="000000" w:themeColor="text1"/>
        </w:rPr>
        <w:t>.</w:t>
      </w:r>
    </w:p>
    <w:p w14:paraId="6C5F3058" w14:textId="77777777" w:rsidR="00FA572B" w:rsidRPr="00FA572B" w:rsidRDefault="00FA572B" w:rsidP="00FA572B">
      <w:pPr>
        <w:pStyle w:val="1"/>
        <w:rPr>
          <w:rFonts w:eastAsia="Calibri"/>
        </w:rPr>
      </w:pPr>
      <w:bookmarkStart w:id="340" w:name="_Toc521667645"/>
      <w:bookmarkStart w:id="341" w:name="_Toc521685894"/>
      <w:bookmarkStart w:id="342" w:name="_Toc67659633"/>
      <w:bookmarkStart w:id="343" w:name="_Toc70236844"/>
      <w:r w:rsidRPr="00FA572B">
        <w:rPr>
          <w:rFonts w:eastAsia="Calibri"/>
        </w:rPr>
        <w:lastRenderedPageBreak/>
        <w:t>Бизнес-требования</w:t>
      </w:r>
      <w:bookmarkEnd w:id="340"/>
      <w:bookmarkEnd w:id="341"/>
      <w:bookmarkEnd w:id="342"/>
      <w:r w:rsidRPr="00FA572B">
        <w:rPr>
          <w:rFonts w:eastAsia="Calibri"/>
        </w:rPr>
        <w:t xml:space="preserve"> </w:t>
      </w:r>
    </w:p>
    <w:p w14:paraId="1ACE9F20" w14:textId="77777777" w:rsidR="00FA572B" w:rsidRPr="00363CBE" w:rsidRDefault="00363CBE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63CBE">
        <w:rPr>
          <w:rFonts w:ascii="Arial" w:hAnsi="Arial" w:cs="Arial"/>
          <w:color w:val="000000" w:themeColor="text1"/>
        </w:rPr>
        <w:t xml:space="preserve">Формализованные бизнес-требования приведены в Приложении № </w:t>
      </w:r>
      <w:r>
        <w:rPr>
          <w:rFonts w:ascii="Arial" w:hAnsi="Arial" w:cs="Arial"/>
          <w:color w:val="000000" w:themeColor="text1"/>
        </w:rPr>
        <w:t>2</w:t>
      </w:r>
      <w:r w:rsidRPr="00363CBE">
        <w:rPr>
          <w:rFonts w:ascii="Arial" w:hAnsi="Arial" w:cs="Arial"/>
          <w:color w:val="000000" w:themeColor="text1"/>
        </w:rPr>
        <w:t>.</w:t>
      </w:r>
    </w:p>
    <w:p w14:paraId="03BB4B8C" w14:textId="77777777" w:rsidR="00695202" w:rsidRPr="00F94454" w:rsidRDefault="00695202" w:rsidP="00882AFC">
      <w:pPr>
        <w:pStyle w:val="1"/>
        <w:rPr>
          <w:rFonts w:eastAsia="Calibri"/>
        </w:rPr>
      </w:pPr>
      <w:bookmarkStart w:id="344" w:name="_Toc521667646"/>
      <w:bookmarkStart w:id="345" w:name="_Toc521685895"/>
      <w:bookmarkStart w:id="346" w:name="_Toc67659634"/>
      <w:r w:rsidRPr="00F94454">
        <w:rPr>
          <w:rFonts w:eastAsia="Calibri"/>
        </w:rPr>
        <w:t>Реализация бизнес-процесс</w:t>
      </w:r>
      <w:r w:rsidR="00954BE3">
        <w:rPr>
          <w:rFonts w:eastAsia="Calibri"/>
        </w:rPr>
        <w:t>ов</w:t>
      </w:r>
      <w:bookmarkEnd w:id="344"/>
      <w:bookmarkEnd w:id="345"/>
      <w:bookmarkEnd w:id="346"/>
      <w:r w:rsidR="006C49F8">
        <w:rPr>
          <w:rFonts w:eastAsia="Calibri"/>
          <w:lang w:val="en-US"/>
        </w:rPr>
        <w:t xml:space="preserve"> </w:t>
      </w:r>
    </w:p>
    <w:p w14:paraId="434DE0D2" w14:textId="77777777" w:rsidR="000835FE" w:rsidRDefault="000835FE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47" w:name="_Toc521667647"/>
      <w:bookmarkStart w:id="348" w:name="_Toc521685896"/>
      <w:bookmarkStart w:id="349" w:name="_Toc67659635"/>
      <w:bookmarkStart w:id="350" w:name="_Ref491168313"/>
      <w:r>
        <w:rPr>
          <w:rFonts w:eastAsiaTheme="majorEastAsia" w:cstheme="majorBidi"/>
          <w:bCs w:val="0"/>
          <w:iCs w:val="0"/>
          <w:szCs w:val="26"/>
        </w:rPr>
        <w:t>Описание бизнес-процессов</w:t>
      </w:r>
      <w:bookmarkEnd w:id="347"/>
      <w:bookmarkEnd w:id="348"/>
      <w:bookmarkEnd w:id="349"/>
    </w:p>
    <w:p w14:paraId="5169DDCB" w14:textId="3AE81C0A" w:rsidR="00695202" w:rsidRDefault="00695202" w:rsidP="000835FE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351" w:name="_Toc521667648"/>
      <w:bookmarkStart w:id="352" w:name="_Toc521685897"/>
      <w:bookmarkStart w:id="353" w:name="_Toc67659636"/>
      <w:r w:rsidRPr="000835FE">
        <w:rPr>
          <w:rFonts w:eastAsiaTheme="majorEastAsia" w:cstheme="majorBidi"/>
          <w:caps w:val="0"/>
          <w:sz w:val="24"/>
          <w:szCs w:val="24"/>
        </w:rPr>
        <w:t>Описание бизнес-процесса</w:t>
      </w:r>
      <w:r w:rsidR="00954BE3" w:rsidRPr="000835FE">
        <w:rPr>
          <w:rFonts w:eastAsiaTheme="majorEastAsia" w:cstheme="majorBidi"/>
          <w:caps w:val="0"/>
          <w:sz w:val="24"/>
          <w:szCs w:val="24"/>
        </w:rPr>
        <w:t xml:space="preserve"> </w:t>
      </w:r>
      <w:bookmarkStart w:id="354" w:name="_Toc516677492"/>
      <w:r w:rsidR="000A12DA" w:rsidRPr="00C2243C">
        <w:rPr>
          <w:rFonts w:eastAsiaTheme="majorEastAsia" w:cstheme="majorBidi"/>
          <w:caps w:val="0"/>
          <w:sz w:val="24"/>
          <w:szCs w:val="24"/>
        </w:rPr>
        <w:t>ПП-07.01.02.03-ERP Консервация/Расконсервация ПА</w:t>
      </w:r>
      <w:bookmarkEnd w:id="351"/>
      <w:bookmarkEnd w:id="352"/>
      <w:bookmarkEnd w:id="353"/>
      <w:bookmarkEnd w:id="354"/>
    </w:p>
    <w:p w14:paraId="1058B16F" w14:textId="7BF54A58" w:rsidR="0080467C" w:rsidRDefault="0080467C" w:rsidP="0080467C">
      <w:pPr>
        <w:spacing w:before="240" w:after="240"/>
        <w:ind w:firstLine="576"/>
        <w:rPr>
          <w:rFonts w:ascii="Arial" w:hAnsi="Arial" w:cs="Arial"/>
        </w:rPr>
      </w:pPr>
      <w:r>
        <w:rPr>
          <w:rFonts w:ascii="Arial" w:hAnsi="Arial" w:cs="Arial"/>
        </w:rPr>
        <w:t>Процесс консервации</w:t>
      </w:r>
      <w:r w:rsidRPr="001E7C85">
        <w:rPr>
          <w:rFonts w:ascii="Arial" w:hAnsi="Arial"/>
        </w:rPr>
        <w:t>/</w:t>
      </w:r>
      <w:r>
        <w:rPr>
          <w:rFonts w:ascii="Arial" w:hAnsi="Arial" w:cs="Arial"/>
        </w:rPr>
        <w:t>расконсервации оборудования начинается</w:t>
      </w:r>
      <w:r w:rsidR="00DD178F" w:rsidRPr="001E7C85">
        <w:rPr>
          <w:rFonts w:ascii="Arial" w:hAnsi="Arial"/>
        </w:rPr>
        <w:t xml:space="preserve"> </w:t>
      </w:r>
      <w:r w:rsidR="00DD178F">
        <w:rPr>
          <w:rFonts w:ascii="Arial" w:hAnsi="Arial" w:cs="Arial"/>
          <w:lang w:val="en-US"/>
        </w:rPr>
        <w:t>c</w:t>
      </w:r>
      <w:r>
        <w:rPr>
          <w:rFonts w:ascii="Arial" w:hAnsi="Arial" w:cs="Arial"/>
        </w:rPr>
        <w:t xml:space="preserve"> момента получения </w:t>
      </w:r>
      <w:r w:rsidR="00230344">
        <w:rPr>
          <w:rFonts w:ascii="Arial" w:hAnsi="Arial" w:cs="Arial"/>
        </w:rPr>
        <w:t>уведомления</w:t>
      </w:r>
      <w:r>
        <w:rPr>
          <w:rFonts w:ascii="Arial" w:hAnsi="Arial" w:cs="Arial"/>
        </w:rPr>
        <w:t xml:space="preserve"> о консерваци</w:t>
      </w:r>
      <w:r w:rsidR="00230344">
        <w:rPr>
          <w:rFonts w:ascii="Arial" w:hAnsi="Arial" w:cs="Arial"/>
        </w:rPr>
        <w:t>и</w:t>
      </w:r>
      <w:r>
        <w:rPr>
          <w:rFonts w:ascii="Arial" w:hAnsi="Arial" w:cs="Arial"/>
        </w:rPr>
        <w:t>/расконсерваци</w:t>
      </w:r>
      <w:r w:rsidR="00230344">
        <w:rPr>
          <w:rFonts w:ascii="Arial" w:hAnsi="Arial" w:cs="Arial"/>
        </w:rPr>
        <w:t>и производственных активов и перечня объектов</w:t>
      </w:r>
      <w:r w:rsidR="00B91DAC">
        <w:rPr>
          <w:rFonts w:ascii="Arial" w:hAnsi="Arial" w:cs="Arial"/>
        </w:rPr>
        <w:t>,</w:t>
      </w:r>
      <w:r w:rsidR="00230344">
        <w:rPr>
          <w:rFonts w:ascii="Arial" w:hAnsi="Arial" w:cs="Arial"/>
        </w:rPr>
        <w:t xml:space="preserve"> подлежащих консервации и расконсервации</w:t>
      </w:r>
      <w:r w:rsidR="008F18E4">
        <w:rPr>
          <w:rFonts w:ascii="Arial" w:hAnsi="Arial" w:cs="Arial"/>
        </w:rPr>
        <w:t xml:space="preserve"> из процесса</w:t>
      </w:r>
      <w:r w:rsidR="00B91DAC">
        <w:rPr>
          <w:rFonts w:ascii="Arial" w:hAnsi="Arial" w:cs="Arial"/>
        </w:rPr>
        <w:t xml:space="preserve"> «</w:t>
      </w:r>
      <w:ins w:id="355" w:author="Кононов Александр Валерьевич (Подрядчик. ООО БерингПойнт)" w:date="2020-04-16T07:16:00Z">
        <w:r w:rsidR="00C80663" w:rsidRPr="00227A0A">
          <w:rPr>
            <w:rFonts w:ascii="Arial" w:hAnsi="Arial" w:cs="Arial"/>
          </w:rPr>
          <w:t>УП-03.03.0</w:t>
        </w:r>
        <w:r w:rsidR="00C80663">
          <w:rPr>
            <w:rFonts w:ascii="Arial" w:hAnsi="Arial" w:cs="Arial"/>
          </w:rPr>
          <w:t>1</w:t>
        </w:r>
        <w:r w:rsidR="00C80663" w:rsidRPr="00227A0A">
          <w:rPr>
            <w:rFonts w:ascii="Arial" w:hAnsi="Arial" w:cs="Arial"/>
          </w:rPr>
          <w:t>.0</w:t>
        </w:r>
        <w:r w:rsidR="00C80663">
          <w:rPr>
            <w:rFonts w:ascii="Arial" w:hAnsi="Arial" w:cs="Arial"/>
          </w:rPr>
          <w:t>2</w:t>
        </w:r>
        <w:r w:rsidR="00C80663" w:rsidRPr="00227A0A">
          <w:rPr>
            <w:rFonts w:ascii="Arial" w:hAnsi="Arial" w:cs="Arial"/>
          </w:rPr>
          <w:t xml:space="preserve"> </w:t>
        </w:r>
        <w:r w:rsidR="00C80663">
          <w:rPr>
            <w:rFonts w:ascii="Arial" w:hAnsi="Arial" w:cs="Arial"/>
          </w:rPr>
          <w:t>Годовое планирование производственной программ</w:t>
        </w:r>
        <w:r w:rsidR="00C80663" w:rsidRPr="00C80663">
          <w:rPr>
            <w:rFonts w:ascii="Arial" w:hAnsi="Arial" w:cs="Arial"/>
          </w:rPr>
          <w:t>ы</w:t>
        </w:r>
      </w:ins>
      <w:del w:id="356" w:author="Кононов Александр Валерьевич (Подрядчик. ООО БерингПойнт)" w:date="2020-04-16T07:16:00Z">
        <w:r w:rsidR="00B91DAC" w:rsidRPr="00C80663" w:rsidDel="00C80663">
          <w:rPr>
            <w:rFonts w:ascii="Arial" w:hAnsi="Arial" w:cs="Arial"/>
          </w:rPr>
          <w:delText>УП-03.03.04.01 Выбор оптимального сценария</w:delText>
        </w:r>
      </w:del>
      <w:r w:rsidR="00B91DAC" w:rsidRPr="00C80663">
        <w:rPr>
          <w:rFonts w:ascii="Arial" w:hAnsi="Arial" w:cs="Arial"/>
        </w:rPr>
        <w:t>»</w:t>
      </w:r>
      <w:r w:rsidR="00B91DAC">
        <w:rPr>
          <w:rFonts w:ascii="Arial" w:hAnsi="Arial" w:cs="Arial"/>
        </w:rPr>
        <w:t xml:space="preserve"> и </w:t>
      </w:r>
      <w:r w:rsidR="00252206">
        <w:rPr>
          <w:rFonts w:ascii="Arial" w:hAnsi="Arial" w:cs="Arial"/>
        </w:rPr>
        <w:t>объектов, подлежащих</w:t>
      </w:r>
      <w:r w:rsidR="00B91DAC">
        <w:rPr>
          <w:rFonts w:ascii="Arial" w:hAnsi="Arial" w:cs="Arial"/>
        </w:rPr>
        <w:t xml:space="preserve"> консервации из процесса </w:t>
      </w:r>
      <w:r w:rsidR="00B91DAC" w:rsidRPr="00227A0A">
        <w:rPr>
          <w:rFonts w:ascii="Arial" w:hAnsi="Arial" w:cs="Arial"/>
        </w:rPr>
        <w:t>ПП-07.05.03-ERP Формирование и потребление подменного фонда</w:t>
      </w:r>
      <w:r w:rsidR="00B91DAC">
        <w:rPr>
          <w:rFonts w:ascii="Arial" w:hAnsi="Arial" w:cs="Arial"/>
        </w:rPr>
        <w:t xml:space="preserve"> (описан в КД «</w:t>
      </w:r>
      <w:r w:rsidR="00B91DAC">
        <w:rPr>
          <w:rFonts w:ascii="Arial" w:hAnsi="Arial" w:cs="Arial"/>
          <w:lang w:val="en-US"/>
        </w:rPr>
        <w:t>ERP</w:t>
      </w:r>
      <w:r w:rsidR="00B91DAC">
        <w:rPr>
          <w:rFonts w:ascii="Arial" w:hAnsi="Arial" w:cs="Arial"/>
        </w:rPr>
        <w:t>.</w:t>
      </w:r>
      <w:r w:rsidR="000508D7">
        <w:rPr>
          <w:rFonts w:ascii="Arial" w:hAnsi="Arial" w:cs="Arial"/>
        </w:rPr>
        <w:t>9.9.2</w:t>
      </w:r>
      <w:r w:rsidR="00B91DAC" w:rsidRPr="00705B06">
        <w:rPr>
          <w:rFonts w:ascii="Arial" w:hAnsi="Arial" w:cs="Arial"/>
        </w:rPr>
        <w:t>.57</w:t>
      </w:r>
      <w:r w:rsidR="00185C87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  <w:lang w:val="en-US"/>
        </w:rPr>
        <w:t>PM</w:t>
      </w:r>
      <w:r w:rsidR="00185C87" w:rsidRPr="00E327E0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</w:rPr>
        <w:t>КД</w:t>
      </w:r>
      <w:r w:rsidR="00B91DAC" w:rsidRPr="00705B06">
        <w:rPr>
          <w:rFonts w:ascii="Arial" w:hAnsi="Arial" w:cs="Arial"/>
        </w:rPr>
        <w:t xml:space="preserve"> </w:t>
      </w:r>
      <w:r w:rsidR="00B91DAC">
        <w:rPr>
          <w:rFonts w:ascii="Arial" w:hAnsi="Arial" w:cs="Arial"/>
        </w:rPr>
        <w:t xml:space="preserve">Ресурсное обеспечение </w:t>
      </w:r>
      <w:proofErr w:type="spellStart"/>
      <w:r w:rsidR="00B91DAC">
        <w:rPr>
          <w:rFonts w:ascii="Arial" w:hAnsi="Arial" w:cs="Arial"/>
        </w:rPr>
        <w:t>ТОиР</w:t>
      </w:r>
      <w:proofErr w:type="spellEnd"/>
      <w:r w:rsidR="00B91DAC">
        <w:rPr>
          <w:rFonts w:ascii="Arial" w:hAnsi="Arial" w:cs="Arial"/>
        </w:rPr>
        <w:t>»)</w:t>
      </w:r>
      <w:r>
        <w:rPr>
          <w:rFonts w:ascii="Arial" w:hAnsi="Arial" w:cs="Arial"/>
        </w:rPr>
        <w:t>.</w:t>
      </w:r>
    </w:p>
    <w:p w14:paraId="6D4F2AAF" w14:textId="18BC05CD" w:rsidR="00B91DAC" w:rsidRDefault="00B91DAC" w:rsidP="0080467C">
      <w:pPr>
        <w:spacing w:before="240" w:after="240"/>
        <w:ind w:firstLine="576"/>
        <w:rPr>
          <w:rFonts w:ascii="Arial" w:hAnsi="Arial" w:cs="Arial"/>
        </w:rPr>
      </w:pPr>
      <w:r>
        <w:rPr>
          <w:rFonts w:ascii="Arial" w:hAnsi="Arial" w:cs="Arial"/>
        </w:rPr>
        <w:t>Важными данными для начала процесса является поступление полных данных о технических объектах, подлежащих консервации/расконсервации. При этом перечень оборудования должен быть разделён на</w:t>
      </w:r>
      <w:r w:rsidR="008F18E4">
        <w:rPr>
          <w:rFonts w:ascii="Arial" w:hAnsi="Arial" w:cs="Arial"/>
        </w:rPr>
        <w:t xml:space="preserve"> оборудование «Для консервации» и</w:t>
      </w:r>
      <w:r>
        <w:rPr>
          <w:rFonts w:ascii="Arial" w:hAnsi="Arial" w:cs="Arial"/>
        </w:rPr>
        <w:t xml:space="preserve"> «Для расконсервации». Объединение списков не допускается.</w:t>
      </w:r>
    </w:p>
    <w:p w14:paraId="32593AC3" w14:textId="3CD9C250" w:rsidR="0080467C" w:rsidRDefault="0080467C" w:rsidP="001E7C85">
      <w:pPr>
        <w:spacing w:before="240" w:after="240"/>
        <w:ind w:firstLine="576"/>
        <w:rPr>
          <w:rFonts w:ascii="Arial" w:hAnsi="Arial" w:cs="Arial"/>
        </w:rPr>
      </w:pPr>
      <w:r>
        <w:rPr>
          <w:rFonts w:ascii="Arial" w:hAnsi="Arial" w:cs="Arial"/>
        </w:rPr>
        <w:t>В процессе выполняются функции</w:t>
      </w:r>
      <w:r w:rsidR="002D12A4">
        <w:rPr>
          <w:rFonts w:ascii="Arial" w:hAnsi="Arial" w:cs="Arial"/>
        </w:rPr>
        <w:t xml:space="preserve"> (детальное описание функций приведено в разделе «5.2 Описание шагов бизнес-процесса» данного документа)</w:t>
      </w:r>
      <w:r>
        <w:rPr>
          <w:rFonts w:ascii="Arial" w:hAnsi="Arial" w:cs="Arial"/>
        </w:rPr>
        <w:t>:</w:t>
      </w:r>
    </w:p>
    <w:p w14:paraId="243015D8" w14:textId="654E15DB" w:rsidR="0080467C" w:rsidRDefault="00B91DAC" w:rsidP="0080467C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Создание заявок на консервацию</w:t>
      </w:r>
      <w:r w:rsidRPr="001E7C85">
        <w:rPr>
          <w:rFonts w:ascii="Arial" w:hAnsi="Arial"/>
        </w:rPr>
        <w:t>/</w:t>
      </w:r>
      <w:r>
        <w:rPr>
          <w:rFonts w:ascii="Arial" w:hAnsi="Arial" w:cs="Arial"/>
        </w:rPr>
        <w:t>расконсервацию</w:t>
      </w:r>
      <w:r w:rsidR="00813416" w:rsidRPr="009733CD">
        <w:rPr>
          <w:rFonts w:ascii="Arial" w:hAnsi="Arial" w:cs="Arial"/>
        </w:rPr>
        <w:t xml:space="preserve"> </w:t>
      </w:r>
      <w:r w:rsidR="00813416">
        <w:rPr>
          <w:rFonts w:ascii="Arial" w:hAnsi="Arial" w:cs="Arial"/>
        </w:rPr>
        <w:t>или ремонт</w:t>
      </w:r>
      <w:r w:rsidR="0080467C" w:rsidRPr="008109BB">
        <w:rPr>
          <w:rFonts w:ascii="Arial" w:hAnsi="Arial" w:cs="Arial"/>
        </w:rPr>
        <w:t>;</w:t>
      </w:r>
    </w:p>
    <w:p w14:paraId="63C2D27D" w14:textId="599C1B19" w:rsidR="0080467C" w:rsidRDefault="00B91DAC" w:rsidP="0080467C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Проверка готовности оборудования к консервации</w:t>
      </w:r>
      <w:r w:rsidRPr="001E7C85">
        <w:rPr>
          <w:rFonts w:ascii="Arial" w:hAnsi="Arial"/>
        </w:rPr>
        <w:t>/</w:t>
      </w:r>
      <w:r>
        <w:rPr>
          <w:rFonts w:ascii="Arial" w:hAnsi="Arial" w:cs="Arial"/>
        </w:rPr>
        <w:t>расконсервации</w:t>
      </w:r>
      <w:r w:rsidR="0080467C">
        <w:rPr>
          <w:rFonts w:ascii="Arial" w:hAnsi="Arial" w:cs="Arial"/>
        </w:rPr>
        <w:t>;</w:t>
      </w:r>
    </w:p>
    <w:p w14:paraId="4411E924" w14:textId="0B078B6D" w:rsidR="0080467C" w:rsidRDefault="00B91DAC" w:rsidP="0080467C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Формирование приказа о консервации</w:t>
      </w:r>
      <w:r w:rsidRPr="001E7C85">
        <w:rPr>
          <w:rFonts w:ascii="Arial" w:hAnsi="Arial"/>
        </w:rPr>
        <w:t>/</w:t>
      </w:r>
      <w:r>
        <w:rPr>
          <w:rFonts w:ascii="Arial" w:hAnsi="Arial" w:cs="Arial"/>
        </w:rPr>
        <w:t xml:space="preserve">расконсервации </w:t>
      </w:r>
      <w:r w:rsidR="009733CD">
        <w:rPr>
          <w:rFonts w:ascii="Arial" w:hAnsi="Arial" w:cs="Arial"/>
        </w:rPr>
        <w:t>и</w:t>
      </w:r>
      <w:r w:rsidR="009733CD" w:rsidRPr="009733CD">
        <w:rPr>
          <w:rFonts w:ascii="Arial" w:hAnsi="Arial" w:cs="Arial"/>
        </w:rPr>
        <w:t>/</w:t>
      </w:r>
      <w:r>
        <w:rPr>
          <w:rFonts w:ascii="Arial" w:hAnsi="Arial" w:cs="Arial"/>
        </w:rPr>
        <w:t>или создание заявки на ремонт</w:t>
      </w:r>
      <w:r w:rsidR="0080467C">
        <w:rPr>
          <w:rFonts w:ascii="Arial" w:hAnsi="Arial" w:cs="Arial"/>
        </w:rPr>
        <w:t>;</w:t>
      </w:r>
    </w:p>
    <w:p w14:paraId="7E29DAD9" w14:textId="284D2EA4" w:rsidR="0080467C" w:rsidRDefault="00B91DAC" w:rsidP="0080467C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Согласование заявки на консервацию</w:t>
      </w:r>
      <w:r w:rsidRPr="001E7C85">
        <w:rPr>
          <w:rFonts w:ascii="Arial" w:hAnsi="Arial"/>
        </w:rPr>
        <w:t>/</w:t>
      </w:r>
      <w:r>
        <w:rPr>
          <w:rFonts w:ascii="Arial" w:hAnsi="Arial" w:cs="Arial"/>
        </w:rPr>
        <w:t>расконсервацию или ремонт</w:t>
      </w:r>
      <w:r w:rsidR="0080467C">
        <w:rPr>
          <w:rFonts w:ascii="Arial" w:hAnsi="Arial" w:cs="Arial"/>
        </w:rPr>
        <w:t>;</w:t>
      </w:r>
    </w:p>
    <w:p w14:paraId="26BDAFB1" w14:textId="686DA8F2" w:rsidR="0080467C" w:rsidRDefault="00B91DAC" w:rsidP="0080467C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Передача з</w:t>
      </w:r>
      <w:r w:rsidR="00252206">
        <w:rPr>
          <w:rFonts w:ascii="Arial" w:hAnsi="Arial" w:cs="Arial"/>
        </w:rPr>
        <w:t>аявки на ремонт</w:t>
      </w:r>
      <w:r>
        <w:rPr>
          <w:rFonts w:ascii="Arial" w:hAnsi="Arial" w:cs="Arial"/>
        </w:rPr>
        <w:t xml:space="preserve"> в процесс управления внеплановыми воздействиями </w:t>
      </w:r>
      <w:proofErr w:type="spellStart"/>
      <w:r>
        <w:rPr>
          <w:rFonts w:ascii="Arial" w:hAnsi="Arial" w:cs="Arial"/>
        </w:rPr>
        <w:t>ТОиР</w:t>
      </w:r>
      <w:proofErr w:type="spellEnd"/>
      <w:r w:rsidRPr="00BB18E9">
        <w:rPr>
          <w:rFonts w:ascii="Arial" w:hAnsi="Arial" w:cs="Arial"/>
        </w:rPr>
        <w:t>;</w:t>
      </w:r>
    </w:p>
    <w:p w14:paraId="794A89F6" w14:textId="5C5B30AE" w:rsidR="00B91DAC" w:rsidRDefault="00B91DAC" w:rsidP="0080467C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Анализ НСИ и данных БУ на предмет изменений.</w:t>
      </w:r>
    </w:p>
    <w:p w14:paraId="75887E0D" w14:textId="554F5A2E" w:rsidR="0080467C" w:rsidRPr="001E7C85" w:rsidRDefault="00230344" w:rsidP="001E7C85">
      <w:pPr>
        <w:spacing w:before="240" w:after="240"/>
        <w:ind w:firstLine="360"/>
        <w:rPr>
          <w:rFonts w:eastAsiaTheme="majorEastAsia"/>
          <w:caps/>
        </w:rPr>
      </w:pPr>
      <w:r w:rsidRPr="001E7C85">
        <w:rPr>
          <w:rFonts w:ascii="Arial" w:hAnsi="Arial"/>
        </w:rPr>
        <w:t>Процесс завершается после</w:t>
      </w:r>
      <w:r w:rsidR="002D12A4">
        <w:rPr>
          <w:rFonts w:ascii="Arial" w:hAnsi="Arial" w:cs="Arial"/>
        </w:rPr>
        <w:t xml:space="preserve"> проведения консервации</w:t>
      </w:r>
      <w:r w:rsidR="002D12A4" w:rsidRPr="001E7C85">
        <w:rPr>
          <w:rFonts w:ascii="Arial" w:hAnsi="Arial"/>
        </w:rPr>
        <w:t>/</w:t>
      </w:r>
      <w:r w:rsidR="002D12A4">
        <w:rPr>
          <w:rFonts w:ascii="Arial" w:hAnsi="Arial" w:cs="Arial"/>
        </w:rPr>
        <w:t>расконсервации оборудования</w:t>
      </w:r>
      <w:r>
        <w:rPr>
          <w:rFonts w:ascii="Arial" w:hAnsi="Arial" w:cs="Arial"/>
        </w:rPr>
        <w:t xml:space="preserve">, передачи заявок на изменение статуса единицы оборудования и заявок на корректировку оборудования </w:t>
      </w:r>
      <w:r w:rsidR="00C1000A">
        <w:rPr>
          <w:rFonts w:ascii="Arial" w:hAnsi="Arial" w:cs="Arial"/>
        </w:rPr>
        <w:t>(</w:t>
      </w:r>
      <w:r>
        <w:rPr>
          <w:rFonts w:ascii="Arial" w:hAnsi="Arial" w:cs="Arial"/>
        </w:rPr>
        <w:t>описан</w:t>
      </w:r>
      <w:r w:rsidR="00C1000A">
        <w:rPr>
          <w:rFonts w:ascii="Arial" w:hAnsi="Arial" w:cs="Arial"/>
        </w:rPr>
        <w:t>о</w:t>
      </w:r>
      <w:r>
        <w:rPr>
          <w:rFonts w:ascii="Arial" w:hAnsi="Arial" w:cs="Arial"/>
        </w:rPr>
        <w:t xml:space="preserve"> в КД «</w:t>
      </w:r>
      <w:r w:rsidR="00E62862">
        <w:rPr>
          <w:rFonts w:ascii="Arial" w:eastAsiaTheme="minorHAnsi" w:hAnsi="Arial" w:cs="Arial"/>
          <w:szCs w:val="24"/>
        </w:rPr>
        <w:t>ERP.</w:t>
      </w:r>
      <w:r w:rsidR="00E62862" w:rsidRPr="00E62862">
        <w:rPr>
          <w:rFonts w:ascii="Arial" w:eastAsiaTheme="minorHAnsi" w:hAnsi="Arial" w:cs="Arial"/>
          <w:szCs w:val="24"/>
        </w:rPr>
        <w:t>9.9.2</w:t>
      </w:r>
      <w:r>
        <w:rPr>
          <w:rFonts w:ascii="Arial" w:eastAsiaTheme="minorHAnsi" w:hAnsi="Arial" w:cs="Arial"/>
          <w:szCs w:val="24"/>
        </w:rPr>
        <w:t>.7</w:t>
      </w:r>
      <w:r w:rsidR="00185C87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  <w:lang w:val="en-US"/>
        </w:rPr>
        <w:t>PM</w:t>
      </w:r>
      <w:r w:rsidR="00185C87" w:rsidRPr="001E7C85">
        <w:rPr>
          <w:rFonts w:ascii="Arial" w:eastAsiaTheme="minorHAnsi" w:hAnsi="Arial"/>
        </w:rPr>
        <w:t>_</w:t>
      </w:r>
      <w:r w:rsidR="00185C87">
        <w:rPr>
          <w:rFonts w:ascii="Arial" w:eastAsiaTheme="minorHAnsi" w:hAnsi="Arial" w:cs="Arial"/>
          <w:szCs w:val="24"/>
        </w:rPr>
        <w:t>КД</w:t>
      </w:r>
      <w:r>
        <w:rPr>
          <w:rFonts w:ascii="Arial" w:eastAsiaTheme="minorHAnsi" w:hAnsi="Arial" w:cs="Arial"/>
          <w:szCs w:val="24"/>
        </w:rPr>
        <w:t xml:space="preserve"> </w:t>
      </w:r>
      <w:r w:rsidRPr="0039466C">
        <w:rPr>
          <w:rFonts w:ascii="Arial" w:eastAsiaTheme="minorHAnsi" w:hAnsi="Arial" w:cs="Arial"/>
          <w:szCs w:val="24"/>
        </w:rPr>
        <w:t>Управление основными данными</w:t>
      </w:r>
      <w:r w:rsidR="00C1000A">
        <w:rPr>
          <w:rFonts w:ascii="Arial" w:eastAsiaTheme="minorHAnsi" w:hAnsi="Arial" w:cs="Arial"/>
          <w:szCs w:val="24"/>
        </w:rPr>
        <w:t>»), передачи</w:t>
      </w:r>
      <w:r>
        <w:rPr>
          <w:rFonts w:ascii="Arial" w:eastAsiaTheme="minorHAnsi" w:hAnsi="Arial" w:cs="Arial"/>
          <w:szCs w:val="24"/>
        </w:rPr>
        <w:t xml:space="preserve"> бумажной документации («Перечень объектов, подлежащих консервации»,</w:t>
      </w:r>
      <w:r>
        <w:rPr>
          <w:rFonts w:ascii="Arial" w:hAnsi="Arial" w:cs="Arial"/>
        </w:rPr>
        <w:t xml:space="preserve"> </w:t>
      </w:r>
      <w:r>
        <w:rPr>
          <w:rFonts w:ascii="Arial" w:eastAsiaTheme="minorHAnsi" w:hAnsi="Arial" w:cs="Arial"/>
          <w:szCs w:val="24"/>
        </w:rPr>
        <w:t>«Перечень объектов, подлежащих расконсервации», «Приказ о консервации», «Приказ о расконсервации») в процесс «ПП-15.01.01.01 Получение и обработка в МФЦ входящих первичных документов»</w:t>
      </w:r>
      <w:r w:rsidR="00C1000A">
        <w:rPr>
          <w:rFonts w:ascii="Arial" w:eastAsiaTheme="minorHAnsi" w:hAnsi="Arial" w:cs="Arial"/>
          <w:szCs w:val="24"/>
        </w:rPr>
        <w:t xml:space="preserve"> и передачи информации</w:t>
      </w:r>
      <w:r w:rsidR="00002718">
        <w:rPr>
          <w:rFonts w:ascii="Arial" w:eastAsiaTheme="minorHAnsi" w:hAnsi="Arial" w:cs="Arial"/>
          <w:szCs w:val="24"/>
        </w:rPr>
        <w:t xml:space="preserve"> на изменение рабочего места в процесс «УП-03.03.05.01 Ведение производственных мощностей основного и вспомогательного производства» (описан в КД «</w:t>
      </w:r>
      <w:r w:rsidR="00B91DAC">
        <w:rPr>
          <w:rFonts w:ascii="Arial" w:eastAsiaTheme="minorHAnsi" w:hAnsi="Arial" w:cs="Arial"/>
          <w:szCs w:val="24"/>
          <w:lang w:val="en-US"/>
        </w:rPr>
        <w:t>ERP</w:t>
      </w:r>
      <w:r w:rsidR="00E62862">
        <w:rPr>
          <w:rFonts w:ascii="Arial" w:eastAsiaTheme="minorHAnsi" w:hAnsi="Arial"/>
        </w:rPr>
        <w:t>.</w:t>
      </w:r>
      <w:r w:rsidR="00E62862" w:rsidRPr="00E62862">
        <w:rPr>
          <w:rFonts w:ascii="Arial" w:eastAsiaTheme="minorHAnsi" w:hAnsi="Arial"/>
        </w:rPr>
        <w:t>9.9.2</w:t>
      </w:r>
      <w:r w:rsidR="00B91DAC" w:rsidRPr="001E7C85">
        <w:rPr>
          <w:rFonts w:ascii="Arial" w:eastAsiaTheme="minorHAnsi" w:hAnsi="Arial"/>
        </w:rPr>
        <w:t xml:space="preserve">.8 </w:t>
      </w:r>
      <w:r w:rsidR="00B91DAC">
        <w:rPr>
          <w:rFonts w:ascii="Arial" w:eastAsiaTheme="minorHAnsi" w:hAnsi="Arial" w:cs="Arial"/>
          <w:szCs w:val="24"/>
        </w:rPr>
        <w:t>Ведение основных данных по направлению Производство</w:t>
      </w:r>
      <w:r w:rsidR="00002718">
        <w:rPr>
          <w:rFonts w:ascii="Arial" w:eastAsiaTheme="minorHAnsi" w:hAnsi="Arial" w:cs="Arial"/>
          <w:szCs w:val="24"/>
        </w:rPr>
        <w:t xml:space="preserve">»). </w:t>
      </w:r>
      <w:r>
        <w:rPr>
          <w:rFonts w:ascii="Arial" w:hAnsi="Arial" w:cs="Arial"/>
        </w:rPr>
        <w:t xml:space="preserve"> </w:t>
      </w:r>
      <w:r w:rsidRPr="001E7C85">
        <w:rPr>
          <w:rFonts w:ascii="Arial" w:hAnsi="Arial"/>
        </w:rPr>
        <w:t xml:space="preserve"> </w:t>
      </w:r>
      <w:r w:rsidRPr="001E7C85" w:rsidDel="00230344">
        <w:rPr>
          <w:rFonts w:ascii="Arial" w:hAnsi="Arial"/>
        </w:rPr>
        <w:t xml:space="preserve"> </w:t>
      </w:r>
    </w:p>
    <w:p w14:paraId="656E9481" w14:textId="77777777" w:rsidR="000A12DA" w:rsidRPr="005C5B9D" w:rsidRDefault="000A12DA" w:rsidP="001E7C85">
      <w:pPr>
        <w:spacing w:before="240" w:after="240"/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B86F4C">
        <w:rPr>
          <w:rFonts w:ascii="Arial" w:hAnsi="Arial" w:cs="Arial"/>
          <w:b/>
          <w:sz w:val="22"/>
        </w:rPr>
        <w:t>6</w:t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Pr="000835FE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ПП-07.01.02.03-</w:t>
      </w:r>
      <w:r>
        <w:rPr>
          <w:rFonts w:ascii="Arial" w:hAnsi="Arial" w:cs="Arial"/>
          <w:b/>
          <w:sz w:val="22"/>
          <w:lang w:val="en-US"/>
        </w:rPr>
        <w:t>ERP</w:t>
      </w:r>
      <w:r w:rsidRPr="00C2243C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Консервация</w:t>
      </w:r>
      <w:r w:rsidRPr="00C2243C">
        <w:rPr>
          <w:rFonts w:ascii="Arial" w:hAnsi="Arial" w:cs="Arial"/>
          <w:b/>
          <w:sz w:val="22"/>
        </w:rPr>
        <w:t>/</w:t>
      </w:r>
      <w:r>
        <w:rPr>
          <w:rFonts w:ascii="Arial" w:hAnsi="Arial" w:cs="Arial"/>
          <w:b/>
          <w:sz w:val="22"/>
        </w:rPr>
        <w:t>Расконсервация ПА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0A12DA" w:rsidRPr="00BE014D" w14:paraId="42E9F48C" w14:textId="77777777" w:rsidTr="00562456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5E43F7F2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708BEC02" w14:textId="77777777" w:rsidR="000A12DA" w:rsidRPr="005559F4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ПП-07.01.02.03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</w:tr>
      <w:tr w:rsidR="000A12DA" w:rsidRPr="00BE014D" w14:paraId="6D148AFC" w14:textId="77777777" w:rsidTr="0056245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24578763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4CF1A35A" w14:textId="6CF3D1BF" w:rsidR="000A12DA" w:rsidRPr="00782C79" w:rsidRDefault="000B7B43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Подготовка </w:t>
            </w:r>
            <w:r w:rsidR="005B176D">
              <w:rPr>
                <w:rFonts w:ascii="Arial" w:hAnsi="Arial" w:cs="Arial"/>
                <w:sz w:val="20"/>
                <w:szCs w:val="20"/>
              </w:rPr>
              <w:t xml:space="preserve">и согласование </w:t>
            </w:r>
            <w:r>
              <w:rPr>
                <w:rFonts w:ascii="Arial" w:hAnsi="Arial" w:cs="Arial"/>
                <w:sz w:val="20"/>
                <w:szCs w:val="20"/>
              </w:rPr>
              <w:t>документов и проведение консервации</w:t>
            </w:r>
            <w:r w:rsidRPr="001E7C85">
              <w:rPr>
                <w:rFonts w:ascii="Arial" w:hAnsi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расконсервации</w:t>
            </w:r>
          </w:p>
        </w:tc>
      </w:tr>
      <w:tr w:rsidR="000A12DA" w:rsidRPr="00BE014D" w14:paraId="29EF6062" w14:textId="77777777" w:rsidTr="0056245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824D6D7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4852C228" w14:textId="77777777" w:rsidR="000A12DA" w:rsidRPr="006B339C" w:rsidRDefault="000A12DA" w:rsidP="00562456">
            <w:pPr>
              <w:ind w:left="3540" w:hanging="3540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мере поступления уведомлений о консервации</w:t>
            </w:r>
            <w:r w:rsidRPr="006B339C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расконсервации</w:t>
            </w:r>
          </w:p>
        </w:tc>
      </w:tr>
      <w:tr w:rsidR="000A12DA" w:rsidRPr="00BE014D" w14:paraId="6EADDA75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F515FFF" w14:textId="77777777" w:rsidR="000A12DA" w:rsidRPr="00BE014D" w:rsidRDefault="000A12DA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4FDCB604" w14:textId="06508BAD" w:rsidR="000A12DA" w:rsidRDefault="00C80663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57" w:author="Кононов Александр Валерьевич (Подрядчик. ООО БерингПойнт)" w:date="2020-04-16T07:17:00Z">
              <w:r w:rsidRPr="00C8066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УП-03.03.01.02 Годовое планирование производственной программы</w:t>
              </w:r>
            </w:ins>
            <w:del w:id="358" w:author="Кононов Александр Валерьевич (Подрядчик. ООО БерингПойнт)" w:date="2020-04-16T07:17:00Z">
              <w:r w:rsidR="000A12DA" w:rsidDel="00C8066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УП-03.03.04.01-</w:delText>
              </w:r>
              <w:r w:rsidR="000A12DA" w:rsidDel="00C8066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ERP</w:delText>
              </w:r>
              <w:r w:rsidR="000A12DA" w:rsidRPr="00782C79" w:rsidDel="00C8066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="000A12DA" w:rsidDel="00C8066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Выбор оптимального сценария</w:delText>
              </w:r>
            </w:del>
          </w:p>
          <w:p w14:paraId="61B81942" w14:textId="538EEE67" w:rsidR="00517F3A" w:rsidRPr="00782C79" w:rsidRDefault="000A12DA" w:rsidP="0050153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ПП-07.05.03-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и потребление подменного фонда</w:t>
            </w:r>
          </w:p>
        </w:tc>
      </w:tr>
      <w:tr w:rsidR="000A12DA" w:rsidRPr="00BE014D" w14:paraId="52EFFE69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EA2A069" w14:textId="77777777" w:rsidR="000A12DA" w:rsidRPr="00BE014D" w:rsidRDefault="000A12DA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5FF090D1" w14:textId="77777777" w:rsidR="000A12DA" w:rsidRPr="00782C79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ПП-07.03.03.02-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Управление внеплановыми воздействиями </w:t>
            </w:r>
            <w:proofErr w:type="spellStart"/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2AF0965E" w14:textId="417DFBD3" w:rsidR="000A12DA" w:rsidRPr="00782C79" w:rsidRDefault="00B233B5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</w:t>
            </w:r>
            <w:r w:rsidR="000A12DA"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07.01</w:t>
            </w:r>
            <w:r w:rsidRPr="00B233B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.02.</w:t>
            </w:r>
            <w:r w:rsidRPr="00BB18E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05</w:t>
            </w:r>
            <w:r w:rsidR="000A12DA"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 w:rsidR="000A12DA" w:rsidRPr="00782C79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Ведение </w:t>
            </w:r>
            <w:r w:rsidR="000A12DA"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НСИ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6AC551F6" w14:textId="77777777" w:rsidR="000A12DA" w:rsidRPr="00782C79" w:rsidRDefault="000A12DA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82C79">
              <w:rPr>
                <w:rFonts w:ascii="Arial" w:hAnsi="Arial" w:cs="Arial"/>
                <w:noProof/>
                <w:sz w:val="20"/>
                <w:szCs w:val="20"/>
              </w:rPr>
              <w:t>ПП-15.01.01.01 Получение и обработка в МФЦ входящих первичных документов</w:t>
            </w:r>
          </w:p>
          <w:p w14:paraId="2EE644F4" w14:textId="77777777" w:rsidR="000A12DA" w:rsidRPr="00782C79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82C79">
              <w:rPr>
                <w:rFonts w:ascii="Arial" w:hAnsi="Arial" w:cs="Arial"/>
                <w:noProof/>
                <w:sz w:val="20"/>
                <w:szCs w:val="20"/>
              </w:rPr>
              <w:t>УП-03.03.05.01-ERP Ведение производственных мощностей основного и вспомогательного производства</w:t>
            </w:r>
          </w:p>
        </w:tc>
      </w:tr>
      <w:tr w:rsidR="000A12DA" w:rsidRPr="00BE014D" w14:paraId="63ACBBEC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BFFDDB5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01E94140" w14:textId="77777777" w:rsidR="000A12DA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Уведомление о консервации</w:t>
            </w:r>
            <w:r w:rsidRPr="0010084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 w:rsidR="005951F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расконсервации</w:t>
            </w:r>
            <w:r w:rsidR="00DF1F6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производственного оборудования</w:t>
            </w:r>
          </w:p>
          <w:p w14:paraId="72989C2F" w14:textId="08DCF2E5" w:rsidR="00476D14" w:rsidRPr="00476D14" w:rsidRDefault="000A12DA" w:rsidP="0050153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Перечень объектов, подлежащих консервации</w:t>
            </w:r>
            <w:r w:rsidRPr="00DA0DC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расконсервации</w:t>
            </w:r>
          </w:p>
        </w:tc>
      </w:tr>
      <w:tr w:rsidR="000A12DA" w:rsidRPr="00BE014D" w14:paraId="612D1BD5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4B22885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3A521933" w14:textId="77777777" w:rsidR="008A5A7E" w:rsidRDefault="008A5A7E" w:rsidP="008A5A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Заявка на корректировку плана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32307424" w14:textId="77777777" w:rsidR="008A5A7E" w:rsidRDefault="008A5A7E" w:rsidP="00675CC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Пояснительная записка</w:t>
            </w:r>
          </w:p>
          <w:p w14:paraId="56031E73" w14:textId="164D0039" w:rsidR="00675CC7" w:rsidRDefault="008A5A7E" w:rsidP="00675CC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</w:t>
            </w:r>
            <w:r w:rsidR="00675CC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явка на изменение статуса оборудования</w:t>
            </w:r>
          </w:p>
          <w:p w14:paraId="2383B12D" w14:textId="77777777" w:rsidR="000A12DA" w:rsidRPr="00DA0DC1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Приказ о консервации</w:t>
            </w:r>
            <w:r w:rsidRPr="00DA0DC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Приказ о расконсервации</w:t>
            </w:r>
          </w:p>
          <w:p w14:paraId="0E30D48E" w14:textId="77777777" w:rsidR="000A12DA" w:rsidRDefault="000A12DA" w:rsidP="00675CC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Перечень объектов, подлежащий консервации</w:t>
            </w:r>
            <w:r w:rsidRPr="00DA0DC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расконсервации</w:t>
            </w:r>
          </w:p>
          <w:p w14:paraId="025710D3" w14:textId="6B464125" w:rsidR="00675CC7" w:rsidRPr="00BE014D" w:rsidRDefault="00675CC7" w:rsidP="0079347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Заявка на изменение </w:t>
            </w:r>
            <w:r w:rsidR="008A5A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производственного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рабочего места</w:t>
            </w:r>
          </w:p>
        </w:tc>
      </w:tr>
    </w:tbl>
    <w:p w14:paraId="186C7603" w14:textId="77777777" w:rsidR="00E62862" w:rsidRDefault="00E62862" w:rsidP="000A12DA">
      <w:pPr>
        <w:spacing w:after="240" w:line="276" w:lineRule="auto"/>
        <w:rPr>
          <w:rFonts w:ascii="Arial" w:hAnsi="Arial" w:cs="Arial"/>
        </w:rPr>
      </w:pPr>
    </w:p>
    <w:p w14:paraId="1A53D583" w14:textId="0CFE721D" w:rsidR="00A25ED4" w:rsidRPr="00A25ED4" w:rsidRDefault="00A25ED4" w:rsidP="000A12DA">
      <w:pPr>
        <w:spacing w:after="240" w:line="276" w:lineRule="auto"/>
        <w:rPr>
          <w:rFonts w:ascii="Arial" w:eastAsia="Calibri" w:hAnsi="Arial" w:cs="Arial"/>
        </w:rPr>
      </w:pPr>
      <w:r w:rsidRPr="00A25ED4">
        <w:rPr>
          <w:rFonts w:ascii="Arial" w:eastAsia="Calibri" w:hAnsi="Arial" w:cs="Arial"/>
        </w:rPr>
        <w:t>Изображение модели «ПП-07.01.02.03-ERP Консервация</w:t>
      </w:r>
      <w:r w:rsidR="00044CB4" w:rsidRPr="00044CB4">
        <w:rPr>
          <w:rFonts w:ascii="Arial" w:eastAsia="Calibri" w:hAnsi="Arial" w:cs="Arial"/>
        </w:rPr>
        <w:t>/</w:t>
      </w:r>
      <w:r w:rsidRPr="00A25ED4">
        <w:rPr>
          <w:rFonts w:ascii="Arial" w:eastAsia="Calibri" w:hAnsi="Arial" w:cs="Arial"/>
        </w:rPr>
        <w:t xml:space="preserve">Расконсервация ПА» приведено в разделе </w:t>
      </w:r>
      <w:hyperlink w:anchor="_Приложение_№_1." w:history="1">
        <w:r w:rsidRPr="002C79B3">
          <w:rPr>
            <w:rStyle w:val="a8"/>
            <w:rFonts w:ascii="Arial" w:eastAsia="Calibri" w:hAnsi="Arial" w:cs="Arial"/>
          </w:rPr>
          <w:t>«Приложение № 1. Модели бизнес-процессов»</w:t>
        </w:r>
      </w:hyperlink>
      <w:r>
        <w:rPr>
          <w:rFonts w:ascii="Arial" w:eastAsia="Calibri" w:hAnsi="Arial" w:cs="Arial"/>
        </w:rPr>
        <w:t xml:space="preserve"> данного документа</w:t>
      </w:r>
      <w:r w:rsidRPr="00A25ED4">
        <w:rPr>
          <w:rFonts w:ascii="Arial" w:eastAsia="Calibri" w:hAnsi="Arial" w:cs="Arial"/>
        </w:rPr>
        <w:t>.</w:t>
      </w:r>
    </w:p>
    <w:p w14:paraId="1D32C414" w14:textId="77777777" w:rsidR="000A12DA" w:rsidRPr="000835FE" w:rsidRDefault="000A12DA" w:rsidP="000A12DA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359" w:name="_Toc520133115"/>
      <w:bookmarkStart w:id="360" w:name="_Toc521667649"/>
      <w:bookmarkStart w:id="361" w:name="_Toc521685898"/>
      <w:bookmarkStart w:id="362" w:name="_Toc67659637"/>
      <w:r w:rsidRPr="000835FE">
        <w:rPr>
          <w:rFonts w:eastAsiaTheme="majorEastAsia" w:cstheme="majorBidi"/>
          <w:caps w:val="0"/>
          <w:sz w:val="24"/>
          <w:szCs w:val="24"/>
        </w:rPr>
        <w:t xml:space="preserve">Описание бизнес-процесса </w:t>
      </w:r>
      <w:bookmarkStart w:id="363" w:name="_Toc516677493"/>
      <w:r w:rsidRPr="00C2243C">
        <w:rPr>
          <w:rFonts w:eastAsiaTheme="majorEastAsia" w:cstheme="majorBidi"/>
          <w:caps w:val="0"/>
          <w:sz w:val="24"/>
          <w:szCs w:val="24"/>
        </w:rPr>
        <w:t>ПП-07.01.02.04-ERP Вывод производственных активов из эксплуатации (списание ОС и утилизация)</w:t>
      </w:r>
      <w:bookmarkEnd w:id="359"/>
      <w:bookmarkEnd w:id="360"/>
      <w:bookmarkEnd w:id="361"/>
      <w:bookmarkEnd w:id="362"/>
      <w:bookmarkEnd w:id="363"/>
    </w:p>
    <w:p w14:paraId="1FC0E8C5" w14:textId="765F39E3" w:rsidR="00EF1DD9" w:rsidRPr="001E7C85" w:rsidRDefault="00EF1DD9" w:rsidP="001E7C85">
      <w:pPr>
        <w:ind w:firstLine="576"/>
        <w:rPr>
          <w:rFonts w:ascii="Arial" w:hAnsi="Arial"/>
        </w:rPr>
      </w:pPr>
      <w:r>
        <w:rPr>
          <w:rFonts w:ascii="Arial" w:hAnsi="Arial" w:cs="Arial"/>
        </w:rPr>
        <w:t>Процесс вывода производственных активов из эксплуатации начинается с получения назначенных мероприятий по выводу производственных активов из эксплуатации из процесса «</w:t>
      </w:r>
      <w:r w:rsidR="004823DA" w:rsidRPr="00227A0A">
        <w:rPr>
          <w:rFonts w:ascii="Arial" w:hAnsi="Arial" w:cs="Arial"/>
        </w:rPr>
        <w:t>ПП-11.02.03-ERP Управление проверками и аудитами в области охраны труда, промышленной безопасности и экологии</w:t>
      </w:r>
      <w:r w:rsidR="004823DA">
        <w:rPr>
          <w:rFonts w:ascii="Arial" w:hAnsi="Arial" w:cs="Arial"/>
        </w:rPr>
        <w:t>» (</w:t>
      </w:r>
      <w:r>
        <w:rPr>
          <w:rFonts w:ascii="Arial" w:hAnsi="Arial" w:cs="Arial"/>
        </w:rPr>
        <w:t xml:space="preserve">описан </w:t>
      </w:r>
      <w:r w:rsidR="00E62862">
        <w:rPr>
          <w:rFonts w:ascii="Arial" w:hAnsi="Arial"/>
        </w:rPr>
        <w:t>КД «ERP.</w:t>
      </w:r>
      <w:r w:rsidR="00E62862" w:rsidRPr="00E62862">
        <w:rPr>
          <w:rFonts w:ascii="Arial" w:hAnsi="Arial"/>
        </w:rPr>
        <w:t>9.9.2</w:t>
      </w:r>
      <w:r w:rsidRPr="001E7C85">
        <w:rPr>
          <w:rFonts w:ascii="Arial" w:hAnsi="Arial"/>
        </w:rPr>
        <w:t>.46</w:t>
      </w:r>
      <w:r w:rsidR="00185C87">
        <w:rPr>
          <w:rFonts w:ascii="Arial" w:hAnsi="Arial" w:cs="Arial"/>
        </w:rPr>
        <w:t>_EHS_</w:t>
      </w:r>
      <w:r w:rsidRPr="001E7C85">
        <w:rPr>
          <w:rFonts w:ascii="Arial" w:hAnsi="Arial"/>
        </w:rPr>
        <w:t xml:space="preserve">КД по направлению </w:t>
      </w:r>
      <w:proofErr w:type="spellStart"/>
      <w:r w:rsidRPr="001E7C85">
        <w:rPr>
          <w:rFonts w:ascii="Arial" w:hAnsi="Arial"/>
        </w:rPr>
        <w:t>ОТПБиЭ</w:t>
      </w:r>
      <w:proofErr w:type="spellEnd"/>
      <w:r w:rsidRPr="001E7C85">
        <w:rPr>
          <w:rFonts w:ascii="Arial" w:hAnsi="Arial"/>
        </w:rPr>
        <w:t>»</w:t>
      </w:r>
      <w:r w:rsidR="004823DA" w:rsidRPr="001E7C85">
        <w:rPr>
          <w:rFonts w:ascii="Arial" w:hAnsi="Arial"/>
        </w:rPr>
        <w:t>)</w:t>
      </w:r>
      <w:r w:rsidR="004823DA">
        <w:rPr>
          <w:rFonts w:ascii="Arial" w:hAnsi="Arial" w:cs="Arial"/>
        </w:rPr>
        <w:t>, п</w:t>
      </w:r>
      <w:r w:rsidR="005E60D6">
        <w:rPr>
          <w:rFonts w:ascii="Arial" w:hAnsi="Arial" w:cs="Arial"/>
        </w:rPr>
        <w:t xml:space="preserve">олучения </w:t>
      </w:r>
      <w:r w:rsidR="00B4287C">
        <w:rPr>
          <w:rFonts w:ascii="Arial" w:hAnsi="Arial" w:cs="Arial"/>
        </w:rPr>
        <w:t>документа «А</w:t>
      </w:r>
      <w:r w:rsidR="005E60D6">
        <w:rPr>
          <w:rFonts w:ascii="Arial" w:hAnsi="Arial" w:cs="Arial"/>
        </w:rPr>
        <w:t xml:space="preserve">кт </w:t>
      </w:r>
      <w:r w:rsidR="004823DA">
        <w:rPr>
          <w:rFonts w:ascii="Arial" w:hAnsi="Arial" w:cs="Arial"/>
        </w:rPr>
        <w:t>осмотра и с</w:t>
      </w:r>
      <w:r w:rsidR="00BB700C">
        <w:rPr>
          <w:rFonts w:ascii="Arial" w:hAnsi="Arial" w:cs="Arial"/>
        </w:rPr>
        <w:t xml:space="preserve">писания объектов </w:t>
      </w:r>
      <w:r w:rsidR="00B4287C">
        <w:rPr>
          <w:rFonts w:ascii="Arial" w:hAnsi="Arial" w:cs="Arial"/>
        </w:rPr>
        <w:t xml:space="preserve">ОС ВН-ОС-5» </w:t>
      </w:r>
      <w:r w:rsidR="00BB700C">
        <w:rPr>
          <w:rFonts w:ascii="Arial" w:hAnsi="Arial" w:cs="Arial"/>
        </w:rPr>
        <w:t>из процесса «</w:t>
      </w:r>
      <w:r w:rsidR="00BB700C" w:rsidRPr="00227A0A">
        <w:rPr>
          <w:rFonts w:ascii="Arial" w:hAnsi="Arial" w:cs="Arial"/>
        </w:rPr>
        <w:t>ПП-07.03.03.01-ERP Выполнение и фактический учет воздействий</w:t>
      </w:r>
      <w:r w:rsidR="00BB700C">
        <w:rPr>
          <w:rFonts w:ascii="Arial" w:hAnsi="Arial" w:cs="Arial"/>
        </w:rPr>
        <w:t>» (описан в КД  «ERP.</w:t>
      </w:r>
      <w:r w:rsidR="00E62862" w:rsidRPr="00E62862">
        <w:rPr>
          <w:rFonts w:ascii="Arial" w:hAnsi="Arial" w:cs="Arial"/>
        </w:rPr>
        <w:t>9.9.2</w:t>
      </w:r>
      <w:r w:rsidR="00BB700C" w:rsidRPr="0080467C">
        <w:rPr>
          <w:rFonts w:ascii="Arial" w:hAnsi="Arial" w:cs="Arial"/>
        </w:rPr>
        <w:t>.55</w:t>
      </w:r>
      <w:r w:rsidR="00185C87" w:rsidRPr="00185C87">
        <w:rPr>
          <w:rFonts w:ascii="Arial" w:hAnsi="Arial" w:cs="Arial"/>
        </w:rPr>
        <w:t>_PM_КД</w:t>
      </w:r>
      <w:r w:rsidR="00BB700C" w:rsidRPr="0080467C">
        <w:rPr>
          <w:rFonts w:ascii="Arial" w:hAnsi="Arial" w:cs="Arial"/>
        </w:rPr>
        <w:t xml:space="preserve"> Выполнение и фактический учет работ»</w:t>
      </w:r>
      <w:r w:rsidR="008F18E4">
        <w:rPr>
          <w:rFonts w:ascii="Arial" w:hAnsi="Arial" w:cs="Arial"/>
        </w:rPr>
        <w:t>)</w:t>
      </w:r>
      <w:r w:rsidR="00BB700C">
        <w:rPr>
          <w:rFonts w:ascii="Arial" w:hAnsi="Arial" w:cs="Arial"/>
        </w:rPr>
        <w:t xml:space="preserve">, данных об остаточной стоимости ВНА из процесса </w:t>
      </w:r>
      <w:r w:rsidR="00BB700C">
        <w:rPr>
          <w:rFonts w:ascii="Arial" w:eastAsiaTheme="majorEastAsia" w:hAnsi="Arial" w:cs="Arial"/>
        </w:rPr>
        <w:t>«ПП-03.02.01.06-</w:t>
      </w:r>
      <w:r w:rsidR="00BB700C">
        <w:rPr>
          <w:rFonts w:ascii="Arial" w:eastAsiaTheme="majorEastAsia" w:hAnsi="Arial" w:cs="Arial"/>
          <w:lang w:val="en-US"/>
        </w:rPr>
        <w:t>ERP</w:t>
      </w:r>
      <w:r w:rsidR="00BB700C" w:rsidRPr="00FA3304">
        <w:rPr>
          <w:rFonts w:ascii="Arial" w:eastAsiaTheme="majorEastAsia" w:hAnsi="Arial" w:cs="Arial"/>
        </w:rPr>
        <w:t xml:space="preserve"> </w:t>
      </w:r>
      <w:r w:rsidR="00D805F9">
        <w:rPr>
          <w:rFonts w:ascii="Arial" w:eastAsiaTheme="majorEastAsia" w:hAnsi="Arial" w:cs="Arial"/>
        </w:rPr>
        <w:t>Учёт амортизации ВНА»,</w:t>
      </w:r>
      <w:r w:rsidR="00BB700C">
        <w:rPr>
          <w:rFonts w:ascii="Arial" w:eastAsiaTheme="majorEastAsia" w:hAnsi="Arial" w:cs="Arial"/>
        </w:rPr>
        <w:t xml:space="preserve"> перечня объектов, подлежащих списанию </w:t>
      </w:r>
      <w:r w:rsidR="00D805F9">
        <w:rPr>
          <w:rFonts w:ascii="Arial" w:eastAsiaTheme="majorEastAsia" w:hAnsi="Arial" w:cs="Arial"/>
        </w:rPr>
        <w:t xml:space="preserve">и расчёта-обоснования </w:t>
      </w:r>
      <w:r w:rsidR="001F2AD8">
        <w:rPr>
          <w:rFonts w:ascii="Arial" w:eastAsiaTheme="majorEastAsia" w:hAnsi="Arial" w:cs="Arial"/>
        </w:rPr>
        <w:t xml:space="preserve">стоимости восстановления </w:t>
      </w:r>
      <w:r w:rsidR="00BB700C">
        <w:rPr>
          <w:rFonts w:ascii="Arial" w:eastAsiaTheme="majorEastAsia" w:hAnsi="Arial" w:cs="Arial"/>
        </w:rPr>
        <w:t>из процесса «ПП-07.05.03-</w:t>
      </w:r>
      <w:r w:rsidR="00BB700C">
        <w:rPr>
          <w:rFonts w:ascii="Arial" w:eastAsiaTheme="majorEastAsia" w:hAnsi="Arial" w:cs="Arial"/>
          <w:lang w:val="en-US"/>
        </w:rPr>
        <w:t>ERP</w:t>
      </w:r>
      <w:r w:rsidR="00BB700C" w:rsidRPr="001E7C85">
        <w:rPr>
          <w:rFonts w:ascii="Arial" w:eastAsiaTheme="majorEastAsia" w:hAnsi="Arial"/>
        </w:rPr>
        <w:t xml:space="preserve"> </w:t>
      </w:r>
      <w:r w:rsidR="00BB700C">
        <w:rPr>
          <w:rFonts w:ascii="Arial" w:eastAsiaTheme="majorEastAsia" w:hAnsi="Arial" w:cs="Arial"/>
        </w:rPr>
        <w:t>Формирование и потребление подменного фонда»</w:t>
      </w:r>
      <w:r w:rsidR="00BB700C">
        <w:rPr>
          <w:rFonts w:ascii="Arial" w:hAnsi="Arial" w:cs="Arial"/>
        </w:rPr>
        <w:t xml:space="preserve"> (описан в КД «</w:t>
      </w:r>
      <w:r w:rsidR="00BB700C">
        <w:rPr>
          <w:rFonts w:ascii="Arial" w:hAnsi="Arial" w:cs="Arial"/>
          <w:lang w:val="en-US"/>
        </w:rPr>
        <w:t>ERP</w:t>
      </w:r>
      <w:r w:rsidR="00BB700C">
        <w:rPr>
          <w:rFonts w:ascii="Arial" w:hAnsi="Arial" w:cs="Arial"/>
        </w:rPr>
        <w:t>.</w:t>
      </w:r>
      <w:r w:rsidR="00E62862" w:rsidRPr="00E62862">
        <w:rPr>
          <w:rFonts w:ascii="Arial" w:hAnsi="Arial" w:cs="Arial"/>
        </w:rPr>
        <w:t>9.9.2</w:t>
      </w:r>
      <w:r w:rsidR="00BB700C" w:rsidRPr="00705B06">
        <w:rPr>
          <w:rFonts w:ascii="Arial" w:hAnsi="Arial" w:cs="Arial"/>
        </w:rPr>
        <w:t>.57</w:t>
      </w:r>
      <w:r w:rsidR="00185C87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  <w:lang w:val="en-US"/>
        </w:rPr>
        <w:t>PM</w:t>
      </w:r>
      <w:r w:rsidR="00185C87" w:rsidRPr="00E327E0">
        <w:rPr>
          <w:rFonts w:ascii="Arial" w:eastAsiaTheme="minorHAnsi" w:hAnsi="Arial" w:cs="Arial"/>
          <w:szCs w:val="24"/>
        </w:rPr>
        <w:t>_</w:t>
      </w:r>
      <w:r w:rsidR="00185C87">
        <w:rPr>
          <w:rFonts w:ascii="Arial" w:eastAsiaTheme="minorHAnsi" w:hAnsi="Arial" w:cs="Arial"/>
          <w:szCs w:val="24"/>
        </w:rPr>
        <w:t>КД</w:t>
      </w:r>
      <w:r w:rsidR="00BB700C" w:rsidRPr="00705B06">
        <w:rPr>
          <w:rFonts w:ascii="Arial" w:hAnsi="Arial" w:cs="Arial"/>
        </w:rPr>
        <w:t xml:space="preserve"> </w:t>
      </w:r>
      <w:r w:rsidR="00BB700C">
        <w:rPr>
          <w:rFonts w:ascii="Arial" w:hAnsi="Arial" w:cs="Arial"/>
        </w:rPr>
        <w:t xml:space="preserve">Ресурсное обеспечение </w:t>
      </w:r>
      <w:proofErr w:type="spellStart"/>
      <w:r w:rsidR="00BB700C">
        <w:rPr>
          <w:rFonts w:ascii="Arial" w:hAnsi="Arial" w:cs="Arial"/>
        </w:rPr>
        <w:t>ТОиР</w:t>
      </w:r>
      <w:proofErr w:type="spellEnd"/>
      <w:r w:rsidR="00BB700C">
        <w:rPr>
          <w:rFonts w:ascii="Arial" w:hAnsi="Arial" w:cs="Arial"/>
        </w:rPr>
        <w:t>»).</w:t>
      </w:r>
      <w:r w:rsidR="004823DA">
        <w:rPr>
          <w:rFonts w:ascii="Arial" w:hAnsi="Arial" w:cs="Arial"/>
        </w:rPr>
        <w:t xml:space="preserve"> </w:t>
      </w:r>
    </w:p>
    <w:p w14:paraId="1F090CE4" w14:textId="173C1D55" w:rsidR="00EF1DD9" w:rsidRDefault="00EF1DD9" w:rsidP="00EF1DD9">
      <w:pPr>
        <w:spacing w:before="240" w:after="240"/>
        <w:ind w:firstLine="576"/>
        <w:rPr>
          <w:rFonts w:ascii="Arial" w:hAnsi="Arial" w:cs="Arial"/>
        </w:rPr>
      </w:pPr>
      <w:r>
        <w:rPr>
          <w:rFonts w:ascii="Arial" w:hAnsi="Arial" w:cs="Arial"/>
        </w:rPr>
        <w:t>В процессе выполняются функции</w:t>
      </w:r>
      <w:r w:rsidR="002D12A4">
        <w:rPr>
          <w:rFonts w:ascii="Arial" w:hAnsi="Arial" w:cs="Arial"/>
        </w:rPr>
        <w:t xml:space="preserve"> (детальное описание функций приведено в разделе «5.2 Описание шагов бизнес-процесса» данного документа)</w:t>
      </w:r>
      <w:r>
        <w:rPr>
          <w:rFonts w:ascii="Arial" w:hAnsi="Arial" w:cs="Arial"/>
        </w:rPr>
        <w:t>:</w:t>
      </w:r>
    </w:p>
    <w:p w14:paraId="39403AC1" w14:textId="56B3F840" w:rsidR="00EF1DD9" w:rsidRDefault="002D12A4" w:rsidP="00EF1DD9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Выпуск и согласование приказа на списание и подготовка акта о списании</w:t>
      </w:r>
      <w:r w:rsidR="00EF1DD9" w:rsidRPr="008109BB">
        <w:rPr>
          <w:rFonts w:ascii="Arial" w:hAnsi="Arial" w:cs="Arial"/>
        </w:rPr>
        <w:t>;</w:t>
      </w:r>
    </w:p>
    <w:p w14:paraId="701AD33B" w14:textId="13560089" w:rsidR="00EF1DD9" w:rsidRDefault="002D12A4" w:rsidP="00EF1DD9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Определение необходимости демонтажа ПА</w:t>
      </w:r>
      <w:r w:rsidR="00EF1DD9">
        <w:rPr>
          <w:rFonts w:ascii="Arial" w:hAnsi="Arial" w:cs="Arial"/>
        </w:rPr>
        <w:t>;</w:t>
      </w:r>
    </w:p>
    <w:p w14:paraId="50266576" w14:textId="7D56BF58" w:rsidR="00EF1DD9" w:rsidRDefault="002D12A4" w:rsidP="00EF1DD9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Создание заявки на демонтаж ПА</w:t>
      </w:r>
      <w:r w:rsidR="00EF1DD9">
        <w:rPr>
          <w:rFonts w:ascii="Arial" w:hAnsi="Arial" w:cs="Arial"/>
        </w:rPr>
        <w:t>;</w:t>
      </w:r>
    </w:p>
    <w:p w14:paraId="185332B3" w14:textId="3B4CA343" w:rsidR="00EF1DD9" w:rsidRDefault="00EF1DD9" w:rsidP="00EF1DD9">
      <w:pPr>
        <w:pStyle w:val="af9"/>
        <w:numPr>
          <w:ilvl w:val="0"/>
          <w:numId w:val="1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Анализ НСИ и данных БУ</w:t>
      </w:r>
      <w:r w:rsidR="001F2AD8">
        <w:rPr>
          <w:rFonts w:ascii="Arial" w:hAnsi="Arial" w:cs="Arial"/>
        </w:rPr>
        <w:t xml:space="preserve"> (данных по основным средствам)</w:t>
      </w:r>
      <w:r>
        <w:rPr>
          <w:rFonts w:ascii="Arial" w:hAnsi="Arial" w:cs="Arial"/>
        </w:rPr>
        <w:t>.</w:t>
      </w:r>
    </w:p>
    <w:p w14:paraId="72406706" w14:textId="7CC6866D" w:rsidR="00EF1DD9" w:rsidRDefault="00EF1DD9" w:rsidP="001E7C85">
      <w:pPr>
        <w:pStyle w:val="a7"/>
        <w:ind w:firstLine="360"/>
        <w:jc w:val="left"/>
        <w:rPr>
          <w:rFonts w:ascii="Arial" w:hAnsi="Arial" w:cs="Arial"/>
          <w:b/>
          <w:sz w:val="22"/>
          <w:szCs w:val="22"/>
        </w:rPr>
      </w:pPr>
      <w:r w:rsidRPr="00705B06">
        <w:rPr>
          <w:rFonts w:ascii="Arial" w:hAnsi="Arial" w:cs="Arial"/>
        </w:rPr>
        <w:t>Процесс завершается после</w:t>
      </w:r>
      <w:r w:rsidR="008F18E4">
        <w:rPr>
          <w:rFonts w:ascii="Arial" w:hAnsi="Arial" w:cs="Arial"/>
        </w:rPr>
        <w:t xml:space="preserve"> выполнения демонтажа оборудования</w:t>
      </w:r>
      <w:r w:rsidR="00A408B0">
        <w:rPr>
          <w:rFonts w:ascii="Arial" w:hAnsi="Arial" w:cs="Arial"/>
        </w:rPr>
        <w:t>, подлежащего списанию</w:t>
      </w:r>
      <w:r>
        <w:rPr>
          <w:rFonts w:ascii="Arial" w:hAnsi="Arial" w:cs="Arial"/>
        </w:rPr>
        <w:t>, передачи заявок на изменение статуса единицы оборудования</w:t>
      </w:r>
      <w:r w:rsidR="008F18E4">
        <w:rPr>
          <w:rFonts w:ascii="Arial" w:hAnsi="Arial" w:cs="Arial"/>
        </w:rPr>
        <w:t xml:space="preserve">, </w:t>
      </w:r>
      <w:r w:rsidR="00A408B0">
        <w:rPr>
          <w:rFonts w:ascii="Arial" w:hAnsi="Arial" w:cs="Arial"/>
        </w:rPr>
        <w:t>на создание единицы оборудования (узла)</w:t>
      </w:r>
      <w:r w:rsidR="008F18E4">
        <w:rPr>
          <w:rFonts w:ascii="Arial" w:hAnsi="Arial" w:cs="Arial"/>
        </w:rPr>
        <w:t xml:space="preserve">, </w:t>
      </w:r>
      <w:r w:rsidR="00A408B0">
        <w:rPr>
          <w:rFonts w:ascii="Arial" w:hAnsi="Arial" w:cs="Arial"/>
        </w:rPr>
        <w:t>на корректировку нормативов обслуживания</w:t>
      </w:r>
      <w:r>
        <w:rPr>
          <w:rFonts w:ascii="Arial" w:hAnsi="Arial" w:cs="Arial"/>
        </w:rPr>
        <w:t xml:space="preserve"> и заявок на корректировку </w:t>
      </w:r>
      <w:r w:rsidR="00A408B0">
        <w:rPr>
          <w:rFonts w:ascii="Arial" w:hAnsi="Arial" w:cs="Arial"/>
        </w:rPr>
        <w:t xml:space="preserve">плана </w:t>
      </w:r>
      <w:proofErr w:type="spellStart"/>
      <w:r w:rsidR="00A408B0">
        <w:rPr>
          <w:rFonts w:ascii="Arial" w:hAnsi="Arial" w:cs="Arial"/>
        </w:rPr>
        <w:t>ТОиР</w:t>
      </w:r>
      <w:proofErr w:type="spellEnd"/>
      <w:r w:rsidR="00A408B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процесс</w:t>
      </w:r>
      <w:r w:rsidR="001B6AA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описан</w:t>
      </w:r>
      <w:r w:rsidR="001B6AA0">
        <w:rPr>
          <w:rFonts w:ascii="Arial" w:hAnsi="Arial" w:cs="Arial"/>
        </w:rPr>
        <w:t>ный</w:t>
      </w:r>
      <w:r>
        <w:rPr>
          <w:rFonts w:ascii="Arial" w:hAnsi="Arial" w:cs="Arial"/>
        </w:rPr>
        <w:t xml:space="preserve"> в КД «</w:t>
      </w:r>
      <w:r w:rsidR="00E62862">
        <w:rPr>
          <w:rFonts w:ascii="Arial" w:eastAsiaTheme="minorHAnsi" w:hAnsi="Arial" w:cs="Arial"/>
        </w:rPr>
        <w:t>ERP.</w:t>
      </w:r>
      <w:r w:rsidR="00E62862" w:rsidRPr="00E62862">
        <w:rPr>
          <w:rFonts w:ascii="Arial" w:eastAsiaTheme="minorHAnsi" w:hAnsi="Arial" w:cs="Arial"/>
        </w:rPr>
        <w:t>9</w:t>
      </w:r>
      <w:r w:rsidR="00E62862">
        <w:rPr>
          <w:rFonts w:ascii="Arial" w:eastAsiaTheme="minorHAnsi" w:hAnsi="Arial" w:cs="Arial"/>
        </w:rPr>
        <w:t>.9.2</w:t>
      </w:r>
      <w:r>
        <w:rPr>
          <w:rFonts w:ascii="Arial" w:eastAsiaTheme="minorHAnsi" w:hAnsi="Arial" w:cs="Arial"/>
        </w:rPr>
        <w:t>.7</w:t>
      </w:r>
      <w:r w:rsidR="00185C87" w:rsidRPr="00185C87">
        <w:rPr>
          <w:rFonts w:ascii="Arial" w:eastAsiaTheme="minorHAnsi" w:hAnsi="Arial" w:cs="Arial"/>
        </w:rPr>
        <w:t>_PM_КД</w:t>
      </w:r>
      <w:r>
        <w:rPr>
          <w:rFonts w:ascii="Arial" w:eastAsiaTheme="minorHAnsi" w:hAnsi="Arial" w:cs="Arial"/>
        </w:rPr>
        <w:t xml:space="preserve"> </w:t>
      </w:r>
      <w:r w:rsidRPr="0039466C">
        <w:rPr>
          <w:rFonts w:ascii="Arial" w:eastAsiaTheme="minorHAnsi" w:hAnsi="Arial" w:cs="Arial"/>
        </w:rPr>
        <w:t>Управление основными данными</w:t>
      </w:r>
      <w:r w:rsidR="001B6AA0">
        <w:rPr>
          <w:rFonts w:ascii="Arial" w:eastAsiaTheme="minorHAnsi" w:hAnsi="Arial" w:cs="Arial"/>
        </w:rPr>
        <w:t>»</w:t>
      </w:r>
      <w:r w:rsidR="00A408B0">
        <w:rPr>
          <w:rFonts w:ascii="Arial" w:eastAsiaTheme="minorHAnsi" w:hAnsi="Arial" w:cs="Arial"/>
        </w:rPr>
        <w:t>, бумажной документации («Г</w:t>
      </w:r>
      <w:r w:rsidR="008F18E4">
        <w:rPr>
          <w:rFonts w:ascii="Arial" w:eastAsiaTheme="minorHAnsi" w:hAnsi="Arial" w:cs="Arial"/>
        </w:rPr>
        <w:t>рафик сдачи металлолома» и «Акт</w:t>
      </w:r>
      <w:r w:rsidR="00A408B0">
        <w:rPr>
          <w:rFonts w:ascii="Arial" w:eastAsiaTheme="minorHAnsi" w:hAnsi="Arial" w:cs="Arial"/>
        </w:rPr>
        <w:t xml:space="preserve"> осмотра и списания объекта ОС ВН-ОС-5») в процесс «ПП-10.07.03.01 Приёмка и размещение МТР на складе» (описан в КД «</w:t>
      </w:r>
      <w:r w:rsidR="00FE23FA">
        <w:rPr>
          <w:rFonts w:ascii="Arial" w:eastAsiaTheme="minorHAnsi" w:hAnsi="Arial" w:cs="Arial"/>
          <w:lang w:val="en-US"/>
        </w:rPr>
        <w:t>ERP</w:t>
      </w:r>
      <w:r w:rsidR="00E62862">
        <w:rPr>
          <w:rFonts w:ascii="Arial" w:hAnsi="Arial"/>
        </w:rPr>
        <w:t>.9.9.2</w:t>
      </w:r>
      <w:r w:rsidR="00FE23FA" w:rsidRPr="001E7C85">
        <w:rPr>
          <w:rFonts w:ascii="Arial" w:hAnsi="Arial"/>
        </w:rPr>
        <w:t xml:space="preserve">.62 </w:t>
      </w:r>
      <w:r w:rsidR="00FE23FA">
        <w:rPr>
          <w:rFonts w:ascii="Arial" w:eastAsiaTheme="minorHAnsi" w:hAnsi="Arial" w:cs="Arial"/>
        </w:rPr>
        <w:t>Планирование работы складской логистики</w:t>
      </w:r>
      <w:r w:rsidR="00A408B0">
        <w:rPr>
          <w:rFonts w:ascii="Arial" w:eastAsiaTheme="minorHAnsi" w:hAnsi="Arial" w:cs="Arial"/>
        </w:rPr>
        <w:t>»)</w:t>
      </w:r>
      <w:r>
        <w:rPr>
          <w:rFonts w:ascii="Arial" w:eastAsiaTheme="minorHAnsi" w:hAnsi="Arial" w:cs="Arial"/>
        </w:rPr>
        <w:t>, бумажной документации («</w:t>
      </w:r>
      <w:r w:rsidR="00992871">
        <w:rPr>
          <w:rFonts w:ascii="Arial" w:eastAsiaTheme="minorHAnsi" w:hAnsi="Arial" w:cs="Arial"/>
        </w:rPr>
        <w:t>Акт о списании (ОС-4, ОС-4а, ОС-4б)</w:t>
      </w:r>
      <w:r>
        <w:rPr>
          <w:rFonts w:ascii="Arial" w:eastAsiaTheme="minorHAnsi" w:hAnsi="Arial" w:cs="Arial"/>
        </w:rPr>
        <w:t>»,</w:t>
      </w:r>
      <w:r>
        <w:rPr>
          <w:rFonts w:ascii="Arial" w:hAnsi="Arial" w:cs="Arial"/>
        </w:rPr>
        <w:t xml:space="preserve"> </w:t>
      </w:r>
      <w:r>
        <w:rPr>
          <w:rFonts w:ascii="Arial" w:eastAsiaTheme="minorHAnsi" w:hAnsi="Arial" w:cs="Arial"/>
        </w:rPr>
        <w:t>«П</w:t>
      </w:r>
      <w:r w:rsidR="00992871">
        <w:rPr>
          <w:rFonts w:ascii="Arial" w:eastAsiaTheme="minorHAnsi" w:hAnsi="Arial" w:cs="Arial"/>
        </w:rPr>
        <w:t>риказ на списание</w:t>
      </w:r>
      <w:r>
        <w:rPr>
          <w:rFonts w:ascii="Arial" w:eastAsiaTheme="minorHAnsi" w:hAnsi="Arial" w:cs="Arial"/>
        </w:rPr>
        <w:t>»,  «</w:t>
      </w:r>
      <w:r w:rsidR="00992871">
        <w:rPr>
          <w:rFonts w:ascii="Arial" w:eastAsiaTheme="minorHAnsi" w:hAnsi="Arial" w:cs="Arial"/>
        </w:rPr>
        <w:t>Расчёт-обоснование стоимости восстановления</w:t>
      </w:r>
      <w:r>
        <w:rPr>
          <w:rFonts w:ascii="Arial" w:eastAsiaTheme="minorHAnsi" w:hAnsi="Arial" w:cs="Arial"/>
        </w:rPr>
        <w:t>»</w:t>
      </w:r>
      <w:r w:rsidR="00992871">
        <w:rPr>
          <w:rFonts w:ascii="Arial" w:eastAsiaTheme="minorHAnsi" w:hAnsi="Arial" w:cs="Arial"/>
        </w:rPr>
        <w:t>, «Акт осмотра и списания объекта ОСВНС-ОС-5»</w:t>
      </w:r>
      <w:r>
        <w:rPr>
          <w:rFonts w:ascii="Arial" w:eastAsiaTheme="minorHAnsi" w:hAnsi="Arial" w:cs="Arial"/>
        </w:rPr>
        <w:t xml:space="preserve">) в процесс «ПП-15.01.01.01 Получение и обработка в МФЦ входящих первичных документов», </w:t>
      </w:r>
      <w:r w:rsidR="005B176D">
        <w:rPr>
          <w:rFonts w:ascii="Arial" w:eastAsiaTheme="minorHAnsi" w:hAnsi="Arial" w:cs="Arial"/>
        </w:rPr>
        <w:t xml:space="preserve">информирования об </w:t>
      </w:r>
      <w:r>
        <w:rPr>
          <w:rFonts w:ascii="Arial" w:eastAsiaTheme="minorHAnsi" w:hAnsi="Arial" w:cs="Arial"/>
        </w:rPr>
        <w:t>изменени</w:t>
      </w:r>
      <w:r w:rsidR="005B176D">
        <w:rPr>
          <w:rFonts w:ascii="Arial" w:eastAsiaTheme="minorHAnsi" w:hAnsi="Arial" w:cs="Arial"/>
        </w:rPr>
        <w:t>и</w:t>
      </w:r>
      <w:r>
        <w:rPr>
          <w:rFonts w:ascii="Arial" w:eastAsiaTheme="minorHAnsi" w:hAnsi="Arial" w:cs="Arial"/>
        </w:rPr>
        <w:t xml:space="preserve"> рабочего места в процесс «УП-03.03.05.01 Ведение производственных мощностей основного и вспомогательного производства» (описан в КД «</w:t>
      </w:r>
      <w:r>
        <w:rPr>
          <w:rFonts w:ascii="Arial" w:eastAsiaTheme="minorHAnsi" w:hAnsi="Arial" w:cs="Arial"/>
          <w:lang w:val="en-US"/>
        </w:rPr>
        <w:t>ERP</w:t>
      </w:r>
      <w:r w:rsidR="00E62862">
        <w:rPr>
          <w:rFonts w:ascii="Arial" w:eastAsiaTheme="minorHAnsi" w:hAnsi="Arial" w:cs="Arial"/>
        </w:rPr>
        <w:t>.9.9.2</w:t>
      </w:r>
      <w:r w:rsidRPr="00705B06">
        <w:rPr>
          <w:rFonts w:ascii="Arial" w:eastAsiaTheme="minorHAnsi" w:hAnsi="Arial" w:cs="Arial"/>
        </w:rPr>
        <w:t xml:space="preserve">.8 </w:t>
      </w:r>
      <w:r>
        <w:rPr>
          <w:rFonts w:ascii="Arial" w:eastAsiaTheme="minorHAnsi" w:hAnsi="Arial" w:cs="Arial"/>
        </w:rPr>
        <w:t>Ведение основных данных по направлению Производство»).</w:t>
      </w:r>
    </w:p>
    <w:p w14:paraId="3F9903AA" w14:textId="4F3653F9" w:rsidR="000A12DA" w:rsidRPr="008A0D1A" w:rsidRDefault="000A12DA">
      <w:pPr>
        <w:pStyle w:val="a7"/>
        <w:jc w:val="right"/>
        <w:rPr>
          <w:rFonts w:ascii="Arial" w:hAnsi="Arial" w:cs="Arial"/>
          <w:b/>
          <w:sz w:val="22"/>
          <w:szCs w:val="22"/>
        </w:rPr>
      </w:pPr>
      <w:r w:rsidRPr="008A0D1A">
        <w:rPr>
          <w:rFonts w:ascii="Arial" w:hAnsi="Arial" w:cs="Arial"/>
          <w:b/>
          <w:sz w:val="22"/>
          <w:szCs w:val="22"/>
        </w:rPr>
        <w:t xml:space="preserve">Таблица </w:t>
      </w:r>
      <w:r w:rsidR="00B86F4C">
        <w:rPr>
          <w:rFonts w:ascii="Arial" w:hAnsi="Arial" w:cs="Arial"/>
          <w:b/>
          <w:sz w:val="22"/>
          <w:szCs w:val="22"/>
        </w:rPr>
        <w:t>7</w:t>
      </w:r>
      <w:r w:rsidRPr="008A0D1A">
        <w:rPr>
          <w:rFonts w:ascii="Arial" w:hAnsi="Arial" w:cs="Arial"/>
          <w:b/>
          <w:sz w:val="22"/>
          <w:szCs w:val="22"/>
        </w:rPr>
        <w:t>. Описание бизнес-процесса ПП-07.01.02.0</w:t>
      </w:r>
      <w:r>
        <w:rPr>
          <w:rFonts w:ascii="Arial" w:hAnsi="Arial" w:cs="Arial"/>
          <w:b/>
          <w:sz w:val="22"/>
          <w:szCs w:val="22"/>
        </w:rPr>
        <w:t>4</w:t>
      </w:r>
      <w:r w:rsidRPr="008A0D1A">
        <w:rPr>
          <w:rFonts w:ascii="Arial" w:hAnsi="Arial" w:cs="Arial"/>
          <w:b/>
          <w:sz w:val="22"/>
          <w:szCs w:val="22"/>
        </w:rPr>
        <w:t>-</w:t>
      </w:r>
      <w:r w:rsidRPr="008A0D1A">
        <w:rPr>
          <w:rFonts w:ascii="Arial" w:hAnsi="Arial" w:cs="Arial"/>
          <w:b/>
          <w:sz w:val="22"/>
          <w:szCs w:val="22"/>
          <w:lang w:val="en-US"/>
        </w:rPr>
        <w:t>ERP</w:t>
      </w:r>
      <w:r w:rsidRPr="008A0D1A">
        <w:rPr>
          <w:rFonts w:ascii="Arial" w:hAnsi="Arial" w:cs="Arial"/>
          <w:b/>
          <w:sz w:val="22"/>
          <w:szCs w:val="22"/>
        </w:rPr>
        <w:t xml:space="preserve"> Вывод производственных активов из эксплуат</w:t>
      </w:r>
      <w:r>
        <w:rPr>
          <w:rFonts w:ascii="Arial" w:hAnsi="Arial" w:cs="Arial"/>
          <w:b/>
          <w:sz w:val="22"/>
          <w:szCs w:val="22"/>
        </w:rPr>
        <w:t>ации (списание ОС и утилизация)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0A12DA" w:rsidRPr="00BE014D" w14:paraId="18191BA8" w14:textId="77777777" w:rsidTr="00562456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6C2E66C6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B29A7D9" w14:textId="77777777" w:rsidR="000A12DA" w:rsidRPr="005559F4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 и утилизация)</w:t>
            </w:r>
          </w:p>
        </w:tc>
      </w:tr>
      <w:tr w:rsidR="000A12DA" w:rsidRPr="00BE014D" w14:paraId="7E87FC9F" w14:textId="77777777" w:rsidTr="0056245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646BE1F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32F866AE" w14:textId="4C1CA3A8" w:rsidR="000A12DA" w:rsidRPr="00782C79" w:rsidRDefault="005B176D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Подготовка и согласование документов и проведение демонтажа оборудован</w:t>
            </w:r>
            <w:r w:rsidR="00A3682F">
              <w:rPr>
                <w:rFonts w:ascii="Arial" w:hAnsi="Arial" w:cs="Arial"/>
                <w:sz w:val="20"/>
                <w:szCs w:val="20"/>
              </w:rPr>
              <w:t>ия, подлежащего списанию</w:t>
            </w:r>
          </w:p>
        </w:tc>
      </w:tr>
      <w:tr w:rsidR="000A12DA" w:rsidRPr="00BE014D" w14:paraId="57F3BEFB" w14:textId="77777777" w:rsidTr="0056245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1F350AE" w14:textId="77777777" w:rsidR="000A12DA" w:rsidRPr="00BE014D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2E6AF2DC" w14:textId="77777777" w:rsidR="000A12DA" w:rsidRPr="00BE014D" w:rsidRDefault="000A12DA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В соответствии с производственной необходимостью</w:t>
            </w:r>
          </w:p>
        </w:tc>
      </w:tr>
      <w:tr w:rsidR="000A12DA" w:rsidRPr="00BE014D" w14:paraId="67FFD4AB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CF293F4" w14:textId="77777777" w:rsidR="000A12DA" w:rsidRPr="00BE014D" w:rsidRDefault="000A12DA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</w:tcPr>
          <w:p w14:paraId="4122B947" w14:textId="77777777" w:rsidR="009F331B" w:rsidRDefault="009F331B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ПП-11.02.03-ERP Управление проверками и аудитами в области охраны труда, промышленной безопасности и экологии</w:t>
            </w:r>
          </w:p>
          <w:p w14:paraId="6C2AB720" w14:textId="77777777" w:rsidR="009F331B" w:rsidRPr="001E4350" w:rsidRDefault="009F331B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ПП-07.03.03.01-ERP Выполнение и фактический учет воздействий</w:t>
            </w:r>
          </w:p>
          <w:p w14:paraId="3DC03AC4" w14:textId="77777777" w:rsidR="000A12DA" w:rsidRDefault="009F331B" w:rsidP="00227A0A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ПП-03.02.01.06-ERP Учет амортизации объектов ВНА</w:t>
            </w:r>
          </w:p>
          <w:p w14:paraId="129B39A9" w14:textId="77777777" w:rsidR="0090286D" w:rsidRPr="006B339C" w:rsidRDefault="0090286D" w:rsidP="00227A0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ПП-07.05.03-ERP Формирование и потребление подменного фонда</w:t>
            </w:r>
          </w:p>
        </w:tc>
      </w:tr>
      <w:tr w:rsidR="000A12DA" w:rsidRPr="00BE014D" w14:paraId="00A8FD40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C8EA0E0" w14:textId="77777777" w:rsidR="000A12DA" w:rsidRPr="006B339C" w:rsidRDefault="000A12DA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B339C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</w:tcPr>
          <w:p w14:paraId="66BE9BC5" w14:textId="77777777" w:rsidR="000A12DA" w:rsidRDefault="000A12DA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ПП-07.03.03.02-ERP Управление внеплановыми воздействиями ТОиР</w:t>
            </w:r>
          </w:p>
          <w:p w14:paraId="491C49C1" w14:textId="77777777" w:rsidR="00B233B5" w:rsidRPr="00782C79" w:rsidRDefault="00B233B5" w:rsidP="00B233B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07.01</w:t>
            </w:r>
            <w:r w:rsidRPr="00B233B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.02.05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Ведение </w:t>
            </w:r>
            <w:r w:rsidRPr="00782C7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НСИ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5209DFE5" w14:textId="77777777" w:rsidR="00A63554" w:rsidRDefault="00A63554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ПП-10.07.03.01-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A6355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Приёмка и размещение МТР на складе</w:t>
            </w:r>
          </w:p>
          <w:p w14:paraId="5FDF287C" w14:textId="77777777" w:rsidR="00A63554" w:rsidRDefault="00A63554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ПП-15.01.01.01 Получение и обработка в МФЦ входящих первичных документов</w:t>
            </w:r>
          </w:p>
          <w:p w14:paraId="0F210427" w14:textId="12EF8411" w:rsidR="00A63554" w:rsidRPr="006B339C" w:rsidRDefault="00A63554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УП-03.03.05.01-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DA01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Ведение производственных мощностей </w:t>
            </w:r>
            <w:r w:rsidR="00316D5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основ</w:t>
            </w:r>
            <w:r w:rsidR="005B6CE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</w:t>
            </w:r>
            <w:r w:rsidR="00316D5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ого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и вспомогательного оборудования</w:t>
            </w:r>
          </w:p>
        </w:tc>
      </w:tr>
      <w:tr w:rsidR="000A12DA" w:rsidRPr="00BE014D" w14:paraId="6F9DD998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E0832C0" w14:textId="77777777" w:rsidR="000A12DA" w:rsidRPr="006B339C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6B339C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</w:tcPr>
          <w:p w14:paraId="4B8FD9ED" w14:textId="77777777" w:rsidR="00007F78" w:rsidRDefault="00007F78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Корректирующие мероприятия: задачи</w:t>
            </w:r>
          </w:p>
          <w:p w14:paraId="15EB078E" w14:textId="77777777" w:rsidR="00007F78" w:rsidRDefault="00007F78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Акт осмотра и списания объекта ОС ВН-ОС-5</w:t>
            </w:r>
          </w:p>
          <w:p w14:paraId="748D8CCD" w14:textId="77777777" w:rsidR="00007F78" w:rsidRDefault="00007F78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Отчет о запасе ВНА</w:t>
            </w:r>
          </w:p>
          <w:p w14:paraId="755F99D8" w14:textId="77777777" w:rsidR="000A12DA" w:rsidRPr="006B339C" w:rsidRDefault="000A12DA" w:rsidP="00227A0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Расчет-обоснова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ние стоимости восстановления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br/>
            </w:r>
            <w:r w:rsidRPr="006B339C">
              <w:rPr>
                <w:rFonts w:ascii="Arial" w:hAnsi="Arial" w:cs="Arial"/>
                <w:noProof/>
                <w:sz w:val="20"/>
                <w:szCs w:val="20"/>
              </w:rPr>
              <w:t>Перечень объектов, подлежащих списанию</w:t>
            </w:r>
          </w:p>
        </w:tc>
      </w:tr>
      <w:tr w:rsidR="000A12DA" w:rsidRPr="00BE014D" w14:paraId="0051E330" w14:textId="77777777" w:rsidTr="0056245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5B18C3D" w14:textId="77777777" w:rsidR="000A12DA" w:rsidRPr="006B339C" w:rsidRDefault="000A12DA" w:rsidP="00562456">
            <w:pPr>
              <w:rPr>
                <w:rFonts w:ascii="Arial" w:hAnsi="Arial" w:cs="Arial"/>
                <w:sz w:val="20"/>
                <w:szCs w:val="20"/>
              </w:rPr>
            </w:pPr>
            <w:r w:rsidRPr="006B339C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</w:tcPr>
          <w:p w14:paraId="575DC8EA" w14:textId="0836EDE6" w:rsidR="00DA01E5" w:rsidRDefault="00DA01E5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Сообщение ТОРО</w:t>
            </w:r>
            <w:r w:rsidR="005B6CEC">
              <w:rPr>
                <w:rFonts w:ascii="Arial" w:hAnsi="Arial" w:cs="Arial"/>
                <w:noProof/>
                <w:sz w:val="20"/>
                <w:szCs w:val="20"/>
              </w:rPr>
              <w:t xml:space="preserve"> (Заявка на демонтаж)</w:t>
            </w:r>
          </w:p>
          <w:p w14:paraId="43F1A129" w14:textId="77777777" w:rsidR="00DA01E5" w:rsidRDefault="00DA01E5" w:rsidP="00DA01E5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Заявка на изменение рабочего места</w:t>
            </w:r>
          </w:p>
          <w:p w14:paraId="27C067CE" w14:textId="77777777" w:rsidR="00DA01E5" w:rsidRDefault="00DA01E5" w:rsidP="00DA01E5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Заявка на изменение статуса единицы оборудования</w:t>
            </w:r>
          </w:p>
          <w:p w14:paraId="1B5B0F5F" w14:textId="77777777" w:rsidR="00DA01E5" w:rsidRDefault="00DA01E5" w:rsidP="00DA01E5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Заявка на создание единицы оборудования (узла)</w:t>
            </w:r>
          </w:p>
          <w:p w14:paraId="0F697892" w14:textId="77777777" w:rsidR="00DA01E5" w:rsidRDefault="00DA01E5" w:rsidP="00DA01E5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Заявка на корректировку нормативов обслуживания</w:t>
            </w:r>
          </w:p>
          <w:p w14:paraId="5C433056" w14:textId="77777777" w:rsidR="00DA01E5" w:rsidRDefault="00DA01E5" w:rsidP="00DA01E5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Заявка на корректировку плана ТОиР</w:t>
            </w:r>
          </w:p>
          <w:p w14:paraId="32BB7894" w14:textId="2F991710" w:rsidR="00F515D9" w:rsidRPr="00EC625C" w:rsidRDefault="00DA01E5" w:rsidP="00562456">
            <w:pPr>
              <w:jc w:val="left"/>
              <w:rPr>
                <w:rFonts w:ascii="Arial" w:hAnsi="Arial"/>
                <w:sz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График сдачи металлолома</w:t>
            </w:r>
          </w:p>
          <w:p w14:paraId="20F30CF1" w14:textId="77777777" w:rsidR="00DA01E5" w:rsidRDefault="00DA01E5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 xml:space="preserve">Акт осмотра и списания объекта ОС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ВН-ОС-5</w:t>
            </w:r>
          </w:p>
          <w:p w14:paraId="27443485" w14:textId="77777777" w:rsidR="00DA01E5" w:rsidRDefault="00DA01E5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751EE2">
              <w:rPr>
                <w:rFonts w:ascii="Arial" w:hAnsi="Arial" w:cs="Arial"/>
                <w:noProof/>
                <w:sz w:val="20"/>
                <w:szCs w:val="20"/>
              </w:rPr>
              <w:t>Акт о списании (ОС-4, ОС-4а, ОС-4б)</w:t>
            </w:r>
          </w:p>
          <w:p w14:paraId="7E9FAA47" w14:textId="77777777" w:rsidR="00DA01E5" w:rsidRDefault="00DA01E5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Приказ на списание</w:t>
            </w:r>
          </w:p>
          <w:p w14:paraId="3D4C977A" w14:textId="77777777" w:rsidR="000A12DA" w:rsidRDefault="000A12DA" w:rsidP="00DA01E5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Расчет-обоснование стоимости восстановления</w:t>
            </w:r>
          </w:p>
          <w:p w14:paraId="1843E917" w14:textId="1898FB96" w:rsidR="00135F41" w:rsidRPr="00751EE2" w:rsidRDefault="00135F41" w:rsidP="00DA01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Заявка на изменение производственного ресурса</w:t>
            </w:r>
          </w:p>
        </w:tc>
      </w:tr>
    </w:tbl>
    <w:p w14:paraId="17AD7A0C" w14:textId="77777777" w:rsidR="00DA01E5" w:rsidRDefault="00DA01E5" w:rsidP="001E7C85">
      <w:pPr>
        <w:spacing w:after="240" w:line="276" w:lineRule="auto"/>
        <w:ind w:firstLine="576"/>
        <w:jc w:val="left"/>
        <w:rPr>
          <w:rFonts w:ascii="Arial" w:eastAsiaTheme="majorEastAsia" w:hAnsi="Arial" w:cstheme="majorBidi"/>
          <w:b/>
          <w:caps/>
          <w:szCs w:val="26"/>
        </w:rPr>
      </w:pPr>
      <w:r w:rsidRPr="00A25ED4">
        <w:rPr>
          <w:rFonts w:ascii="Arial" w:eastAsia="Calibri" w:hAnsi="Arial" w:cs="Arial"/>
        </w:rPr>
        <w:lastRenderedPageBreak/>
        <w:t>Изображение модели «</w:t>
      </w:r>
      <w:r>
        <w:rPr>
          <w:rFonts w:ascii="Arial" w:eastAsia="Calibri" w:hAnsi="Arial" w:cs="Arial"/>
        </w:rPr>
        <w:t>ПП-07.01.02.04</w:t>
      </w:r>
      <w:r w:rsidRPr="00A25ED4">
        <w:rPr>
          <w:rFonts w:ascii="Arial" w:eastAsia="Calibri" w:hAnsi="Arial" w:cs="Arial"/>
        </w:rPr>
        <w:t xml:space="preserve">-ERP </w:t>
      </w:r>
      <w:r w:rsidRPr="00DA01E5">
        <w:rPr>
          <w:rFonts w:ascii="Arial" w:eastAsia="Calibri" w:hAnsi="Arial" w:cs="Arial"/>
        </w:rPr>
        <w:t>Вывод производственных активов из эксплуатации</w:t>
      </w:r>
      <w:r w:rsidRPr="00A25ED4">
        <w:rPr>
          <w:rFonts w:ascii="Arial" w:eastAsia="Calibri" w:hAnsi="Arial" w:cs="Arial"/>
        </w:rPr>
        <w:t>» приведено в разделе «</w:t>
      </w:r>
      <w:hyperlink w:anchor="_Приложение_№_1." w:history="1">
        <w:r w:rsidRPr="002C79B3">
          <w:rPr>
            <w:rStyle w:val="a8"/>
            <w:rFonts w:ascii="Arial" w:eastAsia="Calibri" w:hAnsi="Arial" w:cs="Arial"/>
          </w:rPr>
          <w:t>Приложение № 1.  Модели бизнес-процессов</w:t>
        </w:r>
      </w:hyperlink>
      <w:r w:rsidRPr="00A25ED4">
        <w:rPr>
          <w:rFonts w:ascii="Arial" w:eastAsia="Calibri" w:hAnsi="Arial" w:cs="Arial"/>
        </w:rPr>
        <w:t>»</w:t>
      </w:r>
      <w:r>
        <w:rPr>
          <w:rFonts w:ascii="Arial" w:eastAsia="Calibri" w:hAnsi="Arial" w:cs="Arial"/>
        </w:rPr>
        <w:t xml:space="preserve"> данного документа</w:t>
      </w:r>
      <w:r w:rsidRPr="00A25ED4">
        <w:rPr>
          <w:rFonts w:ascii="Arial" w:eastAsia="Calibri" w:hAnsi="Arial" w:cs="Arial"/>
        </w:rPr>
        <w:t>.</w:t>
      </w:r>
    </w:p>
    <w:p w14:paraId="752FEBC2" w14:textId="525E5479" w:rsidR="0043622A" w:rsidRDefault="0043622A" w:rsidP="00D952B6">
      <w:pPr>
        <w:pStyle w:val="22"/>
        <w:keepNext/>
        <w:keepLines/>
        <w:numPr>
          <w:ilvl w:val="1"/>
          <w:numId w:val="8"/>
        </w:numPr>
        <w:spacing w:before="0" w:line="276" w:lineRule="auto"/>
        <w:rPr>
          <w:rFonts w:eastAsiaTheme="majorEastAsia" w:cstheme="majorBidi"/>
          <w:bCs w:val="0"/>
          <w:iCs w:val="0"/>
          <w:szCs w:val="26"/>
        </w:rPr>
      </w:pPr>
      <w:bookmarkStart w:id="364" w:name="_Описание_шагов_бизнес-процессОВ"/>
      <w:bookmarkStart w:id="365" w:name="_Описание_шагов_бизнес-процессовОВ"/>
      <w:bookmarkStart w:id="366" w:name="_Toc521685899"/>
      <w:bookmarkStart w:id="367" w:name="_Toc521667650"/>
      <w:bookmarkStart w:id="368" w:name="_Toc67659638"/>
      <w:bookmarkEnd w:id="364"/>
      <w:bookmarkEnd w:id="365"/>
      <w:r w:rsidRPr="00BE014D">
        <w:rPr>
          <w:rFonts w:eastAsiaTheme="majorEastAsia" w:cstheme="majorBidi"/>
          <w:bCs w:val="0"/>
          <w:iCs w:val="0"/>
          <w:szCs w:val="26"/>
        </w:rPr>
        <w:t>Описание шагов бизнес-</w:t>
      </w:r>
      <w:bookmarkEnd w:id="366"/>
      <w:r w:rsidRPr="00BE014D">
        <w:rPr>
          <w:rFonts w:eastAsiaTheme="majorEastAsia" w:cstheme="majorBidi"/>
          <w:bCs w:val="0"/>
          <w:iCs w:val="0"/>
          <w:szCs w:val="26"/>
        </w:rPr>
        <w:t>процесс</w:t>
      </w:r>
      <w:r w:rsidR="000E48EB">
        <w:rPr>
          <w:rFonts w:eastAsiaTheme="majorEastAsia" w:cstheme="majorBidi"/>
          <w:bCs w:val="0"/>
          <w:iCs w:val="0"/>
          <w:szCs w:val="26"/>
        </w:rPr>
        <w:t>ов</w:t>
      </w:r>
      <w:bookmarkEnd w:id="367"/>
      <w:bookmarkEnd w:id="368"/>
    </w:p>
    <w:p w14:paraId="4A7463AB" w14:textId="13BD959F" w:rsidR="0043622A" w:rsidRPr="000835FE" w:rsidRDefault="0043622A" w:rsidP="00D952B6">
      <w:pPr>
        <w:pStyle w:val="31"/>
        <w:keepLines/>
        <w:numPr>
          <w:ilvl w:val="2"/>
          <w:numId w:val="8"/>
        </w:numPr>
        <w:spacing w:before="0" w:line="276" w:lineRule="auto"/>
        <w:rPr>
          <w:rFonts w:eastAsiaTheme="majorEastAsia" w:cstheme="majorBidi"/>
          <w:caps w:val="0"/>
          <w:sz w:val="24"/>
          <w:szCs w:val="24"/>
        </w:rPr>
      </w:pPr>
      <w:bookmarkStart w:id="369" w:name="_Toc514340553"/>
      <w:bookmarkStart w:id="370" w:name="_Toc521667651"/>
      <w:bookmarkStart w:id="371" w:name="_Toc521685900"/>
      <w:bookmarkStart w:id="372" w:name="_Toc67659639"/>
      <w:r w:rsidRPr="000835FE">
        <w:rPr>
          <w:rFonts w:eastAsiaTheme="majorEastAsia" w:cstheme="majorBidi"/>
          <w:caps w:val="0"/>
          <w:sz w:val="24"/>
          <w:szCs w:val="24"/>
        </w:rPr>
        <w:t xml:space="preserve">Описание </w:t>
      </w:r>
      <w:r>
        <w:rPr>
          <w:rFonts w:eastAsiaTheme="majorEastAsia" w:cstheme="majorBidi"/>
          <w:caps w:val="0"/>
          <w:sz w:val="24"/>
          <w:szCs w:val="24"/>
        </w:rPr>
        <w:t xml:space="preserve">шагов </w:t>
      </w:r>
      <w:r w:rsidRPr="000835FE">
        <w:rPr>
          <w:rFonts w:eastAsiaTheme="majorEastAsia" w:cstheme="majorBidi"/>
          <w:caps w:val="0"/>
          <w:sz w:val="24"/>
          <w:szCs w:val="24"/>
        </w:rPr>
        <w:t xml:space="preserve">бизнес-процесса </w:t>
      </w:r>
      <w:bookmarkEnd w:id="369"/>
      <w:r w:rsidR="000A12DA" w:rsidRPr="002224DC">
        <w:rPr>
          <w:rFonts w:eastAsiaTheme="majorEastAsia" w:cstheme="majorBidi"/>
          <w:caps w:val="0"/>
          <w:sz w:val="24"/>
          <w:szCs w:val="24"/>
        </w:rPr>
        <w:t>ПП-07.01.02.03-ERP Консервация</w:t>
      </w:r>
      <w:r w:rsidR="008F18E4" w:rsidRPr="00BB18E9">
        <w:rPr>
          <w:rFonts w:eastAsiaTheme="majorEastAsia" w:cstheme="majorBidi"/>
          <w:caps w:val="0"/>
          <w:sz w:val="24"/>
          <w:szCs w:val="24"/>
        </w:rPr>
        <w:t>/</w:t>
      </w:r>
      <w:r w:rsidR="000A12DA" w:rsidRPr="002224DC">
        <w:rPr>
          <w:rFonts w:eastAsiaTheme="majorEastAsia" w:cstheme="majorBidi"/>
          <w:caps w:val="0"/>
          <w:sz w:val="24"/>
          <w:szCs w:val="24"/>
        </w:rPr>
        <w:t>Расконсервация ПА</w:t>
      </w:r>
      <w:bookmarkEnd w:id="370"/>
      <w:bookmarkEnd w:id="371"/>
      <w:bookmarkEnd w:id="372"/>
    </w:p>
    <w:p w14:paraId="6E206A10" w14:textId="77777777" w:rsidR="00D47A85" w:rsidRPr="00A46114" w:rsidRDefault="0012135C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 w:rsidR="00D952B6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</w:t>
      </w:r>
      <w:r w:rsidR="00D952B6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Создание заявки на расконсервацию</w:t>
      </w:r>
    </w:p>
    <w:p w14:paraId="6C91EAEF" w14:textId="6358752F" w:rsidR="008F0919" w:rsidRDefault="00F37766" w:rsidP="00F37766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На вход в процесс поступают сформированные в смежном процессе </w:t>
      </w:r>
      <w:r w:rsidR="00B311E4" w:rsidRPr="00C80663">
        <w:rPr>
          <w:rFonts w:ascii="Arial" w:hAnsi="Arial" w:cs="Arial"/>
        </w:rPr>
        <w:t>«</w:t>
      </w:r>
      <w:ins w:id="373" w:author="Кононов Александр Валерьевич (Подрядчик. ООО БерингПойнт)" w:date="2020-04-16T07:17:00Z">
        <w:r w:rsidR="00C80663" w:rsidRPr="00C80663">
          <w:rPr>
            <w:rFonts w:ascii="Arial" w:hAnsi="Arial" w:cs="Arial"/>
          </w:rPr>
          <w:t>УП-03.03.01.02 Годовое планирование производственной программы</w:t>
        </w:r>
      </w:ins>
      <w:del w:id="374" w:author="Кононов Александр Валерьевич (Подрядчик. ООО БерингПойнт)" w:date="2020-04-16T07:17:00Z">
        <w:r w:rsidRPr="00C80663" w:rsidDel="00C80663">
          <w:rPr>
            <w:rFonts w:ascii="Arial" w:hAnsi="Arial" w:cs="Arial"/>
          </w:rPr>
          <w:delText>УП-03.03.04.01 Выбор оптимального сценария</w:delText>
        </w:r>
      </w:del>
      <w:r w:rsidR="00B311E4" w:rsidRPr="00C80663">
        <w:rPr>
          <w:rFonts w:ascii="Arial" w:hAnsi="Arial" w:cs="Arial"/>
        </w:rPr>
        <w:t>»</w:t>
      </w:r>
      <w:r w:rsidR="007F6A7A">
        <w:rPr>
          <w:rFonts w:ascii="Arial" w:hAnsi="Arial" w:cs="Arial"/>
        </w:rPr>
        <w:t xml:space="preserve"> </w:t>
      </w:r>
      <w:r w:rsidR="002C79B3">
        <w:rPr>
          <w:rFonts w:ascii="Arial" w:hAnsi="Arial" w:cs="Arial"/>
        </w:rPr>
        <w:t>перечни</w:t>
      </w:r>
      <w:r>
        <w:rPr>
          <w:rFonts w:ascii="Arial" w:hAnsi="Arial" w:cs="Arial"/>
        </w:rPr>
        <w:t xml:space="preserve"> объектов, подлежащих расконсервации и уведомление о расконсервации производственного оборудования</w:t>
      </w:r>
      <w:r w:rsidR="00A37F10">
        <w:rPr>
          <w:rFonts w:ascii="Arial" w:hAnsi="Arial" w:cs="Arial"/>
        </w:rPr>
        <w:t xml:space="preserve"> в виде </w:t>
      </w:r>
      <w:r w:rsidR="00EB2242">
        <w:rPr>
          <w:rFonts w:ascii="Arial" w:hAnsi="Arial" w:cs="Arial"/>
        </w:rPr>
        <w:t xml:space="preserve">бумажных </w:t>
      </w:r>
      <w:r w:rsidR="00A37F10">
        <w:rPr>
          <w:rFonts w:ascii="Arial" w:hAnsi="Arial" w:cs="Arial"/>
        </w:rPr>
        <w:t>документов</w:t>
      </w:r>
      <w:r>
        <w:rPr>
          <w:rFonts w:ascii="Arial" w:hAnsi="Arial" w:cs="Arial"/>
        </w:rPr>
        <w:t>.</w:t>
      </w:r>
      <w:r w:rsidR="008B3B50">
        <w:rPr>
          <w:rFonts w:ascii="Arial" w:hAnsi="Arial" w:cs="Arial"/>
        </w:rPr>
        <w:t xml:space="preserve"> Данные поступают на бумажном носителе. Данные должны содержать идентификаторы, необходимые и достаточные для определения оборудования в БДО.</w:t>
      </w:r>
    </w:p>
    <w:p w14:paraId="548BCADD" w14:textId="5A0AD6F2" w:rsidR="00425E9D" w:rsidRDefault="00D952B6" w:rsidP="00F37766">
      <w:pPr>
        <w:spacing w:after="240" w:line="276" w:lineRule="auto"/>
        <w:ind w:firstLine="708"/>
        <w:rPr>
          <w:rFonts w:ascii="Arial" w:hAnsi="Arial" w:cs="Arial"/>
        </w:rPr>
      </w:pPr>
      <w:r w:rsidRPr="00D952B6">
        <w:rPr>
          <w:rFonts w:ascii="Arial" w:hAnsi="Arial" w:cs="Arial"/>
        </w:rPr>
        <w:t xml:space="preserve">При получении списка объектов на расконсервацию </w:t>
      </w:r>
      <w:r w:rsidR="00F37766">
        <w:rPr>
          <w:rFonts w:ascii="Arial" w:hAnsi="Arial" w:cs="Arial"/>
        </w:rPr>
        <w:t xml:space="preserve">Специалист ПТО </w:t>
      </w:r>
      <w:ins w:id="375" w:author="Александр" w:date="2020-04-12T15:05:00Z">
        <w:r w:rsidR="00676886" w:rsidRPr="00676886">
          <w:rPr>
            <w:rFonts w:ascii="Arial" w:hAnsi="Arial" w:cs="Arial"/>
          </w:rPr>
          <w:t>УО</w:t>
        </w:r>
        <w:del w:id="376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 w:cs="Arial"/>
            </w:rPr>
            <w:delText xml:space="preserve"> ГОК</w:delText>
          </w:r>
        </w:del>
      </w:ins>
      <w:ins w:id="377" w:author="Кононов Александр Валерьевич (Подрядчик. ООО БерингПойнт)" w:date="2020-04-15T20:54:00Z">
        <w:r w:rsidR="009E6311" w:rsidRPr="009E6311">
          <w:rPr>
            <w:rFonts w:ascii="Arial" w:hAnsi="Arial" w:cs="Arial"/>
            <w:rPrChange w:id="378" w:author="Кононов Александр Валерьевич (Подрядчик. ООО БерингПойнт)" w:date="2020-04-15T20:55:00Z">
              <w:rPr>
                <w:rFonts w:ascii="Arial" w:hAnsi="Arial" w:cs="Arial"/>
                <w:lang w:val="en-US"/>
              </w:rPr>
            </w:rPrChange>
          </w:rPr>
          <w:t xml:space="preserve"> </w:t>
        </w:r>
      </w:ins>
      <w:ins w:id="379" w:author="Александр" w:date="2020-04-12T15:05:00Z">
        <w:del w:id="380" w:author="Кононов Александр Валерьевич (Подрядчик. ООО БерингПойнт)" w:date="2020-04-15T20:54:00Z">
          <w:r w:rsidR="00676886" w:rsidRPr="00676886" w:rsidDel="009E6311">
            <w:rPr>
              <w:rFonts w:ascii="Arial" w:hAnsi="Arial" w:cs="Arial"/>
            </w:rPr>
            <w:delText>/ПЛ</w:delText>
          </w:r>
        </w:del>
      </w:ins>
      <w:ins w:id="381" w:author="Александр" w:date="2020-04-12T09:00:00Z">
        <w:del w:id="382" w:author="Кононов Александр Валерьевич (Подрядчик. ООО БерингПойнт)" w:date="2020-04-15T20:54:00Z">
          <w:r w:rsidR="00BC7085" w:rsidRPr="00BC7085" w:rsidDel="009E6311">
            <w:rPr>
              <w:rFonts w:ascii="Arial" w:hAnsi="Arial" w:cs="Arial"/>
            </w:rPr>
            <w:delText xml:space="preserve"> </w:delText>
          </w:r>
        </w:del>
      </w:ins>
      <w:del w:id="383" w:author="Александр" w:date="2020-04-12T09:00:00Z">
        <w:r w:rsidR="00F37766" w:rsidDel="00BC7085">
          <w:rPr>
            <w:rFonts w:ascii="Arial" w:hAnsi="Arial" w:cs="Arial"/>
          </w:rPr>
          <w:delText xml:space="preserve">БЕ ГОК </w:delText>
        </w:r>
      </w:del>
      <w:r w:rsidR="00F37766">
        <w:rPr>
          <w:rFonts w:ascii="Arial" w:hAnsi="Arial" w:cs="Arial"/>
        </w:rPr>
        <w:t xml:space="preserve">формирует в системе </w:t>
      </w:r>
      <w:r w:rsidR="00F37766">
        <w:rPr>
          <w:rFonts w:ascii="Arial" w:hAnsi="Arial" w:cs="Arial"/>
          <w:lang w:val="en-US"/>
        </w:rPr>
        <w:t>SAP</w:t>
      </w:r>
      <w:r w:rsidR="00F37766" w:rsidRPr="00F37766">
        <w:rPr>
          <w:rFonts w:ascii="Arial" w:hAnsi="Arial" w:cs="Arial"/>
        </w:rPr>
        <w:t xml:space="preserve"> </w:t>
      </w:r>
      <w:r w:rsidR="00F37766">
        <w:rPr>
          <w:rFonts w:ascii="Arial" w:hAnsi="Arial" w:cs="Arial"/>
          <w:lang w:val="en-US"/>
        </w:rPr>
        <w:t>S</w:t>
      </w:r>
      <w:r w:rsidR="00F37766" w:rsidRPr="00F37766">
        <w:rPr>
          <w:rFonts w:ascii="Arial" w:hAnsi="Arial" w:cs="Arial"/>
        </w:rPr>
        <w:t>/4</w:t>
      </w:r>
      <w:r w:rsidR="00F37766">
        <w:rPr>
          <w:rFonts w:ascii="Arial" w:hAnsi="Arial" w:cs="Arial"/>
          <w:lang w:val="en-US"/>
        </w:rPr>
        <w:t>HANA</w:t>
      </w:r>
      <w:r w:rsidR="00F37766" w:rsidRPr="00F37766">
        <w:rPr>
          <w:rFonts w:ascii="Arial" w:hAnsi="Arial" w:cs="Arial"/>
        </w:rPr>
        <w:t xml:space="preserve"> </w:t>
      </w:r>
      <w:r w:rsidR="00F37766">
        <w:rPr>
          <w:rFonts w:ascii="Arial" w:hAnsi="Arial" w:cs="Arial"/>
        </w:rPr>
        <w:t>заявку</w:t>
      </w:r>
      <w:r w:rsidRPr="00D952B6">
        <w:rPr>
          <w:rFonts w:ascii="Arial" w:hAnsi="Arial" w:cs="Arial"/>
        </w:rPr>
        <w:t xml:space="preserve"> на расконсервацию в виде</w:t>
      </w:r>
      <w:r w:rsidR="00F37766">
        <w:rPr>
          <w:rFonts w:ascii="Arial" w:hAnsi="Arial" w:cs="Arial"/>
        </w:rPr>
        <w:t xml:space="preserve"> объекта системы Сообщение ТОРО</w:t>
      </w:r>
      <w:r w:rsidR="00DF57D7" w:rsidRPr="00DF57D7">
        <w:rPr>
          <w:rFonts w:ascii="Arial" w:hAnsi="Arial" w:cs="Arial"/>
        </w:rPr>
        <w:t xml:space="preserve"> </w:t>
      </w:r>
      <w:r w:rsidR="00EB2242">
        <w:rPr>
          <w:rFonts w:ascii="Arial" w:hAnsi="Arial" w:cs="Arial"/>
        </w:rPr>
        <w:t xml:space="preserve">с системным </w:t>
      </w:r>
      <w:r w:rsidR="00DF57D7">
        <w:rPr>
          <w:rFonts w:ascii="Arial" w:hAnsi="Arial" w:cs="Arial"/>
        </w:rPr>
        <w:t xml:space="preserve">статусом </w:t>
      </w:r>
      <w:r w:rsidR="008F0919">
        <w:rPr>
          <w:rFonts w:ascii="Arial" w:hAnsi="Arial" w:cs="Arial"/>
        </w:rPr>
        <w:t>«</w:t>
      </w:r>
      <w:r w:rsidR="00DF57D7">
        <w:rPr>
          <w:rFonts w:ascii="Arial" w:hAnsi="Arial" w:cs="Arial"/>
        </w:rPr>
        <w:t>СООТ – сообщение открыто</w:t>
      </w:r>
      <w:r w:rsidR="008F0919">
        <w:rPr>
          <w:rFonts w:ascii="Arial" w:hAnsi="Arial" w:cs="Arial"/>
        </w:rPr>
        <w:t>»</w:t>
      </w:r>
      <w:r w:rsidR="0041436C">
        <w:rPr>
          <w:rFonts w:ascii="Arial" w:hAnsi="Arial" w:cs="Arial"/>
        </w:rPr>
        <w:t xml:space="preserve"> в</w:t>
      </w:r>
      <w:r w:rsidR="00F37766">
        <w:rPr>
          <w:rFonts w:ascii="Arial" w:hAnsi="Arial" w:cs="Arial"/>
        </w:rPr>
        <w:t xml:space="preserve"> транзакци</w:t>
      </w:r>
      <w:r w:rsidR="0041436C">
        <w:rPr>
          <w:rFonts w:ascii="Arial" w:hAnsi="Arial" w:cs="Arial"/>
        </w:rPr>
        <w:t>и</w:t>
      </w:r>
      <w:r w:rsidR="00F37766">
        <w:rPr>
          <w:rFonts w:ascii="Arial" w:hAnsi="Arial" w:cs="Arial"/>
        </w:rPr>
        <w:t xml:space="preserve"> </w:t>
      </w:r>
      <w:r w:rsidR="0041436C">
        <w:rPr>
          <w:rFonts w:ascii="Arial" w:hAnsi="Arial" w:cs="Arial"/>
        </w:rPr>
        <w:t>«</w:t>
      </w:r>
      <w:r w:rsidR="00F37766">
        <w:rPr>
          <w:rFonts w:ascii="Arial" w:hAnsi="Arial" w:cs="Arial"/>
          <w:lang w:val="en-US"/>
        </w:rPr>
        <w:t>IW</w:t>
      </w:r>
      <w:r w:rsidR="00F37766" w:rsidRPr="00F37766">
        <w:rPr>
          <w:rFonts w:ascii="Arial" w:hAnsi="Arial" w:cs="Arial"/>
        </w:rPr>
        <w:t xml:space="preserve">21 </w:t>
      </w:r>
      <w:r w:rsidR="0041436C">
        <w:rPr>
          <w:rFonts w:ascii="Arial" w:hAnsi="Arial" w:cs="Arial"/>
        </w:rPr>
        <w:t xml:space="preserve">- </w:t>
      </w:r>
      <w:r w:rsidR="00F37766" w:rsidRPr="00F37766">
        <w:rPr>
          <w:rFonts w:ascii="Arial" w:hAnsi="Arial" w:cs="Arial"/>
        </w:rPr>
        <w:t xml:space="preserve">Создание сообщения ТОРО </w:t>
      </w:r>
      <w:r w:rsidR="00F37766">
        <w:rPr>
          <w:rFonts w:ascii="Arial" w:hAnsi="Arial" w:cs="Arial"/>
        </w:rPr>
        <w:t>–</w:t>
      </w:r>
      <w:r w:rsidR="00F37766" w:rsidRPr="00F37766">
        <w:rPr>
          <w:rFonts w:ascii="Arial" w:hAnsi="Arial" w:cs="Arial"/>
        </w:rPr>
        <w:t xml:space="preserve"> Общее</w:t>
      </w:r>
      <w:r w:rsidR="0041436C">
        <w:rPr>
          <w:rFonts w:ascii="Arial" w:hAnsi="Arial" w:cs="Arial"/>
        </w:rPr>
        <w:t>»</w:t>
      </w:r>
      <w:r w:rsidR="00F37766" w:rsidRPr="00F37766">
        <w:rPr>
          <w:rFonts w:ascii="Arial" w:hAnsi="Arial" w:cs="Arial"/>
        </w:rPr>
        <w:t>.</w:t>
      </w:r>
      <w:r w:rsidR="005B6CEC">
        <w:rPr>
          <w:rFonts w:ascii="Arial" w:hAnsi="Arial" w:cs="Arial"/>
        </w:rPr>
        <w:t xml:space="preserve"> </w:t>
      </w:r>
      <w:r w:rsidR="00425E9D">
        <w:rPr>
          <w:rFonts w:ascii="Arial" w:hAnsi="Arial" w:cs="Arial"/>
        </w:rPr>
        <w:t xml:space="preserve">Сообщение ТОРО при создании получает пользовательский статус «ЗПРТ – запрет на создание заказа». </w:t>
      </w:r>
    </w:p>
    <w:p w14:paraId="34EECE3B" w14:textId="3ECE8705" w:rsidR="00C97FDD" w:rsidRPr="00BB18E9" w:rsidRDefault="00425E9D" w:rsidP="00F37766">
      <w:pPr>
        <w:spacing w:after="240" w:line="276" w:lineRule="auto"/>
        <w:ind w:firstLine="708"/>
        <w:rPr>
          <w:rFonts w:ascii="Arial" w:hAnsi="Arial"/>
          <w:color w:val="FF0000"/>
        </w:rPr>
      </w:pPr>
      <w:r w:rsidRPr="002D414B">
        <w:rPr>
          <w:rFonts w:ascii="Arial" w:hAnsi="Arial" w:cs="Arial"/>
        </w:rPr>
        <w:t xml:space="preserve">Статусная схема сообщения ТОРО на </w:t>
      </w:r>
      <w:r w:rsidR="002D414B">
        <w:rPr>
          <w:rFonts w:ascii="Arial" w:hAnsi="Arial" w:cs="Arial"/>
        </w:rPr>
        <w:t>рас</w:t>
      </w:r>
      <w:r w:rsidRPr="002D414B">
        <w:rPr>
          <w:rFonts w:ascii="Arial" w:hAnsi="Arial" w:cs="Arial"/>
        </w:rPr>
        <w:t xml:space="preserve">консервацию сообщения ТОРО на </w:t>
      </w:r>
      <w:r w:rsidR="002D414B">
        <w:rPr>
          <w:rFonts w:ascii="Arial" w:hAnsi="Arial" w:cs="Arial"/>
        </w:rPr>
        <w:t>рас</w:t>
      </w:r>
      <w:r w:rsidRPr="002D414B">
        <w:rPr>
          <w:rFonts w:ascii="Arial" w:hAnsi="Arial" w:cs="Arial"/>
        </w:rPr>
        <w:t xml:space="preserve">консервацию </w:t>
      </w:r>
      <w:r w:rsidR="00EC45CC">
        <w:rPr>
          <w:rFonts w:ascii="Arial" w:hAnsi="Arial" w:cs="Arial"/>
        </w:rPr>
        <w:t>имеет два пользовательских</w:t>
      </w:r>
      <w:r w:rsidRPr="002D414B">
        <w:rPr>
          <w:rFonts w:ascii="Arial" w:hAnsi="Arial" w:cs="Arial"/>
        </w:rPr>
        <w:t xml:space="preserve"> статус</w:t>
      </w:r>
      <w:r w:rsidR="00EC45CC">
        <w:rPr>
          <w:rFonts w:ascii="Arial" w:hAnsi="Arial" w:cs="Arial"/>
        </w:rPr>
        <w:t>а</w:t>
      </w:r>
      <w:r w:rsidRPr="002D414B">
        <w:rPr>
          <w:rFonts w:ascii="Arial" w:hAnsi="Arial" w:cs="Arial"/>
        </w:rPr>
        <w:t xml:space="preserve"> «ЗПРТ – запрет на создание заказа»</w:t>
      </w:r>
      <w:r w:rsidR="00EC45CC">
        <w:rPr>
          <w:rFonts w:ascii="Arial" w:hAnsi="Arial" w:cs="Arial"/>
        </w:rPr>
        <w:t xml:space="preserve"> и «ТРПО – требует пояснения». Статус </w:t>
      </w:r>
      <w:r w:rsidR="00EC45CC" w:rsidRPr="002D414B">
        <w:rPr>
          <w:rFonts w:ascii="Arial" w:hAnsi="Arial" w:cs="Arial"/>
        </w:rPr>
        <w:t>«ЗПРТ – запрет на создание заказа»</w:t>
      </w:r>
      <w:r w:rsidRPr="002D414B">
        <w:rPr>
          <w:rFonts w:ascii="Arial" w:hAnsi="Arial" w:cs="Arial"/>
        </w:rPr>
        <w:t xml:space="preserve"> </w:t>
      </w:r>
      <w:r w:rsidR="002D414B">
        <w:rPr>
          <w:rFonts w:ascii="Arial" w:hAnsi="Arial" w:cs="Arial"/>
        </w:rPr>
        <w:t>устанавливается</w:t>
      </w:r>
      <w:r w:rsidR="00EC45CC">
        <w:rPr>
          <w:rFonts w:ascii="Arial" w:hAnsi="Arial" w:cs="Arial"/>
        </w:rPr>
        <w:t xml:space="preserve"> автоматически</w:t>
      </w:r>
      <w:r w:rsidRPr="002D414B">
        <w:rPr>
          <w:rFonts w:ascii="Arial" w:hAnsi="Arial" w:cs="Arial"/>
        </w:rPr>
        <w:t xml:space="preserve"> при создании сообщения ТОРО </w:t>
      </w:r>
      <w:r w:rsidR="00DA6B78" w:rsidRPr="002D414B">
        <w:rPr>
          <w:rFonts w:ascii="Arial" w:hAnsi="Arial" w:cs="Arial"/>
        </w:rPr>
        <w:t xml:space="preserve">Специалистом ПТО </w:t>
      </w:r>
      <w:ins w:id="384" w:author="Александр" w:date="2020-04-12T15:05:00Z">
        <w:r w:rsidR="00676886" w:rsidRPr="00676886">
          <w:rPr>
            <w:rFonts w:ascii="Arial" w:hAnsi="Arial" w:cs="Arial"/>
          </w:rPr>
          <w:t>УО</w:t>
        </w:r>
        <w:del w:id="385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 w:cs="Arial"/>
            </w:rPr>
            <w:delText xml:space="preserve"> ГОК</w:delText>
          </w:r>
        </w:del>
        <w:del w:id="386" w:author="Кононов Александр Валерьевич (Подрядчик. ООО БерингПойнт)" w:date="2020-04-15T20:55:00Z">
          <w:r w:rsidR="00676886" w:rsidRPr="00676886" w:rsidDel="009E6311">
            <w:rPr>
              <w:rFonts w:ascii="Arial" w:hAnsi="Arial" w:cs="Arial"/>
            </w:rPr>
            <w:delText>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387" w:author="Александр" w:date="2020-04-12T09:01:00Z">
        <w:r w:rsidR="00DA6B78" w:rsidRPr="002D414B" w:rsidDel="00BC7085">
          <w:rPr>
            <w:rFonts w:ascii="Arial" w:hAnsi="Arial" w:cs="Arial"/>
          </w:rPr>
          <w:delText xml:space="preserve">БЕ ГОК </w:delText>
        </w:r>
      </w:del>
      <w:r w:rsidR="00DA6B78" w:rsidRPr="002D414B">
        <w:rPr>
          <w:rFonts w:ascii="Arial" w:hAnsi="Arial" w:cs="Arial"/>
        </w:rPr>
        <w:t xml:space="preserve">и снимается </w:t>
      </w:r>
      <w:r w:rsidR="002D414B" w:rsidRPr="001E7C85">
        <w:rPr>
          <w:rFonts w:ascii="Arial" w:hAnsi="Arial"/>
        </w:rPr>
        <w:t xml:space="preserve">Координатором </w:t>
      </w:r>
      <w:proofErr w:type="spellStart"/>
      <w:r w:rsidR="002D414B" w:rsidRPr="001E7C85">
        <w:rPr>
          <w:rFonts w:ascii="Arial" w:hAnsi="Arial"/>
        </w:rPr>
        <w:t>ТОиР</w:t>
      </w:r>
      <w:proofErr w:type="spellEnd"/>
      <w:r w:rsidR="002D414B" w:rsidRPr="001E7C85">
        <w:rPr>
          <w:rFonts w:ascii="Arial" w:hAnsi="Arial"/>
        </w:rPr>
        <w:t xml:space="preserve"> </w:t>
      </w:r>
      <w:ins w:id="388" w:author="Александр" w:date="2020-04-12T15:05:00Z">
        <w:r w:rsidR="00676886" w:rsidRPr="00676886">
          <w:rPr>
            <w:rFonts w:ascii="Arial" w:hAnsi="Arial"/>
          </w:rPr>
          <w:t>УО</w:t>
        </w:r>
        <w:del w:id="389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/>
            </w:rPr>
            <w:delText xml:space="preserve"> ГОК</w:delText>
          </w:r>
        </w:del>
        <w:del w:id="390" w:author="Кононов Александр Валерьевич (Подрядчик. ООО БерингПойнт)" w:date="2020-04-15T20:55:00Z">
          <w:r w:rsidR="00676886" w:rsidRPr="00676886" w:rsidDel="009E6311">
            <w:rPr>
              <w:rFonts w:ascii="Arial" w:hAnsi="Arial"/>
            </w:rPr>
            <w:delText>/ПЛ</w:delText>
          </w:r>
        </w:del>
        <w:r w:rsidR="00676886" w:rsidRPr="00676886" w:rsidDel="00BC7085">
          <w:rPr>
            <w:rFonts w:ascii="Arial" w:hAnsi="Arial"/>
          </w:rPr>
          <w:t xml:space="preserve"> </w:t>
        </w:r>
      </w:ins>
      <w:del w:id="391" w:author="Александр" w:date="2020-04-12T09:01:00Z">
        <w:r w:rsidR="002D414B" w:rsidRPr="001E7C85" w:rsidDel="00BC7085">
          <w:rPr>
            <w:rFonts w:ascii="Arial" w:hAnsi="Arial"/>
          </w:rPr>
          <w:delText>БЕ ГОК</w:delText>
        </w:r>
      </w:del>
      <w:del w:id="392" w:author="Александр" w:date="2020-04-12T15:05:00Z">
        <w:r w:rsidR="002D414B" w:rsidRPr="001E7C85" w:rsidDel="00676886">
          <w:rPr>
            <w:rFonts w:ascii="Arial" w:hAnsi="Arial"/>
          </w:rPr>
          <w:delText xml:space="preserve"> </w:delText>
        </w:r>
      </w:del>
      <w:r w:rsidR="002D414B" w:rsidRPr="001E7C85">
        <w:rPr>
          <w:rFonts w:ascii="Arial" w:hAnsi="Arial"/>
        </w:rPr>
        <w:t>на шаге 70 данного процесса</w:t>
      </w:r>
      <w:r w:rsidR="002D414B" w:rsidRPr="00BB18E9">
        <w:rPr>
          <w:rFonts w:ascii="Arial" w:hAnsi="Arial" w:cs="Arial"/>
        </w:rPr>
        <w:t>.</w:t>
      </w:r>
      <w:r w:rsidR="00DA6B78" w:rsidRPr="002D414B">
        <w:rPr>
          <w:rFonts w:ascii="Arial" w:hAnsi="Arial" w:cs="Arial"/>
        </w:rPr>
        <w:t xml:space="preserve"> </w:t>
      </w:r>
    </w:p>
    <w:p w14:paraId="240D9534" w14:textId="45086846" w:rsidR="00425E9D" w:rsidRDefault="0041436C" w:rsidP="00F37766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Сообщение ТОРО создаётся с видом «</w:t>
      </w:r>
      <w:r>
        <w:rPr>
          <w:rFonts w:ascii="Arial" w:hAnsi="Arial" w:cs="Arial"/>
          <w:lang w:val="en-US"/>
        </w:rPr>
        <w:t>A</w:t>
      </w:r>
      <w:r w:rsidR="00F02E37">
        <w:rPr>
          <w:rFonts w:ascii="Arial" w:hAnsi="Arial" w:cs="Arial"/>
        </w:rPr>
        <w:t>5</w:t>
      </w:r>
      <w:r w:rsidRPr="00227A0A">
        <w:rPr>
          <w:rFonts w:ascii="Arial" w:hAnsi="Arial" w:cs="Arial"/>
        </w:rPr>
        <w:t xml:space="preserve"> - </w:t>
      </w:r>
      <w:r w:rsidRPr="0041436C">
        <w:rPr>
          <w:rFonts w:ascii="Arial" w:hAnsi="Arial" w:cs="Arial"/>
        </w:rPr>
        <w:t>Зая</w:t>
      </w:r>
      <w:r w:rsidR="00F02E37">
        <w:rPr>
          <w:rFonts w:ascii="Arial" w:hAnsi="Arial" w:cs="Arial"/>
        </w:rPr>
        <w:t xml:space="preserve">вка на </w:t>
      </w:r>
      <w:r w:rsidRPr="0041436C">
        <w:rPr>
          <w:rFonts w:ascii="Arial" w:hAnsi="Arial" w:cs="Arial"/>
        </w:rPr>
        <w:t>расконсервацию</w:t>
      </w:r>
      <w:r>
        <w:rPr>
          <w:rFonts w:ascii="Arial" w:hAnsi="Arial" w:cs="Arial"/>
        </w:rPr>
        <w:t>»</w:t>
      </w:r>
      <w:r w:rsidR="00501533">
        <w:rPr>
          <w:rFonts w:ascii="Arial" w:hAnsi="Arial" w:cs="Arial"/>
        </w:rPr>
        <w:t xml:space="preserve"> (виды сообщений описаны в </w:t>
      </w:r>
      <w:r w:rsidR="00EC45CC">
        <w:rPr>
          <w:rFonts w:ascii="Arial" w:hAnsi="Arial" w:cs="Arial"/>
        </w:rPr>
        <w:t>КД «ERP.9.9.2</w:t>
      </w:r>
      <w:r w:rsidR="00501533" w:rsidRPr="00501533">
        <w:rPr>
          <w:rFonts w:ascii="Arial" w:hAnsi="Arial" w:cs="Arial"/>
        </w:rPr>
        <w:t>.7_PM_</w:t>
      </w:r>
      <w:r w:rsidR="00965202" w:rsidRPr="00501533">
        <w:rPr>
          <w:rFonts w:ascii="Arial" w:hAnsi="Arial" w:cs="Arial"/>
        </w:rPr>
        <w:t>КД Управление</w:t>
      </w:r>
      <w:r w:rsidR="00501533" w:rsidRPr="00501533">
        <w:rPr>
          <w:rFonts w:ascii="Arial" w:hAnsi="Arial" w:cs="Arial"/>
        </w:rPr>
        <w:t xml:space="preserve"> основными данными»</w:t>
      </w:r>
      <w:r w:rsidR="00501533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="00A45327">
        <w:rPr>
          <w:rFonts w:ascii="Arial" w:hAnsi="Arial" w:cs="Arial"/>
        </w:rPr>
        <w:t xml:space="preserve"> В сообщении указывается </w:t>
      </w:r>
      <w:r w:rsidR="00360DDD">
        <w:rPr>
          <w:rFonts w:ascii="Arial" w:hAnsi="Arial" w:cs="Arial"/>
        </w:rPr>
        <w:t xml:space="preserve">в обязательном порядке </w:t>
      </w:r>
      <w:r w:rsidR="00A45327">
        <w:rPr>
          <w:rFonts w:ascii="Arial" w:hAnsi="Arial" w:cs="Arial"/>
        </w:rPr>
        <w:t xml:space="preserve">единица оборудования, </w:t>
      </w:r>
      <w:r w:rsidR="00C97FDD">
        <w:rPr>
          <w:rFonts w:ascii="Arial" w:hAnsi="Arial" w:cs="Arial"/>
        </w:rPr>
        <w:t xml:space="preserve">даётся описание сообщения и заполняются базовые сроки </w:t>
      </w:r>
      <w:r w:rsidR="00223DA4">
        <w:rPr>
          <w:rFonts w:ascii="Arial" w:hAnsi="Arial" w:cs="Arial"/>
        </w:rPr>
        <w:t xml:space="preserve">требуемого </w:t>
      </w:r>
      <w:r w:rsidR="00C97FDD">
        <w:rPr>
          <w:rFonts w:ascii="Arial" w:hAnsi="Arial" w:cs="Arial"/>
        </w:rPr>
        <w:t>начала и окончания работ по расконсервации.</w:t>
      </w:r>
    </w:p>
    <w:p w14:paraId="3AC5CF3D" w14:textId="5A45B7A1" w:rsidR="00A45327" w:rsidRDefault="00C97FDD" w:rsidP="00F37766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Планирующий завод, группа плановиков, завод расположения оборудования и</w:t>
      </w:r>
      <w:r w:rsidRPr="00C97F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ответственное рабочее место, БЕ, МВЗ, </w:t>
      </w:r>
      <w:proofErr w:type="spellStart"/>
      <w:r>
        <w:rPr>
          <w:rFonts w:ascii="Arial" w:hAnsi="Arial" w:cs="Arial"/>
        </w:rPr>
        <w:t>Контрол</w:t>
      </w:r>
      <w:r w:rsidR="007E4F72">
        <w:rPr>
          <w:rFonts w:ascii="Arial" w:hAnsi="Arial" w:cs="Arial"/>
        </w:rPr>
        <w:t>л</w:t>
      </w:r>
      <w:r>
        <w:rPr>
          <w:rFonts w:ascii="Arial" w:hAnsi="Arial" w:cs="Arial"/>
        </w:rPr>
        <w:t>инговая</w:t>
      </w:r>
      <w:proofErr w:type="spellEnd"/>
      <w:r>
        <w:rPr>
          <w:rFonts w:ascii="Arial" w:hAnsi="Arial" w:cs="Arial"/>
        </w:rPr>
        <w:t xml:space="preserve"> единица</w:t>
      </w:r>
      <w:r w:rsidR="00360DDD">
        <w:rPr>
          <w:rFonts w:ascii="Arial" w:hAnsi="Arial" w:cs="Arial"/>
        </w:rPr>
        <w:t>, техническое место</w:t>
      </w:r>
      <w:r>
        <w:rPr>
          <w:rFonts w:ascii="Arial" w:hAnsi="Arial" w:cs="Arial"/>
        </w:rPr>
        <w:t xml:space="preserve"> </w:t>
      </w:r>
      <w:r w:rsidR="002C79B3">
        <w:rPr>
          <w:rFonts w:ascii="Arial" w:hAnsi="Arial" w:cs="Arial"/>
        </w:rPr>
        <w:t>проставляться</w:t>
      </w:r>
      <w:r w:rsidR="00411D5B">
        <w:rPr>
          <w:rFonts w:ascii="Arial" w:hAnsi="Arial" w:cs="Arial"/>
        </w:rPr>
        <w:t xml:space="preserve"> автоматически по </w:t>
      </w:r>
      <w:r w:rsidR="007E4F72">
        <w:rPr>
          <w:rFonts w:ascii="Arial" w:hAnsi="Arial" w:cs="Arial"/>
        </w:rPr>
        <w:t xml:space="preserve">указанной </w:t>
      </w:r>
      <w:r w:rsidR="00411D5B">
        <w:rPr>
          <w:rFonts w:ascii="Arial" w:hAnsi="Arial" w:cs="Arial"/>
        </w:rPr>
        <w:t>еди</w:t>
      </w:r>
      <w:r>
        <w:rPr>
          <w:rFonts w:ascii="Arial" w:hAnsi="Arial" w:cs="Arial"/>
        </w:rPr>
        <w:t xml:space="preserve">нице </w:t>
      </w:r>
      <w:r w:rsidR="00965202">
        <w:rPr>
          <w:rFonts w:ascii="Arial" w:hAnsi="Arial" w:cs="Arial"/>
        </w:rPr>
        <w:t xml:space="preserve">оборудования. </w:t>
      </w:r>
    </w:p>
    <w:p w14:paraId="00BD5075" w14:textId="6D625C82" w:rsidR="00A72DBC" w:rsidRPr="00F37766" w:rsidRDefault="00A72DBC" w:rsidP="00F37766">
      <w:pPr>
        <w:spacing w:after="240" w:line="276" w:lineRule="auto"/>
        <w:ind w:firstLine="708"/>
        <w:rPr>
          <w:rFonts w:ascii="Arial" w:hAnsi="Arial" w:cs="Arial"/>
        </w:rPr>
      </w:pPr>
    </w:p>
    <w:p w14:paraId="51AC2FA6" w14:textId="77777777" w:rsidR="00D952B6" w:rsidRPr="00A46114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20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Создание заявки на консервацию</w:t>
      </w:r>
    </w:p>
    <w:p w14:paraId="55ACE100" w14:textId="7462638A" w:rsidR="0041436C" w:rsidRDefault="00EB2242" w:rsidP="0041436C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На вход в процесс поступают сформированные в смежн</w:t>
      </w:r>
      <w:r w:rsidR="008F18E4">
        <w:rPr>
          <w:rFonts w:ascii="Arial" w:hAnsi="Arial" w:cs="Arial"/>
        </w:rPr>
        <w:t>ых</w:t>
      </w:r>
      <w:r>
        <w:rPr>
          <w:rFonts w:ascii="Arial" w:hAnsi="Arial" w:cs="Arial"/>
        </w:rPr>
        <w:t xml:space="preserve"> процесс</w:t>
      </w:r>
      <w:r w:rsidR="008F18E4">
        <w:rPr>
          <w:rFonts w:ascii="Arial" w:hAnsi="Arial" w:cs="Arial"/>
        </w:rPr>
        <w:t>ах</w:t>
      </w:r>
      <w:r>
        <w:rPr>
          <w:rFonts w:ascii="Arial" w:hAnsi="Arial" w:cs="Arial"/>
        </w:rPr>
        <w:t xml:space="preserve"> </w:t>
      </w:r>
      <w:r w:rsidRPr="00C80663">
        <w:rPr>
          <w:rFonts w:ascii="Arial" w:hAnsi="Arial" w:cs="Arial"/>
        </w:rPr>
        <w:t>«</w:t>
      </w:r>
      <w:ins w:id="393" w:author="Кононов Александр Валерьевич (Подрядчик. ООО БерингПойнт)" w:date="2020-04-16T07:18:00Z">
        <w:r w:rsidR="00C80663" w:rsidRPr="00C80663">
          <w:rPr>
            <w:rFonts w:ascii="Arial" w:hAnsi="Arial" w:cs="Arial"/>
          </w:rPr>
          <w:t>УП-03.03.01.02 Годовое планирование производственной программы</w:t>
        </w:r>
      </w:ins>
      <w:del w:id="394" w:author="Кононов Александр Валерьевич (Подрядчик. ООО БерингПойнт)" w:date="2020-04-16T07:18:00Z">
        <w:r w:rsidRPr="00915F74" w:rsidDel="00C80663">
          <w:rPr>
            <w:rFonts w:ascii="Arial" w:hAnsi="Arial" w:cs="Arial"/>
            <w:highlight w:val="yellow"/>
            <w:rPrChange w:id="395" w:author="Кононов Александр Валерьевич (Подрядчик. ООО БерингПойнт)" w:date="2020-04-15T19:07:00Z">
              <w:rPr>
                <w:rFonts w:ascii="Arial" w:hAnsi="Arial" w:cs="Arial"/>
              </w:rPr>
            </w:rPrChange>
          </w:rPr>
          <w:delText>УП-03.03.04.01</w:delText>
        </w:r>
        <w:r w:rsidDel="00C80663">
          <w:rPr>
            <w:rFonts w:ascii="Arial" w:hAnsi="Arial" w:cs="Arial"/>
          </w:rPr>
          <w:delText xml:space="preserve"> Выбор оптимального сценария</w:delText>
        </w:r>
      </w:del>
      <w:r>
        <w:rPr>
          <w:rFonts w:ascii="Arial" w:hAnsi="Arial" w:cs="Arial"/>
        </w:rPr>
        <w:t xml:space="preserve">» </w:t>
      </w:r>
      <w:r w:rsidR="008F18E4">
        <w:rPr>
          <w:rFonts w:ascii="Arial" w:hAnsi="Arial" w:cs="Arial"/>
        </w:rPr>
        <w:t>и «ПП-07.05.03-</w:t>
      </w:r>
      <w:r w:rsidR="008F18E4">
        <w:rPr>
          <w:rFonts w:ascii="Arial" w:hAnsi="Arial" w:cs="Arial"/>
          <w:lang w:val="en-US"/>
        </w:rPr>
        <w:t>ERP</w:t>
      </w:r>
      <w:r w:rsidR="008F18E4" w:rsidRPr="001E7C85">
        <w:rPr>
          <w:rFonts w:ascii="Arial" w:hAnsi="Arial"/>
        </w:rPr>
        <w:t xml:space="preserve"> </w:t>
      </w:r>
      <w:r w:rsidR="008F18E4">
        <w:rPr>
          <w:rFonts w:ascii="Arial" w:hAnsi="Arial" w:cs="Arial"/>
        </w:rPr>
        <w:t xml:space="preserve">Формирование и потребление обменного фонда» </w:t>
      </w:r>
      <w:r w:rsidR="002C79B3">
        <w:rPr>
          <w:rFonts w:ascii="Arial" w:hAnsi="Arial" w:cs="Arial"/>
        </w:rPr>
        <w:t>перечни</w:t>
      </w:r>
      <w:r>
        <w:rPr>
          <w:rFonts w:ascii="Arial" w:hAnsi="Arial" w:cs="Arial"/>
        </w:rPr>
        <w:t xml:space="preserve"> объектов, подлежащих </w:t>
      </w:r>
      <w:r w:rsidRPr="00904183">
        <w:rPr>
          <w:rFonts w:ascii="Arial" w:hAnsi="Arial"/>
        </w:rPr>
        <w:t>консервации</w:t>
      </w:r>
      <w:r>
        <w:rPr>
          <w:rFonts w:ascii="Arial" w:hAnsi="Arial" w:cs="Arial"/>
        </w:rPr>
        <w:t xml:space="preserve"> и уведомление о </w:t>
      </w:r>
      <w:r w:rsidRPr="00501533">
        <w:rPr>
          <w:rFonts w:ascii="Arial" w:hAnsi="Arial"/>
        </w:rPr>
        <w:t>консервации</w:t>
      </w:r>
      <w:r>
        <w:rPr>
          <w:rFonts w:ascii="Arial" w:hAnsi="Arial" w:cs="Arial"/>
        </w:rPr>
        <w:t xml:space="preserve"> производственного оборудования</w:t>
      </w:r>
      <w:r w:rsidR="00153018">
        <w:rPr>
          <w:rFonts w:ascii="Arial" w:hAnsi="Arial" w:cs="Arial"/>
        </w:rPr>
        <w:t>. Данные поступают на бумажном носителе. Данные должны содержать идентификаторы, необходимые и достаточные для определения оборудования в БДО.</w:t>
      </w:r>
    </w:p>
    <w:p w14:paraId="644093D7" w14:textId="1561C89F" w:rsidR="00360DDD" w:rsidRDefault="0041436C" w:rsidP="0041436C">
      <w:pPr>
        <w:spacing w:after="240" w:line="276" w:lineRule="auto"/>
        <w:ind w:firstLine="708"/>
        <w:rPr>
          <w:rFonts w:ascii="Arial" w:hAnsi="Arial" w:cs="Arial"/>
        </w:rPr>
      </w:pPr>
      <w:r w:rsidRPr="00D952B6">
        <w:rPr>
          <w:rFonts w:ascii="Arial" w:hAnsi="Arial" w:cs="Arial"/>
        </w:rPr>
        <w:t xml:space="preserve">При </w:t>
      </w:r>
      <w:r>
        <w:rPr>
          <w:rFonts w:ascii="Arial" w:hAnsi="Arial" w:cs="Arial"/>
        </w:rPr>
        <w:t xml:space="preserve">получении списка объектов на </w:t>
      </w:r>
      <w:r w:rsidRPr="00D952B6">
        <w:rPr>
          <w:rFonts w:ascii="Arial" w:hAnsi="Arial" w:cs="Arial"/>
        </w:rPr>
        <w:t xml:space="preserve">консервацию </w:t>
      </w:r>
      <w:r>
        <w:rPr>
          <w:rFonts w:ascii="Arial" w:hAnsi="Arial" w:cs="Arial"/>
        </w:rPr>
        <w:t xml:space="preserve">Специалист ПТО </w:t>
      </w:r>
      <w:ins w:id="396" w:author="Александр" w:date="2020-04-12T15:05:00Z">
        <w:r w:rsidR="00676886" w:rsidRPr="00676886">
          <w:rPr>
            <w:rFonts w:ascii="Arial" w:hAnsi="Arial" w:cs="Arial"/>
          </w:rPr>
          <w:t>УО</w:t>
        </w:r>
        <w:del w:id="397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 w:cs="Arial"/>
            </w:rPr>
            <w:delText xml:space="preserve"> ГОК</w:delText>
          </w:r>
        </w:del>
        <w:del w:id="398" w:author="Кононов Александр Валерьевич (Подрядчик. ООО БерингПойнт)" w:date="2020-04-15T22:45:00Z">
          <w:r w:rsidR="00676886" w:rsidRPr="00676886" w:rsidDel="00B4412D">
            <w:rPr>
              <w:rFonts w:ascii="Arial" w:hAnsi="Arial" w:cs="Arial"/>
            </w:rPr>
            <w:delText>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399" w:author="Александр" w:date="2020-04-12T09:01:00Z">
        <w:r w:rsidDel="00BC7085">
          <w:rPr>
            <w:rFonts w:ascii="Arial" w:hAnsi="Arial" w:cs="Arial"/>
          </w:rPr>
          <w:delText xml:space="preserve">БЕ ГОК </w:delText>
        </w:r>
      </w:del>
      <w:r>
        <w:rPr>
          <w:rFonts w:ascii="Arial" w:hAnsi="Arial" w:cs="Arial"/>
        </w:rPr>
        <w:t xml:space="preserve">формирует в системе </w:t>
      </w:r>
      <w:r>
        <w:rPr>
          <w:rFonts w:ascii="Arial" w:hAnsi="Arial" w:cs="Arial"/>
          <w:lang w:val="en-US"/>
        </w:rPr>
        <w:t>SAP</w:t>
      </w:r>
      <w:r w:rsidRPr="00F37766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S</w:t>
      </w:r>
      <w:r w:rsidRPr="00F37766">
        <w:rPr>
          <w:rFonts w:ascii="Arial" w:hAnsi="Arial" w:cs="Arial"/>
        </w:rPr>
        <w:t>/4</w:t>
      </w:r>
      <w:r>
        <w:rPr>
          <w:rFonts w:ascii="Arial" w:hAnsi="Arial" w:cs="Arial"/>
          <w:lang w:val="en-US"/>
        </w:rPr>
        <w:t>HANA</w:t>
      </w:r>
      <w:r w:rsidRPr="00F377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заявку на </w:t>
      </w:r>
      <w:r w:rsidRPr="00D952B6">
        <w:rPr>
          <w:rFonts w:ascii="Arial" w:hAnsi="Arial" w:cs="Arial"/>
        </w:rPr>
        <w:t>консервацию в виде</w:t>
      </w:r>
      <w:r>
        <w:rPr>
          <w:rFonts w:ascii="Arial" w:hAnsi="Arial" w:cs="Arial"/>
        </w:rPr>
        <w:t xml:space="preserve"> объекта системы Сообщение ТОРО</w:t>
      </w:r>
      <w:r w:rsidRPr="00DF57D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со статусом «СООТ – сообщение открыто» в транзакции «</w:t>
      </w:r>
      <w:r>
        <w:rPr>
          <w:rFonts w:ascii="Arial" w:hAnsi="Arial" w:cs="Arial"/>
          <w:lang w:val="en-US"/>
        </w:rPr>
        <w:t>IW</w:t>
      </w:r>
      <w:r w:rsidRPr="00F37766">
        <w:rPr>
          <w:rFonts w:ascii="Arial" w:hAnsi="Arial" w:cs="Arial"/>
        </w:rPr>
        <w:t xml:space="preserve">21 </w:t>
      </w:r>
      <w:r>
        <w:rPr>
          <w:rFonts w:ascii="Arial" w:hAnsi="Arial" w:cs="Arial"/>
        </w:rPr>
        <w:t xml:space="preserve">- </w:t>
      </w:r>
      <w:r w:rsidRPr="00F37766">
        <w:rPr>
          <w:rFonts w:ascii="Arial" w:hAnsi="Arial" w:cs="Arial"/>
        </w:rPr>
        <w:t xml:space="preserve">Создание сообщения ТОРО </w:t>
      </w:r>
      <w:r>
        <w:rPr>
          <w:rFonts w:ascii="Arial" w:hAnsi="Arial" w:cs="Arial"/>
        </w:rPr>
        <w:t>–</w:t>
      </w:r>
      <w:r w:rsidRPr="00F37766">
        <w:rPr>
          <w:rFonts w:ascii="Arial" w:hAnsi="Arial" w:cs="Arial"/>
        </w:rPr>
        <w:t xml:space="preserve"> Общее</w:t>
      </w:r>
      <w:r>
        <w:rPr>
          <w:rFonts w:ascii="Arial" w:hAnsi="Arial" w:cs="Arial"/>
        </w:rPr>
        <w:t>»</w:t>
      </w:r>
      <w:r w:rsidRPr="00F3776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2D414B">
        <w:rPr>
          <w:rFonts w:ascii="Arial" w:hAnsi="Arial" w:cs="Arial"/>
        </w:rPr>
        <w:t>Сообщение ТОРО при создании</w:t>
      </w:r>
      <w:r w:rsidR="00EC45CC">
        <w:rPr>
          <w:rFonts w:ascii="Arial" w:hAnsi="Arial" w:cs="Arial"/>
        </w:rPr>
        <w:t xml:space="preserve"> автоматически</w:t>
      </w:r>
      <w:r w:rsidR="002D414B">
        <w:rPr>
          <w:rFonts w:ascii="Arial" w:hAnsi="Arial" w:cs="Arial"/>
        </w:rPr>
        <w:t xml:space="preserve"> получает пользовательский статус «ЗПРТ – запрет на создание заказа».</w:t>
      </w:r>
    </w:p>
    <w:p w14:paraId="2F76FC6E" w14:textId="14CF7326" w:rsidR="00EC45CC" w:rsidRPr="00BB18E9" w:rsidRDefault="00EC45CC" w:rsidP="00EC45CC">
      <w:pPr>
        <w:spacing w:after="240" w:line="276" w:lineRule="auto"/>
        <w:ind w:firstLine="708"/>
        <w:rPr>
          <w:rFonts w:ascii="Arial" w:hAnsi="Arial"/>
          <w:color w:val="FF0000"/>
        </w:rPr>
      </w:pPr>
      <w:r w:rsidRPr="002D414B">
        <w:rPr>
          <w:rFonts w:ascii="Arial" w:hAnsi="Arial" w:cs="Arial"/>
        </w:rPr>
        <w:t xml:space="preserve">Статусная схема сообщения ТОРО на консервацию сообщения ТОРО на консервацию </w:t>
      </w:r>
      <w:r>
        <w:rPr>
          <w:rFonts w:ascii="Arial" w:hAnsi="Arial" w:cs="Arial"/>
        </w:rPr>
        <w:t>имеет два пользовательских</w:t>
      </w:r>
      <w:r w:rsidRPr="002D414B">
        <w:rPr>
          <w:rFonts w:ascii="Arial" w:hAnsi="Arial" w:cs="Arial"/>
        </w:rPr>
        <w:t xml:space="preserve"> статус</w:t>
      </w:r>
      <w:r>
        <w:rPr>
          <w:rFonts w:ascii="Arial" w:hAnsi="Arial" w:cs="Arial"/>
        </w:rPr>
        <w:t>а</w:t>
      </w:r>
      <w:r w:rsidRPr="002D414B">
        <w:rPr>
          <w:rFonts w:ascii="Arial" w:hAnsi="Arial" w:cs="Arial"/>
        </w:rPr>
        <w:t xml:space="preserve"> «ЗПРТ – запрет на создание заказа»</w:t>
      </w:r>
      <w:r>
        <w:rPr>
          <w:rFonts w:ascii="Arial" w:hAnsi="Arial" w:cs="Arial"/>
        </w:rPr>
        <w:t xml:space="preserve"> и «ТРПО – требует пояснения». Статус </w:t>
      </w:r>
      <w:r w:rsidRPr="002D414B">
        <w:rPr>
          <w:rFonts w:ascii="Arial" w:hAnsi="Arial" w:cs="Arial"/>
        </w:rPr>
        <w:t xml:space="preserve">«ЗПРТ – запрет на создание заказа» </w:t>
      </w:r>
      <w:r>
        <w:rPr>
          <w:rFonts w:ascii="Arial" w:hAnsi="Arial" w:cs="Arial"/>
        </w:rPr>
        <w:t>устанавливается автоматически</w:t>
      </w:r>
      <w:r w:rsidRPr="002D414B">
        <w:rPr>
          <w:rFonts w:ascii="Arial" w:hAnsi="Arial" w:cs="Arial"/>
        </w:rPr>
        <w:t xml:space="preserve"> при создании сообщения ТОРО Специалистом ПТО </w:t>
      </w:r>
      <w:ins w:id="400" w:author="Александр" w:date="2020-04-12T15:05:00Z">
        <w:r w:rsidR="00676886" w:rsidRPr="00676886">
          <w:rPr>
            <w:rFonts w:ascii="Arial" w:hAnsi="Arial" w:cs="Arial"/>
          </w:rPr>
          <w:t>УО</w:t>
        </w:r>
        <w:del w:id="401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 w:cs="Arial"/>
            </w:rPr>
            <w:delText xml:space="preserve"> ГОК</w:delText>
          </w:r>
        </w:del>
        <w:del w:id="402" w:author="Кононов Александр Валерьевич (Подрядчик. ООО БерингПойнт)" w:date="2020-04-15T22:44:00Z">
          <w:r w:rsidR="00676886" w:rsidRPr="00676886" w:rsidDel="00B4412D">
            <w:rPr>
              <w:rFonts w:ascii="Arial" w:hAnsi="Arial" w:cs="Arial"/>
            </w:rPr>
            <w:delText>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03" w:author="Александр" w:date="2020-04-12T09:01:00Z">
        <w:r w:rsidRPr="002D414B" w:rsidDel="00BC7085">
          <w:rPr>
            <w:rFonts w:ascii="Arial" w:hAnsi="Arial" w:cs="Arial"/>
          </w:rPr>
          <w:delText>БЕ ГОК</w:delText>
        </w:r>
      </w:del>
      <w:del w:id="404" w:author="Александр" w:date="2020-04-12T15:05:00Z">
        <w:r w:rsidRPr="002D414B" w:rsidDel="00676886">
          <w:rPr>
            <w:rFonts w:ascii="Arial" w:hAnsi="Arial" w:cs="Arial"/>
          </w:rPr>
          <w:delText xml:space="preserve"> </w:delText>
        </w:r>
      </w:del>
      <w:r w:rsidRPr="002D414B">
        <w:rPr>
          <w:rFonts w:ascii="Arial" w:hAnsi="Arial" w:cs="Arial"/>
        </w:rPr>
        <w:t xml:space="preserve">и снимается </w:t>
      </w:r>
      <w:r w:rsidRPr="001E7C85">
        <w:rPr>
          <w:rFonts w:ascii="Arial" w:hAnsi="Arial"/>
        </w:rPr>
        <w:t xml:space="preserve">Координатором </w:t>
      </w:r>
      <w:proofErr w:type="spellStart"/>
      <w:r w:rsidRPr="001E7C85">
        <w:rPr>
          <w:rFonts w:ascii="Arial" w:hAnsi="Arial"/>
        </w:rPr>
        <w:t>ТОиР</w:t>
      </w:r>
      <w:proofErr w:type="spellEnd"/>
      <w:r w:rsidRPr="001E7C85">
        <w:rPr>
          <w:rFonts w:ascii="Arial" w:hAnsi="Arial"/>
        </w:rPr>
        <w:t xml:space="preserve"> </w:t>
      </w:r>
      <w:ins w:id="405" w:author="Кононов Александр Валерьевич (Подрядчик. ООО БерингПойнт)" w:date="2020-04-15T22:46:00Z">
        <w:r w:rsidR="00B4412D">
          <w:rPr>
            <w:rFonts w:ascii="Arial" w:hAnsi="Arial"/>
          </w:rPr>
          <w:t>УО</w:t>
        </w:r>
      </w:ins>
      <w:ins w:id="406" w:author="Александр" w:date="2020-04-12T15:05:00Z">
        <w:del w:id="407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/>
            </w:rPr>
            <w:delText>УО ГОК</w:delText>
          </w:r>
        </w:del>
        <w:del w:id="408" w:author="Кононов Александр Валерьевич (Подрядчик. ООО БерингПойнт)" w:date="2020-04-15T22:44:00Z">
          <w:r w:rsidR="00676886" w:rsidRPr="00676886" w:rsidDel="00B4412D">
            <w:rPr>
              <w:rFonts w:ascii="Arial" w:hAnsi="Arial"/>
            </w:rPr>
            <w:delText>/ПЛ</w:delText>
          </w:r>
        </w:del>
        <w:r w:rsidR="00676886">
          <w:rPr>
            <w:rFonts w:ascii="Arial" w:hAnsi="Arial"/>
          </w:rPr>
          <w:t xml:space="preserve"> </w:t>
        </w:r>
      </w:ins>
      <w:del w:id="409" w:author="Александр" w:date="2020-04-12T09:01:00Z">
        <w:r w:rsidRPr="001E7C85" w:rsidDel="00BC7085">
          <w:rPr>
            <w:rFonts w:ascii="Arial" w:hAnsi="Arial"/>
          </w:rPr>
          <w:delText xml:space="preserve">БЕ ГОК </w:delText>
        </w:r>
      </w:del>
      <w:r w:rsidRPr="001E7C85">
        <w:rPr>
          <w:rFonts w:ascii="Arial" w:hAnsi="Arial"/>
        </w:rPr>
        <w:t>на шаге 70 данного процесса</w:t>
      </w:r>
      <w:r w:rsidRPr="00BB18E9">
        <w:rPr>
          <w:rFonts w:ascii="Arial" w:hAnsi="Arial" w:cs="Arial"/>
        </w:rPr>
        <w:t>.</w:t>
      </w:r>
      <w:r w:rsidRPr="002D414B">
        <w:rPr>
          <w:rFonts w:ascii="Arial" w:hAnsi="Arial" w:cs="Arial"/>
        </w:rPr>
        <w:t xml:space="preserve"> </w:t>
      </w:r>
    </w:p>
    <w:p w14:paraId="1C748CF4" w14:textId="7684B633" w:rsidR="0041436C" w:rsidRPr="00F37766" w:rsidRDefault="0041436C" w:rsidP="0041436C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Сообщение ТОРО создаётся с видом «</w:t>
      </w:r>
      <w:r>
        <w:rPr>
          <w:rFonts w:ascii="Arial" w:hAnsi="Arial" w:cs="Arial"/>
          <w:lang w:val="en-US"/>
        </w:rPr>
        <w:t>A</w:t>
      </w:r>
      <w:r w:rsidR="00360DDD">
        <w:rPr>
          <w:rFonts w:ascii="Arial" w:hAnsi="Arial" w:cs="Arial"/>
        </w:rPr>
        <w:t>4</w:t>
      </w:r>
      <w:r w:rsidRPr="000C4EC7">
        <w:rPr>
          <w:rFonts w:ascii="Arial" w:hAnsi="Arial" w:cs="Arial"/>
        </w:rPr>
        <w:t xml:space="preserve"> - </w:t>
      </w:r>
      <w:r w:rsidRPr="0041436C">
        <w:rPr>
          <w:rFonts w:ascii="Arial" w:hAnsi="Arial" w:cs="Arial"/>
        </w:rPr>
        <w:t>Заявка на консервацию</w:t>
      </w:r>
      <w:r>
        <w:rPr>
          <w:rFonts w:ascii="Arial" w:hAnsi="Arial" w:cs="Arial"/>
        </w:rPr>
        <w:t>».</w:t>
      </w:r>
      <w:r w:rsidR="00536419">
        <w:rPr>
          <w:rFonts w:ascii="Arial" w:hAnsi="Arial" w:cs="Arial"/>
        </w:rPr>
        <w:t xml:space="preserve"> </w:t>
      </w:r>
      <w:r w:rsidR="00745BBD">
        <w:rPr>
          <w:rFonts w:ascii="Arial" w:hAnsi="Arial" w:cs="Arial"/>
        </w:rPr>
        <w:t>Статусная схема сообщений ТОРО на консервацию</w:t>
      </w:r>
      <w:r w:rsidR="00745BBD" w:rsidRPr="00E327E0">
        <w:rPr>
          <w:rFonts w:ascii="Arial" w:hAnsi="Arial" w:cs="Arial"/>
        </w:rPr>
        <w:t>/</w:t>
      </w:r>
      <w:r w:rsidR="00745BBD">
        <w:rPr>
          <w:rFonts w:ascii="Arial" w:hAnsi="Arial" w:cs="Arial"/>
        </w:rPr>
        <w:t>расконсервацию описана в разделе «</w:t>
      </w:r>
      <w:hyperlink w:anchor="_Особенности_технической_реализации" w:history="1">
        <w:r w:rsidR="00745BBD" w:rsidRPr="00A23665">
          <w:rPr>
            <w:rStyle w:val="a8"/>
            <w:rFonts w:ascii="Arial" w:hAnsi="Arial" w:cs="Arial"/>
          </w:rPr>
          <w:t>5.10 Особенности технической реализации</w:t>
        </w:r>
      </w:hyperlink>
      <w:r w:rsidR="00745BBD" w:rsidRPr="00705B06">
        <w:rPr>
          <w:rFonts w:ascii="Arial" w:hAnsi="Arial" w:cs="Arial"/>
        </w:rPr>
        <w:t>»).</w:t>
      </w:r>
      <w:r w:rsidR="00745BBD">
        <w:rPr>
          <w:rFonts w:ascii="Arial" w:hAnsi="Arial" w:cs="Arial"/>
        </w:rPr>
        <w:t xml:space="preserve"> </w:t>
      </w:r>
      <w:r w:rsidR="00536419">
        <w:rPr>
          <w:rFonts w:ascii="Arial" w:hAnsi="Arial" w:cs="Arial"/>
        </w:rPr>
        <w:t xml:space="preserve">В сообщении указывается в обязательном порядке единица оборудования, даётся описание сообщения и заполняются базовые сроки </w:t>
      </w:r>
      <w:r w:rsidR="00223DA4">
        <w:rPr>
          <w:rFonts w:ascii="Arial" w:hAnsi="Arial" w:cs="Arial"/>
        </w:rPr>
        <w:t xml:space="preserve">требуемого </w:t>
      </w:r>
      <w:r w:rsidR="00536419">
        <w:rPr>
          <w:rFonts w:ascii="Arial" w:hAnsi="Arial" w:cs="Arial"/>
        </w:rPr>
        <w:t>начала и окончания работ по консервации. Планирующий завод, группа плановиков, завод расположения оборудования и</w:t>
      </w:r>
      <w:r w:rsidR="00536419" w:rsidRPr="00C97FDD">
        <w:rPr>
          <w:rFonts w:ascii="Arial" w:hAnsi="Arial" w:cs="Arial"/>
        </w:rPr>
        <w:t xml:space="preserve"> </w:t>
      </w:r>
      <w:r w:rsidR="00536419">
        <w:rPr>
          <w:rFonts w:ascii="Arial" w:hAnsi="Arial" w:cs="Arial"/>
        </w:rPr>
        <w:t xml:space="preserve">ответственное рабочее место, БЕ, МВЗ, </w:t>
      </w:r>
      <w:proofErr w:type="spellStart"/>
      <w:r w:rsidR="00536419">
        <w:rPr>
          <w:rFonts w:ascii="Arial" w:hAnsi="Arial" w:cs="Arial"/>
        </w:rPr>
        <w:t>Контроллинговая</w:t>
      </w:r>
      <w:proofErr w:type="spellEnd"/>
      <w:r w:rsidR="00536419">
        <w:rPr>
          <w:rFonts w:ascii="Arial" w:hAnsi="Arial" w:cs="Arial"/>
        </w:rPr>
        <w:t xml:space="preserve"> единица, техническое место </w:t>
      </w:r>
      <w:r w:rsidR="002C79B3">
        <w:rPr>
          <w:rFonts w:ascii="Arial" w:hAnsi="Arial" w:cs="Arial"/>
        </w:rPr>
        <w:t>проставляться</w:t>
      </w:r>
      <w:r w:rsidR="00536419">
        <w:rPr>
          <w:rFonts w:ascii="Arial" w:hAnsi="Arial" w:cs="Arial"/>
        </w:rPr>
        <w:t xml:space="preserve"> автоматически по указанной единице оборудования.</w:t>
      </w:r>
    </w:p>
    <w:p w14:paraId="3E502B0E" w14:textId="4752BB1F" w:rsidR="007E4EAA" w:rsidRPr="00891F5F" w:rsidRDefault="00736A97" w:rsidP="007E4EAA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Если в процессе создания сообщения ТОРО на консервацию система определяет</w:t>
      </w:r>
      <w:r w:rsidR="008F18E4">
        <w:rPr>
          <w:rFonts w:ascii="Arial" w:hAnsi="Arial" w:cs="Arial"/>
        </w:rPr>
        <w:t xml:space="preserve"> наличие незакрытого сообщения того же типа по данной</w:t>
      </w:r>
      <w:r>
        <w:rPr>
          <w:rFonts w:ascii="Arial" w:hAnsi="Arial" w:cs="Arial"/>
        </w:rPr>
        <w:t xml:space="preserve"> единице оборудования</w:t>
      </w:r>
      <w:r w:rsidR="008F18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система должна запрещать создание нового сообщения </w:t>
      </w:r>
      <w:r w:rsidRPr="00891F5F">
        <w:rPr>
          <w:rFonts w:ascii="Arial" w:hAnsi="Arial" w:cs="Arial"/>
        </w:rPr>
        <w:t>(</w:t>
      </w:r>
      <w:del w:id="410" w:author="Владимир Лаут" w:date="2021-03-05T15:09:00Z">
        <w:r w:rsidRPr="001E7C85" w:rsidDel="008F6E88">
          <w:rPr>
            <w:rFonts w:ascii="Arial" w:hAnsi="Arial"/>
          </w:rPr>
          <w:delText xml:space="preserve">будет </w:delText>
        </w:r>
      </w:del>
      <w:r w:rsidRPr="001E7C85">
        <w:rPr>
          <w:rFonts w:ascii="Arial" w:hAnsi="Arial"/>
        </w:rPr>
        <w:t xml:space="preserve">реализована доработка </w:t>
      </w:r>
      <w:r w:rsidR="00745BBD">
        <w:rPr>
          <w:rFonts w:ascii="Arial" w:hAnsi="Arial" w:cs="Arial"/>
        </w:rPr>
        <w:t>«</w:t>
      </w:r>
      <w:r w:rsidRPr="001E7C85">
        <w:rPr>
          <w:rFonts w:ascii="Arial" w:hAnsi="Arial"/>
          <w:lang w:val="en-US"/>
        </w:rPr>
        <w:t>PM</w:t>
      </w:r>
      <w:r w:rsidR="00891F5F" w:rsidRPr="001E7C85">
        <w:rPr>
          <w:rFonts w:ascii="Arial" w:hAnsi="Arial"/>
        </w:rPr>
        <w:t>5</w:t>
      </w:r>
      <w:r w:rsidR="000D17C6">
        <w:rPr>
          <w:rFonts w:ascii="Arial" w:hAnsi="Arial" w:cs="Arial"/>
        </w:rPr>
        <w:t>9 -</w:t>
      </w:r>
      <w:r w:rsidR="00E253F1">
        <w:rPr>
          <w:rFonts w:ascii="Arial" w:hAnsi="Arial" w:cs="Arial"/>
        </w:rPr>
        <w:t xml:space="preserve"> </w:t>
      </w:r>
      <w:r w:rsidR="00E253F1" w:rsidRPr="00E253F1">
        <w:rPr>
          <w:rFonts w:ascii="Arial" w:hAnsi="Arial" w:cs="Arial"/>
        </w:rPr>
        <w:t>Запрет на создание второго открытого сообщения ТОРО для заявок на консервацию/расконсервацию/списание</w:t>
      </w:r>
      <w:r w:rsidR="0073760C">
        <w:rPr>
          <w:rFonts w:ascii="Arial" w:hAnsi="Arial" w:cs="Arial"/>
        </w:rPr>
        <w:t>»</w:t>
      </w:r>
      <w:r w:rsidR="00965202">
        <w:rPr>
          <w:rFonts w:ascii="Arial" w:hAnsi="Arial" w:cs="Arial"/>
        </w:rPr>
        <w:t>.</w:t>
      </w:r>
      <w:r w:rsidRPr="001E7C85">
        <w:rPr>
          <w:rFonts w:ascii="Arial" w:hAnsi="Arial"/>
        </w:rPr>
        <w:t xml:space="preserve"> Доработка описана в разделе </w:t>
      </w:r>
      <w:r w:rsidR="008866E8" w:rsidRPr="006E7D2F">
        <w:rPr>
          <w:rFonts w:ascii="Arial" w:hAnsi="Arial" w:cs="Arial"/>
        </w:rPr>
        <w:t>«</w:t>
      </w:r>
      <w:hyperlink w:anchor="_Особенности_технической_реализации" w:history="1">
        <w:r w:rsidR="008866E8" w:rsidRPr="00BB18E9">
          <w:rPr>
            <w:rStyle w:val="a8"/>
            <w:rFonts w:ascii="Arial" w:hAnsi="Arial" w:cs="Arial"/>
          </w:rPr>
          <w:t>5.10 Особенности технической реализации</w:t>
        </w:r>
      </w:hyperlink>
      <w:r w:rsidR="008866E8" w:rsidRPr="006E7D2F">
        <w:rPr>
          <w:rFonts w:ascii="Arial" w:hAnsi="Arial" w:cs="Arial"/>
        </w:rPr>
        <w:t>».</w:t>
      </w:r>
      <w:r w:rsidR="008866E8" w:rsidRPr="002D414B" w:rsidDel="008866E8">
        <w:rPr>
          <w:rFonts w:ascii="Arial" w:hAnsi="Arial" w:cs="Arial"/>
          <w:szCs w:val="24"/>
        </w:rPr>
        <w:t xml:space="preserve">  </w:t>
      </w:r>
    </w:p>
    <w:p w14:paraId="24909DB1" w14:textId="77777777" w:rsidR="000A0741" w:rsidRPr="00562456" w:rsidRDefault="000A0741" w:rsidP="000A0741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Структуру заполнения полей сообщения ТОРО см. в разделе </w:t>
      </w:r>
      <w:hyperlink w:anchor="_Транзакционные_данные" w:history="1">
        <w:r w:rsidRPr="000A0741">
          <w:rPr>
            <w:rStyle w:val="a8"/>
            <w:rFonts w:ascii="Arial" w:hAnsi="Arial" w:cs="Arial"/>
          </w:rPr>
          <w:t>5.7. Транзакционные данные</w:t>
        </w:r>
      </w:hyperlink>
      <w:r>
        <w:rPr>
          <w:rFonts w:ascii="Arial" w:hAnsi="Arial" w:cs="Arial"/>
        </w:rPr>
        <w:t>.</w:t>
      </w:r>
    </w:p>
    <w:p w14:paraId="691509CA" w14:textId="02479EEC" w:rsidR="00D952B6" w:rsidRPr="00B4412D" w:rsidRDefault="00D952B6" w:rsidP="004F0996">
      <w:pPr>
        <w:pStyle w:val="4"/>
        <w:rPr>
          <w:rFonts w:eastAsiaTheme="majorEastAsia" w:cs="Arial"/>
          <w:b/>
          <w:i w:val="0"/>
          <w:caps w:val="0"/>
          <w:sz w:val="24"/>
          <w:szCs w:val="24"/>
        </w:rPr>
      </w:pPr>
      <w:r w:rsidRPr="003309C2">
        <w:rPr>
          <w:rFonts w:eastAsiaTheme="majorEastAsia" w:cstheme="majorBidi"/>
          <w:b/>
          <w:i w:val="0"/>
          <w:caps w:val="0"/>
          <w:sz w:val="24"/>
          <w:szCs w:val="24"/>
          <w:rPrChange w:id="411" w:author="Владимир Лаут" w:date="2021-04-08T16:08:00Z">
            <w:rPr>
              <w:rFonts w:eastAsiaTheme="majorEastAsia" w:cs="Arial"/>
              <w:b/>
              <w:sz w:val="24"/>
              <w:szCs w:val="24"/>
            </w:rPr>
          </w:rPrChange>
        </w:rPr>
        <w:t xml:space="preserve">Шаг процесса 30 – </w:t>
      </w:r>
      <w:r w:rsidR="004F0996" w:rsidRPr="003309C2">
        <w:rPr>
          <w:rFonts w:eastAsiaTheme="majorEastAsia" w:cstheme="majorBidi"/>
          <w:b/>
          <w:i w:val="0"/>
          <w:caps w:val="0"/>
          <w:sz w:val="24"/>
          <w:szCs w:val="24"/>
          <w:rPrChange w:id="412" w:author="Владимир Лаут" w:date="2021-04-08T16:08:00Z">
            <w:rPr>
              <w:rFonts w:eastAsiaTheme="majorEastAsia" w:cs="Arial"/>
              <w:b/>
              <w:i w:val="0"/>
              <w:caps w:val="0"/>
              <w:sz w:val="24"/>
              <w:szCs w:val="24"/>
            </w:rPr>
          </w:rPrChange>
        </w:rPr>
        <w:t>Анализ состояния ПА перед консервацией/расконсерва</w:t>
      </w:r>
      <w:r w:rsidR="004F0996" w:rsidRPr="00B4412D">
        <w:rPr>
          <w:rFonts w:eastAsiaTheme="majorEastAsia" w:cs="Arial"/>
          <w:b/>
          <w:i w:val="0"/>
          <w:caps w:val="0"/>
          <w:sz w:val="24"/>
          <w:szCs w:val="24"/>
        </w:rPr>
        <w:t>цией</w:t>
      </w:r>
    </w:p>
    <w:p w14:paraId="10A8739E" w14:textId="77777777" w:rsidR="004F0996" w:rsidRPr="004F0996" w:rsidRDefault="004F0996" w:rsidP="004F0996">
      <w:pPr>
        <w:rPr>
          <w:rFonts w:eastAsiaTheme="majorEastAsia"/>
        </w:rPr>
      </w:pPr>
    </w:p>
    <w:p w14:paraId="544F65CD" w14:textId="400E3819" w:rsidR="007868E7" w:rsidRDefault="00E22AA2" w:rsidP="00A54BC4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Планировщик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13" w:author="Александр" w:date="2020-04-12T15:06:00Z">
        <w:r w:rsidR="00676886" w:rsidRPr="00676886">
          <w:rPr>
            <w:rFonts w:ascii="Arial" w:hAnsi="Arial" w:cs="Arial"/>
          </w:rPr>
          <w:t>УО</w:t>
        </w:r>
        <w:del w:id="414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 w:cs="Arial"/>
            </w:rPr>
            <w:delText xml:space="preserve"> ГОК</w:delText>
          </w:r>
        </w:del>
        <w:del w:id="415" w:author="Кононов Александр Валерьевич (Подрядчик. ООО БерингПойнт)" w:date="2020-04-15T22:45:00Z">
          <w:r w:rsidR="00676886" w:rsidRPr="00676886" w:rsidDel="00B4412D">
            <w:rPr>
              <w:rFonts w:ascii="Arial" w:hAnsi="Arial" w:cs="Arial"/>
            </w:rPr>
            <w:delText>/ПЛ</w:delText>
          </w:r>
        </w:del>
        <w:r w:rsidR="00676886">
          <w:rPr>
            <w:rFonts w:ascii="Arial" w:hAnsi="Arial" w:cs="Arial"/>
          </w:rPr>
          <w:t xml:space="preserve"> </w:t>
        </w:r>
      </w:ins>
      <w:del w:id="416" w:author="Александр" w:date="2020-04-12T09:01:00Z">
        <w:r w:rsidDel="00BC7085">
          <w:rPr>
            <w:rFonts w:ascii="Arial" w:hAnsi="Arial" w:cs="Arial"/>
          </w:rPr>
          <w:delText>БЕ ГОК</w:delText>
        </w:r>
        <w:r w:rsidRPr="00D952B6" w:rsidDel="00BC7085">
          <w:rPr>
            <w:rFonts w:ascii="Arial" w:hAnsi="Arial" w:cs="Arial"/>
          </w:rPr>
          <w:delText xml:space="preserve"> </w:delText>
        </w:r>
      </w:del>
      <w:r w:rsidR="002C79B3">
        <w:rPr>
          <w:rFonts w:ascii="Arial" w:hAnsi="Arial" w:cs="Arial"/>
        </w:rPr>
        <w:t>просматривает</w:t>
      </w:r>
      <w:r w:rsidR="00A54BC4">
        <w:rPr>
          <w:rFonts w:ascii="Arial" w:hAnsi="Arial" w:cs="Arial"/>
        </w:rPr>
        <w:t xml:space="preserve"> перечень заявок на консервацию</w:t>
      </w:r>
      <w:r w:rsidR="00A54BC4" w:rsidRPr="00A54BC4">
        <w:rPr>
          <w:rFonts w:ascii="Arial" w:hAnsi="Arial" w:cs="Arial"/>
        </w:rPr>
        <w:t>/</w:t>
      </w:r>
      <w:r w:rsidR="00A54BC4">
        <w:rPr>
          <w:rFonts w:ascii="Arial" w:hAnsi="Arial" w:cs="Arial"/>
        </w:rPr>
        <w:t xml:space="preserve">расконсервацию в системе </w:t>
      </w:r>
      <w:r w:rsidR="00A54BC4">
        <w:rPr>
          <w:rFonts w:ascii="Arial" w:hAnsi="Arial" w:cs="Arial"/>
          <w:lang w:val="en-US"/>
        </w:rPr>
        <w:t>S</w:t>
      </w:r>
      <w:r w:rsidR="00A54BC4" w:rsidRPr="00A54BC4">
        <w:rPr>
          <w:rFonts w:ascii="Arial" w:hAnsi="Arial" w:cs="Arial"/>
        </w:rPr>
        <w:t>/4</w:t>
      </w:r>
      <w:r w:rsidR="00A54BC4">
        <w:rPr>
          <w:rFonts w:ascii="Arial" w:hAnsi="Arial" w:cs="Arial"/>
          <w:lang w:val="en-US"/>
        </w:rPr>
        <w:t>HANA</w:t>
      </w:r>
      <w:r w:rsidR="00CC6D18" w:rsidRPr="00227A0A">
        <w:rPr>
          <w:rFonts w:ascii="Arial" w:hAnsi="Arial" w:cs="Arial"/>
        </w:rPr>
        <w:t xml:space="preserve"> </w:t>
      </w:r>
      <w:r w:rsidR="00CF15B9">
        <w:rPr>
          <w:rFonts w:ascii="Arial" w:hAnsi="Arial" w:cs="Arial"/>
        </w:rPr>
        <w:t>(сообщения ТОРО с видом «</w:t>
      </w:r>
      <w:r w:rsidR="00CF15B9">
        <w:rPr>
          <w:rFonts w:ascii="Arial" w:hAnsi="Arial" w:cs="Arial"/>
          <w:lang w:val="en-US"/>
        </w:rPr>
        <w:t>A</w:t>
      </w:r>
      <w:r w:rsidR="00536419">
        <w:rPr>
          <w:rFonts w:ascii="Arial" w:hAnsi="Arial" w:cs="Arial"/>
        </w:rPr>
        <w:t>4</w:t>
      </w:r>
      <w:r w:rsidR="00CF15B9" w:rsidRPr="000C4EC7">
        <w:rPr>
          <w:rFonts w:ascii="Arial" w:hAnsi="Arial" w:cs="Arial"/>
        </w:rPr>
        <w:t xml:space="preserve"> - </w:t>
      </w:r>
      <w:r w:rsidR="00CF15B9" w:rsidRPr="0041436C">
        <w:rPr>
          <w:rFonts w:ascii="Arial" w:hAnsi="Arial" w:cs="Arial"/>
        </w:rPr>
        <w:t>Заявка на консервацию</w:t>
      </w:r>
      <w:r w:rsidR="00536419">
        <w:rPr>
          <w:rFonts w:ascii="Arial" w:hAnsi="Arial" w:cs="Arial"/>
        </w:rPr>
        <w:t>» «</w:t>
      </w:r>
      <w:r w:rsidR="00536419">
        <w:rPr>
          <w:rFonts w:ascii="Arial" w:hAnsi="Arial" w:cs="Arial"/>
          <w:lang w:val="en-US"/>
        </w:rPr>
        <w:t>A</w:t>
      </w:r>
      <w:r w:rsidR="00536419" w:rsidRPr="00536419">
        <w:rPr>
          <w:rFonts w:ascii="Arial" w:hAnsi="Arial" w:cs="Arial"/>
        </w:rPr>
        <w:t xml:space="preserve">5 – </w:t>
      </w:r>
      <w:r w:rsidR="00536419">
        <w:rPr>
          <w:rFonts w:ascii="Arial" w:hAnsi="Arial" w:cs="Arial"/>
        </w:rPr>
        <w:lastRenderedPageBreak/>
        <w:t xml:space="preserve">Заявка на </w:t>
      </w:r>
      <w:r w:rsidR="00CF15B9" w:rsidRPr="0041436C">
        <w:rPr>
          <w:rFonts w:ascii="Arial" w:hAnsi="Arial" w:cs="Arial"/>
        </w:rPr>
        <w:t>расконсервацию</w:t>
      </w:r>
      <w:r w:rsidR="00CF15B9">
        <w:rPr>
          <w:rFonts w:ascii="Arial" w:hAnsi="Arial" w:cs="Arial"/>
        </w:rPr>
        <w:t>») в</w:t>
      </w:r>
      <w:r w:rsidR="00A54BC4">
        <w:rPr>
          <w:rFonts w:ascii="Arial" w:hAnsi="Arial" w:cs="Arial"/>
        </w:rPr>
        <w:t xml:space="preserve"> транзакци</w:t>
      </w:r>
      <w:r w:rsidR="00E80C98">
        <w:rPr>
          <w:rFonts w:ascii="Arial" w:hAnsi="Arial" w:cs="Arial"/>
        </w:rPr>
        <w:t>и</w:t>
      </w:r>
      <w:r w:rsidR="00A54BC4">
        <w:rPr>
          <w:rFonts w:ascii="Arial" w:hAnsi="Arial" w:cs="Arial"/>
        </w:rPr>
        <w:t xml:space="preserve"> </w:t>
      </w:r>
      <w:r w:rsidR="00CF15B9">
        <w:rPr>
          <w:rFonts w:ascii="Arial" w:hAnsi="Arial" w:cs="Arial"/>
        </w:rPr>
        <w:t>«</w:t>
      </w:r>
      <w:r w:rsidR="00A54BC4">
        <w:rPr>
          <w:rFonts w:ascii="Arial" w:hAnsi="Arial" w:cs="Arial"/>
          <w:lang w:val="en-US"/>
        </w:rPr>
        <w:t>IW</w:t>
      </w:r>
      <w:r w:rsidR="00A54BC4" w:rsidRPr="00A54BC4">
        <w:rPr>
          <w:rFonts w:ascii="Arial" w:hAnsi="Arial" w:cs="Arial"/>
        </w:rPr>
        <w:t xml:space="preserve">29 </w:t>
      </w:r>
      <w:r w:rsidR="00CF15B9">
        <w:rPr>
          <w:rFonts w:ascii="Arial" w:hAnsi="Arial" w:cs="Arial"/>
        </w:rPr>
        <w:t xml:space="preserve">- </w:t>
      </w:r>
      <w:r w:rsidR="00A54BC4" w:rsidRPr="00A54BC4">
        <w:rPr>
          <w:rFonts w:ascii="Arial" w:hAnsi="Arial" w:cs="Arial"/>
        </w:rPr>
        <w:t>Просмотр сообщений</w:t>
      </w:r>
      <w:r w:rsidR="00CF15B9">
        <w:rPr>
          <w:rFonts w:ascii="Arial" w:hAnsi="Arial" w:cs="Arial"/>
        </w:rPr>
        <w:t>»</w:t>
      </w:r>
      <w:r w:rsidR="00D851F9">
        <w:rPr>
          <w:rFonts w:ascii="Arial" w:hAnsi="Arial" w:cs="Arial"/>
        </w:rPr>
        <w:t xml:space="preserve"> и производит анализ</w:t>
      </w:r>
      <w:r w:rsidR="00A54BC4">
        <w:rPr>
          <w:rFonts w:ascii="Arial" w:hAnsi="Arial" w:cs="Arial"/>
        </w:rPr>
        <w:t xml:space="preserve"> состояние указанного в заявках оборудования и его готовность к консервации</w:t>
      </w:r>
      <w:r w:rsidR="00A54BC4" w:rsidRPr="00A54BC4">
        <w:rPr>
          <w:rFonts w:ascii="Arial" w:hAnsi="Arial" w:cs="Arial"/>
        </w:rPr>
        <w:t>/</w:t>
      </w:r>
      <w:r w:rsidR="00A54BC4">
        <w:rPr>
          <w:rFonts w:ascii="Arial" w:hAnsi="Arial" w:cs="Arial"/>
        </w:rPr>
        <w:t>расконсервации</w:t>
      </w:r>
      <w:r w:rsidR="00D851F9">
        <w:rPr>
          <w:rFonts w:ascii="Arial" w:hAnsi="Arial" w:cs="Arial"/>
        </w:rPr>
        <w:t>, в транзакции «</w:t>
      </w:r>
      <w:r w:rsidR="00D851F9">
        <w:rPr>
          <w:rFonts w:ascii="Arial" w:hAnsi="Arial" w:cs="Arial"/>
          <w:lang w:val="en-US"/>
        </w:rPr>
        <w:t>IH</w:t>
      </w:r>
      <w:r w:rsidR="00D851F9" w:rsidRPr="00D851F9">
        <w:rPr>
          <w:rFonts w:ascii="Arial" w:hAnsi="Arial" w:cs="Arial"/>
        </w:rPr>
        <w:t xml:space="preserve">08 </w:t>
      </w:r>
      <w:r w:rsidR="00D851F9">
        <w:rPr>
          <w:rFonts w:ascii="Arial" w:hAnsi="Arial" w:cs="Arial"/>
        </w:rPr>
        <w:t>–</w:t>
      </w:r>
      <w:r w:rsidR="00D851F9" w:rsidRPr="00D851F9">
        <w:rPr>
          <w:rFonts w:ascii="Arial" w:hAnsi="Arial" w:cs="Arial"/>
        </w:rPr>
        <w:t xml:space="preserve"> </w:t>
      </w:r>
      <w:r w:rsidR="00D851F9">
        <w:rPr>
          <w:rFonts w:ascii="Arial" w:hAnsi="Arial" w:cs="Arial"/>
        </w:rPr>
        <w:t>Просмотр единиц оборудования» производится проверка наличия открытых</w:t>
      </w:r>
      <w:r w:rsidR="00995ECF">
        <w:rPr>
          <w:rFonts w:ascii="Arial" w:hAnsi="Arial" w:cs="Arial"/>
        </w:rPr>
        <w:t xml:space="preserve"> сообщени</w:t>
      </w:r>
      <w:r w:rsidR="00D851F9">
        <w:rPr>
          <w:rFonts w:ascii="Arial" w:hAnsi="Arial" w:cs="Arial"/>
        </w:rPr>
        <w:t>й</w:t>
      </w:r>
      <w:r w:rsidR="00E32D75">
        <w:rPr>
          <w:rFonts w:ascii="Arial" w:hAnsi="Arial" w:cs="Arial"/>
        </w:rPr>
        <w:t xml:space="preserve"> о дефектах на указанное оборудование</w:t>
      </w:r>
      <w:r w:rsidR="00D851F9">
        <w:rPr>
          <w:rFonts w:ascii="Arial" w:hAnsi="Arial" w:cs="Arial"/>
        </w:rPr>
        <w:t xml:space="preserve"> или открытых заказов ТОРО</w:t>
      </w:r>
      <w:r w:rsidR="00A54BC4">
        <w:rPr>
          <w:rFonts w:ascii="Arial" w:hAnsi="Arial" w:cs="Arial"/>
        </w:rPr>
        <w:t>.</w:t>
      </w:r>
      <w:r w:rsidR="00252206">
        <w:rPr>
          <w:rFonts w:ascii="Arial" w:hAnsi="Arial" w:cs="Arial"/>
        </w:rPr>
        <w:t xml:space="preserve"> </w:t>
      </w:r>
    </w:p>
    <w:p w14:paraId="5EB12775" w14:textId="4F6492E9" w:rsidR="001458FF" w:rsidRPr="00A46114" w:rsidRDefault="001458FF" w:rsidP="001458FF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40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заявки на осмотр оборудования</w:t>
      </w:r>
    </w:p>
    <w:p w14:paraId="4D43AF0F" w14:textId="4C7282CA" w:rsidR="001458FF" w:rsidRDefault="001458FF" w:rsidP="001458FF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Планировщик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17" w:author="Александр" w:date="2020-04-12T15:06:00Z">
        <w:r w:rsidR="00676886" w:rsidRPr="00676886">
          <w:rPr>
            <w:rFonts w:ascii="Arial" w:hAnsi="Arial" w:cs="Arial"/>
          </w:rPr>
          <w:t>УО</w:t>
        </w:r>
        <w:del w:id="418" w:author="Кононов Александр Валерьевич (Подрядчик. ООО БерингПойнт)" w:date="2020-04-15T22:45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19" w:author="Александр" w:date="2020-04-12T09:01:00Z">
        <w:r w:rsidDel="00BC7085">
          <w:rPr>
            <w:rFonts w:ascii="Arial" w:hAnsi="Arial" w:cs="Arial"/>
          </w:rPr>
          <w:delText>БЕ ГОК</w:delText>
        </w:r>
        <w:r w:rsidRPr="00D952B6" w:rsidDel="00BC7085">
          <w:rPr>
            <w:rFonts w:ascii="Arial" w:hAnsi="Arial" w:cs="Arial"/>
          </w:rPr>
          <w:delText xml:space="preserve"> </w:delText>
        </w:r>
      </w:del>
      <w:r>
        <w:rPr>
          <w:rFonts w:ascii="Arial" w:hAnsi="Arial" w:cs="Arial"/>
        </w:rPr>
        <w:t>формирует заяв</w:t>
      </w:r>
      <w:del w:id="420" w:author="Владимир Лаут" w:date="2021-03-05T15:10:00Z">
        <w:r w:rsidDel="008F6E88">
          <w:rPr>
            <w:rFonts w:ascii="Arial" w:hAnsi="Arial" w:cs="Arial"/>
          </w:rPr>
          <w:delText>о</w:delText>
        </w:r>
      </w:del>
      <w:r>
        <w:rPr>
          <w:rFonts w:ascii="Arial" w:hAnsi="Arial" w:cs="Arial"/>
        </w:rPr>
        <w:t>к</w:t>
      </w:r>
      <w:ins w:id="421" w:author="Владимир Лаут" w:date="2021-03-05T15:10:00Z">
        <w:r w:rsidR="008F6E88">
          <w:rPr>
            <w:rFonts w:ascii="Arial" w:hAnsi="Arial" w:cs="Arial"/>
          </w:rPr>
          <w:t>у</w:t>
        </w:r>
      </w:ins>
      <w:r>
        <w:rPr>
          <w:rFonts w:ascii="Arial" w:hAnsi="Arial" w:cs="Arial"/>
        </w:rPr>
        <w:t xml:space="preserve"> на осмотр оборудования в системе </w:t>
      </w:r>
      <w:r>
        <w:rPr>
          <w:rFonts w:ascii="Arial" w:hAnsi="Arial" w:cs="Arial"/>
          <w:lang w:val="en-US"/>
        </w:rPr>
        <w:t>S</w:t>
      </w:r>
      <w:r w:rsidRPr="00A54BC4">
        <w:rPr>
          <w:rFonts w:ascii="Arial" w:hAnsi="Arial" w:cs="Arial"/>
        </w:rPr>
        <w:t>/4</w:t>
      </w:r>
      <w:r>
        <w:rPr>
          <w:rFonts w:ascii="Arial" w:hAnsi="Arial" w:cs="Arial"/>
          <w:lang w:val="en-US"/>
        </w:rPr>
        <w:t>HANA</w:t>
      </w:r>
      <w:r w:rsidRPr="00227A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(сообщения ТОРО с видом «</w:t>
      </w:r>
      <w:r>
        <w:rPr>
          <w:rFonts w:ascii="Arial" w:hAnsi="Arial" w:cs="Arial"/>
          <w:lang w:val="en-US"/>
        </w:rPr>
        <w:t>AE</w:t>
      </w:r>
      <w:r w:rsidRPr="000C4EC7">
        <w:rPr>
          <w:rFonts w:ascii="Arial" w:hAnsi="Arial" w:cs="Arial"/>
        </w:rPr>
        <w:t xml:space="preserve"> - </w:t>
      </w:r>
      <w:r w:rsidRPr="0041436C">
        <w:rPr>
          <w:rFonts w:ascii="Arial" w:hAnsi="Arial" w:cs="Arial"/>
        </w:rPr>
        <w:t xml:space="preserve">Заявка на </w:t>
      </w:r>
      <w:r>
        <w:rPr>
          <w:rFonts w:ascii="Arial" w:hAnsi="Arial" w:cs="Arial"/>
        </w:rPr>
        <w:t>осмотр оборудования»</w:t>
      </w:r>
      <w:r w:rsidR="0036057F">
        <w:rPr>
          <w:rFonts w:ascii="Arial" w:hAnsi="Arial" w:cs="Arial"/>
        </w:rPr>
        <w:t>)</w:t>
      </w:r>
      <w:del w:id="422" w:author="Владимир Лаут" w:date="2021-03-05T15:10:00Z">
        <w:r w:rsidR="0036057F" w:rsidDel="008F6E88">
          <w:rPr>
            <w:rFonts w:ascii="Arial" w:hAnsi="Arial" w:cs="Arial"/>
          </w:rPr>
          <w:delText xml:space="preserve"> на осмотр оборудования</w:delText>
        </w:r>
      </w:del>
      <w:r>
        <w:rPr>
          <w:rFonts w:ascii="Arial" w:hAnsi="Arial" w:cs="Arial"/>
        </w:rPr>
        <w:t>.</w:t>
      </w:r>
    </w:p>
    <w:p w14:paraId="389FC072" w14:textId="0F3D9DBF" w:rsidR="001458FF" w:rsidRDefault="001458FF" w:rsidP="001458FF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 сообщении ТОРО указывается техническое место и единица оборудования. В карточке технического места указано расположение </w:t>
      </w:r>
      <w:ins w:id="423" w:author="Владимир Лаут" w:date="2021-04-08T16:07:00Z">
        <w:r w:rsidR="003309C2" w:rsidRPr="003309C2">
          <w:rPr>
            <w:rFonts w:ascii="Arial" w:hAnsi="Arial" w:cs="Arial"/>
          </w:rPr>
          <w:t>относительно структуры Технических мест</w:t>
        </w:r>
      </w:ins>
      <w:del w:id="424" w:author="Владимир Лаут" w:date="2021-04-08T16:07:00Z">
        <w:r w:rsidDel="003309C2">
          <w:rPr>
            <w:rFonts w:ascii="Arial" w:hAnsi="Arial" w:cs="Arial"/>
          </w:rPr>
          <w:delText>технического места</w:delText>
        </w:r>
      </w:del>
      <w:r>
        <w:rPr>
          <w:rFonts w:ascii="Arial" w:hAnsi="Arial" w:cs="Arial"/>
        </w:rPr>
        <w:t>.</w:t>
      </w:r>
    </w:p>
    <w:p w14:paraId="5408C6AC" w14:textId="65681ADF" w:rsidR="001458FF" w:rsidRPr="00391B7E" w:rsidRDefault="001458FF" w:rsidP="001458FF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Заявка </w:t>
      </w:r>
      <w:r w:rsidR="0036057F">
        <w:rPr>
          <w:rFonts w:ascii="Arial" w:hAnsi="Arial" w:cs="Arial"/>
        </w:rPr>
        <w:t>на осмотр оборудования передаётся в процесс «ПП-07.03.03</w:t>
      </w:r>
      <w:r w:rsidR="0036057F" w:rsidRPr="0036057F">
        <w:rPr>
          <w:rFonts w:ascii="Arial" w:hAnsi="Arial" w:cs="Arial"/>
        </w:rPr>
        <w:t>.</w:t>
      </w:r>
      <w:r w:rsidR="0036057F">
        <w:rPr>
          <w:rFonts w:ascii="Arial" w:hAnsi="Arial" w:cs="Arial"/>
        </w:rPr>
        <w:t>02</w:t>
      </w:r>
      <w:r w:rsidR="0036057F" w:rsidRPr="0036057F">
        <w:rPr>
          <w:rFonts w:ascii="Arial" w:hAnsi="Arial" w:cs="Arial"/>
        </w:rPr>
        <w:t>-</w:t>
      </w:r>
      <w:r w:rsidR="0036057F">
        <w:rPr>
          <w:rFonts w:ascii="Arial" w:hAnsi="Arial" w:cs="Arial"/>
          <w:lang w:val="en-US"/>
        </w:rPr>
        <w:t>ERP</w:t>
      </w:r>
      <w:r w:rsidR="00391B7E" w:rsidRPr="00391B7E">
        <w:rPr>
          <w:rFonts w:ascii="Arial" w:hAnsi="Arial" w:cs="Arial"/>
        </w:rPr>
        <w:t xml:space="preserve"> </w:t>
      </w:r>
      <w:r w:rsidR="00391B7E">
        <w:rPr>
          <w:rFonts w:ascii="Arial" w:hAnsi="Arial" w:cs="Arial"/>
        </w:rPr>
        <w:t xml:space="preserve">Управление внеплановыми воздействиями </w:t>
      </w:r>
      <w:proofErr w:type="spellStart"/>
      <w:r w:rsidR="00391B7E">
        <w:rPr>
          <w:rFonts w:ascii="Arial" w:hAnsi="Arial" w:cs="Arial"/>
        </w:rPr>
        <w:t>ТОиР</w:t>
      </w:r>
      <w:proofErr w:type="spellEnd"/>
      <w:r w:rsidR="00391B7E">
        <w:rPr>
          <w:rFonts w:ascii="Arial" w:hAnsi="Arial" w:cs="Arial"/>
        </w:rPr>
        <w:t xml:space="preserve">» для планирования работ. </w:t>
      </w:r>
      <w:del w:id="425" w:author="Владимир Лаут" w:date="2021-04-08T16:44:00Z">
        <w:r w:rsidR="00391B7E" w:rsidDel="0027083E">
          <w:rPr>
            <w:rFonts w:ascii="Arial" w:hAnsi="Arial" w:cs="Arial"/>
          </w:rPr>
          <w:delText xml:space="preserve">Результат осмотра оборудования получается из процесса «ПП-07.03.03.01 Выполнение и фактический учёт воздействий» (процессы описаны в КД </w:delText>
        </w:r>
        <w:r w:rsidR="006B50A9" w:rsidDel="0027083E">
          <w:rPr>
            <w:rFonts w:ascii="Arial" w:hAnsi="Arial" w:cs="Arial"/>
          </w:rPr>
          <w:delText>«ERP.9.9.2</w:delText>
        </w:r>
        <w:r w:rsidR="00391B7E" w:rsidRPr="00391B7E" w:rsidDel="0027083E">
          <w:rPr>
            <w:rFonts w:ascii="Arial" w:hAnsi="Arial" w:cs="Arial"/>
          </w:rPr>
          <w:delText>.55_PM_КД Выполнение и фактический учет работ»</w:delText>
        </w:r>
        <w:r w:rsidR="00391B7E" w:rsidDel="0027083E">
          <w:rPr>
            <w:rFonts w:ascii="Arial" w:hAnsi="Arial" w:cs="Arial"/>
          </w:rPr>
          <w:delText>).</w:delText>
        </w:r>
      </w:del>
    </w:p>
    <w:p w14:paraId="252A21BA" w14:textId="0347313B" w:rsidR="00D952B6" w:rsidRPr="00A46114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 w:rsidR="007868E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50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приказа о консервации</w:t>
      </w:r>
    </w:p>
    <w:p w14:paraId="5C5CB0A3" w14:textId="7A6AF618" w:rsidR="00D952B6" w:rsidRDefault="00A54BC4" w:rsidP="00614146">
      <w:pPr>
        <w:spacing w:after="12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На основании перечня объектов, подлежащих консервации и уведомления о консервации</w:t>
      </w:r>
      <w:r w:rsidRPr="00A54BC4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расконсервации Инженер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26" w:author="Александр" w:date="2020-04-12T15:06:00Z">
        <w:r w:rsidR="00676886" w:rsidRPr="00676886">
          <w:rPr>
            <w:rFonts w:ascii="Arial" w:hAnsi="Arial" w:cs="Arial"/>
          </w:rPr>
          <w:t>УО</w:t>
        </w:r>
        <w:del w:id="427" w:author="Кононов Александр Валерьевич (Подрядчик. ООО БерингПойнт)" w:date="2020-04-15T22:45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28" w:author="Александр" w:date="2020-04-12T09:01:00Z">
        <w:r w:rsidDel="00BC7085">
          <w:rPr>
            <w:rFonts w:ascii="Arial" w:hAnsi="Arial" w:cs="Arial"/>
          </w:rPr>
          <w:delText xml:space="preserve">БЕ ГОК </w:delText>
        </w:r>
      </w:del>
      <w:r>
        <w:rPr>
          <w:rFonts w:ascii="Arial" w:hAnsi="Arial" w:cs="Arial"/>
        </w:rPr>
        <w:t>форм</w:t>
      </w:r>
      <w:r w:rsidR="00A000DE">
        <w:rPr>
          <w:rFonts w:ascii="Arial" w:hAnsi="Arial" w:cs="Arial"/>
        </w:rPr>
        <w:t xml:space="preserve">ирует </w:t>
      </w:r>
      <w:r w:rsidR="00830EB9">
        <w:rPr>
          <w:rFonts w:ascii="Arial" w:hAnsi="Arial" w:cs="Arial"/>
        </w:rPr>
        <w:t>вручную вне системы пакет</w:t>
      </w:r>
      <w:r w:rsidR="00A000DE">
        <w:rPr>
          <w:rFonts w:ascii="Arial" w:hAnsi="Arial" w:cs="Arial"/>
        </w:rPr>
        <w:t xml:space="preserve"> </w:t>
      </w:r>
      <w:r w:rsidR="00000A24">
        <w:rPr>
          <w:rFonts w:ascii="Arial" w:hAnsi="Arial" w:cs="Arial"/>
        </w:rPr>
        <w:t xml:space="preserve">бумажных </w:t>
      </w:r>
      <w:r w:rsidR="00A000DE">
        <w:rPr>
          <w:rFonts w:ascii="Arial" w:hAnsi="Arial" w:cs="Arial"/>
        </w:rPr>
        <w:t>докуме</w:t>
      </w:r>
      <w:r w:rsidR="00614146">
        <w:rPr>
          <w:rFonts w:ascii="Arial" w:hAnsi="Arial" w:cs="Arial"/>
        </w:rPr>
        <w:t>нтов для выполнения консервации:</w:t>
      </w:r>
    </w:p>
    <w:p w14:paraId="6AF155C6" w14:textId="77777777" w:rsidR="00614146" w:rsidRDefault="00614146" w:rsidP="00614146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Приказ о консервации</w:t>
      </w:r>
      <w:r w:rsidR="00931CE5">
        <w:rPr>
          <w:rFonts w:ascii="Arial" w:hAnsi="Arial" w:cs="Arial"/>
          <w:lang w:val="en-US"/>
        </w:rPr>
        <w:t>;</w:t>
      </w:r>
    </w:p>
    <w:p w14:paraId="477470BC" w14:textId="77777777" w:rsidR="00614146" w:rsidRDefault="00614146" w:rsidP="00614146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Комплекс работ по консервации</w:t>
      </w:r>
      <w:r w:rsidR="00931CE5">
        <w:rPr>
          <w:rFonts w:ascii="Arial" w:hAnsi="Arial" w:cs="Arial"/>
          <w:lang w:val="en-US"/>
        </w:rPr>
        <w:t>;</w:t>
      </w:r>
    </w:p>
    <w:p w14:paraId="30A8B202" w14:textId="4C19A453" w:rsidR="00614146" w:rsidRPr="00356F63" w:rsidRDefault="00614146" w:rsidP="00DC3CAF">
      <w:pPr>
        <w:pStyle w:val="af9"/>
        <w:numPr>
          <w:ilvl w:val="0"/>
          <w:numId w:val="9"/>
        </w:numPr>
        <w:spacing w:after="240" w:line="276" w:lineRule="auto"/>
        <w:rPr>
          <w:rFonts w:ascii="Arial" w:hAnsi="Arial" w:cs="Arial"/>
        </w:rPr>
      </w:pPr>
      <w:r w:rsidRPr="00356F63">
        <w:rPr>
          <w:rFonts w:ascii="Arial" w:hAnsi="Arial" w:cs="Arial"/>
        </w:rPr>
        <w:t>Пояснительная записка.</w:t>
      </w:r>
    </w:p>
    <w:p w14:paraId="52C1D06A" w14:textId="5C50C730" w:rsidR="001B5039" w:rsidRDefault="001B5039" w:rsidP="00B9509E">
      <w:pPr>
        <w:spacing w:after="12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Автоматическое формирование пакета указанных документов </w:t>
      </w:r>
      <w:r w:rsidR="00000A24">
        <w:rPr>
          <w:rFonts w:ascii="Arial" w:hAnsi="Arial" w:cs="Arial"/>
        </w:rPr>
        <w:t xml:space="preserve">из системы </w:t>
      </w:r>
      <w:r w:rsidR="00000A24">
        <w:rPr>
          <w:rFonts w:ascii="Arial" w:hAnsi="Arial" w:cs="Arial"/>
          <w:lang w:val="en-US"/>
        </w:rPr>
        <w:t>S</w:t>
      </w:r>
      <w:r w:rsidR="00000A24" w:rsidRPr="001E7C85">
        <w:rPr>
          <w:rFonts w:ascii="Arial" w:hAnsi="Arial"/>
        </w:rPr>
        <w:t>/4</w:t>
      </w:r>
      <w:r w:rsidR="00000A24">
        <w:rPr>
          <w:rFonts w:ascii="Arial" w:hAnsi="Arial" w:cs="Arial"/>
          <w:lang w:val="en-US"/>
        </w:rPr>
        <w:t>HANA</w:t>
      </w:r>
      <w:r w:rsidR="00000A24" w:rsidRPr="001E7C85">
        <w:rPr>
          <w:rFonts w:ascii="Arial" w:hAnsi="Arial"/>
        </w:rPr>
        <w:t xml:space="preserve"> </w:t>
      </w:r>
      <w:r>
        <w:rPr>
          <w:rFonts w:ascii="Arial" w:hAnsi="Arial" w:cs="Arial"/>
        </w:rPr>
        <w:t>не предусмотрено.</w:t>
      </w:r>
    </w:p>
    <w:p w14:paraId="70655C9B" w14:textId="1B0274A9" w:rsidR="00614146" w:rsidRPr="00614146" w:rsidRDefault="009A68BC" w:rsidP="00614146">
      <w:pPr>
        <w:spacing w:after="240" w:line="276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 xml:space="preserve">Главный инженер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29" w:author="Александр" w:date="2020-04-12T15:06:00Z">
        <w:r w:rsidR="00676886" w:rsidRPr="00676886">
          <w:rPr>
            <w:rFonts w:ascii="Arial" w:hAnsi="Arial" w:cs="Arial"/>
          </w:rPr>
          <w:t>У</w:t>
        </w:r>
      </w:ins>
      <w:ins w:id="430" w:author="Кононов Александр Валерьевич (Подрядчик. ООО БерингПойнт)" w:date="2020-04-15T22:45:00Z">
        <w:r w:rsidR="00B4412D">
          <w:rPr>
            <w:rFonts w:ascii="Arial" w:hAnsi="Arial" w:cs="Arial"/>
          </w:rPr>
          <w:t>О</w:t>
        </w:r>
      </w:ins>
      <w:ins w:id="431" w:author="Александр" w:date="2020-04-12T15:06:00Z">
        <w:del w:id="432" w:author="Кононов Александр Валерьевич (Подрядчик. ООО БерингПойнт)" w:date="2020-04-15T22:45:00Z">
          <w:r w:rsidR="00676886" w:rsidRPr="00676886" w:rsidDel="00B4412D">
            <w:rPr>
              <w:rFonts w:ascii="Arial" w:hAnsi="Arial" w:cs="Arial"/>
            </w:rPr>
            <w:delText>О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33" w:author="Александр" w:date="2020-04-12T09:01:00Z">
        <w:r w:rsidDel="00BC7085">
          <w:rPr>
            <w:rFonts w:ascii="Arial" w:hAnsi="Arial" w:cs="Arial"/>
          </w:rPr>
          <w:delText xml:space="preserve">БЕ ГОК </w:delText>
        </w:r>
      </w:del>
      <w:r>
        <w:rPr>
          <w:rFonts w:ascii="Arial" w:hAnsi="Arial" w:cs="Arial"/>
        </w:rPr>
        <w:t>Управлени</w:t>
      </w:r>
      <w:r w:rsidR="00C04417">
        <w:rPr>
          <w:rFonts w:ascii="Arial" w:hAnsi="Arial" w:cs="Arial"/>
        </w:rPr>
        <w:t>е</w:t>
      </w:r>
      <w:r>
        <w:rPr>
          <w:rFonts w:ascii="Arial" w:hAnsi="Arial" w:cs="Arial"/>
        </w:rPr>
        <w:t xml:space="preserve"> согласовывает Приказ о консервации.</w:t>
      </w:r>
    </w:p>
    <w:p w14:paraId="7B9E87F0" w14:textId="7C01BAB1" w:rsidR="00D952B6" w:rsidRPr="00A46114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 w:rsidR="007868E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60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приказа о расконсервации</w:t>
      </w:r>
    </w:p>
    <w:p w14:paraId="0BD1F61B" w14:textId="7C20E7B5" w:rsidR="007F592C" w:rsidRDefault="007F592C" w:rsidP="007F592C">
      <w:pPr>
        <w:spacing w:after="12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На основании перечня объектов, подлежащих расконсервации и уведомления о консервации</w:t>
      </w:r>
      <w:r w:rsidRPr="00A54BC4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расконсервации Инженер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34" w:author="Александр" w:date="2020-04-12T15:06:00Z">
        <w:r w:rsidR="00676886" w:rsidRPr="00676886">
          <w:rPr>
            <w:rFonts w:ascii="Arial" w:hAnsi="Arial" w:cs="Arial"/>
          </w:rPr>
          <w:t>УО</w:t>
        </w:r>
        <w:del w:id="435" w:author="Кононов Александр Валерьевич (Подрядчик. ООО БерингПойнт)" w:date="2020-04-15T22:46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36" w:author="Александр" w:date="2020-04-12T09:01:00Z">
        <w:r w:rsidDel="00BC7085">
          <w:rPr>
            <w:rFonts w:ascii="Arial" w:hAnsi="Arial" w:cs="Arial"/>
          </w:rPr>
          <w:delText xml:space="preserve">БЕ ГОК </w:delText>
        </w:r>
      </w:del>
      <w:r>
        <w:rPr>
          <w:rFonts w:ascii="Arial" w:hAnsi="Arial" w:cs="Arial"/>
        </w:rPr>
        <w:t>формирует</w:t>
      </w:r>
      <w:r w:rsidR="00ED178B">
        <w:rPr>
          <w:rFonts w:ascii="Arial" w:hAnsi="Arial" w:cs="Arial"/>
        </w:rPr>
        <w:t xml:space="preserve"> вручную</w:t>
      </w:r>
      <w:r>
        <w:rPr>
          <w:rFonts w:ascii="Arial" w:hAnsi="Arial" w:cs="Arial"/>
        </w:rPr>
        <w:t xml:space="preserve"> пакет </w:t>
      </w:r>
      <w:r w:rsidR="00ED178B">
        <w:rPr>
          <w:rFonts w:ascii="Arial" w:hAnsi="Arial" w:cs="Arial"/>
        </w:rPr>
        <w:t xml:space="preserve">бумажных </w:t>
      </w:r>
      <w:r>
        <w:rPr>
          <w:rFonts w:ascii="Arial" w:hAnsi="Arial" w:cs="Arial"/>
        </w:rPr>
        <w:t>документов для выполнения расконсервации:</w:t>
      </w:r>
    </w:p>
    <w:p w14:paraId="10DB1D4A" w14:textId="77777777" w:rsidR="007F592C" w:rsidRDefault="007F592C" w:rsidP="007F592C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Приказ о расконсервации,</w:t>
      </w:r>
    </w:p>
    <w:p w14:paraId="40FF4B31" w14:textId="77777777" w:rsidR="007F592C" w:rsidRDefault="007F592C" w:rsidP="007F592C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Комплекс работ по расконсервации,</w:t>
      </w:r>
    </w:p>
    <w:p w14:paraId="6880D606" w14:textId="3AF56A1C" w:rsidR="007F592C" w:rsidRPr="00F47F20" w:rsidRDefault="007F592C" w:rsidP="00DC3CAF">
      <w:pPr>
        <w:pStyle w:val="af9"/>
        <w:numPr>
          <w:ilvl w:val="0"/>
          <w:numId w:val="9"/>
        </w:numPr>
        <w:spacing w:after="240" w:line="276" w:lineRule="auto"/>
        <w:rPr>
          <w:rFonts w:ascii="Arial" w:hAnsi="Arial" w:cs="Arial"/>
        </w:rPr>
      </w:pPr>
      <w:r w:rsidRPr="00F47F20">
        <w:rPr>
          <w:rFonts w:ascii="Arial" w:hAnsi="Arial" w:cs="Arial"/>
        </w:rPr>
        <w:t>Пояснительная записка.</w:t>
      </w:r>
    </w:p>
    <w:p w14:paraId="319F964C" w14:textId="21F653CF" w:rsidR="005F46A8" w:rsidRPr="00B9509E" w:rsidRDefault="005F46A8" w:rsidP="00B9509E">
      <w:pPr>
        <w:spacing w:after="120" w:line="276" w:lineRule="auto"/>
        <w:ind w:firstLine="708"/>
        <w:rPr>
          <w:rFonts w:ascii="Arial" w:hAnsi="Arial" w:cs="Arial"/>
        </w:rPr>
      </w:pPr>
      <w:r w:rsidRPr="00B9509E">
        <w:rPr>
          <w:rFonts w:ascii="Arial" w:hAnsi="Arial" w:cs="Arial"/>
        </w:rPr>
        <w:t xml:space="preserve">Автоматическое формирование пакета указанных документов </w:t>
      </w:r>
      <w:r w:rsidR="00ED178B">
        <w:rPr>
          <w:rFonts w:ascii="Arial" w:hAnsi="Arial" w:cs="Arial"/>
        </w:rPr>
        <w:t xml:space="preserve">в системе </w:t>
      </w:r>
      <w:r w:rsidR="00ED178B">
        <w:rPr>
          <w:rFonts w:ascii="Arial" w:hAnsi="Arial" w:cs="Arial"/>
          <w:lang w:val="en-US"/>
        </w:rPr>
        <w:t>S</w:t>
      </w:r>
      <w:r w:rsidR="00ED178B" w:rsidRPr="001E7C85">
        <w:rPr>
          <w:rFonts w:ascii="Arial" w:hAnsi="Arial"/>
        </w:rPr>
        <w:t>/4</w:t>
      </w:r>
      <w:r w:rsidR="00ED178B">
        <w:rPr>
          <w:rFonts w:ascii="Arial" w:hAnsi="Arial" w:cs="Arial"/>
          <w:lang w:val="en-US"/>
        </w:rPr>
        <w:t>HANA</w:t>
      </w:r>
      <w:r w:rsidR="00ED178B" w:rsidRPr="001E7C85">
        <w:rPr>
          <w:rFonts w:ascii="Arial" w:hAnsi="Arial"/>
        </w:rPr>
        <w:t xml:space="preserve"> </w:t>
      </w:r>
      <w:r w:rsidRPr="00B9509E">
        <w:rPr>
          <w:rFonts w:ascii="Arial" w:hAnsi="Arial" w:cs="Arial"/>
        </w:rPr>
        <w:t>не предусмотрено.</w:t>
      </w:r>
    </w:p>
    <w:p w14:paraId="5255AD96" w14:textId="20CCB38E" w:rsidR="007F592C" w:rsidRPr="00614146" w:rsidRDefault="007F592C" w:rsidP="007F592C">
      <w:pPr>
        <w:spacing w:after="240" w:line="276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Главный инженер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37" w:author="Александр" w:date="2020-04-12T15:06:00Z">
        <w:r w:rsidR="00676886" w:rsidRPr="00676886">
          <w:rPr>
            <w:rFonts w:ascii="Arial" w:hAnsi="Arial" w:cs="Arial"/>
          </w:rPr>
          <w:t>УО</w:t>
        </w:r>
        <w:del w:id="438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39" w:author="Александр" w:date="2020-04-12T09:01:00Z">
        <w:r w:rsidDel="00BC7085">
          <w:rPr>
            <w:rFonts w:ascii="Arial" w:hAnsi="Arial" w:cs="Arial"/>
          </w:rPr>
          <w:delText xml:space="preserve">БЕ ГОК </w:delText>
        </w:r>
      </w:del>
      <w:r>
        <w:rPr>
          <w:rFonts w:ascii="Arial" w:hAnsi="Arial" w:cs="Arial"/>
        </w:rPr>
        <w:t>Управление согласовывает Приказ о расконсервации.</w:t>
      </w:r>
    </w:p>
    <w:p w14:paraId="43AD3A5F" w14:textId="48336E4A" w:rsidR="00F14490" w:rsidRDefault="00F14490" w:rsidP="00F14490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653673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ins w:id="440" w:author="Владимир Лаут" w:date="2021-04-08T16:43:00Z">
        <w:r w:rsidR="0027083E">
          <w:rPr>
            <w:rFonts w:eastAsiaTheme="majorEastAsia" w:cstheme="majorBidi"/>
            <w:b/>
            <w:i w:val="0"/>
            <w:caps w:val="0"/>
            <w:sz w:val="24"/>
            <w:szCs w:val="24"/>
          </w:rPr>
          <w:t>8</w:t>
        </w:r>
      </w:ins>
      <w:del w:id="441" w:author="Владимир Лаут" w:date="2021-04-08T16:43:00Z">
        <w:r w:rsidDel="0027083E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7</w:delText>
        </w:r>
      </w:del>
      <w:r>
        <w:rPr>
          <w:rFonts w:eastAsiaTheme="majorEastAsia" w:cstheme="majorBidi"/>
          <w:b/>
          <w:i w:val="0"/>
          <w:caps w:val="0"/>
          <w:sz w:val="24"/>
          <w:szCs w:val="24"/>
        </w:rPr>
        <w:t>0 – Подписание и утверждение приказа на консервацию</w:t>
      </w:r>
      <w:r w:rsidRPr="00653673">
        <w:rPr>
          <w:rFonts w:eastAsiaTheme="majorEastAsia" w:cstheme="majorBidi"/>
          <w:b/>
          <w:i w:val="0"/>
          <w:caps w:val="0"/>
          <w:sz w:val="24"/>
          <w:szCs w:val="24"/>
        </w:rPr>
        <w:t>/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расконсервацию</w:t>
      </w:r>
    </w:p>
    <w:p w14:paraId="6D206BE9" w14:textId="35454E4B" w:rsidR="00F14490" w:rsidRPr="00F14490" w:rsidRDefault="00F14490" w:rsidP="00F14490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Управляющий директор БЕ подписывает и утверждает приказ на консервацию</w:t>
      </w:r>
      <w:r w:rsidRPr="00653673">
        <w:rPr>
          <w:rFonts w:ascii="Arial" w:hAnsi="Arial" w:cs="Arial"/>
        </w:rPr>
        <w:t>/</w:t>
      </w:r>
      <w:r>
        <w:rPr>
          <w:rFonts w:ascii="Arial" w:hAnsi="Arial" w:cs="Arial"/>
        </w:rPr>
        <w:t>расконсервацию.</w:t>
      </w:r>
    </w:p>
    <w:p w14:paraId="2E4F095E" w14:textId="35B33A75" w:rsidR="00F14490" w:rsidDel="00915F74" w:rsidRDefault="00F14490" w:rsidP="00F14490">
      <w:pPr>
        <w:pStyle w:val="4"/>
        <w:numPr>
          <w:ilvl w:val="0"/>
          <w:numId w:val="0"/>
        </w:numPr>
        <w:rPr>
          <w:del w:id="442" w:author="Кононов Александр Валерьевич (Подрядчик. ООО БерингПойнт)" w:date="2020-04-15T19:02:00Z"/>
        </w:rPr>
      </w:pPr>
    </w:p>
    <w:p w14:paraId="3BF13460" w14:textId="202F0DDC" w:rsidR="00D952B6" w:rsidRPr="00A46114" w:rsidRDefault="007733EB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del w:id="443" w:author="Владимир Лаут" w:date="2021-04-08T16:43:00Z">
        <w:r w:rsidR="00F14490" w:rsidDel="0027083E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8</w:delText>
        </w:r>
      </w:del>
      <w:ins w:id="444" w:author="Владимир Лаут" w:date="2021-04-08T16:43:00Z">
        <w:r w:rsidR="0027083E">
          <w:rPr>
            <w:rFonts w:eastAsiaTheme="majorEastAsia" w:cstheme="majorBidi"/>
            <w:b/>
            <w:i w:val="0"/>
            <w:caps w:val="0"/>
            <w:sz w:val="24"/>
            <w:szCs w:val="24"/>
          </w:rPr>
          <w:t>7</w:t>
        </w:r>
      </w:ins>
      <w:r w:rsidR="007868E7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="00D952B6"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D952B6">
        <w:rPr>
          <w:rFonts w:eastAsiaTheme="majorEastAsia" w:cstheme="majorBidi"/>
          <w:b/>
          <w:i w:val="0"/>
          <w:caps w:val="0"/>
          <w:sz w:val="24"/>
          <w:szCs w:val="24"/>
        </w:rPr>
        <w:t>Создание заявки на ремонт</w:t>
      </w:r>
    </w:p>
    <w:p w14:paraId="2F731B65" w14:textId="36D0B7C7" w:rsidR="00D952B6" w:rsidRDefault="00D952B6" w:rsidP="007F592C">
      <w:pPr>
        <w:spacing w:after="240" w:line="276" w:lineRule="auto"/>
        <w:ind w:firstLine="708"/>
        <w:rPr>
          <w:rFonts w:ascii="Arial" w:hAnsi="Arial" w:cs="Arial"/>
        </w:rPr>
      </w:pPr>
      <w:r w:rsidRPr="00562456">
        <w:rPr>
          <w:rFonts w:ascii="Arial" w:hAnsi="Arial" w:cs="Arial"/>
        </w:rPr>
        <w:t xml:space="preserve">В случае </w:t>
      </w:r>
      <w:r w:rsidR="00517AE5">
        <w:rPr>
          <w:rFonts w:ascii="Arial" w:hAnsi="Arial" w:cs="Arial"/>
        </w:rPr>
        <w:t xml:space="preserve">обнаружения </w:t>
      </w:r>
      <w:r w:rsidRPr="00562456">
        <w:rPr>
          <w:rFonts w:ascii="Arial" w:hAnsi="Arial" w:cs="Arial"/>
        </w:rPr>
        <w:t>неисправности</w:t>
      </w:r>
      <w:r w:rsidR="00471579">
        <w:rPr>
          <w:rFonts w:ascii="Arial" w:hAnsi="Arial" w:cs="Arial"/>
        </w:rPr>
        <w:t xml:space="preserve"> </w:t>
      </w:r>
      <w:r w:rsidR="00223DA4">
        <w:rPr>
          <w:rFonts w:ascii="Arial" w:hAnsi="Arial" w:cs="Arial"/>
        </w:rPr>
        <w:t>оборудовани</w:t>
      </w:r>
      <w:r w:rsidR="00FE4B73">
        <w:rPr>
          <w:rFonts w:ascii="Arial" w:hAnsi="Arial" w:cs="Arial"/>
        </w:rPr>
        <w:t>я</w:t>
      </w:r>
      <w:r w:rsidR="00AC4F5D">
        <w:rPr>
          <w:rFonts w:ascii="Arial" w:hAnsi="Arial" w:cs="Arial"/>
        </w:rPr>
        <w:t xml:space="preserve"> </w:t>
      </w:r>
      <w:r w:rsidR="00F50D03">
        <w:rPr>
          <w:rFonts w:ascii="Arial" w:hAnsi="Arial" w:cs="Arial"/>
        </w:rPr>
        <w:t xml:space="preserve">в результате осмотра </w:t>
      </w:r>
      <w:r w:rsidR="007F592C">
        <w:rPr>
          <w:rFonts w:ascii="Arial" w:hAnsi="Arial" w:cs="Arial"/>
        </w:rPr>
        <w:t xml:space="preserve">Инженер </w:t>
      </w:r>
      <w:proofErr w:type="spellStart"/>
      <w:r w:rsidR="007F592C">
        <w:rPr>
          <w:rFonts w:ascii="Arial" w:hAnsi="Arial" w:cs="Arial"/>
        </w:rPr>
        <w:t>ТОиР</w:t>
      </w:r>
      <w:proofErr w:type="spellEnd"/>
      <w:r w:rsidR="007F592C">
        <w:rPr>
          <w:rFonts w:ascii="Arial" w:hAnsi="Arial" w:cs="Arial"/>
        </w:rPr>
        <w:t xml:space="preserve"> </w:t>
      </w:r>
      <w:ins w:id="445" w:author="Александр" w:date="2020-04-12T09:02:00Z">
        <w:r w:rsidR="00BC7085" w:rsidRPr="00BC7085">
          <w:rPr>
            <w:rFonts w:ascii="Arial" w:hAnsi="Arial" w:cs="Arial"/>
          </w:rPr>
          <w:t>УО</w:t>
        </w:r>
        <w:del w:id="446" w:author="Кононов Александр Валерьевич (Подрядчик. ООО БерингПойнт)" w:date="2020-04-15T22:47:00Z">
          <w:r w:rsidR="00BC7085" w:rsidRPr="00BC7085" w:rsidDel="00B4412D">
            <w:rPr>
              <w:rFonts w:ascii="Arial" w:hAnsi="Arial" w:cs="Arial"/>
            </w:rPr>
            <w:delText xml:space="preserve"> ГОК</w:delText>
          </w:r>
        </w:del>
      </w:ins>
      <w:ins w:id="447" w:author="Александр" w:date="2020-04-12T15:06:00Z">
        <w:del w:id="448" w:author="Кононов Александр Валерьевич (Подрядчик. ООО БерингПойнт)" w:date="2020-04-15T22:47:00Z">
          <w:r w:rsidR="00676886" w:rsidRPr="00676886" w:rsidDel="00B4412D">
            <w:delText xml:space="preserve"> </w:delText>
          </w:r>
          <w:r w:rsidR="00676886" w:rsidRPr="00676886" w:rsidDel="00B4412D">
            <w:rPr>
              <w:rFonts w:ascii="Arial" w:hAnsi="Arial" w:cs="Arial"/>
            </w:rPr>
            <w:delText>УО ГОК/ПЛ</w:delText>
          </w:r>
        </w:del>
      </w:ins>
      <w:ins w:id="449" w:author="Александр" w:date="2020-04-12T09:02:00Z">
        <w:r w:rsidR="00BC7085" w:rsidRPr="00BC7085" w:rsidDel="00BC7085">
          <w:rPr>
            <w:rFonts w:ascii="Arial" w:hAnsi="Arial" w:cs="Arial"/>
          </w:rPr>
          <w:t xml:space="preserve"> </w:t>
        </w:r>
      </w:ins>
      <w:del w:id="450" w:author="Александр" w:date="2020-04-12T09:02:00Z">
        <w:r w:rsidR="007F592C" w:rsidDel="00BC7085">
          <w:rPr>
            <w:rFonts w:ascii="Arial" w:hAnsi="Arial" w:cs="Arial"/>
          </w:rPr>
          <w:delText>БЕ ГОК</w:delText>
        </w:r>
      </w:del>
      <w:r w:rsidR="006B50A9">
        <w:rPr>
          <w:rFonts w:ascii="Arial" w:hAnsi="Arial" w:cs="Arial"/>
        </w:rPr>
        <w:t xml:space="preserve"> приостанавливает консервацию до устранения неисправности и в рамках процесса «ПП-07.03.03.01 Выполнение и фактический учёт воздействий» (процессы описаны в КД «ERP.9.9.2</w:t>
      </w:r>
      <w:r w:rsidR="006B50A9" w:rsidRPr="00391B7E">
        <w:rPr>
          <w:rFonts w:ascii="Arial" w:hAnsi="Arial" w:cs="Arial"/>
        </w:rPr>
        <w:t>.55_PM_КД Выполнение и фактический учет работ»</w:t>
      </w:r>
      <w:r w:rsidR="006B50A9">
        <w:rPr>
          <w:rFonts w:ascii="Arial" w:hAnsi="Arial" w:cs="Arial"/>
        </w:rPr>
        <w:t>)</w:t>
      </w:r>
      <w:r w:rsidR="007F592C">
        <w:rPr>
          <w:rFonts w:ascii="Arial" w:hAnsi="Arial" w:cs="Arial"/>
        </w:rPr>
        <w:t xml:space="preserve"> </w:t>
      </w:r>
      <w:r w:rsidR="002C79B3">
        <w:rPr>
          <w:rFonts w:ascii="Arial" w:hAnsi="Arial" w:cs="Arial"/>
        </w:rPr>
        <w:t>создаёт</w:t>
      </w:r>
      <w:r w:rsidR="007F592C">
        <w:rPr>
          <w:rFonts w:ascii="Arial" w:hAnsi="Arial" w:cs="Arial"/>
        </w:rPr>
        <w:t xml:space="preserve"> в системе </w:t>
      </w:r>
      <w:r w:rsidR="007F592C">
        <w:rPr>
          <w:rFonts w:ascii="Arial" w:hAnsi="Arial" w:cs="Arial"/>
          <w:lang w:val="en-US"/>
        </w:rPr>
        <w:t>SAP</w:t>
      </w:r>
      <w:r w:rsidR="007F592C" w:rsidRPr="007F592C">
        <w:rPr>
          <w:rFonts w:ascii="Arial" w:hAnsi="Arial" w:cs="Arial"/>
        </w:rPr>
        <w:t xml:space="preserve"> </w:t>
      </w:r>
      <w:r w:rsidR="007F592C">
        <w:rPr>
          <w:rFonts w:ascii="Arial" w:hAnsi="Arial" w:cs="Arial"/>
          <w:lang w:val="en-US"/>
        </w:rPr>
        <w:t>S</w:t>
      </w:r>
      <w:r w:rsidR="007F592C" w:rsidRPr="007F592C">
        <w:rPr>
          <w:rFonts w:ascii="Arial" w:hAnsi="Arial" w:cs="Arial"/>
        </w:rPr>
        <w:t>/4</w:t>
      </w:r>
      <w:r w:rsidR="007F592C">
        <w:rPr>
          <w:rFonts w:ascii="Arial" w:hAnsi="Arial" w:cs="Arial"/>
          <w:lang w:val="en-US"/>
        </w:rPr>
        <w:t>HANA</w:t>
      </w:r>
      <w:r w:rsidR="007F592C" w:rsidRPr="007F592C">
        <w:rPr>
          <w:rFonts w:ascii="Arial" w:hAnsi="Arial" w:cs="Arial"/>
        </w:rPr>
        <w:t xml:space="preserve"> </w:t>
      </w:r>
      <w:r w:rsidR="007F592C">
        <w:rPr>
          <w:rFonts w:ascii="Arial" w:hAnsi="Arial" w:cs="Arial"/>
        </w:rPr>
        <w:t xml:space="preserve">заявку на ремонт </w:t>
      </w:r>
      <w:r w:rsidR="00335393">
        <w:rPr>
          <w:rFonts w:ascii="Arial" w:hAnsi="Arial" w:cs="Arial"/>
        </w:rPr>
        <w:t xml:space="preserve">на неисправное оборудование </w:t>
      </w:r>
      <w:r w:rsidR="007F592C">
        <w:rPr>
          <w:rFonts w:ascii="Arial" w:hAnsi="Arial" w:cs="Arial"/>
        </w:rPr>
        <w:t xml:space="preserve">в виде объекта системы Сообщение ТОРО </w:t>
      </w:r>
      <w:r w:rsidR="00335393">
        <w:rPr>
          <w:rFonts w:ascii="Arial" w:hAnsi="Arial" w:cs="Arial"/>
        </w:rPr>
        <w:t>вида «</w:t>
      </w:r>
      <w:r w:rsidR="00335393">
        <w:rPr>
          <w:rFonts w:ascii="Arial" w:hAnsi="Arial" w:cs="Arial"/>
          <w:lang w:val="en-US"/>
        </w:rPr>
        <w:t>A</w:t>
      </w:r>
      <w:r w:rsidR="00335393" w:rsidRPr="00227A0A">
        <w:rPr>
          <w:rFonts w:ascii="Arial" w:hAnsi="Arial" w:cs="Arial"/>
        </w:rPr>
        <w:t xml:space="preserve">2 </w:t>
      </w:r>
      <w:r w:rsidR="00335393">
        <w:rPr>
          <w:rFonts w:ascii="Arial" w:hAnsi="Arial" w:cs="Arial"/>
        </w:rPr>
        <w:t>–</w:t>
      </w:r>
      <w:r w:rsidR="00335393" w:rsidRPr="00227A0A">
        <w:rPr>
          <w:rFonts w:ascii="Arial" w:hAnsi="Arial" w:cs="Arial"/>
        </w:rPr>
        <w:t xml:space="preserve"> </w:t>
      </w:r>
      <w:r w:rsidR="00335393">
        <w:rPr>
          <w:rFonts w:ascii="Arial" w:hAnsi="Arial" w:cs="Arial"/>
        </w:rPr>
        <w:t xml:space="preserve">Сообщение о дефекте» </w:t>
      </w:r>
      <w:r w:rsidR="007F592C">
        <w:rPr>
          <w:rFonts w:ascii="Arial" w:hAnsi="Arial" w:cs="Arial"/>
        </w:rPr>
        <w:t xml:space="preserve">со статусом </w:t>
      </w:r>
      <w:r w:rsidR="00335393">
        <w:rPr>
          <w:rFonts w:ascii="Arial" w:hAnsi="Arial" w:cs="Arial"/>
        </w:rPr>
        <w:t>«</w:t>
      </w:r>
      <w:r w:rsidR="007F592C">
        <w:rPr>
          <w:rFonts w:ascii="Arial" w:hAnsi="Arial" w:cs="Arial"/>
        </w:rPr>
        <w:t>СООТ – сообщение открыто</w:t>
      </w:r>
      <w:r w:rsidR="00335393">
        <w:rPr>
          <w:rFonts w:ascii="Arial" w:hAnsi="Arial" w:cs="Arial"/>
        </w:rPr>
        <w:t>» в</w:t>
      </w:r>
      <w:r w:rsidR="007F592C">
        <w:rPr>
          <w:rFonts w:ascii="Arial" w:hAnsi="Arial" w:cs="Arial"/>
        </w:rPr>
        <w:t xml:space="preserve"> транзакци</w:t>
      </w:r>
      <w:r w:rsidR="00335393">
        <w:rPr>
          <w:rFonts w:ascii="Arial" w:hAnsi="Arial" w:cs="Arial"/>
        </w:rPr>
        <w:t>и</w:t>
      </w:r>
      <w:r w:rsidR="007F592C">
        <w:rPr>
          <w:rFonts w:ascii="Arial" w:hAnsi="Arial" w:cs="Arial"/>
        </w:rPr>
        <w:t xml:space="preserve"> </w:t>
      </w:r>
      <w:r w:rsidR="00335393">
        <w:rPr>
          <w:rFonts w:ascii="Arial" w:hAnsi="Arial" w:cs="Arial"/>
        </w:rPr>
        <w:t>«</w:t>
      </w:r>
      <w:r w:rsidR="007F592C">
        <w:rPr>
          <w:rFonts w:ascii="Arial" w:hAnsi="Arial" w:cs="Arial"/>
          <w:lang w:val="en-US"/>
        </w:rPr>
        <w:t>IW</w:t>
      </w:r>
      <w:r w:rsidR="007F592C" w:rsidRPr="00F37766">
        <w:rPr>
          <w:rFonts w:ascii="Arial" w:hAnsi="Arial" w:cs="Arial"/>
        </w:rPr>
        <w:t xml:space="preserve">21 </w:t>
      </w:r>
      <w:r w:rsidR="00335393">
        <w:rPr>
          <w:rFonts w:ascii="Arial" w:hAnsi="Arial" w:cs="Arial"/>
        </w:rPr>
        <w:t xml:space="preserve">- </w:t>
      </w:r>
      <w:r w:rsidR="007F592C" w:rsidRPr="00F37766">
        <w:rPr>
          <w:rFonts w:ascii="Arial" w:hAnsi="Arial" w:cs="Arial"/>
        </w:rPr>
        <w:t xml:space="preserve">Создание сообщения ТОРО </w:t>
      </w:r>
      <w:r w:rsidR="007F592C">
        <w:rPr>
          <w:rFonts w:ascii="Arial" w:hAnsi="Arial" w:cs="Arial"/>
        </w:rPr>
        <w:t>–</w:t>
      </w:r>
      <w:r w:rsidR="007F592C" w:rsidRPr="00F37766">
        <w:rPr>
          <w:rFonts w:ascii="Arial" w:hAnsi="Arial" w:cs="Arial"/>
        </w:rPr>
        <w:t xml:space="preserve"> Общее</w:t>
      </w:r>
      <w:r w:rsidR="00335393">
        <w:rPr>
          <w:rFonts w:ascii="Arial" w:hAnsi="Arial" w:cs="Arial"/>
        </w:rPr>
        <w:t>»</w:t>
      </w:r>
      <w:r w:rsidR="007F592C">
        <w:rPr>
          <w:rFonts w:ascii="Arial" w:hAnsi="Arial" w:cs="Arial"/>
        </w:rPr>
        <w:t>.</w:t>
      </w:r>
      <w:r w:rsidR="00471579">
        <w:rPr>
          <w:rFonts w:ascii="Arial" w:hAnsi="Arial" w:cs="Arial"/>
        </w:rPr>
        <w:t xml:space="preserve"> </w:t>
      </w:r>
      <w:r w:rsidR="000E6095" w:rsidRPr="000E6095">
        <w:rPr>
          <w:rFonts w:ascii="Arial" w:hAnsi="Arial" w:cs="Arial"/>
        </w:rPr>
        <w:t xml:space="preserve"> </w:t>
      </w:r>
      <w:r w:rsidR="000E6095">
        <w:rPr>
          <w:rFonts w:ascii="Arial" w:hAnsi="Arial" w:cs="Arial"/>
        </w:rPr>
        <w:t>Сообщение ТОРО при создании получает</w:t>
      </w:r>
      <w:r w:rsidR="006B50A9">
        <w:rPr>
          <w:rFonts w:ascii="Arial" w:hAnsi="Arial" w:cs="Arial"/>
        </w:rPr>
        <w:t xml:space="preserve"> автоматически</w:t>
      </w:r>
      <w:r w:rsidR="000E6095">
        <w:rPr>
          <w:rFonts w:ascii="Arial" w:hAnsi="Arial" w:cs="Arial"/>
        </w:rPr>
        <w:t xml:space="preserve"> пользовательский статус «ЗПРТ – запрет на создание заказа</w:t>
      </w:r>
      <w:r w:rsidR="00F75E18">
        <w:rPr>
          <w:rFonts w:ascii="Arial" w:hAnsi="Arial" w:cs="Arial"/>
        </w:rPr>
        <w:t>».</w:t>
      </w:r>
      <w:r w:rsidR="008866E8">
        <w:rPr>
          <w:rFonts w:ascii="Arial" w:hAnsi="Arial" w:cs="Arial"/>
        </w:rPr>
        <w:t xml:space="preserve"> </w:t>
      </w:r>
    </w:p>
    <w:p w14:paraId="6DEEC755" w14:textId="75707F27" w:rsidR="000A0741" w:rsidRPr="00BE2747" w:rsidRDefault="007868E7" w:rsidP="007F592C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 </w:t>
      </w:r>
      <w:r w:rsidR="00965202">
        <w:rPr>
          <w:rFonts w:ascii="Arial" w:hAnsi="Arial" w:cs="Arial"/>
        </w:rPr>
        <w:t>с</w:t>
      </w:r>
      <w:r w:rsidR="001874FB">
        <w:rPr>
          <w:rFonts w:ascii="Arial" w:hAnsi="Arial" w:cs="Arial"/>
        </w:rPr>
        <w:t xml:space="preserve">ообщении </w:t>
      </w:r>
      <w:r w:rsidR="00223DA4">
        <w:rPr>
          <w:rFonts w:ascii="Arial" w:hAnsi="Arial" w:cs="Arial"/>
        </w:rPr>
        <w:t xml:space="preserve">ТОРО </w:t>
      </w:r>
      <w:r w:rsidR="001874FB">
        <w:rPr>
          <w:rFonts w:ascii="Arial" w:hAnsi="Arial" w:cs="Arial"/>
        </w:rPr>
        <w:t>указывается в обязательном порядке</w:t>
      </w:r>
      <w:r w:rsidR="00223DA4" w:rsidRPr="00223DA4">
        <w:rPr>
          <w:rFonts w:ascii="Arial" w:hAnsi="Arial" w:cs="Arial"/>
        </w:rPr>
        <w:t>:</w:t>
      </w:r>
      <w:r w:rsidR="001874FB">
        <w:rPr>
          <w:rFonts w:ascii="Arial" w:hAnsi="Arial" w:cs="Arial"/>
        </w:rPr>
        <w:t xml:space="preserve"> единица оборудования, даётся описание сообщения, приоритет, заполняются базовые сроки </w:t>
      </w:r>
      <w:r w:rsidR="00223DA4">
        <w:rPr>
          <w:rFonts w:ascii="Arial" w:hAnsi="Arial" w:cs="Arial"/>
        </w:rPr>
        <w:t xml:space="preserve">требуемого </w:t>
      </w:r>
      <w:r w:rsidR="001874FB">
        <w:rPr>
          <w:rFonts w:ascii="Arial" w:hAnsi="Arial" w:cs="Arial"/>
        </w:rPr>
        <w:t xml:space="preserve">начала и </w:t>
      </w:r>
      <w:r w:rsidR="00223DA4">
        <w:rPr>
          <w:rFonts w:ascii="Arial" w:hAnsi="Arial" w:cs="Arial"/>
        </w:rPr>
        <w:t>завершения</w:t>
      </w:r>
      <w:r w:rsidR="001874FB">
        <w:rPr>
          <w:rFonts w:ascii="Arial" w:hAnsi="Arial" w:cs="Arial"/>
        </w:rPr>
        <w:t xml:space="preserve"> работ по устранению дефекта. </w:t>
      </w:r>
      <w:r w:rsidR="00223DA4">
        <w:rPr>
          <w:rFonts w:ascii="Arial" w:hAnsi="Arial" w:cs="Arial"/>
        </w:rPr>
        <w:t>Планирующий завод, группа плановиков, завод расположения оборудования и</w:t>
      </w:r>
      <w:r w:rsidR="00223DA4" w:rsidRPr="00C97FDD">
        <w:rPr>
          <w:rFonts w:ascii="Arial" w:hAnsi="Arial" w:cs="Arial"/>
        </w:rPr>
        <w:t xml:space="preserve"> </w:t>
      </w:r>
      <w:r w:rsidR="00223DA4">
        <w:rPr>
          <w:rFonts w:ascii="Arial" w:hAnsi="Arial" w:cs="Arial"/>
        </w:rPr>
        <w:t xml:space="preserve">ответственное рабочее место, БЕ, МВЗ, </w:t>
      </w:r>
      <w:proofErr w:type="spellStart"/>
      <w:r w:rsidR="00223DA4">
        <w:rPr>
          <w:rFonts w:ascii="Arial" w:hAnsi="Arial" w:cs="Arial"/>
        </w:rPr>
        <w:t>Контроллинговая</w:t>
      </w:r>
      <w:proofErr w:type="spellEnd"/>
      <w:r w:rsidR="00223DA4">
        <w:rPr>
          <w:rFonts w:ascii="Arial" w:hAnsi="Arial" w:cs="Arial"/>
        </w:rPr>
        <w:t xml:space="preserve"> единица, техническое место </w:t>
      </w:r>
      <w:r w:rsidR="002C79B3">
        <w:rPr>
          <w:rFonts w:ascii="Arial" w:hAnsi="Arial" w:cs="Arial"/>
        </w:rPr>
        <w:t>проставляться</w:t>
      </w:r>
      <w:r w:rsidR="00223DA4">
        <w:rPr>
          <w:rFonts w:ascii="Arial" w:hAnsi="Arial" w:cs="Arial"/>
        </w:rPr>
        <w:t xml:space="preserve"> автоматически по указанной единице оборудования. На закладке «Данные неисправности» </w:t>
      </w:r>
      <w:r w:rsidR="00FA3938">
        <w:rPr>
          <w:rFonts w:ascii="Arial" w:hAnsi="Arial" w:cs="Arial"/>
        </w:rPr>
        <w:t xml:space="preserve">в обязательном порядке </w:t>
      </w:r>
      <w:r w:rsidR="00223DA4">
        <w:rPr>
          <w:rFonts w:ascii="Arial" w:hAnsi="Arial" w:cs="Arial"/>
        </w:rPr>
        <w:t xml:space="preserve">указывается дата и время начала неисправности. </w:t>
      </w:r>
      <w:r w:rsidR="001874FB">
        <w:rPr>
          <w:rFonts w:ascii="Arial" w:hAnsi="Arial" w:cs="Arial"/>
        </w:rPr>
        <w:t>На закладке</w:t>
      </w:r>
      <w:r w:rsidR="00223DA4">
        <w:rPr>
          <w:rFonts w:ascii="Arial" w:hAnsi="Arial" w:cs="Arial"/>
        </w:rPr>
        <w:t xml:space="preserve"> «Позиция»</w:t>
      </w:r>
      <w:r w:rsidR="001874FB">
        <w:rPr>
          <w:rFonts w:ascii="Arial" w:hAnsi="Arial" w:cs="Arial"/>
        </w:rPr>
        <w:t xml:space="preserve"> </w:t>
      </w:r>
      <w:r w:rsidR="00FA3938">
        <w:rPr>
          <w:rFonts w:ascii="Arial" w:hAnsi="Arial" w:cs="Arial"/>
        </w:rPr>
        <w:t xml:space="preserve">в обязательном порядке </w:t>
      </w:r>
      <w:r w:rsidR="00223DA4">
        <w:rPr>
          <w:rFonts w:ascii="Arial" w:hAnsi="Arial" w:cs="Arial"/>
        </w:rPr>
        <w:t xml:space="preserve">добавляется перечень неисправностей в каждой из которых </w:t>
      </w:r>
      <w:r w:rsidR="00FA3938">
        <w:rPr>
          <w:rFonts w:ascii="Arial" w:hAnsi="Arial" w:cs="Arial"/>
        </w:rPr>
        <w:t>указывается группа и код картины повреждения</w:t>
      </w:r>
      <w:r w:rsidR="001874FB">
        <w:rPr>
          <w:rFonts w:ascii="Arial" w:hAnsi="Arial" w:cs="Arial"/>
        </w:rPr>
        <w:t xml:space="preserve">, группа </w:t>
      </w:r>
      <w:r w:rsidR="00FA3938">
        <w:rPr>
          <w:rFonts w:ascii="Arial" w:hAnsi="Arial" w:cs="Arial"/>
        </w:rPr>
        <w:t>и код части дефекта</w:t>
      </w:r>
      <w:r w:rsidR="00223DA4">
        <w:rPr>
          <w:rFonts w:ascii="Arial" w:hAnsi="Arial" w:cs="Arial"/>
        </w:rPr>
        <w:t>, описание дефекта</w:t>
      </w:r>
      <w:r w:rsidR="009F4994">
        <w:rPr>
          <w:rFonts w:ascii="Arial" w:hAnsi="Arial" w:cs="Arial"/>
        </w:rPr>
        <w:t>,</w:t>
      </w:r>
      <w:r w:rsidR="009F4994" w:rsidRPr="009F4994">
        <w:rPr>
          <w:rFonts w:ascii="Arial" w:hAnsi="Arial" w:cs="Arial"/>
        </w:rPr>
        <w:t xml:space="preserve"> </w:t>
      </w:r>
      <w:r w:rsidR="009F4994">
        <w:rPr>
          <w:rFonts w:ascii="Arial" w:hAnsi="Arial" w:cs="Arial"/>
        </w:rPr>
        <w:t>описания по позиции дефекта</w:t>
      </w:r>
      <w:r w:rsidR="001874FB">
        <w:rPr>
          <w:rFonts w:ascii="Arial" w:hAnsi="Arial" w:cs="Arial"/>
        </w:rPr>
        <w:t xml:space="preserve">. </w:t>
      </w:r>
      <w:r w:rsidR="009F4994">
        <w:rPr>
          <w:rFonts w:ascii="Arial" w:hAnsi="Arial" w:cs="Arial"/>
        </w:rPr>
        <w:t xml:space="preserve">Инженером </w:t>
      </w:r>
      <w:proofErr w:type="spellStart"/>
      <w:r w:rsidR="009F4994">
        <w:rPr>
          <w:rFonts w:ascii="Arial" w:hAnsi="Arial" w:cs="Arial"/>
        </w:rPr>
        <w:t>ТОиР</w:t>
      </w:r>
      <w:proofErr w:type="spellEnd"/>
      <w:r w:rsidR="009F4994">
        <w:rPr>
          <w:rFonts w:ascii="Arial" w:hAnsi="Arial" w:cs="Arial"/>
        </w:rPr>
        <w:t xml:space="preserve"> </w:t>
      </w:r>
      <w:ins w:id="451" w:author="Александр" w:date="2020-04-12T15:07:00Z">
        <w:r w:rsidR="00676886" w:rsidRPr="00676886">
          <w:rPr>
            <w:rFonts w:ascii="Arial" w:hAnsi="Arial" w:cs="Arial"/>
          </w:rPr>
          <w:t>УО</w:t>
        </w:r>
        <w:del w:id="452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53" w:author="Александр" w:date="2020-04-12T09:02:00Z">
        <w:r w:rsidR="009F4994" w:rsidDel="00BC7085">
          <w:rPr>
            <w:rFonts w:ascii="Arial" w:hAnsi="Arial" w:cs="Arial"/>
          </w:rPr>
          <w:delText xml:space="preserve">БЕ ГОК </w:delText>
        </w:r>
      </w:del>
      <w:r w:rsidR="009F4994">
        <w:rPr>
          <w:rFonts w:ascii="Arial" w:hAnsi="Arial" w:cs="Arial"/>
        </w:rPr>
        <w:t>могут быть указаны группа и код</w:t>
      </w:r>
      <w:r w:rsidR="005C77BA">
        <w:rPr>
          <w:rFonts w:ascii="Arial" w:hAnsi="Arial" w:cs="Arial"/>
        </w:rPr>
        <w:t xml:space="preserve"> причины дефекта </w:t>
      </w:r>
      <w:r w:rsidR="009F4994">
        <w:rPr>
          <w:rFonts w:ascii="Arial" w:hAnsi="Arial" w:cs="Arial"/>
        </w:rPr>
        <w:t>если он обладает данными о причине дефекта. Группа и код причины дефекта в обязательном порядке должны быть определены до закрытия сообщения ТОРО с видом «</w:t>
      </w:r>
      <w:r w:rsidR="00BE2747">
        <w:rPr>
          <w:rFonts w:ascii="Arial" w:hAnsi="Arial" w:cs="Arial"/>
          <w:lang w:val="en-US"/>
        </w:rPr>
        <w:t>A</w:t>
      </w:r>
      <w:r w:rsidR="00BE2747" w:rsidRPr="00227A0A">
        <w:rPr>
          <w:rFonts w:ascii="Arial" w:hAnsi="Arial" w:cs="Arial"/>
        </w:rPr>
        <w:t xml:space="preserve">2 </w:t>
      </w:r>
      <w:r w:rsidR="00BE2747">
        <w:rPr>
          <w:rFonts w:ascii="Arial" w:hAnsi="Arial" w:cs="Arial"/>
        </w:rPr>
        <w:t>–</w:t>
      </w:r>
      <w:r w:rsidR="00BE2747" w:rsidRPr="00227A0A">
        <w:rPr>
          <w:rFonts w:ascii="Arial" w:hAnsi="Arial" w:cs="Arial"/>
        </w:rPr>
        <w:t xml:space="preserve"> </w:t>
      </w:r>
      <w:r w:rsidR="00BE2747">
        <w:rPr>
          <w:rFonts w:ascii="Arial" w:hAnsi="Arial" w:cs="Arial"/>
        </w:rPr>
        <w:t>Сообщение о дефекте» в процессе «ПП-07.03.01-</w:t>
      </w:r>
      <w:r w:rsidR="00BE2747">
        <w:rPr>
          <w:rFonts w:ascii="Arial" w:hAnsi="Arial" w:cs="Arial"/>
          <w:lang w:val="en-US"/>
        </w:rPr>
        <w:t>ERP</w:t>
      </w:r>
      <w:r w:rsidR="00BE2747" w:rsidRPr="00BE2747">
        <w:rPr>
          <w:rFonts w:ascii="Arial" w:hAnsi="Arial" w:cs="Arial"/>
        </w:rPr>
        <w:t xml:space="preserve"> </w:t>
      </w:r>
      <w:r w:rsidR="00BE2747">
        <w:rPr>
          <w:rFonts w:ascii="Arial" w:hAnsi="Arial" w:cs="Arial"/>
        </w:rPr>
        <w:t xml:space="preserve">Выполнение и фактический учёт воздействий» (описан в </w:t>
      </w:r>
      <w:r w:rsidR="00BE2747" w:rsidRPr="00BE2747">
        <w:rPr>
          <w:rFonts w:ascii="Arial" w:hAnsi="Arial" w:cs="Arial"/>
        </w:rPr>
        <w:t>КД «</w:t>
      </w:r>
      <w:del w:id="454" w:author="Владимир Лаут" w:date="2021-03-05T15:04:00Z">
        <w:r w:rsidR="00BE2747" w:rsidRPr="00BE2747" w:rsidDel="008F6E88">
          <w:rPr>
            <w:rFonts w:ascii="Arial" w:hAnsi="Arial" w:cs="Arial"/>
          </w:rPr>
          <w:delText>ERP.5.1</w:delText>
        </w:r>
      </w:del>
      <w:ins w:id="455" w:author="Владимир Лаут" w:date="2021-03-05T15:04:00Z">
        <w:r w:rsidR="008F6E88">
          <w:rPr>
            <w:rFonts w:ascii="Arial" w:hAnsi="Arial" w:cs="Arial"/>
          </w:rPr>
          <w:t>ERP.13.9.2</w:t>
        </w:r>
      </w:ins>
      <w:r w:rsidR="00BE2747" w:rsidRPr="00BE2747">
        <w:rPr>
          <w:rFonts w:ascii="Arial" w:hAnsi="Arial" w:cs="Arial"/>
        </w:rPr>
        <w:t>.55_PM_КД Выполнение и фактический учет работ»</w:t>
      </w:r>
      <w:r w:rsidR="00BE2747">
        <w:rPr>
          <w:rFonts w:ascii="Arial" w:hAnsi="Arial" w:cs="Arial"/>
        </w:rPr>
        <w:t xml:space="preserve">). </w:t>
      </w:r>
    </w:p>
    <w:p w14:paraId="5B52E384" w14:textId="68E4CC76" w:rsidR="00653673" w:rsidRDefault="000A0741" w:rsidP="007F592C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Структуру заполнения полей сообщения ТОРО см. в разделе </w:t>
      </w:r>
      <w:hyperlink w:anchor="_Транзакционные_данные" w:history="1">
        <w:r w:rsidRPr="000A0741">
          <w:rPr>
            <w:rStyle w:val="a8"/>
            <w:rFonts w:ascii="Arial" w:hAnsi="Arial" w:cs="Arial"/>
          </w:rPr>
          <w:t>5.7. Транзакционные данные</w:t>
        </w:r>
      </w:hyperlink>
      <w:r>
        <w:rPr>
          <w:rFonts w:ascii="Arial" w:hAnsi="Arial" w:cs="Arial"/>
        </w:rPr>
        <w:t>.</w:t>
      </w:r>
    </w:p>
    <w:p w14:paraId="6F64AA43" w14:textId="6010588C" w:rsidR="006B50A9" w:rsidRDefault="006B50A9" w:rsidP="007F592C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После закрытия заказа на ремонт оборудования в процессе «ПП-07.03.03.01 Выполнение и фактический учёт воздействий» </w:t>
      </w:r>
      <w:r w:rsidR="00F14490">
        <w:rPr>
          <w:rFonts w:ascii="Arial" w:hAnsi="Arial" w:cs="Arial"/>
        </w:rPr>
        <w:t>процесс по консервации оборудования продолжается</w:t>
      </w:r>
      <w:ins w:id="456" w:author="Владимир Лаут" w:date="2021-03-05T15:11:00Z">
        <w:r w:rsidR="008F6E88">
          <w:rPr>
            <w:rFonts w:ascii="Arial" w:hAnsi="Arial" w:cs="Arial"/>
          </w:rPr>
          <w:t>.</w:t>
        </w:r>
      </w:ins>
    </w:p>
    <w:p w14:paraId="55A698ED" w14:textId="78C3E3A7" w:rsidR="00D952B6" w:rsidRPr="00A46114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>Шаг процесса</w:t>
      </w:r>
      <w:r w:rsidR="007868E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90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Согласование заявки на консервацию</w:t>
      </w:r>
      <w:r w:rsidRPr="00D952B6">
        <w:rPr>
          <w:rFonts w:eastAsiaTheme="majorEastAsia" w:cstheme="majorBidi"/>
          <w:b/>
          <w:i w:val="0"/>
          <w:caps w:val="0"/>
          <w:sz w:val="24"/>
          <w:szCs w:val="24"/>
        </w:rPr>
        <w:t>/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расконсервацию</w:t>
      </w:r>
      <w:r w:rsidRPr="00D952B6">
        <w:rPr>
          <w:rFonts w:eastAsiaTheme="majorEastAsia" w:cstheme="majorBidi"/>
          <w:b/>
          <w:i w:val="0"/>
          <w:caps w:val="0"/>
          <w:sz w:val="24"/>
          <w:szCs w:val="24"/>
        </w:rPr>
        <w:t>/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ремонт</w:t>
      </w:r>
    </w:p>
    <w:p w14:paraId="7345A9B7" w14:textId="041B22CD" w:rsidR="009D4DB2" w:rsidRDefault="009D4DB2" w:rsidP="002039C1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Координатор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</w:t>
      </w:r>
      <w:ins w:id="457" w:author="Александр" w:date="2020-04-12T15:07:00Z">
        <w:r w:rsidR="00676886" w:rsidRPr="00676886">
          <w:rPr>
            <w:rFonts w:ascii="Arial" w:hAnsi="Arial" w:cs="Arial"/>
          </w:rPr>
          <w:t>УО</w:t>
        </w:r>
        <w:del w:id="458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59" w:author="Александр" w:date="2020-04-12T09:02:00Z">
        <w:r w:rsidDel="00BC7085">
          <w:rPr>
            <w:rFonts w:ascii="Arial" w:hAnsi="Arial" w:cs="Arial"/>
          </w:rPr>
          <w:delText xml:space="preserve">БЕ ГОК </w:delText>
        </w:r>
      </w:del>
      <w:r>
        <w:rPr>
          <w:rFonts w:ascii="Arial" w:hAnsi="Arial" w:cs="Arial"/>
        </w:rPr>
        <w:t>анализирует созданные заявки на консервацию</w:t>
      </w:r>
      <w:r w:rsidRPr="009D4DB2">
        <w:rPr>
          <w:rFonts w:ascii="Arial" w:hAnsi="Arial" w:cs="Arial"/>
        </w:rPr>
        <w:t>/</w:t>
      </w:r>
      <w:r>
        <w:rPr>
          <w:rFonts w:ascii="Arial" w:hAnsi="Arial" w:cs="Arial"/>
        </w:rPr>
        <w:t>расконсервацию</w:t>
      </w:r>
      <w:r w:rsidRPr="009D4DB2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ремонт в системе </w:t>
      </w:r>
      <w:r>
        <w:rPr>
          <w:rFonts w:ascii="Arial" w:hAnsi="Arial" w:cs="Arial"/>
          <w:lang w:val="en-US"/>
        </w:rPr>
        <w:t>SAP</w:t>
      </w:r>
      <w:r w:rsidRPr="009D4DB2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S</w:t>
      </w:r>
      <w:r w:rsidRPr="009D4DB2">
        <w:rPr>
          <w:rFonts w:ascii="Arial" w:hAnsi="Arial" w:cs="Arial"/>
        </w:rPr>
        <w:t>/4</w:t>
      </w:r>
      <w:r>
        <w:rPr>
          <w:rFonts w:ascii="Arial" w:hAnsi="Arial" w:cs="Arial"/>
          <w:lang w:val="en-US"/>
        </w:rPr>
        <w:t>HANA</w:t>
      </w:r>
      <w:r w:rsidR="00335393">
        <w:rPr>
          <w:rFonts w:ascii="Arial" w:hAnsi="Arial" w:cs="Arial"/>
        </w:rPr>
        <w:t xml:space="preserve"> (сообщения ТОРО с видом «</w:t>
      </w:r>
      <w:r w:rsidR="00335393">
        <w:rPr>
          <w:rFonts w:ascii="Arial" w:hAnsi="Arial" w:cs="Arial"/>
          <w:lang w:val="en-US"/>
        </w:rPr>
        <w:t>A</w:t>
      </w:r>
      <w:r w:rsidR="00223DA4">
        <w:rPr>
          <w:rFonts w:ascii="Arial" w:hAnsi="Arial" w:cs="Arial"/>
        </w:rPr>
        <w:t>4</w:t>
      </w:r>
      <w:r w:rsidR="00335393" w:rsidRPr="000C4EC7">
        <w:rPr>
          <w:rFonts w:ascii="Arial" w:hAnsi="Arial" w:cs="Arial"/>
        </w:rPr>
        <w:t xml:space="preserve"> - </w:t>
      </w:r>
      <w:r w:rsidR="00335393" w:rsidRPr="0041436C">
        <w:rPr>
          <w:rFonts w:ascii="Arial" w:hAnsi="Arial" w:cs="Arial"/>
        </w:rPr>
        <w:t>Заявка на консервацию</w:t>
      </w:r>
      <w:r w:rsidR="003E55C1">
        <w:rPr>
          <w:rFonts w:ascii="Arial" w:hAnsi="Arial" w:cs="Arial"/>
        </w:rPr>
        <w:t>», «</w:t>
      </w:r>
      <w:r w:rsidR="003E55C1">
        <w:rPr>
          <w:rFonts w:ascii="Arial" w:hAnsi="Arial" w:cs="Arial"/>
          <w:lang w:val="en-US"/>
        </w:rPr>
        <w:t>A</w:t>
      </w:r>
      <w:r w:rsidR="003E55C1" w:rsidRPr="003E55C1">
        <w:rPr>
          <w:rFonts w:ascii="Arial" w:hAnsi="Arial" w:cs="Arial"/>
        </w:rPr>
        <w:t xml:space="preserve">5 </w:t>
      </w:r>
      <w:r w:rsidR="003E55C1">
        <w:rPr>
          <w:rFonts w:ascii="Arial" w:hAnsi="Arial" w:cs="Arial"/>
        </w:rPr>
        <w:t>–</w:t>
      </w:r>
      <w:r w:rsidR="003E55C1" w:rsidRPr="003E55C1">
        <w:rPr>
          <w:rFonts w:ascii="Arial" w:hAnsi="Arial" w:cs="Arial"/>
        </w:rPr>
        <w:t xml:space="preserve"> </w:t>
      </w:r>
      <w:r w:rsidR="003E55C1">
        <w:rPr>
          <w:rFonts w:ascii="Arial" w:hAnsi="Arial" w:cs="Arial"/>
        </w:rPr>
        <w:t xml:space="preserve">Заявка на </w:t>
      </w:r>
      <w:r w:rsidR="00335393" w:rsidRPr="0041436C">
        <w:rPr>
          <w:rFonts w:ascii="Arial" w:hAnsi="Arial" w:cs="Arial"/>
        </w:rPr>
        <w:t>расконсервацию</w:t>
      </w:r>
      <w:r w:rsidR="00335393">
        <w:rPr>
          <w:rFonts w:ascii="Arial" w:hAnsi="Arial" w:cs="Arial"/>
        </w:rPr>
        <w:t>») в</w:t>
      </w:r>
      <w:r w:rsidRPr="009D4D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транзакци</w:t>
      </w:r>
      <w:r w:rsidR="00335393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</w:t>
      </w:r>
      <w:r w:rsidR="00335393">
        <w:rPr>
          <w:rFonts w:ascii="Arial" w:hAnsi="Arial" w:cs="Arial"/>
        </w:rPr>
        <w:t>«</w:t>
      </w:r>
      <w:r>
        <w:rPr>
          <w:rFonts w:ascii="Arial" w:hAnsi="Arial" w:cs="Arial"/>
          <w:lang w:val="en-US"/>
        </w:rPr>
        <w:t>IW</w:t>
      </w:r>
      <w:r w:rsidRPr="009D4DB2">
        <w:rPr>
          <w:rFonts w:ascii="Arial" w:hAnsi="Arial" w:cs="Arial"/>
        </w:rPr>
        <w:t xml:space="preserve">28 </w:t>
      </w:r>
      <w:r w:rsidR="00335393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Изменение сообщений</w:t>
      </w:r>
      <w:r w:rsidR="00335393">
        <w:rPr>
          <w:rFonts w:ascii="Arial" w:hAnsi="Arial" w:cs="Arial"/>
        </w:rPr>
        <w:t>»</w:t>
      </w:r>
      <w:r>
        <w:rPr>
          <w:rFonts w:ascii="Arial" w:hAnsi="Arial" w:cs="Arial"/>
        </w:rPr>
        <w:t>.</w:t>
      </w:r>
    </w:p>
    <w:p w14:paraId="528CC7B7" w14:textId="3B1C22AF" w:rsidR="009D4DB2" w:rsidRPr="009D4DB2" w:rsidRDefault="009D4DB2" w:rsidP="002039C1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Если требуется выполнение работ по заявкам</w:t>
      </w:r>
      <w:r w:rsidR="007159BD">
        <w:rPr>
          <w:rFonts w:ascii="Arial" w:hAnsi="Arial" w:cs="Arial"/>
        </w:rPr>
        <w:t xml:space="preserve"> на консервацию</w:t>
      </w:r>
      <w:r w:rsidR="007159BD" w:rsidRPr="00227A0A">
        <w:rPr>
          <w:rFonts w:ascii="Arial" w:hAnsi="Arial" w:cs="Arial"/>
        </w:rPr>
        <w:t>/</w:t>
      </w:r>
      <w:r w:rsidR="007159BD">
        <w:rPr>
          <w:rFonts w:ascii="Arial" w:hAnsi="Arial" w:cs="Arial"/>
        </w:rPr>
        <w:t>расконсервацию</w:t>
      </w:r>
      <w:r w:rsidR="000E6095" w:rsidRPr="001E7C85">
        <w:rPr>
          <w:rFonts w:ascii="Arial" w:hAnsi="Arial"/>
        </w:rPr>
        <w:t>/</w:t>
      </w:r>
      <w:r w:rsidR="000E6095">
        <w:rPr>
          <w:rFonts w:ascii="Arial" w:hAnsi="Arial" w:cs="Arial"/>
        </w:rPr>
        <w:t>ремонт</w:t>
      </w:r>
      <w:r>
        <w:rPr>
          <w:rFonts w:ascii="Arial" w:hAnsi="Arial" w:cs="Arial"/>
        </w:rPr>
        <w:t>, то соо</w:t>
      </w:r>
      <w:r w:rsidR="003E55C1">
        <w:rPr>
          <w:rFonts w:ascii="Arial" w:hAnsi="Arial" w:cs="Arial"/>
        </w:rPr>
        <w:t>бщения ТОРО передаются в работу</w:t>
      </w:r>
      <w:r w:rsidR="00D714DB">
        <w:rPr>
          <w:rFonts w:ascii="Arial" w:hAnsi="Arial" w:cs="Arial"/>
        </w:rPr>
        <w:t xml:space="preserve">. Координатор </w:t>
      </w:r>
      <w:proofErr w:type="spellStart"/>
      <w:r w:rsidR="00D714DB">
        <w:rPr>
          <w:rFonts w:ascii="Arial" w:hAnsi="Arial" w:cs="Arial"/>
        </w:rPr>
        <w:t>ТОиР</w:t>
      </w:r>
      <w:proofErr w:type="spellEnd"/>
      <w:r w:rsidR="00D714DB">
        <w:rPr>
          <w:rFonts w:ascii="Arial" w:hAnsi="Arial" w:cs="Arial"/>
        </w:rPr>
        <w:t xml:space="preserve"> </w:t>
      </w:r>
      <w:ins w:id="460" w:author="Александр" w:date="2020-04-12T15:07:00Z">
        <w:r w:rsidR="00676886" w:rsidRPr="00676886">
          <w:rPr>
            <w:rFonts w:ascii="Arial" w:hAnsi="Arial" w:cs="Arial"/>
          </w:rPr>
          <w:t>УО</w:t>
        </w:r>
        <w:del w:id="461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62" w:author="Александр" w:date="2020-04-12T09:02:00Z">
        <w:r w:rsidR="00D714DB" w:rsidDel="00BC7085">
          <w:rPr>
            <w:rFonts w:ascii="Arial" w:hAnsi="Arial" w:cs="Arial"/>
          </w:rPr>
          <w:delText xml:space="preserve">БЕ ГОК </w:delText>
        </w:r>
      </w:del>
      <w:r w:rsidR="003E55C1">
        <w:rPr>
          <w:rFonts w:ascii="Arial" w:hAnsi="Arial" w:cs="Arial"/>
        </w:rPr>
        <w:t xml:space="preserve">выделяются </w:t>
      </w:r>
      <w:r w:rsidR="003C2865">
        <w:rPr>
          <w:rFonts w:ascii="Arial" w:hAnsi="Arial" w:cs="Arial"/>
        </w:rPr>
        <w:t xml:space="preserve">в интерфейсе </w:t>
      </w:r>
      <w:r w:rsidR="003E55C1">
        <w:rPr>
          <w:rFonts w:ascii="Arial" w:hAnsi="Arial" w:cs="Arial"/>
        </w:rPr>
        <w:t>соответству</w:t>
      </w:r>
      <w:r w:rsidR="003C2865">
        <w:rPr>
          <w:rFonts w:ascii="Arial" w:hAnsi="Arial" w:cs="Arial"/>
        </w:rPr>
        <w:t>ющие сообщения ТОРО и вызывает функци</w:t>
      </w:r>
      <w:r w:rsidR="00D714DB">
        <w:rPr>
          <w:rFonts w:ascii="Arial" w:hAnsi="Arial" w:cs="Arial"/>
        </w:rPr>
        <w:t>ю</w:t>
      </w:r>
      <w:r w:rsidR="003C2865">
        <w:rPr>
          <w:rFonts w:ascii="Arial" w:hAnsi="Arial" w:cs="Arial"/>
        </w:rPr>
        <w:t xml:space="preserve"> «Отдать в </w:t>
      </w:r>
      <w:r w:rsidR="002C79B3">
        <w:rPr>
          <w:rFonts w:ascii="Arial" w:hAnsi="Arial" w:cs="Arial"/>
        </w:rPr>
        <w:t>обработку» -</w:t>
      </w:r>
      <w:r w:rsidR="003C28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системный статус сообще</w:t>
      </w:r>
      <w:r w:rsidR="003C2865">
        <w:rPr>
          <w:rFonts w:ascii="Arial" w:hAnsi="Arial" w:cs="Arial"/>
        </w:rPr>
        <w:t>ний меняется</w:t>
      </w:r>
      <w:r>
        <w:rPr>
          <w:rFonts w:ascii="Arial" w:hAnsi="Arial" w:cs="Arial"/>
        </w:rPr>
        <w:t xml:space="preserve"> на </w:t>
      </w:r>
      <w:r w:rsidR="007159BD">
        <w:rPr>
          <w:rFonts w:ascii="Arial" w:hAnsi="Arial" w:cs="Arial"/>
        </w:rPr>
        <w:t>«</w:t>
      </w:r>
      <w:r>
        <w:rPr>
          <w:rFonts w:ascii="Arial" w:hAnsi="Arial" w:cs="Arial"/>
        </w:rPr>
        <w:t>СОРА – Сообщение в работе</w:t>
      </w:r>
      <w:r w:rsidR="007159BD">
        <w:rPr>
          <w:rFonts w:ascii="Arial" w:hAnsi="Arial" w:cs="Arial"/>
        </w:rPr>
        <w:t>»</w:t>
      </w:r>
      <w:r w:rsidR="00D12E2B">
        <w:rPr>
          <w:rFonts w:ascii="Arial" w:hAnsi="Arial" w:cs="Arial"/>
        </w:rPr>
        <w:t>,</w:t>
      </w:r>
      <w:r w:rsidR="007159BD">
        <w:rPr>
          <w:rFonts w:ascii="Arial" w:hAnsi="Arial" w:cs="Arial"/>
        </w:rPr>
        <w:t>»</w:t>
      </w:r>
      <w:r w:rsidR="00D12E2B">
        <w:rPr>
          <w:rFonts w:ascii="Arial" w:hAnsi="Arial" w:cs="Arial"/>
        </w:rPr>
        <w:t>, с сообщения снимается пользовательский статус «ЗПРТ – запрет на создание заказа»»</w:t>
      </w:r>
      <w:r>
        <w:rPr>
          <w:rFonts w:ascii="Arial" w:hAnsi="Arial" w:cs="Arial"/>
        </w:rPr>
        <w:t xml:space="preserve">. Сообщения ТОРО </w:t>
      </w:r>
      <w:r w:rsidR="00622E2C">
        <w:rPr>
          <w:rFonts w:ascii="Arial" w:hAnsi="Arial" w:cs="Arial"/>
        </w:rPr>
        <w:t xml:space="preserve">с системным статусом </w:t>
      </w:r>
      <w:r w:rsidR="003C2865">
        <w:rPr>
          <w:rFonts w:ascii="Arial" w:hAnsi="Arial" w:cs="Arial"/>
        </w:rPr>
        <w:t>«</w:t>
      </w:r>
      <w:r w:rsidR="00622E2C">
        <w:rPr>
          <w:rFonts w:ascii="Arial" w:hAnsi="Arial" w:cs="Arial"/>
        </w:rPr>
        <w:t>СОРА</w:t>
      </w:r>
      <w:r w:rsidR="000E6095">
        <w:rPr>
          <w:rFonts w:ascii="Arial" w:hAnsi="Arial" w:cs="Arial"/>
        </w:rPr>
        <w:t xml:space="preserve"> – Сообщение в работе</w:t>
      </w:r>
      <w:r w:rsidR="003C2865">
        <w:rPr>
          <w:rFonts w:ascii="Arial" w:hAnsi="Arial" w:cs="Arial"/>
        </w:rPr>
        <w:t>»</w:t>
      </w:r>
      <w:r w:rsidR="00622E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передаются в процесс </w:t>
      </w:r>
      <w:r w:rsidR="007159BD">
        <w:rPr>
          <w:rFonts w:ascii="Arial" w:hAnsi="Arial" w:cs="Arial"/>
        </w:rPr>
        <w:t>«</w:t>
      </w:r>
      <w:r>
        <w:rPr>
          <w:rFonts w:ascii="Arial" w:hAnsi="Arial" w:cs="Arial"/>
        </w:rPr>
        <w:t>ПП-07.03.03.02-</w:t>
      </w:r>
      <w:r>
        <w:rPr>
          <w:rFonts w:ascii="Arial" w:hAnsi="Arial" w:cs="Arial"/>
          <w:lang w:val="en-US"/>
        </w:rPr>
        <w:t>ERP</w:t>
      </w:r>
      <w:r w:rsidRPr="009D4DB2">
        <w:rPr>
          <w:rFonts w:ascii="Arial" w:hAnsi="Arial" w:cs="Arial"/>
        </w:rPr>
        <w:t xml:space="preserve"> </w:t>
      </w:r>
      <w:r w:rsidR="007159BD">
        <w:rPr>
          <w:rFonts w:ascii="Arial" w:hAnsi="Arial" w:cs="Arial"/>
        </w:rPr>
        <w:t>Управление вн</w:t>
      </w:r>
      <w:r w:rsidR="00560BC8">
        <w:rPr>
          <w:rFonts w:ascii="Arial" w:hAnsi="Arial" w:cs="Arial"/>
        </w:rPr>
        <w:t>еплановыми воздействия</w:t>
      </w:r>
      <w:ins w:id="463" w:author="Владимир Лаут" w:date="2021-04-08T16:45:00Z">
        <w:r w:rsidR="0027083E">
          <w:rPr>
            <w:rFonts w:ascii="Arial" w:hAnsi="Arial" w:cs="Arial"/>
          </w:rPr>
          <w:t>ми</w:t>
        </w:r>
      </w:ins>
      <w:r w:rsidR="00560BC8">
        <w:rPr>
          <w:rFonts w:ascii="Arial" w:hAnsi="Arial" w:cs="Arial"/>
        </w:rPr>
        <w:t>» (описан</w:t>
      </w:r>
      <w:r w:rsidR="007159BD">
        <w:rPr>
          <w:rFonts w:ascii="Arial" w:hAnsi="Arial" w:cs="Arial"/>
        </w:rPr>
        <w:t xml:space="preserve"> в КД «</w:t>
      </w:r>
      <w:del w:id="464" w:author="Владимир Лаут" w:date="2021-03-05T15:05:00Z">
        <w:r w:rsidR="007159BD" w:rsidDel="008F6E88">
          <w:rPr>
            <w:rFonts w:ascii="Arial" w:hAnsi="Arial" w:cs="Arial"/>
          </w:rPr>
          <w:delText>ERP.5.1</w:delText>
        </w:r>
      </w:del>
      <w:ins w:id="465" w:author="Владимир Лаут" w:date="2021-03-05T15:05:00Z">
        <w:r w:rsidR="008F6E88">
          <w:rPr>
            <w:rFonts w:ascii="Arial" w:hAnsi="Arial" w:cs="Arial"/>
          </w:rPr>
          <w:t>ERP.13.9.2</w:t>
        </w:r>
      </w:ins>
      <w:r w:rsidR="007159BD">
        <w:rPr>
          <w:rFonts w:ascii="Arial" w:hAnsi="Arial" w:cs="Arial"/>
        </w:rPr>
        <w:t>.55</w:t>
      </w:r>
      <w:r w:rsidR="00185C87" w:rsidRPr="00185C87">
        <w:rPr>
          <w:rFonts w:ascii="Arial" w:hAnsi="Arial" w:cs="Arial"/>
        </w:rPr>
        <w:t>_PM_КД</w:t>
      </w:r>
      <w:r w:rsidR="008C4B4D">
        <w:rPr>
          <w:rFonts w:ascii="Arial" w:hAnsi="Arial" w:cs="Arial"/>
        </w:rPr>
        <w:t xml:space="preserve"> </w:t>
      </w:r>
      <w:r w:rsidR="007159BD" w:rsidRPr="007159BD">
        <w:rPr>
          <w:rFonts w:ascii="Arial" w:hAnsi="Arial" w:cs="Arial"/>
        </w:rPr>
        <w:t xml:space="preserve">Выполнение и фактический </w:t>
      </w:r>
      <w:r w:rsidR="002C79B3" w:rsidRPr="007159BD">
        <w:rPr>
          <w:rFonts w:ascii="Arial" w:hAnsi="Arial" w:cs="Arial"/>
        </w:rPr>
        <w:t>учёт</w:t>
      </w:r>
      <w:r w:rsidR="007159BD" w:rsidRPr="007159BD">
        <w:rPr>
          <w:rFonts w:ascii="Arial" w:hAnsi="Arial" w:cs="Arial"/>
        </w:rPr>
        <w:t xml:space="preserve"> работ</w:t>
      </w:r>
      <w:r w:rsidR="007159BD">
        <w:rPr>
          <w:rFonts w:ascii="Arial" w:hAnsi="Arial" w:cs="Arial"/>
        </w:rPr>
        <w:t xml:space="preserve">») </w:t>
      </w:r>
      <w:r>
        <w:rPr>
          <w:rFonts w:ascii="Arial" w:hAnsi="Arial" w:cs="Arial"/>
        </w:rPr>
        <w:t xml:space="preserve">для </w:t>
      </w:r>
      <w:r w:rsidR="007159BD">
        <w:rPr>
          <w:rFonts w:ascii="Arial" w:hAnsi="Arial" w:cs="Arial"/>
        </w:rPr>
        <w:t>планирования</w:t>
      </w:r>
      <w:r>
        <w:rPr>
          <w:rFonts w:ascii="Arial" w:hAnsi="Arial" w:cs="Arial"/>
        </w:rPr>
        <w:t>.</w:t>
      </w:r>
    </w:p>
    <w:p w14:paraId="7DD6A998" w14:textId="416B6998" w:rsidR="00D952B6" w:rsidRPr="00562456" w:rsidRDefault="009D4DB2" w:rsidP="002039C1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Если </w:t>
      </w:r>
      <w:r w:rsidR="00F14490">
        <w:rPr>
          <w:rFonts w:ascii="Arial" w:hAnsi="Arial" w:cs="Arial"/>
        </w:rPr>
        <w:t>консервация/раско</w:t>
      </w:r>
      <w:ins w:id="466" w:author="Владимир Лаут" w:date="2021-04-08T16:45:00Z">
        <w:r w:rsidR="0027083E">
          <w:rPr>
            <w:rFonts w:ascii="Arial" w:hAnsi="Arial" w:cs="Arial"/>
          </w:rPr>
          <w:t>н</w:t>
        </w:r>
      </w:ins>
      <w:r w:rsidR="00F14490">
        <w:rPr>
          <w:rFonts w:ascii="Arial" w:hAnsi="Arial" w:cs="Arial"/>
        </w:rPr>
        <w:t>сервация оборудования не предусматривает выполнения подготовительных работ</w:t>
      </w:r>
      <w:r>
        <w:rPr>
          <w:rFonts w:ascii="Arial" w:hAnsi="Arial" w:cs="Arial"/>
        </w:rPr>
        <w:t>, то сообщения ТОРО закрываются</w:t>
      </w:r>
      <w:r w:rsidR="00D714DB">
        <w:rPr>
          <w:rFonts w:ascii="Arial" w:hAnsi="Arial" w:cs="Arial"/>
        </w:rPr>
        <w:t xml:space="preserve"> Координатором </w:t>
      </w:r>
      <w:proofErr w:type="spellStart"/>
      <w:r w:rsidR="00D714DB">
        <w:rPr>
          <w:rFonts w:ascii="Arial" w:hAnsi="Arial" w:cs="Arial"/>
        </w:rPr>
        <w:t>ТОиР</w:t>
      </w:r>
      <w:proofErr w:type="spellEnd"/>
      <w:r w:rsidR="00D714DB">
        <w:rPr>
          <w:rFonts w:ascii="Arial" w:hAnsi="Arial" w:cs="Arial"/>
        </w:rPr>
        <w:t xml:space="preserve"> </w:t>
      </w:r>
      <w:ins w:id="467" w:author="Александр" w:date="2020-04-12T15:07:00Z">
        <w:r w:rsidR="00676886" w:rsidRPr="00676886">
          <w:rPr>
            <w:rFonts w:ascii="Arial" w:hAnsi="Arial" w:cs="Arial"/>
          </w:rPr>
          <w:t>УО</w:t>
        </w:r>
        <w:del w:id="468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469" w:author="Александр" w:date="2020-04-12T09:02:00Z">
        <w:r w:rsidR="00D714DB" w:rsidDel="00BC7085">
          <w:rPr>
            <w:rFonts w:ascii="Arial" w:hAnsi="Arial" w:cs="Arial"/>
          </w:rPr>
          <w:delText xml:space="preserve">БЕ </w:delText>
        </w:r>
        <w:r w:rsidR="00965202" w:rsidDel="00BC7085">
          <w:rPr>
            <w:rFonts w:ascii="Arial" w:hAnsi="Arial" w:cs="Arial"/>
          </w:rPr>
          <w:delText>ГОК</w:delText>
        </w:r>
        <w:r w:rsidR="00965202" w:rsidDel="00BC7085">
          <w:rPr>
            <w:rStyle w:val="aff4"/>
          </w:rPr>
          <w:delText xml:space="preserve"> </w:delText>
        </w:r>
      </w:del>
      <w:r w:rsidR="00965202">
        <w:rPr>
          <w:rStyle w:val="aff4"/>
        </w:rPr>
        <w:t>(</w:t>
      </w:r>
      <w:r w:rsidR="003C2865">
        <w:rPr>
          <w:rFonts w:ascii="Arial" w:hAnsi="Arial" w:cs="Arial"/>
        </w:rPr>
        <w:t>выделяются в интерфейсе соответствующие сообщения ТОРО и вызывается функция «</w:t>
      </w:r>
      <w:r w:rsidR="004C389F">
        <w:rPr>
          <w:rFonts w:ascii="Arial" w:hAnsi="Arial" w:cs="Arial"/>
        </w:rPr>
        <w:t>Закрыть</w:t>
      </w:r>
      <w:r w:rsidR="002C79B3">
        <w:rPr>
          <w:rFonts w:ascii="Arial" w:hAnsi="Arial" w:cs="Arial"/>
        </w:rPr>
        <w:t>»</w:t>
      </w:r>
      <w:r w:rsidR="00C613F4">
        <w:rPr>
          <w:rFonts w:ascii="Arial" w:hAnsi="Arial" w:cs="Arial"/>
        </w:rPr>
        <w:t>. С</w:t>
      </w:r>
      <w:r>
        <w:rPr>
          <w:rFonts w:ascii="Arial" w:hAnsi="Arial" w:cs="Arial"/>
        </w:rPr>
        <w:t xml:space="preserve">истемный статус сообщений ТОРО изменяется на </w:t>
      </w:r>
      <w:r w:rsidR="007159BD">
        <w:rPr>
          <w:rFonts w:ascii="Arial" w:hAnsi="Arial" w:cs="Arial"/>
        </w:rPr>
        <w:t>«</w:t>
      </w:r>
      <w:r>
        <w:rPr>
          <w:rFonts w:ascii="Arial" w:hAnsi="Arial" w:cs="Arial"/>
        </w:rPr>
        <w:t>СОЗА – Сообщение закрыто</w:t>
      </w:r>
      <w:r w:rsidR="007159BD">
        <w:rPr>
          <w:rFonts w:ascii="Arial" w:hAnsi="Arial" w:cs="Arial"/>
        </w:rPr>
        <w:t>»</w:t>
      </w:r>
      <w:r w:rsidR="003C2865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="00D26D82">
        <w:rPr>
          <w:rFonts w:ascii="Arial" w:hAnsi="Arial" w:cs="Arial"/>
        </w:rPr>
        <w:t xml:space="preserve"> Дальнейшее изменение</w:t>
      </w:r>
      <w:r>
        <w:rPr>
          <w:rFonts w:ascii="Arial" w:hAnsi="Arial" w:cs="Arial"/>
        </w:rPr>
        <w:t xml:space="preserve"> сообщений </w:t>
      </w:r>
      <w:r w:rsidR="00D26D82">
        <w:rPr>
          <w:rFonts w:ascii="Arial" w:hAnsi="Arial" w:cs="Arial"/>
        </w:rPr>
        <w:t xml:space="preserve">ТОРО </w:t>
      </w:r>
      <w:r>
        <w:rPr>
          <w:rFonts w:ascii="Arial" w:hAnsi="Arial" w:cs="Arial"/>
        </w:rPr>
        <w:t>невозможно</w:t>
      </w:r>
      <w:ins w:id="470" w:author="Александр" w:date="2020-04-12T08:16:00Z">
        <w:r w:rsidR="00F14490">
          <w:rPr>
            <w:rFonts w:ascii="Arial" w:hAnsi="Arial" w:cs="Arial"/>
          </w:rPr>
          <w:t>.</w:t>
        </w:r>
      </w:ins>
      <w:del w:id="471" w:author="Александр" w:date="2020-04-12T08:16:00Z">
        <w:r w:rsidDel="00F14490">
          <w:rPr>
            <w:rFonts w:ascii="Arial" w:hAnsi="Arial" w:cs="Arial"/>
          </w:rPr>
          <w:delText>.</w:delText>
        </w:r>
      </w:del>
    </w:p>
    <w:p w14:paraId="2F351E90" w14:textId="7A90727A" w:rsidR="00D952B6" w:rsidRPr="00A46114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 w:rsidR="007868E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100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Анализ НСИ и данных БУ на предмет изменений</w:t>
      </w:r>
    </w:p>
    <w:p w14:paraId="23E234FC" w14:textId="6E21D28A" w:rsidR="00391D7D" w:rsidRPr="006E7D2F" w:rsidRDefault="006E7D2F" w:rsidP="006E7D2F">
      <w:pPr>
        <w:spacing w:after="240" w:line="276" w:lineRule="auto"/>
        <w:ind w:firstLine="708"/>
        <w:rPr>
          <w:rFonts w:ascii="Arial" w:hAnsi="Arial" w:cs="Arial"/>
        </w:rPr>
      </w:pPr>
      <w:r w:rsidRPr="006E7D2F">
        <w:rPr>
          <w:rFonts w:ascii="Arial" w:hAnsi="Arial" w:cs="Arial"/>
        </w:rPr>
        <w:t xml:space="preserve">В рамках проекта </w:t>
      </w:r>
      <w:del w:id="472" w:author="Владимир Лаут" w:date="2021-03-05T15:12:00Z">
        <w:r w:rsidRPr="006E7D2F" w:rsidDel="008F6E88">
          <w:rPr>
            <w:rFonts w:ascii="Arial" w:hAnsi="Arial" w:cs="Arial"/>
          </w:rPr>
          <w:delText xml:space="preserve">будет </w:delText>
        </w:r>
      </w:del>
      <w:r w:rsidRPr="006E7D2F">
        <w:rPr>
          <w:rFonts w:ascii="Arial" w:hAnsi="Arial" w:cs="Arial"/>
        </w:rPr>
        <w:t>сделана</w:t>
      </w:r>
      <w:r w:rsidR="00526786">
        <w:rPr>
          <w:rFonts w:ascii="Arial" w:hAnsi="Arial" w:cs="Arial"/>
        </w:rPr>
        <w:t xml:space="preserve"> доработка транзакции </w:t>
      </w:r>
      <w:r w:rsidR="00157ABC">
        <w:rPr>
          <w:rFonts w:ascii="Arial" w:hAnsi="Arial" w:cs="Arial"/>
        </w:rPr>
        <w:t>«</w:t>
      </w:r>
      <w:r w:rsidR="00157ABC">
        <w:rPr>
          <w:rFonts w:ascii="Arial" w:hAnsi="Arial" w:cs="Arial"/>
          <w:lang w:val="en-US"/>
        </w:rPr>
        <w:t>IH</w:t>
      </w:r>
      <w:r w:rsidR="00157ABC" w:rsidRPr="00E327E0">
        <w:rPr>
          <w:rFonts w:ascii="Arial" w:hAnsi="Arial" w:cs="Arial"/>
        </w:rPr>
        <w:t>08</w:t>
      </w:r>
      <w:r w:rsidR="00157ABC">
        <w:rPr>
          <w:rFonts w:ascii="Arial" w:hAnsi="Arial" w:cs="Arial"/>
        </w:rPr>
        <w:t xml:space="preserve"> – Просмотреть единицу оборудования</w:t>
      </w:r>
      <w:r w:rsidR="00157ABC" w:rsidRPr="00E327E0">
        <w:rPr>
          <w:rFonts w:ascii="Arial" w:hAnsi="Arial" w:cs="Arial"/>
        </w:rPr>
        <w:t xml:space="preserve">: </w:t>
      </w:r>
      <w:r w:rsidR="00157ABC">
        <w:rPr>
          <w:rFonts w:ascii="Arial" w:hAnsi="Arial" w:cs="Arial"/>
        </w:rPr>
        <w:t>список оборудования»</w:t>
      </w:r>
      <w:r w:rsidR="008B2789">
        <w:rPr>
          <w:rFonts w:ascii="Arial" w:hAnsi="Arial" w:cs="Arial"/>
        </w:rPr>
        <w:t>,</w:t>
      </w:r>
      <w:r w:rsidRPr="006E7D2F">
        <w:rPr>
          <w:rFonts w:ascii="Arial" w:hAnsi="Arial" w:cs="Arial"/>
        </w:rPr>
        <w:t xml:space="preserve"> </w:t>
      </w:r>
      <w:r w:rsidR="008B2789">
        <w:rPr>
          <w:rFonts w:ascii="Arial" w:hAnsi="Arial" w:cs="Arial"/>
        </w:rPr>
        <w:t>связанн</w:t>
      </w:r>
      <w:r w:rsidR="00526786">
        <w:rPr>
          <w:rFonts w:ascii="Arial" w:hAnsi="Arial" w:cs="Arial"/>
        </w:rPr>
        <w:t>ая</w:t>
      </w:r>
      <w:r w:rsidR="008B2789">
        <w:rPr>
          <w:rFonts w:ascii="Arial" w:hAnsi="Arial" w:cs="Arial"/>
        </w:rPr>
        <w:t xml:space="preserve"> с заявками консервации</w:t>
      </w:r>
      <w:r w:rsidR="008B2789" w:rsidRPr="006E7D2F">
        <w:rPr>
          <w:rFonts w:ascii="Arial" w:hAnsi="Arial" w:cs="Arial"/>
        </w:rPr>
        <w:t>/</w:t>
      </w:r>
      <w:r w:rsidR="008B2789">
        <w:rPr>
          <w:rFonts w:ascii="Arial" w:hAnsi="Arial" w:cs="Arial"/>
        </w:rPr>
        <w:t>расконсервации</w:t>
      </w:r>
      <w:r w:rsidR="008B2789" w:rsidRPr="008B2789">
        <w:rPr>
          <w:rFonts w:ascii="Arial" w:hAnsi="Arial" w:cs="Arial"/>
        </w:rPr>
        <w:t>/</w:t>
      </w:r>
      <w:r w:rsidR="008B2789">
        <w:rPr>
          <w:rFonts w:ascii="Arial" w:hAnsi="Arial" w:cs="Arial"/>
        </w:rPr>
        <w:t>монтажа</w:t>
      </w:r>
      <w:r w:rsidR="008B2789" w:rsidRPr="008B2789">
        <w:rPr>
          <w:rFonts w:ascii="Arial" w:hAnsi="Arial" w:cs="Arial"/>
        </w:rPr>
        <w:t>/</w:t>
      </w:r>
      <w:r w:rsidR="008B2789">
        <w:rPr>
          <w:rFonts w:ascii="Arial" w:hAnsi="Arial" w:cs="Arial"/>
        </w:rPr>
        <w:t>демонтажа</w:t>
      </w:r>
      <w:r w:rsidRPr="006E7D2F">
        <w:rPr>
          <w:rFonts w:ascii="Arial" w:hAnsi="Arial" w:cs="Arial"/>
        </w:rPr>
        <w:t xml:space="preserve"> (код разработки в</w:t>
      </w:r>
      <w:r w:rsidR="00AC458C">
        <w:rPr>
          <w:rFonts w:ascii="Arial" w:hAnsi="Arial" w:cs="Arial"/>
        </w:rPr>
        <w:t xml:space="preserve"> реестре </w:t>
      </w:r>
      <w:r w:rsidR="002C79B3" w:rsidRPr="006E7D2F">
        <w:rPr>
          <w:rFonts w:ascii="Arial" w:hAnsi="Arial" w:cs="Arial"/>
        </w:rPr>
        <w:t>разработок</w:t>
      </w:r>
      <w:r w:rsidRPr="006E7D2F">
        <w:rPr>
          <w:rFonts w:ascii="Arial" w:hAnsi="Arial" w:cs="Arial"/>
        </w:rPr>
        <w:t xml:space="preserve"> </w:t>
      </w:r>
      <w:r w:rsidR="006F0D45">
        <w:rPr>
          <w:rFonts w:ascii="Arial" w:hAnsi="Arial" w:cs="Arial"/>
        </w:rPr>
        <w:t>«</w:t>
      </w:r>
      <w:r w:rsidRPr="006E7D2F">
        <w:rPr>
          <w:rFonts w:ascii="Arial" w:hAnsi="Arial" w:cs="Arial"/>
          <w:lang w:val="en-US"/>
        </w:rPr>
        <w:t>PM</w:t>
      </w:r>
      <w:r w:rsidRPr="006E7D2F">
        <w:rPr>
          <w:rFonts w:ascii="Arial" w:hAnsi="Arial" w:cs="Arial"/>
        </w:rPr>
        <w:t>17</w:t>
      </w:r>
      <w:r w:rsidR="006F0D45">
        <w:rPr>
          <w:rFonts w:ascii="Arial" w:hAnsi="Arial" w:cs="Arial"/>
        </w:rPr>
        <w:t xml:space="preserve"> - Расширение стан</w:t>
      </w:r>
      <w:r w:rsidR="006F0D45" w:rsidRPr="006F0D45">
        <w:rPr>
          <w:rFonts w:ascii="Arial" w:hAnsi="Arial" w:cs="Arial"/>
        </w:rPr>
        <w:t>дартного отчёта, списка единиц о</w:t>
      </w:r>
      <w:r w:rsidR="006F0D45">
        <w:rPr>
          <w:rFonts w:ascii="Arial" w:hAnsi="Arial" w:cs="Arial"/>
        </w:rPr>
        <w:t>борудования, для анализа необходимости изменения НСИ»</w:t>
      </w:r>
      <w:r w:rsidRPr="006E7D2F">
        <w:rPr>
          <w:rFonts w:ascii="Arial" w:hAnsi="Arial" w:cs="Arial"/>
        </w:rPr>
        <w:t xml:space="preserve">) выводящая информацию </w:t>
      </w:r>
      <w:r w:rsidR="002C79B3" w:rsidRPr="006E7D2F">
        <w:rPr>
          <w:rFonts w:ascii="Arial" w:hAnsi="Arial" w:cs="Arial"/>
        </w:rPr>
        <w:t>по оборудованию,</w:t>
      </w:r>
      <w:r w:rsidRPr="006E7D2F">
        <w:rPr>
          <w:rFonts w:ascii="Arial" w:hAnsi="Arial" w:cs="Arial"/>
        </w:rPr>
        <w:t xml:space="preserve"> на которое были сформированы заявки на консервацию и расконсервацию за период. Детальное описание полей и функциональности отчёта об оборудовании для консервации/расконсервации приведено в разделе «</w:t>
      </w:r>
      <w:hyperlink w:anchor="_Особенности_технической_реализации" w:history="1">
        <w:r w:rsidR="00D714DB" w:rsidRPr="00A23665">
          <w:rPr>
            <w:rStyle w:val="a8"/>
            <w:rFonts w:ascii="Arial" w:hAnsi="Arial" w:cs="Arial"/>
          </w:rPr>
          <w:t>5.10 Особенности технической реализации</w:t>
        </w:r>
      </w:hyperlink>
      <w:r w:rsidRPr="006E7D2F">
        <w:rPr>
          <w:rFonts w:ascii="Arial" w:hAnsi="Arial" w:cs="Arial"/>
        </w:rPr>
        <w:t>».</w:t>
      </w:r>
    </w:p>
    <w:p w14:paraId="381763A4" w14:textId="48E68472" w:rsidR="00DA0CD9" w:rsidRPr="00DA0CD9" w:rsidRDefault="0027083E" w:rsidP="0061554D">
      <w:pPr>
        <w:spacing w:after="120" w:line="276" w:lineRule="auto"/>
        <w:ind w:firstLine="708"/>
        <w:rPr>
          <w:rFonts w:ascii="Arial" w:hAnsi="Arial" w:cs="Arial"/>
        </w:rPr>
      </w:pPr>
      <w:ins w:id="473" w:author="Владимир Лаут" w:date="2021-04-08T16:52:00Z">
        <w:r>
          <w:rPr>
            <w:rFonts w:ascii="Arial" w:hAnsi="Arial" w:cs="Arial"/>
          </w:rPr>
          <w:t xml:space="preserve">В транзакции </w:t>
        </w:r>
        <w:r>
          <w:rPr>
            <w:rFonts w:ascii="Arial" w:hAnsi="Arial" w:cs="Arial"/>
            <w:lang w:val="en-US"/>
          </w:rPr>
          <w:t>IH</w:t>
        </w:r>
        <w:r w:rsidRPr="0027083E">
          <w:rPr>
            <w:rFonts w:ascii="Arial" w:hAnsi="Arial" w:cs="Arial"/>
            <w:rPrChange w:id="474" w:author="Владимир Лаут" w:date="2021-04-08T16:52:00Z">
              <w:rPr>
                <w:rFonts w:ascii="Arial" w:hAnsi="Arial" w:cs="Arial"/>
                <w:lang w:val="en-US"/>
              </w:rPr>
            </w:rPrChange>
          </w:rPr>
          <w:t>08</w:t>
        </w:r>
        <w:r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Планировщик </w:t>
        </w:r>
        <w:proofErr w:type="spellStart"/>
        <w:r>
          <w:rPr>
            <w:rFonts w:ascii="Arial" w:hAnsi="Arial" w:cs="Arial"/>
          </w:rPr>
          <w:t>ТОиР</w:t>
        </w:r>
        <w:proofErr w:type="spellEnd"/>
        <w:r>
          <w:rPr>
            <w:rFonts w:ascii="Arial" w:hAnsi="Arial" w:cs="Arial"/>
          </w:rPr>
          <w:t xml:space="preserve"> </w:t>
        </w:r>
        <w:r w:rsidRPr="00676886">
          <w:rPr>
            <w:rFonts w:ascii="Arial" w:hAnsi="Arial" w:cs="Arial"/>
          </w:rPr>
          <w:t>УО</w:t>
        </w:r>
        <w:r w:rsidDel="0027083E">
          <w:rPr>
            <w:rFonts w:ascii="Arial" w:hAnsi="Arial" w:cs="Arial"/>
          </w:rPr>
          <w:t xml:space="preserve"> </w:t>
        </w:r>
        <w:r w:rsidRPr="0027083E">
          <w:rPr>
            <w:rFonts w:ascii="Arial" w:hAnsi="Arial" w:cs="Arial"/>
            <w:rPrChange w:id="475" w:author="Владимир Лаут" w:date="2021-04-08T16:52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</w:rPr>
          <w:t>формир</w:t>
        </w:r>
      </w:ins>
      <w:ins w:id="476" w:author="Владимир Лаут" w:date="2021-04-08T16:53:00Z">
        <w:r>
          <w:rPr>
            <w:rFonts w:ascii="Arial" w:hAnsi="Arial" w:cs="Arial"/>
          </w:rPr>
          <w:t xml:space="preserve">ует реестр </w:t>
        </w:r>
      </w:ins>
      <w:del w:id="477" w:author="Владимир Лаут" w:date="2021-04-08T16:52:00Z">
        <w:r w:rsidR="006E7D2F" w:rsidDel="0027083E">
          <w:rPr>
            <w:rFonts w:ascii="Arial" w:hAnsi="Arial" w:cs="Arial"/>
          </w:rPr>
          <w:delText xml:space="preserve">На основе </w:delText>
        </w:r>
      </w:del>
      <w:del w:id="478" w:author="Владимир Лаут" w:date="2021-04-08T16:53:00Z">
        <w:r w:rsidR="006E7D2F" w:rsidDel="0027083E">
          <w:rPr>
            <w:rFonts w:ascii="Arial" w:hAnsi="Arial" w:cs="Arial"/>
          </w:rPr>
          <w:delText xml:space="preserve">отчёта об </w:delText>
        </w:r>
      </w:del>
      <w:r w:rsidR="006E7D2F">
        <w:rPr>
          <w:rFonts w:ascii="Arial" w:hAnsi="Arial" w:cs="Arial"/>
        </w:rPr>
        <w:t>оборудовани</w:t>
      </w:r>
      <w:ins w:id="479" w:author="Владимир Лаут" w:date="2021-04-08T16:53:00Z">
        <w:r>
          <w:rPr>
            <w:rFonts w:ascii="Arial" w:hAnsi="Arial" w:cs="Arial"/>
          </w:rPr>
          <w:t>я</w:t>
        </w:r>
      </w:ins>
      <w:del w:id="480" w:author="Владимир Лаут" w:date="2021-04-08T16:53:00Z">
        <w:r w:rsidR="006E7D2F" w:rsidDel="0027083E">
          <w:rPr>
            <w:rFonts w:ascii="Arial" w:hAnsi="Arial" w:cs="Arial"/>
          </w:rPr>
          <w:delText>и</w:delText>
        </w:r>
      </w:del>
      <w:r w:rsidR="008B2789">
        <w:rPr>
          <w:rFonts w:ascii="Arial" w:hAnsi="Arial" w:cs="Arial"/>
        </w:rPr>
        <w:t xml:space="preserve">, связанного с заявками </w:t>
      </w:r>
      <w:r w:rsidR="006E7D2F">
        <w:rPr>
          <w:rFonts w:ascii="Arial" w:hAnsi="Arial" w:cs="Arial"/>
        </w:rPr>
        <w:t>консервации</w:t>
      </w:r>
      <w:r w:rsidR="006E7D2F" w:rsidRPr="006E7D2F">
        <w:rPr>
          <w:rFonts w:ascii="Arial" w:hAnsi="Arial" w:cs="Arial"/>
        </w:rPr>
        <w:t>/</w:t>
      </w:r>
      <w:r w:rsidR="006E7D2F">
        <w:rPr>
          <w:rFonts w:ascii="Arial" w:hAnsi="Arial" w:cs="Arial"/>
        </w:rPr>
        <w:t>расконсервации</w:t>
      </w:r>
      <w:r w:rsidR="008B2789" w:rsidRPr="008B2789">
        <w:rPr>
          <w:rFonts w:ascii="Arial" w:hAnsi="Arial" w:cs="Arial"/>
        </w:rPr>
        <w:t>/</w:t>
      </w:r>
      <w:r w:rsidR="008B2789">
        <w:rPr>
          <w:rFonts w:ascii="Arial" w:hAnsi="Arial" w:cs="Arial"/>
        </w:rPr>
        <w:t>монтажа</w:t>
      </w:r>
      <w:r w:rsidR="008B2789" w:rsidRPr="008B2789">
        <w:rPr>
          <w:rFonts w:ascii="Arial" w:hAnsi="Arial" w:cs="Arial"/>
        </w:rPr>
        <w:t>/</w:t>
      </w:r>
      <w:r w:rsidR="008B2789">
        <w:rPr>
          <w:rFonts w:ascii="Arial" w:hAnsi="Arial" w:cs="Arial"/>
        </w:rPr>
        <w:t>демонтажа</w:t>
      </w:r>
      <w:ins w:id="481" w:author="Владимир Лаут" w:date="2021-04-08T16:53:00Z">
        <w:r>
          <w:rPr>
            <w:rFonts w:ascii="Arial" w:hAnsi="Arial" w:cs="Arial"/>
          </w:rPr>
          <w:t xml:space="preserve"> и на его основе</w:t>
        </w:r>
      </w:ins>
      <w:r w:rsidR="008B2789">
        <w:rPr>
          <w:rFonts w:ascii="Arial" w:hAnsi="Arial" w:cs="Arial"/>
        </w:rPr>
        <w:t xml:space="preserve"> </w:t>
      </w:r>
      <w:del w:id="482" w:author="Владимир Лаут" w:date="2021-04-08T16:52:00Z">
        <w:r w:rsidR="009D281F" w:rsidDel="0027083E">
          <w:rPr>
            <w:rFonts w:ascii="Arial" w:hAnsi="Arial" w:cs="Arial"/>
          </w:rPr>
          <w:delText xml:space="preserve">Планировщик ТОиР </w:delText>
        </w:r>
      </w:del>
      <w:ins w:id="483" w:author="Александр" w:date="2020-04-12T15:07:00Z">
        <w:del w:id="484" w:author="Владимир Лаут" w:date="2021-04-08T16:52:00Z">
          <w:r w:rsidR="00676886" w:rsidRPr="00676886" w:rsidDel="0027083E">
            <w:rPr>
              <w:rFonts w:ascii="Arial" w:hAnsi="Arial" w:cs="Arial"/>
            </w:rPr>
            <w:delText xml:space="preserve">УО </w:delText>
          </w:r>
        </w:del>
        <w:del w:id="485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hAnsi="Arial" w:cs="Arial"/>
            </w:rPr>
            <w:delText>ГОК/ПЛ</w:delText>
          </w:r>
        </w:del>
        <w:del w:id="486" w:author="Владимир Лаут" w:date="2021-04-08T16:53:00Z">
          <w:r w:rsidR="00676886" w:rsidRPr="00676886" w:rsidDel="0027083E">
            <w:rPr>
              <w:rFonts w:ascii="Arial" w:hAnsi="Arial" w:cs="Arial"/>
            </w:rPr>
            <w:delText xml:space="preserve"> </w:delText>
          </w:r>
        </w:del>
      </w:ins>
      <w:del w:id="487" w:author="Владимир Лаут" w:date="2021-04-08T16:53:00Z">
        <w:r w:rsidR="009D281F" w:rsidDel="0027083E">
          <w:rPr>
            <w:rFonts w:ascii="Arial" w:hAnsi="Arial" w:cs="Arial"/>
          </w:rPr>
          <w:delText xml:space="preserve">БЕ ГОК </w:delText>
        </w:r>
        <w:r w:rsidR="00DA0CD9" w:rsidDel="0027083E">
          <w:rPr>
            <w:rFonts w:ascii="Arial" w:hAnsi="Arial" w:cs="Arial"/>
          </w:rPr>
          <w:delText>формирует</w:delText>
        </w:r>
      </w:del>
      <w:ins w:id="488" w:author="Владимир Лаут" w:date="2021-04-08T16:53:00Z">
        <w:r>
          <w:rPr>
            <w:rFonts w:ascii="Arial" w:hAnsi="Arial" w:cs="Arial"/>
          </w:rPr>
          <w:t>создает</w:t>
        </w:r>
      </w:ins>
      <w:r w:rsidR="00DA0CD9">
        <w:rPr>
          <w:rFonts w:ascii="Arial" w:hAnsi="Arial" w:cs="Arial"/>
        </w:rPr>
        <w:t xml:space="preserve"> </w:t>
      </w:r>
      <w:r w:rsidR="009D281F">
        <w:rPr>
          <w:rFonts w:ascii="Arial" w:hAnsi="Arial" w:cs="Arial"/>
        </w:rPr>
        <w:t>заявки на</w:t>
      </w:r>
      <w:r w:rsidR="00DA0CD9">
        <w:rPr>
          <w:rFonts w:ascii="Arial" w:hAnsi="Arial" w:cs="Arial"/>
        </w:rPr>
        <w:t xml:space="preserve"> изменения</w:t>
      </w:r>
      <w:r w:rsidR="006E7D2F">
        <w:rPr>
          <w:rFonts w:ascii="Arial" w:hAnsi="Arial" w:cs="Arial"/>
        </w:rPr>
        <w:t xml:space="preserve"> НСИ</w:t>
      </w:r>
      <w:r w:rsidR="00DA0CD9">
        <w:rPr>
          <w:rFonts w:ascii="Arial" w:hAnsi="Arial" w:cs="Arial"/>
        </w:rPr>
        <w:t>:</w:t>
      </w:r>
    </w:p>
    <w:p w14:paraId="2F7A0403" w14:textId="309CE3CA" w:rsidR="00DA0CD9" w:rsidRPr="006F0D45" w:rsidRDefault="00DA0CD9" w:rsidP="00EC3D35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 w:rsidRPr="006F0D45">
        <w:rPr>
          <w:rFonts w:ascii="Arial" w:hAnsi="Arial" w:cs="Arial"/>
        </w:rPr>
        <w:t>Заявку на изменен</w:t>
      </w:r>
      <w:r w:rsidR="001D7CA6" w:rsidRPr="006F0D45">
        <w:rPr>
          <w:rFonts w:ascii="Arial" w:hAnsi="Arial" w:cs="Arial"/>
        </w:rPr>
        <w:t xml:space="preserve">ие статуса единицы оборудования. Заявка </w:t>
      </w:r>
      <w:r w:rsidR="002C79B3" w:rsidRPr="006F0D45">
        <w:rPr>
          <w:rFonts w:ascii="Arial" w:hAnsi="Arial" w:cs="Arial"/>
        </w:rPr>
        <w:t>передаётся</w:t>
      </w:r>
      <w:r w:rsidR="001D7CA6" w:rsidRPr="006F0D45">
        <w:rPr>
          <w:rFonts w:ascii="Arial" w:hAnsi="Arial" w:cs="Arial"/>
        </w:rPr>
        <w:t xml:space="preserve"> в смежный процесс</w:t>
      </w:r>
      <w:r w:rsidR="006F0D45">
        <w:rPr>
          <w:rFonts w:ascii="Arial" w:hAnsi="Arial" w:cs="Arial"/>
        </w:rPr>
        <w:t xml:space="preserve">, </w:t>
      </w:r>
      <w:r w:rsidR="00560BC8" w:rsidRPr="006F0D45">
        <w:rPr>
          <w:rFonts w:ascii="Arial" w:hAnsi="Arial" w:cs="Arial"/>
        </w:rPr>
        <w:t>описан</w:t>
      </w:r>
      <w:r w:rsidR="006F0D45">
        <w:rPr>
          <w:rFonts w:ascii="Arial" w:hAnsi="Arial" w:cs="Arial"/>
        </w:rPr>
        <w:t>ный</w:t>
      </w:r>
      <w:r w:rsidR="00560BC8" w:rsidRPr="006F0D45">
        <w:rPr>
          <w:rFonts w:ascii="Arial" w:hAnsi="Arial" w:cs="Arial"/>
        </w:rPr>
        <w:t xml:space="preserve"> в КД «</w:t>
      </w:r>
      <w:r w:rsidR="00EC3D35" w:rsidRPr="00EC3D35">
        <w:rPr>
          <w:rFonts w:ascii="Arial" w:hAnsi="Arial" w:cs="Arial"/>
        </w:rPr>
        <w:t>ПП-07.01.02.05-ERP</w:t>
      </w:r>
      <w:r w:rsidR="00EC3D35">
        <w:rPr>
          <w:rFonts w:ascii="Arial" w:hAnsi="Arial" w:cs="Arial"/>
        </w:rPr>
        <w:t xml:space="preserve"> </w:t>
      </w:r>
      <w:r w:rsidR="00EC3D35" w:rsidRPr="00EC3D35">
        <w:rPr>
          <w:rFonts w:ascii="Arial" w:hAnsi="Arial" w:cs="Arial"/>
        </w:rPr>
        <w:t xml:space="preserve">Ведение НСИ </w:t>
      </w:r>
      <w:proofErr w:type="spellStart"/>
      <w:r w:rsidR="00EC3D35" w:rsidRPr="00EC3D35">
        <w:rPr>
          <w:rFonts w:ascii="Arial" w:hAnsi="Arial" w:cs="Arial"/>
        </w:rPr>
        <w:t>ТОиР</w:t>
      </w:r>
      <w:proofErr w:type="spellEnd"/>
      <w:r w:rsidR="00560BC8" w:rsidRPr="006F0D45">
        <w:rPr>
          <w:rFonts w:ascii="Arial" w:hAnsi="Arial" w:cs="Arial"/>
        </w:rPr>
        <w:t>»</w:t>
      </w:r>
    </w:p>
    <w:p w14:paraId="76F8BA08" w14:textId="29B3B7CE" w:rsidR="00DA0CD9" w:rsidRDefault="00DA0CD9" w:rsidP="00DA0CD9">
      <w:pPr>
        <w:pStyle w:val="af9"/>
        <w:numPr>
          <w:ilvl w:val="0"/>
          <w:numId w:val="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Заявку на корректировку плана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>.</w:t>
      </w:r>
      <w:r w:rsidR="001D7CA6">
        <w:rPr>
          <w:rFonts w:ascii="Arial" w:hAnsi="Arial" w:cs="Arial"/>
        </w:rPr>
        <w:t xml:space="preserve"> Заявка </w:t>
      </w:r>
      <w:r w:rsidR="002C79B3">
        <w:rPr>
          <w:rFonts w:ascii="Arial" w:hAnsi="Arial" w:cs="Arial"/>
        </w:rPr>
        <w:t>передаётся</w:t>
      </w:r>
      <w:r w:rsidR="001D7CA6">
        <w:rPr>
          <w:rFonts w:ascii="Arial" w:hAnsi="Arial" w:cs="Arial"/>
        </w:rPr>
        <w:t xml:space="preserve"> в смежный процесс</w:t>
      </w:r>
      <w:r w:rsidR="006F0D45">
        <w:rPr>
          <w:rFonts w:ascii="Arial" w:hAnsi="Arial" w:cs="Arial"/>
        </w:rPr>
        <w:t>,</w:t>
      </w:r>
      <w:r w:rsidR="001B6AA0">
        <w:rPr>
          <w:rFonts w:ascii="Arial" w:hAnsi="Arial" w:cs="Arial"/>
        </w:rPr>
        <w:t xml:space="preserve"> </w:t>
      </w:r>
      <w:r w:rsidR="00560BC8">
        <w:rPr>
          <w:rFonts w:ascii="Arial" w:hAnsi="Arial" w:cs="Arial"/>
        </w:rPr>
        <w:t>описан</w:t>
      </w:r>
      <w:r w:rsidR="006F0D45">
        <w:rPr>
          <w:rFonts w:ascii="Arial" w:hAnsi="Arial" w:cs="Arial"/>
        </w:rPr>
        <w:t>ный</w:t>
      </w:r>
      <w:r w:rsidR="00560BC8">
        <w:rPr>
          <w:rFonts w:ascii="Arial" w:hAnsi="Arial" w:cs="Arial"/>
        </w:rPr>
        <w:t xml:space="preserve"> в </w:t>
      </w:r>
      <w:r w:rsidR="00560BC8" w:rsidRPr="00560BC8">
        <w:rPr>
          <w:rFonts w:ascii="Arial" w:hAnsi="Arial" w:cs="Arial"/>
        </w:rPr>
        <w:t>КД «</w:t>
      </w:r>
      <w:r w:rsidR="00EC3D35" w:rsidRPr="00EC3D35">
        <w:rPr>
          <w:rFonts w:ascii="Arial" w:hAnsi="Arial" w:cs="Arial"/>
        </w:rPr>
        <w:t>ПП-07.01.02.05-ERP</w:t>
      </w:r>
      <w:r w:rsidR="00EC3D35">
        <w:rPr>
          <w:rFonts w:ascii="Arial" w:hAnsi="Arial" w:cs="Arial"/>
        </w:rPr>
        <w:t xml:space="preserve"> </w:t>
      </w:r>
      <w:r w:rsidR="00EC3D35" w:rsidRPr="00EC3D35">
        <w:rPr>
          <w:rFonts w:ascii="Arial" w:hAnsi="Arial" w:cs="Arial"/>
        </w:rPr>
        <w:t xml:space="preserve">Ведение НСИ </w:t>
      </w:r>
      <w:proofErr w:type="spellStart"/>
      <w:r w:rsidR="00EC3D35" w:rsidRPr="00EC3D35">
        <w:rPr>
          <w:rFonts w:ascii="Arial" w:hAnsi="Arial" w:cs="Arial"/>
        </w:rPr>
        <w:t>ТОиР</w:t>
      </w:r>
      <w:proofErr w:type="spellEnd"/>
      <w:r w:rsidR="00560BC8" w:rsidRPr="00560BC8">
        <w:rPr>
          <w:rFonts w:ascii="Arial" w:hAnsi="Arial" w:cs="Arial"/>
        </w:rPr>
        <w:t>»</w:t>
      </w:r>
      <w:r w:rsidR="006F0D45" w:rsidRPr="001E7C85">
        <w:rPr>
          <w:rFonts w:ascii="Arial" w:hAnsi="Arial"/>
        </w:rPr>
        <w:t xml:space="preserve"> </w:t>
      </w:r>
    </w:p>
    <w:p w14:paraId="67B52C2D" w14:textId="552EB530" w:rsidR="006F0D45" w:rsidRPr="001E7C85" w:rsidRDefault="006F0D45" w:rsidP="001E7C85">
      <w:pPr>
        <w:spacing w:after="240" w:line="276" w:lineRule="auto"/>
        <w:ind w:firstLine="567"/>
        <w:rPr>
          <w:rFonts w:ascii="Arial" w:hAnsi="Arial"/>
        </w:rPr>
      </w:pPr>
      <w:r>
        <w:rPr>
          <w:rFonts w:ascii="Arial" w:hAnsi="Arial" w:cs="Arial"/>
        </w:rPr>
        <w:t>Служба эксплуатации информируется об изменении рабочего места. Информация передаётся на вход процесса «УП-03.03.05.01-</w:t>
      </w:r>
      <w:r>
        <w:rPr>
          <w:rFonts w:ascii="Arial" w:hAnsi="Arial" w:cs="Arial"/>
          <w:lang w:val="en-US"/>
        </w:rPr>
        <w:t>ERP</w:t>
      </w:r>
      <w:r w:rsidRPr="009D1A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Ведение производственных мощностей </w:t>
      </w:r>
      <w:r>
        <w:rPr>
          <w:rFonts w:ascii="Arial" w:hAnsi="Arial" w:cs="Arial"/>
        </w:rPr>
        <w:lastRenderedPageBreak/>
        <w:t>основного и вспомогательного производства»</w:t>
      </w:r>
      <w:r w:rsidRPr="00227A0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описан в КД «</w:t>
      </w:r>
      <w:del w:id="489" w:author="Владимир Лаут" w:date="2021-03-05T15:06:00Z">
        <w:r w:rsidDel="008F6E88">
          <w:rPr>
            <w:rFonts w:ascii="Arial" w:hAnsi="Arial" w:cs="Arial"/>
          </w:rPr>
          <w:delText>ERP.5.1</w:delText>
        </w:r>
      </w:del>
      <w:ins w:id="490" w:author="Владимир Лаут" w:date="2021-03-05T15:06:00Z">
        <w:r w:rsidR="008F6E88">
          <w:rPr>
            <w:rFonts w:ascii="Arial" w:hAnsi="Arial" w:cs="Arial"/>
          </w:rPr>
          <w:t>ERP.13.9.2</w:t>
        </w:r>
      </w:ins>
      <w:r>
        <w:rPr>
          <w:rFonts w:ascii="Arial" w:hAnsi="Arial" w:cs="Arial"/>
        </w:rPr>
        <w:t xml:space="preserve">.8 </w:t>
      </w:r>
      <w:r w:rsidRPr="007159BD">
        <w:rPr>
          <w:rFonts w:ascii="Arial" w:hAnsi="Arial" w:cs="Arial"/>
        </w:rPr>
        <w:t>В</w:t>
      </w:r>
      <w:r>
        <w:rPr>
          <w:rFonts w:ascii="Arial" w:hAnsi="Arial" w:cs="Arial"/>
        </w:rPr>
        <w:t>едение основных данных по направлению Производство»)</w:t>
      </w:r>
      <w:r w:rsidR="00B52F4A">
        <w:rPr>
          <w:rFonts w:ascii="Arial" w:hAnsi="Arial" w:cs="Arial"/>
        </w:rPr>
        <w:t>.</w:t>
      </w:r>
    </w:p>
    <w:p w14:paraId="3F05C808" w14:textId="7C981B5C" w:rsidR="009D1AD3" w:rsidRPr="009D1AD3" w:rsidRDefault="009D1AD3" w:rsidP="00227A0A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По результа</w:t>
      </w:r>
      <w:r w:rsidR="00312C3B">
        <w:rPr>
          <w:rFonts w:ascii="Arial" w:hAnsi="Arial" w:cs="Arial"/>
        </w:rPr>
        <w:t>та</w:t>
      </w:r>
      <w:r>
        <w:rPr>
          <w:rFonts w:ascii="Arial" w:hAnsi="Arial" w:cs="Arial"/>
        </w:rPr>
        <w:t>м выполнения работ по консервации</w:t>
      </w:r>
      <w:r w:rsidRPr="009D1AD3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расконсервации оборудования в МФЦ передаются </w:t>
      </w:r>
      <w:r w:rsidR="006F0D45">
        <w:rPr>
          <w:rFonts w:ascii="Arial" w:hAnsi="Arial" w:cs="Arial"/>
        </w:rPr>
        <w:t>приказы о консервации</w:t>
      </w:r>
      <w:r w:rsidR="006F0D45" w:rsidRPr="001E7C85">
        <w:rPr>
          <w:rFonts w:ascii="Arial" w:hAnsi="Arial"/>
        </w:rPr>
        <w:t>/</w:t>
      </w:r>
      <w:r w:rsidR="00193513">
        <w:rPr>
          <w:rFonts w:ascii="Arial" w:hAnsi="Arial" w:cs="Arial"/>
        </w:rPr>
        <w:t xml:space="preserve">расконсервации с </w:t>
      </w:r>
      <w:r w:rsidR="006F0D45">
        <w:rPr>
          <w:rFonts w:ascii="Arial" w:hAnsi="Arial" w:cs="Arial"/>
        </w:rPr>
        <w:t>перечнем</w:t>
      </w:r>
      <w:r>
        <w:rPr>
          <w:rFonts w:ascii="Arial" w:hAnsi="Arial" w:cs="Arial"/>
        </w:rPr>
        <w:t xml:space="preserve"> объектов, </w:t>
      </w:r>
      <w:r w:rsidR="00193513">
        <w:rPr>
          <w:rFonts w:ascii="Arial" w:hAnsi="Arial" w:cs="Arial"/>
        </w:rPr>
        <w:t>по</w:t>
      </w:r>
      <w:r w:rsidR="00C81EE5">
        <w:rPr>
          <w:rFonts w:ascii="Arial" w:hAnsi="Arial" w:cs="Arial"/>
        </w:rPr>
        <w:t xml:space="preserve"> которым выполнены работы по к</w:t>
      </w:r>
      <w:r w:rsidR="001D7CA6">
        <w:rPr>
          <w:rFonts w:ascii="Arial" w:hAnsi="Arial" w:cs="Arial"/>
        </w:rPr>
        <w:t>онсервации или расконсервации</w:t>
      </w:r>
      <w:r w:rsidR="00C81EE5">
        <w:rPr>
          <w:rFonts w:ascii="Arial" w:hAnsi="Arial" w:cs="Arial"/>
        </w:rPr>
        <w:t xml:space="preserve"> для изменения статуса в учётных документах</w:t>
      </w:r>
      <w:r w:rsidR="001D7CA6">
        <w:rPr>
          <w:rFonts w:ascii="Arial" w:hAnsi="Arial" w:cs="Arial"/>
        </w:rPr>
        <w:t>.</w:t>
      </w:r>
    </w:p>
    <w:p w14:paraId="5BD7AFF3" w14:textId="77777777" w:rsidR="0043622A" w:rsidRDefault="0043622A" w:rsidP="00D952B6">
      <w:pPr>
        <w:spacing w:after="240" w:line="276" w:lineRule="auto"/>
        <w:ind w:firstLine="567"/>
        <w:rPr>
          <w:rFonts w:ascii="Arial" w:hAnsi="Arial" w:cs="Arial"/>
        </w:rPr>
      </w:pPr>
      <w:r w:rsidRPr="00D5251F">
        <w:rPr>
          <w:rFonts w:ascii="Arial" w:hAnsi="Arial" w:cs="Arial"/>
        </w:rPr>
        <w:t xml:space="preserve">Детальное описание шагов приведено в </w:t>
      </w:r>
      <w:hyperlink w:anchor="_Приложение_№_3." w:history="1">
        <w:r w:rsidR="00312C3B" w:rsidRPr="00312C3B">
          <w:rPr>
            <w:rStyle w:val="a8"/>
            <w:rFonts w:ascii="Arial" w:hAnsi="Arial" w:cs="Arial"/>
          </w:rPr>
          <w:t>Приложении № 3.</w:t>
        </w:r>
      </w:hyperlink>
    </w:p>
    <w:p w14:paraId="7C85DD55" w14:textId="44F59DFE" w:rsidR="0043622A" w:rsidRDefault="0043622A" w:rsidP="0043622A">
      <w:pPr>
        <w:pStyle w:val="31"/>
        <w:keepLines/>
        <w:numPr>
          <w:ilvl w:val="2"/>
          <w:numId w:val="8"/>
        </w:numPr>
        <w:spacing w:before="160" w:after="120" w:line="276" w:lineRule="auto"/>
        <w:rPr>
          <w:ins w:id="491" w:author="Александр" w:date="2020-04-12T08:18:00Z"/>
          <w:rFonts w:eastAsiaTheme="majorEastAsia" w:cstheme="majorBidi"/>
          <w:caps w:val="0"/>
          <w:sz w:val="24"/>
          <w:szCs w:val="24"/>
        </w:rPr>
      </w:pPr>
      <w:bookmarkStart w:id="492" w:name="_Toc514340554"/>
      <w:bookmarkStart w:id="493" w:name="_Toc521667652"/>
      <w:bookmarkStart w:id="494" w:name="_Toc521685901"/>
      <w:bookmarkStart w:id="495" w:name="_Toc67659640"/>
      <w:r w:rsidRPr="000835FE">
        <w:rPr>
          <w:rFonts w:eastAsiaTheme="majorEastAsia" w:cstheme="majorBidi"/>
          <w:caps w:val="0"/>
          <w:sz w:val="24"/>
          <w:szCs w:val="24"/>
        </w:rPr>
        <w:t xml:space="preserve">Описание </w:t>
      </w:r>
      <w:r>
        <w:rPr>
          <w:rFonts w:eastAsiaTheme="majorEastAsia" w:cstheme="majorBidi"/>
          <w:caps w:val="0"/>
          <w:sz w:val="24"/>
          <w:szCs w:val="24"/>
        </w:rPr>
        <w:t xml:space="preserve">шагов </w:t>
      </w:r>
      <w:r w:rsidRPr="000835FE">
        <w:rPr>
          <w:rFonts w:eastAsiaTheme="majorEastAsia" w:cstheme="majorBidi"/>
          <w:caps w:val="0"/>
          <w:sz w:val="24"/>
          <w:szCs w:val="24"/>
        </w:rPr>
        <w:t xml:space="preserve">бизнес-процесса </w:t>
      </w:r>
      <w:r w:rsidR="000A12DA" w:rsidRPr="00C671C2">
        <w:rPr>
          <w:rFonts w:eastAsiaTheme="majorEastAsia" w:cstheme="majorBidi"/>
          <w:caps w:val="0"/>
          <w:sz w:val="24"/>
          <w:szCs w:val="24"/>
        </w:rPr>
        <w:t>ПП-07.01.02.04-ERP Вывод производственных активов из эксплуатации (списание ОС и утилизация)</w:t>
      </w:r>
      <w:bookmarkEnd w:id="492"/>
      <w:bookmarkEnd w:id="493"/>
      <w:bookmarkEnd w:id="494"/>
      <w:bookmarkEnd w:id="495"/>
    </w:p>
    <w:p w14:paraId="1DBAE734" w14:textId="77777777" w:rsidR="00E45128" w:rsidRPr="00E45128" w:rsidRDefault="00E45128">
      <w:pPr>
        <w:rPr>
          <w:rFonts w:eastAsiaTheme="majorEastAsia"/>
          <w:caps/>
          <w:rPrChange w:id="496" w:author="Александр" w:date="2020-04-12T08:18:00Z">
            <w:rPr>
              <w:rFonts w:eastAsiaTheme="majorEastAsia" w:cstheme="majorBidi"/>
              <w:caps w:val="0"/>
              <w:sz w:val="24"/>
              <w:szCs w:val="24"/>
            </w:rPr>
          </w:rPrChange>
        </w:rPr>
        <w:pPrChange w:id="497" w:author="Александр" w:date="2020-04-12T08:18:00Z">
          <w:pPr>
            <w:pStyle w:val="31"/>
            <w:keepLines/>
            <w:numPr>
              <w:ilvl w:val="2"/>
              <w:numId w:val="8"/>
            </w:numPr>
            <w:spacing w:before="160" w:after="120" w:line="276" w:lineRule="auto"/>
            <w:ind w:left="720" w:hanging="720"/>
          </w:pPr>
        </w:pPrChange>
      </w:pPr>
    </w:p>
    <w:p w14:paraId="368900D6" w14:textId="77777777" w:rsidR="00D952B6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562456">
        <w:rPr>
          <w:rFonts w:eastAsiaTheme="majorEastAsia" w:cstheme="majorBidi"/>
          <w:b/>
          <w:i w:val="0"/>
          <w:caps w:val="0"/>
          <w:sz w:val="24"/>
          <w:szCs w:val="24"/>
        </w:rPr>
        <w:t>Выпуск и согласование приказа на списание и подготовка акта о списании</w:t>
      </w:r>
    </w:p>
    <w:p w14:paraId="40F1EE6E" w14:textId="7854905B" w:rsidR="00D952B6" w:rsidRDefault="00FA3304" w:rsidP="001D7CA6">
      <w:pPr>
        <w:spacing w:after="240" w:line="276" w:lineRule="auto"/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Комиссия </w:t>
      </w:r>
      <w:ins w:id="498" w:author="Александр" w:date="2020-04-23T12:35:00Z">
        <w:r w:rsidR="00AC3EC9">
          <w:rPr>
            <w:rFonts w:ascii="Arial" w:eastAsiaTheme="majorEastAsia" w:hAnsi="Arial" w:cs="Arial"/>
          </w:rPr>
          <w:t>УО</w:t>
        </w:r>
      </w:ins>
      <w:del w:id="499" w:author="Александр" w:date="2020-04-23T12:35:00Z">
        <w:r w:rsidDel="00AC3EC9">
          <w:rPr>
            <w:rFonts w:ascii="Arial" w:eastAsiaTheme="majorEastAsia" w:hAnsi="Arial" w:cs="Arial"/>
          </w:rPr>
          <w:delText>БЕ</w:delText>
        </w:r>
      </w:del>
      <w:r>
        <w:rPr>
          <w:rFonts w:ascii="Arial" w:eastAsiaTheme="majorEastAsia" w:hAnsi="Arial" w:cs="Arial"/>
        </w:rPr>
        <w:t xml:space="preserve"> Управление формирует и согласовывает</w:t>
      </w:r>
      <w:r w:rsidR="00562456" w:rsidRPr="00562456">
        <w:rPr>
          <w:rFonts w:ascii="Arial" w:eastAsiaTheme="majorEastAsia" w:hAnsi="Arial" w:cs="Arial"/>
        </w:rPr>
        <w:t xml:space="preserve"> приказ на списание </w:t>
      </w:r>
      <w:r>
        <w:rPr>
          <w:rFonts w:ascii="Arial" w:eastAsiaTheme="majorEastAsia" w:hAnsi="Arial" w:cs="Arial"/>
        </w:rPr>
        <w:t>и</w:t>
      </w:r>
      <w:r w:rsidR="005C621D">
        <w:rPr>
          <w:rFonts w:ascii="Arial" w:eastAsiaTheme="majorEastAsia" w:hAnsi="Arial" w:cs="Arial"/>
        </w:rPr>
        <w:t xml:space="preserve"> формирует </w:t>
      </w:r>
      <w:r>
        <w:rPr>
          <w:rFonts w:ascii="Arial" w:eastAsiaTheme="majorEastAsia" w:hAnsi="Arial" w:cs="Arial"/>
        </w:rPr>
        <w:t>акт о списании (форма ОС-4, ОС-4а, ОС-4б)</w:t>
      </w:r>
      <w:r w:rsidR="005C621D">
        <w:rPr>
          <w:rFonts w:ascii="Arial" w:eastAsiaTheme="majorEastAsia" w:hAnsi="Arial" w:cs="Arial"/>
        </w:rPr>
        <w:t xml:space="preserve"> вручную</w:t>
      </w:r>
      <w:r>
        <w:rPr>
          <w:rFonts w:ascii="Arial" w:eastAsiaTheme="majorEastAsia" w:hAnsi="Arial" w:cs="Arial"/>
        </w:rPr>
        <w:t xml:space="preserve">, рассчитывает стоимость узлов и агрегатов, которые будет оприходованы при списании, формирует </w:t>
      </w:r>
      <w:r w:rsidR="00F204CF">
        <w:rPr>
          <w:rFonts w:ascii="Arial" w:eastAsiaTheme="majorEastAsia" w:hAnsi="Arial" w:cs="Arial"/>
        </w:rPr>
        <w:t xml:space="preserve">бумажный </w:t>
      </w:r>
      <w:r>
        <w:rPr>
          <w:rFonts w:ascii="Arial" w:eastAsiaTheme="majorEastAsia" w:hAnsi="Arial" w:cs="Arial"/>
        </w:rPr>
        <w:t>график сдачи металлолома.</w:t>
      </w:r>
      <w:r w:rsidR="00D2047E">
        <w:rPr>
          <w:rFonts w:ascii="Arial" w:eastAsiaTheme="majorEastAsia" w:hAnsi="Arial" w:cs="Arial"/>
        </w:rPr>
        <w:t xml:space="preserve"> </w:t>
      </w:r>
    </w:p>
    <w:p w14:paraId="6CFC62B4" w14:textId="26C109E8" w:rsidR="007657EA" w:rsidRDefault="007657EA" w:rsidP="001D7CA6">
      <w:pPr>
        <w:spacing w:after="240" w:line="276" w:lineRule="auto"/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Стоимость узлов и агрегатов, которые будут оприходованы при списании будет определяться следующим образом - если узел неисправен, он приходуется по цене металлолома, если узел исправен, он приходуется по </w:t>
      </w:r>
      <w:del w:id="500" w:author="Александр" w:date="2020-04-12T08:29:00Z">
        <w:r w:rsidDel="005B779B">
          <w:rPr>
            <w:rFonts w:ascii="Arial" w:eastAsiaTheme="majorEastAsia" w:hAnsi="Arial" w:cs="Arial"/>
          </w:rPr>
          <w:delText>среднескользящей</w:delText>
        </w:r>
      </w:del>
      <w:ins w:id="501" w:author="Александр" w:date="2020-04-12T08:29:00Z">
        <w:r w:rsidR="005B779B">
          <w:rPr>
            <w:rFonts w:ascii="Arial" w:eastAsiaTheme="majorEastAsia" w:hAnsi="Arial" w:cs="Arial"/>
          </w:rPr>
          <w:t>средне скользящей</w:t>
        </w:r>
      </w:ins>
      <w:r>
        <w:rPr>
          <w:rFonts w:ascii="Arial" w:eastAsiaTheme="majorEastAsia" w:hAnsi="Arial" w:cs="Arial"/>
        </w:rPr>
        <w:t xml:space="preserve"> цене данного узла.</w:t>
      </w:r>
    </w:p>
    <w:p w14:paraId="1C54BFE4" w14:textId="77777777" w:rsidR="00FA3304" w:rsidRDefault="00FA3304" w:rsidP="0081551B">
      <w:pPr>
        <w:spacing w:after="120" w:line="276" w:lineRule="auto"/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Основаниями для рассмотрения необходимости формирования приказа на списание ПА могут являться события:</w:t>
      </w:r>
    </w:p>
    <w:p w14:paraId="7A523DB4" w14:textId="0B5A1C64" w:rsidR="00FA3304" w:rsidRDefault="00FA3304" w:rsidP="00185C87">
      <w:pPr>
        <w:pStyle w:val="af9"/>
        <w:numPr>
          <w:ilvl w:val="0"/>
          <w:numId w:val="9"/>
        </w:numPr>
        <w:spacing w:after="120" w:line="276" w:lineRule="auto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Назначение корректирующих мероприятий в рамках выполнения процесса </w:t>
      </w:r>
      <w:r w:rsidR="00AE3399">
        <w:rPr>
          <w:rFonts w:ascii="Arial" w:eastAsiaTheme="majorEastAsia" w:hAnsi="Arial" w:cs="Arial"/>
        </w:rPr>
        <w:t>«</w:t>
      </w:r>
      <w:r>
        <w:rPr>
          <w:rFonts w:ascii="Arial" w:eastAsiaTheme="majorEastAsia" w:hAnsi="Arial" w:cs="Arial"/>
        </w:rPr>
        <w:t>ПП-11.02.03-</w:t>
      </w:r>
      <w:r>
        <w:rPr>
          <w:rFonts w:ascii="Arial" w:eastAsiaTheme="majorEastAsia" w:hAnsi="Arial" w:cs="Arial"/>
          <w:lang w:val="en-US"/>
        </w:rPr>
        <w:t>ERP</w:t>
      </w:r>
      <w:r w:rsidRPr="00FA3304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Управление проверками и аудитами в области охраны труда, промышленной безопасности и экологии</w:t>
      </w:r>
      <w:r w:rsidR="00AE3399">
        <w:rPr>
          <w:rFonts w:ascii="Arial" w:eastAsiaTheme="majorEastAsia" w:hAnsi="Arial" w:cs="Arial"/>
        </w:rPr>
        <w:t>»</w:t>
      </w:r>
      <w:r w:rsidR="00560BC8">
        <w:rPr>
          <w:rFonts w:ascii="Arial" w:eastAsiaTheme="majorEastAsia" w:hAnsi="Arial" w:cs="Arial"/>
        </w:rPr>
        <w:t xml:space="preserve"> </w:t>
      </w:r>
      <w:r w:rsidR="009964C9">
        <w:rPr>
          <w:rFonts w:ascii="Arial" w:hAnsi="Arial" w:cs="Arial"/>
        </w:rPr>
        <w:t>(описан в КД «</w:t>
      </w:r>
      <w:r w:rsidR="009964C9">
        <w:rPr>
          <w:rFonts w:ascii="Arial" w:hAnsi="Arial" w:cs="Arial"/>
          <w:lang w:val="en-US"/>
        </w:rPr>
        <w:t>ERP</w:t>
      </w:r>
      <w:r w:rsidR="00185C87">
        <w:rPr>
          <w:rFonts w:ascii="Arial" w:hAnsi="Arial" w:cs="Arial"/>
        </w:rPr>
        <w:t>.</w:t>
      </w:r>
      <w:ins w:id="502" w:author="Александр" w:date="2020-04-12T08:29:00Z">
        <w:r w:rsidR="005B779B" w:rsidRPr="005B779B">
          <w:rPr>
            <w:rFonts w:ascii="Arial" w:hAnsi="Arial" w:cs="Arial"/>
            <w:rPrChange w:id="503" w:author="Александр" w:date="2020-04-12T08:29:00Z">
              <w:rPr>
                <w:rFonts w:ascii="Arial" w:hAnsi="Arial" w:cs="Arial"/>
                <w:lang w:val="en-US"/>
              </w:rPr>
            </w:rPrChange>
          </w:rPr>
          <w:t>9.</w:t>
        </w:r>
      </w:ins>
      <w:ins w:id="504" w:author="Александр" w:date="2020-04-12T08:30:00Z">
        <w:r w:rsidR="005B779B" w:rsidRPr="005B779B">
          <w:rPr>
            <w:rFonts w:ascii="Arial" w:hAnsi="Arial" w:cs="Arial"/>
            <w:rPrChange w:id="505" w:author="Александр" w:date="2020-04-12T08:30:00Z">
              <w:rPr>
                <w:rFonts w:ascii="Arial" w:hAnsi="Arial" w:cs="Arial"/>
                <w:lang w:val="en-US"/>
              </w:rPr>
            </w:rPrChange>
          </w:rPr>
          <w:t>9.2</w:t>
        </w:r>
      </w:ins>
      <w:del w:id="506" w:author="Александр" w:date="2020-04-12T08:29:00Z">
        <w:r w:rsidR="00185C87" w:rsidDel="005B779B">
          <w:rPr>
            <w:rFonts w:ascii="Arial" w:hAnsi="Arial" w:cs="Arial"/>
          </w:rPr>
          <w:delText>5.1</w:delText>
        </w:r>
      </w:del>
      <w:r w:rsidR="00185C87">
        <w:rPr>
          <w:rFonts w:ascii="Arial" w:hAnsi="Arial" w:cs="Arial"/>
        </w:rPr>
        <w:t>.46</w:t>
      </w:r>
      <w:r w:rsidR="00185C87" w:rsidRPr="00185C87">
        <w:rPr>
          <w:rFonts w:ascii="Arial" w:hAnsi="Arial" w:cs="Arial"/>
        </w:rPr>
        <w:t xml:space="preserve">_EHS_КД </w:t>
      </w:r>
      <w:r w:rsidR="009964C9">
        <w:rPr>
          <w:rFonts w:ascii="Arial" w:hAnsi="Arial" w:cs="Arial"/>
        </w:rPr>
        <w:t xml:space="preserve">по направлению </w:t>
      </w:r>
      <w:proofErr w:type="spellStart"/>
      <w:r w:rsidR="009964C9">
        <w:rPr>
          <w:rFonts w:ascii="Arial" w:hAnsi="Arial" w:cs="Arial"/>
        </w:rPr>
        <w:t>ОТПБиЭ</w:t>
      </w:r>
      <w:proofErr w:type="spellEnd"/>
      <w:r w:rsidR="009964C9">
        <w:rPr>
          <w:rFonts w:ascii="Arial" w:hAnsi="Arial" w:cs="Arial"/>
        </w:rPr>
        <w:t>»)</w:t>
      </w:r>
      <w:r w:rsidR="00AE3399" w:rsidRPr="00227A0A">
        <w:rPr>
          <w:rFonts w:ascii="Arial" w:eastAsiaTheme="majorEastAsia" w:hAnsi="Arial" w:cs="Arial"/>
        </w:rPr>
        <w:t>;</w:t>
      </w:r>
    </w:p>
    <w:p w14:paraId="40162537" w14:textId="60F901BF" w:rsidR="00FA3304" w:rsidRDefault="006C5826" w:rsidP="00185C87">
      <w:pPr>
        <w:pStyle w:val="af9"/>
        <w:numPr>
          <w:ilvl w:val="0"/>
          <w:numId w:val="9"/>
        </w:numPr>
        <w:spacing w:after="120" w:line="276" w:lineRule="auto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Возникновение необходимости списания ПА или </w:t>
      </w:r>
      <w:r w:rsidR="002C79B3">
        <w:rPr>
          <w:rFonts w:ascii="Arial" w:eastAsiaTheme="majorEastAsia" w:hAnsi="Arial" w:cs="Arial"/>
        </w:rPr>
        <w:t>демонтажа</w:t>
      </w:r>
      <w:r>
        <w:rPr>
          <w:rFonts w:ascii="Arial" w:eastAsiaTheme="majorEastAsia" w:hAnsi="Arial" w:cs="Arial"/>
        </w:rPr>
        <w:t xml:space="preserve"> ПА, подлежащего списанию п</w:t>
      </w:r>
      <w:r w:rsidR="00FA3304">
        <w:rPr>
          <w:rFonts w:ascii="Arial" w:eastAsiaTheme="majorEastAsia" w:hAnsi="Arial" w:cs="Arial"/>
        </w:rPr>
        <w:t xml:space="preserve">о результатам выполнения мероприятий </w:t>
      </w:r>
      <w:proofErr w:type="spellStart"/>
      <w:r w:rsidR="00FA3304">
        <w:rPr>
          <w:rFonts w:ascii="Arial" w:eastAsiaTheme="majorEastAsia" w:hAnsi="Arial" w:cs="Arial"/>
        </w:rPr>
        <w:t>ТОиР</w:t>
      </w:r>
      <w:proofErr w:type="spellEnd"/>
      <w:r w:rsidR="00FA3304">
        <w:rPr>
          <w:rFonts w:ascii="Arial" w:eastAsiaTheme="majorEastAsia" w:hAnsi="Arial" w:cs="Arial"/>
        </w:rPr>
        <w:t xml:space="preserve"> в рамках процесса </w:t>
      </w:r>
      <w:r w:rsidR="00AE3399">
        <w:rPr>
          <w:rFonts w:ascii="Arial" w:eastAsiaTheme="majorEastAsia" w:hAnsi="Arial" w:cs="Arial"/>
        </w:rPr>
        <w:t>«</w:t>
      </w:r>
      <w:r w:rsidR="00FA3304">
        <w:rPr>
          <w:rFonts w:ascii="Arial" w:eastAsiaTheme="majorEastAsia" w:hAnsi="Arial" w:cs="Arial"/>
        </w:rPr>
        <w:t>ПП-07.03.03.01-</w:t>
      </w:r>
      <w:r w:rsidR="00FA3304">
        <w:rPr>
          <w:rFonts w:ascii="Arial" w:eastAsiaTheme="majorEastAsia" w:hAnsi="Arial" w:cs="Arial"/>
          <w:lang w:val="en-US"/>
        </w:rPr>
        <w:t>ERP</w:t>
      </w:r>
      <w:r w:rsidR="00FA3304" w:rsidRPr="00FA3304">
        <w:rPr>
          <w:rFonts w:ascii="Arial" w:eastAsiaTheme="majorEastAsia" w:hAnsi="Arial" w:cs="Arial"/>
        </w:rPr>
        <w:t xml:space="preserve"> </w:t>
      </w:r>
      <w:r w:rsidR="00FA3304">
        <w:rPr>
          <w:rFonts w:ascii="Arial" w:eastAsiaTheme="majorEastAsia" w:hAnsi="Arial" w:cs="Arial"/>
        </w:rPr>
        <w:t xml:space="preserve">Выполнение и фактический </w:t>
      </w:r>
      <w:r w:rsidR="002C79B3">
        <w:rPr>
          <w:rFonts w:ascii="Arial" w:eastAsiaTheme="majorEastAsia" w:hAnsi="Arial" w:cs="Arial"/>
        </w:rPr>
        <w:t>учёт</w:t>
      </w:r>
      <w:r w:rsidR="00FA3304">
        <w:rPr>
          <w:rFonts w:ascii="Arial" w:eastAsiaTheme="majorEastAsia" w:hAnsi="Arial" w:cs="Arial"/>
        </w:rPr>
        <w:t xml:space="preserve"> воздействий</w:t>
      </w:r>
      <w:r w:rsidR="004A001A">
        <w:rPr>
          <w:rFonts w:ascii="Arial" w:eastAsiaTheme="majorEastAsia" w:hAnsi="Arial" w:cs="Arial"/>
        </w:rPr>
        <w:t xml:space="preserve">» </w:t>
      </w:r>
      <w:r w:rsidR="00560BC8">
        <w:rPr>
          <w:rFonts w:ascii="Arial" w:hAnsi="Arial" w:cs="Arial"/>
        </w:rPr>
        <w:t>(описан</w:t>
      </w:r>
      <w:r w:rsidR="004A001A">
        <w:rPr>
          <w:rFonts w:ascii="Arial" w:hAnsi="Arial" w:cs="Arial"/>
        </w:rPr>
        <w:t xml:space="preserve"> в КД «ERP.</w:t>
      </w:r>
      <w:ins w:id="507" w:author="Александр" w:date="2020-04-12T08:30:00Z">
        <w:r w:rsidR="005B779B" w:rsidRPr="005B779B">
          <w:rPr>
            <w:rFonts w:ascii="Arial" w:hAnsi="Arial" w:cs="Arial"/>
            <w:rPrChange w:id="508" w:author="Александр" w:date="2020-04-12T08:30:00Z">
              <w:rPr>
                <w:rFonts w:ascii="Arial" w:hAnsi="Arial" w:cs="Arial"/>
                <w:lang w:val="en-US"/>
              </w:rPr>
            </w:rPrChange>
          </w:rPr>
          <w:t>9.9.2</w:t>
        </w:r>
      </w:ins>
      <w:del w:id="509" w:author="Александр" w:date="2020-04-12T08:30:00Z">
        <w:r w:rsidR="004A001A" w:rsidDel="005B779B">
          <w:rPr>
            <w:rFonts w:ascii="Arial" w:hAnsi="Arial" w:cs="Arial"/>
          </w:rPr>
          <w:delText>5.1</w:delText>
        </w:r>
      </w:del>
      <w:r w:rsidR="004A001A">
        <w:rPr>
          <w:rFonts w:ascii="Arial" w:hAnsi="Arial" w:cs="Arial"/>
        </w:rPr>
        <w:t>.55</w:t>
      </w:r>
      <w:r w:rsidR="00185C87" w:rsidRPr="00185C87">
        <w:rPr>
          <w:rFonts w:ascii="Arial" w:hAnsi="Arial" w:cs="Arial"/>
        </w:rPr>
        <w:t>_PM_КД</w:t>
      </w:r>
      <w:r w:rsidR="008C4B4D">
        <w:rPr>
          <w:rFonts w:ascii="Arial" w:hAnsi="Arial" w:cs="Arial"/>
        </w:rPr>
        <w:t xml:space="preserve"> </w:t>
      </w:r>
      <w:r w:rsidR="004A001A" w:rsidRPr="007159BD">
        <w:rPr>
          <w:rFonts w:ascii="Arial" w:hAnsi="Arial" w:cs="Arial"/>
        </w:rPr>
        <w:t xml:space="preserve">Выполнение и фактический </w:t>
      </w:r>
      <w:r w:rsidR="002C79B3" w:rsidRPr="007159BD">
        <w:rPr>
          <w:rFonts w:ascii="Arial" w:hAnsi="Arial" w:cs="Arial"/>
        </w:rPr>
        <w:t>учёт</w:t>
      </w:r>
      <w:r w:rsidR="004A001A" w:rsidRPr="007159BD">
        <w:rPr>
          <w:rFonts w:ascii="Arial" w:hAnsi="Arial" w:cs="Arial"/>
        </w:rPr>
        <w:t xml:space="preserve"> работ</w:t>
      </w:r>
      <w:r w:rsidR="004A001A">
        <w:rPr>
          <w:rFonts w:ascii="Arial" w:hAnsi="Arial" w:cs="Arial"/>
        </w:rPr>
        <w:t>»)</w:t>
      </w:r>
      <w:r w:rsidR="004A001A" w:rsidRPr="00227A0A">
        <w:rPr>
          <w:rFonts w:ascii="Arial" w:eastAsiaTheme="majorEastAsia" w:hAnsi="Arial" w:cs="Arial"/>
        </w:rPr>
        <w:t>;</w:t>
      </w:r>
    </w:p>
    <w:p w14:paraId="2C9E8E84" w14:textId="016648F7" w:rsidR="00FA3304" w:rsidRDefault="00FA3304" w:rsidP="0081551B">
      <w:pPr>
        <w:pStyle w:val="af9"/>
        <w:numPr>
          <w:ilvl w:val="0"/>
          <w:numId w:val="9"/>
        </w:numPr>
        <w:spacing w:after="120" w:line="276" w:lineRule="auto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Получение данных по остаточной стоимости ОС в рамках выполнения процесса </w:t>
      </w:r>
      <w:r w:rsidR="004A001A">
        <w:rPr>
          <w:rFonts w:ascii="Arial" w:eastAsiaTheme="majorEastAsia" w:hAnsi="Arial" w:cs="Arial"/>
        </w:rPr>
        <w:t>«</w:t>
      </w:r>
      <w:r>
        <w:rPr>
          <w:rFonts w:ascii="Arial" w:eastAsiaTheme="majorEastAsia" w:hAnsi="Arial" w:cs="Arial"/>
        </w:rPr>
        <w:t>ПП-03.02.01.06-</w:t>
      </w:r>
      <w:r>
        <w:rPr>
          <w:rFonts w:ascii="Arial" w:eastAsiaTheme="majorEastAsia" w:hAnsi="Arial" w:cs="Arial"/>
          <w:lang w:val="en-US"/>
        </w:rPr>
        <w:t>ERP</w:t>
      </w:r>
      <w:r w:rsidRPr="00FA3304">
        <w:rPr>
          <w:rFonts w:ascii="Arial" w:eastAsiaTheme="majorEastAsia" w:hAnsi="Arial" w:cs="Arial"/>
        </w:rPr>
        <w:t xml:space="preserve"> </w:t>
      </w:r>
      <w:r w:rsidR="002C79B3">
        <w:rPr>
          <w:rFonts w:ascii="Arial" w:eastAsiaTheme="majorEastAsia" w:hAnsi="Arial" w:cs="Arial"/>
        </w:rPr>
        <w:t>Учёт</w:t>
      </w:r>
      <w:r>
        <w:rPr>
          <w:rFonts w:ascii="Arial" w:eastAsiaTheme="majorEastAsia" w:hAnsi="Arial" w:cs="Arial"/>
        </w:rPr>
        <w:t xml:space="preserve"> амортизации ВНА</w:t>
      </w:r>
      <w:r w:rsidR="004A001A">
        <w:rPr>
          <w:rFonts w:ascii="Arial" w:eastAsiaTheme="majorEastAsia" w:hAnsi="Arial" w:cs="Arial"/>
        </w:rPr>
        <w:t>»</w:t>
      </w:r>
      <w:r w:rsidR="00227A0A" w:rsidRPr="00227A0A">
        <w:rPr>
          <w:rFonts w:ascii="Arial" w:eastAsiaTheme="majorEastAsia" w:hAnsi="Arial" w:cs="Arial"/>
        </w:rPr>
        <w:t>;</w:t>
      </w:r>
      <w:r w:rsidR="003B4CB6">
        <w:rPr>
          <w:rFonts w:ascii="Arial" w:eastAsiaTheme="majorEastAsia" w:hAnsi="Arial" w:cs="Arial"/>
        </w:rPr>
        <w:t xml:space="preserve"> </w:t>
      </w:r>
    </w:p>
    <w:p w14:paraId="59CE2822" w14:textId="4A3C41D0" w:rsidR="00FA3304" w:rsidRDefault="0081551B" w:rsidP="00FA3304">
      <w:pPr>
        <w:pStyle w:val="af9"/>
        <w:numPr>
          <w:ilvl w:val="0"/>
          <w:numId w:val="9"/>
        </w:numPr>
        <w:spacing w:after="240" w:line="276" w:lineRule="auto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В результате анализа состояния обменного фонда</w:t>
      </w:r>
      <w:r w:rsidR="00536992">
        <w:rPr>
          <w:rFonts w:ascii="Arial" w:eastAsiaTheme="majorEastAsia" w:hAnsi="Arial" w:cs="Arial"/>
        </w:rPr>
        <w:t xml:space="preserve"> </w:t>
      </w:r>
      <w:r w:rsidR="002C79B3">
        <w:rPr>
          <w:rFonts w:ascii="Arial" w:eastAsiaTheme="majorEastAsia" w:hAnsi="Arial" w:cs="Arial"/>
        </w:rPr>
        <w:t>рассчитана</w:t>
      </w:r>
      <w:r w:rsidR="00536992">
        <w:rPr>
          <w:rFonts w:ascii="Arial" w:eastAsiaTheme="majorEastAsia" w:hAnsi="Arial" w:cs="Arial"/>
        </w:rPr>
        <w:t xml:space="preserve"> стоимость </w:t>
      </w:r>
      <w:r w:rsidR="002C79B3">
        <w:rPr>
          <w:rFonts w:ascii="Arial" w:eastAsiaTheme="majorEastAsia" w:hAnsi="Arial" w:cs="Arial"/>
        </w:rPr>
        <w:t>восстановления</w:t>
      </w:r>
      <w:r>
        <w:rPr>
          <w:rFonts w:ascii="Arial" w:eastAsiaTheme="majorEastAsia" w:hAnsi="Arial" w:cs="Arial"/>
        </w:rPr>
        <w:t xml:space="preserve"> </w:t>
      </w:r>
      <w:r w:rsidR="008C670A">
        <w:rPr>
          <w:rFonts w:ascii="Arial" w:eastAsiaTheme="majorEastAsia" w:hAnsi="Arial" w:cs="Arial"/>
        </w:rPr>
        <w:t xml:space="preserve">и </w:t>
      </w:r>
      <w:r>
        <w:rPr>
          <w:rFonts w:ascii="Arial" w:eastAsiaTheme="majorEastAsia" w:hAnsi="Arial" w:cs="Arial"/>
        </w:rPr>
        <w:t>сформирован перечень узлов ОФ, подлежащих списанию</w:t>
      </w:r>
      <w:r w:rsidR="00C1761E">
        <w:rPr>
          <w:rFonts w:ascii="Arial" w:eastAsiaTheme="majorEastAsia" w:hAnsi="Arial" w:cs="Arial"/>
        </w:rPr>
        <w:t xml:space="preserve"> в процессе «ПП-07.05.03-</w:t>
      </w:r>
      <w:r w:rsidR="00C1761E">
        <w:rPr>
          <w:rFonts w:ascii="Arial" w:eastAsiaTheme="majorEastAsia" w:hAnsi="Arial" w:cs="Arial"/>
          <w:lang w:val="en-US"/>
        </w:rPr>
        <w:t>ERP</w:t>
      </w:r>
      <w:r w:rsidR="00C1761E" w:rsidRPr="00C1761E">
        <w:rPr>
          <w:rFonts w:ascii="Arial" w:eastAsiaTheme="majorEastAsia" w:hAnsi="Arial" w:cs="Arial"/>
        </w:rPr>
        <w:t xml:space="preserve"> </w:t>
      </w:r>
      <w:r w:rsidR="00C1761E">
        <w:rPr>
          <w:rFonts w:ascii="Arial" w:eastAsiaTheme="majorEastAsia" w:hAnsi="Arial" w:cs="Arial"/>
        </w:rPr>
        <w:t>Формирование и потребление обменного фонда» (описан в КД «</w:t>
      </w:r>
      <w:r w:rsidR="00C1761E">
        <w:rPr>
          <w:rFonts w:ascii="Arial" w:eastAsiaTheme="majorEastAsia" w:hAnsi="Arial" w:cs="Arial"/>
          <w:lang w:val="en-US"/>
        </w:rPr>
        <w:t>ERP</w:t>
      </w:r>
      <w:r w:rsidR="00C1761E" w:rsidRPr="00C1761E">
        <w:rPr>
          <w:rFonts w:ascii="Arial" w:eastAsiaTheme="majorEastAsia" w:hAnsi="Arial" w:cs="Arial"/>
        </w:rPr>
        <w:t>.</w:t>
      </w:r>
      <w:ins w:id="510" w:author="Александр" w:date="2020-04-12T08:30:00Z">
        <w:r w:rsidR="005B779B" w:rsidRPr="005B779B">
          <w:rPr>
            <w:rFonts w:ascii="Arial" w:eastAsiaTheme="majorEastAsia" w:hAnsi="Arial" w:cs="Arial"/>
            <w:rPrChange w:id="511" w:author="Александр" w:date="2020-04-12T08:30:00Z">
              <w:rPr>
                <w:rFonts w:ascii="Arial" w:eastAsiaTheme="majorEastAsia" w:hAnsi="Arial" w:cs="Arial"/>
                <w:lang w:val="en-US"/>
              </w:rPr>
            </w:rPrChange>
          </w:rPr>
          <w:t>9.9.2</w:t>
        </w:r>
      </w:ins>
      <w:del w:id="512" w:author="Александр" w:date="2020-04-12T08:30:00Z">
        <w:r w:rsidR="00C1761E" w:rsidRPr="00C1761E" w:rsidDel="005B779B">
          <w:rPr>
            <w:rFonts w:ascii="Arial" w:eastAsiaTheme="majorEastAsia" w:hAnsi="Arial" w:cs="Arial"/>
          </w:rPr>
          <w:delText>5.1</w:delText>
        </w:r>
      </w:del>
      <w:r w:rsidR="00C1761E" w:rsidRPr="00C1761E">
        <w:rPr>
          <w:rFonts w:ascii="Arial" w:eastAsiaTheme="majorEastAsia" w:hAnsi="Arial" w:cs="Arial"/>
        </w:rPr>
        <w:t>.57_</w:t>
      </w:r>
      <w:r w:rsidR="00C1761E">
        <w:rPr>
          <w:rFonts w:ascii="Arial" w:eastAsiaTheme="majorEastAsia" w:hAnsi="Arial" w:cs="Arial"/>
          <w:lang w:val="en-US"/>
        </w:rPr>
        <w:t>PM</w:t>
      </w:r>
      <w:r w:rsidR="00C1761E" w:rsidRPr="00C1761E">
        <w:rPr>
          <w:rFonts w:ascii="Arial" w:eastAsiaTheme="majorEastAsia" w:hAnsi="Arial" w:cs="Arial"/>
        </w:rPr>
        <w:t>_</w:t>
      </w:r>
      <w:r w:rsidR="00C1761E">
        <w:rPr>
          <w:rFonts w:ascii="Arial" w:eastAsiaTheme="majorEastAsia" w:hAnsi="Arial" w:cs="Arial"/>
        </w:rPr>
        <w:t xml:space="preserve">КД Ресурсное обеспечение </w:t>
      </w:r>
      <w:proofErr w:type="spellStart"/>
      <w:r w:rsidR="00C1761E">
        <w:rPr>
          <w:rFonts w:ascii="Arial" w:eastAsiaTheme="majorEastAsia" w:hAnsi="Arial" w:cs="Arial"/>
        </w:rPr>
        <w:t>ТОиР</w:t>
      </w:r>
      <w:proofErr w:type="spellEnd"/>
      <w:r w:rsidR="00C1761E">
        <w:rPr>
          <w:rFonts w:ascii="Arial" w:eastAsiaTheme="majorEastAsia" w:hAnsi="Arial" w:cs="Arial"/>
        </w:rPr>
        <w:t>»</w:t>
      </w:r>
      <w:r w:rsidR="00DC3CAF">
        <w:rPr>
          <w:rFonts w:ascii="Arial" w:eastAsiaTheme="majorEastAsia" w:hAnsi="Arial" w:cs="Arial"/>
        </w:rPr>
        <w:t>)</w:t>
      </w:r>
      <w:r>
        <w:rPr>
          <w:rFonts w:ascii="Arial" w:eastAsiaTheme="majorEastAsia" w:hAnsi="Arial" w:cs="Arial"/>
        </w:rPr>
        <w:t>.</w:t>
      </w:r>
      <w:r w:rsidR="00DC3CAF">
        <w:rPr>
          <w:rFonts w:ascii="Arial" w:eastAsiaTheme="majorEastAsia" w:hAnsi="Arial" w:cs="Arial"/>
        </w:rPr>
        <w:t xml:space="preserve"> </w:t>
      </w:r>
      <w:r w:rsidR="007657EA">
        <w:rPr>
          <w:rFonts w:ascii="Arial" w:eastAsiaTheme="majorEastAsia" w:hAnsi="Arial" w:cs="Arial"/>
        </w:rPr>
        <w:t>Стоимость восстановления определяется по заказу ТОРО вида «</w:t>
      </w:r>
      <w:r w:rsidR="007657EA">
        <w:rPr>
          <w:rFonts w:ascii="Arial" w:eastAsiaTheme="majorEastAsia" w:hAnsi="Arial" w:cs="Arial"/>
          <w:lang w:val="en-US"/>
        </w:rPr>
        <w:t>APP</w:t>
      </w:r>
      <w:r w:rsidR="007657EA" w:rsidRPr="007657EA">
        <w:rPr>
          <w:rFonts w:ascii="Arial" w:eastAsiaTheme="majorEastAsia" w:hAnsi="Arial" w:cs="Arial"/>
        </w:rPr>
        <w:t xml:space="preserve">1 – </w:t>
      </w:r>
      <w:r w:rsidR="007657EA">
        <w:rPr>
          <w:rFonts w:ascii="Arial" w:eastAsiaTheme="majorEastAsia" w:hAnsi="Arial" w:cs="Arial"/>
        </w:rPr>
        <w:t xml:space="preserve">Заказы ТОРО» в процессе </w:t>
      </w:r>
      <w:r w:rsidR="007657EA">
        <w:rPr>
          <w:rFonts w:ascii="Arial" w:eastAsiaTheme="majorEastAsia" w:hAnsi="Arial" w:cs="Arial"/>
        </w:rPr>
        <w:lastRenderedPageBreak/>
        <w:t>«ПП-07.02.03.01-</w:t>
      </w:r>
      <w:r w:rsidR="007657EA">
        <w:rPr>
          <w:rFonts w:ascii="Arial" w:eastAsiaTheme="majorEastAsia" w:hAnsi="Arial" w:cs="Arial"/>
          <w:lang w:val="en-US"/>
        </w:rPr>
        <w:t>ERP</w:t>
      </w:r>
      <w:r w:rsidR="007657EA" w:rsidRPr="007657EA">
        <w:rPr>
          <w:rFonts w:ascii="Arial" w:eastAsiaTheme="majorEastAsia" w:hAnsi="Arial" w:cs="Arial"/>
        </w:rPr>
        <w:t xml:space="preserve"> </w:t>
      </w:r>
      <w:r w:rsidR="007657EA">
        <w:rPr>
          <w:rFonts w:ascii="Arial" w:eastAsiaTheme="majorEastAsia" w:hAnsi="Arial" w:cs="Arial"/>
        </w:rPr>
        <w:t>Годовое планирование воздействий на ПА» (описан в КД «</w:t>
      </w:r>
      <w:r w:rsidR="003D0B2F">
        <w:rPr>
          <w:rFonts w:ascii="Arial" w:eastAsiaTheme="majorEastAsia" w:hAnsi="Arial" w:cs="Arial"/>
          <w:lang w:val="en-US"/>
        </w:rPr>
        <w:t>ERP</w:t>
      </w:r>
      <w:r w:rsidR="003D0B2F" w:rsidRPr="003D0B2F">
        <w:rPr>
          <w:rFonts w:ascii="Arial" w:eastAsiaTheme="majorEastAsia" w:hAnsi="Arial" w:cs="Arial"/>
        </w:rPr>
        <w:t>.</w:t>
      </w:r>
      <w:ins w:id="513" w:author="Александр" w:date="2020-04-12T08:30:00Z">
        <w:r w:rsidR="005B779B" w:rsidRPr="005B779B">
          <w:rPr>
            <w:rFonts w:ascii="Arial" w:eastAsiaTheme="majorEastAsia" w:hAnsi="Arial" w:cs="Arial"/>
            <w:rPrChange w:id="514" w:author="Александр" w:date="2020-04-12T08:30:00Z">
              <w:rPr>
                <w:rFonts w:ascii="Arial" w:eastAsiaTheme="majorEastAsia" w:hAnsi="Arial" w:cs="Arial"/>
                <w:lang w:val="en-US"/>
              </w:rPr>
            </w:rPrChange>
          </w:rPr>
          <w:t>9.9.2</w:t>
        </w:r>
      </w:ins>
      <w:del w:id="515" w:author="Александр" w:date="2020-04-12T08:30:00Z">
        <w:r w:rsidR="003D0B2F" w:rsidRPr="003D0B2F" w:rsidDel="005B779B">
          <w:rPr>
            <w:rFonts w:ascii="Arial" w:eastAsiaTheme="majorEastAsia" w:hAnsi="Arial" w:cs="Arial"/>
          </w:rPr>
          <w:delText>5.1</w:delText>
        </w:r>
      </w:del>
      <w:r w:rsidR="003D0B2F" w:rsidRPr="003D0B2F">
        <w:rPr>
          <w:rFonts w:ascii="Arial" w:eastAsiaTheme="majorEastAsia" w:hAnsi="Arial" w:cs="Arial"/>
        </w:rPr>
        <w:t xml:space="preserve">.52 </w:t>
      </w:r>
      <w:r w:rsidR="003D0B2F">
        <w:rPr>
          <w:rFonts w:ascii="Arial" w:eastAsiaTheme="majorEastAsia" w:hAnsi="Arial" w:cs="Arial"/>
        </w:rPr>
        <w:t>Годовое планирование воздействий на производственные активы»).</w:t>
      </w:r>
      <w:r w:rsidR="007657EA">
        <w:rPr>
          <w:rFonts w:ascii="Arial" w:eastAsiaTheme="majorEastAsia" w:hAnsi="Arial" w:cs="Arial"/>
        </w:rPr>
        <w:t xml:space="preserve"> </w:t>
      </w:r>
    </w:p>
    <w:p w14:paraId="54E67372" w14:textId="5E185B13" w:rsidR="0081551B" w:rsidRPr="0081551B" w:rsidRDefault="0081551B" w:rsidP="0081551B">
      <w:pPr>
        <w:spacing w:after="240" w:line="276" w:lineRule="auto"/>
        <w:ind w:left="78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Главный инженер </w:t>
      </w:r>
      <w:proofErr w:type="spellStart"/>
      <w:r>
        <w:rPr>
          <w:rFonts w:ascii="Arial" w:eastAsiaTheme="majorEastAsia" w:hAnsi="Arial" w:cs="Arial"/>
        </w:rPr>
        <w:t>Т</w:t>
      </w:r>
      <w:ins w:id="516" w:author="Кононов Александр Валерьевич (Подрядчик. ООО БерингПойнт)" w:date="2020-04-16T06:57:00Z">
        <w:r w:rsidR="002F664D">
          <w:rPr>
            <w:rFonts w:ascii="Arial" w:eastAsiaTheme="majorEastAsia" w:hAnsi="Arial" w:cs="Arial"/>
          </w:rPr>
          <w:t>ОиР</w:t>
        </w:r>
        <w:proofErr w:type="spellEnd"/>
        <w:r w:rsidR="002F664D">
          <w:rPr>
            <w:rFonts w:ascii="Arial" w:eastAsiaTheme="majorEastAsia" w:hAnsi="Arial" w:cs="Arial"/>
          </w:rPr>
          <w:t xml:space="preserve"> УО</w:t>
        </w:r>
      </w:ins>
      <w:del w:id="517" w:author="Кононов Александр Валерьевич (Подрядчик. ООО БерингПойнт)" w:date="2020-04-16T06:57:00Z">
        <w:r w:rsidDel="002F664D">
          <w:rPr>
            <w:rFonts w:ascii="Arial" w:eastAsiaTheme="majorEastAsia" w:hAnsi="Arial" w:cs="Arial"/>
          </w:rPr>
          <w:delText>ОиР БЕ Управление</w:delText>
        </w:r>
      </w:del>
      <w:r>
        <w:rPr>
          <w:rFonts w:ascii="Arial" w:eastAsiaTheme="majorEastAsia" w:hAnsi="Arial" w:cs="Arial"/>
        </w:rPr>
        <w:t xml:space="preserve"> согласовывает приказ на списание.</w:t>
      </w:r>
    </w:p>
    <w:p w14:paraId="27E7C71D" w14:textId="277E2B18" w:rsidR="00DF1B82" w:rsidRPr="00562456" w:rsidRDefault="00DF1B82" w:rsidP="001D7CA6">
      <w:pPr>
        <w:spacing w:after="240" w:line="276" w:lineRule="auto"/>
        <w:ind w:firstLine="708"/>
        <w:rPr>
          <w:rFonts w:ascii="Arial" w:eastAsiaTheme="majorEastAsia" w:hAnsi="Arial" w:cs="Arial"/>
        </w:rPr>
      </w:pPr>
      <w:r>
        <w:rPr>
          <w:rFonts w:ascii="Arial" w:hAnsi="Arial" w:cs="Arial"/>
        </w:rPr>
        <w:t>Предпосылкой выполнения шага является актуа</w:t>
      </w:r>
      <w:r w:rsidR="00536992">
        <w:rPr>
          <w:rFonts w:ascii="Arial" w:hAnsi="Arial" w:cs="Arial"/>
        </w:rPr>
        <w:t xml:space="preserve">льный справочник единиц оборудования в системе </w:t>
      </w:r>
      <w:r w:rsidR="00536992">
        <w:rPr>
          <w:rFonts w:ascii="Arial" w:hAnsi="Arial" w:cs="Arial"/>
          <w:lang w:val="en-US"/>
        </w:rPr>
        <w:t>S</w:t>
      </w:r>
      <w:r w:rsidR="00536992" w:rsidRPr="00536992">
        <w:rPr>
          <w:rFonts w:ascii="Arial" w:hAnsi="Arial" w:cs="Arial"/>
        </w:rPr>
        <w:t>/4</w:t>
      </w:r>
      <w:r w:rsidR="00536992">
        <w:rPr>
          <w:rFonts w:ascii="Arial" w:hAnsi="Arial" w:cs="Arial"/>
          <w:lang w:val="en-US"/>
        </w:rPr>
        <w:t>HANA</w:t>
      </w:r>
      <w:r w:rsidR="00322C04">
        <w:rPr>
          <w:rFonts w:ascii="Arial" w:hAnsi="Arial" w:cs="Arial"/>
        </w:rPr>
        <w:t xml:space="preserve"> и Комиссия БЕ Управление</w:t>
      </w:r>
      <w:r>
        <w:rPr>
          <w:rFonts w:ascii="Arial" w:hAnsi="Arial" w:cs="Arial"/>
        </w:rPr>
        <w:t>.</w:t>
      </w:r>
    </w:p>
    <w:p w14:paraId="01CE7031" w14:textId="77777777" w:rsidR="00D952B6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20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562456">
        <w:rPr>
          <w:rFonts w:eastAsiaTheme="majorEastAsia" w:cstheme="majorBidi"/>
          <w:b/>
          <w:i w:val="0"/>
          <w:caps w:val="0"/>
          <w:sz w:val="24"/>
          <w:szCs w:val="24"/>
        </w:rPr>
        <w:t>Определение необходимости демонтажа ПА</w:t>
      </w:r>
    </w:p>
    <w:p w14:paraId="67B2B44E" w14:textId="55D50883" w:rsidR="00D952B6" w:rsidRDefault="0081551B" w:rsidP="0081551B">
      <w:pPr>
        <w:spacing w:after="240" w:line="276" w:lineRule="auto"/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На основании приказа на списание Инженер </w:t>
      </w:r>
      <w:proofErr w:type="spellStart"/>
      <w:r>
        <w:rPr>
          <w:rFonts w:ascii="Arial" w:eastAsiaTheme="majorEastAsia" w:hAnsi="Arial" w:cs="Arial"/>
        </w:rPr>
        <w:t>ТОиР</w:t>
      </w:r>
      <w:proofErr w:type="spellEnd"/>
      <w:r>
        <w:rPr>
          <w:rFonts w:ascii="Arial" w:eastAsiaTheme="majorEastAsia" w:hAnsi="Arial" w:cs="Arial"/>
        </w:rPr>
        <w:t xml:space="preserve"> </w:t>
      </w:r>
      <w:ins w:id="518" w:author="Александр" w:date="2020-04-12T15:07:00Z">
        <w:r w:rsidR="00676886" w:rsidRPr="00676886">
          <w:rPr>
            <w:rFonts w:ascii="Arial" w:eastAsiaTheme="majorEastAsia" w:hAnsi="Arial" w:cs="Arial"/>
          </w:rPr>
          <w:t>УО</w:t>
        </w:r>
        <w:del w:id="519" w:author="Кононов Александр Валерьевич (Подрядчик. ООО БерингПойнт)" w:date="2020-04-15T22:47:00Z">
          <w:r w:rsidR="00676886" w:rsidRPr="00676886" w:rsidDel="00B4412D">
            <w:rPr>
              <w:rFonts w:ascii="Arial" w:eastAsiaTheme="majorEastAsia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eastAsiaTheme="majorEastAsia" w:hAnsi="Arial" w:cs="Arial"/>
          </w:rPr>
          <w:t xml:space="preserve"> </w:t>
        </w:r>
      </w:ins>
      <w:del w:id="520" w:author="Александр" w:date="2020-04-12T09:02:00Z">
        <w:r w:rsidDel="00BC7085">
          <w:rPr>
            <w:rFonts w:ascii="Arial" w:eastAsiaTheme="majorEastAsia" w:hAnsi="Arial" w:cs="Arial"/>
          </w:rPr>
          <w:delText xml:space="preserve">БЕ ГОК </w:delText>
        </w:r>
      </w:del>
      <w:r>
        <w:rPr>
          <w:rFonts w:ascii="Arial" w:eastAsiaTheme="majorEastAsia" w:hAnsi="Arial" w:cs="Arial"/>
        </w:rPr>
        <w:t>определяет</w:t>
      </w:r>
      <w:r w:rsidR="00562456" w:rsidRPr="00562456">
        <w:rPr>
          <w:rFonts w:ascii="Arial" w:eastAsiaTheme="majorEastAsia" w:hAnsi="Arial" w:cs="Arial"/>
        </w:rPr>
        <w:t xml:space="preserve"> </w:t>
      </w:r>
      <w:r w:rsidR="00771562">
        <w:rPr>
          <w:rFonts w:ascii="Arial" w:eastAsiaTheme="majorEastAsia" w:hAnsi="Arial" w:cs="Arial"/>
        </w:rPr>
        <w:t xml:space="preserve">перечень оборудования для </w:t>
      </w:r>
      <w:r w:rsidR="00562456" w:rsidRPr="00562456">
        <w:rPr>
          <w:rFonts w:ascii="Arial" w:eastAsiaTheme="majorEastAsia" w:hAnsi="Arial" w:cs="Arial"/>
        </w:rPr>
        <w:t>пров</w:t>
      </w:r>
      <w:r>
        <w:rPr>
          <w:rFonts w:ascii="Arial" w:eastAsiaTheme="majorEastAsia" w:hAnsi="Arial" w:cs="Arial"/>
        </w:rPr>
        <w:t xml:space="preserve">едения </w:t>
      </w:r>
      <w:r w:rsidR="00771562">
        <w:rPr>
          <w:rFonts w:ascii="Arial" w:eastAsiaTheme="majorEastAsia" w:hAnsi="Arial" w:cs="Arial"/>
        </w:rPr>
        <w:t xml:space="preserve">его </w:t>
      </w:r>
      <w:r>
        <w:rPr>
          <w:rFonts w:ascii="Arial" w:eastAsiaTheme="majorEastAsia" w:hAnsi="Arial" w:cs="Arial"/>
        </w:rPr>
        <w:t>демонтажа</w:t>
      </w:r>
      <w:r w:rsidR="00771562">
        <w:rPr>
          <w:rFonts w:ascii="Arial" w:eastAsiaTheme="majorEastAsia" w:hAnsi="Arial" w:cs="Arial"/>
        </w:rPr>
        <w:t>.</w:t>
      </w:r>
    </w:p>
    <w:p w14:paraId="4DBC107E" w14:textId="77777777" w:rsidR="00D952B6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30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562456">
        <w:rPr>
          <w:rFonts w:eastAsiaTheme="majorEastAsia" w:cstheme="majorBidi"/>
          <w:b/>
          <w:i w:val="0"/>
          <w:caps w:val="0"/>
          <w:sz w:val="24"/>
          <w:szCs w:val="24"/>
        </w:rPr>
        <w:t>Создание заявки на демонтаж ПА</w:t>
      </w:r>
    </w:p>
    <w:p w14:paraId="5C7246AF" w14:textId="4B704BA4" w:rsidR="00D12E2B" w:rsidRDefault="00536992" w:rsidP="00D12E2B">
      <w:pPr>
        <w:spacing w:after="240" w:line="276" w:lineRule="auto"/>
        <w:ind w:firstLine="708"/>
        <w:rPr>
          <w:rFonts w:ascii="Arial" w:hAnsi="Arial" w:cs="Arial"/>
        </w:rPr>
      </w:pPr>
      <w:del w:id="521" w:author="Кононов Александр Валерьевич (Подрядчик. ООО БерингПойнт)" w:date="2020-04-16T07:02:00Z">
        <w:r w:rsidDel="002F664D">
          <w:rPr>
            <w:rFonts w:ascii="Arial" w:eastAsiaTheme="majorEastAsia" w:hAnsi="Arial" w:cs="Arial"/>
          </w:rPr>
          <w:delText xml:space="preserve">При необходимости демонтажа оборудования </w:delText>
        </w:r>
      </w:del>
      <w:r w:rsidR="0081551B">
        <w:rPr>
          <w:rFonts w:ascii="Arial" w:eastAsiaTheme="majorEastAsia" w:hAnsi="Arial" w:cs="Arial"/>
        </w:rPr>
        <w:t xml:space="preserve">Инженер </w:t>
      </w:r>
      <w:proofErr w:type="spellStart"/>
      <w:r w:rsidR="0081551B">
        <w:rPr>
          <w:rFonts w:ascii="Arial" w:eastAsiaTheme="majorEastAsia" w:hAnsi="Arial" w:cs="Arial"/>
        </w:rPr>
        <w:t>ТОиР</w:t>
      </w:r>
      <w:proofErr w:type="spellEnd"/>
      <w:r w:rsidR="0081551B">
        <w:rPr>
          <w:rFonts w:ascii="Arial" w:eastAsiaTheme="majorEastAsia" w:hAnsi="Arial" w:cs="Arial"/>
        </w:rPr>
        <w:t xml:space="preserve"> </w:t>
      </w:r>
      <w:ins w:id="522" w:author="Александр" w:date="2020-04-12T15:07:00Z">
        <w:r w:rsidR="00676886" w:rsidRPr="00676886">
          <w:rPr>
            <w:rFonts w:ascii="Arial" w:eastAsiaTheme="majorEastAsia" w:hAnsi="Arial" w:cs="Arial"/>
          </w:rPr>
          <w:t>УО</w:t>
        </w:r>
        <w:del w:id="523" w:author="Кононов Александр Валерьевич (Подрядчик. ООО БерингПойнт)" w:date="2020-04-15T22:48:00Z">
          <w:r w:rsidR="00676886" w:rsidRPr="00676886" w:rsidDel="00B4412D">
            <w:rPr>
              <w:rFonts w:ascii="Arial" w:eastAsiaTheme="majorEastAsia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eastAsiaTheme="majorEastAsia" w:hAnsi="Arial" w:cs="Arial"/>
          </w:rPr>
          <w:t xml:space="preserve"> </w:t>
        </w:r>
      </w:ins>
      <w:del w:id="524" w:author="Александр" w:date="2020-04-12T09:02:00Z">
        <w:r w:rsidR="0081551B" w:rsidDel="00BC7085">
          <w:rPr>
            <w:rFonts w:ascii="Arial" w:eastAsiaTheme="majorEastAsia" w:hAnsi="Arial" w:cs="Arial"/>
          </w:rPr>
          <w:delText xml:space="preserve">БЕ ГОК </w:delText>
        </w:r>
      </w:del>
      <w:r w:rsidR="0081551B">
        <w:rPr>
          <w:rFonts w:ascii="Arial" w:eastAsiaTheme="majorEastAsia" w:hAnsi="Arial" w:cs="Arial"/>
        </w:rPr>
        <w:t xml:space="preserve">на основании приказа на списание </w:t>
      </w:r>
      <w:r w:rsidR="002C79B3">
        <w:rPr>
          <w:rFonts w:ascii="Arial" w:eastAsiaTheme="majorEastAsia" w:hAnsi="Arial" w:cs="Arial"/>
        </w:rPr>
        <w:t>создаёт</w:t>
      </w:r>
      <w:r w:rsidR="0081551B">
        <w:rPr>
          <w:rFonts w:ascii="Arial" w:eastAsiaTheme="majorEastAsia" w:hAnsi="Arial" w:cs="Arial"/>
        </w:rPr>
        <w:t xml:space="preserve"> в системе </w:t>
      </w:r>
      <w:r w:rsidR="0081551B">
        <w:rPr>
          <w:rFonts w:ascii="Arial" w:eastAsiaTheme="majorEastAsia" w:hAnsi="Arial" w:cs="Arial"/>
          <w:lang w:val="en-US"/>
        </w:rPr>
        <w:t>SAP</w:t>
      </w:r>
      <w:r w:rsidR="0081551B" w:rsidRPr="0081551B">
        <w:rPr>
          <w:rFonts w:ascii="Arial" w:eastAsiaTheme="majorEastAsia" w:hAnsi="Arial" w:cs="Arial"/>
        </w:rPr>
        <w:t xml:space="preserve"> </w:t>
      </w:r>
      <w:r w:rsidR="0081551B">
        <w:rPr>
          <w:rFonts w:ascii="Arial" w:eastAsiaTheme="majorEastAsia" w:hAnsi="Arial" w:cs="Arial"/>
          <w:lang w:val="en-US"/>
        </w:rPr>
        <w:t>S</w:t>
      </w:r>
      <w:r w:rsidR="0081551B" w:rsidRPr="0081551B">
        <w:rPr>
          <w:rFonts w:ascii="Arial" w:eastAsiaTheme="majorEastAsia" w:hAnsi="Arial" w:cs="Arial"/>
        </w:rPr>
        <w:t>/4</w:t>
      </w:r>
      <w:r w:rsidR="0081551B">
        <w:rPr>
          <w:rFonts w:ascii="Arial" w:eastAsiaTheme="majorEastAsia" w:hAnsi="Arial" w:cs="Arial"/>
          <w:lang w:val="en-US"/>
        </w:rPr>
        <w:t>HANA</w:t>
      </w:r>
      <w:r w:rsidR="0081551B" w:rsidRPr="0081551B">
        <w:rPr>
          <w:rFonts w:ascii="Arial" w:eastAsiaTheme="majorEastAsia" w:hAnsi="Arial" w:cs="Arial"/>
        </w:rPr>
        <w:t xml:space="preserve"> </w:t>
      </w:r>
      <w:r w:rsidR="0081551B">
        <w:rPr>
          <w:rFonts w:ascii="Arial" w:eastAsiaTheme="majorEastAsia" w:hAnsi="Arial" w:cs="Arial"/>
        </w:rPr>
        <w:t xml:space="preserve">заявку на демонтаж ПА </w:t>
      </w:r>
      <w:r w:rsidR="0081551B" w:rsidRPr="00D952B6">
        <w:rPr>
          <w:rFonts w:ascii="Arial" w:hAnsi="Arial" w:cs="Arial"/>
        </w:rPr>
        <w:t>в виде</w:t>
      </w:r>
      <w:r w:rsidR="0081551B">
        <w:rPr>
          <w:rFonts w:ascii="Arial" w:hAnsi="Arial" w:cs="Arial"/>
        </w:rPr>
        <w:t xml:space="preserve"> объекта системы Сообщение ТОРО </w:t>
      </w:r>
      <w:r w:rsidR="004B3D73">
        <w:rPr>
          <w:rFonts w:ascii="Arial" w:hAnsi="Arial" w:cs="Arial"/>
        </w:rPr>
        <w:t>вида «</w:t>
      </w:r>
      <w:r w:rsidR="004B3D73">
        <w:rPr>
          <w:rFonts w:ascii="Arial" w:hAnsi="Arial" w:cs="Arial"/>
          <w:lang w:val="en-US"/>
        </w:rPr>
        <w:t>A</w:t>
      </w:r>
      <w:r>
        <w:rPr>
          <w:rFonts w:ascii="Arial" w:hAnsi="Arial" w:cs="Arial"/>
        </w:rPr>
        <w:t>7</w:t>
      </w:r>
      <w:r w:rsidR="004B3D73" w:rsidRPr="00227A0A">
        <w:rPr>
          <w:rFonts w:ascii="Arial" w:hAnsi="Arial" w:cs="Arial"/>
        </w:rPr>
        <w:t xml:space="preserve"> </w:t>
      </w:r>
      <w:r w:rsidR="004B3D73">
        <w:rPr>
          <w:rFonts w:ascii="Arial" w:hAnsi="Arial" w:cs="Arial"/>
        </w:rPr>
        <w:t>–</w:t>
      </w:r>
      <w:r w:rsidR="004B3D73" w:rsidRPr="00227A0A">
        <w:rPr>
          <w:rFonts w:ascii="Arial" w:hAnsi="Arial" w:cs="Arial"/>
        </w:rPr>
        <w:t xml:space="preserve"> </w:t>
      </w:r>
      <w:r w:rsidR="004B3D73">
        <w:rPr>
          <w:rFonts w:ascii="Arial" w:hAnsi="Arial" w:cs="Arial"/>
        </w:rPr>
        <w:t xml:space="preserve">Заявка на демонтаж» </w:t>
      </w:r>
      <w:r w:rsidR="004A001A">
        <w:rPr>
          <w:rFonts w:ascii="Arial" w:hAnsi="Arial" w:cs="Arial"/>
        </w:rPr>
        <w:t>в</w:t>
      </w:r>
      <w:r w:rsidR="0081551B">
        <w:rPr>
          <w:rFonts w:ascii="Arial" w:hAnsi="Arial" w:cs="Arial"/>
        </w:rPr>
        <w:t xml:space="preserve"> транзакци</w:t>
      </w:r>
      <w:r w:rsidR="004A001A">
        <w:rPr>
          <w:rFonts w:ascii="Arial" w:hAnsi="Arial" w:cs="Arial"/>
        </w:rPr>
        <w:t>и</w:t>
      </w:r>
      <w:r w:rsidR="0081551B">
        <w:rPr>
          <w:rFonts w:ascii="Arial" w:hAnsi="Arial" w:cs="Arial"/>
        </w:rPr>
        <w:t xml:space="preserve"> </w:t>
      </w:r>
      <w:r w:rsidR="004A001A">
        <w:rPr>
          <w:rFonts w:ascii="Arial" w:hAnsi="Arial" w:cs="Arial"/>
        </w:rPr>
        <w:t>«</w:t>
      </w:r>
      <w:r w:rsidR="0081551B">
        <w:rPr>
          <w:rFonts w:ascii="Arial" w:hAnsi="Arial" w:cs="Arial"/>
          <w:lang w:val="en-US"/>
        </w:rPr>
        <w:t>IW</w:t>
      </w:r>
      <w:r w:rsidR="0081551B" w:rsidRPr="00F37766">
        <w:rPr>
          <w:rFonts w:ascii="Arial" w:hAnsi="Arial" w:cs="Arial"/>
        </w:rPr>
        <w:t xml:space="preserve">21 </w:t>
      </w:r>
      <w:r w:rsidR="004A001A">
        <w:rPr>
          <w:rFonts w:ascii="Arial" w:hAnsi="Arial" w:cs="Arial"/>
        </w:rPr>
        <w:t xml:space="preserve">- </w:t>
      </w:r>
      <w:r w:rsidR="0081551B" w:rsidRPr="00F37766">
        <w:rPr>
          <w:rFonts w:ascii="Arial" w:hAnsi="Arial" w:cs="Arial"/>
        </w:rPr>
        <w:t xml:space="preserve">Создание сообщения ТОРО </w:t>
      </w:r>
      <w:r w:rsidR="0081551B">
        <w:rPr>
          <w:rFonts w:ascii="Arial" w:hAnsi="Arial" w:cs="Arial"/>
        </w:rPr>
        <w:t>–</w:t>
      </w:r>
      <w:r w:rsidR="0081551B" w:rsidRPr="00F37766">
        <w:rPr>
          <w:rFonts w:ascii="Arial" w:hAnsi="Arial" w:cs="Arial"/>
        </w:rPr>
        <w:t xml:space="preserve"> Общее</w:t>
      </w:r>
      <w:r w:rsidR="004A001A">
        <w:rPr>
          <w:rFonts w:ascii="Arial" w:hAnsi="Arial" w:cs="Arial"/>
        </w:rPr>
        <w:t>»</w:t>
      </w:r>
      <w:r w:rsidR="00562456" w:rsidRPr="00562456">
        <w:rPr>
          <w:rFonts w:ascii="Arial" w:eastAsiaTheme="majorEastAsia" w:hAnsi="Arial" w:cs="Arial"/>
        </w:rPr>
        <w:t>.</w:t>
      </w:r>
      <w:r w:rsidR="00157ABC">
        <w:rPr>
          <w:rFonts w:ascii="Arial" w:eastAsiaTheme="majorEastAsia" w:hAnsi="Arial" w:cs="Arial"/>
        </w:rPr>
        <w:t xml:space="preserve"> </w:t>
      </w:r>
      <w:r w:rsidR="00D12E2B">
        <w:rPr>
          <w:rFonts w:ascii="Arial" w:hAnsi="Arial" w:cs="Arial"/>
        </w:rPr>
        <w:t xml:space="preserve">Пользовательский статус «ЗПРТ – запрет на создание заказа» снимается с сообщения ТОРО Инженером </w:t>
      </w:r>
      <w:proofErr w:type="spellStart"/>
      <w:r w:rsidR="00D12E2B">
        <w:rPr>
          <w:rFonts w:ascii="Arial" w:hAnsi="Arial" w:cs="Arial"/>
        </w:rPr>
        <w:t>ТОиР</w:t>
      </w:r>
      <w:proofErr w:type="spellEnd"/>
      <w:r w:rsidR="00D12E2B">
        <w:rPr>
          <w:rFonts w:ascii="Arial" w:hAnsi="Arial" w:cs="Arial"/>
        </w:rPr>
        <w:t xml:space="preserve"> </w:t>
      </w:r>
      <w:ins w:id="525" w:author="Александр" w:date="2020-04-12T15:07:00Z">
        <w:r w:rsidR="00676886" w:rsidRPr="00676886">
          <w:rPr>
            <w:rFonts w:ascii="Arial" w:hAnsi="Arial" w:cs="Arial"/>
          </w:rPr>
          <w:t>УО</w:t>
        </w:r>
        <w:del w:id="526" w:author="Кононов Александр Валерьевич (Подрядчик. ООО БерингПойнт)" w:date="2020-04-15T22:48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527" w:author="Александр" w:date="2020-04-12T09:02:00Z">
        <w:r w:rsidR="00D12E2B" w:rsidDel="00BC7085">
          <w:rPr>
            <w:rFonts w:ascii="Arial" w:hAnsi="Arial" w:cs="Arial"/>
          </w:rPr>
          <w:delText>БЕ ГОК</w:delText>
        </w:r>
        <w:r w:rsidR="00C03039" w:rsidDel="00BC7085">
          <w:rPr>
            <w:rFonts w:ascii="Arial" w:hAnsi="Arial" w:cs="Arial"/>
          </w:rPr>
          <w:delText xml:space="preserve"> </w:delText>
        </w:r>
      </w:del>
      <w:r w:rsidR="00C03039">
        <w:rPr>
          <w:rFonts w:ascii="Arial" w:hAnsi="Arial" w:cs="Arial"/>
        </w:rPr>
        <w:t>и сообщение ТОРО передаётся в работу (устанавливается системный статус сообщения «СОРА – сообщение в работе»)</w:t>
      </w:r>
      <w:r w:rsidR="00D12E2B">
        <w:rPr>
          <w:rFonts w:ascii="Arial" w:hAnsi="Arial" w:cs="Arial"/>
        </w:rPr>
        <w:t>.</w:t>
      </w:r>
    </w:p>
    <w:p w14:paraId="7F38B16C" w14:textId="1B21FDD3" w:rsidR="008B2789" w:rsidRDefault="008B2789" w:rsidP="001D7CA6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сообщении</w:t>
      </w:r>
      <w:ins w:id="528" w:author="Владимир Лаут" w:date="2021-04-08T16:56:00Z">
        <w:r w:rsidR="000A168C">
          <w:rPr>
            <w:rFonts w:ascii="Arial" w:hAnsi="Arial" w:cs="Arial"/>
          </w:rPr>
          <w:t xml:space="preserve"> ТОРО</w:t>
        </w:r>
      </w:ins>
      <w:r>
        <w:rPr>
          <w:rFonts w:ascii="Arial" w:hAnsi="Arial" w:cs="Arial"/>
        </w:rPr>
        <w:t xml:space="preserve"> </w:t>
      </w:r>
      <w:ins w:id="529" w:author="Владимир Лаут" w:date="2021-04-08T16:56:00Z">
        <w:r w:rsidR="000A168C">
          <w:rPr>
            <w:rFonts w:ascii="Arial" w:eastAsiaTheme="majorEastAsia" w:hAnsi="Arial" w:cs="Arial"/>
          </w:rPr>
          <w:t xml:space="preserve">Инженер </w:t>
        </w:r>
        <w:proofErr w:type="spellStart"/>
        <w:r w:rsidR="000A168C">
          <w:rPr>
            <w:rFonts w:ascii="Arial" w:eastAsiaTheme="majorEastAsia" w:hAnsi="Arial" w:cs="Arial"/>
          </w:rPr>
          <w:t>ТОиР</w:t>
        </w:r>
        <w:proofErr w:type="spellEnd"/>
        <w:r w:rsidR="000A168C">
          <w:rPr>
            <w:rFonts w:ascii="Arial" w:eastAsiaTheme="majorEastAsia" w:hAnsi="Arial" w:cs="Arial"/>
          </w:rPr>
          <w:t xml:space="preserve"> </w:t>
        </w:r>
        <w:r w:rsidR="000A168C" w:rsidRPr="00676886">
          <w:rPr>
            <w:rFonts w:ascii="Arial" w:eastAsiaTheme="majorEastAsia" w:hAnsi="Arial" w:cs="Arial"/>
          </w:rPr>
          <w:t>УО</w:t>
        </w:r>
        <w:r w:rsidR="000A168C">
          <w:rPr>
            <w:rFonts w:ascii="Arial" w:hAnsi="Arial" w:cs="Arial"/>
          </w:rPr>
          <w:t xml:space="preserve"> </w:t>
        </w:r>
      </w:ins>
      <w:del w:id="530" w:author="Владимир Лаут" w:date="2021-04-08T16:56:00Z">
        <w:r w:rsidDel="000A168C">
          <w:rPr>
            <w:rFonts w:ascii="Arial" w:hAnsi="Arial" w:cs="Arial"/>
          </w:rPr>
          <w:delText xml:space="preserve">указывается </w:delText>
        </w:r>
      </w:del>
      <w:r>
        <w:rPr>
          <w:rFonts w:ascii="Arial" w:hAnsi="Arial" w:cs="Arial"/>
        </w:rPr>
        <w:t xml:space="preserve">в обязательном порядке </w:t>
      </w:r>
      <w:ins w:id="531" w:author="Владимир Лаут" w:date="2021-04-08T16:56:00Z">
        <w:r w:rsidR="000A168C">
          <w:rPr>
            <w:rFonts w:ascii="Arial" w:hAnsi="Arial" w:cs="Arial"/>
          </w:rPr>
          <w:t>указывает</w:t>
        </w:r>
        <w:r w:rsidR="000A168C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>единиц</w:t>
      </w:r>
      <w:del w:id="532" w:author="Владимир Лаут" w:date="2021-04-08T16:56:00Z">
        <w:r w:rsidDel="000A168C">
          <w:rPr>
            <w:rFonts w:ascii="Arial" w:hAnsi="Arial" w:cs="Arial"/>
          </w:rPr>
          <w:delText>а</w:delText>
        </w:r>
      </w:del>
      <w:ins w:id="533" w:author="Владимир Лаут" w:date="2021-04-08T16:56:00Z">
        <w:r w:rsidR="000A168C">
          <w:rPr>
            <w:rFonts w:ascii="Arial" w:hAnsi="Arial" w:cs="Arial"/>
          </w:rPr>
          <w:t>у</w:t>
        </w:r>
      </w:ins>
      <w:r>
        <w:rPr>
          <w:rFonts w:ascii="Arial" w:hAnsi="Arial" w:cs="Arial"/>
        </w:rPr>
        <w:t xml:space="preserve"> оборудования, </w:t>
      </w:r>
      <w:del w:id="534" w:author="Владимир Лаут" w:date="2021-04-08T16:57:00Z">
        <w:r w:rsidDel="000A168C">
          <w:rPr>
            <w:rFonts w:ascii="Arial" w:hAnsi="Arial" w:cs="Arial"/>
          </w:rPr>
          <w:delText xml:space="preserve">даётся </w:delText>
        </w:r>
      </w:del>
      <w:ins w:id="535" w:author="Владимир Лаут" w:date="2021-04-08T16:57:00Z">
        <w:r w:rsidR="000A168C">
          <w:rPr>
            <w:rFonts w:ascii="Arial" w:hAnsi="Arial" w:cs="Arial"/>
          </w:rPr>
          <w:t>заполняет</w:t>
        </w:r>
        <w:r w:rsidR="000A168C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 xml:space="preserve">описание сообщения и </w:t>
      </w:r>
      <w:del w:id="536" w:author="Владимир Лаут" w:date="2021-04-08T16:57:00Z">
        <w:r w:rsidDel="000A168C">
          <w:rPr>
            <w:rFonts w:ascii="Arial" w:hAnsi="Arial" w:cs="Arial"/>
          </w:rPr>
          <w:delText xml:space="preserve">заполняются </w:delText>
        </w:r>
      </w:del>
      <w:r>
        <w:rPr>
          <w:rFonts w:ascii="Arial" w:hAnsi="Arial" w:cs="Arial"/>
        </w:rPr>
        <w:t>базовые сроки требуемого начала и окончания работ по демонтажу. Планирующий завод, группа плановиков, завод расположения оборудования и</w:t>
      </w:r>
      <w:r w:rsidRPr="00C97F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ответственное рабочее место, БЕ, МВЗ, </w:t>
      </w:r>
      <w:proofErr w:type="spellStart"/>
      <w:r>
        <w:rPr>
          <w:rFonts w:ascii="Arial" w:hAnsi="Arial" w:cs="Arial"/>
        </w:rPr>
        <w:t>Контроллинговая</w:t>
      </w:r>
      <w:proofErr w:type="spellEnd"/>
      <w:r>
        <w:rPr>
          <w:rFonts w:ascii="Arial" w:hAnsi="Arial" w:cs="Arial"/>
        </w:rPr>
        <w:t xml:space="preserve"> единица, техническое место </w:t>
      </w:r>
      <w:del w:id="537" w:author="Владимир Лаут" w:date="2021-04-08T16:57:00Z">
        <w:r w:rsidR="002C79B3" w:rsidDel="000A168C">
          <w:rPr>
            <w:rFonts w:ascii="Arial" w:hAnsi="Arial" w:cs="Arial"/>
          </w:rPr>
          <w:delText>проставляться</w:delText>
        </w:r>
        <w:r w:rsidDel="000A168C">
          <w:rPr>
            <w:rFonts w:ascii="Arial" w:hAnsi="Arial" w:cs="Arial"/>
          </w:rPr>
          <w:delText xml:space="preserve"> </w:delText>
        </w:r>
      </w:del>
      <w:ins w:id="538" w:author="Владимир Лаут" w:date="2021-04-08T16:57:00Z">
        <w:r w:rsidR="000A168C">
          <w:rPr>
            <w:rFonts w:ascii="Arial" w:hAnsi="Arial" w:cs="Arial"/>
          </w:rPr>
          <w:t>заполняются</w:t>
        </w:r>
        <w:r w:rsidR="000A168C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 xml:space="preserve">автоматически </w:t>
      </w:r>
      <w:del w:id="539" w:author="Владимир Лаут" w:date="2021-04-08T16:58:00Z">
        <w:r w:rsidDel="000A168C">
          <w:rPr>
            <w:rFonts w:ascii="Arial" w:hAnsi="Arial" w:cs="Arial"/>
          </w:rPr>
          <w:delText xml:space="preserve">по </w:delText>
        </w:r>
      </w:del>
      <w:ins w:id="540" w:author="Владимир Лаут" w:date="2021-04-08T16:58:00Z">
        <w:r w:rsidR="000A168C">
          <w:rPr>
            <w:rFonts w:ascii="Arial" w:hAnsi="Arial" w:cs="Arial"/>
          </w:rPr>
          <w:t>на основании</w:t>
        </w:r>
        <w:r w:rsidR="000A168C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>указанной единиц</w:t>
      </w:r>
      <w:del w:id="541" w:author="Владимир Лаут" w:date="2021-04-08T16:58:00Z">
        <w:r w:rsidDel="000A168C">
          <w:rPr>
            <w:rFonts w:ascii="Arial" w:hAnsi="Arial" w:cs="Arial"/>
          </w:rPr>
          <w:delText>е</w:delText>
        </w:r>
      </w:del>
      <w:ins w:id="542" w:author="Владимир Лаут" w:date="2021-04-08T16:58:00Z">
        <w:r w:rsidR="000A168C">
          <w:rPr>
            <w:rFonts w:ascii="Arial" w:hAnsi="Arial" w:cs="Arial"/>
          </w:rPr>
          <w:t>ы</w:t>
        </w:r>
      </w:ins>
      <w:r>
        <w:rPr>
          <w:rFonts w:ascii="Arial" w:hAnsi="Arial" w:cs="Arial"/>
        </w:rPr>
        <w:t xml:space="preserve"> оборудования.</w:t>
      </w:r>
    </w:p>
    <w:p w14:paraId="3CFB83C8" w14:textId="5A97C4A3" w:rsidR="007079CA" w:rsidRDefault="007079CA" w:rsidP="001D7CA6">
      <w:pPr>
        <w:spacing w:after="240" w:line="276" w:lineRule="auto"/>
        <w:ind w:firstLine="708"/>
        <w:rPr>
          <w:rFonts w:ascii="Arial" w:eastAsiaTheme="majorEastAsia" w:hAnsi="Arial" w:cs="Arial"/>
        </w:rPr>
      </w:pPr>
      <w:r>
        <w:rPr>
          <w:rFonts w:ascii="Arial" w:hAnsi="Arial" w:cs="Arial"/>
        </w:rPr>
        <w:t xml:space="preserve">Обязательность заполнения полей определена в разделе </w:t>
      </w:r>
      <w:r w:rsidR="00DB64A9">
        <w:rPr>
          <w:rFonts w:ascii="Arial" w:hAnsi="Arial" w:cs="Arial"/>
        </w:rPr>
        <w:t>«</w:t>
      </w:r>
      <w:hyperlink w:anchor="_Транзакционные_данные" w:history="1">
        <w:r w:rsidRPr="007079CA">
          <w:rPr>
            <w:rStyle w:val="a8"/>
            <w:rFonts w:ascii="Arial" w:hAnsi="Arial" w:cs="Arial"/>
          </w:rPr>
          <w:t>5.7. Транзакционные данные</w:t>
        </w:r>
        <w:r w:rsidR="00DB64A9">
          <w:rPr>
            <w:rStyle w:val="a8"/>
            <w:rFonts w:ascii="Arial" w:hAnsi="Arial" w:cs="Arial"/>
          </w:rPr>
          <w:t>»</w:t>
        </w:r>
        <w:r w:rsidRPr="007079CA">
          <w:rPr>
            <w:rStyle w:val="a8"/>
            <w:rFonts w:ascii="Arial" w:hAnsi="Arial" w:cs="Arial"/>
          </w:rPr>
          <w:t>.</w:t>
        </w:r>
        <w:r w:rsidR="00DB64A9">
          <w:rPr>
            <w:rStyle w:val="a8"/>
            <w:rFonts w:ascii="Arial" w:hAnsi="Arial" w:cs="Arial"/>
          </w:rPr>
          <w:t>»</w:t>
        </w:r>
        <w:r w:rsidRPr="007079CA">
          <w:rPr>
            <w:rStyle w:val="a8"/>
            <w:rFonts w:ascii="Arial" w:hAnsi="Arial" w:cs="Arial"/>
          </w:rPr>
          <w:t>.</w:t>
        </w:r>
      </w:hyperlink>
    </w:p>
    <w:p w14:paraId="17FB59C3" w14:textId="5343FC6E" w:rsidR="00622E2C" w:rsidRPr="00562456" w:rsidRDefault="000A168C" w:rsidP="001D7CA6">
      <w:pPr>
        <w:spacing w:after="240" w:line="276" w:lineRule="auto"/>
        <w:ind w:firstLine="708"/>
        <w:rPr>
          <w:rFonts w:ascii="Arial" w:eastAsiaTheme="majorEastAsia" w:hAnsi="Arial" w:cs="Arial"/>
        </w:rPr>
      </w:pPr>
      <w:ins w:id="543" w:author="Владимир Лаут" w:date="2021-04-08T16:59:00Z">
        <w:r>
          <w:rPr>
            <w:rFonts w:ascii="Arial" w:hAnsi="Arial" w:cs="Arial"/>
          </w:rPr>
          <w:t xml:space="preserve">Дальнейшая работа с </w:t>
        </w:r>
      </w:ins>
      <w:del w:id="544" w:author="Владимир Лаут" w:date="2021-04-08T16:59:00Z">
        <w:r w:rsidR="00622E2C" w:rsidDel="000A168C">
          <w:rPr>
            <w:rFonts w:ascii="Arial" w:hAnsi="Arial" w:cs="Arial"/>
          </w:rPr>
          <w:delText>С</w:delText>
        </w:r>
      </w:del>
      <w:ins w:id="545" w:author="Владимир Лаут" w:date="2021-04-08T16:59:00Z">
        <w:r>
          <w:rPr>
            <w:rFonts w:ascii="Arial" w:hAnsi="Arial" w:cs="Arial"/>
          </w:rPr>
          <w:t>с</w:t>
        </w:r>
      </w:ins>
      <w:r w:rsidR="00622E2C">
        <w:rPr>
          <w:rFonts w:ascii="Arial" w:hAnsi="Arial" w:cs="Arial"/>
        </w:rPr>
        <w:t>ообщени</w:t>
      </w:r>
      <w:del w:id="546" w:author="Владимир Лаут" w:date="2021-04-08T16:59:00Z">
        <w:r w:rsidR="00622E2C" w:rsidDel="000A168C">
          <w:rPr>
            <w:rFonts w:ascii="Arial" w:hAnsi="Arial" w:cs="Arial"/>
          </w:rPr>
          <w:delText>я</w:delText>
        </w:r>
      </w:del>
      <w:ins w:id="547" w:author="Владимир Лаут" w:date="2021-04-08T16:59:00Z">
        <w:r>
          <w:rPr>
            <w:rFonts w:ascii="Arial" w:hAnsi="Arial" w:cs="Arial"/>
          </w:rPr>
          <w:t>ем</w:t>
        </w:r>
      </w:ins>
      <w:r w:rsidR="00622E2C">
        <w:rPr>
          <w:rFonts w:ascii="Arial" w:hAnsi="Arial" w:cs="Arial"/>
        </w:rPr>
        <w:t xml:space="preserve"> ТОРО с системным статусом </w:t>
      </w:r>
      <w:r w:rsidR="008B2789">
        <w:rPr>
          <w:rFonts w:ascii="Arial" w:hAnsi="Arial" w:cs="Arial"/>
        </w:rPr>
        <w:t>«</w:t>
      </w:r>
      <w:r w:rsidR="00622E2C">
        <w:rPr>
          <w:rFonts w:ascii="Arial" w:hAnsi="Arial" w:cs="Arial"/>
        </w:rPr>
        <w:t>СОРА</w:t>
      </w:r>
      <w:r w:rsidR="00C00C78">
        <w:rPr>
          <w:rFonts w:ascii="Arial" w:hAnsi="Arial" w:cs="Arial"/>
        </w:rPr>
        <w:t xml:space="preserve"> – Сообщение в работе</w:t>
      </w:r>
      <w:r w:rsidR="008B2789">
        <w:rPr>
          <w:rFonts w:ascii="Arial" w:hAnsi="Arial" w:cs="Arial"/>
        </w:rPr>
        <w:t>»</w:t>
      </w:r>
      <w:r w:rsidR="00622E2C">
        <w:rPr>
          <w:rFonts w:ascii="Arial" w:hAnsi="Arial" w:cs="Arial"/>
        </w:rPr>
        <w:t xml:space="preserve"> </w:t>
      </w:r>
      <w:del w:id="548" w:author="Владимир Лаут" w:date="2021-04-08T17:00:00Z">
        <w:r w:rsidR="00622E2C" w:rsidDel="000A168C">
          <w:rPr>
            <w:rFonts w:ascii="Arial" w:hAnsi="Arial" w:cs="Arial"/>
          </w:rPr>
          <w:delText xml:space="preserve">передаются </w:delText>
        </w:r>
      </w:del>
      <w:ins w:id="549" w:author="Владимир Лаут" w:date="2021-04-08T17:00:00Z">
        <w:r>
          <w:rPr>
            <w:rFonts w:ascii="Arial" w:hAnsi="Arial" w:cs="Arial"/>
          </w:rPr>
          <w:t>процессе</w:t>
        </w:r>
      </w:ins>
      <w:del w:id="550" w:author="Владимир Лаут" w:date="2021-04-08T17:00:00Z">
        <w:r w:rsidR="00622E2C" w:rsidDel="000A168C">
          <w:rPr>
            <w:rFonts w:ascii="Arial" w:hAnsi="Arial" w:cs="Arial"/>
          </w:rPr>
          <w:delText>в процесс</w:delText>
        </w:r>
      </w:del>
      <w:r w:rsidR="00622E2C">
        <w:rPr>
          <w:rFonts w:ascii="Arial" w:hAnsi="Arial" w:cs="Arial"/>
        </w:rPr>
        <w:t xml:space="preserve"> </w:t>
      </w:r>
      <w:r w:rsidR="004B3D73">
        <w:rPr>
          <w:rFonts w:ascii="Arial" w:hAnsi="Arial" w:cs="Arial"/>
        </w:rPr>
        <w:t>«</w:t>
      </w:r>
      <w:r w:rsidR="00622E2C">
        <w:rPr>
          <w:rFonts w:ascii="Arial" w:hAnsi="Arial" w:cs="Arial"/>
        </w:rPr>
        <w:t>ПП-07.03.03.02-</w:t>
      </w:r>
      <w:r w:rsidR="00622E2C">
        <w:rPr>
          <w:rFonts w:ascii="Arial" w:hAnsi="Arial" w:cs="Arial"/>
          <w:lang w:val="en-US"/>
        </w:rPr>
        <w:t>ERP</w:t>
      </w:r>
      <w:r w:rsidR="00622E2C" w:rsidRPr="009D4DB2">
        <w:rPr>
          <w:rFonts w:ascii="Arial" w:hAnsi="Arial" w:cs="Arial"/>
        </w:rPr>
        <w:t xml:space="preserve"> </w:t>
      </w:r>
      <w:r w:rsidR="004B3D73">
        <w:rPr>
          <w:rFonts w:ascii="Arial" w:hAnsi="Arial" w:cs="Arial"/>
        </w:rPr>
        <w:t>Управление внепланов</w:t>
      </w:r>
      <w:r w:rsidR="00560BC8">
        <w:rPr>
          <w:rFonts w:ascii="Arial" w:hAnsi="Arial" w:cs="Arial"/>
        </w:rPr>
        <w:t xml:space="preserve">ыми воздействиями </w:t>
      </w:r>
      <w:proofErr w:type="spellStart"/>
      <w:r w:rsidR="00560BC8">
        <w:rPr>
          <w:rFonts w:ascii="Arial" w:hAnsi="Arial" w:cs="Arial"/>
        </w:rPr>
        <w:t>ТОиР</w:t>
      </w:r>
      <w:proofErr w:type="spellEnd"/>
      <w:r w:rsidR="00560BC8">
        <w:rPr>
          <w:rFonts w:ascii="Arial" w:hAnsi="Arial" w:cs="Arial"/>
        </w:rPr>
        <w:t>» (описан</w:t>
      </w:r>
      <w:r w:rsidR="004B3D73">
        <w:rPr>
          <w:rFonts w:ascii="Arial" w:hAnsi="Arial" w:cs="Arial"/>
        </w:rPr>
        <w:t xml:space="preserve"> в КД «</w:t>
      </w:r>
      <w:del w:id="551" w:author="Владимир Лаут" w:date="2021-03-05T15:06:00Z">
        <w:r w:rsidR="004B3D73" w:rsidDel="008F6E88">
          <w:rPr>
            <w:rFonts w:ascii="Arial" w:hAnsi="Arial" w:cs="Arial"/>
          </w:rPr>
          <w:delText>ERP.5.1</w:delText>
        </w:r>
      </w:del>
      <w:ins w:id="552" w:author="Владимир Лаут" w:date="2021-03-05T15:06:00Z">
        <w:r w:rsidR="008F6E88">
          <w:rPr>
            <w:rFonts w:ascii="Arial" w:hAnsi="Arial" w:cs="Arial"/>
          </w:rPr>
          <w:t>ERP.13.9.2</w:t>
        </w:r>
      </w:ins>
      <w:r w:rsidR="004B3D73">
        <w:rPr>
          <w:rFonts w:ascii="Arial" w:hAnsi="Arial" w:cs="Arial"/>
        </w:rPr>
        <w:t>.55</w:t>
      </w:r>
      <w:r w:rsidR="00185C87" w:rsidRPr="00185C87">
        <w:rPr>
          <w:rFonts w:ascii="Arial" w:hAnsi="Arial" w:cs="Arial"/>
        </w:rPr>
        <w:t>_PM_КД</w:t>
      </w:r>
      <w:r w:rsidR="008C4B4D">
        <w:rPr>
          <w:rFonts w:ascii="Arial" w:hAnsi="Arial" w:cs="Arial"/>
        </w:rPr>
        <w:t xml:space="preserve"> </w:t>
      </w:r>
      <w:r w:rsidR="004B3D73" w:rsidRPr="007159BD">
        <w:rPr>
          <w:rFonts w:ascii="Arial" w:hAnsi="Arial" w:cs="Arial"/>
        </w:rPr>
        <w:t>Выполнение и фактический учет работ</w:t>
      </w:r>
      <w:r w:rsidR="004B3D73">
        <w:rPr>
          <w:rFonts w:ascii="Arial" w:hAnsi="Arial" w:cs="Arial"/>
        </w:rPr>
        <w:t>»)</w:t>
      </w:r>
      <w:del w:id="553" w:author="Владимир Лаут" w:date="2021-04-08T17:00:00Z">
        <w:r w:rsidR="004B3D73" w:rsidDel="000A168C">
          <w:rPr>
            <w:rFonts w:ascii="Arial" w:hAnsi="Arial" w:cs="Arial"/>
          </w:rPr>
          <w:delText xml:space="preserve"> </w:delText>
        </w:r>
        <w:r w:rsidR="00622E2C" w:rsidDel="000A168C">
          <w:rPr>
            <w:rFonts w:ascii="Arial" w:hAnsi="Arial" w:cs="Arial"/>
          </w:rPr>
          <w:delText>для дальнейшего анализа</w:delText>
        </w:r>
      </w:del>
      <w:r w:rsidR="00622E2C">
        <w:rPr>
          <w:rFonts w:ascii="Arial" w:hAnsi="Arial" w:cs="Arial"/>
        </w:rPr>
        <w:t>.</w:t>
      </w:r>
    </w:p>
    <w:p w14:paraId="20AF59F8" w14:textId="77777777" w:rsidR="00D952B6" w:rsidRPr="00A46114" w:rsidRDefault="00D952B6" w:rsidP="00D952B6">
      <w:pPr>
        <w:pStyle w:val="4"/>
        <w:spacing w:after="240" w:line="276" w:lineRule="auto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40</w:t>
      </w:r>
      <w:r w:rsidRPr="0012135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562456">
        <w:rPr>
          <w:rFonts w:eastAsiaTheme="majorEastAsia" w:cstheme="majorBidi"/>
          <w:b/>
          <w:i w:val="0"/>
          <w:caps w:val="0"/>
          <w:sz w:val="24"/>
          <w:szCs w:val="24"/>
        </w:rPr>
        <w:t>Анализ НСИ, данных БУ на предмет изменений</w:t>
      </w:r>
    </w:p>
    <w:p w14:paraId="021B478E" w14:textId="48CC4D6C" w:rsidR="00922302" w:rsidRPr="00922302" w:rsidRDefault="00922302" w:rsidP="00922302">
      <w:pPr>
        <w:spacing w:after="240" w:line="276" w:lineRule="auto"/>
        <w:ind w:firstLine="708"/>
        <w:rPr>
          <w:rFonts w:ascii="Arial" w:hAnsi="Arial" w:cs="Arial"/>
        </w:rPr>
      </w:pPr>
      <w:r w:rsidRPr="00922302">
        <w:rPr>
          <w:rFonts w:ascii="Arial" w:hAnsi="Arial" w:cs="Arial"/>
        </w:rPr>
        <w:t xml:space="preserve">В рамках проекта </w:t>
      </w:r>
      <w:del w:id="554" w:author="Владимир Лаут" w:date="2021-03-05T15:13:00Z">
        <w:r w:rsidRPr="00922302" w:rsidDel="008B6029">
          <w:rPr>
            <w:rFonts w:ascii="Arial" w:hAnsi="Arial" w:cs="Arial"/>
          </w:rPr>
          <w:delText xml:space="preserve">будет </w:delText>
        </w:r>
      </w:del>
      <w:r w:rsidRPr="00922302">
        <w:rPr>
          <w:rFonts w:ascii="Arial" w:hAnsi="Arial" w:cs="Arial"/>
        </w:rPr>
        <w:t>сделан</w:t>
      </w:r>
      <w:r w:rsidR="00157ABC">
        <w:rPr>
          <w:rFonts w:ascii="Arial" w:hAnsi="Arial" w:cs="Arial"/>
        </w:rPr>
        <w:t>о</w:t>
      </w:r>
      <w:r w:rsidRPr="00922302">
        <w:rPr>
          <w:rFonts w:ascii="Arial" w:hAnsi="Arial" w:cs="Arial"/>
        </w:rPr>
        <w:t xml:space="preserve"> </w:t>
      </w:r>
      <w:r w:rsidR="00157ABC">
        <w:rPr>
          <w:rFonts w:ascii="Arial" w:hAnsi="Arial" w:cs="Arial"/>
        </w:rPr>
        <w:t>расширение транзакции «</w:t>
      </w:r>
      <w:r w:rsidR="00157ABC">
        <w:rPr>
          <w:rFonts w:ascii="Arial" w:hAnsi="Arial" w:cs="Arial"/>
          <w:lang w:val="en-US"/>
        </w:rPr>
        <w:t>IH</w:t>
      </w:r>
      <w:r w:rsidR="00157ABC" w:rsidRPr="001E7C85">
        <w:rPr>
          <w:rFonts w:ascii="Arial" w:hAnsi="Arial"/>
        </w:rPr>
        <w:t>08</w:t>
      </w:r>
      <w:r w:rsidR="00157ABC">
        <w:rPr>
          <w:rFonts w:ascii="Arial" w:hAnsi="Arial" w:cs="Arial"/>
        </w:rPr>
        <w:t xml:space="preserve"> – Просмотреть единицу оборудования</w:t>
      </w:r>
      <w:r w:rsidR="00157ABC" w:rsidRPr="001E7C85">
        <w:rPr>
          <w:rFonts w:ascii="Arial" w:hAnsi="Arial"/>
        </w:rPr>
        <w:t xml:space="preserve">: </w:t>
      </w:r>
      <w:r w:rsidR="00157ABC">
        <w:rPr>
          <w:rFonts w:ascii="Arial" w:hAnsi="Arial" w:cs="Arial"/>
        </w:rPr>
        <w:t>список оборудования»</w:t>
      </w:r>
      <w:r w:rsidRPr="00922302">
        <w:rPr>
          <w:rFonts w:ascii="Arial" w:hAnsi="Arial" w:cs="Arial"/>
        </w:rPr>
        <w:t xml:space="preserve"> (код разработки в реестре </w:t>
      </w:r>
      <w:r w:rsidR="002C79B3" w:rsidRPr="00922302">
        <w:rPr>
          <w:rFonts w:ascii="Arial" w:hAnsi="Arial" w:cs="Arial"/>
        </w:rPr>
        <w:t>разработок</w:t>
      </w:r>
      <w:r w:rsidR="00A071C4">
        <w:rPr>
          <w:rFonts w:ascii="Arial" w:hAnsi="Arial" w:cs="Arial"/>
        </w:rPr>
        <w:t xml:space="preserve"> </w:t>
      </w:r>
      <w:r w:rsidR="006F0D45">
        <w:rPr>
          <w:rFonts w:ascii="Arial" w:hAnsi="Arial" w:cs="Arial"/>
        </w:rPr>
        <w:t>«</w:t>
      </w:r>
      <w:r w:rsidRPr="00922302">
        <w:rPr>
          <w:rFonts w:ascii="Arial" w:hAnsi="Arial" w:cs="Arial"/>
        </w:rPr>
        <w:t>PM17</w:t>
      </w:r>
      <w:r w:rsidR="006F0D45">
        <w:rPr>
          <w:rFonts w:ascii="Arial" w:hAnsi="Arial" w:cs="Arial"/>
        </w:rPr>
        <w:t xml:space="preserve"> </w:t>
      </w:r>
      <w:proofErr w:type="gramStart"/>
      <w:r w:rsidR="006F0D45">
        <w:rPr>
          <w:rFonts w:ascii="Arial" w:hAnsi="Arial" w:cs="Arial"/>
        </w:rPr>
        <w:t xml:space="preserve">- </w:t>
      </w:r>
      <w:r w:rsidR="006F0D45" w:rsidRPr="006F0D45">
        <w:t xml:space="preserve"> </w:t>
      </w:r>
      <w:r w:rsidR="006F0D45" w:rsidRPr="006F0D45">
        <w:rPr>
          <w:rFonts w:ascii="Arial" w:hAnsi="Arial" w:cs="Arial"/>
        </w:rPr>
        <w:t>Расширение</w:t>
      </w:r>
      <w:proofErr w:type="gramEnd"/>
      <w:r w:rsidR="006F0D45" w:rsidRPr="006F0D45">
        <w:rPr>
          <w:rFonts w:ascii="Arial" w:hAnsi="Arial" w:cs="Arial"/>
        </w:rPr>
        <w:t xml:space="preserve"> стандартного отчёта, списка единиц оборудования, для анализа необходимост</w:t>
      </w:r>
      <w:r w:rsidR="006F0D45">
        <w:rPr>
          <w:rFonts w:ascii="Arial" w:hAnsi="Arial" w:cs="Arial"/>
        </w:rPr>
        <w:t>и изменения НСИ»</w:t>
      </w:r>
      <w:r w:rsidRPr="00922302">
        <w:rPr>
          <w:rFonts w:ascii="Arial" w:hAnsi="Arial" w:cs="Arial"/>
        </w:rPr>
        <w:t xml:space="preserve">) выводящая информацию </w:t>
      </w:r>
      <w:r w:rsidR="002C79B3" w:rsidRPr="00922302">
        <w:rPr>
          <w:rFonts w:ascii="Arial" w:hAnsi="Arial" w:cs="Arial"/>
        </w:rPr>
        <w:t>по об</w:t>
      </w:r>
      <w:r w:rsidR="002C79B3">
        <w:rPr>
          <w:rFonts w:ascii="Arial" w:hAnsi="Arial" w:cs="Arial"/>
        </w:rPr>
        <w:t>орудованию,</w:t>
      </w:r>
      <w:r>
        <w:rPr>
          <w:rFonts w:ascii="Arial" w:hAnsi="Arial" w:cs="Arial"/>
        </w:rPr>
        <w:t xml:space="preserve"> на которое были сфор</w:t>
      </w:r>
      <w:r w:rsidRPr="00922302">
        <w:rPr>
          <w:rFonts w:ascii="Arial" w:hAnsi="Arial" w:cs="Arial"/>
        </w:rPr>
        <w:t xml:space="preserve">мированы заявки на </w:t>
      </w:r>
      <w:r>
        <w:rPr>
          <w:rFonts w:ascii="Arial" w:hAnsi="Arial" w:cs="Arial"/>
        </w:rPr>
        <w:t>демонтаж</w:t>
      </w:r>
      <w:r w:rsidRPr="00922302">
        <w:rPr>
          <w:rFonts w:ascii="Arial" w:hAnsi="Arial" w:cs="Arial"/>
        </w:rPr>
        <w:t>. Детальное описание полей и функциональности отчёта об оборудовани</w:t>
      </w:r>
      <w:r>
        <w:rPr>
          <w:rFonts w:ascii="Arial" w:hAnsi="Arial" w:cs="Arial"/>
        </w:rPr>
        <w:t>и для демонтажа</w:t>
      </w:r>
      <w:r w:rsidRPr="00922302">
        <w:rPr>
          <w:rFonts w:ascii="Arial" w:hAnsi="Arial" w:cs="Arial"/>
        </w:rPr>
        <w:t xml:space="preserve"> приведено в разделе «</w:t>
      </w:r>
      <w:hyperlink w:anchor="_Особенности_технической_реализации" w:history="1">
        <w:r w:rsidR="00B52F4A" w:rsidRPr="00A23665">
          <w:rPr>
            <w:rStyle w:val="a8"/>
            <w:rFonts w:ascii="Arial" w:hAnsi="Arial" w:cs="Arial"/>
          </w:rPr>
          <w:t>5.10 Особенности технической реализации</w:t>
        </w:r>
      </w:hyperlink>
      <w:r w:rsidR="001E4350" w:rsidRPr="00922302">
        <w:rPr>
          <w:rFonts w:ascii="Arial" w:hAnsi="Arial" w:cs="Arial"/>
        </w:rPr>
        <w:t xml:space="preserve">».». </w:t>
      </w:r>
    </w:p>
    <w:p w14:paraId="6B94B87F" w14:textId="31364DD2" w:rsidR="00622E2C" w:rsidRPr="00DA0CD9" w:rsidRDefault="00922302" w:rsidP="00922302">
      <w:pPr>
        <w:spacing w:after="240" w:line="276" w:lineRule="auto"/>
        <w:ind w:firstLine="708"/>
        <w:rPr>
          <w:rFonts w:ascii="Arial" w:hAnsi="Arial" w:cs="Arial"/>
        </w:rPr>
      </w:pPr>
      <w:r w:rsidRPr="00922302">
        <w:rPr>
          <w:rFonts w:ascii="Arial" w:hAnsi="Arial" w:cs="Arial"/>
        </w:rPr>
        <w:lastRenderedPageBreak/>
        <w:t>На основе отчёта об оборудовании,</w:t>
      </w:r>
      <w:r w:rsidR="00F46F84">
        <w:rPr>
          <w:rFonts w:ascii="Arial" w:hAnsi="Arial" w:cs="Arial"/>
        </w:rPr>
        <w:t xml:space="preserve"> связанного с заявками консерва</w:t>
      </w:r>
      <w:r w:rsidRPr="00922302">
        <w:rPr>
          <w:rFonts w:ascii="Arial" w:hAnsi="Arial" w:cs="Arial"/>
        </w:rPr>
        <w:t>ции/расконсервации/монтажа/</w:t>
      </w:r>
      <w:proofErr w:type="gramStart"/>
      <w:r w:rsidRPr="00922302">
        <w:rPr>
          <w:rFonts w:ascii="Arial" w:hAnsi="Arial" w:cs="Arial"/>
        </w:rPr>
        <w:t>демонтажа</w:t>
      </w:r>
      <w:r>
        <w:rPr>
          <w:rFonts w:ascii="Arial" w:hAnsi="Arial" w:cs="Arial"/>
        </w:rPr>
        <w:t xml:space="preserve"> </w:t>
      </w:r>
      <w:r w:rsidR="00622E2C">
        <w:rPr>
          <w:rFonts w:ascii="Arial" w:hAnsi="Arial" w:cs="Arial"/>
        </w:rPr>
        <w:t>НСИ</w:t>
      </w:r>
      <w:proofErr w:type="gramEnd"/>
      <w:r w:rsidR="00622E2C">
        <w:rPr>
          <w:rFonts w:ascii="Arial" w:hAnsi="Arial" w:cs="Arial"/>
        </w:rPr>
        <w:t xml:space="preserve"> </w:t>
      </w:r>
      <w:r w:rsidR="009D281F">
        <w:rPr>
          <w:rFonts w:ascii="Arial" w:hAnsi="Arial" w:cs="Arial"/>
        </w:rPr>
        <w:t xml:space="preserve">Планировщик </w:t>
      </w:r>
      <w:proofErr w:type="spellStart"/>
      <w:r w:rsidR="009D281F">
        <w:rPr>
          <w:rFonts w:ascii="Arial" w:hAnsi="Arial" w:cs="Arial"/>
        </w:rPr>
        <w:t>ТОиР</w:t>
      </w:r>
      <w:proofErr w:type="spellEnd"/>
      <w:r w:rsidR="009D281F">
        <w:rPr>
          <w:rFonts w:ascii="Arial" w:hAnsi="Arial" w:cs="Arial"/>
        </w:rPr>
        <w:t xml:space="preserve"> </w:t>
      </w:r>
      <w:ins w:id="555" w:author="Александр" w:date="2020-04-12T15:07:00Z">
        <w:r w:rsidR="00676886" w:rsidRPr="00676886">
          <w:rPr>
            <w:rFonts w:ascii="Arial" w:hAnsi="Arial" w:cs="Arial"/>
          </w:rPr>
          <w:t>УО</w:t>
        </w:r>
        <w:del w:id="556" w:author="Кононов Александр Валерьевич (Подрядчик. ООО БерингПойнт)" w:date="2020-04-15T22:48:00Z">
          <w:r w:rsidR="00676886" w:rsidRPr="00676886" w:rsidDel="00B4412D">
            <w:rPr>
              <w:rFonts w:ascii="Arial" w:hAnsi="Arial" w:cs="Arial"/>
            </w:rPr>
            <w:delText xml:space="preserve"> ГОК/ПЛ</w:delText>
          </w:r>
        </w:del>
        <w:r w:rsidR="00676886" w:rsidRPr="00676886" w:rsidDel="00BC7085">
          <w:rPr>
            <w:rFonts w:ascii="Arial" w:hAnsi="Arial" w:cs="Arial"/>
          </w:rPr>
          <w:t xml:space="preserve"> </w:t>
        </w:r>
      </w:ins>
      <w:del w:id="557" w:author="Александр" w:date="2020-04-12T09:02:00Z">
        <w:r w:rsidR="009D281F" w:rsidDel="00BC7085">
          <w:rPr>
            <w:rFonts w:ascii="Arial" w:hAnsi="Arial" w:cs="Arial"/>
          </w:rPr>
          <w:delText xml:space="preserve">БЕ ГОК </w:delText>
        </w:r>
      </w:del>
      <w:r w:rsidR="00622E2C">
        <w:rPr>
          <w:rFonts w:ascii="Arial" w:hAnsi="Arial" w:cs="Arial"/>
        </w:rPr>
        <w:t xml:space="preserve">формирует </w:t>
      </w:r>
      <w:r w:rsidR="009D281F">
        <w:rPr>
          <w:rFonts w:ascii="Arial" w:hAnsi="Arial" w:cs="Arial"/>
        </w:rPr>
        <w:t>заявки</w:t>
      </w:r>
      <w:r w:rsidR="00622E2C">
        <w:rPr>
          <w:rFonts w:ascii="Arial" w:hAnsi="Arial" w:cs="Arial"/>
        </w:rPr>
        <w:t xml:space="preserve"> </w:t>
      </w:r>
      <w:r w:rsidR="009D281F">
        <w:rPr>
          <w:rFonts w:ascii="Arial" w:hAnsi="Arial" w:cs="Arial"/>
        </w:rPr>
        <w:t xml:space="preserve">на </w:t>
      </w:r>
      <w:r w:rsidR="00622E2C">
        <w:rPr>
          <w:rFonts w:ascii="Arial" w:hAnsi="Arial" w:cs="Arial"/>
        </w:rPr>
        <w:t>изменения:</w:t>
      </w:r>
    </w:p>
    <w:p w14:paraId="4205183B" w14:textId="7A605803" w:rsidR="00622E2C" w:rsidRDefault="00622E2C" w:rsidP="00185C87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Заявку на изменение статуса единицы оборудования</w:t>
      </w:r>
      <w:r w:rsidR="009D281F">
        <w:rPr>
          <w:rFonts w:ascii="Arial" w:hAnsi="Arial" w:cs="Arial"/>
        </w:rPr>
        <w:t xml:space="preserve"> или заявку на создание единицы оборудования (узла). Заявки передаю</w:t>
      </w:r>
      <w:r>
        <w:rPr>
          <w:rFonts w:ascii="Arial" w:hAnsi="Arial" w:cs="Arial"/>
        </w:rPr>
        <w:t>тся в смежный процесс</w:t>
      </w:r>
      <w:r w:rsidR="001B6AA0">
        <w:rPr>
          <w:rFonts w:ascii="Arial" w:hAnsi="Arial" w:cs="Arial"/>
        </w:rPr>
        <w:t xml:space="preserve">, </w:t>
      </w:r>
      <w:r w:rsidR="00560BC8">
        <w:rPr>
          <w:rFonts w:ascii="Arial" w:hAnsi="Arial" w:cs="Arial"/>
        </w:rPr>
        <w:t>описан</w:t>
      </w:r>
      <w:r w:rsidR="001B6AA0">
        <w:rPr>
          <w:rFonts w:ascii="Arial" w:hAnsi="Arial" w:cs="Arial"/>
        </w:rPr>
        <w:t>ный</w:t>
      </w:r>
      <w:r w:rsidR="00560BC8">
        <w:rPr>
          <w:rFonts w:ascii="Arial" w:hAnsi="Arial" w:cs="Arial"/>
        </w:rPr>
        <w:t xml:space="preserve"> в </w:t>
      </w:r>
      <w:r w:rsidR="00560BC8" w:rsidRPr="00560BC8">
        <w:rPr>
          <w:rFonts w:ascii="Arial" w:hAnsi="Arial" w:cs="Arial"/>
        </w:rPr>
        <w:t>КД «</w:t>
      </w:r>
      <w:r w:rsidR="00EA2CDA" w:rsidRPr="00EC3D35">
        <w:rPr>
          <w:rFonts w:ascii="Arial" w:hAnsi="Arial" w:cs="Arial"/>
        </w:rPr>
        <w:t>ПП-07.01.02.05-ERP</w:t>
      </w:r>
      <w:r w:rsidR="00EA2CDA">
        <w:rPr>
          <w:rFonts w:ascii="Arial" w:hAnsi="Arial" w:cs="Arial"/>
        </w:rPr>
        <w:t xml:space="preserve"> </w:t>
      </w:r>
      <w:r w:rsidR="00EA2CDA" w:rsidRPr="00EC3D35">
        <w:rPr>
          <w:rFonts w:ascii="Arial" w:hAnsi="Arial" w:cs="Arial"/>
        </w:rPr>
        <w:t xml:space="preserve">Ведение НСИ </w:t>
      </w:r>
      <w:proofErr w:type="spellStart"/>
      <w:r w:rsidR="00EA2CDA" w:rsidRPr="00EC3D35">
        <w:rPr>
          <w:rFonts w:ascii="Arial" w:hAnsi="Arial" w:cs="Arial"/>
        </w:rPr>
        <w:t>ТОиР</w:t>
      </w:r>
      <w:proofErr w:type="spellEnd"/>
      <w:r w:rsidR="00DC3CAF">
        <w:rPr>
          <w:rFonts w:ascii="Arial" w:hAnsi="Arial" w:cs="Arial"/>
        </w:rPr>
        <w:t>»</w:t>
      </w:r>
      <w:r w:rsidR="001E4350">
        <w:rPr>
          <w:rFonts w:ascii="Arial" w:hAnsi="Arial" w:cs="Arial"/>
        </w:rPr>
        <w:t>;</w:t>
      </w:r>
    </w:p>
    <w:p w14:paraId="587F5D82" w14:textId="4DC0C15F" w:rsidR="009D281F" w:rsidRPr="009D281F" w:rsidRDefault="009D281F" w:rsidP="00185C87">
      <w:pPr>
        <w:pStyle w:val="af9"/>
        <w:numPr>
          <w:ilvl w:val="0"/>
          <w:numId w:val="9"/>
        </w:numPr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Заявку на корректировку нормативов обслуживания. Заявка </w:t>
      </w:r>
      <w:r w:rsidR="002C79B3">
        <w:rPr>
          <w:rFonts w:ascii="Arial" w:hAnsi="Arial" w:cs="Arial"/>
        </w:rPr>
        <w:t>передаётся</w:t>
      </w:r>
      <w:r>
        <w:rPr>
          <w:rFonts w:ascii="Arial" w:hAnsi="Arial" w:cs="Arial"/>
        </w:rPr>
        <w:t xml:space="preserve"> в смежный процесс</w:t>
      </w:r>
      <w:r w:rsidR="001B6AA0">
        <w:rPr>
          <w:rFonts w:ascii="Arial" w:hAnsi="Arial" w:cs="Arial"/>
        </w:rPr>
        <w:t xml:space="preserve">, описанный в </w:t>
      </w:r>
      <w:r w:rsidR="001B6AA0" w:rsidRPr="00560BC8">
        <w:rPr>
          <w:rFonts w:ascii="Arial" w:hAnsi="Arial" w:cs="Arial"/>
        </w:rPr>
        <w:t>КД «</w:t>
      </w:r>
      <w:r w:rsidR="00EA2CDA" w:rsidRPr="00EC3D35">
        <w:rPr>
          <w:rFonts w:ascii="Arial" w:hAnsi="Arial" w:cs="Arial"/>
        </w:rPr>
        <w:t>ПП-07.01.02.05-ERP</w:t>
      </w:r>
      <w:r w:rsidR="00EA2CDA">
        <w:rPr>
          <w:rFonts w:ascii="Arial" w:hAnsi="Arial" w:cs="Arial"/>
        </w:rPr>
        <w:t xml:space="preserve"> </w:t>
      </w:r>
      <w:r w:rsidR="00EA2CDA" w:rsidRPr="00EC3D35">
        <w:rPr>
          <w:rFonts w:ascii="Arial" w:hAnsi="Arial" w:cs="Arial"/>
        </w:rPr>
        <w:t xml:space="preserve">Ведение НСИ </w:t>
      </w:r>
      <w:proofErr w:type="spellStart"/>
      <w:r w:rsidR="00EA2CDA" w:rsidRPr="00EC3D35">
        <w:rPr>
          <w:rFonts w:ascii="Arial" w:hAnsi="Arial" w:cs="Arial"/>
        </w:rPr>
        <w:t>ТОиР</w:t>
      </w:r>
      <w:proofErr w:type="spellEnd"/>
      <w:r w:rsidR="001B6AA0" w:rsidRPr="00560BC8">
        <w:rPr>
          <w:rFonts w:ascii="Arial" w:hAnsi="Arial" w:cs="Arial"/>
        </w:rPr>
        <w:t>»</w:t>
      </w:r>
      <w:r w:rsidR="00C37FD9" w:rsidRPr="00227A0A">
        <w:rPr>
          <w:rFonts w:ascii="Arial" w:hAnsi="Arial" w:cs="Arial"/>
        </w:rPr>
        <w:t>;</w:t>
      </w:r>
    </w:p>
    <w:p w14:paraId="29332868" w14:textId="564E4FBB" w:rsidR="009D281F" w:rsidRPr="009D281F" w:rsidRDefault="00622E2C" w:rsidP="00185C87">
      <w:pPr>
        <w:pStyle w:val="af9"/>
        <w:numPr>
          <w:ilvl w:val="0"/>
          <w:numId w:val="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Заявку на корректировку плана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. Заявка </w:t>
      </w:r>
      <w:r w:rsidR="002C79B3">
        <w:rPr>
          <w:rFonts w:ascii="Arial" w:hAnsi="Arial" w:cs="Arial"/>
        </w:rPr>
        <w:t>передаётся</w:t>
      </w:r>
      <w:r>
        <w:rPr>
          <w:rFonts w:ascii="Arial" w:hAnsi="Arial" w:cs="Arial"/>
        </w:rPr>
        <w:t xml:space="preserve"> в </w:t>
      </w:r>
      <w:r w:rsidR="001E4350">
        <w:rPr>
          <w:rFonts w:ascii="Arial" w:hAnsi="Arial" w:cs="Arial"/>
        </w:rPr>
        <w:t>смежный,</w:t>
      </w:r>
      <w:r w:rsidR="000065CD">
        <w:rPr>
          <w:rFonts w:ascii="Arial" w:hAnsi="Arial" w:cs="Arial"/>
        </w:rPr>
        <w:t xml:space="preserve"> описанный в </w:t>
      </w:r>
      <w:r w:rsidR="000065CD" w:rsidRPr="00560BC8">
        <w:rPr>
          <w:rFonts w:ascii="Arial" w:hAnsi="Arial" w:cs="Arial"/>
        </w:rPr>
        <w:t>КД «</w:t>
      </w:r>
      <w:r w:rsidR="00EA2CDA" w:rsidRPr="00EC3D35">
        <w:rPr>
          <w:rFonts w:ascii="Arial" w:hAnsi="Arial" w:cs="Arial"/>
        </w:rPr>
        <w:t>ПП-07.01.02.05-ERP</w:t>
      </w:r>
      <w:r w:rsidR="00EA2CDA">
        <w:rPr>
          <w:rFonts w:ascii="Arial" w:hAnsi="Arial" w:cs="Arial"/>
        </w:rPr>
        <w:t xml:space="preserve"> </w:t>
      </w:r>
      <w:r w:rsidR="00EA2CDA" w:rsidRPr="00EC3D35">
        <w:rPr>
          <w:rFonts w:ascii="Arial" w:hAnsi="Arial" w:cs="Arial"/>
        </w:rPr>
        <w:t xml:space="preserve">Ведение НСИ </w:t>
      </w:r>
      <w:proofErr w:type="spellStart"/>
      <w:r w:rsidR="00EA2CDA" w:rsidRPr="00EC3D35">
        <w:rPr>
          <w:rFonts w:ascii="Arial" w:hAnsi="Arial" w:cs="Arial"/>
        </w:rPr>
        <w:t>ТОиР</w:t>
      </w:r>
      <w:proofErr w:type="spellEnd"/>
      <w:r w:rsidR="000065CD" w:rsidRPr="00560BC8">
        <w:rPr>
          <w:rFonts w:ascii="Arial" w:hAnsi="Arial" w:cs="Arial"/>
        </w:rPr>
        <w:t>»</w:t>
      </w:r>
      <w:r w:rsidR="00DC3CAF" w:rsidRPr="00DC3CAF">
        <w:rPr>
          <w:rFonts w:ascii="Arial" w:hAnsi="Arial" w:cs="Arial"/>
        </w:rPr>
        <w:t>;</w:t>
      </w:r>
    </w:p>
    <w:p w14:paraId="35022E95" w14:textId="1684296B" w:rsidR="009628DB" w:rsidRPr="009D281F" w:rsidRDefault="009628DB" w:rsidP="00185C87">
      <w:pPr>
        <w:pStyle w:val="af9"/>
        <w:numPr>
          <w:ilvl w:val="0"/>
          <w:numId w:val="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Заявка </w:t>
      </w:r>
      <w:r w:rsidR="00DC3CAF">
        <w:rPr>
          <w:rFonts w:ascii="Arial" w:hAnsi="Arial" w:cs="Arial"/>
        </w:rPr>
        <w:t>на изменение производственного ресурса</w:t>
      </w:r>
      <w:r w:rsidR="00DC3CAF" w:rsidRPr="00DC3CAF">
        <w:rPr>
          <w:rFonts w:ascii="Arial" w:hAnsi="Arial" w:cs="Arial"/>
        </w:rPr>
        <w:t>.</w:t>
      </w:r>
    </w:p>
    <w:p w14:paraId="531DA790" w14:textId="02BCD75B" w:rsidR="00B52F4A" w:rsidRDefault="00B52F4A" w:rsidP="009D281F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Служба эксплуатации информируется </w:t>
      </w:r>
      <w:r w:rsidR="00374FA5">
        <w:rPr>
          <w:rFonts w:ascii="Arial" w:hAnsi="Arial" w:cs="Arial"/>
        </w:rPr>
        <w:t xml:space="preserve">через электронную почту </w:t>
      </w:r>
      <w:r>
        <w:rPr>
          <w:rFonts w:ascii="Arial" w:hAnsi="Arial" w:cs="Arial"/>
        </w:rPr>
        <w:t>об изменении рабочего места. Информация передаётся на вход процесса «УП-03.03.05.01-</w:t>
      </w:r>
      <w:r>
        <w:rPr>
          <w:rFonts w:ascii="Arial" w:hAnsi="Arial" w:cs="Arial"/>
          <w:lang w:val="en-US"/>
        </w:rPr>
        <w:t>ERP</w:t>
      </w:r>
      <w:r w:rsidRPr="009D1A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Ведение производственных мощностей основного и вспомогательного производства»</w:t>
      </w:r>
      <w:r w:rsidRPr="00227A0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описан в КД «</w:t>
      </w:r>
      <w:del w:id="558" w:author="Владимир Лаут" w:date="2021-03-05T15:06:00Z">
        <w:r w:rsidDel="008F6E88">
          <w:rPr>
            <w:rFonts w:ascii="Arial" w:hAnsi="Arial" w:cs="Arial"/>
          </w:rPr>
          <w:delText>ERP.5.1</w:delText>
        </w:r>
      </w:del>
      <w:ins w:id="559" w:author="Владимир Лаут" w:date="2021-03-05T15:06:00Z">
        <w:r w:rsidR="008F6E88">
          <w:rPr>
            <w:rFonts w:ascii="Arial" w:hAnsi="Arial" w:cs="Arial"/>
          </w:rPr>
          <w:t>ERP.13.9.2</w:t>
        </w:r>
      </w:ins>
      <w:r>
        <w:rPr>
          <w:rFonts w:ascii="Arial" w:hAnsi="Arial" w:cs="Arial"/>
        </w:rPr>
        <w:t xml:space="preserve">.8 </w:t>
      </w:r>
      <w:r w:rsidRPr="007159BD">
        <w:rPr>
          <w:rFonts w:ascii="Arial" w:hAnsi="Arial" w:cs="Arial"/>
        </w:rPr>
        <w:t>В</w:t>
      </w:r>
      <w:r>
        <w:rPr>
          <w:rFonts w:ascii="Arial" w:hAnsi="Arial" w:cs="Arial"/>
        </w:rPr>
        <w:t>едение основных данных по направлению Производство»).</w:t>
      </w:r>
    </w:p>
    <w:p w14:paraId="7B2FD7B1" w14:textId="17901DAA" w:rsidR="00952216" w:rsidRDefault="00952216" w:rsidP="009D281F">
      <w:pPr>
        <w:spacing w:after="240" w:line="276" w:lineRule="auto"/>
        <w:ind w:firstLine="567"/>
        <w:rPr>
          <w:ins w:id="560" w:author="Владимир Лаут" w:date="2021-04-08T17:49:00Z"/>
          <w:rFonts w:ascii="Arial" w:hAnsi="Arial" w:cs="Arial"/>
        </w:rPr>
      </w:pPr>
      <w:ins w:id="561" w:author="Владимир Лаут" w:date="2021-04-08T17:49:00Z">
        <w:r>
          <w:rPr>
            <w:rFonts w:ascii="Arial" w:hAnsi="Arial" w:cs="Arial"/>
          </w:rPr>
          <w:t xml:space="preserve">По результатам </w:t>
        </w:r>
      </w:ins>
      <w:ins w:id="562" w:author="Владимир Лаут" w:date="2021-04-08T17:50:00Z">
        <w:r>
          <w:rPr>
            <w:rFonts w:ascii="Arial" w:hAnsi="Arial" w:cs="Arial"/>
          </w:rPr>
          <w:t>в</w:t>
        </w:r>
        <w:r w:rsidRPr="00952216">
          <w:rPr>
            <w:rFonts w:ascii="Arial" w:hAnsi="Arial" w:cs="Arial"/>
          </w:rPr>
          <w:t>ывод</w:t>
        </w:r>
        <w:r>
          <w:rPr>
            <w:rFonts w:ascii="Arial" w:hAnsi="Arial" w:cs="Arial"/>
          </w:rPr>
          <w:t>а</w:t>
        </w:r>
        <w:r w:rsidRPr="00952216">
          <w:rPr>
            <w:rFonts w:ascii="Arial" w:hAnsi="Arial" w:cs="Arial"/>
          </w:rPr>
          <w:t xml:space="preserve"> производственных активов из эксплуатации</w:t>
        </w:r>
        <w:r>
          <w:rPr>
            <w:rFonts w:ascii="Arial" w:hAnsi="Arial" w:cs="Arial"/>
          </w:rPr>
          <w:t xml:space="preserve"> в МФЦ передаются </w:t>
        </w:r>
        <w:r>
          <w:rPr>
            <w:rFonts w:ascii="Arial" w:hAnsi="Arial" w:cs="Arial"/>
          </w:rPr>
          <w:t>документы на бумажных носителя</w:t>
        </w:r>
      </w:ins>
      <w:ins w:id="563" w:author="Владимир Лаут" w:date="2021-04-08T17:51:00Z">
        <w:r>
          <w:rPr>
            <w:rFonts w:ascii="Arial" w:hAnsi="Arial" w:cs="Arial"/>
          </w:rPr>
          <w:t xml:space="preserve">: </w:t>
        </w:r>
      </w:ins>
      <w:ins w:id="564" w:author="Владимир Лаут" w:date="2021-04-08T17:50:00Z">
        <w:r>
          <w:rPr>
            <w:rFonts w:ascii="Arial" w:hAnsi="Arial" w:cs="Arial"/>
          </w:rPr>
          <w:t>приказ на списание, расчёт-обоснование стоимости восстановления, акт осмотра и списания объекта ОС формы ВН-ОС-5, акт о списании (формы ОС-4, ОС-4а, ОС-4б)</w:t>
        </w:r>
        <w:r>
          <w:rPr>
            <w:rFonts w:ascii="Arial" w:hAnsi="Arial" w:cs="Arial"/>
          </w:rPr>
          <w:t xml:space="preserve"> (</w:t>
        </w:r>
        <w:r>
          <w:rPr>
            <w:rFonts w:ascii="Arial" w:hAnsi="Arial" w:cs="Arial"/>
          </w:rPr>
          <w:t>процесс «ПП-15.01.01.01 Получение и обработка МФЦ входящих первичных документов»</w:t>
        </w:r>
        <w:r>
          <w:rPr>
            <w:rFonts w:ascii="Arial" w:hAnsi="Arial" w:cs="Arial"/>
          </w:rPr>
          <w:t>).</w:t>
        </w:r>
      </w:ins>
    </w:p>
    <w:p w14:paraId="2AA1F201" w14:textId="1B5424D0" w:rsidR="00622E2C" w:rsidDel="00952216" w:rsidRDefault="004D58A7" w:rsidP="009D281F">
      <w:pPr>
        <w:spacing w:after="240" w:line="276" w:lineRule="auto"/>
        <w:ind w:firstLine="567"/>
        <w:rPr>
          <w:del w:id="565" w:author="Владимир Лаут" w:date="2021-04-08T17:50:00Z"/>
          <w:rFonts w:ascii="Arial" w:hAnsi="Arial" w:cs="Arial"/>
        </w:rPr>
      </w:pPr>
      <w:del w:id="566" w:author="Владимир Лаут" w:date="2021-04-08T17:50:00Z">
        <w:r w:rsidDel="00952216">
          <w:rPr>
            <w:rFonts w:ascii="Arial" w:hAnsi="Arial" w:cs="Arial"/>
          </w:rPr>
          <w:delText>По оборудованию</w:delText>
        </w:r>
        <w:r w:rsidR="00622E2C" w:rsidDel="00952216">
          <w:rPr>
            <w:rFonts w:ascii="Arial" w:hAnsi="Arial" w:cs="Arial"/>
          </w:rPr>
          <w:delText xml:space="preserve"> </w:delText>
        </w:r>
        <w:r w:rsidR="00965202" w:rsidDel="00952216">
          <w:rPr>
            <w:rFonts w:ascii="Arial" w:hAnsi="Arial" w:cs="Arial"/>
          </w:rPr>
          <w:delText>в МФЦ</w:delText>
        </w:r>
        <w:r w:rsidDel="00952216">
          <w:rPr>
            <w:rFonts w:ascii="Arial" w:hAnsi="Arial" w:cs="Arial"/>
          </w:rPr>
          <w:delText xml:space="preserve"> (процесс «ПП-15.01.01.01 Получение и обработка МФЦ входящих первичных документов»)</w:delText>
        </w:r>
        <w:r w:rsidR="00622E2C" w:rsidDel="00952216">
          <w:rPr>
            <w:rFonts w:ascii="Arial" w:hAnsi="Arial" w:cs="Arial"/>
          </w:rPr>
          <w:delText xml:space="preserve"> передаются </w:delText>
        </w:r>
        <w:r w:rsidDel="00952216">
          <w:rPr>
            <w:rFonts w:ascii="Arial" w:hAnsi="Arial" w:cs="Arial"/>
          </w:rPr>
          <w:delText xml:space="preserve">документы </w:delText>
        </w:r>
        <w:r w:rsidR="00374FA5" w:rsidDel="00952216">
          <w:rPr>
            <w:rFonts w:ascii="Arial" w:hAnsi="Arial" w:cs="Arial"/>
          </w:rPr>
          <w:delText>на бумажных носителях</w:delText>
        </w:r>
        <w:r w:rsidDel="00952216">
          <w:rPr>
            <w:rFonts w:ascii="Arial" w:hAnsi="Arial" w:cs="Arial"/>
          </w:rPr>
          <w:delText xml:space="preserve">- </w:delText>
        </w:r>
        <w:r w:rsidR="009D281F" w:rsidDel="00952216">
          <w:rPr>
            <w:rFonts w:ascii="Arial" w:hAnsi="Arial" w:cs="Arial"/>
          </w:rPr>
          <w:delText xml:space="preserve">приказ на списание, </w:delText>
        </w:r>
        <w:r w:rsidR="002C79B3" w:rsidDel="00952216">
          <w:rPr>
            <w:rFonts w:ascii="Arial" w:hAnsi="Arial" w:cs="Arial"/>
          </w:rPr>
          <w:delText>расчёт</w:delText>
        </w:r>
        <w:r w:rsidR="009D281F" w:rsidDel="00952216">
          <w:rPr>
            <w:rFonts w:ascii="Arial" w:hAnsi="Arial" w:cs="Arial"/>
          </w:rPr>
          <w:delText>-обоснование стоимости восстановления, акт осмотра и списания объекта ОС фо</w:delText>
        </w:r>
        <w:r w:rsidR="007C3614" w:rsidDel="00952216">
          <w:rPr>
            <w:rFonts w:ascii="Arial" w:hAnsi="Arial" w:cs="Arial"/>
          </w:rPr>
          <w:delText>рмы ВН-ОС-5</w:delText>
        </w:r>
        <w:r w:rsidR="009D281F" w:rsidDel="00952216">
          <w:rPr>
            <w:rFonts w:ascii="Arial" w:hAnsi="Arial" w:cs="Arial"/>
          </w:rPr>
          <w:delText>, акт о списании (формы ОС-4, ОС-4а, ОС-4б).</w:delText>
        </w:r>
      </w:del>
    </w:p>
    <w:p w14:paraId="21CDCA23" w14:textId="111007FE" w:rsidR="009D281F" w:rsidRPr="00497147" w:rsidRDefault="009D281F" w:rsidP="009D281F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Если в процессе демонтажа </w:t>
      </w:r>
      <w:r w:rsidR="004D58A7">
        <w:rPr>
          <w:rFonts w:ascii="Arial" w:hAnsi="Arial" w:cs="Arial"/>
        </w:rPr>
        <w:t>оборудования</w:t>
      </w:r>
      <w:r>
        <w:rPr>
          <w:rFonts w:ascii="Arial" w:hAnsi="Arial" w:cs="Arial"/>
        </w:rPr>
        <w:t xml:space="preserve"> возникли вторичные ресурсы, подлежащие передаче на склад, то</w:t>
      </w:r>
      <w:ins w:id="567" w:author="Владимир Лаут" w:date="2021-04-08T17:44:00Z">
        <w:r w:rsidR="00952216">
          <w:rPr>
            <w:rFonts w:ascii="Arial" w:hAnsi="Arial" w:cs="Arial"/>
          </w:rPr>
          <w:t xml:space="preserve"> осуществляется их оприходование на основании а</w:t>
        </w:r>
        <w:r w:rsidR="00952216">
          <w:rPr>
            <w:rFonts w:ascii="Arial" w:hAnsi="Arial" w:cs="Arial"/>
          </w:rPr>
          <w:t>кт</w:t>
        </w:r>
        <w:r w:rsidR="00952216">
          <w:rPr>
            <w:rFonts w:ascii="Arial" w:hAnsi="Arial" w:cs="Arial"/>
          </w:rPr>
          <w:t>ов</w:t>
        </w:r>
        <w:r w:rsidR="00952216">
          <w:rPr>
            <w:rFonts w:ascii="Arial" w:hAnsi="Arial" w:cs="Arial"/>
          </w:rPr>
          <w:t xml:space="preserve"> осмотра и списания объекта ОС по форме ВН-ОС-5</w:t>
        </w:r>
        <w:r w:rsidR="00952216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 xml:space="preserve"> </w:t>
      </w:r>
      <w:del w:id="568" w:author="Владимир Лаут" w:date="2021-04-08T17:44:00Z">
        <w:r w:rsidDel="00952216">
          <w:rPr>
            <w:rFonts w:ascii="Arial" w:hAnsi="Arial" w:cs="Arial"/>
          </w:rPr>
          <w:delText xml:space="preserve">в </w:delText>
        </w:r>
      </w:del>
      <w:ins w:id="569" w:author="Владимир Лаут" w:date="2021-04-08T17:44:00Z">
        <w:r w:rsidR="00952216">
          <w:rPr>
            <w:rFonts w:ascii="Arial" w:hAnsi="Arial" w:cs="Arial"/>
          </w:rPr>
          <w:t>(</w:t>
        </w:r>
      </w:ins>
      <w:r>
        <w:rPr>
          <w:rFonts w:ascii="Arial" w:hAnsi="Arial" w:cs="Arial"/>
        </w:rPr>
        <w:t xml:space="preserve">смежный процесс </w:t>
      </w:r>
      <w:r w:rsidR="00C37FD9">
        <w:rPr>
          <w:rFonts w:ascii="Arial" w:hAnsi="Arial" w:cs="Arial"/>
        </w:rPr>
        <w:t>«</w:t>
      </w:r>
      <w:r>
        <w:rPr>
          <w:rFonts w:ascii="Arial" w:hAnsi="Arial" w:cs="Arial"/>
        </w:rPr>
        <w:t>ПП-10.07.03.01-</w:t>
      </w:r>
      <w:r>
        <w:rPr>
          <w:rFonts w:ascii="Arial" w:hAnsi="Arial" w:cs="Arial"/>
          <w:lang w:val="en-US"/>
        </w:rPr>
        <w:t>ERP</w:t>
      </w:r>
      <w:r w:rsidRPr="009D281F">
        <w:rPr>
          <w:rFonts w:ascii="Arial" w:hAnsi="Arial" w:cs="Arial"/>
        </w:rPr>
        <w:t xml:space="preserve"> </w:t>
      </w:r>
      <w:r w:rsidR="002C79B3">
        <w:rPr>
          <w:rFonts w:ascii="Arial" w:hAnsi="Arial" w:cs="Arial"/>
        </w:rPr>
        <w:t>Приёмка</w:t>
      </w:r>
      <w:r>
        <w:rPr>
          <w:rFonts w:ascii="Arial" w:hAnsi="Arial" w:cs="Arial"/>
        </w:rPr>
        <w:t xml:space="preserve"> и размещение МТР на складе</w:t>
      </w:r>
      <w:r w:rsidR="00C37FD9">
        <w:rPr>
          <w:rFonts w:ascii="Arial" w:hAnsi="Arial" w:cs="Arial"/>
        </w:rPr>
        <w:t>»</w:t>
      </w:r>
      <w:ins w:id="570" w:author="Владимир Лаут" w:date="2021-04-08T17:45:00Z">
        <w:r w:rsidR="00952216">
          <w:rPr>
            <w:rFonts w:ascii="Arial" w:hAnsi="Arial" w:cs="Arial"/>
          </w:rPr>
          <w:t>)</w:t>
        </w:r>
      </w:ins>
      <w:del w:id="571" w:author="Владимир Лаут" w:date="2021-04-08T17:44:00Z">
        <w:r w:rsidDel="00952216">
          <w:rPr>
            <w:rFonts w:ascii="Arial" w:hAnsi="Arial" w:cs="Arial"/>
          </w:rPr>
          <w:delText xml:space="preserve"> переда</w:delText>
        </w:r>
      </w:del>
      <w:del w:id="572" w:author="Владимир Лаут" w:date="2021-04-08T17:42:00Z">
        <w:r w:rsidDel="00952216">
          <w:rPr>
            <w:rFonts w:ascii="Arial" w:hAnsi="Arial" w:cs="Arial"/>
          </w:rPr>
          <w:delText>ю</w:delText>
        </w:r>
      </w:del>
      <w:del w:id="573" w:author="Владимир Лаут" w:date="2021-04-08T17:44:00Z">
        <w:r w:rsidDel="00952216">
          <w:rPr>
            <w:rFonts w:ascii="Arial" w:hAnsi="Arial" w:cs="Arial"/>
          </w:rPr>
          <w:delText xml:space="preserve">тся </w:delText>
        </w:r>
      </w:del>
      <w:del w:id="574" w:author="Владимир Лаут" w:date="2021-04-08T17:42:00Z">
        <w:r w:rsidDel="00952216">
          <w:rPr>
            <w:rFonts w:ascii="Arial" w:hAnsi="Arial" w:cs="Arial"/>
          </w:rPr>
          <w:delText xml:space="preserve">график сдачи металлолома </w:delText>
        </w:r>
        <w:r w:rsidR="00CF3FE3" w:rsidDel="00952216">
          <w:rPr>
            <w:rFonts w:ascii="Arial" w:hAnsi="Arial" w:cs="Arial"/>
          </w:rPr>
          <w:delText xml:space="preserve">и </w:delText>
        </w:r>
      </w:del>
      <w:del w:id="575" w:author="Владимир Лаут" w:date="2021-04-08T17:44:00Z">
        <w:r w:rsidR="00CF3FE3" w:rsidDel="00952216">
          <w:rPr>
            <w:rFonts w:ascii="Arial" w:hAnsi="Arial" w:cs="Arial"/>
          </w:rPr>
          <w:delText>акт осмотра и списания объекта ОС по форме ВН-ОС-5</w:delText>
        </w:r>
      </w:del>
      <w:r w:rsidR="00CF3FE3">
        <w:rPr>
          <w:rFonts w:ascii="Arial" w:hAnsi="Arial" w:cs="Arial"/>
        </w:rPr>
        <w:t>.</w:t>
      </w:r>
    </w:p>
    <w:p w14:paraId="6ED055E9" w14:textId="5212F0A2" w:rsidR="0043622A" w:rsidRDefault="00AA2A7F" w:rsidP="0043622A">
      <w:pPr>
        <w:spacing w:after="240" w:line="276" w:lineRule="auto"/>
        <w:ind w:firstLine="567"/>
        <w:rPr>
          <w:rFonts w:ascii="Arial" w:hAnsi="Arial" w:cs="Arial"/>
        </w:rPr>
      </w:pPr>
      <w:r w:rsidRPr="00D5251F">
        <w:rPr>
          <w:rFonts w:ascii="Arial" w:hAnsi="Arial" w:cs="Arial"/>
        </w:rPr>
        <w:t xml:space="preserve">Детальное описание шагов приведено в </w:t>
      </w:r>
      <w:hyperlink w:anchor="_Приложение_№_3." w:history="1">
        <w:r w:rsidRPr="00312C3B">
          <w:rPr>
            <w:rStyle w:val="a8"/>
            <w:rFonts w:ascii="Arial" w:hAnsi="Arial" w:cs="Arial"/>
          </w:rPr>
          <w:t>Приложении № 3.</w:t>
        </w:r>
      </w:hyperlink>
    </w:p>
    <w:p w14:paraId="497CCA7F" w14:textId="77777777" w:rsidR="00022C33" w:rsidRPr="00BE014D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76" w:name="_Toc521667653"/>
      <w:bookmarkStart w:id="577" w:name="_Toc521685902"/>
      <w:bookmarkStart w:id="578" w:name="_Toc67659641"/>
      <w:r w:rsidRPr="00BE014D">
        <w:rPr>
          <w:rFonts w:eastAsiaTheme="majorEastAsia" w:cstheme="majorBidi"/>
          <w:bCs w:val="0"/>
          <w:iCs w:val="0"/>
          <w:szCs w:val="26"/>
        </w:rPr>
        <w:t>Роли и полномочия</w:t>
      </w:r>
      <w:bookmarkEnd w:id="576"/>
      <w:bookmarkEnd w:id="577"/>
      <w:bookmarkEnd w:id="578"/>
    </w:p>
    <w:p w14:paraId="537157E8" w14:textId="77777777" w:rsidR="00022C33" w:rsidRDefault="00022C33" w:rsidP="00227A0A">
      <w:pPr>
        <w:spacing w:after="240" w:line="276" w:lineRule="auto"/>
        <w:ind w:firstLine="567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 РП1</w:t>
      </w:r>
      <w:r>
        <w:rPr>
          <w:rFonts w:ascii="Arial" w:hAnsi="Arial" w:cs="Arial"/>
          <w:b/>
          <w:sz w:val="22"/>
        </w:rPr>
        <w:t>.  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29"/>
        <w:gridCol w:w="3696"/>
        <w:gridCol w:w="5151"/>
      </w:tblGrid>
      <w:tr w:rsidR="00022C33" w:rsidRPr="006F5656" w14:paraId="21862BF4" w14:textId="77777777" w:rsidTr="00227A0A">
        <w:trPr>
          <w:cantSplit/>
          <w:trHeight w:val="581"/>
          <w:tblHeader/>
        </w:trPr>
        <w:tc>
          <w:tcPr>
            <w:tcW w:w="877" w:type="pct"/>
            <w:shd w:val="clear" w:color="auto" w:fill="FFC000"/>
            <w:vAlign w:val="center"/>
          </w:tcPr>
          <w:p w14:paraId="3E463D18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368" w:type="pct"/>
            <w:shd w:val="clear" w:color="auto" w:fill="FFC000"/>
            <w:vAlign w:val="center"/>
          </w:tcPr>
          <w:p w14:paraId="27A28515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2756" w:type="pct"/>
            <w:shd w:val="clear" w:color="auto" w:fill="FFC000"/>
            <w:vAlign w:val="center"/>
          </w:tcPr>
          <w:p w14:paraId="20D8356C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022C33" w:rsidRPr="006F5656" w14:paraId="32123AE0" w14:textId="77777777" w:rsidTr="00227A0A">
        <w:trPr>
          <w:cantSplit/>
        </w:trPr>
        <w:tc>
          <w:tcPr>
            <w:tcW w:w="877" w:type="pct"/>
            <w:shd w:val="clear" w:color="auto" w:fill="auto"/>
          </w:tcPr>
          <w:p w14:paraId="33510090" w14:textId="162B6F4E" w:rsidR="00022C33" w:rsidRPr="006F5656" w:rsidRDefault="007F6A7A" w:rsidP="0043622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Специалист ПТО </w:t>
            </w:r>
            <w:ins w:id="579" w:author="Александр" w:date="2020-04-12T15:04:00Z">
              <w:r w:rsidR="00676886" w:rsidRPr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УО</w:t>
              </w:r>
              <w:del w:id="580" w:author="Кононов Александр Валерьевич (Подрядчик. ООО БерингПойнт)" w:date="2020-04-15T22:48:00Z">
                <w:r w:rsidR="00676886" w:rsidRP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 xml:space="preserve"> ГОК</w:delText>
                </w:r>
                <w:r w:rsid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>/ПЛ</w:delText>
                </w:r>
              </w:del>
              <w:r w:rsidR="00676886" w:rsidDel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 </w:t>
              </w:r>
            </w:ins>
            <w:del w:id="581" w:author="Александр" w:date="2020-04-12T15:04:00Z">
              <w:r w:rsidDel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БЕ ГОК</w:delText>
              </w:r>
            </w:del>
          </w:p>
        </w:tc>
        <w:tc>
          <w:tcPr>
            <w:tcW w:w="1368" w:type="pct"/>
            <w:shd w:val="clear" w:color="auto" w:fill="auto"/>
          </w:tcPr>
          <w:p w14:paraId="458F74BF" w14:textId="735619CA" w:rsidR="00022C33" w:rsidRPr="00E117CF" w:rsidRDefault="00E117CF" w:rsidP="0043622A">
            <w:pPr>
              <w:jc w:val="left"/>
              <w:rPr>
                <w:rFonts w:ascii="Arial" w:hAnsi="Arial" w:cs="Arial"/>
                <w:sz w:val="20"/>
                <w:szCs w:val="20"/>
                <w:lang w:val="en-US"/>
                <w:rPrChange w:id="582" w:author="Александр" w:date="2020-04-23T01:26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583" w:author="Александр" w:date="2020-04-23T01:26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ZC</w:t>
              </w:r>
            </w:ins>
            <w:ins w:id="584" w:author="Александр" w:date="2020-04-23T01:27:00Z">
              <w:r w:rsidRPr="00E117CF">
                <w:rPr>
                  <w:rFonts w:ascii="Arial" w:hAnsi="Arial" w:cs="Arial"/>
                  <w:sz w:val="20"/>
                  <w:szCs w:val="20"/>
                  <w:lang w:val="en-US"/>
                  <w:rPrChange w:id="585" w:author="Александр" w:date="2020-04-23T01:27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t>_*</w:t>
              </w:r>
            </w:ins>
            <w:ins w:id="586" w:author="Александр" w:date="2020-04-23T01:26:00Z">
              <w:r w:rsidRPr="00E117CF">
                <w:rPr>
                  <w:rFonts w:ascii="Arial" w:hAnsi="Arial" w:cs="Arial"/>
                  <w:sz w:val="20"/>
                  <w:szCs w:val="20"/>
                  <w:lang w:val="en-US"/>
                </w:rPr>
                <w:t>_PM_PP_SPEC_Y</w:t>
              </w:r>
            </w:ins>
            <w:del w:id="587" w:author="Александр" w:date="2020-04-23T01:26:00Z">
              <w:r w:rsidR="00A6283A" w:rsidDel="00E117CF">
                <w:rPr>
                  <w:rFonts w:ascii="Arial" w:hAnsi="Arial" w:cs="Arial"/>
                  <w:sz w:val="20"/>
                  <w:szCs w:val="20"/>
                  <w:lang w:val="en-US"/>
                </w:rPr>
                <w:delText>PM_PP_SPEC</w:delText>
              </w:r>
            </w:del>
          </w:p>
        </w:tc>
        <w:tc>
          <w:tcPr>
            <w:tcW w:w="2756" w:type="pct"/>
            <w:shd w:val="clear" w:color="auto" w:fill="auto"/>
          </w:tcPr>
          <w:p w14:paraId="2B7E9476" w14:textId="54DD3AE0" w:rsidR="00022C33" w:rsidRPr="006F5656" w:rsidRDefault="00A55C3D" w:rsidP="0043622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Роль присваивается с</w:t>
            </w:r>
            <w:r w:rsidR="007F6A7A" w:rsidRPr="007F6A7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пециалист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</w:t>
            </w:r>
            <w:r w:rsidR="007F6A7A" w:rsidRPr="007F6A7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производственно-технического отдела, отвечающ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ему</w:t>
            </w:r>
            <w:r w:rsidR="007F6A7A" w:rsidRPr="007F6A7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за процессы производства на оборудовании.</w:t>
            </w:r>
            <w:r w:rsidR="002C7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022C33"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 присвоена</w:t>
            </w:r>
            <w:r w:rsidR="007F6A7A" w:rsidRPr="00227A0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96520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специалисту,</w:t>
            </w:r>
            <w:r w:rsidR="007F6A7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создающему заявки на консервацию</w:t>
            </w:r>
            <w:r w:rsidR="007F6A7A" w:rsidRPr="00227A0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 w:rsidR="007F6A7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расконсервацию оборудования</w:t>
            </w:r>
            <w:r w:rsidR="00022C33"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7F6A7A" w:rsidRPr="006F5656" w14:paraId="73BD9801" w14:textId="77777777" w:rsidTr="007F6A7A">
        <w:trPr>
          <w:cantSplit/>
        </w:trPr>
        <w:tc>
          <w:tcPr>
            <w:tcW w:w="877" w:type="pct"/>
            <w:shd w:val="clear" w:color="auto" w:fill="auto"/>
          </w:tcPr>
          <w:p w14:paraId="00696C36" w14:textId="5AC7E877" w:rsidR="007F6A7A" w:rsidRPr="00B33D10" w:rsidDel="007F6A7A" w:rsidRDefault="00B33D10" w:rsidP="004362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ins w:id="588" w:author="Александр" w:date="2020-04-12T15:04:00Z">
              <w:r w:rsidR="00676886" w:rsidRPr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УО</w:t>
              </w:r>
              <w:del w:id="589" w:author="Кононов Александр Валерьевич (Подрядчик. ООО БерингПойнт)" w:date="2020-04-15T22:48:00Z">
                <w:r w:rsidR="00676886" w:rsidRP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 xml:space="preserve"> ГОК</w:delText>
                </w:r>
                <w:r w:rsid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 xml:space="preserve">/ПЛ </w:delText>
                </w:r>
              </w:del>
            </w:ins>
            <w:del w:id="590" w:author="Александр" w:date="2020-04-12T15:04:00Z">
              <w:r w:rsidDel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БЕ ГОК</w:delText>
              </w:r>
            </w:del>
          </w:p>
        </w:tc>
        <w:tc>
          <w:tcPr>
            <w:tcW w:w="1368" w:type="pct"/>
            <w:shd w:val="clear" w:color="auto" w:fill="auto"/>
          </w:tcPr>
          <w:p w14:paraId="6768F602" w14:textId="461ECD84" w:rsidR="00B33D10" w:rsidRPr="00227A0A" w:rsidDel="00E117CF" w:rsidRDefault="00E117CF" w:rsidP="00B33D10">
            <w:pPr>
              <w:jc w:val="left"/>
              <w:rPr>
                <w:del w:id="591" w:author="Александр" w:date="2020-04-23T01:25:00Z"/>
                <w:rFonts w:ascii="Arial" w:hAnsi="Arial" w:cs="Arial"/>
                <w:sz w:val="20"/>
                <w:szCs w:val="20"/>
                <w:lang w:val="en-US"/>
              </w:rPr>
            </w:pPr>
            <w:ins w:id="592" w:author="Александр" w:date="2020-04-23T01:25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ZC_</w:t>
              </w:r>
              <w:r>
                <w:rPr>
                  <w:rFonts w:ascii="Arial" w:hAnsi="Arial" w:cs="Arial"/>
                  <w:sz w:val="20"/>
                  <w:szCs w:val="20"/>
                </w:rPr>
                <w:t>*</w:t>
              </w:r>
              <w:r w:rsidRPr="00E117CF">
                <w:rPr>
                  <w:rFonts w:ascii="Arial" w:hAnsi="Arial" w:cs="Arial"/>
                  <w:sz w:val="20"/>
                  <w:szCs w:val="20"/>
                  <w:lang w:val="en-US"/>
                </w:rPr>
                <w:t>_PM_ENGINEER_Y</w:t>
              </w:r>
            </w:ins>
            <w:del w:id="593" w:author="Александр" w:date="2020-04-23T01:25:00Z">
              <w:r w:rsidR="00B33D10" w:rsidRPr="00227A0A" w:rsidDel="00E117CF">
                <w:rPr>
                  <w:rFonts w:ascii="Arial" w:hAnsi="Arial" w:cs="Arial"/>
                  <w:sz w:val="20"/>
                  <w:szCs w:val="20"/>
                  <w:lang w:val="en-US"/>
                </w:rPr>
                <w:delText>PM_ENGINEER</w:delText>
              </w:r>
            </w:del>
          </w:p>
          <w:p w14:paraId="40B292E1" w14:textId="77777777" w:rsidR="007F6A7A" w:rsidRPr="00227A0A" w:rsidRDefault="007F6A7A" w:rsidP="004362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756" w:type="pct"/>
            <w:shd w:val="clear" w:color="auto" w:fill="auto"/>
          </w:tcPr>
          <w:p w14:paraId="1DB99609" w14:textId="1AE83230" w:rsidR="007F6A7A" w:rsidRPr="00E20498" w:rsidRDefault="00A55C3D" w:rsidP="004362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Роль</w:t>
            </w:r>
            <w:r w:rsidR="00B33D10"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должна быть присвоена</w:t>
            </w:r>
            <w:r w:rsidR="00B33D10" w:rsidRPr="00A958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B52F4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специалисту,</w:t>
            </w:r>
            <w:r w:rsidR="00B33D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проверяющему </w:t>
            </w:r>
            <w:r w:rsidR="00E2049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готовность оборудования к консервации</w:t>
            </w:r>
            <w:r w:rsidR="00E20498" w:rsidRPr="00227A0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 w:rsidR="00E2049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расконсервации</w:t>
            </w:r>
            <w:r w:rsidR="0022121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 w:rsidR="00E2049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создающего заявку на ремонт</w:t>
            </w:r>
            <w:r w:rsidR="0022121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и заявку на демонтаж ПА.</w:t>
            </w:r>
            <w:r w:rsidR="00E2049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2121F" w:rsidRPr="006F5656" w14:paraId="03C0BFD7" w14:textId="77777777" w:rsidTr="007F6A7A">
        <w:trPr>
          <w:cantSplit/>
        </w:trPr>
        <w:tc>
          <w:tcPr>
            <w:tcW w:w="877" w:type="pct"/>
            <w:shd w:val="clear" w:color="auto" w:fill="auto"/>
          </w:tcPr>
          <w:p w14:paraId="4B7D5C2B" w14:textId="25740DC3" w:rsidR="0022121F" w:rsidRPr="00676886" w:rsidRDefault="00FB790B" w:rsidP="004362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  <w:rPrChange w:id="594" w:author="Александр" w:date="2020-04-12T15:04:00Z">
                  <w:rPr>
                    <w:rFonts w:ascii="Arial" w:hAnsi="Arial" w:cs="Arial"/>
                    <w:color w:val="000000"/>
                    <w:sz w:val="20"/>
                    <w:szCs w:val="20"/>
                    <w:lang w:val="en-US" w:eastAsia="ru-RU"/>
                  </w:rPr>
                </w:rPrChange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 xml:space="preserve">Координатор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ins w:id="595" w:author="Александр" w:date="2020-04-12T15:04:00Z">
              <w:r w:rsidR="00676886" w:rsidRPr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УО</w:t>
              </w:r>
              <w:del w:id="596" w:author="Кононов Александр Валерьевич (Подрядчик. ООО БерингПойнт)" w:date="2020-04-15T22:48:00Z">
                <w:r w:rsidR="00676886" w:rsidRP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 xml:space="preserve"> ГОК</w:delText>
                </w:r>
                <w:r w:rsid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 xml:space="preserve">/ПЛ </w:delText>
                </w:r>
              </w:del>
            </w:ins>
            <w:del w:id="597" w:author="Александр" w:date="2020-04-12T15:04:00Z">
              <w:r w:rsidDel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БЕ ГОК</w:delText>
              </w:r>
            </w:del>
          </w:p>
        </w:tc>
        <w:tc>
          <w:tcPr>
            <w:tcW w:w="1368" w:type="pct"/>
            <w:shd w:val="clear" w:color="auto" w:fill="auto"/>
          </w:tcPr>
          <w:p w14:paraId="2345B690" w14:textId="6BDA7368" w:rsidR="0022121F" w:rsidRPr="001E7C85" w:rsidRDefault="00E117CF">
            <w:pPr>
              <w:jc w:val="left"/>
              <w:rPr>
                <w:rFonts w:ascii="Arial" w:hAnsi="Arial"/>
                <w:color w:val="000000"/>
                <w:sz w:val="20"/>
                <w:lang w:val="en-US"/>
              </w:rPr>
            </w:pPr>
            <w:ins w:id="598" w:author="Александр" w:date="2020-04-23T01:27:00Z">
              <w:r>
                <w:rPr>
                  <w:rFonts w:ascii="Arial" w:hAnsi="Arial"/>
                  <w:color w:val="000000"/>
                  <w:sz w:val="20"/>
                  <w:lang w:val="en-US"/>
                </w:rPr>
                <w:t>ZC_</w:t>
              </w:r>
              <w:r>
                <w:rPr>
                  <w:rFonts w:ascii="Arial" w:hAnsi="Arial"/>
                  <w:color w:val="000000"/>
                  <w:sz w:val="20"/>
                </w:rPr>
                <w:t>*</w:t>
              </w:r>
              <w:r w:rsidRPr="00E117CF">
                <w:rPr>
                  <w:rFonts w:ascii="Arial" w:hAnsi="Arial"/>
                  <w:color w:val="000000"/>
                  <w:sz w:val="20"/>
                  <w:lang w:val="en-US"/>
                </w:rPr>
                <w:t>_PM_COORD_Y</w:t>
              </w:r>
            </w:ins>
            <w:del w:id="599" w:author="Александр" w:date="2020-04-23T01:27:00Z">
              <w:r w:rsidR="00D40725" w:rsidRPr="001E7C85" w:rsidDel="00E117CF">
                <w:rPr>
                  <w:rFonts w:ascii="Arial" w:hAnsi="Arial"/>
                  <w:color w:val="000000"/>
                  <w:sz w:val="20"/>
                  <w:lang w:val="en-US"/>
                </w:rPr>
                <w:delText>PM_</w:delText>
              </w:r>
              <w:r w:rsidR="00D40725" w:rsidRPr="00C25FBB" w:rsidDel="00E117CF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COORD</w:delText>
              </w:r>
            </w:del>
          </w:p>
        </w:tc>
        <w:tc>
          <w:tcPr>
            <w:tcW w:w="2756" w:type="pct"/>
            <w:shd w:val="clear" w:color="auto" w:fill="auto"/>
          </w:tcPr>
          <w:p w14:paraId="44797D17" w14:textId="4327563F" w:rsidR="0022121F" w:rsidRPr="00D40725" w:rsidRDefault="00D40725" w:rsidP="004362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Владелец оборудования</w:t>
            </w:r>
            <w:r w:rsidRPr="00227A0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Начальник цеха эксплуатации. </w:t>
            </w:r>
            <w:r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 присвоена</w:t>
            </w:r>
            <w:r w:rsidRPr="00A958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2C7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специалисту,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согласовывающему заявки на консервацию, </w:t>
            </w:r>
            <w:r w:rsidR="002C7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и ремонт оборудования</w:t>
            </w:r>
            <w:r w:rsidR="00D63E7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C40C53" w:rsidRPr="006F5656" w14:paraId="5606D0EA" w14:textId="77777777" w:rsidTr="007F6A7A">
        <w:trPr>
          <w:cantSplit/>
        </w:trPr>
        <w:tc>
          <w:tcPr>
            <w:tcW w:w="877" w:type="pct"/>
            <w:shd w:val="clear" w:color="auto" w:fill="auto"/>
          </w:tcPr>
          <w:p w14:paraId="148C3E79" w14:textId="47260069" w:rsidR="00C40C53" w:rsidRPr="00676886" w:rsidRDefault="00C40C5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Планировщик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ins w:id="600" w:author="Александр" w:date="2020-04-12T15:04:00Z">
              <w:r w:rsidR="00676886" w:rsidRPr="0067688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УО</w:t>
              </w:r>
              <w:del w:id="601" w:author="Кононов Александр Валерьевич (Подрядчик. ООО БерингПойнт)" w:date="2020-04-15T22:48:00Z">
                <w:r w:rsidR="00676886" w:rsidRP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 xml:space="preserve"> ГОК</w:delText>
                </w:r>
              </w:del>
            </w:ins>
            <w:del w:id="602" w:author="Кононов Александр Валерьевич (Подрядчик. ООО БерингПойнт)" w:date="2020-04-15T22:48:00Z">
              <w:r w:rsidDel="00B4412D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БЕ ГОК</w:delText>
              </w:r>
            </w:del>
            <w:ins w:id="603" w:author="Александр" w:date="2020-04-12T15:04:00Z">
              <w:del w:id="604" w:author="Кононов Александр Валерьевич (Подрядчик. ООО БерингПойнт)" w:date="2020-04-15T22:48:00Z">
                <w:r w:rsidR="00676886" w:rsidDel="00B4412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>/ПЛ</w:delText>
                </w:r>
              </w:del>
            </w:ins>
          </w:p>
        </w:tc>
        <w:tc>
          <w:tcPr>
            <w:tcW w:w="1368" w:type="pct"/>
            <w:shd w:val="clear" w:color="auto" w:fill="auto"/>
          </w:tcPr>
          <w:p w14:paraId="6345779B" w14:textId="0A111C52" w:rsidR="00C40C53" w:rsidRPr="001E7C85" w:rsidRDefault="00E117CF" w:rsidP="00B33D10">
            <w:pPr>
              <w:jc w:val="left"/>
              <w:rPr>
                <w:rFonts w:ascii="Arial" w:hAnsi="Arial"/>
                <w:color w:val="000000"/>
                <w:sz w:val="20"/>
                <w:lang w:val="en-US"/>
              </w:rPr>
            </w:pPr>
            <w:ins w:id="605" w:author="Александр" w:date="2020-04-23T01:28:00Z">
              <w:r>
                <w:rPr>
                  <w:rFonts w:ascii="Arial" w:hAnsi="Arial"/>
                  <w:color w:val="000000"/>
                  <w:sz w:val="20"/>
                  <w:lang w:val="en-US"/>
                </w:rPr>
                <w:t>ZC_</w:t>
              </w:r>
              <w:r>
                <w:rPr>
                  <w:rFonts w:ascii="Arial" w:hAnsi="Arial"/>
                  <w:color w:val="000000"/>
                  <w:sz w:val="20"/>
                </w:rPr>
                <w:t>*</w:t>
              </w:r>
              <w:r w:rsidRPr="00E117CF">
                <w:rPr>
                  <w:rFonts w:ascii="Arial" w:hAnsi="Arial"/>
                  <w:color w:val="000000"/>
                  <w:sz w:val="20"/>
                  <w:lang w:val="en-US"/>
                </w:rPr>
                <w:t>_PM_PLANNER_Y</w:t>
              </w:r>
            </w:ins>
            <w:del w:id="606" w:author="Александр" w:date="2020-04-23T01:28:00Z">
              <w:r w:rsidR="00C40C53" w:rsidRPr="001E7C85" w:rsidDel="00E117CF">
                <w:rPr>
                  <w:rFonts w:ascii="Arial" w:hAnsi="Arial"/>
                  <w:color w:val="000000"/>
                  <w:sz w:val="20"/>
                  <w:lang w:val="en-US"/>
                </w:rPr>
                <w:delText>PM_PLANNER</w:delText>
              </w:r>
            </w:del>
          </w:p>
        </w:tc>
        <w:tc>
          <w:tcPr>
            <w:tcW w:w="2756" w:type="pct"/>
            <w:shd w:val="clear" w:color="auto" w:fill="auto"/>
          </w:tcPr>
          <w:p w14:paraId="7B0A525E" w14:textId="6D6FC75C" w:rsidR="00C40C53" w:rsidRPr="00227A0A" w:rsidRDefault="00C156B9" w:rsidP="004362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Специалист</w:t>
            </w:r>
            <w:r w:rsidR="00CB5E67" w:rsidRPr="00C44BB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планирующий</w:t>
            </w:r>
            <w:r w:rsidR="00A55C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согласующий</w:t>
            </w:r>
            <w:r w:rsidRPr="00C156B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заказы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ТОРО на начальном уровне, деблокирующий и закрывающий</w:t>
            </w:r>
            <w:r w:rsidRPr="00C156B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заказы ТОРО. </w:t>
            </w:r>
            <w:r w:rsidR="00C40C53"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 присвоена</w:t>
            </w:r>
            <w:r w:rsidR="00C40C53" w:rsidRPr="00A958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96520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специалисту,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анализ</w:t>
            </w:r>
            <w:r w:rsidR="00A55C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ирующему</w:t>
            </w:r>
            <w:r w:rsidR="00A071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НСИ и данных БУ на предмет изменений.</w:t>
            </w:r>
          </w:p>
        </w:tc>
      </w:tr>
    </w:tbl>
    <w:p w14:paraId="5E898915" w14:textId="77777777" w:rsidR="00022C33" w:rsidRPr="00F94454" w:rsidRDefault="00022C33" w:rsidP="00022C33">
      <w:pPr>
        <w:pStyle w:val="afff0"/>
        <w:rPr>
          <w:rFonts w:ascii="Arial" w:eastAsia="Calibri" w:hAnsi="Arial" w:cs="Arial"/>
          <w:sz w:val="22"/>
          <w:szCs w:val="24"/>
          <w:lang w:eastAsia="ru-RU"/>
        </w:rPr>
      </w:pPr>
      <w:bookmarkStart w:id="607" w:name="_Toc337048197"/>
      <w:bookmarkStart w:id="608" w:name="_Toc337048249"/>
    </w:p>
    <w:p w14:paraId="5D5CCFEE" w14:textId="77777777" w:rsidR="00022C33" w:rsidRPr="00BE014D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09" w:name="_Toc520738781"/>
      <w:bookmarkStart w:id="610" w:name="_Toc520738782"/>
      <w:bookmarkStart w:id="611" w:name="_Toc520738783"/>
      <w:bookmarkStart w:id="612" w:name="_Toc520738784"/>
      <w:bookmarkStart w:id="613" w:name="_Toc520738785"/>
      <w:bookmarkStart w:id="614" w:name="_Toc520738786"/>
      <w:bookmarkStart w:id="615" w:name="_Toc520738787"/>
      <w:bookmarkStart w:id="616" w:name="_Toc520738788"/>
      <w:bookmarkStart w:id="617" w:name="_Toc520738789"/>
      <w:bookmarkStart w:id="618" w:name="_Toc520738790"/>
      <w:bookmarkStart w:id="619" w:name="_Toc521667654"/>
      <w:bookmarkStart w:id="620" w:name="_Toc521685903"/>
      <w:bookmarkStart w:id="621" w:name="_Toc67659642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r w:rsidRPr="00BE014D">
        <w:rPr>
          <w:rFonts w:eastAsiaTheme="majorEastAsia" w:cstheme="majorBidi"/>
          <w:bCs w:val="0"/>
          <w:iCs w:val="0"/>
          <w:szCs w:val="26"/>
        </w:rPr>
        <w:t>Риски и контрольные процедуры</w:t>
      </w:r>
      <w:bookmarkEnd w:id="619"/>
      <w:bookmarkEnd w:id="620"/>
      <w:bookmarkEnd w:id="621"/>
    </w:p>
    <w:p w14:paraId="33071BED" w14:textId="77777777" w:rsidR="00177D13" w:rsidRDefault="00177D13" w:rsidP="00177D13">
      <w:pPr>
        <w:pStyle w:val="31"/>
        <w:keepLines/>
        <w:numPr>
          <w:ilvl w:val="2"/>
          <w:numId w:val="24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622" w:name="_Toc523998815"/>
      <w:bookmarkStart w:id="623" w:name="_Toc521685904"/>
      <w:bookmarkStart w:id="624" w:name="_Toc521667655"/>
      <w:bookmarkStart w:id="625" w:name="_Toc67659643"/>
      <w:bookmarkEnd w:id="622"/>
      <w:r>
        <w:rPr>
          <w:rFonts w:eastAsiaTheme="majorEastAsia" w:cstheme="majorBidi"/>
          <w:b w:val="0"/>
          <w:caps w:val="0"/>
          <w:sz w:val="24"/>
          <w:szCs w:val="24"/>
        </w:rPr>
        <w:t>Риски и контроли</w:t>
      </w:r>
      <w:bookmarkEnd w:id="623"/>
      <w:bookmarkEnd w:id="624"/>
      <w:bookmarkEnd w:id="625"/>
    </w:p>
    <w:p w14:paraId="32C71137" w14:textId="77777777" w:rsidR="00177D13" w:rsidRDefault="00177D13" w:rsidP="00177D13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Риски и контрольные процедуры отражаются на схемах бизнес-процессов ARIS в соответствии с соглашением о моделировании. </w:t>
      </w:r>
    </w:p>
    <w:p w14:paraId="19EC34B6" w14:textId="628943C8" w:rsidR="00177D13" w:rsidRDefault="00177D13" w:rsidP="00177D13">
      <w:pPr>
        <w:ind w:firstLine="567"/>
        <w:rPr>
          <w:rFonts w:ascii="Arial" w:eastAsia="Calibri" w:hAnsi="Arial" w:cs="Arial"/>
        </w:rPr>
      </w:pPr>
      <w:r>
        <w:rPr>
          <w:rFonts w:ascii="Arial" w:hAnsi="Arial" w:cs="Arial"/>
        </w:rPr>
        <w:t>Детально</w:t>
      </w:r>
      <w:r>
        <w:rPr>
          <w:rFonts w:ascii="Arial" w:eastAsia="Calibri" w:hAnsi="Arial" w:cs="Arial"/>
        </w:rPr>
        <w:t xml:space="preserve"> риски и контрольные процедуры описываются в Приложении № РиК1. Матрица рисков и контрольных процедур (</w:t>
      </w:r>
      <w:proofErr w:type="spellStart"/>
      <w:r>
        <w:rPr>
          <w:rFonts w:ascii="Arial" w:eastAsia="Calibri" w:hAnsi="Arial" w:cs="Arial"/>
        </w:rPr>
        <w:t>МРиКП</w:t>
      </w:r>
      <w:proofErr w:type="spellEnd"/>
      <w:r>
        <w:rPr>
          <w:rFonts w:ascii="Arial" w:eastAsia="Calibri" w:hAnsi="Arial" w:cs="Arial"/>
        </w:rPr>
        <w:t xml:space="preserve">), включая (при необходимости) мониторинговые контрольные процедуры, </w:t>
      </w:r>
      <w:r w:rsidR="00C8645D">
        <w:rPr>
          <w:rFonts w:ascii="Arial" w:eastAsia="Calibri" w:hAnsi="Arial" w:cs="Arial"/>
        </w:rPr>
        <w:t>реализованные</w:t>
      </w:r>
      <w:r>
        <w:rPr>
          <w:rFonts w:ascii="Arial" w:eastAsia="Calibri" w:hAnsi="Arial" w:cs="Arial"/>
        </w:rPr>
        <w:t xml:space="preserve"> в SAP GRC </w:t>
      </w:r>
      <w:proofErr w:type="spellStart"/>
      <w:r>
        <w:rPr>
          <w:rFonts w:ascii="Arial" w:eastAsia="Calibri" w:hAnsi="Arial" w:cs="Arial"/>
        </w:rPr>
        <w:t>Process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Control</w:t>
      </w:r>
      <w:proofErr w:type="spellEnd"/>
      <w:r>
        <w:rPr>
          <w:rFonts w:ascii="Arial" w:eastAsia="Calibri" w:hAnsi="Arial" w:cs="Arial"/>
        </w:rPr>
        <w:t>.</w:t>
      </w:r>
    </w:p>
    <w:p w14:paraId="15AEF9C5" w14:textId="77777777" w:rsidR="00177D13" w:rsidRDefault="00177D13" w:rsidP="00177D13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случае разработки компенсирующих контрольных процедур для снижения рисков разделения полномочий,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S/4 HANA. </w:t>
      </w:r>
    </w:p>
    <w:p w14:paraId="74B0B143" w14:textId="77777777" w:rsidR="00177D13" w:rsidRDefault="00177D13" w:rsidP="00177D1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Таблица РиК1. Контрольные процедуры бизнес-процессов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3"/>
        <w:gridCol w:w="2833"/>
        <w:gridCol w:w="5230"/>
      </w:tblGrid>
      <w:tr w:rsidR="00177D13" w14:paraId="54C3696F" w14:textId="77777777" w:rsidTr="00BB18E9">
        <w:trPr>
          <w:cantSplit/>
          <w:trHeight w:val="397"/>
          <w:tblHeader/>
        </w:trPr>
        <w:tc>
          <w:tcPr>
            <w:tcW w:w="1038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98D481C" w14:textId="77777777" w:rsidR="00177D13" w:rsidRDefault="00177D1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и название шага</w:t>
            </w:r>
          </w:p>
        </w:tc>
        <w:tc>
          <w:tcPr>
            <w:tcW w:w="139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7C141BE1" w14:textId="77777777" w:rsidR="00177D13" w:rsidRDefault="00177D1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57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2A7E9268" w14:textId="77777777" w:rsidR="00177D13" w:rsidRDefault="00177D1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 КП</w:t>
            </w:r>
          </w:p>
        </w:tc>
      </w:tr>
      <w:tr w:rsidR="00C8645D" w14:paraId="4D83DACE" w14:textId="77777777" w:rsidTr="00BB18E9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0B65E" w14:textId="77777777" w:rsidR="00C8645D" w:rsidRDefault="00C8645D" w:rsidP="00C8645D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ПП-07.01.02.03-20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11556" w14:textId="46FA4897" w:rsidR="00C8645D" w:rsidRDefault="00C8645D" w:rsidP="00C8645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C.ПП-07.01-001</w:t>
            </w:r>
          </w:p>
        </w:tc>
        <w:tc>
          <w:tcPr>
            <w:tcW w:w="25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EAC27E9" w14:textId="0ABFA924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Создание заявки на консервацию</w:t>
            </w:r>
          </w:p>
        </w:tc>
      </w:tr>
      <w:tr w:rsidR="00C8645D" w14:paraId="299C6745" w14:textId="77777777" w:rsidTr="00BB18E9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DE8EA" w14:textId="77777777" w:rsidR="00C8645D" w:rsidRDefault="00C8645D" w:rsidP="00C8645D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ПП-07.01.02.03-30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8D3385" w14:textId="75C88D36" w:rsidR="00C8645D" w:rsidRDefault="00C8645D" w:rsidP="00C8645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C.ПП-07.01-002</w:t>
            </w:r>
          </w:p>
        </w:tc>
        <w:tc>
          <w:tcPr>
            <w:tcW w:w="25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FE5F57" w14:textId="29DE473B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Анализ состояния ПА перед консервацией/расконсервацией</w:t>
            </w:r>
          </w:p>
        </w:tc>
      </w:tr>
      <w:tr w:rsidR="00C8645D" w14:paraId="066510D5" w14:textId="77777777" w:rsidTr="00BB18E9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3293A9" w14:textId="1A88F9A0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57B32D" w14:textId="13DD2FA4" w:rsidR="00C8645D" w:rsidRDefault="00C8645D" w:rsidP="00C8645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C.ПП-07.01-003</w:t>
            </w:r>
          </w:p>
        </w:tc>
        <w:tc>
          <w:tcPr>
            <w:tcW w:w="25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281BE0F" w14:textId="2779691E" w:rsidR="00C8645D" w:rsidRDefault="00C8645D" w:rsidP="00C8645D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Подписание и утверждение Приказа на консервацию/ расконсервацию</w:t>
            </w:r>
          </w:p>
        </w:tc>
      </w:tr>
      <w:tr w:rsidR="00C8645D" w14:paraId="077741E6" w14:textId="77777777" w:rsidTr="00BB18E9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436483" w14:textId="7753BBE3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73EB14" w14:textId="625BE6C7" w:rsidR="00C8645D" w:rsidRDefault="00C8645D" w:rsidP="00C8645D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C.ПП-07.01-004</w:t>
            </w:r>
          </w:p>
        </w:tc>
        <w:tc>
          <w:tcPr>
            <w:tcW w:w="25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0E30E9" w14:textId="7AB14F1C" w:rsidR="00C8645D" w:rsidRDefault="00C8645D" w:rsidP="00C8645D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Согласование заявки на консервацию/ расконсервацию/ ремонт</w:t>
            </w:r>
          </w:p>
        </w:tc>
      </w:tr>
      <w:tr w:rsidR="00C8645D" w14:paraId="3EBAA2FC" w14:textId="77777777" w:rsidTr="00BB18E9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7D393" w14:textId="29481D1B" w:rsidR="00C8645D" w:rsidRDefault="00C8645D" w:rsidP="00C8645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EC58A9" w14:textId="4E9166DB" w:rsidR="00C8645D" w:rsidRDefault="00C8645D" w:rsidP="00C8645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C.ПП-07.01-005</w:t>
            </w:r>
          </w:p>
        </w:tc>
        <w:tc>
          <w:tcPr>
            <w:tcW w:w="25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D123650" w14:textId="3B23B56D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Анализ НСИ и данных БУ на предмет изменений</w:t>
            </w:r>
          </w:p>
        </w:tc>
      </w:tr>
      <w:tr w:rsidR="00C8645D" w14:paraId="06F4B4A1" w14:textId="77777777" w:rsidTr="00BB18E9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90B6435" w14:textId="77777777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ПП-07.01.02.04-40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51003BE" w14:textId="63F3F694" w:rsidR="00C8645D" w:rsidRDefault="00C8645D" w:rsidP="00C8645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C.ПП-07.01-005</w:t>
            </w:r>
          </w:p>
        </w:tc>
        <w:tc>
          <w:tcPr>
            <w:tcW w:w="257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6C7C98" w14:textId="4EFCEFD8" w:rsidR="00C8645D" w:rsidRDefault="00C8645D" w:rsidP="00C8645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Анализ НСИ и данных БУ на предмет изменений</w:t>
            </w:r>
          </w:p>
        </w:tc>
      </w:tr>
    </w:tbl>
    <w:p w14:paraId="74C23D0E" w14:textId="77777777" w:rsidR="00177D13" w:rsidRDefault="00177D13" w:rsidP="00177D13">
      <w:pPr>
        <w:ind w:firstLine="708"/>
        <w:rPr>
          <w:rFonts w:ascii="Arial" w:eastAsia="Calibri" w:hAnsi="Arial" w:cs="Arial"/>
          <w:i/>
          <w:color w:val="808080" w:themeColor="background1" w:themeShade="80"/>
        </w:rPr>
      </w:pPr>
    </w:p>
    <w:p w14:paraId="5AAD479B" w14:textId="77777777" w:rsidR="00177D13" w:rsidRDefault="00177D13" w:rsidP="00177D13">
      <w:pPr>
        <w:pStyle w:val="31"/>
        <w:keepLines/>
        <w:numPr>
          <w:ilvl w:val="2"/>
          <w:numId w:val="24"/>
        </w:numPr>
        <w:spacing w:before="160" w:after="120" w:line="276" w:lineRule="auto"/>
        <w:rPr>
          <w:rFonts w:eastAsiaTheme="majorEastAsia" w:cstheme="majorBidi"/>
          <w:caps w:val="0"/>
          <w:sz w:val="24"/>
          <w:szCs w:val="24"/>
        </w:rPr>
      </w:pPr>
      <w:bookmarkStart w:id="626" w:name="_Toc521685905"/>
      <w:bookmarkStart w:id="627" w:name="_Toc521667656"/>
      <w:bookmarkStart w:id="628" w:name="_Toc67659644"/>
      <w:r>
        <w:rPr>
          <w:rFonts w:eastAsiaTheme="majorEastAsia" w:cstheme="majorBidi"/>
          <w:b w:val="0"/>
          <w:caps w:val="0"/>
          <w:sz w:val="24"/>
          <w:szCs w:val="24"/>
        </w:rPr>
        <w:t>Разделение полномочий</w:t>
      </w:r>
      <w:bookmarkEnd w:id="626"/>
      <w:bookmarkEnd w:id="627"/>
      <w:bookmarkEnd w:id="628"/>
    </w:p>
    <w:p w14:paraId="44A0F986" w14:textId="0C83C752" w:rsidR="00177D13" w:rsidRDefault="00177D13" w:rsidP="00177D13">
      <w:pPr>
        <w:pStyle w:val="af9"/>
        <w:numPr>
          <w:ilvl w:val="0"/>
          <w:numId w:val="25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разрабатывается с учётом описания ключевых задач рассматриваемых бизнес-процессов из состава Концептуального Дизайна (Таблица № КП1. Пример матрицы конфликтующих бизнес-функций).</w:t>
      </w:r>
    </w:p>
    <w:p w14:paraId="6E9158F4" w14:textId="77777777" w:rsidR="00177D13" w:rsidRDefault="00177D13" w:rsidP="00177D13">
      <w:pPr>
        <w:pStyle w:val="af9"/>
        <w:ind w:left="1068"/>
        <w:rPr>
          <w:rFonts w:ascii="Arial" w:eastAsia="Calibri" w:hAnsi="Arial" w:cs="Arial"/>
        </w:rPr>
      </w:pPr>
    </w:p>
    <w:p w14:paraId="590E6939" w14:textId="77777777" w:rsidR="00177D13" w:rsidRDefault="00177D13" w:rsidP="00177D13">
      <w:pPr>
        <w:pStyle w:val="af9"/>
        <w:numPr>
          <w:ilvl w:val="0"/>
          <w:numId w:val="25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групп транзакций. Данная матрица определяет конфликтующие совмещения групп транзакций для всех рассматриваемых бизнес-процессов. Основой для разработки данной матрицы является актуализированный список конфликтов совмещения групп транзакций, перечень используемых транзакций, а также актуализированный список рисков конфликтов полномочий (Таблица № КП2. Пример матрицы конфликтующих групп транзакций).</w:t>
      </w:r>
    </w:p>
    <w:p w14:paraId="18E78ECB" w14:textId="77777777" w:rsidR="00177D13" w:rsidRDefault="00177D13" w:rsidP="00177D13">
      <w:pPr>
        <w:pStyle w:val="af9"/>
        <w:ind w:left="1068"/>
        <w:rPr>
          <w:rFonts w:ascii="Arial" w:eastAsia="Calibri" w:hAnsi="Arial" w:cs="Arial"/>
        </w:rPr>
      </w:pPr>
    </w:p>
    <w:p w14:paraId="065DC87B" w14:textId="77777777" w:rsidR="00177D13" w:rsidRDefault="00177D13" w:rsidP="00177D13">
      <w:pPr>
        <w:pStyle w:val="af9"/>
        <w:numPr>
          <w:ilvl w:val="0"/>
          <w:numId w:val="25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Матрица конфликтов на уровне ролей. Данная матрица определяет конфликтующие совмещения ролей в бизнес-процессах. Данная матрица разрабатывается на основе реестров ролей из КД бизнес-процессов и матриц конфликтов на уровне бизнес-функций и групп транзакций (Таблица № КП3. Пример матрицы конфликтующих ролей в бизнес-процессах). </w:t>
      </w:r>
    </w:p>
    <w:p w14:paraId="56E0DC24" w14:textId="77777777" w:rsidR="00177D13" w:rsidRDefault="00177D13" w:rsidP="00177D13">
      <w:pPr>
        <w:pStyle w:val="af9"/>
        <w:ind w:left="1068"/>
        <w:rPr>
          <w:rFonts w:ascii="Arial" w:eastAsia="Calibri" w:hAnsi="Arial" w:cs="Arial"/>
        </w:rPr>
      </w:pPr>
    </w:p>
    <w:p w14:paraId="0B6A3988" w14:textId="77777777" w:rsidR="00177D13" w:rsidRDefault="00177D13" w:rsidP="00177D13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Детальное описание рисков пересечения полномочий приводится в Приложении № КП1. Матрица конфликтов полномочий.</w:t>
      </w:r>
    </w:p>
    <w:p w14:paraId="052DD1D4" w14:textId="77777777" w:rsidR="00177D13" w:rsidRDefault="00177D13" w:rsidP="00177D13">
      <w:pPr>
        <w:spacing w:after="240" w:line="276" w:lineRule="auto"/>
        <w:jc w:val="right"/>
        <w:rPr>
          <w:rStyle w:val="afff2"/>
        </w:rPr>
      </w:pPr>
      <w:r>
        <w:rPr>
          <w:rStyle w:val="afff2"/>
          <w:rFonts w:ascii="Arial" w:hAnsi="Arial" w:cs="Arial"/>
        </w:rPr>
        <w:t>Таблица № КП1. Матрица конфликтующих бизнес-функций</w:t>
      </w:r>
    </w:p>
    <w:p w14:paraId="49D76711" w14:textId="17A53B06" w:rsidR="00177D13" w:rsidRDefault="00F91E52" w:rsidP="00177D13">
      <w:pPr>
        <w:rPr>
          <w:rFonts w:eastAsia="Calibri"/>
          <w:i/>
          <w:color w:val="808080" w:themeColor="background1" w:themeShade="80"/>
        </w:rPr>
      </w:pPr>
      <w:r>
        <w:rPr>
          <w:noProof/>
          <w:lang w:eastAsia="ru-RU"/>
        </w:rPr>
        <w:drawing>
          <wp:inline distT="0" distB="0" distL="0" distR="0" wp14:anchorId="3FC760BF" wp14:editId="5ED74358">
            <wp:extent cx="6302611" cy="256032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4904" cy="25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C1BA" w14:textId="77777777" w:rsidR="00177D13" w:rsidRDefault="00177D13" w:rsidP="00177D13">
      <w:pPr>
        <w:ind w:firstLine="708"/>
        <w:rPr>
          <w:rFonts w:ascii="Arial" w:eastAsia="Calibri" w:hAnsi="Arial" w:cs="Arial"/>
          <w:i/>
          <w:color w:val="808080" w:themeColor="background1" w:themeShade="80"/>
        </w:rPr>
      </w:pPr>
    </w:p>
    <w:p w14:paraId="10A9F283" w14:textId="77777777" w:rsidR="00177D13" w:rsidRDefault="00177D13" w:rsidP="00177D13">
      <w:pPr>
        <w:spacing w:after="240" w:line="276" w:lineRule="auto"/>
        <w:jc w:val="right"/>
        <w:rPr>
          <w:rStyle w:val="afff2"/>
        </w:rPr>
      </w:pPr>
      <w:r>
        <w:rPr>
          <w:rStyle w:val="afff2"/>
          <w:rFonts w:ascii="Arial" w:hAnsi="Arial" w:cs="Arial"/>
        </w:rPr>
        <w:t>Таблица № КП2. Матрица конфликтующих групп транзакций</w:t>
      </w:r>
    </w:p>
    <w:p w14:paraId="62C93B51" w14:textId="12051649" w:rsidR="00177D13" w:rsidRDefault="00F91E52" w:rsidP="00177D13">
      <w:pPr>
        <w:rPr>
          <w:rStyle w:val="afff2"/>
          <w:rFonts w:ascii="Arial" w:hAnsi="Arial" w:cs="Arial"/>
        </w:rPr>
      </w:pPr>
      <w:r>
        <w:rPr>
          <w:noProof/>
          <w:lang w:eastAsia="ru-RU"/>
        </w:rPr>
        <w:lastRenderedPageBreak/>
        <w:drawing>
          <wp:inline distT="0" distB="0" distL="0" distR="0" wp14:anchorId="55476DFB" wp14:editId="305329A6">
            <wp:extent cx="6278880" cy="2491619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8975" cy="24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8750" w14:textId="77777777" w:rsidR="00177D13" w:rsidRDefault="00177D13" w:rsidP="00177D13">
      <w:pPr>
        <w:ind w:firstLine="708"/>
        <w:rPr>
          <w:rStyle w:val="afff2"/>
          <w:rFonts w:ascii="Arial" w:hAnsi="Arial" w:cs="Arial"/>
        </w:rPr>
      </w:pPr>
    </w:p>
    <w:p w14:paraId="5254EFB0" w14:textId="77777777" w:rsidR="00177D13" w:rsidRDefault="00177D13" w:rsidP="00177D13">
      <w:pPr>
        <w:spacing w:after="240" w:line="276" w:lineRule="auto"/>
        <w:jc w:val="right"/>
        <w:rPr>
          <w:rStyle w:val="afff2"/>
          <w:rFonts w:ascii="Arial" w:hAnsi="Arial" w:cs="Arial"/>
        </w:rPr>
      </w:pPr>
      <w:r>
        <w:rPr>
          <w:rStyle w:val="afff2"/>
          <w:rFonts w:ascii="Arial" w:hAnsi="Arial" w:cs="Arial"/>
        </w:rPr>
        <w:t>Таблица № КП3. Матрица конфликтующих ролей в бизнес-процессах</w:t>
      </w:r>
    </w:p>
    <w:p w14:paraId="1F7C14CC" w14:textId="60682014" w:rsidR="00177D13" w:rsidRDefault="00F5553B" w:rsidP="00177D13">
      <w:pPr>
        <w:rPr>
          <w:rStyle w:val="afff2"/>
          <w:rFonts w:ascii="Arial" w:hAnsi="Arial" w:cs="Arial"/>
        </w:rPr>
      </w:pPr>
      <w:ins w:id="629" w:author="Лазарев Артем Андреевич (Подрядчик. ООО БерингПойнт)" w:date="2020-04-16T13:20:00Z">
        <w:r>
          <w:rPr>
            <w:noProof/>
            <w:lang w:eastAsia="ru-RU"/>
          </w:rPr>
          <w:drawing>
            <wp:inline distT="0" distB="0" distL="0" distR="0" wp14:anchorId="0C25F146" wp14:editId="19B57CF9">
              <wp:extent cx="6025725" cy="3228975"/>
              <wp:effectExtent l="0" t="0" r="0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8512" cy="32304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630" w:author="Лазарев Артем Андреевич (Подрядчик. ООО БерингПойнт)" w:date="2020-04-16T13:20:00Z">
        <w:r w:rsidR="00F91E52" w:rsidRPr="00C8645D" w:rsidDel="00F5553B">
          <w:rPr>
            <w:rFonts w:ascii="Arial" w:hAnsi="Arial" w:cs="Arial"/>
            <w:b/>
            <w:noProof/>
            <w:lang w:eastAsia="ru-RU"/>
            <w:rPrChange w:id="631" w:author="Unknown">
              <w:rPr>
                <w:noProof/>
                <w:lang w:eastAsia="ru-RU"/>
              </w:rPr>
            </w:rPrChange>
          </w:rPr>
          <w:drawing>
            <wp:inline distT="0" distB="0" distL="0" distR="0" wp14:anchorId="4026E0F8" wp14:editId="15A38FF6">
              <wp:extent cx="6172200" cy="3321050"/>
              <wp:effectExtent l="0" t="0" r="0" b="0"/>
              <wp:docPr id="4" name="Picture 5" descr="Снимок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Снимок"/>
                      <pic:cNvPicPr>
                        <a:picLocks noChangeAspect="1" noChangeArrowheads="1"/>
                      </pic:cNvPicPr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72200" cy="332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0C56A99" w14:textId="111CC4F5" w:rsidR="00022C33" w:rsidRPr="00F94454" w:rsidRDefault="00022C33" w:rsidP="00022C33">
      <w:pPr>
        <w:rPr>
          <w:rFonts w:ascii="Arial" w:eastAsia="Calibri" w:hAnsi="Arial" w:cs="Arial"/>
        </w:rPr>
      </w:pPr>
    </w:p>
    <w:p w14:paraId="40975C27" w14:textId="77777777" w:rsidR="00022C33" w:rsidRPr="00BE014D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32" w:name="_Toc521667657"/>
      <w:bookmarkStart w:id="633" w:name="_Toc521685906"/>
      <w:bookmarkStart w:id="634" w:name="_Toc67659645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Интеграционные точки со смежными процессами</w:t>
      </w:r>
      <w:bookmarkEnd w:id="632"/>
      <w:bookmarkEnd w:id="633"/>
      <w:bookmarkEnd w:id="634"/>
    </w:p>
    <w:p w14:paraId="09B72594" w14:textId="3C01505F" w:rsidR="00022C33" w:rsidRDefault="00022C33" w:rsidP="00022C3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635" w:name="_Hlk519780484"/>
      <w:r w:rsidRPr="00F50D03">
        <w:rPr>
          <w:rFonts w:ascii="Arial" w:hAnsi="Arial"/>
          <w:b/>
          <w:sz w:val="22"/>
        </w:rPr>
        <w:t>Таблица</w:t>
      </w:r>
      <w:r w:rsidRPr="00916FAB">
        <w:rPr>
          <w:rFonts w:ascii="Arial" w:hAnsi="Arial" w:cs="Arial"/>
          <w:b/>
          <w:sz w:val="22"/>
        </w:rPr>
        <w:t xml:space="preserve"> </w:t>
      </w:r>
      <w:r w:rsidR="00904183">
        <w:rPr>
          <w:rFonts w:ascii="Arial" w:hAnsi="Arial" w:cs="Arial"/>
          <w:b/>
          <w:sz w:val="22"/>
        </w:rPr>
        <w:t>8</w:t>
      </w:r>
      <w:r w:rsidRPr="00916FAB">
        <w:rPr>
          <w:rFonts w:ascii="Arial" w:hAnsi="Arial" w:cs="Arial"/>
          <w:b/>
          <w:sz w:val="22"/>
        </w:rPr>
        <w:t>.</w:t>
      </w:r>
      <w:r w:rsidR="005951FA">
        <w:rPr>
          <w:rFonts w:ascii="Arial" w:hAnsi="Arial" w:cs="Arial"/>
          <w:b/>
          <w:sz w:val="22"/>
        </w:rPr>
        <w:t xml:space="preserve"> </w:t>
      </w:r>
      <w:r w:rsidRPr="00916FAB">
        <w:rPr>
          <w:rFonts w:ascii="Arial" w:hAnsi="Arial" w:cs="Arial"/>
          <w:b/>
          <w:sz w:val="22"/>
        </w:rPr>
        <w:t xml:space="preserve">Точки </w:t>
      </w:r>
      <w:proofErr w:type="spellStart"/>
      <w:r w:rsidRPr="00916FAB">
        <w:rPr>
          <w:rFonts w:ascii="Arial" w:hAnsi="Arial" w:cs="Arial"/>
          <w:b/>
          <w:sz w:val="22"/>
        </w:rPr>
        <w:t>межпроцессной</w:t>
      </w:r>
      <w:proofErr w:type="spellEnd"/>
      <w:r w:rsidRPr="00916FAB">
        <w:rPr>
          <w:rFonts w:ascii="Arial" w:hAnsi="Arial" w:cs="Arial"/>
          <w:b/>
          <w:sz w:val="22"/>
        </w:rPr>
        <w:t xml:space="preserve"> интеграции</w:t>
      </w:r>
    </w:p>
    <w:tbl>
      <w:tblPr>
        <w:tblW w:w="5433" w:type="pct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40"/>
        <w:gridCol w:w="1632"/>
        <w:gridCol w:w="1476"/>
        <w:gridCol w:w="1903"/>
        <w:gridCol w:w="1610"/>
        <w:gridCol w:w="1661"/>
        <w:gridCol w:w="1435"/>
      </w:tblGrid>
      <w:tr w:rsidR="00562456" w:rsidRPr="00F94454" w14:paraId="54DEFD43" w14:textId="77777777" w:rsidTr="00562456">
        <w:trPr>
          <w:cantSplit/>
          <w:trHeight w:val="397"/>
          <w:tblHeader/>
        </w:trPr>
        <w:tc>
          <w:tcPr>
            <w:tcW w:w="606" w:type="pct"/>
            <w:shd w:val="clear" w:color="auto" w:fill="FFC000"/>
            <w:vAlign w:val="center"/>
          </w:tcPr>
          <w:p w14:paraId="52295756" w14:textId="77777777" w:rsidR="00562456" w:rsidRPr="00F94454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738" w:type="pct"/>
            <w:shd w:val="clear" w:color="auto" w:fill="FFC000"/>
            <w:vAlign w:val="center"/>
          </w:tcPr>
          <w:p w14:paraId="17085D67" w14:textId="77777777" w:rsidR="00562456" w:rsidRPr="00F94454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692" w:type="pct"/>
            <w:shd w:val="clear" w:color="auto" w:fill="FFC000"/>
            <w:vAlign w:val="center"/>
          </w:tcPr>
          <w:p w14:paraId="36F4061F" w14:textId="77777777" w:rsidR="00562456" w:rsidRPr="00F94454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885" w:type="pct"/>
            <w:shd w:val="clear" w:color="auto" w:fill="FFC000"/>
            <w:vAlign w:val="center"/>
          </w:tcPr>
          <w:p w14:paraId="4A9B9499" w14:textId="77777777" w:rsidR="00562456" w:rsidRPr="00655E45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55E4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654" w:type="pct"/>
            <w:shd w:val="clear" w:color="auto" w:fill="FFC000"/>
            <w:vAlign w:val="center"/>
          </w:tcPr>
          <w:p w14:paraId="4DA09A68" w14:textId="77777777" w:rsidR="00562456" w:rsidRPr="00F94454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751" w:type="pct"/>
            <w:shd w:val="clear" w:color="auto" w:fill="FFC000"/>
            <w:vAlign w:val="center"/>
          </w:tcPr>
          <w:p w14:paraId="2550660B" w14:textId="77777777" w:rsidR="00562456" w:rsidRPr="00F94454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673" w:type="pct"/>
            <w:shd w:val="clear" w:color="auto" w:fill="FFC000"/>
            <w:vAlign w:val="center"/>
          </w:tcPr>
          <w:p w14:paraId="18677ACE" w14:textId="77777777" w:rsidR="00562456" w:rsidRPr="00F94454" w:rsidRDefault="00562456" w:rsidP="005624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562456" w:rsidRPr="00197198" w14:paraId="1F82C56B" w14:textId="77777777" w:rsidTr="00562456">
        <w:trPr>
          <w:cantSplit/>
        </w:trPr>
        <w:tc>
          <w:tcPr>
            <w:tcW w:w="606" w:type="pct"/>
          </w:tcPr>
          <w:p w14:paraId="09A6D7AC" w14:textId="77777777" w:rsidR="00562456" w:rsidRPr="00197198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60AC9D47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92" w:type="pct"/>
            <w:shd w:val="clear" w:color="auto" w:fill="auto"/>
          </w:tcPr>
          <w:p w14:paraId="591A84AF" w14:textId="77777777" w:rsidR="00562456" w:rsidRPr="00915F74" w:rsidRDefault="00562456" w:rsidP="00562456">
            <w:pPr>
              <w:jc w:val="left"/>
              <w:rPr>
                <w:rFonts w:ascii="Arial" w:hAnsi="Arial" w:cs="Arial"/>
                <w:sz w:val="20"/>
                <w:highlight w:val="yellow"/>
                <w:rPrChange w:id="636" w:author="Кононов Александр Валерьевич (Подрядчик. ООО БерингПойнт)" w:date="2020-04-15T19:07:00Z">
                  <w:rPr>
                    <w:rFonts w:ascii="Arial" w:hAnsi="Arial" w:cs="Arial"/>
                    <w:sz w:val="20"/>
                  </w:rPr>
                </w:rPrChange>
              </w:rPr>
            </w:pPr>
            <w:r w:rsidRPr="00655E45">
              <w:rPr>
                <w:rFonts w:ascii="Arial" w:hAnsi="Arial" w:cs="Arial"/>
                <w:sz w:val="20"/>
              </w:rPr>
              <w:t>10 Создание заявки на консервацию, 20 Создание заявки на расконсервацию</w:t>
            </w:r>
          </w:p>
        </w:tc>
        <w:tc>
          <w:tcPr>
            <w:tcW w:w="885" w:type="pct"/>
            <w:shd w:val="clear" w:color="auto" w:fill="auto"/>
          </w:tcPr>
          <w:p w14:paraId="696109E2" w14:textId="3CBAAE79" w:rsidR="00562456" w:rsidRPr="00655E45" w:rsidRDefault="00562456">
            <w:pPr>
              <w:jc w:val="left"/>
              <w:rPr>
                <w:rFonts w:ascii="Arial" w:hAnsi="Arial" w:cs="Arial"/>
                <w:sz w:val="20"/>
              </w:rPr>
            </w:pPr>
            <w:r w:rsidRPr="00655E45">
              <w:rPr>
                <w:rFonts w:ascii="Arial" w:hAnsi="Arial" w:cs="Arial"/>
                <w:sz w:val="20"/>
              </w:rPr>
              <w:t xml:space="preserve">Поступает информация о необходимости выполнить консервацию/расконсервацию ПА </w:t>
            </w:r>
          </w:p>
        </w:tc>
        <w:tc>
          <w:tcPr>
            <w:tcW w:w="654" w:type="pct"/>
            <w:shd w:val="clear" w:color="auto" w:fill="auto"/>
          </w:tcPr>
          <w:p w14:paraId="4AC51AE9" w14:textId="54230678" w:rsidR="00562456" w:rsidRPr="00915F74" w:rsidRDefault="00C80663" w:rsidP="00562456">
            <w:pPr>
              <w:jc w:val="left"/>
              <w:rPr>
                <w:rFonts w:ascii="Arial" w:hAnsi="Arial" w:cs="Arial"/>
                <w:sz w:val="20"/>
                <w:highlight w:val="yellow"/>
                <w:rPrChange w:id="637" w:author="Кононов Александр Валерьевич (Подрядчик. ООО БерингПойнт)" w:date="2020-04-15T19:07:00Z">
                  <w:rPr>
                    <w:rFonts w:ascii="Arial" w:hAnsi="Arial" w:cs="Arial"/>
                    <w:sz w:val="20"/>
                  </w:rPr>
                </w:rPrChange>
              </w:rPr>
            </w:pPr>
            <w:ins w:id="638" w:author="Кононов Александр Валерьевич (Подрядчик. ООО БерингПойнт)" w:date="2020-04-16T07:18:00Z">
              <w:r w:rsidRPr="00C80663">
                <w:rPr>
                  <w:rFonts w:ascii="Arial" w:hAnsi="Arial" w:cs="Arial"/>
                  <w:sz w:val="20"/>
                </w:rPr>
                <w:t>УП-03.03.01.02</w:t>
              </w:r>
            </w:ins>
            <w:del w:id="639" w:author="Кононов Александр Валерьевич (Подрядчик. ООО БерингПойнт)" w:date="2020-04-16T07:18:00Z">
              <w:r w:rsidR="00562456" w:rsidRPr="00915F74" w:rsidDel="00C80663">
                <w:rPr>
                  <w:rFonts w:ascii="Arial" w:hAnsi="Arial" w:cs="Arial"/>
                  <w:sz w:val="20"/>
                  <w:highlight w:val="yellow"/>
                  <w:rPrChange w:id="640" w:author="Кононов Александр Валерьевич (Подрядчик. ООО БерингПойнт)" w:date="2020-04-15T19:07:00Z">
                    <w:rPr>
                      <w:rFonts w:ascii="Arial" w:hAnsi="Arial" w:cs="Arial"/>
                      <w:sz w:val="20"/>
                    </w:rPr>
                  </w:rPrChange>
                </w:rPr>
                <w:delText>УП-03.03.04.01</w:delText>
              </w:r>
            </w:del>
          </w:p>
        </w:tc>
        <w:tc>
          <w:tcPr>
            <w:tcW w:w="751" w:type="pct"/>
            <w:shd w:val="clear" w:color="auto" w:fill="auto"/>
          </w:tcPr>
          <w:p w14:paraId="06A6477F" w14:textId="5A970A7E" w:rsidR="00562456" w:rsidRPr="00915F74" w:rsidRDefault="00C80663">
            <w:pPr>
              <w:jc w:val="left"/>
              <w:rPr>
                <w:rFonts w:ascii="Arial" w:hAnsi="Arial" w:cs="Arial"/>
                <w:sz w:val="20"/>
                <w:highlight w:val="yellow"/>
                <w:rPrChange w:id="641" w:author="Кононов Александр Валерьевич (Подрядчик. ООО БерингПойнт)" w:date="2020-04-15T19:07:00Z">
                  <w:rPr>
                    <w:rFonts w:ascii="Arial" w:hAnsi="Arial" w:cs="Arial"/>
                    <w:sz w:val="20"/>
                  </w:rPr>
                </w:rPrChange>
              </w:rPr>
            </w:pPr>
            <w:ins w:id="642" w:author="Кононов Александр Валерьевич (Подрядчик. ООО БерингПойнт)" w:date="2020-04-16T07:18:00Z">
              <w:r w:rsidRPr="00C80663">
                <w:rPr>
                  <w:rFonts w:ascii="Arial" w:hAnsi="Arial" w:cs="Arial"/>
                  <w:sz w:val="20"/>
                </w:rPr>
                <w:t>Годовое планирование производственной программы</w:t>
              </w:r>
            </w:ins>
            <w:del w:id="643" w:author="Кононов Александр Валерьевич (Подрядчик. ООО БерингПойнт)" w:date="2020-04-16T07:18:00Z">
              <w:r w:rsidR="00562456" w:rsidRPr="00655E45" w:rsidDel="00C80663">
                <w:rPr>
                  <w:rFonts w:ascii="Arial" w:hAnsi="Arial" w:cs="Arial"/>
                  <w:sz w:val="20"/>
                  <w:highlight w:val="yellow"/>
                  <w:rPrChange w:id="644" w:author="Кононов Александр Валерьевич (Подрядчик. ООО БерингПойнт)" w:date="2020-04-15T19:38:00Z">
                    <w:rPr>
                      <w:rFonts w:ascii="Arial" w:hAnsi="Arial" w:cs="Arial"/>
                      <w:sz w:val="20"/>
                    </w:rPr>
                  </w:rPrChange>
                </w:rPr>
                <w:delText>Выбор оптимального сценария</w:delText>
              </w:r>
            </w:del>
          </w:p>
        </w:tc>
        <w:tc>
          <w:tcPr>
            <w:tcW w:w="673" w:type="pct"/>
            <w:shd w:val="clear" w:color="auto" w:fill="auto"/>
          </w:tcPr>
          <w:p w14:paraId="3411875D" w14:textId="77777777" w:rsidR="00562456" w:rsidRPr="00197198" w:rsidRDefault="00562456" w:rsidP="00562456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562456" w:rsidRPr="00F94454" w14:paraId="341CA146" w14:textId="77777777" w:rsidTr="00562456">
        <w:trPr>
          <w:cantSplit/>
        </w:trPr>
        <w:tc>
          <w:tcPr>
            <w:tcW w:w="606" w:type="pct"/>
          </w:tcPr>
          <w:p w14:paraId="76DC4A0C" w14:textId="77777777" w:rsidR="00562456" w:rsidRPr="009700B4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7C11A6B1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92" w:type="pct"/>
            <w:shd w:val="clear" w:color="auto" w:fill="auto"/>
          </w:tcPr>
          <w:p w14:paraId="4C34C9B7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 Создание заявки на консервацию</w:t>
            </w:r>
          </w:p>
        </w:tc>
        <w:tc>
          <w:tcPr>
            <w:tcW w:w="885" w:type="pct"/>
            <w:shd w:val="clear" w:color="auto" w:fill="auto"/>
          </w:tcPr>
          <w:p w14:paraId="202B3D3C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 анализе состояния ПА принято решение о необходимости консервации ПА, передаётся перечень объектов, подлежащих консервации</w:t>
            </w:r>
          </w:p>
        </w:tc>
        <w:tc>
          <w:tcPr>
            <w:tcW w:w="654" w:type="pct"/>
            <w:shd w:val="clear" w:color="auto" w:fill="auto"/>
          </w:tcPr>
          <w:p w14:paraId="35D8F2C6" w14:textId="77777777" w:rsidR="00562456" w:rsidRPr="00197198" w:rsidRDefault="00562456" w:rsidP="00562456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ПП-07.05.03-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5EE676CF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Формирование и потребление подменного фонда</w:t>
            </w:r>
          </w:p>
        </w:tc>
        <w:tc>
          <w:tcPr>
            <w:tcW w:w="673" w:type="pct"/>
            <w:shd w:val="clear" w:color="auto" w:fill="auto"/>
          </w:tcPr>
          <w:p w14:paraId="4A68DE15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Анализ состояния подменного фонда</w:t>
            </w:r>
          </w:p>
        </w:tc>
      </w:tr>
      <w:tr w:rsidR="00562456" w:rsidRPr="00F94454" w14:paraId="1A11D038" w14:textId="77777777" w:rsidTr="00562456">
        <w:trPr>
          <w:cantSplit/>
        </w:trPr>
        <w:tc>
          <w:tcPr>
            <w:tcW w:w="606" w:type="pct"/>
          </w:tcPr>
          <w:p w14:paraId="4963C582" w14:textId="77777777" w:rsidR="00562456" w:rsidRPr="009700B4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139CE638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92" w:type="pct"/>
            <w:shd w:val="clear" w:color="auto" w:fill="auto"/>
          </w:tcPr>
          <w:p w14:paraId="0538AB98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80 Анализ НСИ и данных БУ на предмет изменений</w:t>
            </w:r>
          </w:p>
        </w:tc>
        <w:tc>
          <w:tcPr>
            <w:tcW w:w="885" w:type="pct"/>
            <w:shd w:val="clear" w:color="auto" w:fill="auto"/>
          </w:tcPr>
          <w:p w14:paraId="6A1B9100" w14:textId="77777777" w:rsidR="00562456" w:rsidRPr="009F65AB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 результатам выполнения работ по консервации</w:t>
            </w:r>
            <w:r w:rsidRPr="009F65AB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расконсервации ПА требуется проанализировать необходимость изменения НСИ и данных БУ</w:t>
            </w:r>
          </w:p>
        </w:tc>
        <w:tc>
          <w:tcPr>
            <w:tcW w:w="654" w:type="pct"/>
            <w:shd w:val="clear" w:color="auto" w:fill="auto"/>
          </w:tcPr>
          <w:p w14:paraId="3E96A257" w14:textId="77777777" w:rsidR="00562456" w:rsidRPr="000C73D8" w:rsidRDefault="00562456" w:rsidP="00562456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ПП-07.03.03.01-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33DEA851" w14:textId="60C432D8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Выполнение и фактический </w:t>
            </w:r>
            <w:proofErr w:type="spellStart"/>
            <w:r w:rsidR="000E48EB">
              <w:rPr>
                <w:rFonts w:ascii="Arial" w:hAnsi="Arial" w:cs="Arial"/>
                <w:sz w:val="20"/>
              </w:rPr>
              <w:t>учётучёт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воздействий</w:t>
            </w:r>
          </w:p>
        </w:tc>
        <w:tc>
          <w:tcPr>
            <w:tcW w:w="673" w:type="pct"/>
            <w:shd w:val="clear" w:color="auto" w:fill="auto"/>
          </w:tcPr>
          <w:p w14:paraId="7FEBF48D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Выполнение работ по мероприятию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</w:tr>
      <w:tr w:rsidR="00562456" w:rsidRPr="000C73D8" w14:paraId="2701D5CA" w14:textId="77777777" w:rsidTr="00562456">
        <w:trPr>
          <w:cantSplit/>
        </w:trPr>
        <w:tc>
          <w:tcPr>
            <w:tcW w:w="606" w:type="pct"/>
          </w:tcPr>
          <w:p w14:paraId="386DA5B9" w14:textId="77777777" w:rsidR="00562456" w:rsidRPr="000C73D8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ПП-07.03.03.02-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617B7895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Управление внеплановыми воздействиями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692" w:type="pct"/>
            <w:shd w:val="clear" w:color="auto" w:fill="auto"/>
          </w:tcPr>
          <w:p w14:paraId="58CDC5D1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Анализ сообщений ТОРО в соответствии с приоритетом</w:t>
            </w:r>
          </w:p>
        </w:tc>
        <w:tc>
          <w:tcPr>
            <w:tcW w:w="885" w:type="pct"/>
            <w:shd w:val="clear" w:color="auto" w:fill="auto"/>
          </w:tcPr>
          <w:p w14:paraId="692ACD06" w14:textId="77777777" w:rsidR="00562456" w:rsidRPr="00B237A0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заявки на проведение работ по консервации</w:t>
            </w:r>
            <w:r w:rsidRPr="00B237A0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расконсервации</w:t>
            </w:r>
            <w:r w:rsidRPr="00B237A0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ремонту ПА</w:t>
            </w:r>
          </w:p>
        </w:tc>
        <w:tc>
          <w:tcPr>
            <w:tcW w:w="654" w:type="pct"/>
            <w:shd w:val="clear" w:color="auto" w:fill="auto"/>
          </w:tcPr>
          <w:p w14:paraId="2A0840D0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19AB390B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73" w:type="pct"/>
            <w:shd w:val="clear" w:color="auto" w:fill="auto"/>
          </w:tcPr>
          <w:p w14:paraId="58B8076D" w14:textId="77777777" w:rsidR="00562456" w:rsidRPr="000C73D8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70 Согласование заявки на консервацию</w:t>
            </w:r>
            <w:r w:rsidRPr="000C73D8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расконсервацию</w:t>
            </w:r>
            <w:r w:rsidRPr="000C73D8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ремонт</w:t>
            </w:r>
          </w:p>
        </w:tc>
      </w:tr>
      <w:tr w:rsidR="00562456" w:rsidRPr="00F94454" w14:paraId="08D32926" w14:textId="77777777" w:rsidTr="00562456">
        <w:trPr>
          <w:cantSplit/>
        </w:trPr>
        <w:tc>
          <w:tcPr>
            <w:tcW w:w="606" w:type="pct"/>
          </w:tcPr>
          <w:p w14:paraId="0C735D29" w14:textId="08F059A1" w:rsidR="00562456" w:rsidRPr="00817F1C" w:rsidRDefault="00817F1C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</w:t>
            </w:r>
            <w:r w:rsidR="00562456">
              <w:rPr>
                <w:rFonts w:ascii="Arial" w:hAnsi="Arial" w:cs="Arial"/>
                <w:sz w:val="20"/>
                <w:szCs w:val="20"/>
              </w:rPr>
              <w:t>07.01</w:t>
            </w:r>
            <w:r>
              <w:rPr>
                <w:rFonts w:ascii="Arial" w:hAnsi="Arial" w:cs="Arial"/>
                <w:sz w:val="20"/>
                <w:szCs w:val="20"/>
              </w:rPr>
              <w:t>.02.05</w:t>
            </w:r>
            <w:r w:rsidR="00562456">
              <w:rPr>
                <w:rFonts w:ascii="Arial" w:hAnsi="Arial" w:cs="Arial"/>
                <w:sz w:val="20"/>
                <w:szCs w:val="20"/>
              </w:rPr>
              <w:t>-</w:t>
            </w:r>
            <w:r w:rsidR="00562456"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40C998E7" w14:textId="7EBC53CF" w:rsidR="00562456" w:rsidRPr="00F97ADD" w:rsidRDefault="00817F1C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Ведение НСИ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692" w:type="pct"/>
            <w:shd w:val="clear" w:color="auto" w:fill="auto"/>
          </w:tcPr>
          <w:p w14:paraId="10FBB9CD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885" w:type="pct"/>
            <w:shd w:val="clear" w:color="auto" w:fill="auto"/>
          </w:tcPr>
          <w:p w14:paraId="2413A5D2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Передаются заявки на изменение статуса единиц оборудования и корректировку планов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654" w:type="pct"/>
            <w:shd w:val="clear" w:color="auto" w:fill="auto"/>
          </w:tcPr>
          <w:p w14:paraId="20CD338C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7B3F358E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73" w:type="pct"/>
            <w:shd w:val="clear" w:color="auto" w:fill="auto"/>
          </w:tcPr>
          <w:p w14:paraId="42F69587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80 Анализ НСИ и данных БУ на предмет изменений</w:t>
            </w:r>
          </w:p>
        </w:tc>
      </w:tr>
      <w:tr w:rsidR="00562456" w:rsidRPr="00F94454" w14:paraId="1C37BE14" w14:textId="77777777" w:rsidTr="00562456">
        <w:trPr>
          <w:cantSplit/>
        </w:trPr>
        <w:tc>
          <w:tcPr>
            <w:tcW w:w="606" w:type="pct"/>
          </w:tcPr>
          <w:p w14:paraId="27DE46C3" w14:textId="77777777" w:rsidR="00562456" w:rsidRPr="009700B4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ПП-15.01.01.01</w:t>
            </w:r>
          </w:p>
        </w:tc>
        <w:tc>
          <w:tcPr>
            <w:tcW w:w="738" w:type="pct"/>
            <w:shd w:val="clear" w:color="auto" w:fill="auto"/>
          </w:tcPr>
          <w:p w14:paraId="154D63E9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Получение и обработка в МФЦ входящих первичных документов</w:t>
            </w:r>
          </w:p>
        </w:tc>
        <w:tc>
          <w:tcPr>
            <w:tcW w:w="692" w:type="pct"/>
            <w:shd w:val="clear" w:color="auto" w:fill="auto"/>
          </w:tcPr>
          <w:p w14:paraId="54FE968B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885" w:type="pct"/>
            <w:shd w:val="clear" w:color="auto" w:fill="auto"/>
          </w:tcPr>
          <w:p w14:paraId="45E2357A" w14:textId="2F98BF4D" w:rsidR="00562456" w:rsidRPr="00B237A0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Передаётся приказ о консервации</w:t>
            </w:r>
            <w:r w:rsidRPr="00B237A0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 xml:space="preserve">расконсервации </w:t>
            </w:r>
            <w:r w:rsidR="0023592F">
              <w:rPr>
                <w:rFonts w:ascii="Arial" w:hAnsi="Arial" w:cs="Arial"/>
                <w:sz w:val="20"/>
              </w:rPr>
              <w:t xml:space="preserve">и пояснительная записка </w:t>
            </w:r>
            <w:r>
              <w:rPr>
                <w:rFonts w:ascii="Arial" w:hAnsi="Arial" w:cs="Arial"/>
                <w:sz w:val="20"/>
              </w:rPr>
              <w:t>для дальнейшего формирования заявки на изменение данных БУ</w:t>
            </w:r>
          </w:p>
        </w:tc>
        <w:tc>
          <w:tcPr>
            <w:tcW w:w="654" w:type="pct"/>
            <w:shd w:val="clear" w:color="auto" w:fill="auto"/>
          </w:tcPr>
          <w:p w14:paraId="122A6124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7EDD510E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73" w:type="pct"/>
            <w:shd w:val="clear" w:color="auto" w:fill="auto"/>
          </w:tcPr>
          <w:p w14:paraId="0B7B8205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80 Анализ НСИ и данных БУ на предмет изменений</w:t>
            </w:r>
          </w:p>
        </w:tc>
      </w:tr>
      <w:tr w:rsidR="00562456" w:rsidRPr="00F94454" w14:paraId="4CA21B4E" w14:textId="77777777" w:rsidTr="00562456">
        <w:trPr>
          <w:cantSplit/>
        </w:trPr>
        <w:tc>
          <w:tcPr>
            <w:tcW w:w="606" w:type="pct"/>
          </w:tcPr>
          <w:p w14:paraId="2183CAF3" w14:textId="77777777" w:rsidR="00562456" w:rsidRPr="00F97ADD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УП-03.03.05.01-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580DA345" w14:textId="77777777" w:rsidR="00562456" w:rsidRPr="00F97ADD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Ведение производственных мощностей основного и вспомогательного производства</w:t>
            </w:r>
          </w:p>
        </w:tc>
        <w:tc>
          <w:tcPr>
            <w:tcW w:w="692" w:type="pct"/>
            <w:shd w:val="clear" w:color="auto" w:fill="auto"/>
          </w:tcPr>
          <w:p w14:paraId="1E3D637D" w14:textId="77777777" w:rsidR="00562456" w:rsidRPr="004837BD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Создание заявки на изменение справочника рабочих мест</w:t>
            </w:r>
          </w:p>
        </w:tc>
        <w:tc>
          <w:tcPr>
            <w:tcW w:w="885" w:type="pct"/>
            <w:shd w:val="clear" w:color="auto" w:fill="auto"/>
          </w:tcPr>
          <w:p w14:paraId="341E6896" w14:textId="77777777" w:rsidR="00562456" w:rsidRPr="00FA31C8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Передаётся заявка на изменение рабочего места</w:t>
            </w:r>
          </w:p>
        </w:tc>
        <w:tc>
          <w:tcPr>
            <w:tcW w:w="654" w:type="pct"/>
            <w:shd w:val="clear" w:color="auto" w:fill="auto"/>
          </w:tcPr>
          <w:p w14:paraId="0D9F027C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ПП-07.01.02.03-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282F072C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Консервация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Расконсервация ПА</w:t>
            </w:r>
          </w:p>
        </w:tc>
        <w:tc>
          <w:tcPr>
            <w:tcW w:w="673" w:type="pct"/>
            <w:shd w:val="clear" w:color="auto" w:fill="auto"/>
          </w:tcPr>
          <w:p w14:paraId="2F32D856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80 Анализ НСИ и данных БУ на предмет изменений</w:t>
            </w:r>
          </w:p>
        </w:tc>
      </w:tr>
      <w:tr w:rsidR="00562456" w:rsidRPr="00F94454" w14:paraId="32325A76" w14:textId="77777777" w:rsidTr="00562456">
        <w:trPr>
          <w:cantSplit/>
        </w:trPr>
        <w:tc>
          <w:tcPr>
            <w:tcW w:w="606" w:type="pct"/>
          </w:tcPr>
          <w:p w14:paraId="01FE64CB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176D70FA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92" w:type="pct"/>
            <w:shd w:val="clear" w:color="auto" w:fill="auto"/>
          </w:tcPr>
          <w:p w14:paraId="5C93E742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Выпуск и согласование приказа на списание и подготовка акта о списании</w:t>
            </w:r>
          </w:p>
        </w:tc>
        <w:tc>
          <w:tcPr>
            <w:tcW w:w="885" w:type="pct"/>
            <w:shd w:val="clear" w:color="auto" w:fill="auto"/>
          </w:tcPr>
          <w:p w14:paraId="311BC7E9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 анализе состояния ПА принято решение о необходимости вывода ПА из эксплуатации, передаётся перечень объектов, подлежащих списанию</w:t>
            </w:r>
          </w:p>
        </w:tc>
        <w:tc>
          <w:tcPr>
            <w:tcW w:w="654" w:type="pct"/>
            <w:shd w:val="clear" w:color="auto" w:fill="auto"/>
          </w:tcPr>
          <w:p w14:paraId="11D115EE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ПП-07.05.03-ERP</w:t>
            </w:r>
          </w:p>
        </w:tc>
        <w:tc>
          <w:tcPr>
            <w:tcW w:w="751" w:type="pct"/>
            <w:shd w:val="clear" w:color="auto" w:fill="auto"/>
          </w:tcPr>
          <w:p w14:paraId="1D430E99" w14:textId="77777777" w:rsidR="00562456" w:rsidRPr="009700B4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9700B4">
              <w:rPr>
                <w:rFonts w:ascii="Arial" w:hAnsi="Arial" w:cs="Arial"/>
                <w:noProof/>
                <w:sz w:val="20"/>
                <w:szCs w:val="20"/>
              </w:rPr>
              <w:t>Формирование и потребление подменного фонда</w:t>
            </w:r>
          </w:p>
        </w:tc>
        <w:tc>
          <w:tcPr>
            <w:tcW w:w="673" w:type="pct"/>
            <w:shd w:val="clear" w:color="auto" w:fill="auto"/>
          </w:tcPr>
          <w:p w14:paraId="3093D3D5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Анализ состояния подменного фонда</w:t>
            </w:r>
          </w:p>
        </w:tc>
      </w:tr>
      <w:tr w:rsidR="00562456" w:rsidRPr="00F94454" w14:paraId="6B1FF609" w14:textId="77777777" w:rsidTr="00562456">
        <w:trPr>
          <w:cantSplit/>
        </w:trPr>
        <w:tc>
          <w:tcPr>
            <w:tcW w:w="606" w:type="pct"/>
          </w:tcPr>
          <w:p w14:paraId="50C530AA" w14:textId="77777777" w:rsidR="00562456" w:rsidRPr="009700B4" w:rsidRDefault="00562456" w:rsidP="005624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37E8D4C2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92" w:type="pct"/>
            <w:shd w:val="clear" w:color="auto" w:fill="auto"/>
          </w:tcPr>
          <w:p w14:paraId="7A36D8A3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Выпуск и согласование приказа на списание и подготовка акта о списании</w:t>
            </w:r>
          </w:p>
        </w:tc>
        <w:tc>
          <w:tcPr>
            <w:tcW w:w="885" w:type="pct"/>
            <w:shd w:val="clear" w:color="auto" w:fill="auto"/>
          </w:tcPr>
          <w:p w14:paraId="2521CDF7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Передана информация о мероприятиях в области охраны труда, промышленной безопасности и экологии, требующих вывода ПА из эксплуатации</w:t>
            </w:r>
          </w:p>
        </w:tc>
        <w:tc>
          <w:tcPr>
            <w:tcW w:w="654" w:type="pct"/>
            <w:shd w:val="clear" w:color="auto" w:fill="auto"/>
          </w:tcPr>
          <w:p w14:paraId="1CE7542D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 w:rsidRPr="009700B4">
              <w:rPr>
                <w:rFonts w:ascii="Arial" w:hAnsi="Arial" w:cs="Arial"/>
                <w:noProof/>
                <w:sz w:val="20"/>
                <w:szCs w:val="20"/>
              </w:rPr>
              <w:t xml:space="preserve">ПП-11.02.03-ERP </w:t>
            </w:r>
          </w:p>
        </w:tc>
        <w:tc>
          <w:tcPr>
            <w:tcW w:w="751" w:type="pct"/>
            <w:shd w:val="clear" w:color="auto" w:fill="auto"/>
          </w:tcPr>
          <w:p w14:paraId="7194F4D9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 w:rsidRPr="009700B4">
              <w:rPr>
                <w:rFonts w:ascii="Arial" w:hAnsi="Arial" w:cs="Arial"/>
                <w:noProof/>
                <w:sz w:val="20"/>
                <w:szCs w:val="20"/>
              </w:rPr>
              <w:t>Управление проверками и аудитами в области охраны труда, промышленной безопасности и экологии</w:t>
            </w:r>
          </w:p>
        </w:tc>
        <w:tc>
          <w:tcPr>
            <w:tcW w:w="673" w:type="pct"/>
            <w:shd w:val="clear" w:color="auto" w:fill="auto"/>
          </w:tcPr>
          <w:p w14:paraId="7A821301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140 Назначение мероприятий: сроки, ответственные</w:t>
            </w:r>
          </w:p>
        </w:tc>
      </w:tr>
      <w:tr w:rsidR="00562456" w:rsidRPr="00641BBB" w14:paraId="0341352E" w14:textId="77777777" w:rsidTr="00562456">
        <w:trPr>
          <w:cantSplit/>
        </w:trPr>
        <w:tc>
          <w:tcPr>
            <w:tcW w:w="606" w:type="pct"/>
          </w:tcPr>
          <w:p w14:paraId="442EAE08" w14:textId="77777777" w:rsidR="00562456" w:rsidRPr="009700B4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4DD73F00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92" w:type="pct"/>
            <w:shd w:val="clear" w:color="auto" w:fill="auto"/>
          </w:tcPr>
          <w:p w14:paraId="5598B186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Выпуск и согласование приказа на списание и подготовка акта о списании</w:t>
            </w:r>
          </w:p>
        </w:tc>
        <w:tc>
          <w:tcPr>
            <w:tcW w:w="885" w:type="pct"/>
            <w:shd w:val="clear" w:color="auto" w:fill="auto"/>
          </w:tcPr>
          <w:p w14:paraId="5DDF494E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Получена информация о нулевой остаточной стоимости ПА</w:t>
            </w:r>
          </w:p>
        </w:tc>
        <w:tc>
          <w:tcPr>
            <w:tcW w:w="654" w:type="pct"/>
            <w:shd w:val="clear" w:color="auto" w:fill="auto"/>
          </w:tcPr>
          <w:p w14:paraId="5A0C1731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ПП-03.02.01.06-ERP</w:t>
            </w:r>
          </w:p>
        </w:tc>
        <w:tc>
          <w:tcPr>
            <w:tcW w:w="751" w:type="pct"/>
            <w:shd w:val="clear" w:color="auto" w:fill="auto"/>
          </w:tcPr>
          <w:p w14:paraId="1CE2952F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 w:rsidRPr="009700B4">
              <w:rPr>
                <w:rFonts w:ascii="Arial" w:hAnsi="Arial" w:cs="Arial"/>
                <w:noProof/>
                <w:sz w:val="20"/>
                <w:szCs w:val="20"/>
              </w:rPr>
              <w:t>Учет амортизации объектов ВНА</w:t>
            </w:r>
          </w:p>
        </w:tc>
        <w:tc>
          <w:tcPr>
            <w:tcW w:w="673" w:type="pct"/>
            <w:shd w:val="clear" w:color="auto" w:fill="auto"/>
          </w:tcPr>
          <w:p w14:paraId="3B81F282" w14:textId="61DF6EF8" w:rsidR="00562456" w:rsidRPr="00641BBB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 Просмотр журнала прогона амортизации</w:t>
            </w:r>
            <w:r w:rsidRPr="00641BBB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 xml:space="preserve">Просмотр </w:t>
            </w:r>
            <w:proofErr w:type="spellStart"/>
            <w:r w:rsidR="000E48EB">
              <w:rPr>
                <w:rFonts w:ascii="Arial" w:hAnsi="Arial" w:cs="Arial"/>
                <w:sz w:val="20"/>
              </w:rPr>
              <w:t>отчётаотчёта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о запасе ВНА</w:t>
            </w:r>
          </w:p>
        </w:tc>
      </w:tr>
      <w:tr w:rsidR="00562456" w:rsidRPr="00F94454" w14:paraId="4C87257C" w14:textId="77777777" w:rsidTr="00562456">
        <w:trPr>
          <w:cantSplit/>
        </w:trPr>
        <w:tc>
          <w:tcPr>
            <w:tcW w:w="606" w:type="pct"/>
          </w:tcPr>
          <w:p w14:paraId="77A1D1EA" w14:textId="77777777" w:rsidR="00562456" w:rsidRPr="009700B4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15FF04A9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92" w:type="pct"/>
            <w:shd w:val="clear" w:color="auto" w:fill="auto"/>
          </w:tcPr>
          <w:p w14:paraId="73627B2B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Выпуск и согласование приказа на списание и подготовка акта о списании</w:t>
            </w:r>
          </w:p>
        </w:tc>
        <w:tc>
          <w:tcPr>
            <w:tcW w:w="885" w:type="pct"/>
            <w:shd w:val="clear" w:color="auto" w:fill="auto"/>
          </w:tcPr>
          <w:p w14:paraId="241C0E2B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 ходе выполнения работ выявлено оборудование, подлежащее списанию, требуется оформить приказ на списание</w:t>
            </w:r>
          </w:p>
        </w:tc>
        <w:tc>
          <w:tcPr>
            <w:tcW w:w="654" w:type="pct"/>
            <w:shd w:val="clear" w:color="auto" w:fill="auto"/>
          </w:tcPr>
          <w:p w14:paraId="635850AD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ПП-07.03.03.01-ERP</w:t>
            </w:r>
          </w:p>
        </w:tc>
        <w:tc>
          <w:tcPr>
            <w:tcW w:w="751" w:type="pct"/>
            <w:shd w:val="clear" w:color="auto" w:fill="auto"/>
          </w:tcPr>
          <w:p w14:paraId="4E1BDA82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 w:rsidRPr="009700B4">
              <w:rPr>
                <w:rFonts w:ascii="Arial" w:hAnsi="Arial" w:cs="Arial"/>
                <w:noProof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673" w:type="pct"/>
            <w:shd w:val="clear" w:color="auto" w:fill="auto"/>
          </w:tcPr>
          <w:p w14:paraId="1D9A8904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Выполнение работ по мероприятию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</w:tr>
      <w:tr w:rsidR="00562456" w14:paraId="7B5EAA26" w14:textId="77777777" w:rsidTr="00562456">
        <w:trPr>
          <w:cantSplit/>
        </w:trPr>
        <w:tc>
          <w:tcPr>
            <w:tcW w:w="606" w:type="pct"/>
          </w:tcPr>
          <w:p w14:paraId="77B5E760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187A4C35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92" w:type="pct"/>
            <w:shd w:val="clear" w:color="auto" w:fill="auto"/>
          </w:tcPr>
          <w:p w14:paraId="26CA4A53" w14:textId="77777777" w:rsidR="00562456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 Анализ НСИ, данных БУ на предмет изменений</w:t>
            </w:r>
          </w:p>
        </w:tc>
        <w:tc>
          <w:tcPr>
            <w:tcW w:w="885" w:type="pct"/>
            <w:shd w:val="clear" w:color="auto" w:fill="auto"/>
          </w:tcPr>
          <w:p w14:paraId="3992070D" w14:textId="77777777" w:rsidR="00562456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Выполнены работы по демонтажу ПА, подлежащего списанию, требуется выполнить анализ НСИ и данных БУ</w:t>
            </w:r>
          </w:p>
        </w:tc>
        <w:tc>
          <w:tcPr>
            <w:tcW w:w="654" w:type="pct"/>
            <w:shd w:val="clear" w:color="auto" w:fill="auto"/>
          </w:tcPr>
          <w:p w14:paraId="322560B4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ПП-07.03.03.01-ERP</w:t>
            </w:r>
          </w:p>
        </w:tc>
        <w:tc>
          <w:tcPr>
            <w:tcW w:w="751" w:type="pct"/>
            <w:shd w:val="clear" w:color="auto" w:fill="auto"/>
          </w:tcPr>
          <w:p w14:paraId="5EFBB134" w14:textId="77777777" w:rsidR="00562456" w:rsidRPr="009700B4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9700B4">
              <w:rPr>
                <w:rFonts w:ascii="Arial" w:hAnsi="Arial" w:cs="Arial"/>
                <w:noProof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673" w:type="pct"/>
            <w:shd w:val="clear" w:color="auto" w:fill="auto"/>
          </w:tcPr>
          <w:p w14:paraId="78CA1398" w14:textId="77777777" w:rsidR="00562456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Выполнение работ по мероприятию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</w:tr>
      <w:tr w:rsidR="00562456" w:rsidRPr="00F94454" w14:paraId="0C38C8C8" w14:textId="77777777" w:rsidTr="00562456">
        <w:trPr>
          <w:cantSplit/>
        </w:trPr>
        <w:tc>
          <w:tcPr>
            <w:tcW w:w="606" w:type="pct"/>
          </w:tcPr>
          <w:p w14:paraId="79B25E6D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ПП-07.03.03.02-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4ADD67B8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Управление внеплановыми воздействиями ТОиР</w:t>
            </w:r>
          </w:p>
        </w:tc>
        <w:tc>
          <w:tcPr>
            <w:tcW w:w="692" w:type="pct"/>
            <w:shd w:val="clear" w:color="auto" w:fill="auto"/>
          </w:tcPr>
          <w:p w14:paraId="2AE0DBE1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Анализ сообщений ТОРО в соответствии с приоритетом</w:t>
            </w:r>
          </w:p>
        </w:tc>
        <w:tc>
          <w:tcPr>
            <w:tcW w:w="885" w:type="pct"/>
            <w:shd w:val="clear" w:color="auto" w:fill="auto"/>
          </w:tcPr>
          <w:p w14:paraId="0F601F02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заявки на проведение работ по демонтажу ПА, подлежащего выводу из эксплуатации</w:t>
            </w:r>
          </w:p>
        </w:tc>
        <w:tc>
          <w:tcPr>
            <w:tcW w:w="654" w:type="pct"/>
            <w:shd w:val="clear" w:color="auto" w:fill="auto"/>
          </w:tcPr>
          <w:p w14:paraId="75924226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0700B560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73" w:type="pct"/>
            <w:shd w:val="clear" w:color="auto" w:fill="auto"/>
          </w:tcPr>
          <w:p w14:paraId="413AEA3C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 Создание заявки на демонтаж ПА</w:t>
            </w:r>
          </w:p>
        </w:tc>
      </w:tr>
      <w:tr w:rsidR="00562456" w:rsidRPr="00F94454" w14:paraId="00B89D52" w14:textId="77777777" w:rsidTr="00562456">
        <w:trPr>
          <w:cantSplit/>
        </w:trPr>
        <w:tc>
          <w:tcPr>
            <w:tcW w:w="606" w:type="pct"/>
          </w:tcPr>
          <w:p w14:paraId="797B50FB" w14:textId="16FB1E95" w:rsidR="00562456" w:rsidRDefault="00817F1C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</w:t>
            </w:r>
            <w:r w:rsidR="00562456">
              <w:rPr>
                <w:rFonts w:ascii="Arial" w:hAnsi="Arial" w:cs="Arial"/>
                <w:sz w:val="20"/>
                <w:szCs w:val="20"/>
              </w:rPr>
              <w:t>07.01</w:t>
            </w:r>
            <w:r>
              <w:rPr>
                <w:rFonts w:ascii="Arial" w:hAnsi="Arial" w:cs="Arial"/>
                <w:sz w:val="20"/>
                <w:szCs w:val="20"/>
              </w:rPr>
              <w:t>.02.05</w:t>
            </w:r>
            <w:r w:rsidR="00562456">
              <w:rPr>
                <w:rFonts w:ascii="Arial" w:hAnsi="Arial" w:cs="Arial"/>
                <w:sz w:val="20"/>
                <w:szCs w:val="20"/>
              </w:rPr>
              <w:t>-</w:t>
            </w:r>
            <w:r w:rsidR="00562456"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0ADEB375" w14:textId="4145D728" w:rsidR="00562456" w:rsidRPr="00F94454" w:rsidRDefault="00817F1C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Ведение </w:t>
            </w:r>
            <w:r w:rsidR="00562456">
              <w:rPr>
                <w:rFonts w:ascii="Arial" w:hAnsi="Arial" w:cs="Arial"/>
                <w:sz w:val="20"/>
              </w:rPr>
              <w:t>НСИ</w:t>
            </w:r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692" w:type="pct"/>
            <w:shd w:val="clear" w:color="auto" w:fill="auto"/>
          </w:tcPr>
          <w:p w14:paraId="1C97562A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885" w:type="pct"/>
            <w:shd w:val="clear" w:color="auto" w:fill="auto"/>
          </w:tcPr>
          <w:p w14:paraId="74D147BF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Передаются заявки на изменение статуса единиц оборудования и создание новых, корректировку нормативов обслуживания планов </w:t>
            </w:r>
            <w:proofErr w:type="spellStart"/>
            <w:r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654" w:type="pct"/>
            <w:shd w:val="clear" w:color="auto" w:fill="auto"/>
          </w:tcPr>
          <w:p w14:paraId="1BBA56F6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56A6D67C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73" w:type="pct"/>
            <w:shd w:val="clear" w:color="auto" w:fill="auto"/>
          </w:tcPr>
          <w:p w14:paraId="597F38F3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 Анализ НСИ, данных БУ на предмет изменений</w:t>
            </w:r>
          </w:p>
        </w:tc>
      </w:tr>
      <w:tr w:rsidR="00562456" w:rsidRPr="00F94454" w14:paraId="59389CBE" w14:textId="77777777" w:rsidTr="00562456">
        <w:trPr>
          <w:cantSplit/>
        </w:trPr>
        <w:tc>
          <w:tcPr>
            <w:tcW w:w="606" w:type="pct"/>
          </w:tcPr>
          <w:p w14:paraId="4577FA80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ПП-15.01.01.01</w:t>
            </w:r>
          </w:p>
        </w:tc>
        <w:tc>
          <w:tcPr>
            <w:tcW w:w="738" w:type="pct"/>
            <w:shd w:val="clear" w:color="auto" w:fill="auto"/>
          </w:tcPr>
          <w:p w14:paraId="26D1E4AF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Получение и обработка в МФЦ входящих первичных документов</w:t>
            </w:r>
          </w:p>
        </w:tc>
        <w:tc>
          <w:tcPr>
            <w:tcW w:w="692" w:type="pct"/>
            <w:shd w:val="clear" w:color="auto" w:fill="auto"/>
          </w:tcPr>
          <w:p w14:paraId="5D3EC6E5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885" w:type="pct"/>
            <w:shd w:val="clear" w:color="auto" w:fill="auto"/>
          </w:tcPr>
          <w:p w14:paraId="4C61174F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Передаётся приказ о консервации</w:t>
            </w:r>
            <w:r w:rsidRPr="00B237A0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расконсервации для дальнейшего формирования заявки на изменение данных БУ</w:t>
            </w:r>
          </w:p>
        </w:tc>
        <w:tc>
          <w:tcPr>
            <w:tcW w:w="654" w:type="pct"/>
            <w:shd w:val="clear" w:color="auto" w:fill="auto"/>
          </w:tcPr>
          <w:p w14:paraId="43C7FC8D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6A3098AB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73" w:type="pct"/>
            <w:shd w:val="clear" w:color="auto" w:fill="auto"/>
          </w:tcPr>
          <w:p w14:paraId="655DC417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 Анализ НСИ, данных БУ на предмет изменений</w:t>
            </w:r>
          </w:p>
        </w:tc>
      </w:tr>
      <w:tr w:rsidR="00562456" w:rsidRPr="00F94454" w14:paraId="292E1ABB" w14:textId="77777777" w:rsidTr="00562456">
        <w:trPr>
          <w:cantSplit/>
        </w:trPr>
        <w:tc>
          <w:tcPr>
            <w:tcW w:w="606" w:type="pct"/>
          </w:tcPr>
          <w:p w14:paraId="6BE1FE8F" w14:textId="77777777" w:rsidR="00562456" w:rsidRPr="00F97ADD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ПП-10.07.03.01-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57EFB679" w14:textId="53B10C84" w:rsidR="00562456" w:rsidRPr="00F94454" w:rsidRDefault="000E48EB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Приёмка</w:t>
            </w:r>
            <w:r w:rsidR="00562456">
              <w:rPr>
                <w:rFonts w:ascii="Arial" w:hAnsi="Arial" w:cs="Arial"/>
                <w:sz w:val="20"/>
              </w:rPr>
              <w:t xml:space="preserve"> и размещение МТР на складе</w:t>
            </w:r>
          </w:p>
        </w:tc>
        <w:tc>
          <w:tcPr>
            <w:tcW w:w="692" w:type="pct"/>
            <w:shd w:val="clear" w:color="auto" w:fill="auto"/>
          </w:tcPr>
          <w:p w14:paraId="223829FC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 Приёмка по количеству и целостности</w:t>
            </w:r>
          </w:p>
        </w:tc>
        <w:tc>
          <w:tcPr>
            <w:tcW w:w="885" w:type="pct"/>
            <w:shd w:val="clear" w:color="auto" w:fill="auto"/>
          </w:tcPr>
          <w:p w14:paraId="5FAF5CD8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данные о вторичных ресурсах, подлежащих размещению на складе (металлолом)</w:t>
            </w:r>
          </w:p>
        </w:tc>
        <w:tc>
          <w:tcPr>
            <w:tcW w:w="654" w:type="pct"/>
            <w:shd w:val="clear" w:color="auto" w:fill="auto"/>
          </w:tcPr>
          <w:p w14:paraId="6589C26D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70F4C861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73" w:type="pct"/>
            <w:shd w:val="clear" w:color="auto" w:fill="auto"/>
          </w:tcPr>
          <w:p w14:paraId="79B829F2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 Анализ НСИ, данных БУ на предмет изменений</w:t>
            </w:r>
          </w:p>
        </w:tc>
      </w:tr>
      <w:tr w:rsidR="00562456" w:rsidRPr="00F94454" w14:paraId="3995441B" w14:textId="77777777" w:rsidTr="00562456">
        <w:trPr>
          <w:cantSplit/>
        </w:trPr>
        <w:tc>
          <w:tcPr>
            <w:tcW w:w="606" w:type="pct"/>
          </w:tcPr>
          <w:p w14:paraId="68C44E79" w14:textId="77777777" w:rsidR="00562456" w:rsidRDefault="00562456" w:rsidP="0056245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УП-03.03.05.01-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</w:p>
        </w:tc>
        <w:tc>
          <w:tcPr>
            <w:tcW w:w="738" w:type="pct"/>
            <w:shd w:val="clear" w:color="auto" w:fill="auto"/>
          </w:tcPr>
          <w:p w14:paraId="4E03704B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Ведение производственных мощностей основного и вспомогательного производства</w:t>
            </w:r>
          </w:p>
        </w:tc>
        <w:tc>
          <w:tcPr>
            <w:tcW w:w="692" w:type="pct"/>
            <w:shd w:val="clear" w:color="auto" w:fill="auto"/>
          </w:tcPr>
          <w:p w14:paraId="74F7BC25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Создание заявки на изменение справочника рабочих мест</w:t>
            </w:r>
          </w:p>
        </w:tc>
        <w:tc>
          <w:tcPr>
            <w:tcW w:w="885" w:type="pct"/>
            <w:shd w:val="clear" w:color="auto" w:fill="auto"/>
          </w:tcPr>
          <w:p w14:paraId="5EF9BB8B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Передаётся заявка на изменение рабочего места</w:t>
            </w:r>
          </w:p>
        </w:tc>
        <w:tc>
          <w:tcPr>
            <w:tcW w:w="654" w:type="pct"/>
            <w:shd w:val="clear" w:color="auto" w:fill="auto"/>
          </w:tcPr>
          <w:p w14:paraId="2D9CB71D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ПП-07.01.02.04</w:t>
            </w:r>
            <w:r w:rsidRPr="005559F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</w:p>
        </w:tc>
        <w:tc>
          <w:tcPr>
            <w:tcW w:w="751" w:type="pct"/>
            <w:shd w:val="clear" w:color="auto" w:fill="auto"/>
          </w:tcPr>
          <w:p w14:paraId="7029916C" w14:textId="77777777" w:rsidR="00562456" w:rsidRDefault="00562456" w:rsidP="00562456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Вывод производственных активов из эксплуатации (списание ОС, утилизация)</w:t>
            </w:r>
          </w:p>
        </w:tc>
        <w:tc>
          <w:tcPr>
            <w:tcW w:w="673" w:type="pct"/>
            <w:shd w:val="clear" w:color="auto" w:fill="auto"/>
          </w:tcPr>
          <w:p w14:paraId="05BCDDCA" w14:textId="77777777" w:rsidR="00562456" w:rsidRPr="00F94454" w:rsidRDefault="00562456" w:rsidP="0056245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 Анализ НСИ, данных БУ на предмет изменений</w:t>
            </w:r>
          </w:p>
        </w:tc>
      </w:tr>
      <w:bookmarkEnd w:id="635"/>
    </w:tbl>
    <w:p w14:paraId="2E62A2B7" w14:textId="77777777" w:rsidR="00022C33" w:rsidRPr="00F94454" w:rsidRDefault="00022C33" w:rsidP="00022C33">
      <w:pPr>
        <w:rPr>
          <w:rFonts w:ascii="Arial" w:eastAsia="Calibri" w:hAnsi="Arial" w:cs="Arial"/>
        </w:rPr>
      </w:pPr>
    </w:p>
    <w:p w14:paraId="19091755" w14:textId="77777777" w:rsidR="00B61C4B" w:rsidRPr="00BE014D" w:rsidRDefault="00B61C4B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45" w:name="_Основные_данные"/>
      <w:bookmarkStart w:id="646" w:name="_Toc521667658"/>
      <w:bookmarkStart w:id="647" w:name="_Toc521685907"/>
      <w:bookmarkStart w:id="648" w:name="_Toc67659646"/>
      <w:bookmarkEnd w:id="645"/>
      <w:r w:rsidRPr="00BE014D">
        <w:rPr>
          <w:rFonts w:eastAsiaTheme="majorEastAsia" w:cstheme="majorBidi"/>
          <w:bCs w:val="0"/>
          <w:iCs w:val="0"/>
          <w:szCs w:val="26"/>
        </w:rPr>
        <w:t>Основные данные</w:t>
      </w:r>
      <w:bookmarkEnd w:id="646"/>
      <w:bookmarkEnd w:id="647"/>
      <w:bookmarkEnd w:id="648"/>
    </w:p>
    <w:p w14:paraId="0CD0CAFC" w14:textId="77777777" w:rsidR="002D021D" w:rsidRPr="00227A0A" w:rsidRDefault="002D021D" w:rsidP="007C1F8A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>В процессах «ПП-07.01.02.03-</w:t>
      </w:r>
      <w:r>
        <w:rPr>
          <w:rFonts w:ascii="Arial" w:eastAsiaTheme="minorHAnsi" w:hAnsi="Arial" w:cs="Arial"/>
          <w:szCs w:val="24"/>
          <w:lang w:val="en-US"/>
        </w:rPr>
        <w:t>ERP</w:t>
      </w:r>
      <w:r w:rsidRPr="00227A0A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>Консервация</w:t>
      </w:r>
      <w:r w:rsidRPr="00227A0A">
        <w:rPr>
          <w:rFonts w:ascii="Arial" w:eastAsiaTheme="minorHAnsi" w:hAnsi="Arial" w:cs="Arial"/>
          <w:szCs w:val="24"/>
        </w:rPr>
        <w:t>/</w:t>
      </w:r>
      <w:r>
        <w:rPr>
          <w:rFonts w:ascii="Arial" w:eastAsiaTheme="minorHAnsi" w:hAnsi="Arial" w:cs="Arial"/>
          <w:szCs w:val="24"/>
        </w:rPr>
        <w:t>Расконсервация ПА» и «ПП-07.01.02.04-</w:t>
      </w:r>
      <w:r>
        <w:rPr>
          <w:rFonts w:ascii="Arial" w:eastAsiaTheme="minorHAnsi" w:hAnsi="Arial" w:cs="Arial"/>
          <w:szCs w:val="24"/>
          <w:lang w:val="en-US"/>
        </w:rPr>
        <w:t>ERP</w:t>
      </w:r>
      <w:r w:rsidRPr="00227A0A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>Вывод производственных активов из эксплуатации (списание ОС и утилизация») используются следующие</w:t>
      </w:r>
      <w:r w:rsidRPr="00227A0A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>основные данные</w:t>
      </w:r>
      <w:r w:rsidRPr="00227A0A">
        <w:rPr>
          <w:rFonts w:ascii="Arial" w:eastAsiaTheme="minorHAnsi" w:hAnsi="Arial" w:cs="Arial"/>
          <w:szCs w:val="24"/>
        </w:rPr>
        <w:t>:</w:t>
      </w:r>
    </w:p>
    <w:p w14:paraId="1E5A6997" w14:textId="028CA4E1" w:rsidR="00B52F4A" w:rsidRPr="001E7C85" w:rsidRDefault="00B52F4A" w:rsidP="001E7C85">
      <w:pPr>
        <w:pStyle w:val="af9"/>
        <w:numPr>
          <w:ilvl w:val="0"/>
          <w:numId w:val="14"/>
        </w:numPr>
        <w:spacing w:after="240" w:line="276" w:lineRule="auto"/>
        <w:rPr>
          <w:rFonts w:ascii="Arial" w:eastAsiaTheme="minorHAnsi" w:hAnsi="Arial"/>
          <w:lang w:val="en-US"/>
        </w:rPr>
      </w:pPr>
      <w:r>
        <w:rPr>
          <w:rFonts w:ascii="Arial" w:eastAsiaTheme="minorHAnsi" w:hAnsi="Arial" w:cs="Arial"/>
          <w:szCs w:val="24"/>
        </w:rPr>
        <w:t>Справочник технических мест</w:t>
      </w:r>
      <w:r>
        <w:rPr>
          <w:rFonts w:ascii="Arial" w:eastAsiaTheme="minorHAnsi" w:hAnsi="Arial" w:cs="Arial"/>
          <w:szCs w:val="24"/>
          <w:lang w:val="en-US"/>
        </w:rPr>
        <w:t>;</w:t>
      </w:r>
    </w:p>
    <w:p w14:paraId="6C8649A9" w14:textId="3374AE95" w:rsidR="00A4480F" w:rsidRPr="001E7C85" w:rsidRDefault="002D021D" w:rsidP="001E7C85">
      <w:pPr>
        <w:pStyle w:val="af9"/>
        <w:numPr>
          <w:ilvl w:val="0"/>
          <w:numId w:val="14"/>
        </w:numPr>
        <w:spacing w:after="240" w:line="276" w:lineRule="auto"/>
        <w:rPr>
          <w:rFonts w:ascii="Arial" w:eastAsiaTheme="minorHAnsi" w:hAnsi="Arial"/>
          <w:lang w:val="en-US"/>
        </w:rPr>
      </w:pPr>
      <w:r>
        <w:rPr>
          <w:rFonts w:ascii="Arial" w:eastAsiaTheme="minorHAnsi" w:hAnsi="Arial" w:cs="Arial"/>
          <w:szCs w:val="24"/>
        </w:rPr>
        <w:t>Справочник единиц оборудования</w:t>
      </w:r>
    </w:p>
    <w:p w14:paraId="4107D461" w14:textId="48F2F61B" w:rsidR="0033118E" w:rsidRPr="0033118E" w:rsidRDefault="00A4480F" w:rsidP="001E7C85">
      <w:pPr>
        <w:pStyle w:val="af9"/>
        <w:numPr>
          <w:ilvl w:val="0"/>
          <w:numId w:val="14"/>
        </w:numPr>
        <w:spacing w:after="240" w:line="276" w:lineRule="auto"/>
        <w:rPr>
          <w:rFonts w:ascii="Arial" w:eastAsiaTheme="minorHAnsi" w:hAnsi="Arial" w:cs="Arial"/>
          <w:szCs w:val="24"/>
          <w:lang w:val="en-US"/>
        </w:rPr>
      </w:pPr>
      <w:r>
        <w:rPr>
          <w:rFonts w:ascii="Arial" w:eastAsiaTheme="minorHAnsi" w:hAnsi="Arial" w:cs="Arial"/>
          <w:szCs w:val="24"/>
        </w:rPr>
        <w:t>Справочник видов оборудования</w:t>
      </w:r>
      <w:r w:rsidR="0033118E">
        <w:rPr>
          <w:rFonts w:ascii="Arial" w:eastAsiaTheme="minorHAnsi" w:hAnsi="Arial" w:cs="Arial"/>
          <w:szCs w:val="24"/>
          <w:lang w:val="en-US"/>
        </w:rPr>
        <w:t>;</w:t>
      </w:r>
    </w:p>
    <w:p w14:paraId="646B54DE" w14:textId="77777777" w:rsidR="002D021D" w:rsidRDefault="0033118E" w:rsidP="001E7C85">
      <w:pPr>
        <w:pStyle w:val="af9"/>
        <w:numPr>
          <w:ilvl w:val="0"/>
          <w:numId w:val="14"/>
        </w:numPr>
        <w:spacing w:after="240" w:line="276" w:lineRule="auto"/>
        <w:rPr>
          <w:rFonts w:ascii="Arial" w:eastAsiaTheme="minorHAnsi" w:hAnsi="Arial" w:cs="Arial"/>
          <w:szCs w:val="24"/>
          <w:lang w:val="en-US"/>
        </w:rPr>
      </w:pPr>
      <w:r>
        <w:rPr>
          <w:rFonts w:ascii="Arial" w:eastAsiaTheme="minorHAnsi" w:hAnsi="Arial" w:cs="Arial"/>
          <w:szCs w:val="24"/>
        </w:rPr>
        <w:t xml:space="preserve">Справочник </w:t>
      </w:r>
      <w:r w:rsidR="0010496A">
        <w:rPr>
          <w:rFonts w:ascii="Arial" w:eastAsiaTheme="minorHAnsi" w:hAnsi="Arial" w:cs="Arial"/>
          <w:szCs w:val="24"/>
        </w:rPr>
        <w:t>статусов</w:t>
      </w:r>
      <w:r>
        <w:rPr>
          <w:rFonts w:ascii="Arial" w:eastAsiaTheme="minorHAnsi" w:hAnsi="Arial" w:cs="Arial"/>
          <w:szCs w:val="24"/>
        </w:rPr>
        <w:t xml:space="preserve"> единиц оборудования</w:t>
      </w:r>
      <w:r w:rsidR="002D021D">
        <w:rPr>
          <w:rFonts w:ascii="Arial" w:eastAsiaTheme="minorHAnsi" w:hAnsi="Arial" w:cs="Arial"/>
          <w:szCs w:val="24"/>
          <w:lang w:val="en-US"/>
        </w:rPr>
        <w:t>;</w:t>
      </w:r>
    </w:p>
    <w:p w14:paraId="04A3BB5E" w14:textId="77777777" w:rsidR="002D021D" w:rsidRDefault="002D021D" w:rsidP="001E7C85">
      <w:pPr>
        <w:pStyle w:val="af9"/>
        <w:numPr>
          <w:ilvl w:val="0"/>
          <w:numId w:val="14"/>
        </w:numPr>
        <w:spacing w:after="240" w:line="276" w:lineRule="auto"/>
        <w:rPr>
          <w:rFonts w:ascii="Arial" w:eastAsiaTheme="minorHAnsi" w:hAnsi="Arial" w:cs="Arial"/>
          <w:szCs w:val="24"/>
          <w:lang w:val="en-US"/>
        </w:rPr>
      </w:pPr>
      <w:r>
        <w:rPr>
          <w:rFonts w:ascii="Arial" w:eastAsiaTheme="minorHAnsi" w:hAnsi="Arial" w:cs="Arial"/>
          <w:szCs w:val="24"/>
        </w:rPr>
        <w:lastRenderedPageBreak/>
        <w:t>Справочник рабочих мест</w:t>
      </w:r>
      <w:r>
        <w:rPr>
          <w:rFonts w:ascii="Arial" w:eastAsiaTheme="minorHAnsi" w:hAnsi="Arial" w:cs="Arial"/>
          <w:szCs w:val="24"/>
          <w:lang w:val="en-US"/>
        </w:rPr>
        <w:t>;</w:t>
      </w:r>
    </w:p>
    <w:p w14:paraId="1857BC26" w14:textId="77777777" w:rsidR="002D021D" w:rsidRPr="00560BC8" w:rsidRDefault="002D021D" w:rsidP="001E7C85">
      <w:pPr>
        <w:pStyle w:val="af9"/>
        <w:numPr>
          <w:ilvl w:val="0"/>
          <w:numId w:val="14"/>
        </w:numPr>
        <w:spacing w:after="240" w:line="276" w:lineRule="auto"/>
        <w:rPr>
          <w:rFonts w:ascii="Arial" w:eastAsiaTheme="minorHAnsi" w:hAnsi="Arial" w:cs="Arial"/>
          <w:szCs w:val="24"/>
        </w:rPr>
      </w:pPr>
      <w:r w:rsidRPr="00560BC8">
        <w:rPr>
          <w:rFonts w:ascii="Arial" w:eastAsiaTheme="minorHAnsi" w:hAnsi="Arial" w:cs="Arial"/>
          <w:szCs w:val="24"/>
        </w:rPr>
        <w:t xml:space="preserve">Планы </w:t>
      </w:r>
      <w:proofErr w:type="spellStart"/>
      <w:r w:rsidRPr="00560BC8">
        <w:rPr>
          <w:rFonts w:ascii="Arial" w:eastAsiaTheme="minorHAnsi" w:hAnsi="Arial" w:cs="Arial"/>
          <w:szCs w:val="24"/>
        </w:rPr>
        <w:t>ТОиР</w:t>
      </w:r>
      <w:proofErr w:type="spellEnd"/>
      <w:r w:rsidR="00560BC8">
        <w:rPr>
          <w:rFonts w:ascii="Arial" w:eastAsiaTheme="minorHAnsi" w:hAnsi="Arial" w:cs="Arial"/>
          <w:szCs w:val="24"/>
          <w:lang w:val="en-US"/>
        </w:rPr>
        <w:t>.</w:t>
      </w:r>
    </w:p>
    <w:p w14:paraId="78D9BDB7" w14:textId="77777777" w:rsidR="00560BC8" w:rsidRDefault="00560BC8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</w:p>
    <w:p w14:paraId="5450135C" w14:textId="36E7FB81" w:rsidR="00560BC8" w:rsidRDefault="00560BC8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 xml:space="preserve">При создании сообщений ТОРО на консервацию </w:t>
      </w:r>
      <w:del w:id="649" w:author="Владимир Лаут" w:date="2021-04-08T17:56:00Z">
        <w:r w:rsidDel="003A676D">
          <w:rPr>
            <w:rFonts w:ascii="Arial" w:eastAsiaTheme="minorHAnsi" w:hAnsi="Arial" w:cs="Arial"/>
            <w:szCs w:val="24"/>
          </w:rPr>
          <w:delText xml:space="preserve">будет </w:delText>
        </w:r>
      </w:del>
      <w:r>
        <w:rPr>
          <w:rFonts w:ascii="Arial" w:eastAsiaTheme="minorHAnsi" w:hAnsi="Arial" w:cs="Arial"/>
          <w:szCs w:val="24"/>
        </w:rPr>
        <w:t>использ</w:t>
      </w:r>
      <w:ins w:id="650" w:author="Владимир Лаут" w:date="2021-04-08T17:56:00Z">
        <w:r w:rsidR="003A676D">
          <w:rPr>
            <w:rFonts w:ascii="Arial" w:eastAsiaTheme="minorHAnsi" w:hAnsi="Arial" w:cs="Arial"/>
            <w:szCs w:val="24"/>
          </w:rPr>
          <w:t xml:space="preserve">уется </w:t>
        </w:r>
      </w:ins>
      <w:del w:id="651" w:author="Владимир Лаут" w:date="2021-04-08T17:56:00Z">
        <w:r w:rsidDel="003A676D">
          <w:rPr>
            <w:rFonts w:ascii="Arial" w:eastAsiaTheme="minorHAnsi" w:hAnsi="Arial" w:cs="Arial"/>
            <w:szCs w:val="24"/>
          </w:rPr>
          <w:delText xml:space="preserve">оваться </w:delText>
        </w:r>
      </w:del>
      <w:r>
        <w:rPr>
          <w:rFonts w:ascii="Arial" w:eastAsiaTheme="minorHAnsi" w:hAnsi="Arial" w:cs="Arial"/>
          <w:szCs w:val="24"/>
        </w:rPr>
        <w:t>вид сообщения ТОРО «</w:t>
      </w:r>
      <w:r>
        <w:rPr>
          <w:rFonts w:ascii="Arial" w:eastAsiaTheme="minorHAnsi" w:hAnsi="Arial" w:cs="Arial"/>
          <w:szCs w:val="24"/>
          <w:lang w:val="en-US"/>
        </w:rPr>
        <w:t>A</w:t>
      </w:r>
      <w:r>
        <w:rPr>
          <w:rFonts w:ascii="Arial" w:eastAsiaTheme="minorHAnsi" w:hAnsi="Arial" w:cs="Arial"/>
          <w:szCs w:val="24"/>
        </w:rPr>
        <w:t>4</w:t>
      </w:r>
      <w:r w:rsidRPr="00227A0A">
        <w:rPr>
          <w:rFonts w:ascii="Arial" w:eastAsiaTheme="minorHAnsi" w:hAnsi="Arial" w:cs="Arial"/>
          <w:szCs w:val="24"/>
        </w:rPr>
        <w:t xml:space="preserve"> - </w:t>
      </w:r>
      <w:r w:rsidRPr="009F5252">
        <w:rPr>
          <w:rFonts w:ascii="Arial" w:eastAsiaTheme="minorHAnsi" w:hAnsi="Arial" w:cs="Arial"/>
          <w:szCs w:val="24"/>
        </w:rPr>
        <w:t>Заявка на консервацию</w:t>
      </w:r>
      <w:r>
        <w:rPr>
          <w:rFonts w:ascii="Arial" w:eastAsiaTheme="minorHAnsi" w:hAnsi="Arial" w:cs="Arial"/>
          <w:szCs w:val="24"/>
        </w:rPr>
        <w:t>».</w:t>
      </w:r>
    </w:p>
    <w:p w14:paraId="1F039042" w14:textId="401326DC" w:rsidR="00560BC8" w:rsidRDefault="00560BC8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 xml:space="preserve">При создании сообщений ТОРО на расконсервацию </w:t>
      </w:r>
      <w:del w:id="652" w:author="Владимир Лаут" w:date="2021-04-08T17:56:00Z">
        <w:r w:rsidDel="003A676D">
          <w:rPr>
            <w:rFonts w:ascii="Arial" w:eastAsiaTheme="minorHAnsi" w:hAnsi="Arial" w:cs="Arial"/>
            <w:szCs w:val="24"/>
          </w:rPr>
          <w:delText xml:space="preserve">будет </w:delText>
        </w:r>
      </w:del>
      <w:ins w:id="653" w:author="Владимир Лаут" w:date="2021-04-08T17:56:00Z">
        <w:r w:rsidR="003A676D">
          <w:rPr>
            <w:rFonts w:ascii="Arial" w:eastAsiaTheme="minorHAnsi" w:hAnsi="Arial" w:cs="Arial"/>
            <w:szCs w:val="24"/>
          </w:rPr>
          <w:t xml:space="preserve">используется </w:t>
        </w:r>
      </w:ins>
      <w:del w:id="654" w:author="Владимир Лаут" w:date="2021-04-08T17:56:00Z">
        <w:r w:rsidDel="003A676D">
          <w:rPr>
            <w:rFonts w:ascii="Arial" w:eastAsiaTheme="minorHAnsi" w:hAnsi="Arial" w:cs="Arial"/>
            <w:szCs w:val="24"/>
          </w:rPr>
          <w:delText xml:space="preserve">использоваться </w:delText>
        </w:r>
      </w:del>
      <w:r>
        <w:rPr>
          <w:rFonts w:ascii="Arial" w:eastAsiaTheme="minorHAnsi" w:hAnsi="Arial" w:cs="Arial"/>
          <w:szCs w:val="24"/>
        </w:rPr>
        <w:t>вид сообщения ТОРО «</w:t>
      </w:r>
      <w:r>
        <w:rPr>
          <w:rFonts w:ascii="Arial" w:eastAsiaTheme="minorHAnsi" w:hAnsi="Arial" w:cs="Arial"/>
          <w:szCs w:val="24"/>
          <w:lang w:val="en-US"/>
        </w:rPr>
        <w:t>A</w:t>
      </w:r>
      <w:r>
        <w:rPr>
          <w:rFonts w:ascii="Arial" w:eastAsiaTheme="minorHAnsi" w:hAnsi="Arial" w:cs="Arial"/>
          <w:szCs w:val="24"/>
        </w:rPr>
        <w:t>5</w:t>
      </w:r>
      <w:r w:rsidRPr="00227A0A">
        <w:rPr>
          <w:rFonts w:ascii="Arial" w:eastAsiaTheme="minorHAnsi" w:hAnsi="Arial" w:cs="Arial"/>
          <w:szCs w:val="24"/>
        </w:rPr>
        <w:t xml:space="preserve"> - </w:t>
      </w:r>
      <w:r w:rsidRPr="009F5252">
        <w:rPr>
          <w:rFonts w:ascii="Arial" w:eastAsiaTheme="minorHAnsi" w:hAnsi="Arial" w:cs="Arial"/>
          <w:szCs w:val="24"/>
        </w:rPr>
        <w:t xml:space="preserve">Заявка на </w:t>
      </w:r>
      <w:r>
        <w:rPr>
          <w:rFonts w:ascii="Arial" w:eastAsiaTheme="minorHAnsi" w:hAnsi="Arial" w:cs="Arial"/>
          <w:szCs w:val="24"/>
        </w:rPr>
        <w:t>рас</w:t>
      </w:r>
      <w:r w:rsidRPr="009F5252">
        <w:rPr>
          <w:rFonts w:ascii="Arial" w:eastAsiaTheme="minorHAnsi" w:hAnsi="Arial" w:cs="Arial"/>
          <w:szCs w:val="24"/>
        </w:rPr>
        <w:t>консервацию</w:t>
      </w:r>
      <w:r>
        <w:rPr>
          <w:rFonts w:ascii="Arial" w:eastAsiaTheme="minorHAnsi" w:hAnsi="Arial" w:cs="Arial"/>
          <w:szCs w:val="24"/>
        </w:rPr>
        <w:t>».</w:t>
      </w:r>
    </w:p>
    <w:p w14:paraId="66C1F3AA" w14:textId="15251F6B" w:rsidR="00560BC8" w:rsidRDefault="00560BC8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 xml:space="preserve">При создании сообщения ТОРО – заявки на ремонт </w:t>
      </w:r>
      <w:ins w:id="655" w:author="Владимир Лаут" w:date="2021-04-08T17:56:00Z">
        <w:r w:rsidR="003A676D">
          <w:rPr>
            <w:rFonts w:ascii="Arial" w:eastAsiaTheme="minorHAnsi" w:hAnsi="Arial" w:cs="Arial"/>
            <w:szCs w:val="24"/>
          </w:rPr>
          <w:t xml:space="preserve">используется </w:t>
        </w:r>
      </w:ins>
      <w:del w:id="656" w:author="Владимир Лаут" w:date="2021-04-08T17:56:00Z">
        <w:r w:rsidDel="003A676D">
          <w:rPr>
            <w:rFonts w:ascii="Arial" w:eastAsiaTheme="minorHAnsi" w:hAnsi="Arial" w:cs="Arial"/>
            <w:szCs w:val="24"/>
          </w:rPr>
          <w:delText>будет использоваться</w:delText>
        </w:r>
      </w:del>
      <w:r>
        <w:rPr>
          <w:rFonts w:ascii="Arial" w:eastAsiaTheme="minorHAnsi" w:hAnsi="Arial" w:cs="Arial"/>
          <w:szCs w:val="24"/>
        </w:rPr>
        <w:t xml:space="preserve"> вид сообщения «</w:t>
      </w:r>
      <w:r>
        <w:rPr>
          <w:rFonts w:ascii="Arial" w:eastAsiaTheme="minorHAnsi" w:hAnsi="Arial" w:cs="Arial"/>
          <w:szCs w:val="24"/>
          <w:lang w:val="en-US"/>
        </w:rPr>
        <w:t>A</w:t>
      </w:r>
      <w:r w:rsidRPr="00227A0A">
        <w:rPr>
          <w:rFonts w:ascii="Arial" w:eastAsiaTheme="minorHAnsi" w:hAnsi="Arial" w:cs="Arial"/>
          <w:szCs w:val="24"/>
        </w:rPr>
        <w:t xml:space="preserve">2 - </w:t>
      </w:r>
      <w:r w:rsidRPr="00E62E20">
        <w:rPr>
          <w:rFonts w:ascii="Arial" w:eastAsiaTheme="minorHAnsi" w:hAnsi="Arial" w:cs="Arial"/>
          <w:szCs w:val="24"/>
        </w:rPr>
        <w:t>Сообщение о дефекте</w:t>
      </w:r>
      <w:r>
        <w:rPr>
          <w:rFonts w:ascii="Arial" w:eastAsiaTheme="minorHAnsi" w:hAnsi="Arial" w:cs="Arial"/>
          <w:szCs w:val="24"/>
        </w:rPr>
        <w:t>».</w:t>
      </w:r>
    </w:p>
    <w:p w14:paraId="39ADA9BC" w14:textId="5D15D882" w:rsidR="00560BC8" w:rsidRDefault="00560BC8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 xml:space="preserve">При создании сообщения ТОРО – заявки на демонтаж </w:t>
      </w:r>
      <w:ins w:id="657" w:author="Владимир Лаут" w:date="2021-04-08T17:56:00Z">
        <w:r w:rsidR="003A676D">
          <w:rPr>
            <w:rFonts w:ascii="Arial" w:eastAsiaTheme="minorHAnsi" w:hAnsi="Arial" w:cs="Arial"/>
            <w:szCs w:val="24"/>
          </w:rPr>
          <w:t xml:space="preserve">используется </w:t>
        </w:r>
      </w:ins>
      <w:del w:id="658" w:author="Владимир Лаут" w:date="2021-04-08T17:56:00Z">
        <w:r w:rsidDel="003A676D">
          <w:rPr>
            <w:rFonts w:ascii="Arial" w:eastAsiaTheme="minorHAnsi" w:hAnsi="Arial" w:cs="Arial"/>
            <w:szCs w:val="24"/>
          </w:rPr>
          <w:delText>будет использоваться</w:delText>
        </w:r>
      </w:del>
      <w:r>
        <w:rPr>
          <w:rFonts w:ascii="Arial" w:eastAsiaTheme="minorHAnsi" w:hAnsi="Arial" w:cs="Arial"/>
          <w:szCs w:val="24"/>
        </w:rPr>
        <w:t xml:space="preserve"> вид сообщения «</w:t>
      </w:r>
      <w:r>
        <w:rPr>
          <w:rFonts w:ascii="Arial" w:eastAsiaTheme="minorHAnsi" w:hAnsi="Arial" w:cs="Arial"/>
          <w:szCs w:val="24"/>
          <w:lang w:val="en-US"/>
        </w:rPr>
        <w:t>A</w:t>
      </w:r>
      <w:r>
        <w:rPr>
          <w:rFonts w:ascii="Arial" w:eastAsiaTheme="minorHAnsi" w:hAnsi="Arial" w:cs="Arial"/>
          <w:szCs w:val="24"/>
        </w:rPr>
        <w:t>7</w:t>
      </w:r>
      <w:r w:rsidRPr="00A95810">
        <w:rPr>
          <w:rFonts w:ascii="Arial" w:eastAsiaTheme="minorHAnsi" w:hAnsi="Arial" w:cs="Arial"/>
          <w:szCs w:val="24"/>
        </w:rPr>
        <w:t xml:space="preserve"> - </w:t>
      </w:r>
      <w:r w:rsidRPr="00EF197F">
        <w:rPr>
          <w:rFonts w:ascii="Arial" w:eastAsiaTheme="minorHAnsi" w:hAnsi="Arial" w:cs="Arial"/>
          <w:szCs w:val="24"/>
        </w:rPr>
        <w:t xml:space="preserve">Заявка на </w:t>
      </w:r>
      <w:r>
        <w:rPr>
          <w:rFonts w:ascii="Arial" w:eastAsiaTheme="minorHAnsi" w:hAnsi="Arial" w:cs="Arial"/>
          <w:szCs w:val="24"/>
        </w:rPr>
        <w:t>де</w:t>
      </w:r>
      <w:r w:rsidRPr="00EF197F">
        <w:rPr>
          <w:rFonts w:ascii="Arial" w:eastAsiaTheme="minorHAnsi" w:hAnsi="Arial" w:cs="Arial"/>
          <w:szCs w:val="24"/>
        </w:rPr>
        <w:t>монтаж</w:t>
      </w:r>
      <w:r>
        <w:rPr>
          <w:rFonts w:ascii="Arial" w:eastAsiaTheme="minorHAnsi" w:hAnsi="Arial" w:cs="Arial"/>
          <w:szCs w:val="24"/>
        </w:rPr>
        <w:t>».</w:t>
      </w:r>
    </w:p>
    <w:p w14:paraId="7085085C" w14:textId="24A58D56" w:rsidR="00E30573" w:rsidRPr="00E30573" w:rsidRDefault="00E30573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 xml:space="preserve">При создании сообщения ТОРО на осмотр оборудования </w:t>
      </w:r>
      <w:ins w:id="659" w:author="Владимир Лаут" w:date="2021-04-08T17:57:00Z">
        <w:r w:rsidR="003A676D">
          <w:rPr>
            <w:rFonts w:ascii="Arial" w:eastAsiaTheme="minorHAnsi" w:hAnsi="Arial" w:cs="Arial"/>
            <w:szCs w:val="24"/>
          </w:rPr>
          <w:t xml:space="preserve">используется </w:t>
        </w:r>
      </w:ins>
      <w:del w:id="660" w:author="Владимир Лаут" w:date="2021-04-08T17:57:00Z">
        <w:r w:rsidDel="003A676D">
          <w:rPr>
            <w:rFonts w:ascii="Arial" w:eastAsiaTheme="minorHAnsi" w:hAnsi="Arial" w:cs="Arial"/>
            <w:szCs w:val="24"/>
          </w:rPr>
          <w:delText>будет использоваться</w:delText>
        </w:r>
      </w:del>
      <w:r>
        <w:rPr>
          <w:rFonts w:ascii="Arial" w:eastAsiaTheme="minorHAnsi" w:hAnsi="Arial" w:cs="Arial"/>
          <w:szCs w:val="24"/>
        </w:rPr>
        <w:t xml:space="preserve"> вид сообщения «</w:t>
      </w:r>
      <w:r>
        <w:rPr>
          <w:rFonts w:ascii="Arial" w:eastAsiaTheme="minorHAnsi" w:hAnsi="Arial" w:cs="Arial"/>
          <w:szCs w:val="24"/>
          <w:lang w:val="en-US"/>
        </w:rPr>
        <w:t>AE</w:t>
      </w:r>
      <w:r w:rsidRPr="00E30573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>–</w:t>
      </w:r>
      <w:r w:rsidRPr="00E30573">
        <w:rPr>
          <w:rFonts w:ascii="Arial" w:eastAsiaTheme="minorHAnsi" w:hAnsi="Arial" w:cs="Arial"/>
          <w:szCs w:val="24"/>
        </w:rPr>
        <w:t xml:space="preserve"> </w:t>
      </w:r>
      <w:r>
        <w:rPr>
          <w:rFonts w:ascii="Arial" w:eastAsiaTheme="minorHAnsi" w:hAnsi="Arial" w:cs="Arial"/>
          <w:szCs w:val="24"/>
        </w:rPr>
        <w:t>Заявка на осмотр оборудования».</w:t>
      </w:r>
    </w:p>
    <w:p w14:paraId="56555721" w14:textId="0DD6ACD0" w:rsidR="00256E81" w:rsidRPr="00256E81" w:rsidRDefault="00560BC8" w:rsidP="00560BC8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del w:id="661" w:author="Владимир Лаут" w:date="2021-04-08T17:57:00Z">
        <w:r w:rsidDel="003A676D">
          <w:rPr>
            <w:rFonts w:ascii="Arial" w:eastAsiaTheme="minorHAnsi" w:hAnsi="Arial" w:cs="Arial"/>
            <w:szCs w:val="24"/>
          </w:rPr>
          <w:delText>Детальное описание в</w:delText>
        </w:r>
      </w:del>
      <w:ins w:id="662" w:author="Владимир Лаут" w:date="2021-04-08T17:57:00Z">
        <w:r w:rsidR="003A676D">
          <w:rPr>
            <w:rFonts w:ascii="Arial" w:eastAsiaTheme="minorHAnsi" w:hAnsi="Arial" w:cs="Arial"/>
            <w:szCs w:val="24"/>
          </w:rPr>
          <w:t>В</w:t>
        </w:r>
      </w:ins>
      <w:r>
        <w:rPr>
          <w:rFonts w:ascii="Arial" w:eastAsiaTheme="minorHAnsi" w:hAnsi="Arial" w:cs="Arial"/>
          <w:szCs w:val="24"/>
        </w:rPr>
        <w:t>едения справочника</w:t>
      </w:r>
      <w:r w:rsidR="00256E81">
        <w:rPr>
          <w:rFonts w:ascii="Arial" w:eastAsiaTheme="minorHAnsi" w:hAnsi="Arial" w:cs="Arial"/>
          <w:szCs w:val="24"/>
        </w:rPr>
        <w:t xml:space="preserve"> ед</w:t>
      </w:r>
      <w:r>
        <w:rPr>
          <w:rFonts w:ascii="Arial" w:eastAsiaTheme="minorHAnsi" w:hAnsi="Arial" w:cs="Arial"/>
          <w:szCs w:val="24"/>
        </w:rPr>
        <w:t xml:space="preserve">иниц оборудования, </w:t>
      </w:r>
      <w:r w:rsidR="00A4480F">
        <w:rPr>
          <w:rFonts w:ascii="Arial" w:eastAsiaTheme="minorHAnsi" w:hAnsi="Arial" w:cs="Arial"/>
          <w:szCs w:val="24"/>
        </w:rPr>
        <w:t xml:space="preserve">видов оборудования, </w:t>
      </w:r>
      <w:r w:rsidR="006E22FF">
        <w:rPr>
          <w:rFonts w:ascii="Arial" w:eastAsiaTheme="minorHAnsi" w:hAnsi="Arial" w:cs="Arial"/>
          <w:szCs w:val="24"/>
        </w:rPr>
        <w:t xml:space="preserve">статусов единиц оборудования, </w:t>
      </w:r>
      <w:r>
        <w:rPr>
          <w:rFonts w:ascii="Arial" w:eastAsiaTheme="minorHAnsi" w:hAnsi="Arial" w:cs="Arial"/>
          <w:szCs w:val="24"/>
        </w:rPr>
        <w:t xml:space="preserve">рабочих мест и </w:t>
      </w:r>
      <w:r w:rsidR="00256E81">
        <w:rPr>
          <w:rFonts w:ascii="Arial" w:eastAsiaTheme="minorHAnsi" w:hAnsi="Arial" w:cs="Arial"/>
          <w:szCs w:val="24"/>
        </w:rPr>
        <w:t xml:space="preserve">планов </w:t>
      </w:r>
      <w:proofErr w:type="spellStart"/>
      <w:r w:rsidR="00256E81">
        <w:rPr>
          <w:rFonts w:ascii="Arial" w:eastAsiaTheme="minorHAnsi" w:hAnsi="Arial" w:cs="Arial"/>
          <w:szCs w:val="24"/>
        </w:rPr>
        <w:t>ТОиР</w:t>
      </w:r>
      <w:proofErr w:type="spellEnd"/>
      <w:r w:rsidR="00256E81">
        <w:rPr>
          <w:rFonts w:ascii="Arial" w:eastAsiaTheme="minorHAnsi" w:hAnsi="Arial" w:cs="Arial"/>
          <w:szCs w:val="24"/>
        </w:rPr>
        <w:t xml:space="preserve"> описано в </w:t>
      </w:r>
      <w:r w:rsidR="00256E81" w:rsidRPr="0014324D">
        <w:rPr>
          <w:rFonts w:ascii="Arial" w:hAnsi="Arial" w:cs="Arial"/>
          <w:szCs w:val="24"/>
        </w:rPr>
        <w:t>КД</w:t>
      </w:r>
      <w:r w:rsidR="00256E81">
        <w:rPr>
          <w:rFonts w:ascii="Arial" w:hAnsi="Arial" w:cs="Arial"/>
          <w:szCs w:val="24"/>
        </w:rPr>
        <w:t xml:space="preserve"> «</w:t>
      </w:r>
      <w:r w:rsidR="00256E81">
        <w:rPr>
          <w:rFonts w:ascii="Arial" w:eastAsiaTheme="minorHAnsi" w:hAnsi="Arial" w:cs="Arial"/>
          <w:szCs w:val="24"/>
        </w:rPr>
        <w:t>ERP.</w:t>
      </w:r>
      <w:ins w:id="663" w:author="Владимир Лаут" w:date="2021-04-08T17:57:00Z">
        <w:r w:rsidR="003A676D">
          <w:rPr>
            <w:rFonts w:ascii="Arial" w:eastAsiaTheme="minorHAnsi" w:hAnsi="Arial" w:cs="Arial"/>
            <w:szCs w:val="24"/>
          </w:rPr>
          <w:t>13.</w:t>
        </w:r>
      </w:ins>
      <w:ins w:id="664" w:author="Александр" w:date="2020-04-12T08:58:00Z">
        <w:r w:rsidR="00E45F41">
          <w:rPr>
            <w:rFonts w:ascii="Arial" w:eastAsiaTheme="minorHAnsi" w:hAnsi="Arial" w:cs="Arial"/>
            <w:szCs w:val="24"/>
          </w:rPr>
          <w:t>9.</w:t>
        </w:r>
        <w:del w:id="665" w:author="Владимир Лаут" w:date="2021-04-08T17:58:00Z">
          <w:r w:rsidR="00E45F41" w:rsidDel="003A676D">
            <w:rPr>
              <w:rFonts w:ascii="Arial" w:eastAsiaTheme="minorHAnsi" w:hAnsi="Arial" w:cs="Arial"/>
              <w:szCs w:val="24"/>
            </w:rPr>
            <w:delText>9.</w:delText>
          </w:r>
        </w:del>
        <w:r w:rsidR="00E45F41">
          <w:rPr>
            <w:rFonts w:ascii="Arial" w:eastAsiaTheme="minorHAnsi" w:hAnsi="Arial" w:cs="Arial"/>
            <w:szCs w:val="24"/>
          </w:rPr>
          <w:t>2</w:t>
        </w:r>
      </w:ins>
      <w:del w:id="666" w:author="Александр" w:date="2020-04-12T08:58:00Z">
        <w:r w:rsidR="00256E81" w:rsidDel="00E45F41">
          <w:rPr>
            <w:rFonts w:ascii="Arial" w:eastAsiaTheme="minorHAnsi" w:hAnsi="Arial" w:cs="Arial"/>
            <w:szCs w:val="24"/>
          </w:rPr>
          <w:delText>5.1</w:delText>
        </w:r>
      </w:del>
      <w:r w:rsidR="00256E81">
        <w:rPr>
          <w:rFonts w:ascii="Arial" w:eastAsiaTheme="minorHAnsi" w:hAnsi="Arial" w:cs="Arial"/>
          <w:szCs w:val="24"/>
        </w:rPr>
        <w:t>.7</w:t>
      </w:r>
      <w:r w:rsidR="00185C87" w:rsidRPr="00185C87">
        <w:rPr>
          <w:rFonts w:ascii="Arial" w:eastAsiaTheme="minorHAnsi" w:hAnsi="Arial" w:cs="Arial"/>
          <w:szCs w:val="24"/>
        </w:rPr>
        <w:t>_PM_</w:t>
      </w:r>
      <w:r w:rsidR="00C2279D" w:rsidRPr="00185C87">
        <w:rPr>
          <w:rFonts w:ascii="Arial" w:eastAsiaTheme="minorHAnsi" w:hAnsi="Arial" w:cs="Arial"/>
          <w:szCs w:val="24"/>
        </w:rPr>
        <w:t>КД</w:t>
      </w:r>
      <w:r w:rsidR="00C2279D" w:rsidRPr="00185C87" w:rsidDel="00230344">
        <w:rPr>
          <w:rFonts w:ascii="Arial" w:eastAsiaTheme="minorHAnsi" w:hAnsi="Arial" w:cs="Arial"/>
          <w:szCs w:val="24"/>
        </w:rPr>
        <w:t xml:space="preserve"> </w:t>
      </w:r>
      <w:r w:rsidR="00C2279D">
        <w:rPr>
          <w:rFonts w:ascii="Arial" w:eastAsiaTheme="minorHAnsi" w:hAnsi="Arial" w:cs="Arial"/>
          <w:szCs w:val="24"/>
        </w:rPr>
        <w:t>Управление</w:t>
      </w:r>
      <w:r w:rsidR="00256E81" w:rsidRPr="0039466C">
        <w:rPr>
          <w:rFonts w:ascii="Arial" w:eastAsiaTheme="minorHAnsi" w:hAnsi="Arial" w:cs="Arial"/>
          <w:szCs w:val="24"/>
        </w:rPr>
        <w:t xml:space="preserve"> основными данными</w:t>
      </w:r>
      <w:r w:rsidR="00256E81">
        <w:rPr>
          <w:rFonts w:ascii="Arial" w:eastAsiaTheme="minorHAnsi" w:hAnsi="Arial" w:cs="Arial"/>
          <w:szCs w:val="24"/>
        </w:rPr>
        <w:t>».</w:t>
      </w:r>
    </w:p>
    <w:p w14:paraId="22FC71EB" w14:textId="77777777" w:rsidR="00256E81" w:rsidRPr="00E62E20" w:rsidRDefault="00256E81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>
        <w:rPr>
          <w:rFonts w:ascii="Arial" w:eastAsiaTheme="minorHAnsi" w:hAnsi="Arial" w:cs="Arial"/>
          <w:szCs w:val="24"/>
        </w:rPr>
        <w:t>Заполнение полей в сообщениях ТОРО зафиксировано в разделе «</w:t>
      </w:r>
      <w:hyperlink w:anchor="_Описание_шагов_бизнес-процессовОВ" w:history="1">
        <w:r w:rsidRPr="006066E4">
          <w:rPr>
            <w:rStyle w:val="a8"/>
            <w:rFonts w:ascii="Arial" w:eastAsiaTheme="minorHAnsi" w:hAnsi="Arial" w:cs="Arial"/>
            <w:szCs w:val="24"/>
          </w:rPr>
          <w:t>5.2 Описание шагов бизнес-процессов</w:t>
        </w:r>
      </w:hyperlink>
      <w:r>
        <w:rPr>
          <w:rFonts w:ascii="Arial" w:eastAsiaTheme="minorHAnsi" w:hAnsi="Arial" w:cs="Arial"/>
          <w:szCs w:val="24"/>
        </w:rPr>
        <w:t>»</w:t>
      </w:r>
      <w:r w:rsidR="00D529DA">
        <w:rPr>
          <w:rFonts w:ascii="Arial" w:eastAsiaTheme="minorHAnsi" w:hAnsi="Arial" w:cs="Arial"/>
          <w:szCs w:val="24"/>
        </w:rPr>
        <w:t xml:space="preserve"> и разделе </w:t>
      </w:r>
      <w:hyperlink w:anchor="_Транзакционные_данные" w:history="1">
        <w:r w:rsidR="00D529DA" w:rsidRPr="00D529DA">
          <w:rPr>
            <w:rStyle w:val="a8"/>
            <w:rFonts w:ascii="Arial" w:eastAsiaTheme="minorHAnsi" w:hAnsi="Arial" w:cs="Arial"/>
            <w:szCs w:val="24"/>
          </w:rPr>
          <w:t>5.7. Транзакционные данные</w:t>
        </w:r>
      </w:hyperlink>
      <w:r>
        <w:rPr>
          <w:rFonts w:ascii="Arial" w:eastAsiaTheme="minorHAnsi" w:hAnsi="Arial" w:cs="Arial"/>
          <w:szCs w:val="24"/>
        </w:rPr>
        <w:t xml:space="preserve"> данного документа.</w:t>
      </w:r>
    </w:p>
    <w:p w14:paraId="49AB118C" w14:textId="77777777" w:rsidR="00F7398E" w:rsidRPr="0014324D" w:rsidRDefault="00F7398E" w:rsidP="007C1F8A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</w:p>
    <w:p w14:paraId="42CD0525" w14:textId="77777777" w:rsidR="00AC6F0A" w:rsidRPr="00BE014D" w:rsidRDefault="007C1F8A" w:rsidP="00AC6F0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67" w:name="_Транзакционные_данные"/>
      <w:bookmarkEnd w:id="667"/>
      <w:r w:rsidRPr="00A66844" w:rsidDel="007C1F8A">
        <w:rPr>
          <w:rFonts w:eastAsia="Calibri" w:cs="Arial"/>
          <w:i/>
          <w:color w:val="808080" w:themeColor="background1" w:themeShade="80"/>
        </w:rPr>
        <w:t xml:space="preserve"> </w:t>
      </w:r>
      <w:bookmarkStart w:id="668" w:name="_Toc521667659"/>
      <w:bookmarkStart w:id="669" w:name="_Toc521685908"/>
      <w:bookmarkStart w:id="670" w:name="_Toc67659647"/>
      <w:r w:rsidR="00AC6F0A">
        <w:rPr>
          <w:rFonts w:eastAsiaTheme="majorEastAsia" w:cstheme="majorBidi"/>
          <w:bCs w:val="0"/>
          <w:iCs w:val="0"/>
          <w:szCs w:val="26"/>
        </w:rPr>
        <w:t>Транзакционные</w:t>
      </w:r>
      <w:r w:rsidR="00AC6F0A" w:rsidRPr="00BE014D">
        <w:rPr>
          <w:rFonts w:eastAsiaTheme="majorEastAsia" w:cstheme="majorBidi"/>
          <w:bCs w:val="0"/>
          <w:iCs w:val="0"/>
          <w:szCs w:val="26"/>
        </w:rPr>
        <w:t xml:space="preserve"> данные</w:t>
      </w:r>
      <w:bookmarkEnd w:id="668"/>
      <w:bookmarkEnd w:id="669"/>
      <w:bookmarkEnd w:id="670"/>
    </w:p>
    <w:p w14:paraId="4E4B3BC0" w14:textId="29DB7AF0" w:rsidR="00B36742" w:rsidRDefault="008B275A" w:rsidP="00227A0A">
      <w:pPr>
        <w:spacing w:after="240" w:line="276" w:lineRule="auto"/>
        <w:ind w:firstLine="576"/>
        <w:rPr>
          <w:rFonts w:eastAsiaTheme="majorEastAsia"/>
        </w:rPr>
      </w:pPr>
      <w:r w:rsidRPr="00227A0A">
        <w:rPr>
          <w:rFonts w:ascii="Arial" w:eastAsiaTheme="minorHAnsi" w:hAnsi="Arial" w:cs="Arial"/>
          <w:szCs w:val="24"/>
        </w:rPr>
        <w:t xml:space="preserve">Для формирования заявок </w:t>
      </w:r>
      <w:r w:rsidR="00CC72F8" w:rsidRPr="00227A0A">
        <w:rPr>
          <w:rFonts w:ascii="Arial" w:eastAsiaTheme="minorHAnsi" w:hAnsi="Arial" w:cs="Arial"/>
          <w:szCs w:val="24"/>
        </w:rPr>
        <w:t xml:space="preserve">на консервацию/расконсервацию, заявок на ремонт и заявок на монтаж/демонтаж </w:t>
      </w:r>
      <w:del w:id="671" w:author="Владимир Лаут" w:date="2021-04-08T17:58:00Z">
        <w:r w:rsidR="00CC72F8" w:rsidRPr="00227A0A" w:rsidDel="003A676D">
          <w:rPr>
            <w:rFonts w:ascii="Arial" w:eastAsiaTheme="minorHAnsi" w:hAnsi="Arial" w:cs="Arial"/>
            <w:szCs w:val="24"/>
          </w:rPr>
          <w:delText xml:space="preserve">будет </w:delText>
        </w:r>
      </w:del>
      <w:ins w:id="672" w:author="Владимир Лаут" w:date="2021-04-08T17:58:00Z">
        <w:r w:rsidR="003A676D">
          <w:rPr>
            <w:rFonts w:ascii="Arial" w:eastAsiaTheme="minorHAnsi" w:hAnsi="Arial" w:cs="Arial"/>
            <w:szCs w:val="24"/>
          </w:rPr>
          <w:t>следует</w:t>
        </w:r>
        <w:r w:rsidR="003A676D" w:rsidRPr="00227A0A">
          <w:rPr>
            <w:rFonts w:ascii="Arial" w:eastAsiaTheme="minorHAnsi" w:hAnsi="Arial" w:cs="Arial"/>
            <w:szCs w:val="24"/>
          </w:rPr>
          <w:t xml:space="preserve"> </w:t>
        </w:r>
      </w:ins>
      <w:r w:rsidR="00CC72F8" w:rsidRPr="00227A0A">
        <w:rPr>
          <w:rFonts w:ascii="Arial" w:eastAsiaTheme="minorHAnsi" w:hAnsi="Arial" w:cs="Arial"/>
          <w:szCs w:val="24"/>
        </w:rPr>
        <w:t>использовать</w:t>
      </w:r>
      <w:del w:id="673" w:author="Владимир Лаут" w:date="2021-04-08T17:58:00Z">
        <w:r w:rsidR="00CC72F8" w:rsidRPr="00227A0A" w:rsidDel="003A676D">
          <w:rPr>
            <w:rFonts w:ascii="Arial" w:eastAsiaTheme="minorHAnsi" w:hAnsi="Arial" w:cs="Arial"/>
            <w:szCs w:val="24"/>
          </w:rPr>
          <w:delText>ся</w:delText>
        </w:r>
      </w:del>
      <w:r w:rsidR="00ED7E79" w:rsidRPr="00227A0A">
        <w:rPr>
          <w:rFonts w:ascii="Arial" w:eastAsiaTheme="minorHAnsi" w:hAnsi="Arial" w:cs="Arial"/>
          <w:szCs w:val="24"/>
        </w:rPr>
        <w:t xml:space="preserve"> документ системы «Сообщение ТОРО».</w:t>
      </w:r>
      <w:r w:rsidR="00CC72F8">
        <w:rPr>
          <w:rFonts w:eastAsiaTheme="majorEastAsia"/>
        </w:rPr>
        <w:t xml:space="preserve"> </w:t>
      </w:r>
    </w:p>
    <w:p w14:paraId="1F2A299E" w14:textId="7F4D1680" w:rsidR="00904183" w:rsidRDefault="00904183" w:rsidP="0090418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9</w:t>
      </w:r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</w:t>
      </w:r>
      <w:r w:rsidRPr="00916FAB">
        <w:rPr>
          <w:rFonts w:ascii="Arial" w:hAnsi="Arial" w:cs="Arial"/>
          <w:b/>
          <w:sz w:val="22"/>
        </w:rPr>
        <w:t>Т</w:t>
      </w:r>
      <w:r>
        <w:rPr>
          <w:rFonts w:ascii="Arial" w:hAnsi="Arial" w:cs="Arial"/>
          <w:b/>
          <w:sz w:val="22"/>
        </w:rPr>
        <w:t>ранзакционные</w:t>
      </w:r>
      <w:r w:rsidRPr="00916FAB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данные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53"/>
        <w:gridCol w:w="7923"/>
      </w:tblGrid>
      <w:tr w:rsidR="00B36742" w:rsidRPr="007D6F29" w14:paraId="2E2869CF" w14:textId="77777777" w:rsidTr="00227A0A">
        <w:trPr>
          <w:cantSplit/>
          <w:trHeight w:val="397"/>
          <w:tblHeader/>
        </w:trPr>
        <w:tc>
          <w:tcPr>
            <w:tcW w:w="1107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</w:tcPr>
          <w:p w14:paraId="37401063" w14:textId="77777777" w:rsidR="00B36742" w:rsidRPr="002C6C59" w:rsidRDefault="00B36742" w:rsidP="00227A0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C6C59">
              <w:rPr>
                <w:rFonts w:ascii="Arial" w:hAnsi="Arial" w:cs="Arial"/>
                <w:b/>
                <w:sz w:val="20"/>
              </w:rPr>
              <w:t xml:space="preserve">Поле документа </w:t>
            </w:r>
          </w:p>
        </w:tc>
        <w:tc>
          <w:tcPr>
            <w:tcW w:w="389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2FC1856D" w14:textId="77777777" w:rsidR="00B36742" w:rsidRPr="002C6C59" w:rsidRDefault="00B36742" w:rsidP="00227A0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C6C59"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</w:p>
        </w:tc>
      </w:tr>
      <w:tr w:rsidR="00B36742" w:rsidRPr="007D3C8C" w14:paraId="66F329D4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000" w:type="pct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0016A" w14:textId="77777777" w:rsidR="00B36742" w:rsidRPr="007D3C8C" w:rsidRDefault="00B36742" w:rsidP="00227A0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3C8C">
              <w:rPr>
                <w:rFonts w:ascii="Arial" w:hAnsi="Arial" w:cs="Arial"/>
                <w:b/>
                <w:sz w:val="20"/>
                <w:szCs w:val="20"/>
              </w:rPr>
              <w:t>Заголовок документа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сообщение ТОРО</w:t>
            </w:r>
          </w:p>
        </w:tc>
      </w:tr>
      <w:tr w:rsidR="00B36742" w:rsidRPr="007D3C8C" w14:paraId="3E6747D1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8A08E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Вид документа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428B4" w14:textId="77777777" w:rsidR="00B36742" w:rsidRPr="007D3C8C" w:rsidRDefault="00B36742" w:rsidP="00227A0A">
            <w:pPr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Указывается вид документа.</w:t>
            </w:r>
          </w:p>
          <w:p w14:paraId="2AAA2EF3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 xml:space="preserve">Виды сообщений ТОРО </w:t>
            </w:r>
            <w:r>
              <w:rPr>
                <w:rFonts w:ascii="Arial" w:hAnsi="Arial" w:cs="Arial"/>
                <w:sz w:val="20"/>
                <w:szCs w:val="20"/>
              </w:rPr>
              <w:t>для заявок описаны в разделе 5.6</w:t>
            </w:r>
            <w:r w:rsidRPr="007D3C8C">
              <w:rPr>
                <w:rFonts w:ascii="Arial" w:hAnsi="Arial" w:cs="Arial"/>
                <w:sz w:val="20"/>
                <w:szCs w:val="20"/>
              </w:rPr>
              <w:t xml:space="preserve"> данного документа.</w:t>
            </w:r>
          </w:p>
          <w:p w14:paraId="5DD7E489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B36742" w:rsidRPr="007D3C8C" w14:paraId="055545BA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AF3EC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Описание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C53CA" w14:textId="77777777" w:rsidR="00B36742" w:rsidRPr="007D3C8C" w:rsidRDefault="00B36742" w:rsidP="00227A0A">
            <w:pPr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Описание сообщения ТОРО.</w:t>
            </w:r>
          </w:p>
          <w:p w14:paraId="511748EB" w14:textId="77777777" w:rsidR="00B36742" w:rsidRPr="007D3C8C" w:rsidRDefault="00B36742" w:rsidP="00227A0A">
            <w:pPr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D36A6C" w:rsidRPr="007D3C8C" w14:paraId="36AF3960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0A8B1" w14:textId="77777777" w:rsidR="00D36A6C" w:rsidRPr="007D3C8C" w:rsidRDefault="00D36A6C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Системный статус сообщения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46A04" w14:textId="77777777" w:rsidR="00D36A6C" w:rsidRDefault="00D36A6C" w:rsidP="00227A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СООТ – Сообщение открыто</w:t>
            </w:r>
            <w:r w:rsidR="0004007B">
              <w:rPr>
                <w:rFonts w:ascii="Arial" w:hAnsi="Arial" w:cs="Arial"/>
                <w:sz w:val="20"/>
                <w:szCs w:val="20"/>
              </w:rPr>
              <w:t xml:space="preserve"> (при создании сообщения)</w:t>
            </w:r>
          </w:p>
          <w:p w14:paraId="5BD3DB84" w14:textId="77777777" w:rsidR="00D36A6C" w:rsidRDefault="00D36A6C" w:rsidP="000400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СОРА – Сообщение в работе</w:t>
            </w:r>
            <w:r w:rsidR="0004007B">
              <w:rPr>
                <w:rFonts w:ascii="Arial" w:hAnsi="Arial" w:cs="Arial"/>
                <w:sz w:val="20"/>
                <w:szCs w:val="20"/>
              </w:rPr>
              <w:t xml:space="preserve"> (после согласования заявки на консервацию</w:t>
            </w:r>
            <w:r w:rsidR="0004007B" w:rsidRPr="0004007B">
              <w:rPr>
                <w:rFonts w:ascii="Arial" w:hAnsi="Arial" w:cs="Arial"/>
                <w:sz w:val="20"/>
                <w:szCs w:val="20"/>
              </w:rPr>
              <w:t>/</w:t>
            </w:r>
            <w:r w:rsidR="0004007B">
              <w:rPr>
                <w:rFonts w:ascii="Arial" w:hAnsi="Arial" w:cs="Arial"/>
                <w:sz w:val="20"/>
                <w:szCs w:val="20"/>
              </w:rPr>
              <w:t>расконсервацию, ремонт, демонтаж</w:t>
            </w:r>
            <w:r w:rsidR="00A3414B">
              <w:rPr>
                <w:rFonts w:ascii="Arial" w:hAnsi="Arial" w:cs="Arial"/>
                <w:sz w:val="20"/>
                <w:szCs w:val="20"/>
              </w:rPr>
              <w:t xml:space="preserve"> Координатором </w:t>
            </w:r>
            <w:proofErr w:type="spellStart"/>
            <w:r w:rsidR="00A3414B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="00A3414B">
              <w:rPr>
                <w:rFonts w:ascii="Arial" w:hAnsi="Arial" w:cs="Arial"/>
                <w:sz w:val="20"/>
                <w:szCs w:val="20"/>
              </w:rPr>
              <w:t xml:space="preserve"> БЕ ГОК)</w:t>
            </w:r>
          </w:p>
          <w:p w14:paraId="69993C67" w14:textId="1297EE73" w:rsidR="00A13EEB" w:rsidRPr="007D3C8C" w:rsidRDefault="000400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СОЗА – Сообщение закрыто (в случае если заявка на консервацию</w:t>
            </w:r>
            <w:r w:rsidRPr="0004007B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расконсервацию или ремонт оборудования не согласована</w:t>
            </w:r>
            <w:r w:rsidR="009858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3414B">
              <w:rPr>
                <w:rFonts w:ascii="Arial" w:hAnsi="Arial" w:cs="Arial"/>
                <w:sz w:val="20"/>
                <w:szCs w:val="20"/>
              </w:rPr>
              <w:t xml:space="preserve">Координатором </w:t>
            </w:r>
            <w:proofErr w:type="spellStart"/>
            <w:r w:rsidR="00A3414B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="00A3414B">
              <w:rPr>
                <w:rFonts w:ascii="Arial" w:hAnsi="Arial" w:cs="Arial"/>
                <w:sz w:val="20"/>
                <w:szCs w:val="20"/>
              </w:rPr>
              <w:t xml:space="preserve"> БЕ ГОК </w:t>
            </w:r>
            <w:r w:rsidR="0098587A">
              <w:rPr>
                <w:rFonts w:ascii="Arial" w:hAnsi="Arial" w:cs="Arial"/>
                <w:sz w:val="20"/>
                <w:szCs w:val="20"/>
              </w:rPr>
              <w:t>и закрывается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13EEB" w:rsidRPr="007D3C8C" w14:paraId="176A4F6A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0ABF1" w14:textId="7F9D0BFA" w:rsidR="00A13EEB" w:rsidRDefault="00A13EEB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Пользовательский статус сообщения ТОРО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0F7AC" w14:textId="1AE90BDB" w:rsidR="00A13EEB" w:rsidRPr="00152B29" w:rsidRDefault="00A13EEB" w:rsidP="00227A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ЗПРТ – запрет присвоения заказа</w:t>
            </w:r>
            <w:r w:rsidR="00152B29">
              <w:rPr>
                <w:rFonts w:ascii="Arial" w:hAnsi="Arial" w:cs="Arial"/>
                <w:sz w:val="20"/>
                <w:szCs w:val="20"/>
              </w:rPr>
              <w:t xml:space="preserve"> (устанавливается при создании заявок на консервацию</w:t>
            </w:r>
            <w:r w:rsidR="00152B29" w:rsidRPr="001E7C85">
              <w:rPr>
                <w:rFonts w:ascii="Arial" w:hAnsi="Arial"/>
                <w:sz w:val="20"/>
              </w:rPr>
              <w:t>/</w:t>
            </w:r>
            <w:r w:rsidR="00152B29">
              <w:rPr>
                <w:rFonts w:ascii="Arial" w:hAnsi="Arial" w:cs="Arial"/>
                <w:sz w:val="20"/>
                <w:szCs w:val="20"/>
              </w:rPr>
              <w:t>расконсервацию</w:t>
            </w:r>
            <w:r w:rsidR="00152B29" w:rsidRPr="001E7C85">
              <w:rPr>
                <w:rFonts w:ascii="Arial" w:hAnsi="Arial"/>
                <w:sz w:val="20"/>
              </w:rPr>
              <w:t>/</w:t>
            </w:r>
            <w:r w:rsidR="00152B29">
              <w:rPr>
                <w:rFonts w:ascii="Arial" w:hAnsi="Arial" w:cs="Arial"/>
                <w:sz w:val="20"/>
                <w:szCs w:val="20"/>
              </w:rPr>
              <w:t>демонтаж)</w:t>
            </w:r>
          </w:p>
        </w:tc>
      </w:tr>
      <w:tr w:rsidR="00B36742" w:rsidRPr="007D3C8C" w14:paraId="2AEA974F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8D84F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Завод, планирующий ТОРО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F56FE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 xml:space="preserve">Системный номер завода. </w:t>
            </w:r>
          </w:p>
          <w:p w14:paraId="034937B4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B36742" w:rsidRPr="007D3C8C" w14:paraId="53C8BCD3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7DE8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планирования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9ED59" w14:textId="77777777" w:rsidR="00B36742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код группы планирования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E732E6B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B36742" w:rsidRPr="007D3C8C" w14:paraId="3C6C0558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0D187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Ответственное рабочее место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310F1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номер рабочего места, ответственного за оборудование.</w:t>
            </w:r>
          </w:p>
          <w:p w14:paraId="3A5DD2C8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B36742" w:rsidRPr="007D3C8C" w14:paraId="2B4AB65D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5CDC6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Завод ответственного рабочего места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3DF60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номер завода рабочего места, ответственного за оборудование.</w:t>
            </w:r>
          </w:p>
          <w:p w14:paraId="701D336C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</w:t>
            </w:r>
          </w:p>
        </w:tc>
      </w:tr>
      <w:tr w:rsidR="00B36742" w:rsidRPr="007D3C8C" w14:paraId="0DB7D8EB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2D8A3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Приоритет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DD0A9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Высокий</w:t>
            </w:r>
          </w:p>
          <w:p w14:paraId="04BACF85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Низкий</w:t>
            </w:r>
          </w:p>
        </w:tc>
      </w:tr>
      <w:tr w:rsidR="00B36742" w:rsidRPr="007D3C8C" w14:paraId="3D74FAB9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95A4E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Техническое место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A3F3F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код технического места.</w:t>
            </w:r>
          </w:p>
          <w:p w14:paraId="55B936B7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B36742" w:rsidRPr="007D3C8C" w14:paraId="75BB3EF8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368CB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80891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код единицы оборудования.</w:t>
            </w:r>
          </w:p>
          <w:p w14:paraId="3D8D6DD4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B36742" w:rsidRPr="007D3C8C" w14:paraId="667C5B6F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B1F2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сообщения</w:t>
            </w:r>
          </w:p>
        </w:tc>
        <w:tc>
          <w:tcPr>
            <w:tcW w:w="3893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66282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 xml:space="preserve">Дата и время создания сообщения. </w:t>
            </w:r>
          </w:p>
          <w:p w14:paraId="6D4E0E02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B36742" w:rsidRPr="007D3C8C" w14:paraId="019D0812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A324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начала неисправности</w:t>
            </w:r>
          </w:p>
        </w:tc>
        <w:tc>
          <w:tcPr>
            <w:tcW w:w="3893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B728D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начала неисправности.</w:t>
            </w:r>
          </w:p>
          <w:p w14:paraId="5A862FDC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Используется для расчёта КТГ.</w:t>
            </w:r>
          </w:p>
          <w:p w14:paraId="68E7044E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B36742" w:rsidRPr="007D3C8C" w14:paraId="46E18141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B44F4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окончания неисправности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0F0C6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Дата и время окончания неисправности.</w:t>
            </w:r>
          </w:p>
          <w:p w14:paraId="5341C0BE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Используется для расчёта КТГ.</w:t>
            </w:r>
          </w:p>
          <w:p w14:paraId="1C8C212D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B36742" w:rsidRPr="007D3C8C" w14:paraId="1C65A2BC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88682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Отказ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D18A5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Признак отказа (да/нет).</w:t>
            </w:r>
          </w:p>
          <w:p w14:paraId="3E674F9A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B36742" w:rsidRPr="007D3C8C" w14:paraId="3F71F0D9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00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0CD55" w14:textId="77777777" w:rsidR="00B36742" w:rsidRPr="007D3C8C" w:rsidRDefault="00B36742" w:rsidP="00227A0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3C8C">
              <w:rPr>
                <w:rFonts w:ascii="Arial" w:hAnsi="Arial" w:cs="Arial"/>
                <w:b/>
                <w:sz w:val="20"/>
                <w:szCs w:val="20"/>
              </w:rPr>
              <w:t>Позиция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сообщения ТОРО</w:t>
            </w:r>
          </w:p>
        </w:tc>
      </w:tr>
      <w:tr w:rsidR="00B36742" w:rsidRPr="007D3C8C" w14:paraId="775C8C52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18CCE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Номер позиции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36865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Системный номер позиции.</w:t>
            </w:r>
          </w:p>
          <w:p w14:paraId="78F8AEF3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B36742" w:rsidRPr="007D3C8C" w14:paraId="2A418C27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0234C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Текст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6D7AD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Описание к позиции.</w:t>
            </w:r>
          </w:p>
          <w:p w14:paraId="771CE31B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вручную.</w:t>
            </w:r>
          </w:p>
        </w:tc>
      </w:tr>
      <w:tr w:rsidR="00B36742" w:rsidRPr="007D3C8C" w14:paraId="51596C5E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A8C0F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кодов частей объекта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BF7C3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кодов частей объекта.</w:t>
            </w:r>
          </w:p>
          <w:p w14:paraId="77ECC549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B36742" w:rsidRPr="007D3C8C" w14:paraId="1EC741CB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2CE2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Часть объекта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9D907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Код части объекта.</w:t>
            </w:r>
          </w:p>
          <w:p w14:paraId="2257D65C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B36742" w:rsidRPr="007D3C8C" w14:paraId="2B3B546C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3CF54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кодов картины повреждения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5A767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кодов подтверждений.</w:t>
            </w:r>
          </w:p>
          <w:p w14:paraId="1913E4C0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B36742" w:rsidRPr="007D3C8C" w14:paraId="78617478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26F54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Картина подтверждения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5B6EB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Код подтверждения.</w:t>
            </w:r>
          </w:p>
          <w:p w14:paraId="1E172133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B36742" w:rsidRPr="007D3C8C" w14:paraId="1246C1E4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00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E22B8" w14:textId="77777777" w:rsidR="00B36742" w:rsidRPr="007D3C8C" w:rsidRDefault="00B36742" w:rsidP="00227A0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3C8C">
              <w:rPr>
                <w:rFonts w:ascii="Arial" w:hAnsi="Arial" w:cs="Arial"/>
                <w:b/>
                <w:sz w:val="20"/>
                <w:szCs w:val="20"/>
              </w:rPr>
              <w:t>Причина к позиции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сообщения ТОРО</w:t>
            </w:r>
          </w:p>
        </w:tc>
      </w:tr>
      <w:tr w:rsidR="00B36742" w:rsidRPr="007D3C8C" w14:paraId="733714F3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90186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Номер причины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C4647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Номер сортировки причины.</w:t>
            </w:r>
          </w:p>
          <w:p w14:paraId="1FF0C80B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B36742" w:rsidRPr="007D3C8C" w14:paraId="2D5BC134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BAF02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lastRenderedPageBreak/>
              <w:t>Текст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59599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Описание причины дефекта.</w:t>
            </w:r>
          </w:p>
          <w:p w14:paraId="4BA8FF6C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Проставляется автоматически.</w:t>
            </w:r>
          </w:p>
        </w:tc>
      </w:tr>
      <w:tr w:rsidR="00B36742" w:rsidRPr="007D3C8C" w14:paraId="2B74AD45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FC21B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кодов причин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653F5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Группа кодов причин дефекта.</w:t>
            </w:r>
          </w:p>
          <w:p w14:paraId="311FC927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  <w:tr w:rsidR="00B36742" w:rsidRPr="007D3C8C" w14:paraId="43D2275C" w14:textId="77777777" w:rsidTr="00227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10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7EA36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Код причины</w:t>
            </w:r>
          </w:p>
        </w:tc>
        <w:tc>
          <w:tcPr>
            <w:tcW w:w="389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0F1A9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Код причины дефекта.</w:t>
            </w:r>
          </w:p>
          <w:p w14:paraId="2053A448" w14:textId="77777777" w:rsidR="00B36742" w:rsidRPr="007D3C8C" w:rsidRDefault="00B36742" w:rsidP="00227A0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3C8C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каталога ТОРО.</w:t>
            </w:r>
          </w:p>
        </w:tc>
      </w:tr>
    </w:tbl>
    <w:p w14:paraId="703CE004" w14:textId="77777777" w:rsidR="00684170" w:rsidRPr="00AC6F0A" w:rsidRDefault="00684170" w:rsidP="00AC6F0A">
      <w:pPr>
        <w:spacing w:after="240" w:line="276" w:lineRule="auto"/>
        <w:ind w:firstLine="567"/>
        <w:rPr>
          <w:rFonts w:eastAsiaTheme="majorEastAsia"/>
        </w:rPr>
      </w:pPr>
    </w:p>
    <w:p w14:paraId="6A6AF35C" w14:textId="77777777" w:rsidR="00B61C4B" w:rsidRPr="00BE014D" w:rsidRDefault="00B61C4B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74" w:name="_Toc521667660"/>
      <w:bookmarkStart w:id="675" w:name="_Toc521685909"/>
      <w:bookmarkStart w:id="676" w:name="_Toc67659648"/>
      <w:r w:rsidRPr="00BE014D">
        <w:rPr>
          <w:rFonts w:eastAsiaTheme="majorEastAsia" w:cstheme="majorBidi"/>
          <w:bCs w:val="0"/>
          <w:iCs w:val="0"/>
          <w:szCs w:val="26"/>
        </w:rPr>
        <w:t>Отчетность и выходные формы</w:t>
      </w:r>
      <w:bookmarkEnd w:id="674"/>
      <w:bookmarkEnd w:id="675"/>
      <w:bookmarkEnd w:id="676"/>
    </w:p>
    <w:p w14:paraId="3B63BAD6" w14:textId="21A741B2" w:rsidR="00B9591F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</w:t>
      </w:r>
      <w:r w:rsidR="0001731D">
        <w:rPr>
          <w:rFonts w:ascii="Arial" w:hAnsi="Arial" w:cs="Arial"/>
          <w:b/>
          <w:sz w:val="22"/>
        </w:rPr>
        <w:t xml:space="preserve"> 1</w:t>
      </w:r>
      <w:r w:rsidR="00904183">
        <w:rPr>
          <w:rFonts w:ascii="Arial" w:hAnsi="Arial" w:cs="Arial"/>
          <w:b/>
          <w:sz w:val="22"/>
        </w:rPr>
        <w:t>0</w:t>
      </w:r>
      <w:r w:rsidRPr="00916FAB">
        <w:rPr>
          <w:rFonts w:ascii="Arial" w:hAnsi="Arial" w:cs="Arial"/>
          <w:b/>
          <w:sz w:val="22"/>
        </w:rPr>
        <w:t>.</w:t>
      </w:r>
      <w:r w:rsidR="00873E86">
        <w:rPr>
          <w:rFonts w:ascii="Arial" w:hAnsi="Arial" w:cs="Arial"/>
          <w:b/>
          <w:sz w:val="22"/>
        </w:rPr>
        <w:t xml:space="preserve"> </w:t>
      </w:r>
      <w:r w:rsidR="000E48EB" w:rsidRPr="00916FAB">
        <w:rPr>
          <w:rFonts w:ascii="Arial" w:hAnsi="Arial" w:cs="Arial"/>
          <w:b/>
          <w:sz w:val="22"/>
        </w:rPr>
        <w:t>Отчё</w:t>
      </w:r>
      <w:r w:rsidR="000E48EB">
        <w:rPr>
          <w:rFonts w:ascii="Arial" w:hAnsi="Arial" w:cs="Arial"/>
          <w:b/>
          <w:sz w:val="22"/>
        </w:rPr>
        <w:t>т</w:t>
      </w:r>
      <w:r w:rsidR="000E48EB" w:rsidRPr="00916FAB">
        <w:rPr>
          <w:rFonts w:ascii="Arial" w:hAnsi="Arial" w:cs="Arial"/>
          <w:b/>
          <w:sz w:val="22"/>
        </w:rPr>
        <w:t>ные</w:t>
      </w:r>
      <w:r w:rsidRPr="00916FAB">
        <w:rPr>
          <w:rFonts w:ascii="Arial" w:hAnsi="Arial" w:cs="Arial"/>
          <w:b/>
          <w:sz w:val="22"/>
        </w:rPr>
        <w:t xml:space="preserve">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2011"/>
        <w:gridCol w:w="2009"/>
        <w:gridCol w:w="1461"/>
        <w:gridCol w:w="4001"/>
      </w:tblGrid>
      <w:tr w:rsidR="00FA572B" w:rsidRPr="00F94454" w14:paraId="0DF3CD10" w14:textId="77777777" w:rsidTr="00FA572B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7C0374BD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proofErr w:type="gramStart"/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  <w:proofErr w:type="gramEnd"/>
          </w:p>
        </w:tc>
        <w:tc>
          <w:tcPr>
            <w:tcW w:w="988" w:type="pct"/>
            <w:shd w:val="clear" w:color="auto" w:fill="FFC000"/>
            <w:vAlign w:val="center"/>
          </w:tcPr>
          <w:p w14:paraId="2BA25E10" w14:textId="77777777" w:rsidR="00FA572B" w:rsidRPr="000F4678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987" w:type="pct"/>
            <w:shd w:val="clear" w:color="auto" w:fill="FFC000"/>
            <w:vAlign w:val="center"/>
          </w:tcPr>
          <w:p w14:paraId="0EFF58C4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18" w:type="pct"/>
            <w:shd w:val="clear" w:color="auto" w:fill="FFC000"/>
            <w:vAlign w:val="center"/>
          </w:tcPr>
          <w:p w14:paraId="74FD1F95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966" w:type="pct"/>
            <w:shd w:val="clear" w:color="auto" w:fill="FFC000"/>
            <w:vAlign w:val="center"/>
          </w:tcPr>
          <w:p w14:paraId="2DB182CD" w14:textId="58F0460B" w:rsidR="00FA572B" w:rsidRPr="001E5A2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  <w:r w:rsidR="001E5A26" w:rsidRPr="001E7C85">
              <w:rPr>
                <w:rFonts w:ascii="Arial" w:hAnsi="Arial"/>
                <w:b/>
                <w:sz w:val="20"/>
              </w:rPr>
              <w:t>/</w:t>
            </w:r>
            <w:r w:rsidR="001E5A2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Шаблон формуляра</w:t>
            </w:r>
          </w:p>
        </w:tc>
      </w:tr>
      <w:tr w:rsidR="00104877" w:rsidRPr="00F94454" w14:paraId="53027D9A" w14:textId="77777777" w:rsidTr="002C79B3">
        <w:trPr>
          <w:cantSplit/>
        </w:trPr>
        <w:tc>
          <w:tcPr>
            <w:tcW w:w="341" w:type="pct"/>
          </w:tcPr>
          <w:p w14:paraId="5D0EA971" w14:textId="77777777" w:rsidR="00104877" w:rsidRDefault="00104877" w:rsidP="00104877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988" w:type="pct"/>
            <w:vAlign w:val="center"/>
          </w:tcPr>
          <w:p w14:paraId="16872A99" w14:textId="288FFD11" w:rsidR="00104877" w:rsidRDefault="00104877" w:rsidP="00104877">
            <w:pPr>
              <w:jc w:val="center"/>
              <w:rPr>
                <w:rFonts w:ascii="Arial" w:hAnsi="Arial" w:cs="Arial"/>
                <w:sz w:val="20"/>
              </w:rPr>
            </w:pPr>
            <w:r w:rsidRPr="00887885">
              <w:rPr>
                <w:rFonts w:ascii="Arial" w:hAnsi="Arial" w:cs="Arial"/>
                <w:sz w:val="20"/>
                <w:szCs w:val="20"/>
              </w:rPr>
              <w:t xml:space="preserve">Расширение стандартного </w:t>
            </w:r>
            <w:r w:rsidR="00BA2451" w:rsidRPr="00887885">
              <w:rPr>
                <w:rFonts w:ascii="Arial" w:hAnsi="Arial" w:cs="Arial"/>
                <w:sz w:val="20"/>
                <w:szCs w:val="20"/>
              </w:rPr>
              <w:t>отчёта</w:t>
            </w:r>
            <w:r w:rsidRPr="00887885">
              <w:rPr>
                <w:rFonts w:ascii="Arial" w:hAnsi="Arial" w:cs="Arial"/>
                <w:sz w:val="20"/>
                <w:szCs w:val="20"/>
              </w:rPr>
              <w:t xml:space="preserve">, списка единиц оборудования, для анализа необходимости изменения НСИ. Предполагаемые поля: класс, наименование класса, нормативы обслуживания, планы </w:t>
            </w:r>
            <w:proofErr w:type="spellStart"/>
            <w:r w:rsidRPr="00887885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887885">
              <w:rPr>
                <w:rFonts w:ascii="Arial" w:hAnsi="Arial" w:cs="Arial"/>
                <w:sz w:val="20"/>
                <w:szCs w:val="20"/>
              </w:rPr>
              <w:t>. У сотрудников НСИ должна быть возможность массового изменения статусов единиц оборудования</w:t>
            </w:r>
          </w:p>
        </w:tc>
        <w:tc>
          <w:tcPr>
            <w:tcW w:w="987" w:type="pct"/>
            <w:shd w:val="clear" w:color="auto" w:fill="auto"/>
          </w:tcPr>
          <w:p w14:paraId="5A79DB30" w14:textId="77777777" w:rsidR="00104877" w:rsidRPr="000F4678" w:rsidRDefault="00104877" w:rsidP="00104877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Z*</w:t>
            </w:r>
          </w:p>
        </w:tc>
        <w:tc>
          <w:tcPr>
            <w:tcW w:w="718" w:type="pct"/>
            <w:shd w:val="clear" w:color="auto" w:fill="auto"/>
          </w:tcPr>
          <w:p w14:paraId="0FDAB5B4" w14:textId="77777777" w:rsidR="00104877" w:rsidRPr="00227A0A" w:rsidRDefault="00104877" w:rsidP="00104877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PM17</w:t>
            </w:r>
          </w:p>
        </w:tc>
        <w:tc>
          <w:tcPr>
            <w:tcW w:w="1966" w:type="pct"/>
            <w:shd w:val="clear" w:color="auto" w:fill="auto"/>
          </w:tcPr>
          <w:p w14:paraId="54797821" w14:textId="3D6F26FA" w:rsidR="00104877" w:rsidRPr="00227A0A" w:rsidRDefault="001E5A26" w:rsidP="00104877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Шаблон формуляра не предоставляется. Разработка описана в данном КД.</w:t>
            </w:r>
          </w:p>
        </w:tc>
      </w:tr>
    </w:tbl>
    <w:p w14:paraId="0F479163" w14:textId="77777777" w:rsidR="000F4678" w:rsidRPr="00916FAB" w:rsidRDefault="000F4678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47A14726" w14:textId="77777777" w:rsidR="00695202" w:rsidRPr="008C7F95" w:rsidRDefault="009A2B20" w:rsidP="008C7F95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77" w:name="_Перечень_доработок,_Разработок"/>
      <w:bookmarkStart w:id="678" w:name="_Toc521667661"/>
      <w:bookmarkStart w:id="679" w:name="_Toc521685910"/>
      <w:bookmarkStart w:id="680" w:name="_Toc67659649"/>
      <w:bookmarkEnd w:id="677"/>
      <w:r>
        <w:rPr>
          <w:rFonts w:eastAsiaTheme="majorEastAsia" w:cstheme="majorBidi"/>
          <w:bCs w:val="0"/>
          <w:iCs w:val="0"/>
          <w:szCs w:val="26"/>
        </w:rPr>
        <w:t xml:space="preserve">Перечень доработок, 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Разработ</w:t>
      </w:r>
      <w:r>
        <w:rPr>
          <w:rFonts w:eastAsiaTheme="majorEastAsia" w:cstheme="majorBidi"/>
          <w:bCs w:val="0"/>
          <w:iCs w:val="0"/>
          <w:szCs w:val="26"/>
        </w:rPr>
        <w:t>о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к</w:t>
      </w:r>
      <w:r w:rsidR="00C609BD">
        <w:rPr>
          <w:rFonts w:eastAsiaTheme="majorEastAsia" w:cstheme="majorBidi"/>
          <w:bCs w:val="0"/>
          <w:iCs w:val="0"/>
          <w:szCs w:val="26"/>
        </w:rPr>
        <w:t xml:space="preserve"> и интеграция (интерфейсы)</w:t>
      </w:r>
      <w:bookmarkEnd w:id="678"/>
      <w:bookmarkEnd w:id="679"/>
      <w:bookmarkEnd w:id="680"/>
    </w:p>
    <w:p w14:paraId="113361E3" w14:textId="7C05D3DC" w:rsidR="002F400F" w:rsidRPr="00467379" w:rsidRDefault="002F400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467379">
        <w:rPr>
          <w:rFonts w:ascii="Arial" w:hAnsi="Arial" w:cs="Arial"/>
          <w:b/>
          <w:sz w:val="22"/>
          <w:szCs w:val="22"/>
        </w:rPr>
        <w:t>Таблица</w:t>
      </w:r>
      <w:r w:rsidR="0001731D">
        <w:rPr>
          <w:rFonts w:ascii="Arial" w:hAnsi="Arial" w:cs="Arial"/>
          <w:b/>
          <w:sz w:val="22"/>
          <w:szCs w:val="22"/>
        </w:rPr>
        <w:t xml:space="preserve"> 1</w:t>
      </w:r>
      <w:r w:rsidR="00904183">
        <w:rPr>
          <w:rFonts w:ascii="Arial" w:hAnsi="Arial" w:cs="Arial"/>
          <w:b/>
          <w:sz w:val="22"/>
          <w:szCs w:val="22"/>
        </w:rPr>
        <w:t>1</w:t>
      </w:r>
      <w:r w:rsidRPr="00467379">
        <w:rPr>
          <w:rFonts w:ascii="Arial" w:hAnsi="Arial" w:cs="Arial"/>
          <w:b/>
          <w:sz w:val="22"/>
          <w:szCs w:val="22"/>
        </w:rPr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05"/>
        <w:gridCol w:w="2203"/>
        <w:gridCol w:w="2203"/>
        <w:gridCol w:w="1854"/>
        <w:gridCol w:w="3311"/>
      </w:tblGrid>
      <w:tr w:rsidR="001E7C85" w:rsidRPr="006F5656" w14:paraId="316A75BB" w14:textId="77777777" w:rsidTr="00C25FBB">
        <w:trPr>
          <w:cantSplit/>
          <w:trHeight w:val="397"/>
          <w:tblHeader/>
        </w:trPr>
        <w:tc>
          <w:tcPr>
            <w:tcW w:w="297" w:type="pct"/>
            <w:shd w:val="clear" w:color="auto" w:fill="FFC000"/>
            <w:vAlign w:val="center"/>
          </w:tcPr>
          <w:p w14:paraId="7B3EF636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proofErr w:type="gramStart"/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  <w:proofErr w:type="gramEnd"/>
          </w:p>
        </w:tc>
        <w:tc>
          <w:tcPr>
            <w:tcW w:w="1082" w:type="pct"/>
            <w:shd w:val="clear" w:color="auto" w:fill="FFC000"/>
            <w:vAlign w:val="center"/>
          </w:tcPr>
          <w:p w14:paraId="39787106" w14:textId="77777777" w:rsidR="001135C1" w:rsidRPr="008C7F95" w:rsidRDefault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1082" w:type="pct"/>
            <w:shd w:val="clear" w:color="auto" w:fill="FFC000"/>
            <w:vAlign w:val="center"/>
          </w:tcPr>
          <w:p w14:paraId="5C94D350" w14:textId="77777777" w:rsidR="001135C1" w:rsidRPr="006F5656" w:rsidRDefault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547B7FA0" w14:textId="77777777" w:rsidR="001135C1" w:rsidRPr="006F5656" w:rsidRDefault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27" w:type="pct"/>
            <w:shd w:val="clear" w:color="auto" w:fill="FFC000"/>
            <w:vAlign w:val="center"/>
          </w:tcPr>
          <w:p w14:paraId="20DBF59E" w14:textId="3C9A9DB8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</w:t>
            </w:r>
            <w:proofErr w:type="spellStart"/>
            <w:r w:rsidR="000E48EB"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отчётностиотчётности</w:t>
            </w:r>
            <w:proofErr w:type="spellEnd"/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по направлению</w:t>
            </w:r>
          </w:p>
        </w:tc>
      </w:tr>
      <w:tr w:rsidR="00D06506" w:rsidRPr="00BE6FD9" w14:paraId="3097800E" w14:textId="77777777" w:rsidTr="00BB18E9">
        <w:trPr>
          <w:cantSplit/>
        </w:trPr>
        <w:tc>
          <w:tcPr>
            <w:tcW w:w="297" w:type="pct"/>
            <w:shd w:val="clear" w:color="auto" w:fill="auto"/>
          </w:tcPr>
          <w:p w14:paraId="5C335DC6" w14:textId="02C2F21A" w:rsidR="001135C1" w:rsidRPr="001E7C85" w:rsidRDefault="00B0200B" w:rsidP="001135C1">
            <w:pPr>
              <w:jc w:val="left"/>
              <w:rPr>
                <w:rFonts w:ascii="Arial" w:hAnsi="Arial"/>
                <w:sz w:val="20"/>
                <w:lang w:val="en-US"/>
              </w:rPr>
            </w:pPr>
            <w:r w:rsidRPr="00BE6FD9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</w:p>
        </w:tc>
        <w:tc>
          <w:tcPr>
            <w:tcW w:w="1082" w:type="pct"/>
            <w:vAlign w:val="center"/>
          </w:tcPr>
          <w:p w14:paraId="39A162C6" w14:textId="16E6A476" w:rsidR="001135C1" w:rsidRPr="00BE6FD9" w:rsidRDefault="00B020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9">
              <w:rPr>
                <w:rFonts w:ascii="Arial" w:hAnsi="Arial" w:cs="Arial"/>
                <w:sz w:val="20"/>
                <w:szCs w:val="20"/>
              </w:rPr>
              <w:t>Запрет на создание второго открытого сообщения ТОРО для заявок на консервацию</w:t>
            </w:r>
            <w:r w:rsidRPr="001E7C85">
              <w:rPr>
                <w:rFonts w:ascii="Arial" w:hAnsi="Arial"/>
                <w:sz w:val="20"/>
              </w:rPr>
              <w:t>/</w:t>
            </w:r>
            <w:r w:rsidRPr="00BE6FD9">
              <w:rPr>
                <w:rFonts w:ascii="Arial" w:hAnsi="Arial" w:cs="Arial"/>
                <w:sz w:val="20"/>
                <w:szCs w:val="20"/>
              </w:rPr>
              <w:t>расконсервацию</w:t>
            </w:r>
            <w:r w:rsidRPr="001E7C85">
              <w:rPr>
                <w:rFonts w:ascii="Arial" w:hAnsi="Arial"/>
                <w:sz w:val="20"/>
              </w:rPr>
              <w:t>/</w:t>
            </w:r>
            <w:r w:rsidRPr="00BE6FD9">
              <w:rPr>
                <w:rFonts w:ascii="Arial" w:hAnsi="Arial" w:cs="Arial"/>
                <w:sz w:val="20"/>
                <w:szCs w:val="20"/>
              </w:rPr>
              <w:t>списание</w:t>
            </w:r>
          </w:p>
        </w:tc>
        <w:tc>
          <w:tcPr>
            <w:tcW w:w="1082" w:type="pct"/>
          </w:tcPr>
          <w:p w14:paraId="7F572AB4" w14:textId="73B7936F" w:rsidR="001135C1" w:rsidRPr="00BE6FD9" w:rsidRDefault="00B0200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6FD9">
              <w:rPr>
                <w:rFonts w:ascii="Arial" w:hAnsi="Arial" w:cs="Arial"/>
                <w:sz w:val="20"/>
                <w:szCs w:val="20"/>
                <w:lang w:val="en-US"/>
              </w:rPr>
              <w:t>Z*</w:t>
            </w:r>
          </w:p>
        </w:tc>
        <w:tc>
          <w:tcPr>
            <w:tcW w:w="911" w:type="pct"/>
          </w:tcPr>
          <w:p w14:paraId="4E0E475B" w14:textId="219955FF" w:rsidR="001135C1" w:rsidRPr="00BE6FD9" w:rsidRDefault="00461E4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6FD9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="00BE6FD9" w:rsidRPr="001E7C85">
              <w:rPr>
                <w:rFonts w:ascii="Arial" w:hAnsi="Arial"/>
                <w:sz w:val="20"/>
                <w:lang w:val="en-US"/>
              </w:rPr>
              <w:t>5</w:t>
            </w:r>
            <w:r w:rsidR="000D17C6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1627" w:type="pct"/>
            <w:shd w:val="clear" w:color="auto" w:fill="auto"/>
            <w:vAlign w:val="center"/>
          </w:tcPr>
          <w:p w14:paraId="14D45397" w14:textId="77777777" w:rsidR="001135C1" w:rsidRPr="00BE6FD9" w:rsidRDefault="001135C1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185567" w14:textId="77777777" w:rsidR="00BD0544" w:rsidRPr="00F94454" w:rsidRDefault="00BD0544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239132BA" w14:textId="77777777" w:rsidR="0054502F" w:rsidRPr="008C7F95" w:rsidRDefault="0054502F" w:rsidP="0054502F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81" w:name="_Особенности_технической_реализации"/>
      <w:bookmarkStart w:id="682" w:name="_Toc521667662"/>
      <w:bookmarkStart w:id="683" w:name="_Toc521685911"/>
      <w:bookmarkStart w:id="684" w:name="_Toc67659650"/>
      <w:bookmarkStart w:id="685" w:name="_Toc431903102"/>
      <w:bookmarkStart w:id="686" w:name="_Toc469481048"/>
      <w:bookmarkEnd w:id="681"/>
      <w:r w:rsidRPr="008C7F95">
        <w:rPr>
          <w:rFonts w:eastAsiaTheme="majorEastAsia" w:cstheme="majorBidi"/>
          <w:bCs w:val="0"/>
          <w:iCs w:val="0"/>
          <w:szCs w:val="26"/>
        </w:rPr>
        <w:lastRenderedPageBreak/>
        <w:t>Особенности технической реализации</w:t>
      </w:r>
      <w:bookmarkEnd w:id="682"/>
      <w:bookmarkEnd w:id="683"/>
      <w:bookmarkEnd w:id="684"/>
    </w:p>
    <w:p w14:paraId="1453C90A" w14:textId="77777777" w:rsidR="009A2B20" w:rsidRPr="00B50249" w:rsidRDefault="000F3C3B" w:rsidP="00B50249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 w:rsidRPr="00B50249">
        <w:rPr>
          <w:rFonts w:ascii="Arial" w:eastAsiaTheme="minorHAnsi" w:hAnsi="Arial" w:cs="Arial"/>
          <w:szCs w:val="24"/>
        </w:rPr>
        <w:t xml:space="preserve">Техническая реализация по формированию заявок </w:t>
      </w:r>
      <w:r w:rsidR="005F5805" w:rsidRPr="00B50249">
        <w:rPr>
          <w:rFonts w:ascii="Arial" w:eastAsiaTheme="minorHAnsi" w:hAnsi="Arial" w:cs="Arial"/>
          <w:szCs w:val="24"/>
        </w:rPr>
        <w:t>на консервацию/расконсервацию, ремонт оборудования</w:t>
      </w:r>
      <w:r w:rsidR="00227A0A" w:rsidRPr="00B50249">
        <w:rPr>
          <w:rFonts w:ascii="Arial" w:eastAsiaTheme="minorHAnsi" w:hAnsi="Arial" w:cs="Arial"/>
          <w:szCs w:val="24"/>
        </w:rPr>
        <w:t xml:space="preserve"> и заявок на монтаж/демонтаж будет строиться</w:t>
      </w:r>
      <w:r w:rsidR="00B50249" w:rsidRPr="00B50249">
        <w:rPr>
          <w:rFonts w:ascii="Arial" w:eastAsiaTheme="minorHAnsi" w:hAnsi="Arial" w:cs="Arial"/>
          <w:szCs w:val="24"/>
        </w:rPr>
        <w:t xml:space="preserve"> на Сообщениях ТОРО.</w:t>
      </w:r>
      <w:r w:rsidR="00256E81">
        <w:rPr>
          <w:rFonts w:ascii="Arial" w:eastAsiaTheme="minorHAnsi" w:hAnsi="Arial" w:cs="Arial"/>
          <w:szCs w:val="24"/>
        </w:rPr>
        <w:t xml:space="preserve"> Виды сообщений ТОРО и перечень заполняемых полей указан в разделе «</w:t>
      </w:r>
      <w:hyperlink w:anchor="_Описание_шагов_бизнес-процессОВ" w:history="1">
        <w:r w:rsidR="00256E81" w:rsidRPr="000E48EB">
          <w:rPr>
            <w:rStyle w:val="a8"/>
            <w:rFonts w:ascii="Arial" w:eastAsiaTheme="minorHAnsi" w:hAnsi="Arial" w:cs="Arial"/>
            <w:szCs w:val="24"/>
          </w:rPr>
          <w:t>5.2 Описание шагов бизнес-процессов</w:t>
        </w:r>
      </w:hyperlink>
      <w:r w:rsidR="00256E81">
        <w:rPr>
          <w:rFonts w:ascii="Arial" w:eastAsiaTheme="minorHAnsi" w:hAnsi="Arial" w:cs="Arial"/>
          <w:szCs w:val="24"/>
        </w:rPr>
        <w:t>».</w:t>
      </w:r>
    </w:p>
    <w:p w14:paraId="6D543256" w14:textId="3D0C3BB5" w:rsidR="00804946" w:rsidRDefault="00804946">
      <w:pPr>
        <w:spacing w:after="240" w:line="276" w:lineRule="auto"/>
        <w:ind w:firstLine="567"/>
        <w:rPr>
          <w:rFonts w:ascii="Arial" w:hAnsi="Arial" w:cs="Arial"/>
          <w:b/>
        </w:rPr>
      </w:pPr>
      <w:r w:rsidRPr="001E7C85">
        <w:rPr>
          <w:rFonts w:ascii="Arial" w:hAnsi="Arial"/>
          <w:b/>
        </w:rPr>
        <w:t xml:space="preserve">Описание технической реализации </w:t>
      </w:r>
      <w:r w:rsidR="00517B9C">
        <w:rPr>
          <w:rFonts w:ascii="Arial" w:hAnsi="Arial" w:cs="Arial"/>
          <w:b/>
        </w:rPr>
        <w:t xml:space="preserve">расширения стандартного отчёта, списка единиц оборудования, для анализа необходимости изменения НСИ </w:t>
      </w:r>
      <w:r w:rsidR="008F01B7" w:rsidRPr="001E7C85">
        <w:rPr>
          <w:rFonts w:ascii="Arial" w:hAnsi="Arial"/>
          <w:b/>
        </w:rPr>
        <w:t>(</w:t>
      </w:r>
      <w:r w:rsidR="008F01B7" w:rsidRPr="008F01B7">
        <w:rPr>
          <w:rFonts w:ascii="Arial" w:hAnsi="Arial" w:cs="Arial"/>
          <w:b/>
        </w:rPr>
        <w:t>PM17</w:t>
      </w:r>
      <w:r w:rsidR="008F01B7" w:rsidRPr="001E7C85">
        <w:rPr>
          <w:rFonts w:ascii="Arial" w:hAnsi="Arial"/>
          <w:b/>
        </w:rPr>
        <w:t>)</w:t>
      </w:r>
      <w:r w:rsidRPr="001E7C85">
        <w:rPr>
          <w:rFonts w:ascii="Arial" w:hAnsi="Arial"/>
          <w:b/>
        </w:rPr>
        <w:t>:</w:t>
      </w:r>
    </w:p>
    <w:p w14:paraId="253A897E" w14:textId="5CADFD8E" w:rsidR="004A2698" w:rsidRPr="001E7C85" w:rsidRDefault="004A2698">
      <w:pPr>
        <w:spacing w:after="240" w:line="276" w:lineRule="auto"/>
        <w:ind w:firstLine="567"/>
        <w:rPr>
          <w:rFonts w:ascii="Arial" w:hAnsi="Arial"/>
          <w:u w:val="single"/>
        </w:rPr>
      </w:pPr>
      <w:r w:rsidRPr="001E7C85">
        <w:rPr>
          <w:rFonts w:ascii="Arial" w:hAnsi="Arial"/>
          <w:u w:val="single"/>
        </w:rPr>
        <w:t>Предпосылки:</w:t>
      </w:r>
    </w:p>
    <w:p w14:paraId="19E50E66" w14:textId="27DAC538" w:rsidR="00F9539B" w:rsidRPr="001E7C85" w:rsidRDefault="00F9539B">
      <w:pPr>
        <w:spacing w:after="240" w:line="276" w:lineRule="auto"/>
        <w:ind w:firstLine="567"/>
        <w:rPr>
          <w:rFonts w:ascii="Arial" w:hAnsi="Arial"/>
        </w:rPr>
      </w:pPr>
      <w:r>
        <w:rPr>
          <w:rFonts w:ascii="Arial" w:hAnsi="Arial" w:cs="Arial"/>
        </w:rPr>
        <w:t>Необходимо формирование отчёта по оборудованию с достаточной информацией для анализа подачи заявок на изменение НСИ</w:t>
      </w:r>
      <w:r w:rsidR="00C76D95">
        <w:rPr>
          <w:rFonts w:ascii="Arial" w:hAnsi="Arial" w:cs="Arial"/>
        </w:rPr>
        <w:t xml:space="preserve"> и информации по основному средству</w:t>
      </w:r>
      <w:r>
        <w:rPr>
          <w:rFonts w:ascii="Arial" w:hAnsi="Arial" w:cs="Arial"/>
        </w:rPr>
        <w:t>.</w:t>
      </w:r>
    </w:p>
    <w:p w14:paraId="4A769A93" w14:textId="60BC8012" w:rsidR="004A2698" w:rsidRPr="001E7C85" w:rsidRDefault="004A2698">
      <w:pPr>
        <w:spacing w:after="240" w:line="276" w:lineRule="auto"/>
        <w:ind w:firstLine="567"/>
        <w:rPr>
          <w:rFonts w:ascii="Arial" w:hAnsi="Arial"/>
          <w:u w:val="single"/>
        </w:rPr>
      </w:pPr>
      <w:r w:rsidRPr="001E7C85">
        <w:rPr>
          <w:rFonts w:ascii="Arial" w:hAnsi="Arial"/>
          <w:u w:val="single"/>
        </w:rPr>
        <w:t>Входные данные:</w:t>
      </w:r>
    </w:p>
    <w:p w14:paraId="33D95E0A" w14:textId="77777777" w:rsidR="00517B9C" w:rsidRDefault="00517B9C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Справочник единиц оборудования.</w:t>
      </w:r>
    </w:p>
    <w:p w14:paraId="3A8A2FAC" w14:textId="078821F8" w:rsidR="00F9539B" w:rsidRDefault="00F9539B">
      <w:pPr>
        <w:spacing w:after="240" w:line="276" w:lineRule="auto"/>
        <w:ind w:firstLine="567"/>
        <w:rPr>
          <w:rFonts w:ascii="Arial" w:hAnsi="Arial" w:cs="Arial"/>
        </w:rPr>
      </w:pPr>
      <w:r w:rsidRPr="001E7C85">
        <w:rPr>
          <w:rFonts w:ascii="Arial" w:hAnsi="Arial"/>
        </w:rPr>
        <w:t>Сообщения ТОРО.</w:t>
      </w:r>
    </w:p>
    <w:p w14:paraId="0C8BDB8C" w14:textId="10ECF6C9" w:rsidR="00517B9C" w:rsidRPr="001E7C85" w:rsidRDefault="00517B9C">
      <w:pPr>
        <w:spacing w:after="240" w:line="276" w:lineRule="auto"/>
        <w:ind w:firstLine="567"/>
        <w:rPr>
          <w:rFonts w:ascii="Arial" w:hAnsi="Arial"/>
        </w:rPr>
      </w:pPr>
      <w:r>
        <w:rPr>
          <w:rFonts w:ascii="Arial" w:hAnsi="Arial" w:cs="Arial"/>
        </w:rPr>
        <w:t>Заказы ТОРО</w:t>
      </w:r>
    </w:p>
    <w:p w14:paraId="3C47B489" w14:textId="646DA05D" w:rsidR="00F9539B" w:rsidRPr="001E7C85" w:rsidRDefault="00F9539B">
      <w:pPr>
        <w:spacing w:after="240" w:line="276" w:lineRule="auto"/>
        <w:ind w:firstLine="567"/>
        <w:rPr>
          <w:rFonts w:ascii="Arial" w:hAnsi="Arial"/>
          <w:u w:val="single"/>
        </w:rPr>
      </w:pPr>
      <w:r w:rsidRPr="001E7C85">
        <w:rPr>
          <w:rFonts w:ascii="Arial" w:hAnsi="Arial"/>
          <w:u w:val="single"/>
        </w:rPr>
        <w:t>Выполнение разработки (укрупнённый алгоритм):</w:t>
      </w:r>
    </w:p>
    <w:p w14:paraId="521C05CD" w14:textId="567DB490" w:rsidR="00DF610B" w:rsidRPr="00DF610B" w:rsidRDefault="00EC07D5" w:rsidP="001E7C85">
      <w:pPr>
        <w:pStyle w:val="af9"/>
        <w:numPr>
          <w:ilvl w:val="0"/>
          <w:numId w:val="15"/>
        </w:numPr>
        <w:spacing w:after="240" w:line="276" w:lineRule="auto"/>
        <w:rPr>
          <w:rFonts w:ascii="Arial" w:hAnsi="Arial" w:cs="Arial"/>
        </w:rPr>
      </w:pPr>
      <w:ins w:id="687" w:author="Владимир Лаут" w:date="2021-04-08T18:13:00Z">
        <w:r>
          <w:rPr>
            <w:rFonts w:ascii="Arial" w:hAnsi="Arial" w:cs="Arial"/>
          </w:rPr>
          <w:t xml:space="preserve">Пользователь </w:t>
        </w:r>
      </w:ins>
      <w:del w:id="688" w:author="Владимир Лаут" w:date="2021-03-05T15:15:00Z">
        <w:r w:rsidR="00804946" w:rsidRPr="00DF610B" w:rsidDel="008B6029">
          <w:rPr>
            <w:rFonts w:ascii="Arial" w:hAnsi="Arial" w:cs="Arial"/>
          </w:rPr>
          <w:delText>Должен о</w:delText>
        </w:r>
      </w:del>
      <w:ins w:id="689" w:author="Владимир Лаут" w:date="2021-04-08T18:13:00Z">
        <w:r>
          <w:rPr>
            <w:rFonts w:ascii="Arial" w:hAnsi="Arial" w:cs="Arial"/>
          </w:rPr>
          <w:t>о</w:t>
        </w:r>
      </w:ins>
      <w:r w:rsidR="00804946" w:rsidRPr="00DF610B">
        <w:rPr>
          <w:rFonts w:ascii="Arial" w:hAnsi="Arial" w:cs="Arial"/>
        </w:rPr>
        <w:t>ткрыва</w:t>
      </w:r>
      <w:ins w:id="690" w:author="Владимир Лаут" w:date="2021-03-05T15:15:00Z">
        <w:r w:rsidR="008B6029">
          <w:rPr>
            <w:rFonts w:ascii="Arial" w:hAnsi="Arial" w:cs="Arial"/>
          </w:rPr>
          <w:t>е</w:t>
        </w:r>
      </w:ins>
      <w:r w:rsidR="00804946" w:rsidRPr="00DF610B">
        <w:rPr>
          <w:rFonts w:ascii="Arial" w:hAnsi="Arial" w:cs="Arial"/>
        </w:rPr>
        <w:t>т</w:t>
      </w:r>
      <w:del w:id="691" w:author="Владимир Лаут" w:date="2021-03-05T15:15:00Z">
        <w:r w:rsidR="00804946" w:rsidRPr="00DF610B" w:rsidDel="008B6029">
          <w:rPr>
            <w:rFonts w:ascii="Arial" w:hAnsi="Arial" w:cs="Arial"/>
          </w:rPr>
          <w:delText>ь</w:delText>
        </w:r>
      </w:del>
      <w:del w:id="692" w:author="Владимир Лаут" w:date="2021-04-08T18:13:00Z">
        <w:r w:rsidR="00804946" w:rsidRPr="00DF610B" w:rsidDel="00EC07D5">
          <w:rPr>
            <w:rFonts w:ascii="Arial" w:hAnsi="Arial" w:cs="Arial"/>
          </w:rPr>
          <w:delText>ся</w:delText>
        </w:r>
      </w:del>
      <w:bookmarkStart w:id="693" w:name="_GoBack"/>
      <w:bookmarkEnd w:id="693"/>
      <w:r w:rsidR="00804946" w:rsidRPr="00DF610B">
        <w:rPr>
          <w:rFonts w:ascii="Arial" w:hAnsi="Arial" w:cs="Arial"/>
        </w:rPr>
        <w:t xml:space="preserve"> экран выбора оборудования с набором полей транзакции </w:t>
      </w:r>
      <w:r w:rsidR="006066B8">
        <w:rPr>
          <w:rFonts w:ascii="Arial" w:hAnsi="Arial" w:cs="Arial"/>
        </w:rPr>
        <w:t>«</w:t>
      </w:r>
      <w:r w:rsidR="006066B8">
        <w:rPr>
          <w:rFonts w:ascii="Arial" w:hAnsi="Arial" w:cs="Arial"/>
          <w:lang w:val="en-US"/>
        </w:rPr>
        <w:t>IH</w:t>
      </w:r>
      <w:r w:rsidR="006066B8" w:rsidRPr="00E327E0">
        <w:rPr>
          <w:rFonts w:ascii="Arial" w:hAnsi="Arial" w:cs="Arial"/>
        </w:rPr>
        <w:t>08</w:t>
      </w:r>
      <w:r w:rsidR="006066B8">
        <w:rPr>
          <w:rFonts w:ascii="Arial" w:hAnsi="Arial" w:cs="Arial"/>
        </w:rPr>
        <w:t xml:space="preserve"> – Просмотреть единицу оборудования</w:t>
      </w:r>
      <w:r w:rsidR="006066B8" w:rsidRPr="00E327E0">
        <w:rPr>
          <w:rFonts w:ascii="Arial" w:hAnsi="Arial" w:cs="Arial"/>
        </w:rPr>
        <w:t xml:space="preserve">: </w:t>
      </w:r>
      <w:r w:rsidR="006066B8">
        <w:rPr>
          <w:rFonts w:ascii="Arial" w:hAnsi="Arial" w:cs="Arial"/>
        </w:rPr>
        <w:t>список оборудования»</w:t>
      </w:r>
      <w:r w:rsidR="00804946" w:rsidRPr="00DF610B">
        <w:rPr>
          <w:rFonts w:ascii="Arial" w:hAnsi="Arial" w:cs="Arial"/>
        </w:rPr>
        <w:t xml:space="preserve"> </w:t>
      </w:r>
    </w:p>
    <w:p w14:paraId="18176D5B" w14:textId="496F9A9A" w:rsidR="00DF610B" w:rsidRPr="00D81BE1" w:rsidRDefault="00DF610B" w:rsidP="001E7C85">
      <w:pPr>
        <w:pStyle w:val="af9"/>
        <w:numPr>
          <w:ilvl w:val="0"/>
          <w:numId w:val="15"/>
        </w:numPr>
        <w:spacing w:after="240" w:line="276" w:lineRule="auto"/>
        <w:rPr>
          <w:rFonts w:ascii="Arial" w:hAnsi="Arial" w:cs="Arial"/>
        </w:rPr>
      </w:pPr>
      <w:r w:rsidRPr="00D81BE1">
        <w:rPr>
          <w:rFonts w:ascii="Arial" w:hAnsi="Arial" w:cs="Arial"/>
        </w:rPr>
        <w:t xml:space="preserve">После нажатия кнопки «Выполнить» </w:t>
      </w:r>
      <w:del w:id="694" w:author="Владимир Лаут" w:date="2021-03-05T15:15:00Z">
        <w:r w:rsidRPr="00D81BE1" w:rsidDel="008B6029">
          <w:rPr>
            <w:rFonts w:ascii="Arial" w:hAnsi="Arial" w:cs="Arial"/>
          </w:rPr>
          <w:delText xml:space="preserve">должен </w:delText>
        </w:r>
      </w:del>
      <w:del w:id="695" w:author="Владимир Лаут" w:date="2021-04-08T18:13:00Z">
        <w:r w:rsidRPr="00D81BE1" w:rsidDel="00EC07D5">
          <w:rPr>
            <w:rFonts w:ascii="Arial" w:hAnsi="Arial" w:cs="Arial"/>
          </w:rPr>
          <w:delText>открыват</w:delText>
        </w:r>
      </w:del>
      <w:del w:id="696" w:author="Владимир Лаут" w:date="2021-03-05T15:15:00Z">
        <w:r w:rsidRPr="00D81BE1" w:rsidDel="008B6029">
          <w:rPr>
            <w:rFonts w:ascii="Arial" w:hAnsi="Arial" w:cs="Arial"/>
          </w:rPr>
          <w:delText>ь</w:delText>
        </w:r>
      </w:del>
      <w:del w:id="697" w:author="Владимир Лаут" w:date="2021-04-08T18:13:00Z">
        <w:r w:rsidRPr="00D81BE1" w:rsidDel="00EC07D5">
          <w:rPr>
            <w:rFonts w:ascii="Arial" w:hAnsi="Arial" w:cs="Arial"/>
          </w:rPr>
          <w:delText>ся</w:delText>
        </w:r>
      </w:del>
      <w:ins w:id="698" w:author="Владимир Лаут" w:date="2021-04-08T18:13:00Z">
        <w:r w:rsidR="00EC07D5">
          <w:rPr>
            <w:rFonts w:ascii="Arial" w:hAnsi="Arial" w:cs="Arial"/>
          </w:rPr>
          <w:t>запускается</w:t>
        </w:r>
      </w:ins>
      <w:r w:rsidRPr="00D81BE1">
        <w:rPr>
          <w:rFonts w:ascii="Arial" w:hAnsi="Arial" w:cs="Arial"/>
        </w:rPr>
        <w:t xml:space="preserve"> экран со списком единиц оборудования.</w:t>
      </w:r>
    </w:p>
    <w:p w14:paraId="55CAF467" w14:textId="6E4AC5F0" w:rsidR="00DF610B" w:rsidRPr="00DF610B" w:rsidRDefault="00DF610B" w:rsidP="00DF610B">
      <w:pPr>
        <w:pStyle w:val="af9"/>
        <w:spacing w:after="240" w:line="276" w:lineRule="auto"/>
        <w:ind w:left="927"/>
        <w:rPr>
          <w:rFonts w:ascii="Arial" w:hAnsi="Arial" w:cs="Arial"/>
          <w:color w:val="FF0000"/>
        </w:rPr>
      </w:pPr>
      <w:r w:rsidRPr="00D81BE1">
        <w:rPr>
          <w:rFonts w:ascii="Arial" w:hAnsi="Arial" w:cs="Arial"/>
        </w:rPr>
        <w:t xml:space="preserve">Поля </w:t>
      </w:r>
      <w:r w:rsidR="00E4160F">
        <w:rPr>
          <w:rFonts w:ascii="Arial" w:hAnsi="Arial" w:cs="Arial"/>
        </w:rPr>
        <w:t xml:space="preserve">экрана </w:t>
      </w:r>
      <w:r w:rsidRPr="00D81BE1">
        <w:rPr>
          <w:rFonts w:ascii="Arial" w:hAnsi="Arial" w:cs="Arial"/>
        </w:rPr>
        <w:t xml:space="preserve">списка единиц </w:t>
      </w:r>
      <w:r w:rsidR="007F6A53">
        <w:rPr>
          <w:rFonts w:ascii="Arial" w:hAnsi="Arial" w:cs="Arial"/>
        </w:rPr>
        <w:t>оборудования</w:t>
      </w:r>
      <w:r w:rsidRPr="00D81BE1">
        <w:rPr>
          <w:rFonts w:ascii="Arial" w:hAnsi="Arial" w:cs="Arial"/>
        </w:rPr>
        <w:t>:</w:t>
      </w:r>
    </w:p>
    <w:p w14:paraId="660F0408" w14:textId="77777777" w:rsidR="00DF610B" w:rsidRPr="00D81BE1" w:rsidRDefault="00DF610B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D81BE1">
        <w:rPr>
          <w:rFonts w:ascii="Arial" w:hAnsi="Arial" w:cs="Arial"/>
        </w:rPr>
        <w:t>Единица оборудования</w:t>
      </w:r>
    </w:p>
    <w:p w14:paraId="691AA755" w14:textId="77777777" w:rsidR="00DF610B" w:rsidRPr="00D81BE1" w:rsidRDefault="00DF610B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D81BE1">
        <w:rPr>
          <w:rFonts w:ascii="Arial" w:hAnsi="Arial" w:cs="Arial"/>
        </w:rPr>
        <w:t xml:space="preserve">Техническое место </w:t>
      </w:r>
    </w:p>
    <w:p w14:paraId="3E924E75" w14:textId="77777777" w:rsidR="00DF610B" w:rsidRPr="00D81BE1" w:rsidRDefault="00AA3CB1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D81BE1">
        <w:rPr>
          <w:rFonts w:ascii="Arial" w:hAnsi="Arial" w:cs="Arial"/>
        </w:rPr>
        <w:t>Системный с</w:t>
      </w:r>
      <w:r w:rsidR="00DF610B" w:rsidRPr="00D81BE1">
        <w:rPr>
          <w:rFonts w:ascii="Arial" w:hAnsi="Arial" w:cs="Arial"/>
        </w:rPr>
        <w:t>татус единицы оборудования</w:t>
      </w:r>
    </w:p>
    <w:p w14:paraId="0DD8AB89" w14:textId="77777777" w:rsidR="00AA3CB1" w:rsidRPr="00D81BE1" w:rsidRDefault="00AA3CB1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D81BE1">
        <w:rPr>
          <w:rFonts w:ascii="Arial" w:hAnsi="Arial" w:cs="Arial"/>
        </w:rPr>
        <w:t>Пользовательский статус единиц оборудования</w:t>
      </w:r>
    </w:p>
    <w:p w14:paraId="4C394FC1" w14:textId="77777777" w:rsidR="00DF610B" w:rsidRPr="00D81BE1" w:rsidRDefault="00DF610B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D81BE1">
        <w:rPr>
          <w:rFonts w:ascii="Arial" w:hAnsi="Arial" w:cs="Arial"/>
        </w:rPr>
        <w:t xml:space="preserve">Рабочее место </w:t>
      </w:r>
      <w:r w:rsidR="002E027C" w:rsidRPr="00D81BE1">
        <w:rPr>
          <w:rFonts w:ascii="Arial" w:hAnsi="Arial" w:cs="Arial"/>
        </w:rPr>
        <w:t>местоположения (рабочее место производства)</w:t>
      </w:r>
    </w:p>
    <w:p w14:paraId="4DB586AA" w14:textId="08562ED6" w:rsidR="00DF610B" w:rsidRPr="00D81BE1" w:rsidRDefault="00517B9C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Признак – есть открытые сообщения ТОРО</w:t>
      </w:r>
    </w:p>
    <w:p w14:paraId="47FC02A5" w14:textId="6D4F8123" w:rsidR="00DF610B" w:rsidRDefault="00517B9C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Признак – есть открытые заказы ТОРО</w:t>
      </w:r>
    </w:p>
    <w:p w14:paraId="78716ACC" w14:textId="619D4006" w:rsidR="00517B9C" w:rsidRPr="00D81BE1" w:rsidRDefault="00517B9C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Признак – есть открытые планы ТОРО</w:t>
      </w:r>
    </w:p>
    <w:p w14:paraId="0436ABF2" w14:textId="03A11018" w:rsidR="005B47AF" w:rsidRDefault="00895435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Класс ОС</w:t>
      </w:r>
    </w:p>
    <w:p w14:paraId="5676AC6B" w14:textId="77B38183" w:rsidR="00895435" w:rsidRDefault="00895435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Причина остановки ОС (в запасе, эксплуатации, сдано в аренду, на консервации)</w:t>
      </w:r>
    </w:p>
    <w:p w14:paraId="3CFF2A1A" w14:textId="4F20B7DE" w:rsidR="00895435" w:rsidRDefault="00895435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Срок эксплуатации ОС</w:t>
      </w:r>
    </w:p>
    <w:p w14:paraId="2D566727" w14:textId="50CEE760" w:rsidR="00895435" w:rsidRDefault="00895435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Начало эксплуатации ОС</w:t>
      </w:r>
    </w:p>
    <w:p w14:paraId="2C8F1D3A" w14:textId="55B9C868" w:rsidR="00895435" w:rsidRDefault="00895435" w:rsidP="001E7C85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Плановая дата выбытия ОС</w:t>
      </w:r>
    </w:p>
    <w:p w14:paraId="44528571" w14:textId="77777777" w:rsidR="00895435" w:rsidRPr="003A676D" w:rsidRDefault="00895435" w:rsidP="003A676D">
      <w:pPr>
        <w:spacing w:after="240" w:line="276" w:lineRule="auto"/>
        <w:ind w:firstLine="576"/>
        <w:rPr>
          <w:rFonts w:ascii="Arial" w:eastAsiaTheme="minorHAnsi" w:hAnsi="Arial" w:cs="Arial"/>
          <w:szCs w:val="24"/>
          <w:rPrChange w:id="699" w:author="Владимир Лаут" w:date="2021-04-08T17:59:00Z">
            <w:rPr>
              <w:rFonts w:ascii="Arial" w:hAnsi="Arial" w:cs="Arial"/>
            </w:rPr>
          </w:rPrChange>
        </w:rPr>
        <w:pPrChange w:id="700" w:author="Владимир Лаут" w:date="2021-04-08T17:59:00Z">
          <w:pPr>
            <w:pStyle w:val="af9"/>
            <w:spacing w:after="240" w:line="276" w:lineRule="auto"/>
            <w:ind w:left="1647"/>
          </w:pPr>
        </w:pPrChange>
      </w:pPr>
    </w:p>
    <w:p w14:paraId="5815B91C" w14:textId="02266791" w:rsidR="00E8117B" w:rsidRPr="003A676D" w:rsidRDefault="00D81BE1" w:rsidP="003A676D">
      <w:pPr>
        <w:spacing w:after="240" w:line="276" w:lineRule="auto"/>
        <w:ind w:firstLine="576"/>
        <w:rPr>
          <w:rFonts w:ascii="Arial" w:eastAsiaTheme="minorHAnsi" w:hAnsi="Arial" w:cs="Arial"/>
          <w:szCs w:val="24"/>
          <w:rPrChange w:id="701" w:author="Владимир Лаут" w:date="2021-04-08T17:59:00Z">
            <w:rPr>
              <w:rFonts w:ascii="Arial" w:hAnsi="Arial" w:cs="Arial"/>
            </w:rPr>
          </w:rPrChange>
        </w:rPr>
        <w:pPrChange w:id="702" w:author="Владимир Лаут" w:date="2021-04-08T17:59:00Z">
          <w:pPr>
            <w:pStyle w:val="af9"/>
            <w:spacing w:after="240" w:line="276" w:lineRule="auto"/>
            <w:ind w:left="927" w:firstLine="360"/>
          </w:pPr>
        </w:pPrChange>
      </w:pPr>
      <w:r w:rsidRPr="003A676D">
        <w:rPr>
          <w:rFonts w:ascii="Arial" w:eastAsiaTheme="minorHAnsi" w:hAnsi="Arial" w:cs="Arial"/>
          <w:szCs w:val="24"/>
          <w:rPrChange w:id="703" w:author="Владимир Лаут" w:date="2021-04-08T17:59:00Z">
            <w:rPr>
              <w:rFonts w:ascii="Arial" w:hAnsi="Arial" w:cs="Arial"/>
            </w:rPr>
          </w:rPrChange>
        </w:rPr>
        <w:t xml:space="preserve">Из списка единиц оборудования </w:t>
      </w:r>
      <w:ins w:id="704" w:author="Владимир Лаут" w:date="2021-03-05T15:16:00Z">
        <w:r w:rsidR="008B6029" w:rsidRPr="003A676D">
          <w:rPr>
            <w:rFonts w:ascii="Arial" w:eastAsiaTheme="minorHAnsi" w:hAnsi="Arial" w:cs="Arial"/>
            <w:szCs w:val="24"/>
            <w:rPrChange w:id="705" w:author="Владимир Лаут" w:date="2021-04-08T17:59:00Z">
              <w:rPr>
                <w:rFonts w:ascii="Arial" w:hAnsi="Arial" w:cs="Arial"/>
              </w:rPr>
            </w:rPrChange>
          </w:rPr>
          <w:t>реализован</w:t>
        </w:r>
      </w:ins>
      <w:del w:id="706" w:author="Владимир Лаут" w:date="2021-03-05T15:16:00Z">
        <w:r w:rsidRPr="003A676D" w:rsidDel="008B6029">
          <w:rPr>
            <w:rFonts w:ascii="Arial" w:eastAsiaTheme="minorHAnsi" w:hAnsi="Arial" w:cs="Arial"/>
            <w:szCs w:val="24"/>
            <w:rPrChange w:id="707" w:author="Владимир Лаут" w:date="2021-04-08T17:59:00Z">
              <w:rPr>
                <w:rFonts w:ascii="Arial" w:hAnsi="Arial" w:cs="Arial"/>
              </w:rPr>
            </w:rPrChange>
          </w:rPr>
          <w:delText>должен быть</w:delText>
        </w:r>
      </w:del>
      <w:r w:rsidRPr="003A676D">
        <w:rPr>
          <w:rFonts w:ascii="Arial" w:eastAsiaTheme="minorHAnsi" w:hAnsi="Arial" w:cs="Arial"/>
          <w:szCs w:val="24"/>
          <w:rPrChange w:id="708" w:author="Владимир Лаут" w:date="2021-04-08T17:59:00Z">
            <w:rPr>
              <w:rFonts w:ascii="Arial" w:hAnsi="Arial" w:cs="Arial"/>
            </w:rPr>
          </w:rPrChange>
        </w:rPr>
        <w:t xml:space="preserve"> переход</w:t>
      </w:r>
      <w:r w:rsidR="00517B9C" w:rsidRPr="003A676D">
        <w:rPr>
          <w:rFonts w:ascii="Arial" w:eastAsiaTheme="minorHAnsi" w:hAnsi="Arial" w:cs="Arial"/>
          <w:szCs w:val="24"/>
          <w:rPrChange w:id="709" w:author="Владимир Лаут" w:date="2021-04-08T17:59:00Z">
            <w:rPr>
              <w:rFonts w:ascii="Arial" w:hAnsi="Arial" w:cs="Arial"/>
            </w:rPr>
          </w:rPrChange>
        </w:rPr>
        <w:t>, через контекстное меню,</w:t>
      </w:r>
      <w:r w:rsidRPr="003A676D">
        <w:rPr>
          <w:rFonts w:ascii="Arial" w:eastAsiaTheme="minorHAnsi" w:hAnsi="Arial" w:cs="Arial"/>
          <w:szCs w:val="24"/>
          <w:rPrChange w:id="710" w:author="Владимир Лаут" w:date="2021-04-08T17:59:00Z">
            <w:rPr>
              <w:rFonts w:ascii="Arial" w:hAnsi="Arial" w:cs="Arial"/>
            </w:rPr>
          </w:rPrChange>
        </w:rPr>
        <w:t xml:space="preserve"> в транзакци</w:t>
      </w:r>
      <w:r w:rsidR="00517B9C" w:rsidRPr="003A676D">
        <w:rPr>
          <w:rFonts w:ascii="Arial" w:eastAsiaTheme="minorHAnsi" w:hAnsi="Arial" w:cs="Arial"/>
          <w:szCs w:val="24"/>
          <w:rPrChange w:id="711" w:author="Владимир Лаут" w:date="2021-04-08T17:59:00Z">
            <w:rPr>
              <w:rFonts w:ascii="Arial" w:hAnsi="Arial" w:cs="Arial"/>
            </w:rPr>
          </w:rPrChange>
        </w:rPr>
        <w:t>и «</w:t>
      </w:r>
      <w:r w:rsidR="00517B9C" w:rsidRPr="003A676D">
        <w:rPr>
          <w:rFonts w:ascii="Arial" w:eastAsiaTheme="minorHAnsi" w:hAnsi="Arial" w:cs="Arial"/>
          <w:szCs w:val="24"/>
          <w:rPrChange w:id="712" w:author="Владимир Лаут" w:date="2021-04-08T17:59:00Z">
            <w:rPr>
              <w:rFonts w:ascii="Arial" w:hAnsi="Arial" w:cs="Arial"/>
              <w:lang w:val="en-US"/>
            </w:rPr>
          </w:rPrChange>
        </w:rPr>
        <w:t>IW</w:t>
      </w:r>
      <w:r w:rsidR="00517B9C" w:rsidRPr="003A676D">
        <w:rPr>
          <w:rFonts w:ascii="Arial" w:eastAsiaTheme="minorHAnsi" w:hAnsi="Arial" w:cs="Arial"/>
          <w:szCs w:val="24"/>
          <w:rPrChange w:id="713" w:author="Владимир Лаут" w:date="2021-04-08T17:59:00Z">
            <w:rPr>
              <w:rFonts w:ascii="Arial" w:hAnsi="Arial"/>
            </w:rPr>
          </w:rPrChange>
        </w:rPr>
        <w:t>28</w:t>
      </w:r>
      <w:r w:rsidR="00517B9C" w:rsidRPr="003A676D">
        <w:rPr>
          <w:rFonts w:ascii="Arial" w:eastAsiaTheme="minorHAnsi" w:hAnsi="Arial" w:cs="Arial"/>
          <w:szCs w:val="24"/>
          <w:rPrChange w:id="714" w:author="Владимир Лаут" w:date="2021-04-08T17:59:00Z">
            <w:rPr>
              <w:rFonts w:ascii="Arial" w:hAnsi="Arial" w:cs="Arial"/>
            </w:rPr>
          </w:rPrChange>
        </w:rPr>
        <w:t>», «</w:t>
      </w:r>
      <w:r w:rsidR="00517B9C" w:rsidRPr="003A676D">
        <w:rPr>
          <w:rFonts w:ascii="Arial" w:eastAsiaTheme="minorHAnsi" w:hAnsi="Arial" w:cs="Arial"/>
          <w:szCs w:val="24"/>
          <w:rPrChange w:id="715" w:author="Владимир Лаут" w:date="2021-04-08T17:59:00Z">
            <w:rPr>
              <w:rFonts w:ascii="Arial" w:hAnsi="Arial" w:cs="Arial"/>
              <w:lang w:val="en-US"/>
            </w:rPr>
          </w:rPrChange>
        </w:rPr>
        <w:t>IW</w:t>
      </w:r>
      <w:r w:rsidR="00517B9C" w:rsidRPr="003A676D">
        <w:rPr>
          <w:rFonts w:ascii="Arial" w:eastAsiaTheme="minorHAnsi" w:hAnsi="Arial" w:cs="Arial"/>
          <w:szCs w:val="24"/>
          <w:rPrChange w:id="716" w:author="Владимир Лаут" w:date="2021-04-08T17:59:00Z">
            <w:rPr>
              <w:rFonts w:ascii="Arial" w:hAnsi="Arial"/>
            </w:rPr>
          </w:rPrChange>
        </w:rPr>
        <w:t>38</w:t>
      </w:r>
      <w:r w:rsidR="00517B9C" w:rsidRPr="003A676D">
        <w:rPr>
          <w:rFonts w:ascii="Arial" w:eastAsiaTheme="minorHAnsi" w:hAnsi="Arial" w:cs="Arial"/>
          <w:szCs w:val="24"/>
          <w:rPrChange w:id="717" w:author="Владимир Лаут" w:date="2021-04-08T17:59:00Z">
            <w:rPr>
              <w:rFonts w:ascii="Arial" w:hAnsi="Arial" w:cs="Arial"/>
            </w:rPr>
          </w:rPrChange>
        </w:rPr>
        <w:t>»,</w:t>
      </w:r>
      <w:r w:rsidRPr="003A676D">
        <w:rPr>
          <w:rFonts w:ascii="Arial" w:eastAsiaTheme="minorHAnsi" w:hAnsi="Arial" w:cs="Arial"/>
          <w:szCs w:val="24"/>
          <w:rPrChange w:id="718" w:author="Владимир Лаут" w:date="2021-04-08T17:59:00Z">
            <w:rPr>
              <w:rFonts w:ascii="Arial" w:hAnsi="Arial" w:cs="Arial"/>
            </w:rPr>
          </w:rPrChange>
        </w:rPr>
        <w:t xml:space="preserve"> «</w:t>
      </w:r>
      <w:r w:rsidRPr="003A676D">
        <w:rPr>
          <w:rFonts w:ascii="Arial" w:eastAsiaTheme="minorHAnsi" w:hAnsi="Arial" w:cs="Arial"/>
          <w:szCs w:val="24"/>
          <w:rPrChange w:id="719" w:author="Владимир Лаут" w:date="2021-04-08T17:59:00Z">
            <w:rPr>
              <w:rFonts w:ascii="Arial" w:hAnsi="Arial" w:cs="Arial"/>
              <w:lang w:val="en-US"/>
            </w:rPr>
          </w:rPrChange>
        </w:rPr>
        <w:t>IP</w:t>
      </w:r>
      <w:r w:rsidR="00D76103" w:rsidRPr="003A676D">
        <w:rPr>
          <w:rFonts w:ascii="Arial" w:eastAsiaTheme="minorHAnsi" w:hAnsi="Arial" w:cs="Arial"/>
          <w:szCs w:val="24"/>
          <w:rPrChange w:id="720" w:author="Владимир Лаут" w:date="2021-04-08T17:59:00Z">
            <w:rPr>
              <w:rFonts w:ascii="Arial" w:hAnsi="Arial" w:cs="Arial"/>
            </w:rPr>
          </w:rPrChange>
        </w:rPr>
        <w:t>17</w:t>
      </w:r>
      <w:r w:rsidRPr="003A676D">
        <w:rPr>
          <w:rFonts w:ascii="Arial" w:eastAsiaTheme="minorHAnsi" w:hAnsi="Arial" w:cs="Arial"/>
          <w:szCs w:val="24"/>
          <w:rPrChange w:id="721" w:author="Владимир Лаут" w:date="2021-04-08T17:59:00Z">
            <w:rPr>
              <w:rFonts w:ascii="Arial" w:hAnsi="Arial" w:cs="Arial"/>
            </w:rPr>
          </w:rPrChange>
        </w:rPr>
        <w:t xml:space="preserve"> –</w:t>
      </w:r>
      <w:r w:rsidR="00EE35E7" w:rsidRPr="003A676D">
        <w:rPr>
          <w:rFonts w:ascii="Arial" w:eastAsiaTheme="minorHAnsi" w:hAnsi="Arial" w:cs="Arial"/>
          <w:szCs w:val="24"/>
          <w:rPrChange w:id="722" w:author="Владимир Лаут" w:date="2021-04-08T17:59:00Z">
            <w:rPr>
              <w:rFonts w:ascii="Arial" w:hAnsi="Arial" w:cs="Arial"/>
            </w:rPr>
          </w:rPrChange>
        </w:rPr>
        <w:t xml:space="preserve"> Изменение позиции предупредительного ТОРО</w:t>
      </w:r>
      <w:r w:rsidR="00D76103" w:rsidRPr="003A676D">
        <w:rPr>
          <w:rFonts w:ascii="Arial" w:eastAsiaTheme="minorHAnsi" w:hAnsi="Arial" w:cs="Arial"/>
          <w:szCs w:val="24"/>
          <w:rPrChange w:id="723" w:author="Владимир Лаут" w:date="2021-04-08T17:59:00Z">
            <w:rPr>
              <w:rFonts w:ascii="Arial" w:hAnsi="Arial" w:cs="Arial"/>
            </w:rPr>
          </w:rPrChange>
        </w:rPr>
        <w:t xml:space="preserve">» по выбранной единице оборудования из списка. </w:t>
      </w:r>
      <w:r w:rsidR="00DF610B" w:rsidRPr="003A676D">
        <w:rPr>
          <w:rFonts w:ascii="Arial" w:eastAsiaTheme="minorHAnsi" w:hAnsi="Arial" w:cs="Arial"/>
          <w:szCs w:val="24"/>
          <w:rPrChange w:id="724" w:author="Владимир Лаут" w:date="2021-04-08T17:59:00Z">
            <w:rPr>
              <w:rFonts w:ascii="Arial" w:hAnsi="Arial" w:cs="Arial"/>
            </w:rPr>
          </w:rPrChange>
        </w:rPr>
        <w:t xml:space="preserve"> </w:t>
      </w:r>
      <w:r w:rsidR="00804946" w:rsidRPr="003A676D">
        <w:rPr>
          <w:rFonts w:ascii="Arial" w:eastAsiaTheme="minorHAnsi" w:hAnsi="Arial" w:cs="Arial"/>
          <w:szCs w:val="24"/>
          <w:rPrChange w:id="725" w:author="Владимир Лаут" w:date="2021-04-08T17:59:00Z">
            <w:rPr>
              <w:rFonts w:ascii="Arial" w:hAnsi="Arial" w:cs="Arial"/>
            </w:rPr>
          </w:rPrChange>
        </w:rPr>
        <w:t xml:space="preserve">  </w:t>
      </w:r>
    </w:p>
    <w:p w14:paraId="65A7CBA6" w14:textId="46B7DCF1" w:rsidR="00F9539B" w:rsidRDefault="00F9539B" w:rsidP="00F9539B">
      <w:pPr>
        <w:spacing w:after="240" w:line="276" w:lineRule="auto"/>
        <w:ind w:firstLine="567"/>
        <w:rPr>
          <w:rFonts w:ascii="Arial" w:hAnsi="Arial" w:cs="Arial"/>
          <w:b/>
        </w:rPr>
      </w:pPr>
      <w:r w:rsidRPr="00705B06">
        <w:rPr>
          <w:rFonts w:ascii="Arial" w:hAnsi="Arial" w:cs="Arial"/>
          <w:b/>
        </w:rPr>
        <w:t xml:space="preserve">Описание технической реализации </w:t>
      </w:r>
      <w:r>
        <w:rPr>
          <w:rFonts w:ascii="Arial" w:hAnsi="Arial" w:cs="Arial"/>
          <w:b/>
        </w:rPr>
        <w:t>з</w:t>
      </w:r>
      <w:r w:rsidRPr="00F9539B">
        <w:rPr>
          <w:rFonts w:ascii="Arial" w:hAnsi="Arial" w:cs="Arial"/>
          <w:b/>
        </w:rPr>
        <w:t>апрет</w:t>
      </w:r>
      <w:r w:rsidR="005C621D">
        <w:rPr>
          <w:rFonts w:ascii="Arial" w:hAnsi="Arial" w:cs="Arial"/>
          <w:b/>
        </w:rPr>
        <w:t>а</w:t>
      </w:r>
      <w:r w:rsidRPr="00F9539B">
        <w:rPr>
          <w:rFonts w:ascii="Arial" w:hAnsi="Arial" w:cs="Arial"/>
          <w:b/>
        </w:rPr>
        <w:t xml:space="preserve"> на создание второго </w:t>
      </w:r>
      <w:r w:rsidR="000D17C6">
        <w:rPr>
          <w:rFonts w:ascii="Arial" w:hAnsi="Arial" w:cs="Arial"/>
          <w:b/>
        </w:rPr>
        <w:t xml:space="preserve">незакрытого </w:t>
      </w:r>
      <w:r w:rsidRPr="00F9539B">
        <w:rPr>
          <w:rFonts w:ascii="Arial" w:hAnsi="Arial" w:cs="Arial"/>
          <w:b/>
        </w:rPr>
        <w:t>сообщения ТОРО для заявок на к</w:t>
      </w:r>
      <w:r>
        <w:rPr>
          <w:rFonts w:ascii="Arial" w:hAnsi="Arial" w:cs="Arial"/>
          <w:b/>
        </w:rPr>
        <w:t>онсерва</w:t>
      </w:r>
      <w:r w:rsidRPr="00F9539B">
        <w:rPr>
          <w:rFonts w:ascii="Arial" w:hAnsi="Arial" w:cs="Arial"/>
          <w:b/>
        </w:rPr>
        <w:t>цию/расконс</w:t>
      </w:r>
      <w:r w:rsidR="009F3D92">
        <w:rPr>
          <w:rFonts w:ascii="Arial" w:hAnsi="Arial" w:cs="Arial"/>
          <w:b/>
        </w:rPr>
        <w:t>ервацию/демонтаж</w:t>
      </w:r>
      <w:r w:rsidRPr="00705B06">
        <w:rPr>
          <w:rFonts w:ascii="Arial" w:hAnsi="Arial" w:cs="Arial"/>
          <w:b/>
        </w:rPr>
        <w:t xml:space="preserve"> (</w:t>
      </w:r>
      <w:r w:rsidR="000D17C6">
        <w:rPr>
          <w:rFonts w:ascii="Arial" w:hAnsi="Arial" w:cs="Arial"/>
          <w:b/>
        </w:rPr>
        <w:t>PM59</w:t>
      </w:r>
      <w:r w:rsidRPr="00705B06">
        <w:rPr>
          <w:rFonts w:ascii="Arial" w:hAnsi="Arial" w:cs="Arial"/>
          <w:b/>
        </w:rPr>
        <w:t>):</w:t>
      </w:r>
    </w:p>
    <w:p w14:paraId="713C9264" w14:textId="77777777" w:rsidR="00F9539B" w:rsidRPr="001E7C85" w:rsidRDefault="00F9539B" w:rsidP="00F9539B">
      <w:pPr>
        <w:spacing w:after="240" w:line="276" w:lineRule="auto"/>
        <w:ind w:firstLine="567"/>
        <w:rPr>
          <w:rFonts w:ascii="Arial" w:hAnsi="Arial"/>
          <w:u w:val="single"/>
        </w:rPr>
      </w:pPr>
      <w:r w:rsidRPr="00705B06">
        <w:rPr>
          <w:rFonts w:ascii="Arial" w:hAnsi="Arial" w:cs="Arial"/>
          <w:u w:val="single"/>
        </w:rPr>
        <w:t>Предпосылки</w:t>
      </w:r>
      <w:r w:rsidRPr="001E7C85">
        <w:rPr>
          <w:rFonts w:ascii="Arial" w:hAnsi="Arial"/>
          <w:u w:val="single"/>
        </w:rPr>
        <w:t>:</w:t>
      </w:r>
    </w:p>
    <w:p w14:paraId="3BC90688" w14:textId="50D93A82" w:rsidR="00F9539B" w:rsidRPr="00705B06" w:rsidRDefault="00F9539B" w:rsidP="00F9539B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Необходим</w:t>
      </w:r>
      <w:r w:rsidR="00A55C3D">
        <w:rPr>
          <w:rFonts w:ascii="Arial" w:hAnsi="Arial" w:cs="Arial"/>
        </w:rPr>
        <w:t>а проверка при создании заявки на консервацию</w:t>
      </w:r>
      <w:r w:rsidR="00A55C3D" w:rsidRPr="001E7C85">
        <w:rPr>
          <w:rFonts w:ascii="Arial" w:hAnsi="Arial"/>
        </w:rPr>
        <w:t>/</w:t>
      </w:r>
      <w:r w:rsidR="00A55C3D">
        <w:rPr>
          <w:rFonts w:ascii="Arial" w:hAnsi="Arial" w:cs="Arial"/>
        </w:rPr>
        <w:t xml:space="preserve">расконсервацию или списание оборудования если есть </w:t>
      </w:r>
      <w:r w:rsidR="000D17C6">
        <w:rPr>
          <w:rFonts w:ascii="Arial" w:hAnsi="Arial" w:cs="Arial"/>
        </w:rPr>
        <w:t>незакрытая</w:t>
      </w:r>
      <w:r w:rsidR="00A55C3D">
        <w:rPr>
          <w:rFonts w:ascii="Arial" w:hAnsi="Arial" w:cs="Arial"/>
        </w:rPr>
        <w:t xml:space="preserve"> заявка с таким же видом</w:t>
      </w:r>
      <w:r>
        <w:rPr>
          <w:rFonts w:ascii="Arial" w:hAnsi="Arial" w:cs="Arial"/>
        </w:rPr>
        <w:t>.</w:t>
      </w:r>
    </w:p>
    <w:p w14:paraId="2A0C6128" w14:textId="77777777" w:rsidR="00F9539B" w:rsidRPr="00705B06" w:rsidRDefault="00F9539B" w:rsidP="00F9539B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705B06">
        <w:rPr>
          <w:rFonts w:ascii="Arial" w:hAnsi="Arial" w:cs="Arial"/>
          <w:u w:val="single"/>
        </w:rPr>
        <w:t>Входные данные:</w:t>
      </w:r>
    </w:p>
    <w:p w14:paraId="37F7F587" w14:textId="4CB7F14B" w:rsidR="00F9539B" w:rsidRPr="00705B06" w:rsidRDefault="00F9539B" w:rsidP="00F9539B">
      <w:pPr>
        <w:spacing w:after="240" w:line="276" w:lineRule="auto"/>
        <w:ind w:firstLine="567"/>
        <w:rPr>
          <w:rFonts w:ascii="Arial" w:hAnsi="Arial" w:cs="Arial"/>
        </w:rPr>
      </w:pPr>
      <w:r w:rsidRPr="00705B06">
        <w:rPr>
          <w:rFonts w:ascii="Arial" w:hAnsi="Arial" w:cs="Arial"/>
        </w:rPr>
        <w:t>Сообщения ТОРО на консервацию/</w:t>
      </w:r>
      <w:r w:rsidR="005C621D">
        <w:rPr>
          <w:rFonts w:ascii="Arial" w:hAnsi="Arial" w:cs="Arial"/>
        </w:rPr>
        <w:t>расконсервацию или демонтаж</w:t>
      </w:r>
      <w:r w:rsidRPr="00705B06">
        <w:rPr>
          <w:rFonts w:ascii="Arial" w:hAnsi="Arial" w:cs="Arial"/>
        </w:rPr>
        <w:t xml:space="preserve"> оборудования.</w:t>
      </w:r>
    </w:p>
    <w:p w14:paraId="57652F49" w14:textId="7F790310" w:rsidR="00F9539B" w:rsidRPr="001E7C85" w:rsidRDefault="00F9539B" w:rsidP="001E7C85">
      <w:pPr>
        <w:spacing w:after="240" w:line="276" w:lineRule="auto"/>
        <w:ind w:firstLine="567"/>
        <w:rPr>
          <w:rFonts w:ascii="Arial" w:hAnsi="Arial"/>
          <w:u w:val="single"/>
        </w:rPr>
      </w:pPr>
      <w:r w:rsidRPr="001E7C85">
        <w:rPr>
          <w:rFonts w:ascii="Arial" w:hAnsi="Arial"/>
          <w:u w:val="single"/>
        </w:rPr>
        <w:t>Выполнение разработки (укрупнённый алгоритм):</w:t>
      </w:r>
    </w:p>
    <w:p w14:paraId="607783FB" w14:textId="7A1CFD25" w:rsidR="00A55C3D" w:rsidRDefault="00A55C3D" w:rsidP="001E7C85">
      <w:pPr>
        <w:spacing w:after="240" w:line="276" w:lineRule="auto"/>
        <w:ind w:firstLine="576"/>
        <w:rPr>
          <w:rFonts w:ascii="Arial" w:eastAsiaTheme="minorHAnsi" w:hAnsi="Arial" w:cs="Arial"/>
          <w:szCs w:val="24"/>
        </w:rPr>
      </w:pPr>
      <w:r w:rsidRPr="001E7C85">
        <w:rPr>
          <w:rFonts w:ascii="Arial" w:hAnsi="Arial"/>
        </w:rPr>
        <w:t>При сохранении сообщения ТОРО с видом</w:t>
      </w:r>
      <w:r w:rsidR="00072FDC" w:rsidRPr="001E7C85">
        <w:rPr>
          <w:rFonts w:ascii="Arial" w:hAnsi="Arial"/>
        </w:rPr>
        <w:t xml:space="preserve"> </w:t>
      </w:r>
      <w:r w:rsidR="00072FDC" w:rsidRPr="00072FDC">
        <w:rPr>
          <w:rFonts w:ascii="Arial" w:eastAsiaTheme="minorHAnsi" w:hAnsi="Arial" w:cs="Arial"/>
          <w:szCs w:val="24"/>
        </w:rPr>
        <w:t>«</w:t>
      </w:r>
      <w:r w:rsidR="00072FDC" w:rsidRPr="00072FDC">
        <w:rPr>
          <w:rFonts w:ascii="Arial" w:eastAsiaTheme="minorHAnsi" w:hAnsi="Arial" w:cs="Arial"/>
          <w:szCs w:val="24"/>
          <w:lang w:val="en-US"/>
        </w:rPr>
        <w:t>A</w:t>
      </w:r>
      <w:r w:rsidR="00072FDC" w:rsidRPr="00072FDC">
        <w:rPr>
          <w:rFonts w:ascii="Arial" w:eastAsiaTheme="minorHAnsi" w:hAnsi="Arial" w:cs="Arial"/>
          <w:szCs w:val="24"/>
        </w:rPr>
        <w:t>4 - Заявка на консервацию»</w:t>
      </w:r>
      <w:r w:rsidR="00072FDC">
        <w:rPr>
          <w:rFonts w:ascii="Arial" w:eastAsiaTheme="minorHAnsi" w:hAnsi="Arial" w:cs="Arial"/>
          <w:szCs w:val="24"/>
        </w:rPr>
        <w:t>, «</w:t>
      </w:r>
      <w:r w:rsidR="00072FDC">
        <w:rPr>
          <w:rFonts w:ascii="Arial" w:eastAsiaTheme="minorHAnsi" w:hAnsi="Arial" w:cs="Arial"/>
          <w:szCs w:val="24"/>
          <w:lang w:val="en-US"/>
        </w:rPr>
        <w:t>A</w:t>
      </w:r>
      <w:r w:rsidR="00072FDC">
        <w:rPr>
          <w:rFonts w:ascii="Arial" w:eastAsiaTheme="minorHAnsi" w:hAnsi="Arial" w:cs="Arial"/>
          <w:szCs w:val="24"/>
        </w:rPr>
        <w:t>5</w:t>
      </w:r>
      <w:r w:rsidR="00072FDC" w:rsidRPr="00227A0A">
        <w:rPr>
          <w:rFonts w:ascii="Arial" w:eastAsiaTheme="minorHAnsi" w:hAnsi="Arial" w:cs="Arial"/>
          <w:szCs w:val="24"/>
        </w:rPr>
        <w:t xml:space="preserve"> - </w:t>
      </w:r>
      <w:r w:rsidR="00072FDC" w:rsidRPr="009F5252">
        <w:rPr>
          <w:rFonts w:ascii="Arial" w:eastAsiaTheme="minorHAnsi" w:hAnsi="Arial" w:cs="Arial"/>
          <w:szCs w:val="24"/>
        </w:rPr>
        <w:t xml:space="preserve">Заявка на </w:t>
      </w:r>
      <w:r w:rsidR="00072FDC">
        <w:rPr>
          <w:rFonts w:ascii="Arial" w:eastAsiaTheme="minorHAnsi" w:hAnsi="Arial" w:cs="Arial"/>
          <w:szCs w:val="24"/>
        </w:rPr>
        <w:t>рас</w:t>
      </w:r>
      <w:r w:rsidR="00072FDC" w:rsidRPr="009F5252">
        <w:rPr>
          <w:rFonts w:ascii="Arial" w:eastAsiaTheme="minorHAnsi" w:hAnsi="Arial" w:cs="Arial"/>
          <w:szCs w:val="24"/>
        </w:rPr>
        <w:t>консервацию</w:t>
      </w:r>
      <w:r w:rsidR="00072FDC">
        <w:rPr>
          <w:rFonts w:ascii="Arial" w:eastAsiaTheme="minorHAnsi" w:hAnsi="Arial" w:cs="Arial"/>
          <w:szCs w:val="24"/>
        </w:rPr>
        <w:t>», «</w:t>
      </w:r>
      <w:r w:rsidR="00072FDC">
        <w:rPr>
          <w:rFonts w:ascii="Arial" w:eastAsiaTheme="minorHAnsi" w:hAnsi="Arial" w:cs="Arial"/>
          <w:szCs w:val="24"/>
          <w:lang w:val="en-US"/>
        </w:rPr>
        <w:t>A</w:t>
      </w:r>
      <w:r w:rsidR="00072FDC">
        <w:rPr>
          <w:rFonts w:ascii="Arial" w:eastAsiaTheme="minorHAnsi" w:hAnsi="Arial" w:cs="Arial"/>
          <w:szCs w:val="24"/>
        </w:rPr>
        <w:t>7</w:t>
      </w:r>
      <w:r w:rsidR="00072FDC" w:rsidRPr="00A95810">
        <w:rPr>
          <w:rFonts w:ascii="Arial" w:eastAsiaTheme="minorHAnsi" w:hAnsi="Arial" w:cs="Arial"/>
          <w:szCs w:val="24"/>
        </w:rPr>
        <w:t xml:space="preserve"> - </w:t>
      </w:r>
      <w:r w:rsidR="00072FDC" w:rsidRPr="00EF197F">
        <w:rPr>
          <w:rFonts w:ascii="Arial" w:eastAsiaTheme="minorHAnsi" w:hAnsi="Arial" w:cs="Arial"/>
          <w:szCs w:val="24"/>
        </w:rPr>
        <w:t xml:space="preserve">Заявка на </w:t>
      </w:r>
      <w:r w:rsidR="00072FDC">
        <w:rPr>
          <w:rFonts w:ascii="Arial" w:eastAsiaTheme="minorHAnsi" w:hAnsi="Arial" w:cs="Arial"/>
          <w:szCs w:val="24"/>
        </w:rPr>
        <w:t>де</w:t>
      </w:r>
      <w:r w:rsidR="00072FDC" w:rsidRPr="00EF197F">
        <w:rPr>
          <w:rFonts w:ascii="Arial" w:eastAsiaTheme="minorHAnsi" w:hAnsi="Arial" w:cs="Arial"/>
          <w:szCs w:val="24"/>
        </w:rPr>
        <w:t>монтаж</w:t>
      </w:r>
      <w:r w:rsidR="00072FDC">
        <w:rPr>
          <w:rFonts w:ascii="Arial" w:eastAsiaTheme="minorHAnsi" w:hAnsi="Arial" w:cs="Arial"/>
          <w:szCs w:val="24"/>
        </w:rPr>
        <w:t>» проверяется есть ли незакрытое сообщение с тем же самым видом на то же оборудование. Если есть такое сообщение ТОРО, запрещается сохранение сообщения.</w:t>
      </w:r>
    </w:p>
    <w:p w14:paraId="7DA5EEF4" w14:textId="77777777" w:rsidR="002F400F" w:rsidRPr="00F94454" w:rsidRDefault="002F400F" w:rsidP="002F400F">
      <w:pPr>
        <w:pStyle w:val="1"/>
        <w:overflowPunct w:val="0"/>
        <w:autoSpaceDE w:val="0"/>
        <w:autoSpaceDN w:val="0"/>
        <w:adjustRightInd w:val="0"/>
        <w:spacing w:before="360" w:after="120"/>
        <w:ind w:left="0" w:firstLine="0"/>
        <w:textAlignment w:val="baseline"/>
      </w:pPr>
      <w:bookmarkStart w:id="726" w:name="_Toc523137345"/>
      <w:bookmarkStart w:id="727" w:name="_Toc523998824"/>
      <w:bookmarkStart w:id="728" w:name="_Toc521600563"/>
      <w:bookmarkStart w:id="729" w:name="_Toc521667663"/>
      <w:bookmarkStart w:id="730" w:name="_Toc521676036"/>
      <w:bookmarkStart w:id="731" w:name="_Toc521685912"/>
      <w:bookmarkStart w:id="732" w:name="_Toc521667664"/>
      <w:bookmarkStart w:id="733" w:name="_Toc521685913"/>
      <w:bookmarkStart w:id="734" w:name="_Toc67659651"/>
      <w:bookmarkEnd w:id="726"/>
      <w:bookmarkEnd w:id="727"/>
      <w:bookmarkEnd w:id="728"/>
      <w:bookmarkEnd w:id="729"/>
      <w:bookmarkEnd w:id="730"/>
      <w:bookmarkEnd w:id="731"/>
      <w:r w:rsidRPr="00F94454">
        <w:t>Информационная Безопасность</w:t>
      </w:r>
      <w:bookmarkEnd w:id="685"/>
      <w:bookmarkEnd w:id="686"/>
      <w:bookmarkEnd w:id="732"/>
      <w:bookmarkEnd w:id="733"/>
      <w:bookmarkEnd w:id="734"/>
    </w:p>
    <w:p w14:paraId="61CCF502" w14:textId="77777777" w:rsidR="00873E86" w:rsidRPr="00303140" w:rsidRDefault="00873E86" w:rsidP="00873E86">
      <w:pPr>
        <w:spacing w:after="240" w:line="276" w:lineRule="auto"/>
        <w:ind w:firstLine="567"/>
        <w:rPr>
          <w:rFonts w:ascii="Arial" w:eastAsia="Calibri" w:hAnsi="Arial" w:cs="Arial"/>
        </w:rPr>
      </w:pPr>
      <w:r w:rsidRPr="00303140">
        <w:rPr>
          <w:rFonts w:ascii="Arial" w:eastAsia="Calibri" w:hAnsi="Arial" w:cs="Arial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0EE03D00" w14:textId="77777777" w:rsidR="00882AFC" w:rsidRDefault="00882AFC" w:rsidP="00B61C4B">
      <w:pPr>
        <w:pStyle w:val="1"/>
        <w:rPr>
          <w:rFonts w:eastAsia="Calibri"/>
        </w:rPr>
      </w:pPr>
      <w:bookmarkStart w:id="735" w:name="_Toc521667665"/>
      <w:bookmarkStart w:id="736" w:name="_Toc521685914"/>
      <w:bookmarkStart w:id="737" w:name="_Toc67659652"/>
      <w:r w:rsidRPr="00F94454">
        <w:rPr>
          <w:rFonts w:eastAsia="Calibri"/>
        </w:rPr>
        <w:lastRenderedPageBreak/>
        <w:t>Организационные изменения</w:t>
      </w:r>
      <w:bookmarkEnd w:id="735"/>
      <w:bookmarkEnd w:id="736"/>
      <w:bookmarkEnd w:id="737"/>
    </w:p>
    <w:p w14:paraId="4B90D25C" w14:textId="77777777" w:rsidR="00E30D22" w:rsidRPr="008C7F95" w:rsidRDefault="00E30D22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38" w:name="_Toc521667666"/>
      <w:bookmarkStart w:id="739" w:name="_Toc521685915"/>
      <w:bookmarkStart w:id="740" w:name="_Toc67659653"/>
      <w:r>
        <w:rPr>
          <w:rFonts w:eastAsiaTheme="majorEastAsia" w:cstheme="majorBidi"/>
          <w:bCs w:val="0"/>
          <w:iCs w:val="0"/>
          <w:szCs w:val="26"/>
        </w:rPr>
        <w:t>Ключевые процессные изменения и области улучшений</w:t>
      </w:r>
      <w:bookmarkEnd w:id="738"/>
      <w:bookmarkEnd w:id="739"/>
      <w:bookmarkEnd w:id="740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84"/>
        <w:gridCol w:w="1134"/>
        <w:gridCol w:w="1003"/>
        <w:gridCol w:w="1105"/>
        <w:gridCol w:w="1187"/>
        <w:gridCol w:w="2027"/>
        <w:gridCol w:w="826"/>
        <w:gridCol w:w="1162"/>
        <w:gridCol w:w="1248"/>
      </w:tblGrid>
      <w:tr w:rsidR="00542689" w:rsidRPr="006F5656" w14:paraId="74B35D8D" w14:textId="77777777" w:rsidTr="009733CD">
        <w:trPr>
          <w:cantSplit/>
          <w:trHeight w:val="397"/>
          <w:tblHeader/>
        </w:trPr>
        <w:tc>
          <w:tcPr>
            <w:tcW w:w="238" w:type="pct"/>
            <w:shd w:val="clear" w:color="auto" w:fill="FFC000"/>
            <w:vAlign w:val="center"/>
          </w:tcPr>
          <w:p w14:paraId="6D05DB1D" w14:textId="2C079D07" w:rsidR="00542689" w:rsidRDefault="00542689" w:rsidP="009733CD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bookmarkStart w:id="741" w:name="_Toc521667667"/>
            <w:bookmarkStart w:id="742" w:name="_Toc521685916"/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14B3D83B" w14:textId="77777777" w:rsidR="00542689" w:rsidRPr="000F37E2" w:rsidRDefault="00542689" w:rsidP="009733C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557" w:type="pct"/>
            <w:shd w:val="clear" w:color="auto" w:fill="FFC000"/>
            <w:vAlign w:val="center"/>
          </w:tcPr>
          <w:p w14:paraId="527B0A1A" w14:textId="77777777" w:rsidR="00542689" w:rsidRPr="006F5656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) </w:t>
            </w:r>
          </w:p>
        </w:tc>
        <w:tc>
          <w:tcPr>
            <w:tcW w:w="493" w:type="pct"/>
            <w:shd w:val="clear" w:color="auto" w:fill="FFC000"/>
            <w:vAlign w:val="center"/>
          </w:tcPr>
          <w:p w14:paraId="553F69E6" w14:textId="77777777" w:rsidR="00542689" w:rsidRPr="006F5656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(2-ой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543" w:type="pct"/>
            <w:shd w:val="clear" w:color="auto" w:fill="FFC000"/>
            <w:vAlign w:val="center"/>
          </w:tcPr>
          <w:p w14:paraId="7CCE9051" w14:textId="77777777" w:rsidR="00542689" w:rsidRPr="008C7F95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83" w:type="pct"/>
            <w:shd w:val="clear" w:color="auto" w:fill="FFC000"/>
            <w:vAlign w:val="center"/>
          </w:tcPr>
          <w:p w14:paraId="1B83659E" w14:textId="77777777" w:rsidR="00542689" w:rsidRPr="008C7F95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процессного изменения</w:t>
            </w:r>
          </w:p>
        </w:tc>
        <w:tc>
          <w:tcPr>
            <w:tcW w:w="996" w:type="pct"/>
            <w:shd w:val="clear" w:color="auto" w:fill="FFC000"/>
            <w:vAlign w:val="center"/>
          </w:tcPr>
          <w:p w14:paraId="1ADE3159" w14:textId="77777777" w:rsidR="00542689" w:rsidRPr="008C7F95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406" w:type="pct"/>
            <w:shd w:val="clear" w:color="auto" w:fill="FFC000"/>
            <w:vAlign w:val="center"/>
          </w:tcPr>
          <w:p w14:paraId="5917D9BB" w14:textId="77777777" w:rsidR="00542689" w:rsidRPr="008C7F95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изменения</w:t>
            </w:r>
          </w:p>
        </w:tc>
        <w:tc>
          <w:tcPr>
            <w:tcW w:w="571" w:type="pct"/>
            <w:shd w:val="clear" w:color="auto" w:fill="FFC000"/>
            <w:vAlign w:val="center"/>
          </w:tcPr>
          <w:p w14:paraId="0308AFD5" w14:textId="77777777" w:rsidR="00542689" w:rsidRPr="006F5656" w:rsidRDefault="00542689" w:rsidP="009733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улучшений </w:t>
            </w:r>
          </w:p>
        </w:tc>
        <w:tc>
          <w:tcPr>
            <w:tcW w:w="613" w:type="pct"/>
            <w:shd w:val="clear" w:color="auto" w:fill="FFC000"/>
            <w:vAlign w:val="center"/>
          </w:tcPr>
          <w:p w14:paraId="7F4E2A22" w14:textId="77777777" w:rsidR="00542689" w:rsidRDefault="00542689" w:rsidP="009733C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542689" w:rsidRPr="00B4018C" w14:paraId="348A8A38" w14:textId="77777777" w:rsidTr="009733CD">
        <w:trPr>
          <w:cantSplit/>
        </w:trPr>
        <w:tc>
          <w:tcPr>
            <w:tcW w:w="238" w:type="pct"/>
            <w:shd w:val="clear" w:color="auto" w:fill="auto"/>
          </w:tcPr>
          <w:p w14:paraId="2018DD17" w14:textId="2D6836EF" w:rsidR="00542689" w:rsidRPr="00542689" w:rsidRDefault="00542689" w:rsidP="00542689">
            <w:pPr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557" w:type="pct"/>
          </w:tcPr>
          <w:p w14:paraId="74E6805D" w14:textId="6138572D" w:rsidR="00542689" w:rsidRDefault="00542689" w:rsidP="0054268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49D754CA" w14:textId="3535D0B1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64DC9D86" w14:textId="7E5FD590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Нормирование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всего оборудования. Реализация аналитической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отчетности  с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учетом требований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РиК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83" w:type="pct"/>
          </w:tcPr>
          <w:p w14:paraId="7E941D34" w14:textId="7C6FA2F9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PM.PC.4.1 Реализация контрольных процедур в ERP</w:t>
            </w:r>
          </w:p>
        </w:tc>
        <w:tc>
          <w:tcPr>
            <w:tcW w:w="996" w:type="pct"/>
          </w:tcPr>
          <w:p w14:paraId="31E1A94C" w14:textId="70CF843D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рамках Программы трансформации на базе ERP контрольные процедуры распределены по процессу в соответствии с ролями и полномочиями, что позволяет оперативно предотвращать возможную реализацию рисков автоматизированными средствами SAP и повысить качество управления процессами</w:t>
            </w:r>
          </w:p>
        </w:tc>
        <w:tc>
          <w:tcPr>
            <w:tcW w:w="406" w:type="pct"/>
          </w:tcPr>
          <w:p w14:paraId="39288D9E" w14:textId="7E31217E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3DDEDB4E" w14:textId="77777777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299014FB" w14:textId="77777777" w:rsidR="00542689" w:rsidRPr="00F622E1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AEBBA4F" w14:textId="1781AC44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</w:tc>
        <w:tc>
          <w:tcPr>
            <w:tcW w:w="613" w:type="pct"/>
          </w:tcPr>
          <w:p w14:paraId="5D0E561F" w14:textId="77777777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0A0ADAC7" w14:textId="77777777" w:rsidR="00542689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D77ACE7" w14:textId="77777777" w:rsidR="00542689" w:rsidRPr="00F622E1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</w:p>
          <w:p w14:paraId="533104FD" w14:textId="77777777" w:rsidR="00542689" w:rsidRPr="00E72F57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1A1BB8BA" w14:textId="64BA6054" w:rsidR="00542689" w:rsidRPr="00F9445D" w:rsidRDefault="00542689" w:rsidP="0054268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416E6D9" w14:textId="77777777" w:rsidR="00E30D22" w:rsidRPr="008C7F95" w:rsidRDefault="00FD61BE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43" w:name="_Toc67659654"/>
      <w:r>
        <w:rPr>
          <w:rFonts w:eastAsiaTheme="majorEastAsia" w:cstheme="majorBidi"/>
          <w:bCs w:val="0"/>
          <w:iCs w:val="0"/>
          <w:szCs w:val="26"/>
        </w:rPr>
        <w:t>О</w:t>
      </w:r>
      <w:r w:rsidR="00E30D22">
        <w:rPr>
          <w:rFonts w:eastAsiaTheme="majorEastAsia" w:cstheme="majorBidi"/>
          <w:bCs w:val="0"/>
          <w:iCs w:val="0"/>
          <w:szCs w:val="26"/>
        </w:rPr>
        <w:t>рганизационные аспекты</w:t>
      </w:r>
      <w:bookmarkEnd w:id="741"/>
      <w:bookmarkEnd w:id="742"/>
      <w:bookmarkEnd w:id="743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84"/>
        <w:gridCol w:w="1488"/>
        <w:gridCol w:w="1290"/>
        <w:gridCol w:w="1587"/>
        <w:gridCol w:w="1191"/>
        <w:gridCol w:w="2182"/>
        <w:gridCol w:w="1854"/>
      </w:tblGrid>
      <w:tr w:rsidR="005D3CE7" w:rsidRPr="00B4018C" w14:paraId="7F105810" w14:textId="77777777" w:rsidTr="009733CD">
        <w:trPr>
          <w:cantSplit/>
          <w:trHeight w:val="410"/>
          <w:tblHeader/>
        </w:trPr>
        <w:tc>
          <w:tcPr>
            <w:tcW w:w="287" w:type="pct"/>
            <w:shd w:val="clear" w:color="auto" w:fill="FFC000"/>
            <w:vAlign w:val="center"/>
          </w:tcPr>
          <w:p w14:paraId="5FA62EBA" w14:textId="77777777" w:rsidR="005D3CE7" w:rsidRDefault="005D3CE7" w:rsidP="009733CD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055B7136" w14:textId="77777777" w:rsidR="005D3CE7" w:rsidRPr="00B4018C" w:rsidRDefault="005D3CE7" w:rsidP="009733C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731" w:type="pct"/>
            <w:shd w:val="clear" w:color="auto" w:fill="FFC000"/>
            <w:vAlign w:val="center"/>
          </w:tcPr>
          <w:p w14:paraId="2012DDB7" w14:textId="77777777" w:rsidR="005D3CE7" w:rsidRPr="00B4018C" w:rsidRDefault="005D3CE7" w:rsidP="009733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</w:t>
            </w:r>
            <w:proofErr w:type="spellStart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) </w:t>
            </w:r>
          </w:p>
        </w:tc>
        <w:tc>
          <w:tcPr>
            <w:tcW w:w="634" w:type="pct"/>
            <w:shd w:val="clear" w:color="auto" w:fill="FFC000"/>
            <w:vAlign w:val="center"/>
          </w:tcPr>
          <w:p w14:paraId="0ED078B2" w14:textId="77777777" w:rsidR="005D3CE7" w:rsidRPr="00B4018C" w:rsidRDefault="005D3CE7" w:rsidP="009733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(2-ой </w:t>
            </w:r>
            <w:proofErr w:type="spellStart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780" w:type="pct"/>
            <w:shd w:val="clear" w:color="auto" w:fill="FFC000"/>
            <w:vAlign w:val="center"/>
          </w:tcPr>
          <w:p w14:paraId="6EB2F584" w14:textId="77777777" w:rsidR="005D3CE7" w:rsidRPr="00B4018C" w:rsidRDefault="005D3CE7" w:rsidP="009733CD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организационного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изменения</w:t>
            </w:r>
          </w:p>
        </w:tc>
        <w:tc>
          <w:tcPr>
            <w:tcW w:w="585" w:type="pct"/>
            <w:shd w:val="clear" w:color="auto" w:fill="FFC000"/>
            <w:vAlign w:val="center"/>
          </w:tcPr>
          <w:p w14:paraId="6281B346" w14:textId="77777777" w:rsidR="005D3CE7" w:rsidRPr="00B4018C" w:rsidRDefault="005D3CE7" w:rsidP="009733CD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1072" w:type="pct"/>
            <w:shd w:val="clear" w:color="auto" w:fill="FFC000"/>
            <w:vAlign w:val="center"/>
          </w:tcPr>
          <w:p w14:paraId="24C77B0B" w14:textId="77777777" w:rsidR="005D3CE7" w:rsidRPr="00B4018C" w:rsidRDefault="005D3CE7" w:rsidP="009733CD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13C81D15" w14:textId="77777777" w:rsidR="005D3CE7" w:rsidRPr="00B4018C" w:rsidRDefault="005D3CE7" w:rsidP="009733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</w:t>
            </w:r>
            <w:proofErr w:type="gramStart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системы  в</w:t>
            </w:r>
            <w:proofErr w:type="gramEnd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эксплуатацию </w:t>
            </w:r>
          </w:p>
        </w:tc>
      </w:tr>
      <w:tr w:rsidR="005D3CE7" w:rsidRPr="00B4018C" w14:paraId="49E1F6A5" w14:textId="77777777" w:rsidTr="009733CD">
        <w:trPr>
          <w:cantSplit/>
          <w:trHeight w:val="237"/>
        </w:trPr>
        <w:tc>
          <w:tcPr>
            <w:tcW w:w="287" w:type="pct"/>
            <w:shd w:val="clear" w:color="auto" w:fill="auto"/>
          </w:tcPr>
          <w:p w14:paraId="310F48D0" w14:textId="7D05A778" w:rsidR="005D3CE7" w:rsidRPr="005D3CE7" w:rsidRDefault="005D3CE7" w:rsidP="005D3CE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731" w:type="pct"/>
          </w:tcPr>
          <w:p w14:paraId="326915BA" w14:textId="20B6E77E" w:rsidR="005D3CE7" w:rsidRDefault="005D3CE7" w:rsidP="005D3CE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047342F6" w14:textId="3BADB10E" w:rsidR="005D3CE7" w:rsidRDefault="005D3CE7" w:rsidP="005D3CE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0" w:type="pct"/>
          </w:tcPr>
          <w:p w14:paraId="54DC884B" w14:textId="4B301472" w:rsidR="005D3CE7" w:rsidRDefault="005D3CE7" w:rsidP="005D3CE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744" w:name="_Hlk525738569"/>
            <w:r>
              <w:rPr>
                <w:rFonts w:ascii="Arial" w:hAnsi="Arial" w:cs="Arial"/>
                <w:color w:val="000000"/>
                <w:sz w:val="18"/>
                <w:szCs w:val="18"/>
              </w:rPr>
              <w:t>PM.ORG.04 Актуализация перечня НМД Компании</w:t>
            </w:r>
            <w:bookmarkEnd w:id="744"/>
          </w:p>
        </w:tc>
        <w:tc>
          <w:tcPr>
            <w:tcW w:w="585" w:type="pct"/>
          </w:tcPr>
          <w:p w14:paraId="2B65968A" w14:textId="59D197D6" w:rsidR="005D3CE7" w:rsidRDefault="005D3CE7" w:rsidP="005D3CE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Нормативно-методологическая документация</w:t>
            </w:r>
          </w:p>
        </w:tc>
        <w:tc>
          <w:tcPr>
            <w:tcW w:w="1072" w:type="pct"/>
          </w:tcPr>
          <w:p w14:paraId="734CF82F" w14:textId="11F94171" w:rsidR="005D3CE7" w:rsidRDefault="005D3CE7" w:rsidP="005D3CE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Перечень документов для актуализации на последующих этапах зафиксирован в проектном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документе:  ERP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.3.16_ОСМ_Перечень процессных и организационных изменений с оценк</w:t>
            </w:r>
            <w:del w:id="745" w:author="Кононов Александр Валерьевич (Подрядчик. ООО БерингПойнт)" w:date="2020-04-16T06:55:00Z">
              <w:r w:rsidDel="00C4667E">
                <w:rPr>
                  <w:rFonts w:ascii="Arial" w:hAnsi="Arial" w:cs="Arial"/>
                  <w:color w:val="000000"/>
                  <w:sz w:val="18"/>
                  <w:szCs w:val="18"/>
                </w:rPr>
                <w:delText>т</w:delText>
              </w:r>
            </w:del>
            <w:r>
              <w:rPr>
                <w:rFonts w:ascii="Arial" w:hAnsi="Arial" w:cs="Arial"/>
                <w:color w:val="000000"/>
                <w:sz w:val="18"/>
                <w:szCs w:val="18"/>
              </w:rPr>
              <w:t>ой влияния</w:t>
            </w:r>
          </w:p>
        </w:tc>
        <w:tc>
          <w:tcPr>
            <w:tcW w:w="911" w:type="pct"/>
            <w:shd w:val="clear" w:color="auto" w:fill="auto"/>
          </w:tcPr>
          <w:p w14:paraId="6ADA0AEC" w14:textId="7A1B014D" w:rsidR="005D3CE7" w:rsidRDefault="005D3CE7" w:rsidP="005D3CE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определённого этапа Программы</w:t>
            </w:r>
          </w:p>
        </w:tc>
      </w:tr>
    </w:tbl>
    <w:p w14:paraId="57CFFBC4" w14:textId="34526C1D" w:rsidR="00E30D22" w:rsidRPr="00F94454" w:rsidRDefault="00904183" w:rsidP="006F664D">
      <w:p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.</w:t>
      </w:r>
    </w:p>
    <w:p w14:paraId="60FA6DA9" w14:textId="77777777" w:rsidR="00220F8C" w:rsidRPr="00F94454" w:rsidRDefault="00220F8C" w:rsidP="00220F8C">
      <w:pPr>
        <w:pStyle w:val="1"/>
        <w:rPr>
          <w:rFonts w:eastAsia="Calibri"/>
        </w:rPr>
      </w:pPr>
      <w:bookmarkStart w:id="746" w:name="_Toc521667668"/>
      <w:bookmarkStart w:id="747" w:name="_Toc521685917"/>
      <w:bookmarkStart w:id="748" w:name="_Toc67659655"/>
      <w:r w:rsidRPr="00F94454">
        <w:rPr>
          <w:rFonts w:eastAsia="Calibri"/>
        </w:rPr>
        <w:t>Открытые вопросы</w:t>
      </w:r>
      <w:bookmarkEnd w:id="746"/>
      <w:bookmarkEnd w:id="747"/>
      <w:bookmarkEnd w:id="748"/>
    </w:p>
    <w:p w14:paraId="5D3CEAE7" w14:textId="395AFB8D" w:rsidR="0001731D" w:rsidRPr="00B23DD0" w:rsidRDefault="00B23DD0" w:rsidP="00A476D4">
      <w:pPr>
        <w:rPr>
          <w:rFonts w:ascii="Arial" w:eastAsia="Calibri" w:hAnsi="Arial" w:cs="Arial"/>
        </w:rPr>
      </w:pPr>
      <w:bookmarkStart w:id="749" w:name="_Toc520133134"/>
      <w:bookmarkEnd w:id="1"/>
      <w:bookmarkEnd w:id="2"/>
      <w:bookmarkEnd w:id="3"/>
      <w:bookmarkEnd w:id="4"/>
      <w:bookmarkEnd w:id="343"/>
      <w:bookmarkEnd w:id="350"/>
      <w:r w:rsidRPr="00B23DD0">
        <w:rPr>
          <w:rFonts w:ascii="Arial" w:eastAsia="Calibri" w:hAnsi="Arial" w:cs="Arial"/>
        </w:rPr>
        <w:t>Нет открытых вопросов.</w:t>
      </w:r>
    </w:p>
    <w:p w14:paraId="4AB078C3" w14:textId="77777777" w:rsidR="0001731D" w:rsidRPr="005C5B9D" w:rsidRDefault="0001731D" w:rsidP="0001731D">
      <w:pPr>
        <w:pStyle w:val="1"/>
        <w:spacing w:before="0" w:after="120"/>
        <w:rPr>
          <w:rFonts w:eastAsia="Calibri"/>
        </w:rPr>
      </w:pPr>
      <w:bookmarkStart w:id="750" w:name="_Toc523137351"/>
      <w:bookmarkStart w:id="751" w:name="_Toc523998830"/>
      <w:bookmarkStart w:id="752" w:name="_Toc521667669"/>
      <w:bookmarkStart w:id="753" w:name="_Toc521685918"/>
      <w:bookmarkStart w:id="754" w:name="_Toc67659656"/>
      <w:bookmarkEnd w:id="750"/>
      <w:bookmarkEnd w:id="751"/>
      <w:r w:rsidRPr="005C5B9D">
        <w:rPr>
          <w:rFonts w:eastAsia="Calibri"/>
        </w:rPr>
        <w:t>Приложения</w:t>
      </w:r>
      <w:bookmarkEnd w:id="749"/>
      <w:bookmarkEnd w:id="752"/>
      <w:bookmarkEnd w:id="753"/>
      <w:bookmarkEnd w:id="754"/>
    </w:p>
    <w:p w14:paraId="6F159DDD" w14:textId="77777777" w:rsidR="0001731D" w:rsidRDefault="0001731D" w:rsidP="0001731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55" w:name="_Приложение_№_1."/>
      <w:bookmarkStart w:id="756" w:name="_Toc516677513"/>
      <w:bookmarkStart w:id="757" w:name="_Toc520133135"/>
      <w:bookmarkStart w:id="758" w:name="_Toc521667670"/>
      <w:bookmarkStart w:id="759" w:name="_Toc521685919"/>
      <w:bookmarkStart w:id="760" w:name="_Toc67659657"/>
      <w:bookmarkEnd w:id="755"/>
      <w:r w:rsidRPr="003F72AF">
        <w:rPr>
          <w:rFonts w:eastAsiaTheme="majorEastAsia" w:cstheme="majorBidi"/>
          <w:bCs w:val="0"/>
          <w:iCs w:val="0"/>
          <w:szCs w:val="26"/>
        </w:rPr>
        <w:t xml:space="preserve">Приложение № 1.  </w:t>
      </w:r>
      <w:r>
        <w:rPr>
          <w:rFonts w:eastAsiaTheme="majorEastAsia" w:cstheme="majorBidi"/>
          <w:bCs w:val="0"/>
          <w:iCs w:val="0"/>
          <w:szCs w:val="26"/>
        </w:rPr>
        <w:t>Модели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 бизнес-процесс</w:t>
      </w:r>
      <w:r>
        <w:rPr>
          <w:rFonts w:eastAsiaTheme="majorEastAsia" w:cstheme="majorBidi"/>
          <w:bCs w:val="0"/>
          <w:iCs w:val="0"/>
          <w:szCs w:val="26"/>
        </w:rPr>
        <w:t>ов</w:t>
      </w:r>
      <w:bookmarkEnd w:id="756"/>
      <w:bookmarkEnd w:id="757"/>
      <w:bookmarkEnd w:id="758"/>
      <w:bookmarkEnd w:id="759"/>
      <w:bookmarkEnd w:id="760"/>
    </w:p>
    <w:p w14:paraId="2B561D00" w14:textId="77777777" w:rsidR="0001731D" w:rsidRDefault="0001731D" w:rsidP="003B5E9D">
      <w:pPr>
        <w:rPr>
          <w:rFonts w:eastAsiaTheme="majorEastAsia"/>
        </w:rPr>
      </w:pPr>
    </w:p>
    <w:p w14:paraId="21A34A44" w14:textId="14EC405B" w:rsidR="003B5E9D" w:rsidRPr="002F7274" w:rsidRDefault="004510D0" w:rsidP="003B5E9D">
      <w:pPr>
        <w:rPr>
          <w:rFonts w:eastAsiaTheme="majorEastAsia"/>
          <w:lang w:val="en-US"/>
        </w:rPr>
      </w:pPr>
      <w:r>
        <w:rPr>
          <w:rFonts w:eastAsiaTheme="majorEastAsia"/>
        </w:rPr>
        <w:t xml:space="preserve">  </w:t>
      </w:r>
      <w:bookmarkStart w:id="761" w:name="_MON_1649152867"/>
      <w:bookmarkEnd w:id="761"/>
      <w:ins w:id="762" w:author="Александр" w:date="2020-04-23T13:14:00Z">
        <w:r w:rsidR="00F40FD8">
          <w:rPr>
            <w:rFonts w:eastAsiaTheme="majorEastAsia"/>
          </w:rPr>
          <w:object w:dxaOrig="1157" w:dyaOrig="748" w14:anchorId="62F5229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57.95pt;height:37.4pt" o:ole="">
              <v:imagedata r:id="rId21" o:title=""/>
            </v:shape>
            <o:OLEObject Type="Embed" ProgID="Word.Document.8" ShapeID="_x0000_i1025" DrawAspect="Icon" ObjectID="_1679410877" r:id="rId22">
              <o:FieldCodes>\s</o:FieldCodes>
            </o:OLEObject>
          </w:object>
        </w:r>
      </w:ins>
      <w:bookmarkStart w:id="763" w:name="_MON_1649152882"/>
      <w:bookmarkEnd w:id="763"/>
      <w:ins w:id="764" w:author="Александр" w:date="2020-04-23T13:15:00Z">
        <w:r w:rsidR="00F40FD8">
          <w:rPr>
            <w:rFonts w:eastAsiaTheme="majorEastAsia"/>
          </w:rPr>
          <w:object w:dxaOrig="1157" w:dyaOrig="748" w14:anchorId="2E50B0B1">
            <v:shape id="_x0000_i1026" type="#_x0000_t75" style="width:57.95pt;height:37.4pt" o:ole="">
              <v:imagedata r:id="rId23" o:title=""/>
            </v:shape>
            <o:OLEObject Type="Embed" ProgID="Word.Document.8" ShapeID="_x0000_i1026" DrawAspect="Icon" ObjectID="_1679410878" r:id="rId24">
              <o:FieldCodes>\s</o:FieldCodes>
            </o:OLEObject>
          </w:object>
        </w:r>
      </w:ins>
      <w:del w:id="765" w:author="Александр" w:date="2020-04-23T13:14:00Z">
        <w:r w:rsidR="002A09D6" w:rsidDel="00BE04DE">
          <w:rPr>
            <w:rFonts w:eastAsiaTheme="majorEastAsia"/>
          </w:rPr>
          <w:fldChar w:fldCharType="begin"/>
        </w:r>
        <w:r w:rsidR="002A09D6" w:rsidDel="00BE04DE">
          <w:rPr>
            <w:rFonts w:eastAsiaTheme="majorEastAsia"/>
          </w:rPr>
          <w:fldChar w:fldCharType="end"/>
        </w:r>
        <w:r w:rsidR="002A09D6" w:rsidDel="00BE04DE">
          <w:rPr>
            <w:rFonts w:eastAsiaTheme="majorEastAsia"/>
          </w:rPr>
          <w:fldChar w:fldCharType="begin"/>
        </w:r>
        <w:r w:rsidR="002A09D6" w:rsidDel="00BE04DE">
          <w:rPr>
            <w:rFonts w:eastAsiaTheme="majorEastAsia"/>
          </w:rPr>
          <w:fldChar w:fldCharType="end"/>
        </w:r>
      </w:del>
      <w:bookmarkStart w:id="766" w:name="_MON_1648620472"/>
      <w:bookmarkEnd w:id="766"/>
      <w:ins w:id="767" w:author="Кононов Александр Валерьевич (Подрядчик. ООО БерингПойнт)" w:date="2020-04-17T09:21:00Z">
        <w:del w:id="768" w:author="Александр" w:date="2020-04-23T01:55:00Z">
          <w:r w:rsidR="002B20D3" w:rsidDel="002A09D6">
            <w:rPr>
              <w:rFonts w:eastAsiaTheme="majorEastAsia"/>
            </w:rPr>
            <w:object w:dxaOrig="1534" w:dyaOrig="993" w14:anchorId="298DEFF4">
              <v:shape id="_x0000_i1027" type="#_x0000_t75" style="width:75.75pt;height:49.55pt" o:ole="">
                <v:imagedata r:id="rId25" o:title=""/>
              </v:shape>
              <o:OLEObject Type="Embed" ProgID="Word.Document.12" ShapeID="_x0000_i1027" DrawAspect="Icon" ObjectID="_1679410879" r:id="rId26">
                <o:FieldCodes>\s</o:FieldCodes>
              </o:OLEObject>
            </w:object>
          </w:r>
        </w:del>
      </w:ins>
      <w:bookmarkStart w:id="769" w:name="_MON_1648620499"/>
      <w:bookmarkEnd w:id="769"/>
      <w:ins w:id="770" w:author="Кононов Александр Валерьевич (Подрядчик. ООО БерингПойнт)" w:date="2020-04-17T09:22:00Z">
        <w:del w:id="771" w:author="Александр" w:date="2020-04-23T01:56:00Z">
          <w:r w:rsidR="002B20D3" w:rsidDel="002A09D6">
            <w:rPr>
              <w:rFonts w:eastAsiaTheme="majorEastAsia"/>
            </w:rPr>
            <w:object w:dxaOrig="1534" w:dyaOrig="993" w14:anchorId="0F87BCC1">
              <v:shape id="_x0000_i1028" type="#_x0000_t75" style="width:75.75pt;height:49.55pt" o:ole="">
                <v:imagedata r:id="rId27" o:title=""/>
              </v:shape>
              <o:OLEObject Type="Embed" ProgID="Word.Document.12" ShapeID="_x0000_i1028" DrawAspect="Icon" ObjectID="_1679410880" r:id="rId28">
                <o:FieldCodes>\s</o:FieldCodes>
              </o:OLEObject>
            </w:object>
          </w:r>
        </w:del>
      </w:ins>
      <w:del w:id="772" w:author="Кононов Александр Валерьевич (Подрядчик. ООО БерингПойнт)" w:date="2020-04-17T09:21:00Z">
        <w:r w:rsidR="000746DD" w:rsidDel="002B20D3">
          <w:rPr>
            <w:rFonts w:eastAsiaTheme="majorEastAsia"/>
          </w:rPr>
          <w:fldChar w:fldCharType="begin"/>
        </w:r>
        <w:r w:rsidR="000746DD" w:rsidDel="002B20D3">
          <w:rPr>
            <w:rFonts w:eastAsiaTheme="majorEastAsia"/>
          </w:rPr>
          <w:fldChar w:fldCharType="end"/>
        </w:r>
      </w:del>
      <w:bookmarkStart w:id="773" w:name="_MON_1601989432"/>
      <w:bookmarkEnd w:id="773"/>
      <w:del w:id="774" w:author="Кононов Александр Валерьевич (Подрядчик. ООО БерингПойнт)" w:date="2020-04-16T06:53:00Z">
        <w:r w:rsidR="001C7854" w:rsidDel="000746DD">
          <w:rPr>
            <w:rFonts w:eastAsiaTheme="majorEastAsia"/>
          </w:rPr>
          <w:object w:dxaOrig="1531" w:dyaOrig="1002" w14:anchorId="32E35AA2">
            <v:shape id="_x0000_i1029" type="#_x0000_t75" style="width:75.75pt;height:50.5pt" o:ole="">
              <v:imagedata r:id="rId29" o:title=""/>
            </v:shape>
            <o:OLEObject Type="Embed" ProgID="Word.Document.8" ShapeID="_x0000_i1029" DrawAspect="Icon" ObjectID="_1679410881" r:id="rId30">
              <o:FieldCodes>\s</o:FieldCodes>
            </o:OLEObject>
          </w:object>
        </w:r>
      </w:del>
      <w:bookmarkStart w:id="775" w:name="_MON_1599379812"/>
      <w:bookmarkEnd w:id="775"/>
      <w:del w:id="776" w:author="Кононов Александр Валерьевич (Подрядчик. ООО БерингПойнт)" w:date="2020-04-16T07:14:00Z">
        <w:r w:rsidR="002D5163" w:rsidDel="001461D3">
          <w:rPr>
            <w:rFonts w:eastAsiaTheme="majorEastAsia"/>
          </w:rPr>
          <w:object w:dxaOrig="1508" w:dyaOrig="984" w14:anchorId="138FA845">
            <v:shape id="_x0000_i1030" type="#_x0000_t75" style="width:79.5pt;height:50.5pt" o:ole="">
              <v:imagedata r:id="rId31" o:title=""/>
            </v:shape>
            <o:OLEObject Type="Embed" ProgID="Word.Document.8" ShapeID="_x0000_i1030" DrawAspect="Icon" ObjectID="_1679410882" r:id="rId32">
              <o:FieldCodes>\s</o:FieldCodes>
            </o:OLEObject>
          </w:object>
        </w:r>
      </w:del>
      <w:del w:id="777" w:author="Кононов Александр Валерьевич (Подрядчик. ООО БерингПойнт)" w:date="2020-04-17T09:21:00Z">
        <w:r w:rsidR="001461D3" w:rsidDel="002B20D3">
          <w:rPr>
            <w:rFonts w:eastAsiaTheme="majorEastAsia"/>
          </w:rPr>
          <w:fldChar w:fldCharType="begin"/>
        </w:r>
        <w:r w:rsidR="001461D3" w:rsidDel="002B20D3">
          <w:rPr>
            <w:rFonts w:eastAsiaTheme="majorEastAsia"/>
          </w:rPr>
          <w:fldChar w:fldCharType="end"/>
        </w:r>
      </w:del>
    </w:p>
    <w:p w14:paraId="1064CE33" w14:textId="77777777" w:rsidR="003B5E9D" w:rsidRPr="003B5E9D" w:rsidRDefault="003B5E9D" w:rsidP="003B5E9D">
      <w:pPr>
        <w:rPr>
          <w:rFonts w:eastAsiaTheme="majorEastAsia"/>
        </w:rPr>
      </w:pPr>
    </w:p>
    <w:p w14:paraId="0647368C" w14:textId="77777777" w:rsidR="00386C3A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78" w:name="_Toc521667671"/>
      <w:bookmarkStart w:id="779" w:name="_Toc521685920"/>
      <w:bookmarkStart w:id="780" w:name="_Toc67659658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2. </w:t>
      </w:r>
      <w:r w:rsidR="00D45D95">
        <w:rPr>
          <w:rFonts w:eastAsiaTheme="majorEastAsia" w:cstheme="majorBidi"/>
          <w:bCs w:val="0"/>
          <w:iCs w:val="0"/>
          <w:szCs w:val="26"/>
        </w:rPr>
        <w:t>Р</w:t>
      </w:r>
      <w:r w:rsidR="00363CBE">
        <w:rPr>
          <w:rFonts w:eastAsiaTheme="majorEastAsia" w:cstheme="majorBidi"/>
          <w:bCs w:val="0"/>
          <w:iCs w:val="0"/>
          <w:szCs w:val="26"/>
        </w:rPr>
        <w:t>еестр бизнес-требований</w:t>
      </w:r>
      <w:bookmarkEnd w:id="778"/>
      <w:bookmarkEnd w:id="779"/>
      <w:bookmarkEnd w:id="780"/>
    </w:p>
    <w:p w14:paraId="75045F4A" w14:textId="77777777" w:rsidR="0001731D" w:rsidRDefault="0001731D" w:rsidP="003B5E9D">
      <w:pPr>
        <w:rPr>
          <w:rFonts w:eastAsiaTheme="majorEastAsia"/>
        </w:rPr>
      </w:pPr>
    </w:p>
    <w:bookmarkStart w:id="781" w:name="_MON_1596879768"/>
    <w:bookmarkEnd w:id="781"/>
    <w:p w14:paraId="43C89032" w14:textId="26ADDAFE" w:rsidR="003B5E9D" w:rsidRPr="000D32EA" w:rsidRDefault="00057EC9" w:rsidP="003B5E9D">
      <w:pPr>
        <w:rPr>
          <w:rFonts w:ascii="Arial" w:eastAsiaTheme="majorEastAsia" w:hAnsi="Arial" w:cs="Arial"/>
          <w:i/>
          <w:lang w:val="en-US"/>
        </w:rPr>
      </w:pPr>
      <w:r>
        <w:rPr>
          <w:rFonts w:eastAsiaTheme="majorEastAsia"/>
        </w:rPr>
        <w:object w:dxaOrig="2040" w:dyaOrig="1339" w14:anchorId="4401AE38">
          <v:shape id="_x0000_i1031" type="#_x0000_t75" style="width:100.05pt;height:64.5pt" o:ole="">
            <v:imagedata r:id="rId33" o:title=""/>
          </v:shape>
          <o:OLEObject Type="Embed" ProgID="Excel.Sheet.12" ShapeID="_x0000_i1031" DrawAspect="Icon" ObjectID="_1679410883" r:id="rId34"/>
        </w:object>
      </w:r>
    </w:p>
    <w:p w14:paraId="0050A0D0" w14:textId="77777777" w:rsidR="003B5E9D" w:rsidRDefault="003B5E9D" w:rsidP="003B5E9D">
      <w:pPr>
        <w:rPr>
          <w:rFonts w:eastAsiaTheme="majorEastAsia"/>
        </w:rPr>
      </w:pPr>
    </w:p>
    <w:p w14:paraId="30360C74" w14:textId="77777777" w:rsidR="00363CBE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82" w:name="_Приложение_№_3."/>
      <w:bookmarkStart w:id="783" w:name="_Toc521667672"/>
      <w:bookmarkStart w:id="784" w:name="_Toc521685921"/>
      <w:bookmarkStart w:id="785" w:name="_Toc67659659"/>
      <w:bookmarkEnd w:id="782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3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Описание шагов бизнес-процессов</w:t>
      </w:r>
      <w:bookmarkEnd w:id="783"/>
      <w:bookmarkEnd w:id="784"/>
      <w:bookmarkEnd w:id="785"/>
    </w:p>
    <w:bookmarkStart w:id="786" w:name="_MON_1588082287"/>
    <w:bookmarkEnd w:id="786"/>
    <w:p w14:paraId="24887D29" w14:textId="1B696664" w:rsidR="00363CBE" w:rsidRPr="00A42F79" w:rsidRDefault="00DB3D16" w:rsidP="003B5E9D">
      <w:pPr>
        <w:rPr>
          <w:rFonts w:eastAsiaTheme="majorEastAsia"/>
          <w:lang w:val="en-US"/>
        </w:rPr>
      </w:pPr>
      <w:r>
        <w:rPr>
          <w:rFonts w:eastAsiaTheme="majorEastAsia"/>
        </w:rPr>
        <w:object w:dxaOrig="1376" w:dyaOrig="899" w14:anchorId="079F9CF0">
          <v:shape id="_x0000_i1032" type="#_x0000_t75" style="width:72.95pt;height:38.35pt" o:ole="">
            <v:imagedata r:id="rId35" o:title=""/>
          </v:shape>
          <o:OLEObject Type="Embed" ProgID="Excel.Sheet.12" ShapeID="_x0000_i1032" DrawAspect="Icon" ObjectID="_1679410884" r:id="rId36"/>
        </w:object>
      </w:r>
    </w:p>
    <w:p w14:paraId="2336468B" w14:textId="77777777" w:rsidR="00D45D95" w:rsidRDefault="00D45D95" w:rsidP="003B5E9D">
      <w:pPr>
        <w:rPr>
          <w:rFonts w:eastAsiaTheme="majorEastAsia"/>
        </w:rPr>
      </w:pPr>
    </w:p>
    <w:p w14:paraId="743D0242" w14:textId="77777777" w:rsidR="00363CBE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87" w:name="_Toc521667673"/>
      <w:bookmarkStart w:id="788" w:name="_Toc521685922"/>
      <w:bookmarkStart w:id="789" w:name="_Toc67659660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4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П</w:t>
      </w:r>
      <w:r>
        <w:rPr>
          <w:rFonts w:eastAsiaTheme="majorEastAsia" w:cstheme="majorBidi"/>
          <w:bCs w:val="0"/>
          <w:iCs w:val="0"/>
          <w:szCs w:val="26"/>
        </w:rPr>
        <w:t>рочее</w:t>
      </w:r>
      <w:bookmarkEnd w:id="787"/>
      <w:bookmarkEnd w:id="788"/>
      <w:bookmarkEnd w:id="789"/>
    </w:p>
    <w:p w14:paraId="638C8DEB" w14:textId="77777777" w:rsidR="00363CBE" w:rsidRPr="006616C2" w:rsidRDefault="00363CBE" w:rsidP="003B5E9D">
      <w:pPr>
        <w:rPr>
          <w:rFonts w:eastAsiaTheme="majorEastAsia"/>
          <w:lang w:val="en-US"/>
        </w:rPr>
      </w:pPr>
    </w:p>
    <w:p w14:paraId="222D5899" w14:textId="5D69DF6B" w:rsidR="00363CBE" w:rsidRPr="007011EB" w:rsidRDefault="00086D4B" w:rsidP="003B5E9D">
      <w:pPr>
        <w:rPr>
          <w:rFonts w:ascii="Arial" w:eastAsiaTheme="majorEastAsia" w:hAnsi="Arial" w:cs="Arial"/>
        </w:rPr>
      </w:pPr>
      <w:r w:rsidRPr="007011EB">
        <w:rPr>
          <w:rFonts w:ascii="Arial" w:eastAsiaTheme="majorEastAsia" w:hAnsi="Arial" w:cs="Arial"/>
        </w:rPr>
        <w:t>Нет прочей информации.</w:t>
      </w:r>
    </w:p>
    <w:p w14:paraId="40ACB275" w14:textId="77777777" w:rsidR="00F662E9" w:rsidRPr="00B502CF" w:rsidRDefault="00F662E9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790" w:name="_Toc521667674"/>
      <w:bookmarkStart w:id="791" w:name="_Toc521685923"/>
      <w:bookmarkStart w:id="792" w:name="_Toc67659661"/>
      <w:r w:rsidRPr="00B502CF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B502CF">
        <w:rPr>
          <w:rFonts w:eastAsiaTheme="majorEastAsia" w:cstheme="majorBidi"/>
          <w:bCs w:val="0"/>
          <w:iCs w:val="0"/>
          <w:szCs w:val="26"/>
        </w:rPr>
        <w:t xml:space="preserve">№ </w:t>
      </w:r>
      <w:r w:rsidR="00611D04" w:rsidRPr="00B502CF">
        <w:rPr>
          <w:rFonts w:eastAsiaTheme="majorEastAsia" w:cstheme="majorBidi"/>
          <w:bCs w:val="0"/>
          <w:iCs w:val="0"/>
          <w:szCs w:val="26"/>
        </w:rPr>
        <w:t>РП1-6</w:t>
      </w:r>
      <w:r w:rsidRPr="00B502CF">
        <w:rPr>
          <w:rFonts w:eastAsiaTheme="majorEastAsia" w:cstheme="majorBidi"/>
          <w:bCs w:val="0"/>
          <w:iCs w:val="0"/>
          <w:szCs w:val="26"/>
        </w:rPr>
        <w:t>: Роли и полномочия</w:t>
      </w:r>
      <w:bookmarkEnd w:id="790"/>
      <w:bookmarkEnd w:id="791"/>
      <w:bookmarkEnd w:id="792"/>
    </w:p>
    <w:bookmarkStart w:id="793" w:name="_MON_1679214247"/>
    <w:bookmarkEnd w:id="793"/>
    <w:p w14:paraId="7E7CC648" w14:textId="54459764" w:rsidR="00F26EC8" w:rsidRDefault="00D204C3">
      <w:pPr>
        <w:rPr>
          <w:rFonts w:ascii="Arial" w:eastAsia="Calibri" w:hAnsi="Arial" w:cs="Arial"/>
        </w:rPr>
      </w:pPr>
      <w:ins w:id="794" w:author="Владимир Лаут" w:date="2021-04-02T15:34:00Z">
        <w:r>
          <w:object w:dxaOrig="1041" w:dyaOrig="674" w14:anchorId="65C46D05">
            <v:shape id="_x0000_i1033" type="#_x0000_t75" style="width:52.35pt;height:33.65pt" o:ole="">
              <v:imagedata r:id="rId37" o:title=""/>
            </v:shape>
            <o:OLEObject Type="Embed" ProgID="Excel.Sheet.12" ShapeID="_x0000_i1033" DrawAspect="Icon" ObjectID="_1679410885" r:id="rId38"/>
          </w:object>
        </w:r>
      </w:ins>
      <w:del w:id="795" w:author="Владимир Лаут" w:date="2021-04-02T15:34:00Z">
        <w:r w:rsidR="00E51FD9" w:rsidDel="00D551FA">
          <w:fldChar w:fldCharType="begin"/>
        </w:r>
        <w:r w:rsidR="00E51FD9" w:rsidDel="00D551FA">
          <w:fldChar w:fldCharType="end"/>
        </w:r>
      </w:del>
      <w:del w:id="796" w:author="Владимир Лаут" w:date="2021-04-02T14:33:00Z">
        <w:r w:rsidR="008B6029" w:rsidDel="00E51FD9">
          <w:fldChar w:fldCharType="begin"/>
        </w:r>
        <w:r w:rsidR="008B6029" w:rsidDel="00E51FD9">
          <w:fldChar w:fldCharType="end"/>
        </w:r>
      </w:del>
      <w:bookmarkStart w:id="797" w:name="_MON_1593599830"/>
      <w:bookmarkEnd w:id="797"/>
      <w:del w:id="798" w:author="Александр" w:date="2020-04-23T01:53:00Z">
        <w:r w:rsidR="00C61CA6" w:rsidDel="002A09D6">
          <w:rPr>
            <w:rFonts w:ascii="Arial" w:eastAsia="Calibri" w:hAnsi="Arial" w:cs="Arial"/>
          </w:rPr>
          <w:object w:dxaOrig="1385" w:dyaOrig="901" w14:anchorId="11544FB3">
            <v:shape id="_x0000_i1034" type="#_x0000_t75" style="width:1in;height:43pt" o:ole="">
              <v:imagedata r:id="rId39" o:title=""/>
            </v:shape>
            <o:OLEObject Type="Embed" ProgID="Excel.Sheet.12" ShapeID="_x0000_i1034" DrawAspect="Icon" ObjectID="_1679410886" r:id="rId40"/>
          </w:object>
        </w:r>
      </w:del>
      <w:ins w:id="799" w:author="Александр" w:date="2020-04-23T01:54:00Z">
        <w:del w:id="800" w:author="Владимир Лаут" w:date="2021-03-05T15:16:00Z">
          <w:r w:rsidR="002A09D6" w:rsidDel="008B6029">
            <w:rPr>
              <w:rFonts w:ascii="Arial" w:eastAsia="Calibri" w:hAnsi="Arial" w:cs="Arial"/>
            </w:rPr>
            <w:object w:dxaOrig="1538" w:dyaOrig="995" w14:anchorId="4C6A71FF">
              <v:shape id="_x0000_i1035" type="#_x0000_t75" style="width:76.7pt;height:49.55pt" o:ole="">
                <v:imagedata r:id="rId41" o:title=""/>
              </v:shape>
              <o:OLEObject Type="Embed" ProgID="Excel.Sheet.12" ShapeID="_x0000_i1035" DrawAspect="Icon" ObjectID="_1679410887" r:id="rId42"/>
            </w:object>
          </w:r>
        </w:del>
      </w:ins>
    </w:p>
    <w:p w14:paraId="65EF64C8" w14:textId="77777777" w:rsidR="00F26EC8" w:rsidRPr="00013D76" w:rsidRDefault="00F26EC8" w:rsidP="00F26EC8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801" w:name="_Toc521667675"/>
      <w:bookmarkStart w:id="802" w:name="_Toc521685924"/>
      <w:bookmarkStart w:id="803" w:name="_Toc67659662"/>
      <w:r>
        <w:rPr>
          <w:rFonts w:eastAsiaTheme="majorEastAsia" w:cstheme="majorBidi"/>
          <w:bCs w:val="0"/>
          <w:iCs w:val="0"/>
          <w:szCs w:val="26"/>
        </w:rPr>
        <w:t xml:space="preserve">Приложение № </w:t>
      </w:r>
      <w:r w:rsidRPr="00013D76">
        <w:rPr>
          <w:rFonts w:eastAsiaTheme="majorEastAsia" w:cstheme="majorBidi"/>
          <w:bCs w:val="0"/>
          <w:iCs w:val="0"/>
          <w:szCs w:val="26"/>
        </w:rPr>
        <w:t>РиК1. Матрица рисков и контрольных процедур</w:t>
      </w:r>
      <w:bookmarkEnd w:id="801"/>
      <w:bookmarkEnd w:id="802"/>
      <w:bookmarkEnd w:id="803"/>
    </w:p>
    <w:p w14:paraId="2BFA278C" w14:textId="623F8B21" w:rsidR="00F26EC8" w:rsidRPr="00F94454" w:rsidRDefault="000A4CCF" w:rsidP="00F26EC8">
      <w:pPr>
        <w:rPr>
          <w:rFonts w:ascii="Arial" w:eastAsia="Calibri" w:hAnsi="Arial" w:cs="Arial"/>
        </w:rPr>
      </w:pPr>
      <w:ins w:id="804" w:author="NazarovaVA" w:date="2021-03-11T09:16:00Z">
        <w:r>
          <w:rPr>
            <w:rFonts w:ascii="Arial" w:eastAsia="Calibri" w:hAnsi="Arial" w:cs="Arial"/>
          </w:rPr>
          <w:object w:dxaOrig="1535" w:dyaOrig="993" w14:anchorId="3AC95FA8">
            <v:shape id="_x0000_i1036" type="#_x0000_t75" style="width:76.7pt;height:49.55pt" o:ole="">
              <v:imagedata r:id="rId43" o:title=""/>
            </v:shape>
            <o:OLEObject Type="Embed" ProgID="Excel.Sheet.12" ShapeID="_x0000_i1036" DrawAspect="Icon" ObjectID="_1679410888" r:id="rId44"/>
          </w:object>
        </w:r>
      </w:ins>
      <w:ins w:id="805" w:author="Карабанова Мария Евгеньевна (Подрядчик. ООО «БерингПойнт»)" w:date="2020-04-14T11:55:00Z">
        <w:del w:id="806" w:author="NazarovaVA" w:date="2021-03-11T09:16:00Z">
          <w:r w:rsidR="001C4555" w:rsidDel="000A4CCF">
            <w:rPr>
              <w:rFonts w:ascii="Arial" w:eastAsia="Calibri" w:hAnsi="Arial" w:cs="Arial"/>
            </w:rPr>
            <w:object w:dxaOrig="1535" w:dyaOrig="993" w14:anchorId="1B8D0E6A">
              <v:shape id="_x0000_i1037" type="#_x0000_t75" style="width:76.7pt;height:49.55pt" o:ole="">
                <v:imagedata r:id="rId45" o:title=""/>
              </v:shape>
              <o:OLEObject Type="Embed" ProgID="Excel.Sheet.12" ShapeID="_x0000_i1037" DrawAspect="Icon" ObjectID="_1679410889" r:id="rId46"/>
            </w:object>
          </w:r>
        </w:del>
      </w:ins>
      <w:bookmarkStart w:id="807" w:name="_MON_1601278847"/>
      <w:bookmarkEnd w:id="807"/>
      <w:del w:id="808" w:author="Карабанова Мария Евгеньевна (Подрядчик. ООО «БерингПойнт»)" w:date="2020-04-14T11:55:00Z">
        <w:r w:rsidR="007A5AD1" w:rsidDel="00C8645D">
          <w:rPr>
            <w:rFonts w:ascii="Arial" w:eastAsia="Calibri" w:hAnsi="Arial" w:cs="Arial"/>
          </w:rPr>
          <w:object w:dxaOrig="1376" w:dyaOrig="899" w14:anchorId="63D35A72">
            <v:shape id="_x0000_i1038" type="#_x0000_t75" style="width:72.95pt;height:48.6pt" o:ole="">
              <v:imagedata r:id="rId47" o:title=""/>
            </v:shape>
            <o:OLEObject Type="Embed" ProgID="Excel.Sheet.12" ShapeID="_x0000_i1038" DrawAspect="Icon" ObjectID="_1679410890" r:id="rId48"/>
          </w:object>
        </w:r>
      </w:del>
    </w:p>
    <w:p w14:paraId="36CBE600" w14:textId="77777777" w:rsidR="00F26EC8" w:rsidRPr="00013D76" w:rsidRDefault="00F26EC8" w:rsidP="00F26EC8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809" w:name="_Toc521667676"/>
      <w:bookmarkStart w:id="810" w:name="_Toc521685925"/>
      <w:bookmarkStart w:id="811" w:name="_Toc67659663"/>
      <w:r w:rsidRPr="00013D76">
        <w:rPr>
          <w:rFonts w:eastAsiaTheme="majorEastAsia" w:cstheme="majorBidi"/>
          <w:bCs w:val="0"/>
          <w:iCs w:val="0"/>
          <w:szCs w:val="26"/>
        </w:rPr>
        <w:t>Приложение №</w:t>
      </w:r>
      <w:r>
        <w:rPr>
          <w:rFonts w:eastAsiaTheme="majorEastAsia" w:cstheme="majorBidi"/>
          <w:bCs w:val="0"/>
          <w:iCs w:val="0"/>
          <w:szCs w:val="26"/>
        </w:rPr>
        <w:t xml:space="preserve"> </w:t>
      </w:r>
      <w:r w:rsidRPr="00013D76">
        <w:rPr>
          <w:rFonts w:eastAsiaTheme="majorEastAsia" w:cstheme="majorBidi"/>
          <w:bCs w:val="0"/>
          <w:iCs w:val="0"/>
          <w:szCs w:val="26"/>
        </w:rPr>
        <w:t>КП1. Матрица конфликтов полномочий</w:t>
      </w:r>
      <w:bookmarkEnd w:id="809"/>
      <w:bookmarkEnd w:id="810"/>
      <w:bookmarkEnd w:id="811"/>
    </w:p>
    <w:bookmarkStart w:id="812" w:name="_1595401548"/>
    <w:bookmarkEnd w:id="812"/>
    <w:p w14:paraId="2096247B" w14:textId="2111FDEF" w:rsidR="00F26EC8" w:rsidRPr="00F94454" w:rsidRDefault="004935E0">
      <w:pPr>
        <w:rPr>
          <w:rFonts w:ascii="Arial" w:eastAsia="Calibri" w:hAnsi="Arial" w:cs="Arial"/>
        </w:rPr>
      </w:pPr>
      <w:ins w:id="813" w:author="Лазарев Артем Андреевич (Подрядчик. ООО БерингПойнт)" w:date="2020-04-16T13:20:00Z">
        <w:r>
          <w:rPr>
            <w:rFonts w:ascii="Arial" w:eastAsia="Calibri" w:hAnsi="Arial" w:cs="Arial"/>
          </w:rPr>
          <w:object w:dxaOrig="1534" w:dyaOrig="993" w14:anchorId="4548764C">
            <v:shape id="_x0000_i1039" type="#_x0000_t75" style="width:76.7pt;height:49.55pt" o:ole="">
              <v:imagedata r:id="rId49" o:title=""/>
            </v:shape>
            <o:OLEObject Type="Embed" ProgID="Excel.Sheet.12" ShapeID="_x0000_i1039" DrawAspect="Icon" ObjectID="_1679410891" r:id="rId50"/>
          </w:object>
        </w:r>
      </w:ins>
      <w:ins w:id="814" w:author="Карабанова Мария Евгеньевна (Подрядчик. ООО «БерингПойнт»)" w:date="2020-04-14T11:01:00Z">
        <w:del w:id="815" w:author="Лазарев Артем Андреевич (Подрядчик. ООО БерингПойнт)" w:date="2020-04-16T13:19:00Z">
          <w:r w:rsidR="00F91E52" w:rsidDel="00F5553B">
            <w:rPr>
              <w:rFonts w:ascii="Arial" w:eastAsia="Calibri" w:hAnsi="Arial" w:cs="Arial"/>
            </w:rPr>
            <w:object w:dxaOrig="1311" w:dyaOrig="849" w14:anchorId="1FBDD899">
              <v:shape id="_x0000_i1040" type="#_x0000_t75" style="width:64.5pt;height:43pt" o:ole="">
                <v:imagedata r:id="rId51" o:title=""/>
              </v:shape>
              <o:OLEObject Type="Embed" ProgID="Excel.Sheet.12" ShapeID="_x0000_i1040" DrawAspect="Icon" ObjectID="_1679410892" r:id="rId52"/>
            </w:object>
          </w:r>
        </w:del>
      </w:ins>
      <w:bookmarkStart w:id="816" w:name="_MON_1601280405"/>
      <w:bookmarkEnd w:id="816"/>
      <w:del w:id="817" w:author="Карабанова Мария Евгеньевна (Подрядчик. ООО «БерингПойнт»)" w:date="2020-04-14T10:58:00Z">
        <w:r w:rsidR="007A5AD1" w:rsidDel="00F91E52">
          <w:rPr>
            <w:rFonts w:ascii="Arial" w:eastAsia="Calibri" w:hAnsi="Arial" w:cs="Arial"/>
          </w:rPr>
          <w:object w:dxaOrig="1311" w:dyaOrig="849" w14:anchorId="043E8BB1">
            <v:shape id="_x0000_i1041" type="#_x0000_t75" style="width:65.45pt;height:43pt" o:ole="">
              <v:imagedata r:id="rId51" o:title=""/>
            </v:shape>
            <o:OLEObject Type="Embed" ProgID="Excel.Sheet.12" ShapeID="_x0000_i1041" DrawAspect="Icon" ObjectID="_1679410893" r:id="rId53"/>
          </w:object>
        </w:r>
      </w:del>
    </w:p>
    <w:p w14:paraId="3429452D" w14:textId="6064491E" w:rsidR="00E923F1" w:rsidRPr="00F94454" w:rsidRDefault="00E923F1">
      <w:pPr>
        <w:rPr>
          <w:rFonts w:ascii="Arial" w:eastAsia="Calibri" w:hAnsi="Arial" w:cs="Arial"/>
        </w:rPr>
      </w:pPr>
    </w:p>
    <w:sectPr w:rsidR="00E923F1" w:rsidRPr="00F94454" w:rsidSect="000F4678">
      <w:headerReference w:type="default" r:id="rId54"/>
      <w:headerReference w:type="first" r:id="rId55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865397" w14:textId="77777777" w:rsidR="00EF0F14" w:rsidRDefault="00EF0F14" w:rsidP="006C0925">
      <w:r>
        <w:separator/>
      </w:r>
    </w:p>
  </w:endnote>
  <w:endnote w:type="continuationSeparator" w:id="0">
    <w:p w14:paraId="419FA77F" w14:textId="77777777" w:rsidR="00EF0F14" w:rsidRDefault="00EF0F14" w:rsidP="006C0925">
      <w:r>
        <w:continuationSeparator/>
      </w:r>
    </w:p>
  </w:endnote>
  <w:endnote w:type="continuationNotice" w:id="1">
    <w:p w14:paraId="2CAD1D32" w14:textId="77777777" w:rsidR="00EF0F14" w:rsidRDefault="00EF0F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3692705"/>
      <w:docPartObj>
        <w:docPartGallery w:val="Page Numbers (Bottom of Page)"/>
        <w:docPartUnique/>
      </w:docPartObj>
    </w:sdtPr>
    <w:sdtContent>
      <w:p w14:paraId="1312C247" w14:textId="1D271DEC" w:rsidR="003309C2" w:rsidRDefault="003309C2" w:rsidP="007A0A95">
        <w:pPr>
          <w:pStyle w:val="a5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>
          <w:rPr>
            <w:rFonts w:ascii="Arial" w:hAnsi="Arial"/>
            <w:noProof/>
            <w:sz w:val="24"/>
            <w:szCs w:val="28"/>
          </w:rPr>
          <w:t>29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86DF96" w14:textId="77777777" w:rsidR="003309C2" w:rsidRDefault="003309C2" w:rsidP="007A0A95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F6E0B0" w14:textId="77777777" w:rsidR="00EF0F14" w:rsidRDefault="00EF0F14" w:rsidP="006C0925">
      <w:r>
        <w:separator/>
      </w:r>
    </w:p>
  </w:footnote>
  <w:footnote w:type="continuationSeparator" w:id="0">
    <w:p w14:paraId="58F6C5E5" w14:textId="77777777" w:rsidR="00EF0F14" w:rsidRDefault="00EF0F14" w:rsidP="006C0925">
      <w:r>
        <w:continuationSeparator/>
      </w:r>
    </w:p>
  </w:footnote>
  <w:footnote w:type="continuationNotice" w:id="1">
    <w:p w14:paraId="03F76037" w14:textId="77777777" w:rsidR="00EF0F14" w:rsidRDefault="00EF0F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3309C2" w14:paraId="7C0636E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F825A3E" w14:textId="77777777" w:rsidR="003309C2" w:rsidRDefault="003309C2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2295E4A6" wp14:editId="6B7179B0">
                <wp:extent cx="2240329" cy="50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CCDB50" w14:textId="77777777" w:rsidR="003309C2" w:rsidRPr="00916FAB" w:rsidRDefault="003309C2" w:rsidP="00EC00D2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  <w:t>Управление портфелем ПА</w:t>
          </w:r>
        </w:p>
      </w:tc>
    </w:tr>
    <w:tr w:rsidR="003309C2" w:rsidRPr="00DB4B2F" w14:paraId="7F6921D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575D1AE" w14:textId="77777777" w:rsidR="003309C2" w:rsidRDefault="003309C2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3F9C0DF" w14:textId="77777777" w:rsidR="003309C2" w:rsidRPr="000B5B67" w:rsidRDefault="003309C2" w:rsidP="00916FAB">
          <w:pPr>
            <w:jc w:val="center"/>
            <w:rPr>
              <w:b/>
              <w:bCs/>
            </w:rPr>
          </w:pPr>
        </w:p>
      </w:tc>
    </w:tr>
  </w:tbl>
  <w:p w14:paraId="7F445ED1" w14:textId="77777777" w:rsidR="003309C2" w:rsidRDefault="003309C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7E4994" w14:textId="77777777" w:rsidR="003309C2" w:rsidRDefault="003309C2" w:rsidP="00916FAB">
    <w:pPr>
      <w:pStyle w:val="a3"/>
      <w:jc w:val="left"/>
    </w:pPr>
    <w:r>
      <w:rPr>
        <w:b/>
        <w:bCs/>
        <w:noProof/>
        <w:lang w:eastAsia="ru-RU"/>
      </w:rPr>
      <w:drawing>
        <wp:inline distT="0" distB="0" distL="0" distR="0" wp14:anchorId="7B56366A" wp14:editId="35728CD9">
          <wp:extent cx="2240329" cy="504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D9AEC6" w14:textId="77777777" w:rsidR="003309C2" w:rsidRDefault="003309C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E66B5" w14:textId="77777777" w:rsidR="003309C2" w:rsidRDefault="003309C2" w:rsidP="009F5EA5">
    <w:pPr>
      <w:pStyle w:val="a3"/>
      <w:jc w:val="right"/>
    </w:pPr>
    <w:r>
      <w:rPr>
        <w:noProof/>
        <w:lang w:eastAsia="ru-RU"/>
      </w:rPr>
      <w:drawing>
        <wp:inline distT="0" distB="0" distL="0" distR="0" wp14:anchorId="069242EB" wp14:editId="341DDBEE">
          <wp:extent cx="2179955" cy="504825"/>
          <wp:effectExtent l="0" t="0" r="0" b="9525"/>
          <wp:docPr id="3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26F935" w14:textId="77777777" w:rsidR="003309C2" w:rsidRDefault="003309C2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3309C2" w14:paraId="1B9E22F2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BAD5036" w14:textId="77777777" w:rsidR="003309C2" w:rsidRDefault="003309C2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788B19E4" wp14:editId="0B6D3744">
                <wp:extent cx="2240329" cy="504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2EAFAA3" w14:textId="77777777" w:rsidR="003309C2" w:rsidRPr="00916FAB" w:rsidRDefault="003309C2" w:rsidP="00916FAB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  <w:t>Управление портфелем ПА</w:t>
          </w:r>
        </w:p>
      </w:tc>
    </w:tr>
    <w:tr w:rsidR="003309C2" w:rsidRPr="00DB4B2F" w14:paraId="65BA03A3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AF6EB0" w14:textId="77777777" w:rsidR="003309C2" w:rsidRDefault="003309C2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1362870" w14:textId="77777777" w:rsidR="003309C2" w:rsidRPr="000B5B67" w:rsidRDefault="003309C2" w:rsidP="00916FAB">
          <w:pPr>
            <w:jc w:val="center"/>
            <w:rPr>
              <w:b/>
              <w:bCs/>
            </w:rPr>
          </w:pPr>
        </w:p>
      </w:tc>
    </w:tr>
  </w:tbl>
  <w:p w14:paraId="2C2A71D6" w14:textId="77777777" w:rsidR="003309C2" w:rsidRDefault="003309C2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3309C2" w14:paraId="2963B37D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597EF00" w14:textId="77777777" w:rsidR="003309C2" w:rsidRDefault="003309C2" w:rsidP="00A54CF5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77EDF3DB" wp14:editId="7EB115AF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0B8B77A" w14:textId="77777777" w:rsidR="003309C2" w:rsidRPr="00916FAB" w:rsidRDefault="003309C2" w:rsidP="00A54CF5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  <w:t>Управление портфелем ПА</w:t>
          </w:r>
        </w:p>
      </w:tc>
    </w:tr>
    <w:tr w:rsidR="003309C2" w:rsidRPr="00DB4B2F" w14:paraId="4387B1E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0E99906" w14:textId="77777777" w:rsidR="003309C2" w:rsidRDefault="003309C2" w:rsidP="00A54CF5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4CA07A7B" w14:textId="77777777" w:rsidR="003309C2" w:rsidRPr="000B5B67" w:rsidRDefault="003309C2" w:rsidP="00A54CF5">
          <w:pPr>
            <w:jc w:val="center"/>
            <w:rPr>
              <w:b/>
              <w:bCs/>
            </w:rPr>
          </w:pPr>
        </w:p>
      </w:tc>
    </w:tr>
  </w:tbl>
  <w:p w14:paraId="47C0B000" w14:textId="77777777" w:rsidR="003309C2" w:rsidRDefault="003309C2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3309C2" w14:paraId="4115F5DE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1FFAF7B" w14:textId="77777777" w:rsidR="003309C2" w:rsidRDefault="003309C2" w:rsidP="00B307BD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A99E7F6" wp14:editId="2D64BF48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8FBDB3A" w14:textId="6E5EF785" w:rsidR="003309C2" w:rsidRPr="00916FAB" w:rsidRDefault="003309C2" w:rsidP="00B307BD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</w:r>
          <w:r w:rsidRPr="00A72DBC">
            <w:t>УПРАВЛЕНИЕ ПОРТФЕЛЕМ ПА</w:t>
          </w:r>
        </w:p>
      </w:tc>
    </w:tr>
    <w:tr w:rsidR="003309C2" w:rsidRPr="00DB4B2F" w14:paraId="7482139F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02862F87" w14:textId="77777777" w:rsidR="003309C2" w:rsidRDefault="003309C2" w:rsidP="00B307BD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0D9F467" w14:textId="77777777" w:rsidR="003309C2" w:rsidRPr="000B5B67" w:rsidRDefault="003309C2" w:rsidP="00B307BD">
          <w:pPr>
            <w:jc w:val="center"/>
            <w:rPr>
              <w:b/>
              <w:bCs/>
            </w:rPr>
          </w:pPr>
        </w:p>
      </w:tc>
    </w:tr>
  </w:tbl>
  <w:p w14:paraId="3D37A370" w14:textId="77777777" w:rsidR="003309C2" w:rsidRDefault="003309C2" w:rsidP="007200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50F4F"/>
    <w:multiLevelType w:val="multilevel"/>
    <w:tmpl w:val="D2DA8E4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1005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90764D8"/>
    <w:multiLevelType w:val="hybridMultilevel"/>
    <w:tmpl w:val="2E98CAA8"/>
    <w:lvl w:ilvl="0" w:tplc="F7287692"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24551631"/>
    <w:multiLevelType w:val="hybridMultilevel"/>
    <w:tmpl w:val="05EEF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371E3ECD"/>
    <w:multiLevelType w:val="hybridMultilevel"/>
    <w:tmpl w:val="EF4CF83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3A9E0965"/>
    <w:multiLevelType w:val="multilevel"/>
    <w:tmpl w:val="2892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574C52DB"/>
    <w:multiLevelType w:val="hybridMultilevel"/>
    <w:tmpl w:val="4640749E"/>
    <w:lvl w:ilvl="0" w:tplc="37B46E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1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15"/>
  </w:num>
  <w:num w:numId="2">
    <w:abstractNumId w:val="17"/>
  </w:num>
  <w:num w:numId="3">
    <w:abstractNumId w:val="10"/>
  </w:num>
  <w:num w:numId="4">
    <w:abstractNumId w:val="12"/>
  </w:num>
  <w:num w:numId="5">
    <w:abstractNumId w:val="1"/>
  </w:num>
  <w:num w:numId="6">
    <w:abstractNumId w:val="4"/>
  </w:num>
  <w:num w:numId="7">
    <w:abstractNumId w:val="16"/>
  </w:num>
  <w:num w:numId="8">
    <w:abstractNumId w:val="0"/>
  </w:num>
  <w:num w:numId="9">
    <w:abstractNumId w:val="8"/>
  </w:num>
  <w:num w:numId="10">
    <w:abstractNumId w:val="7"/>
  </w:num>
  <w:num w:numId="11">
    <w:abstractNumId w:val="13"/>
  </w:num>
  <w:num w:numId="12">
    <w:abstractNumId w:val="9"/>
  </w:num>
  <w:num w:numId="13">
    <w:abstractNumId w:val="14"/>
  </w:num>
  <w:num w:numId="14">
    <w:abstractNumId w:val="2"/>
  </w:num>
  <w:num w:numId="15">
    <w:abstractNumId w:val="11"/>
  </w:num>
  <w:num w:numId="16">
    <w:abstractNumId w:val="5"/>
  </w:num>
  <w:num w:numId="17">
    <w:abstractNumId w:val="3"/>
  </w:num>
  <w:num w:numId="18">
    <w:abstractNumId w:val="6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Владимир Лаут">
    <w15:presenceInfo w15:providerId="Windows Live" w15:userId="61ba5594a813f493"/>
  </w15:person>
  <w15:person w15:author="Александр">
    <w15:presenceInfo w15:providerId="None" w15:userId="Александр"/>
  </w15:person>
  <w15:person w15:author="Кононов Александр Валерьевич (Подрядчик. ООО БерингПойнт)">
    <w15:presenceInfo w15:providerId="AD" w15:userId="S-1-5-21-4125628198-1674668921-3204586943-128820"/>
  </w15:person>
  <w15:person w15:author="Лазарев Артем Андреевич (Подрядчик. ООО БерингПойнт)">
    <w15:presenceInfo w15:providerId="AD" w15:userId="S-1-5-21-4125628198-1674668921-3204586943-128829"/>
  </w15:person>
  <w15:person w15:author="NazarovaVA">
    <w15:presenceInfo w15:providerId="None" w15:userId="NazarovaVA"/>
  </w15:person>
  <w15:person w15:author="Карабанова Мария Евгеньевна (Подрядчик. ООО «БерингПойнт»)">
    <w15:presenceInfo w15:providerId="AD" w15:userId="S-1-5-21-4125628198-1674668921-3204586943-1036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0297"/>
    <w:rsid w:val="00000553"/>
    <w:rsid w:val="000008ED"/>
    <w:rsid w:val="00000A24"/>
    <w:rsid w:val="00002718"/>
    <w:rsid w:val="00002E6A"/>
    <w:rsid w:val="00005384"/>
    <w:rsid w:val="000065CD"/>
    <w:rsid w:val="00006707"/>
    <w:rsid w:val="000075AF"/>
    <w:rsid w:val="00007F78"/>
    <w:rsid w:val="00012E6F"/>
    <w:rsid w:val="00013D76"/>
    <w:rsid w:val="00015096"/>
    <w:rsid w:val="00016279"/>
    <w:rsid w:val="0001731D"/>
    <w:rsid w:val="00021196"/>
    <w:rsid w:val="00021B25"/>
    <w:rsid w:val="00022528"/>
    <w:rsid w:val="00022BD8"/>
    <w:rsid w:val="00022C33"/>
    <w:rsid w:val="000257ED"/>
    <w:rsid w:val="00030719"/>
    <w:rsid w:val="00031141"/>
    <w:rsid w:val="00031214"/>
    <w:rsid w:val="00031353"/>
    <w:rsid w:val="00033894"/>
    <w:rsid w:val="00034486"/>
    <w:rsid w:val="0003771C"/>
    <w:rsid w:val="000378F2"/>
    <w:rsid w:val="0004007B"/>
    <w:rsid w:val="000409BC"/>
    <w:rsid w:val="00041BBD"/>
    <w:rsid w:val="00042B24"/>
    <w:rsid w:val="00042D94"/>
    <w:rsid w:val="00044CB4"/>
    <w:rsid w:val="00046EAC"/>
    <w:rsid w:val="000508D7"/>
    <w:rsid w:val="0005148A"/>
    <w:rsid w:val="00051687"/>
    <w:rsid w:val="00052F89"/>
    <w:rsid w:val="0005310C"/>
    <w:rsid w:val="0005357E"/>
    <w:rsid w:val="00056222"/>
    <w:rsid w:val="00057EC9"/>
    <w:rsid w:val="00060BBA"/>
    <w:rsid w:val="000629A8"/>
    <w:rsid w:val="00066BCF"/>
    <w:rsid w:val="000702A3"/>
    <w:rsid w:val="00070870"/>
    <w:rsid w:val="00072FDC"/>
    <w:rsid w:val="0007301A"/>
    <w:rsid w:val="00073657"/>
    <w:rsid w:val="000746DD"/>
    <w:rsid w:val="0008085E"/>
    <w:rsid w:val="000835FE"/>
    <w:rsid w:val="00086D38"/>
    <w:rsid w:val="00086D4B"/>
    <w:rsid w:val="000904D2"/>
    <w:rsid w:val="000908CE"/>
    <w:rsid w:val="00090FD1"/>
    <w:rsid w:val="00091EDE"/>
    <w:rsid w:val="0009329E"/>
    <w:rsid w:val="000938D9"/>
    <w:rsid w:val="00095EE1"/>
    <w:rsid w:val="000A0741"/>
    <w:rsid w:val="000A12DA"/>
    <w:rsid w:val="000A168C"/>
    <w:rsid w:val="000A1C0B"/>
    <w:rsid w:val="000A3339"/>
    <w:rsid w:val="000A4CCF"/>
    <w:rsid w:val="000A7AB0"/>
    <w:rsid w:val="000B1D8E"/>
    <w:rsid w:val="000B2F49"/>
    <w:rsid w:val="000B52B4"/>
    <w:rsid w:val="000B5D71"/>
    <w:rsid w:val="000B7B43"/>
    <w:rsid w:val="000C1422"/>
    <w:rsid w:val="000C4050"/>
    <w:rsid w:val="000C7EC7"/>
    <w:rsid w:val="000D01FE"/>
    <w:rsid w:val="000D17C6"/>
    <w:rsid w:val="000D32EA"/>
    <w:rsid w:val="000E1182"/>
    <w:rsid w:val="000E29B5"/>
    <w:rsid w:val="000E48EB"/>
    <w:rsid w:val="000E490E"/>
    <w:rsid w:val="000E4F0E"/>
    <w:rsid w:val="000E6095"/>
    <w:rsid w:val="000E62EF"/>
    <w:rsid w:val="000F06F3"/>
    <w:rsid w:val="000F15F5"/>
    <w:rsid w:val="000F18F7"/>
    <w:rsid w:val="000F290B"/>
    <w:rsid w:val="000F3316"/>
    <w:rsid w:val="000F3C3B"/>
    <w:rsid w:val="000F4678"/>
    <w:rsid w:val="000F6264"/>
    <w:rsid w:val="00100A29"/>
    <w:rsid w:val="001012F3"/>
    <w:rsid w:val="001013DC"/>
    <w:rsid w:val="00101C4D"/>
    <w:rsid w:val="0010251A"/>
    <w:rsid w:val="00102858"/>
    <w:rsid w:val="0010395D"/>
    <w:rsid w:val="001046C8"/>
    <w:rsid w:val="00104877"/>
    <w:rsid w:val="0010496A"/>
    <w:rsid w:val="0010632D"/>
    <w:rsid w:val="00106AE3"/>
    <w:rsid w:val="00106FA0"/>
    <w:rsid w:val="001117A5"/>
    <w:rsid w:val="00112173"/>
    <w:rsid w:val="001135C1"/>
    <w:rsid w:val="001137EA"/>
    <w:rsid w:val="0011550C"/>
    <w:rsid w:val="00116C27"/>
    <w:rsid w:val="0012135C"/>
    <w:rsid w:val="001227F8"/>
    <w:rsid w:val="00123600"/>
    <w:rsid w:val="0012614B"/>
    <w:rsid w:val="00126E5D"/>
    <w:rsid w:val="0012721A"/>
    <w:rsid w:val="00133F21"/>
    <w:rsid w:val="00135A0C"/>
    <w:rsid w:val="00135F41"/>
    <w:rsid w:val="00136A70"/>
    <w:rsid w:val="00143715"/>
    <w:rsid w:val="00144F3F"/>
    <w:rsid w:val="001458FF"/>
    <w:rsid w:val="0014596D"/>
    <w:rsid w:val="00145B59"/>
    <w:rsid w:val="001461D3"/>
    <w:rsid w:val="001465C1"/>
    <w:rsid w:val="00146FDE"/>
    <w:rsid w:val="00147329"/>
    <w:rsid w:val="00151AC3"/>
    <w:rsid w:val="00152A17"/>
    <w:rsid w:val="00152B29"/>
    <w:rsid w:val="00153018"/>
    <w:rsid w:val="0015398F"/>
    <w:rsid w:val="00157813"/>
    <w:rsid w:val="00157ABC"/>
    <w:rsid w:val="00157D57"/>
    <w:rsid w:val="0016512B"/>
    <w:rsid w:val="00166EBC"/>
    <w:rsid w:val="001672D4"/>
    <w:rsid w:val="00170DA1"/>
    <w:rsid w:val="00173FCD"/>
    <w:rsid w:val="001741AB"/>
    <w:rsid w:val="00175B15"/>
    <w:rsid w:val="00177D13"/>
    <w:rsid w:val="00177D6A"/>
    <w:rsid w:val="00180D02"/>
    <w:rsid w:val="00180F78"/>
    <w:rsid w:val="001830C1"/>
    <w:rsid w:val="001831D4"/>
    <w:rsid w:val="0018343F"/>
    <w:rsid w:val="00185837"/>
    <w:rsid w:val="00185BAF"/>
    <w:rsid w:val="00185C87"/>
    <w:rsid w:val="001874FB"/>
    <w:rsid w:val="00190F93"/>
    <w:rsid w:val="00190FE8"/>
    <w:rsid w:val="00193343"/>
    <w:rsid w:val="00193513"/>
    <w:rsid w:val="00196052"/>
    <w:rsid w:val="00197FA2"/>
    <w:rsid w:val="001A0D2C"/>
    <w:rsid w:val="001A2810"/>
    <w:rsid w:val="001A2FBF"/>
    <w:rsid w:val="001A3189"/>
    <w:rsid w:val="001A3BA8"/>
    <w:rsid w:val="001A3F9C"/>
    <w:rsid w:val="001A44DB"/>
    <w:rsid w:val="001A5B72"/>
    <w:rsid w:val="001B0193"/>
    <w:rsid w:val="001B0B0A"/>
    <w:rsid w:val="001B19C5"/>
    <w:rsid w:val="001B3BC2"/>
    <w:rsid w:val="001B4800"/>
    <w:rsid w:val="001B5039"/>
    <w:rsid w:val="001B6AA0"/>
    <w:rsid w:val="001C0143"/>
    <w:rsid w:val="001C0462"/>
    <w:rsid w:val="001C09AE"/>
    <w:rsid w:val="001C11D2"/>
    <w:rsid w:val="001C3310"/>
    <w:rsid w:val="001C4555"/>
    <w:rsid w:val="001C45C5"/>
    <w:rsid w:val="001C49EC"/>
    <w:rsid w:val="001C4E0C"/>
    <w:rsid w:val="001C5FA5"/>
    <w:rsid w:val="001C7854"/>
    <w:rsid w:val="001D6464"/>
    <w:rsid w:val="001D7CA6"/>
    <w:rsid w:val="001E272C"/>
    <w:rsid w:val="001E34D8"/>
    <w:rsid w:val="001E3643"/>
    <w:rsid w:val="001E3D54"/>
    <w:rsid w:val="001E3FC4"/>
    <w:rsid w:val="001E4350"/>
    <w:rsid w:val="001E5A26"/>
    <w:rsid w:val="001E7C85"/>
    <w:rsid w:val="001F08B0"/>
    <w:rsid w:val="001F1D99"/>
    <w:rsid w:val="001F2AD8"/>
    <w:rsid w:val="001F352C"/>
    <w:rsid w:val="001F3F84"/>
    <w:rsid w:val="001F4EE7"/>
    <w:rsid w:val="001F592D"/>
    <w:rsid w:val="001F665A"/>
    <w:rsid w:val="00200C0D"/>
    <w:rsid w:val="002025A8"/>
    <w:rsid w:val="002039C1"/>
    <w:rsid w:val="00210EF4"/>
    <w:rsid w:val="00212F49"/>
    <w:rsid w:val="00213D20"/>
    <w:rsid w:val="00215551"/>
    <w:rsid w:val="00216D1E"/>
    <w:rsid w:val="00220F8C"/>
    <w:rsid w:val="0022121F"/>
    <w:rsid w:val="0022145F"/>
    <w:rsid w:val="00222186"/>
    <w:rsid w:val="00222296"/>
    <w:rsid w:val="00222404"/>
    <w:rsid w:val="00223DA4"/>
    <w:rsid w:val="00227421"/>
    <w:rsid w:val="00227A0A"/>
    <w:rsid w:val="00227B5C"/>
    <w:rsid w:val="00230344"/>
    <w:rsid w:val="00230C28"/>
    <w:rsid w:val="002324ED"/>
    <w:rsid w:val="002347EF"/>
    <w:rsid w:val="0023490D"/>
    <w:rsid w:val="00234942"/>
    <w:rsid w:val="00235220"/>
    <w:rsid w:val="0023592F"/>
    <w:rsid w:val="00236D04"/>
    <w:rsid w:val="00237DA5"/>
    <w:rsid w:val="002400D2"/>
    <w:rsid w:val="00242191"/>
    <w:rsid w:val="00242252"/>
    <w:rsid w:val="00252206"/>
    <w:rsid w:val="00252C11"/>
    <w:rsid w:val="00252D72"/>
    <w:rsid w:val="00256E81"/>
    <w:rsid w:val="00260C77"/>
    <w:rsid w:val="00262081"/>
    <w:rsid w:val="0026347E"/>
    <w:rsid w:val="00263EFE"/>
    <w:rsid w:val="00264D6D"/>
    <w:rsid w:val="00266525"/>
    <w:rsid w:val="00266A87"/>
    <w:rsid w:val="00266B1A"/>
    <w:rsid w:val="0027083E"/>
    <w:rsid w:val="00273D96"/>
    <w:rsid w:val="00274A86"/>
    <w:rsid w:val="00274B73"/>
    <w:rsid w:val="00291C80"/>
    <w:rsid w:val="00292319"/>
    <w:rsid w:val="00293EA3"/>
    <w:rsid w:val="002945BE"/>
    <w:rsid w:val="00296D7C"/>
    <w:rsid w:val="002A09D6"/>
    <w:rsid w:val="002A2717"/>
    <w:rsid w:val="002A2EF5"/>
    <w:rsid w:val="002A462D"/>
    <w:rsid w:val="002A5916"/>
    <w:rsid w:val="002A5AF9"/>
    <w:rsid w:val="002A74F2"/>
    <w:rsid w:val="002B10C1"/>
    <w:rsid w:val="002B20D3"/>
    <w:rsid w:val="002B3CDF"/>
    <w:rsid w:val="002B596A"/>
    <w:rsid w:val="002B5ED6"/>
    <w:rsid w:val="002C0BEC"/>
    <w:rsid w:val="002C0F01"/>
    <w:rsid w:val="002C4EE9"/>
    <w:rsid w:val="002C79B3"/>
    <w:rsid w:val="002D00CF"/>
    <w:rsid w:val="002D021D"/>
    <w:rsid w:val="002D0532"/>
    <w:rsid w:val="002D0983"/>
    <w:rsid w:val="002D12A4"/>
    <w:rsid w:val="002D2B80"/>
    <w:rsid w:val="002D414B"/>
    <w:rsid w:val="002D4B04"/>
    <w:rsid w:val="002D5163"/>
    <w:rsid w:val="002D6619"/>
    <w:rsid w:val="002E027C"/>
    <w:rsid w:val="002E16C4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AB3"/>
    <w:rsid w:val="002F400F"/>
    <w:rsid w:val="002F664D"/>
    <w:rsid w:val="002F7274"/>
    <w:rsid w:val="002F7BB9"/>
    <w:rsid w:val="0030145F"/>
    <w:rsid w:val="003022DB"/>
    <w:rsid w:val="00303B55"/>
    <w:rsid w:val="00304848"/>
    <w:rsid w:val="003049B1"/>
    <w:rsid w:val="00307BFA"/>
    <w:rsid w:val="0031090D"/>
    <w:rsid w:val="00312C3B"/>
    <w:rsid w:val="00312DD8"/>
    <w:rsid w:val="00314329"/>
    <w:rsid w:val="00314C95"/>
    <w:rsid w:val="00315046"/>
    <w:rsid w:val="00315FEC"/>
    <w:rsid w:val="00316D5B"/>
    <w:rsid w:val="00316D5C"/>
    <w:rsid w:val="00317011"/>
    <w:rsid w:val="00322C04"/>
    <w:rsid w:val="00322F47"/>
    <w:rsid w:val="0032360A"/>
    <w:rsid w:val="003261DF"/>
    <w:rsid w:val="00327E05"/>
    <w:rsid w:val="0033013D"/>
    <w:rsid w:val="003309C2"/>
    <w:rsid w:val="0033118E"/>
    <w:rsid w:val="003319BB"/>
    <w:rsid w:val="00333EDF"/>
    <w:rsid w:val="00335393"/>
    <w:rsid w:val="00336130"/>
    <w:rsid w:val="00336979"/>
    <w:rsid w:val="00337B70"/>
    <w:rsid w:val="003426B1"/>
    <w:rsid w:val="003431EB"/>
    <w:rsid w:val="00343CF9"/>
    <w:rsid w:val="00344D35"/>
    <w:rsid w:val="00345762"/>
    <w:rsid w:val="00345B0D"/>
    <w:rsid w:val="00350084"/>
    <w:rsid w:val="0035045A"/>
    <w:rsid w:val="0035285B"/>
    <w:rsid w:val="00353B21"/>
    <w:rsid w:val="00354BEF"/>
    <w:rsid w:val="00354F5A"/>
    <w:rsid w:val="003563E6"/>
    <w:rsid w:val="00356C09"/>
    <w:rsid w:val="00356F63"/>
    <w:rsid w:val="0036057F"/>
    <w:rsid w:val="00360DDD"/>
    <w:rsid w:val="00363CBE"/>
    <w:rsid w:val="00364289"/>
    <w:rsid w:val="003646FF"/>
    <w:rsid w:val="00366FD1"/>
    <w:rsid w:val="003701C2"/>
    <w:rsid w:val="003703F9"/>
    <w:rsid w:val="00370E81"/>
    <w:rsid w:val="00374123"/>
    <w:rsid w:val="00374FA5"/>
    <w:rsid w:val="00375F0B"/>
    <w:rsid w:val="00380C2F"/>
    <w:rsid w:val="0038322D"/>
    <w:rsid w:val="00383728"/>
    <w:rsid w:val="00385691"/>
    <w:rsid w:val="0038635F"/>
    <w:rsid w:val="00386654"/>
    <w:rsid w:val="00386C3A"/>
    <w:rsid w:val="00387BF7"/>
    <w:rsid w:val="00391B7E"/>
    <w:rsid w:val="00391D7D"/>
    <w:rsid w:val="003A0331"/>
    <w:rsid w:val="003A13C8"/>
    <w:rsid w:val="003A1731"/>
    <w:rsid w:val="003A2160"/>
    <w:rsid w:val="003A21EB"/>
    <w:rsid w:val="003A2E54"/>
    <w:rsid w:val="003A5020"/>
    <w:rsid w:val="003A676D"/>
    <w:rsid w:val="003A7727"/>
    <w:rsid w:val="003B4CB6"/>
    <w:rsid w:val="003B5E9D"/>
    <w:rsid w:val="003B69C0"/>
    <w:rsid w:val="003C2865"/>
    <w:rsid w:val="003C3149"/>
    <w:rsid w:val="003C57BD"/>
    <w:rsid w:val="003C639F"/>
    <w:rsid w:val="003C6718"/>
    <w:rsid w:val="003C6DC1"/>
    <w:rsid w:val="003C7154"/>
    <w:rsid w:val="003C7B93"/>
    <w:rsid w:val="003D0704"/>
    <w:rsid w:val="003D0B2F"/>
    <w:rsid w:val="003D1D35"/>
    <w:rsid w:val="003D2C43"/>
    <w:rsid w:val="003D3A4D"/>
    <w:rsid w:val="003D3DA9"/>
    <w:rsid w:val="003D5605"/>
    <w:rsid w:val="003E027A"/>
    <w:rsid w:val="003E1BBF"/>
    <w:rsid w:val="003E1FC2"/>
    <w:rsid w:val="003E29A7"/>
    <w:rsid w:val="003E3B92"/>
    <w:rsid w:val="003E5176"/>
    <w:rsid w:val="003E55C1"/>
    <w:rsid w:val="003E7F74"/>
    <w:rsid w:val="003F26FB"/>
    <w:rsid w:val="003F2A36"/>
    <w:rsid w:val="003F35CD"/>
    <w:rsid w:val="003F3AEF"/>
    <w:rsid w:val="003F627B"/>
    <w:rsid w:val="003F62DC"/>
    <w:rsid w:val="003F71ED"/>
    <w:rsid w:val="003F72AF"/>
    <w:rsid w:val="003F7ACF"/>
    <w:rsid w:val="004014FB"/>
    <w:rsid w:val="004024E8"/>
    <w:rsid w:val="00403C27"/>
    <w:rsid w:val="004051AC"/>
    <w:rsid w:val="00406DC4"/>
    <w:rsid w:val="00411D5B"/>
    <w:rsid w:val="00412125"/>
    <w:rsid w:val="00412B62"/>
    <w:rsid w:val="00413190"/>
    <w:rsid w:val="00413539"/>
    <w:rsid w:val="0041436C"/>
    <w:rsid w:val="00420440"/>
    <w:rsid w:val="00421084"/>
    <w:rsid w:val="004222CE"/>
    <w:rsid w:val="004241D1"/>
    <w:rsid w:val="00424712"/>
    <w:rsid w:val="004248BA"/>
    <w:rsid w:val="00425E9D"/>
    <w:rsid w:val="00426776"/>
    <w:rsid w:val="0042690D"/>
    <w:rsid w:val="00427AA2"/>
    <w:rsid w:val="00430202"/>
    <w:rsid w:val="00430408"/>
    <w:rsid w:val="004307EF"/>
    <w:rsid w:val="00430A24"/>
    <w:rsid w:val="0043622A"/>
    <w:rsid w:val="00437CC5"/>
    <w:rsid w:val="00442DC2"/>
    <w:rsid w:val="004445DF"/>
    <w:rsid w:val="004465E9"/>
    <w:rsid w:val="004479E4"/>
    <w:rsid w:val="00451032"/>
    <w:rsid w:val="004510D0"/>
    <w:rsid w:val="00453453"/>
    <w:rsid w:val="004536E0"/>
    <w:rsid w:val="004552A5"/>
    <w:rsid w:val="004574C1"/>
    <w:rsid w:val="0046038F"/>
    <w:rsid w:val="00461A8A"/>
    <w:rsid w:val="00461CFD"/>
    <w:rsid w:val="00461E4F"/>
    <w:rsid w:val="004625B5"/>
    <w:rsid w:val="00463390"/>
    <w:rsid w:val="00464E8C"/>
    <w:rsid w:val="00465279"/>
    <w:rsid w:val="00466B4E"/>
    <w:rsid w:val="00467379"/>
    <w:rsid w:val="00471579"/>
    <w:rsid w:val="0047169D"/>
    <w:rsid w:val="00472AC5"/>
    <w:rsid w:val="004732B6"/>
    <w:rsid w:val="0047462B"/>
    <w:rsid w:val="00475BCF"/>
    <w:rsid w:val="00476D14"/>
    <w:rsid w:val="00477218"/>
    <w:rsid w:val="0048013A"/>
    <w:rsid w:val="004801A9"/>
    <w:rsid w:val="004823DA"/>
    <w:rsid w:val="00485AD4"/>
    <w:rsid w:val="00486455"/>
    <w:rsid w:val="00486510"/>
    <w:rsid w:val="0048740F"/>
    <w:rsid w:val="00492169"/>
    <w:rsid w:val="00493599"/>
    <w:rsid w:val="004935E0"/>
    <w:rsid w:val="00496EAB"/>
    <w:rsid w:val="00497147"/>
    <w:rsid w:val="00497361"/>
    <w:rsid w:val="004A001A"/>
    <w:rsid w:val="004A0D1C"/>
    <w:rsid w:val="004A2698"/>
    <w:rsid w:val="004A493F"/>
    <w:rsid w:val="004A6505"/>
    <w:rsid w:val="004A73B5"/>
    <w:rsid w:val="004B1DCC"/>
    <w:rsid w:val="004B30DF"/>
    <w:rsid w:val="004B3549"/>
    <w:rsid w:val="004B3D73"/>
    <w:rsid w:val="004C06EF"/>
    <w:rsid w:val="004C27E6"/>
    <w:rsid w:val="004C389F"/>
    <w:rsid w:val="004D58A7"/>
    <w:rsid w:val="004D6680"/>
    <w:rsid w:val="004D6DAE"/>
    <w:rsid w:val="004E077E"/>
    <w:rsid w:val="004E08F0"/>
    <w:rsid w:val="004E12A3"/>
    <w:rsid w:val="004E6135"/>
    <w:rsid w:val="004E6918"/>
    <w:rsid w:val="004E7F6B"/>
    <w:rsid w:val="004F0996"/>
    <w:rsid w:val="004F0C56"/>
    <w:rsid w:val="004F64DC"/>
    <w:rsid w:val="004F75B6"/>
    <w:rsid w:val="00501533"/>
    <w:rsid w:val="00502E81"/>
    <w:rsid w:val="00504B33"/>
    <w:rsid w:val="005065B1"/>
    <w:rsid w:val="00513EF2"/>
    <w:rsid w:val="0051434B"/>
    <w:rsid w:val="00514A38"/>
    <w:rsid w:val="00514A9E"/>
    <w:rsid w:val="0051772B"/>
    <w:rsid w:val="00517AE5"/>
    <w:rsid w:val="00517B9C"/>
    <w:rsid w:val="00517F3A"/>
    <w:rsid w:val="0052280E"/>
    <w:rsid w:val="00522F35"/>
    <w:rsid w:val="005230FB"/>
    <w:rsid w:val="00524878"/>
    <w:rsid w:val="00524E4E"/>
    <w:rsid w:val="00526786"/>
    <w:rsid w:val="005279A7"/>
    <w:rsid w:val="00530099"/>
    <w:rsid w:val="00530478"/>
    <w:rsid w:val="005307B9"/>
    <w:rsid w:val="005318CF"/>
    <w:rsid w:val="00534420"/>
    <w:rsid w:val="005347FD"/>
    <w:rsid w:val="00536419"/>
    <w:rsid w:val="00536992"/>
    <w:rsid w:val="00542689"/>
    <w:rsid w:val="0054502F"/>
    <w:rsid w:val="00550F37"/>
    <w:rsid w:val="005528EC"/>
    <w:rsid w:val="00552A58"/>
    <w:rsid w:val="005531C7"/>
    <w:rsid w:val="00553C8E"/>
    <w:rsid w:val="00554225"/>
    <w:rsid w:val="005551FC"/>
    <w:rsid w:val="005552E8"/>
    <w:rsid w:val="00556C0C"/>
    <w:rsid w:val="00557479"/>
    <w:rsid w:val="00560BC8"/>
    <w:rsid w:val="00562456"/>
    <w:rsid w:val="00563CAA"/>
    <w:rsid w:val="00564DB2"/>
    <w:rsid w:val="00567BD4"/>
    <w:rsid w:val="0057005B"/>
    <w:rsid w:val="00574D35"/>
    <w:rsid w:val="00575C91"/>
    <w:rsid w:val="00577789"/>
    <w:rsid w:val="00580207"/>
    <w:rsid w:val="00585833"/>
    <w:rsid w:val="0058722B"/>
    <w:rsid w:val="00590D7A"/>
    <w:rsid w:val="005922E9"/>
    <w:rsid w:val="005949B9"/>
    <w:rsid w:val="005951FA"/>
    <w:rsid w:val="00597631"/>
    <w:rsid w:val="0059799E"/>
    <w:rsid w:val="005A145B"/>
    <w:rsid w:val="005A6144"/>
    <w:rsid w:val="005A68FA"/>
    <w:rsid w:val="005B176D"/>
    <w:rsid w:val="005B1E68"/>
    <w:rsid w:val="005B2E56"/>
    <w:rsid w:val="005B47AF"/>
    <w:rsid w:val="005B6782"/>
    <w:rsid w:val="005B6CEC"/>
    <w:rsid w:val="005B7664"/>
    <w:rsid w:val="005B779B"/>
    <w:rsid w:val="005C621D"/>
    <w:rsid w:val="005C77BA"/>
    <w:rsid w:val="005C7F4C"/>
    <w:rsid w:val="005D012A"/>
    <w:rsid w:val="005D122E"/>
    <w:rsid w:val="005D1D51"/>
    <w:rsid w:val="005D3CE7"/>
    <w:rsid w:val="005D4E4C"/>
    <w:rsid w:val="005D75F5"/>
    <w:rsid w:val="005D7834"/>
    <w:rsid w:val="005E4D35"/>
    <w:rsid w:val="005E6002"/>
    <w:rsid w:val="005E60D6"/>
    <w:rsid w:val="005F00A5"/>
    <w:rsid w:val="005F1756"/>
    <w:rsid w:val="005F2EFF"/>
    <w:rsid w:val="005F429B"/>
    <w:rsid w:val="005F46A8"/>
    <w:rsid w:val="005F4FD4"/>
    <w:rsid w:val="005F5805"/>
    <w:rsid w:val="005F58F9"/>
    <w:rsid w:val="005F7DD1"/>
    <w:rsid w:val="005F7FB9"/>
    <w:rsid w:val="00601856"/>
    <w:rsid w:val="00603DBA"/>
    <w:rsid w:val="0060500D"/>
    <w:rsid w:val="006056AF"/>
    <w:rsid w:val="006066B8"/>
    <w:rsid w:val="006066E4"/>
    <w:rsid w:val="00606C69"/>
    <w:rsid w:val="00607327"/>
    <w:rsid w:val="00611D04"/>
    <w:rsid w:val="00612DF0"/>
    <w:rsid w:val="00614146"/>
    <w:rsid w:val="00614552"/>
    <w:rsid w:val="0061554D"/>
    <w:rsid w:val="00621930"/>
    <w:rsid w:val="00622E2C"/>
    <w:rsid w:val="00623055"/>
    <w:rsid w:val="006241FF"/>
    <w:rsid w:val="00626AE7"/>
    <w:rsid w:val="00626C16"/>
    <w:rsid w:val="00627415"/>
    <w:rsid w:val="00627A09"/>
    <w:rsid w:val="00632E4B"/>
    <w:rsid w:val="00634B90"/>
    <w:rsid w:val="0064151C"/>
    <w:rsid w:val="00643098"/>
    <w:rsid w:val="0064609D"/>
    <w:rsid w:val="00653673"/>
    <w:rsid w:val="00653ACA"/>
    <w:rsid w:val="00655E45"/>
    <w:rsid w:val="0066117E"/>
    <w:rsid w:val="006616C2"/>
    <w:rsid w:val="0066208D"/>
    <w:rsid w:val="006634B6"/>
    <w:rsid w:val="00667909"/>
    <w:rsid w:val="00667F39"/>
    <w:rsid w:val="00671120"/>
    <w:rsid w:val="00675CC7"/>
    <w:rsid w:val="00676886"/>
    <w:rsid w:val="006800F6"/>
    <w:rsid w:val="006812A4"/>
    <w:rsid w:val="00681E58"/>
    <w:rsid w:val="006829EB"/>
    <w:rsid w:val="00682F17"/>
    <w:rsid w:val="00683CA1"/>
    <w:rsid w:val="00684170"/>
    <w:rsid w:val="00684C40"/>
    <w:rsid w:val="00686E03"/>
    <w:rsid w:val="00687976"/>
    <w:rsid w:val="0069011A"/>
    <w:rsid w:val="00693ACF"/>
    <w:rsid w:val="00695202"/>
    <w:rsid w:val="006A0401"/>
    <w:rsid w:val="006A30E9"/>
    <w:rsid w:val="006A5174"/>
    <w:rsid w:val="006A5319"/>
    <w:rsid w:val="006B1CF6"/>
    <w:rsid w:val="006B299F"/>
    <w:rsid w:val="006B3603"/>
    <w:rsid w:val="006B3F0A"/>
    <w:rsid w:val="006B50A9"/>
    <w:rsid w:val="006B6189"/>
    <w:rsid w:val="006C057D"/>
    <w:rsid w:val="006C0925"/>
    <w:rsid w:val="006C1F8C"/>
    <w:rsid w:val="006C213C"/>
    <w:rsid w:val="006C49F8"/>
    <w:rsid w:val="006C5826"/>
    <w:rsid w:val="006D0FE1"/>
    <w:rsid w:val="006D186A"/>
    <w:rsid w:val="006D1906"/>
    <w:rsid w:val="006D474B"/>
    <w:rsid w:val="006D5381"/>
    <w:rsid w:val="006D54D7"/>
    <w:rsid w:val="006D55BF"/>
    <w:rsid w:val="006E1F10"/>
    <w:rsid w:val="006E22FF"/>
    <w:rsid w:val="006E76F1"/>
    <w:rsid w:val="006E7D2F"/>
    <w:rsid w:val="006F0D45"/>
    <w:rsid w:val="006F1D12"/>
    <w:rsid w:val="006F27C7"/>
    <w:rsid w:val="006F2F10"/>
    <w:rsid w:val="006F5656"/>
    <w:rsid w:val="006F664D"/>
    <w:rsid w:val="006F72EF"/>
    <w:rsid w:val="006F7DCA"/>
    <w:rsid w:val="00700BD1"/>
    <w:rsid w:val="007011EB"/>
    <w:rsid w:val="0070489F"/>
    <w:rsid w:val="0070670B"/>
    <w:rsid w:val="007079CA"/>
    <w:rsid w:val="00710424"/>
    <w:rsid w:val="00711AA6"/>
    <w:rsid w:val="00712F94"/>
    <w:rsid w:val="00713043"/>
    <w:rsid w:val="007146A9"/>
    <w:rsid w:val="007159BD"/>
    <w:rsid w:val="007178F4"/>
    <w:rsid w:val="007200B1"/>
    <w:rsid w:val="00721FD1"/>
    <w:rsid w:val="00722225"/>
    <w:rsid w:val="00724479"/>
    <w:rsid w:val="00732563"/>
    <w:rsid w:val="00732723"/>
    <w:rsid w:val="00732DB1"/>
    <w:rsid w:val="00733654"/>
    <w:rsid w:val="00736A97"/>
    <w:rsid w:val="0073760C"/>
    <w:rsid w:val="00742174"/>
    <w:rsid w:val="007433E6"/>
    <w:rsid w:val="00745BBD"/>
    <w:rsid w:val="007467D6"/>
    <w:rsid w:val="007515E9"/>
    <w:rsid w:val="007528FB"/>
    <w:rsid w:val="00753ED8"/>
    <w:rsid w:val="007569DE"/>
    <w:rsid w:val="00757930"/>
    <w:rsid w:val="007615D2"/>
    <w:rsid w:val="00761BD3"/>
    <w:rsid w:val="007657EA"/>
    <w:rsid w:val="00770094"/>
    <w:rsid w:val="00770E36"/>
    <w:rsid w:val="00771562"/>
    <w:rsid w:val="00771F56"/>
    <w:rsid w:val="00772AE4"/>
    <w:rsid w:val="007732E7"/>
    <w:rsid w:val="007733EB"/>
    <w:rsid w:val="0077558F"/>
    <w:rsid w:val="00775BCD"/>
    <w:rsid w:val="0077613F"/>
    <w:rsid w:val="00776967"/>
    <w:rsid w:val="00777655"/>
    <w:rsid w:val="00780299"/>
    <w:rsid w:val="00780D46"/>
    <w:rsid w:val="00781E67"/>
    <w:rsid w:val="007851B5"/>
    <w:rsid w:val="00786292"/>
    <w:rsid w:val="007868E7"/>
    <w:rsid w:val="0079177F"/>
    <w:rsid w:val="00791B91"/>
    <w:rsid w:val="00791B9A"/>
    <w:rsid w:val="00792ED8"/>
    <w:rsid w:val="00793477"/>
    <w:rsid w:val="00796E9A"/>
    <w:rsid w:val="00797966"/>
    <w:rsid w:val="007A0A95"/>
    <w:rsid w:val="007A1214"/>
    <w:rsid w:val="007A1668"/>
    <w:rsid w:val="007A16CB"/>
    <w:rsid w:val="007A537B"/>
    <w:rsid w:val="007A5AD1"/>
    <w:rsid w:val="007A6AEF"/>
    <w:rsid w:val="007A6F0E"/>
    <w:rsid w:val="007A778F"/>
    <w:rsid w:val="007B0019"/>
    <w:rsid w:val="007B1443"/>
    <w:rsid w:val="007B1EA3"/>
    <w:rsid w:val="007B2EF2"/>
    <w:rsid w:val="007B33A1"/>
    <w:rsid w:val="007B445C"/>
    <w:rsid w:val="007B5241"/>
    <w:rsid w:val="007B69BC"/>
    <w:rsid w:val="007B7B3F"/>
    <w:rsid w:val="007C1F8A"/>
    <w:rsid w:val="007C2348"/>
    <w:rsid w:val="007C3614"/>
    <w:rsid w:val="007C3AEB"/>
    <w:rsid w:val="007C3B3D"/>
    <w:rsid w:val="007C45E8"/>
    <w:rsid w:val="007C604E"/>
    <w:rsid w:val="007C6818"/>
    <w:rsid w:val="007C6D1B"/>
    <w:rsid w:val="007C79DF"/>
    <w:rsid w:val="007D296F"/>
    <w:rsid w:val="007D307F"/>
    <w:rsid w:val="007D5A3B"/>
    <w:rsid w:val="007D7641"/>
    <w:rsid w:val="007E1DEC"/>
    <w:rsid w:val="007E364E"/>
    <w:rsid w:val="007E47DA"/>
    <w:rsid w:val="007E4EAA"/>
    <w:rsid w:val="007E4F72"/>
    <w:rsid w:val="007E5078"/>
    <w:rsid w:val="007E6CE2"/>
    <w:rsid w:val="007F492A"/>
    <w:rsid w:val="007F5600"/>
    <w:rsid w:val="007F592C"/>
    <w:rsid w:val="007F67E7"/>
    <w:rsid w:val="007F6A53"/>
    <w:rsid w:val="007F6A7A"/>
    <w:rsid w:val="007F7A5E"/>
    <w:rsid w:val="007F7CFC"/>
    <w:rsid w:val="007F7DC6"/>
    <w:rsid w:val="0080467C"/>
    <w:rsid w:val="00804946"/>
    <w:rsid w:val="008065EE"/>
    <w:rsid w:val="00810285"/>
    <w:rsid w:val="0081079A"/>
    <w:rsid w:val="008109BB"/>
    <w:rsid w:val="00813416"/>
    <w:rsid w:val="0081551B"/>
    <w:rsid w:val="00815D66"/>
    <w:rsid w:val="00816AE2"/>
    <w:rsid w:val="00817F1C"/>
    <w:rsid w:val="00820477"/>
    <w:rsid w:val="00820951"/>
    <w:rsid w:val="0082199A"/>
    <w:rsid w:val="00824D20"/>
    <w:rsid w:val="0082567F"/>
    <w:rsid w:val="0083011C"/>
    <w:rsid w:val="00830EB9"/>
    <w:rsid w:val="0083127E"/>
    <w:rsid w:val="00831C23"/>
    <w:rsid w:val="00834BC2"/>
    <w:rsid w:val="008354C4"/>
    <w:rsid w:val="008354D0"/>
    <w:rsid w:val="00836B65"/>
    <w:rsid w:val="00837373"/>
    <w:rsid w:val="008404C3"/>
    <w:rsid w:val="00840EE8"/>
    <w:rsid w:val="00843BA7"/>
    <w:rsid w:val="00844DB1"/>
    <w:rsid w:val="00845289"/>
    <w:rsid w:val="00851406"/>
    <w:rsid w:val="00851B38"/>
    <w:rsid w:val="00852C46"/>
    <w:rsid w:val="00852D07"/>
    <w:rsid w:val="00853D2A"/>
    <w:rsid w:val="0085410E"/>
    <w:rsid w:val="00857752"/>
    <w:rsid w:val="008603B3"/>
    <w:rsid w:val="008604F4"/>
    <w:rsid w:val="00860594"/>
    <w:rsid w:val="00862F08"/>
    <w:rsid w:val="0086487D"/>
    <w:rsid w:val="008652D8"/>
    <w:rsid w:val="00866708"/>
    <w:rsid w:val="00870291"/>
    <w:rsid w:val="008708BD"/>
    <w:rsid w:val="00871E8B"/>
    <w:rsid w:val="00873ABD"/>
    <w:rsid w:val="00873E86"/>
    <w:rsid w:val="00877660"/>
    <w:rsid w:val="0088011B"/>
    <w:rsid w:val="00882AFC"/>
    <w:rsid w:val="00884D32"/>
    <w:rsid w:val="00885ACA"/>
    <w:rsid w:val="008866E8"/>
    <w:rsid w:val="00887885"/>
    <w:rsid w:val="0089183D"/>
    <w:rsid w:val="00891F5F"/>
    <w:rsid w:val="00893858"/>
    <w:rsid w:val="0089397D"/>
    <w:rsid w:val="0089467C"/>
    <w:rsid w:val="0089502E"/>
    <w:rsid w:val="00895435"/>
    <w:rsid w:val="00895A65"/>
    <w:rsid w:val="0089708E"/>
    <w:rsid w:val="008A5A7E"/>
    <w:rsid w:val="008A6601"/>
    <w:rsid w:val="008B0DB7"/>
    <w:rsid w:val="008B1985"/>
    <w:rsid w:val="008B275A"/>
    <w:rsid w:val="008B2789"/>
    <w:rsid w:val="008B3422"/>
    <w:rsid w:val="008B3B50"/>
    <w:rsid w:val="008B4664"/>
    <w:rsid w:val="008B55C0"/>
    <w:rsid w:val="008B5656"/>
    <w:rsid w:val="008B5D0D"/>
    <w:rsid w:val="008B6029"/>
    <w:rsid w:val="008B7BB4"/>
    <w:rsid w:val="008C1358"/>
    <w:rsid w:val="008C266A"/>
    <w:rsid w:val="008C4B4D"/>
    <w:rsid w:val="008C670A"/>
    <w:rsid w:val="008C7F95"/>
    <w:rsid w:val="008D0957"/>
    <w:rsid w:val="008D4138"/>
    <w:rsid w:val="008D5010"/>
    <w:rsid w:val="008D790F"/>
    <w:rsid w:val="008D7AC1"/>
    <w:rsid w:val="008E07DD"/>
    <w:rsid w:val="008E79BE"/>
    <w:rsid w:val="008F01B7"/>
    <w:rsid w:val="008F0919"/>
    <w:rsid w:val="008F18E4"/>
    <w:rsid w:val="008F3A12"/>
    <w:rsid w:val="008F456C"/>
    <w:rsid w:val="008F5319"/>
    <w:rsid w:val="008F6E88"/>
    <w:rsid w:val="008F774E"/>
    <w:rsid w:val="00901EA5"/>
    <w:rsid w:val="0090286D"/>
    <w:rsid w:val="009028B5"/>
    <w:rsid w:val="00902D5A"/>
    <w:rsid w:val="00902F13"/>
    <w:rsid w:val="00903196"/>
    <w:rsid w:val="009032DC"/>
    <w:rsid w:val="00904183"/>
    <w:rsid w:val="00906262"/>
    <w:rsid w:val="00915F74"/>
    <w:rsid w:val="00916FAB"/>
    <w:rsid w:val="00920224"/>
    <w:rsid w:val="0092044E"/>
    <w:rsid w:val="00920943"/>
    <w:rsid w:val="00922262"/>
    <w:rsid w:val="00922302"/>
    <w:rsid w:val="00926277"/>
    <w:rsid w:val="00927CCC"/>
    <w:rsid w:val="00930A3E"/>
    <w:rsid w:val="00931CE5"/>
    <w:rsid w:val="00932971"/>
    <w:rsid w:val="00932FB4"/>
    <w:rsid w:val="0093351A"/>
    <w:rsid w:val="009355EA"/>
    <w:rsid w:val="00935B93"/>
    <w:rsid w:val="009404C1"/>
    <w:rsid w:val="009432E4"/>
    <w:rsid w:val="0094342C"/>
    <w:rsid w:val="00944FF0"/>
    <w:rsid w:val="00947A25"/>
    <w:rsid w:val="00952076"/>
    <w:rsid w:val="00952216"/>
    <w:rsid w:val="00952581"/>
    <w:rsid w:val="00952F78"/>
    <w:rsid w:val="00954A52"/>
    <w:rsid w:val="00954BE3"/>
    <w:rsid w:val="00957AD6"/>
    <w:rsid w:val="00961E5B"/>
    <w:rsid w:val="009628DB"/>
    <w:rsid w:val="009642C8"/>
    <w:rsid w:val="009643C7"/>
    <w:rsid w:val="00965202"/>
    <w:rsid w:val="00970B89"/>
    <w:rsid w:val="009733CD"/>
    <w:rsid w:val="009749F7"/>
    <w:rsid w:val="009765F3"/>
    <w:rsid w:val="00977C5E"/>
    <w:rsid w:val="00982304"/>
    <w:rsid w:val="0098587A"/>
    <w:rsid w:val="00986ADF"/>
    <w:rsid w:val="00992871"/>
    <w:rsid w:val="00995ECF"/>
    <w:rsid w:val="009964C9"/>
    <w:rsid w:val="009966B0"/>
    <w:rsid w:val="009967CD"/>
    <w:rsid w:val="00997A37"/>
    <w:rsid w:val="009A0DD0"/>
    <w:rsid w:val="009A156C"/>
    <w:rsid w:val="009A2B20"/>
    <w:rsid w:val="009A318D"/>
    <w:rsid w:val="009A39F2"/>
    <w:rsid w:val="009A42CF"/>
    <w:rsid w:val="009A4DB8"/>
    <w:rsid w:val="009A5113"/>
    <w:rsid w:val="009A62FC"/>
    <w:rsid w:val="009A68BC"/>
    <w:rsid w:val="009A76CB"/>
    <w:rsid w:val="009B086A"/>
    <w:rsid w:val="009B1610"/>
    <w:rsid w:val="009B25F2"/>
    <w:rsid w:val="009B296A"/>
    <w:rsid w:val="009B3546"/>
    <w:rsid w:val="009B3C23"/>
    <w:rsid w:val="009B41AE"/>
    <w:rsid w:val="009B56FB"/>
    <w:rsid w:val="009B720E"/>
    <w:rsid w:val="009B7FDF"/>
    <w:rsid w:val="009C56DE"/>
    <w:rsid w:val="009C613E"/>
    <w:rsid w:val="009C6D93"/>
    <w:rsid w:val="009C7153"/>
    <w:rsid w:val="009C724B"/>
    <w:rsid w:val="009C7E42"/>
    <w:rsid w:val="009D0594"/>
    <w:rsid w:val="009D1AD3"/>
    <w:rsid w:val="009D281F"/>
    <w:rsid w:val="009D33D2"/>
    <w:rsid w:val="009D40A1"/>
    <w:rsid w:val="009D4DB2"/>
    <w:rsid w:val="009D596B"/>
    <w:rsid w:val="009D6C83"/>
    <w:rsid w:val="009E1911"/>
    <w:rsid w:val="009E1FA8"/>
    <w:rsid w:val="009E24D5"/>
    <w:rsid w:val="009E3028"/>
    <w:rsid w:val="009E4196"/>
    <w:rsid w:val="009E4618"/>
    <w:rsid w:val="009E56FD"/>
    <w:rsid w:val="009E5A6D"/>
    <w:rsid w:val="009E5E69"/>
    <w:rsid w:val="009E6037"/>
    <w:rsid w:val="009E610C"/>
    <w:rsid w:val="009E6311"/>
    <w:rsid w:val="009F2534"/>
    <w:rsid w:val="009F331B"/>
    <w:rsid w:val="009F3D92"/>
    <w:rsid w:val="009F4994"/>
    <w:rsid w:val="009F5252"/>
    <w:rsid w:val="009F5EA5"/>
    <w:rsid w:val="00A000DE"/>
    <w:rsid w:val="00A008AA"/>
    <w:rsid w:val="00A02452"/>
    <w:rsid w:val="00A02E6B"/>
    <w:rsid w:val="00A03467"/>
    <w:rsid w:val="00A06B08"/>
    <w:rsid w:val="00A071C4"/>
    <w:rsid w:val="00A079B5"/>
    <w:rsid w:val="00A07DFB"/>
    <w:rsid w:val="00A10240"/>
    <w:rsid w:val="00A10DD5"/>
    <w:rsid w:val="00A13E82"/>
    <w:rsid w:val="00A13EEB"/>
    <w:rsid w:val="00A152FB"/>
    <w:rsid w:val="00A16246"/>
    <w:rsid w:val="00A205FE"/>
    <w:rsid w:val="00A2266A"/>
    <w:rsid w:val="00A23180"/>
    <w:rsid w:val="00A23665"/>
    <w:rsid w:val="00A25D4B"/>
    <w:rsid w:val="00A25ED4"/>
    <w:rsid w:val="00A3414B"/>
    <w:rsid w:val="00A359D4"/>
    <w:rsid w:val="00A35BC9"/>
    <w:rsid w:val="00A3682F"/>
    <w:rsid w:val="00A37E6D"/>
    <w:rsid w:val="00A37F10"/>
    <w:rsid w:val="00A408B0"/>
    <w:rsid w:val="00A42330"/>
    <w:rsid w:val="00A42850"/>
    <w:rsid w:val="00A42F79"/>
    <w:rsid w:val="00A4480F"/>
    <w:rsid w:val="00A44863"/>
    <w:rsid w:val="00A45327"/>
    <w:rsid w:val="00A4588C"/>
    <w:rsid w:val="00A46114"/>
    <w:rsid w:val="00A462BD"/>
    <w:rsid w:val="00A47249"/>
    <w:rsid w:val="00A476D4"/>
    <w:rsid w:val="00A47B9C"/>
    <w:rsid w:val="00A50A87"/>
    <w:rsid w:val="00A51292"/>
    <w:rsid w:val="00A514B6"/>
    <w:rsid w:val="00A54BC4"/>
    <w:rsid w:val="00A54CF5"/>
    <w:rsid w:val="00A55014"/>
    <w:rsid w:val="00A55C3D"/>
    <w:rsid w:val="00A6025C"/>
    <w:rsid w:val="00A61B06"/>
    <w:rsid w:val="00A624C4"/>
    <w:rsid w:val="00A6283A"/>
    <w:rsid w:val="00A63554"/>
    <w:rsid w:val="00A66844"/>
    <w:rsid w:val="00A704FF"/>
    <w:rsid w:val="00A70E98"/>
    <w:rsid w:val="00A72A2E"/>
    <w:rsid w:val="00A72DBC"/>
    <w:rsid w:val="00A75987"/>
    <w:rsid w:val="00A77495"/>
    <w:rsid w:val="00A7757F"/>
    <w:rsid w:val="00A816E4"/>
    <w:rsid w:val="00A8186B"/>
    <w:rsid w:val="00A8389E"/>
    <w:rsid w:val="00A84116"/>
    <w:rsid w:val="00A84801"/>
    <w:rsid w:val="00A86680"/>
    <w:rsid w:val="00A873A6"/>
    <w:rsid w:val="00A90A9D"/>
    <w:rsid w:val="00A90C1A"/>
    <w:rsid w:val="00A912E8"/>
    <w:rsid w:val="00A9343B"/>
    <w:rsid w:val="00A941FB"/>
    <w:rsid w:val="00A95AB6"/>
    <w:rsid w:val="00AA26F6"/>
    <w:rsid w:val="00AA2882"/>
    <w:rsid w:val="00AA2A7F"/>
    <w:rsid w:val="00AA3CB1"/>
    <w:rsid w:val="00AA6571"/>
    <w:rsid w:val="00AB098B"/>
    <w:rsid w:val="00AB318C"/>
    <w:rsid w:val="00AB3EE8"/>
    <w:rsid w:val="00AB4A9E"/>
    <w:rsid w:val="00AB6169"/>
    <w:rsid w:val="00AB6F87"/>
    <w:rsid w:val="00AB7FD8"/>
    <w:rsid w:val="00AC2009"/>
    <w:rsid w:val="00AC2D14"/>
    <w:rsid w:val="00AC2FD8"/>
    <w:rsid w:val="00AC3AFF"/>
    <w:rsid w:val="00AC3EC9"/>
    <w:rsid w:val="00AC458C"/>
    <w:rsid w:val="00AC4C64"/>
    <w:rsid w:val="00AC4F5D"/>
    <w:rsid w:val="00AC5CB5"/>
    <w:rsid w:val="00AC6F0A"/>
    <w:rsid w:val="00AC7946"/>
    <w:rsid w:val="00AD2A18"/>
    <w:rsid w:val="00AD2FA0"/>
    <w:rsid w:val="00AD4565"/>
    <w:rsid w:val="00AD54E2"/>
    <w:rsid w:val="00AD591D"/>
    <w:rsid w:val="00AE0159"/>
    <w:rsid w:val="00AE1907"/>
    <w:rsid w:val="00AE3289"/>
    <w:rsid w:val="00AE3399"/>
    <w:rsid w:val="00AE541E"/>
    <w:rsid w:val="00AE592B"/>
    <w:rsid w:val="00AE5F4F"/>
    <w:rsid w:val="00AE70C0"/>
    <w:rsid w:val="00AE7F20"/>
    <w:rsid w:val="00AF0189"/>
    <w:rsid w:val="00AF0C70"/>
    <w:rsid w:val="00AF2878"/>
    <w:rsid w:val="00AF7858"/>
    <w:rsid w:val="00B00057"/>
    <w:rsid w:val="00B0074D"/>
    <w:rsid w:val="00B0200B"/>
    <w:rsid w:val="00B02119"/>
    <w:rsid w:val="00B02B42"/>
    <w:rsid w:val="00B06265"/>
    <w:rsid w:val="00B0706E"/>
    <w:rsid w:val="00B070B1"/>
    <w:rsid w:val="00B1064E"/>
    <w:rsid w:val="00B1260E"/>
    <w:rsid w:val="00B1556C"/>
    <w:rsid w:val="00B158C8"/>
    <w:rsid w:val="00B233B5"/>
    <w:rsid w:val="00B23D52"/>
    <w:rsid w:val="00B23DD0"/>
    <w:rsid w:val="00B24DB2"/>
    <w:rsid w:val="00B25696"/>
    <w:rsid w:val="00B2662A"/>
    <w:rsid w:val="00B26E1B"/>
    <w:rsid w:val="00B27E9F"/>
    <w:rsid w:val="00B30311"/>
    <w:rsid w:val="00B307BD"/>
    <w:rsid w:val="00B311E4"/>
    <w:rsid w:val="00B33D10"/>
    <w:rsid w:val="00B36742"/>
    <w:rsid w:val="00B4018C"/>
    <w:rsid w:val="00B4138A"/>
    <w:rsid w:val="00B41FB9"/>
    <w:rsid w:val="00B4287C"/>
    <w:rsid w:val="00B4412D"/>
    <w:rsid w:val="00B46CE3"/>
    <w:rsid w:val="00B50249"/>
    <w:rsid w:val="00B502CF"/>
    <w:rsid w:val="00B50F26"/>
    <w:rsid w:val="00B52BDC"/>
    <w:rsid w:val="00B52F4A"/>
    <w:rsid w:val="00B548E8"/>
    <w:rsid w:val="00B54ED9"/>
    <w:rsid w:val="00B57D65"/>
    <w:rsid w:val="00B60BEC"/>
    <w:rsid w:val="00B61C4B"/>
    <w:rsid w:val="00B6649B"/>
    <w:rsid w:val="00B7116F"/>
    <w:rsid w:val="00B71313"/>
    <w:rsid w:val="00B7205B"/>
    <w:rsid w:val="00B76FE6"/>
    <w:rsid w:val="00B7718F"/>
    <w:rsid w:val="00B778C7"/>
    <w:rsid w:val="00B802A8"/>
    <w:rsid w:val="00B81002"/>
    <w:rsid w:val="00B81641"/>
    <w:rsid w:val="00B83A39"/>
    <w:rsid w:val="00B8463E"/>
    <w:rsid w:val="00B850F3"/>
    <w:rsid w:val="00B852D0"/>
    <w:rsid w:val="00B86F4C"/>
    <w:rsid w:val="00B91376"/>
    <w:rsid w:val="00B91DAC"/>
    <w:rsid w:val="00B92DA8"/>
    <w:rsid w:val="00B9502A"/>
    <w:rsid w:val="00B9509E"/>
    <w:rsid w:val="00B953FD"/>
    <w:rsid w:val="00B9591F"/>
    <w:rsid w:val="00B968EF"/>
    <w:rsid w:val="00B97A0B"/>
    <w:rsid w:val="00B97AD0"/>
    <w:rsid w:val="00BA0059"/>
    <w:rsid w:val="00BA114D"/>
    <w:rsid w:val="00BA2451"/>
    <w:rsid w:val="00BA4067"/>
    <w:rsid w:val="00BA5ACC"/>
    <w:rsid w:val="00BA6233"/>
    <w:rsid w:val="00BA64B7"/>
    <w:rsid w:val="00BA7106"/>
    <w:rsid w:val="00BA77AC"/>
    <w:rsid w:val="00BA7BE3"/>
    <w:rsid w:val="00BB139A"/>
    <w:rsid w:val="00BB18E9"/>
    <w:rsid w:val="00BB33F2"/>
    <w:rsid w:val="00BB50EF"/>
    <w:rsid w:val="00BB529E"/>
    <w:rsid w:val="00BB65E5"/>
    <w:rsid w:val="00BB700C"/>
    <w:rsid w:val="00BC0685"/>
    <w:rsid w:val="00BC259F"/>
    <w:rsid w:val="00BC52AC"/>
    <w:rsid w:val="00BC56DB"/>
    <w:rsid w:val="00BC5B03"/>
    <w:rsid w:val="00BC5E85"/>
    <w:rsid w:val="00BC7085"/>
    <w:rsid w:val="00BD0544"/>
    <w:rsid w:val="00BD2859"/>
    <w:rsid w:val="00BD62EB"/>
    <w:rsid w:val="00BD6B48"/>
    <w:rsid w:val="00BE0060"/>
    <w:rsid w:val="00BE014D"/>
    <w:rsid w:val="00BE04DE"/>
    <w:rsid w:val="00BE2747"/>
    <w:rsid w:val="00BE5859"/>
    <w:rsid w:val="00BE59C5"/>
    <w:rsid w:val="00BE5C0E"/>
    <w:rsid w:val="00BE6FD9"/>
    <w:rsid w:val="00BF0AAE"/>
    <w:rsid w:val="00BF47F7"/>
    <w:rsid w:val="00BF4B39"/>
    <w:rsid w:val="00BF69AB"/>
    <w:rsid w:val="00BF7632"/>
    <w:rsid w:val="00BF7D32"/>
    <w:rsid w:val="00C00C78"/>
    <w:rsid w:val="00C0164E"/>
    <w:rsid w:val="00C02A8F"/>
    <w:rsid w:val="00C03039"/>
    <w:rsid w:val="00C04417"/>
    <w:rsid w:val="00C065D2"/>
    <w:rsid w:val="00C1000A"/>
    <w:rsid w:val="00C11D29"/>
    <w:rsid w:val="00C14C87"/>
    <w:rsid w:val="00C156B9"/>
    <w:rsid w:val="00C16091"/>
    <w:rsid w:val="00C16105"/>
    <w:rsid w:val="00C17093"/>
    <w:rsid w:val="00C1761E"/>
    <w:rsid w:val="00C17766"/>
    <w:rsid w:val="00C215F2"/>
    <w:rsid w:val="00C2279D"/>
    <w:rsid w:val="00C25FBB"/>
    <w:rsid w:val="00C316FE"/>
    <w:rsid w:val="00C32E29"/>
    <w:rsid w:val="00C33337"/>
    <w:rsid w:val="00C348AC"/>
    <w:rsid w:val="00C351C2"/>
    <w:rsid w:val="00C35A68"/>
    <w:rsid w:val="00C36672"/>
    <w:rsid w:val="00C369E5"/>
    <w:rsid w:val="00C36F07"/>
    <w:rsid w:val="00C37433"/>
    <w:rsid w:val="00C37A9D"/>
    <w:rsid w:val="00C37FD9"/>
    <w:rsid w:val="00C40503"/>
    <w:rsid w:val="00C40C53"/>
    <w:rsid w:val="00C43BBB"/>
    <w:rsid w:val="00C43F39"/>
    <w:rsid w:val="00C44B19"/>
    <w:rsid w:val="00C44BBB"/>
    <w:rsid w:val="00C455C3"/>
    <w:rsid w:val="00C4571F"/>
    <w:rsid w:val="00C4667E"/>
    <w:rsid w:val="00C46864"/>
    <w:rsid w:val="00C46C7D"/>
    <w:rsid w:val="00C5060F"/>
    <w:rsid w:val="00C53079"/>
    <w:rsid w:val="00C53131"/>
    <w:rsid w:val="00C53B96"/>
    <w:rsid w:val="00C54719"/>
    <w:rsid w:val="00C5479E"/>
    <w:rsid w:val="00C57158"/>
    <w:rsid w:val="00C57844"/>
    <w:rsid w:val="00C609BD"/>
    <w:rsid w:val="00C613F4"/>
    <w:rsid w:val="00C61CA6"/>
    <w:rsid w:val="00C63926"/>
    <w:rsid w:val="00C63BEA"/>
    <w:rsid w:val="00C651C4"/>
    <w:rsid w:val="00C660E1"/>
    <w:rsid w:val="00C662D4"/>
    <w:rsid w:val="00C6648A"/>
    <w:rsid w:val="00C66596"/>
    <w:rsid w:val="00C66CEB"/>
    <w:rsid w:val="00C714C9"/>
    <w:rsid w:val="00C73C86"/>
    <w:rsid w:val="00C73DE6"/>
    <w:rsid w:val="00C74A2F"/>
    <w:rsid w:val="00C75444"/>
    <w:rsid w:val="00C76D95"/>
    <w:rsid w:val="00C774BF"/>
    <w:rsid w:val="00C80478"/>
    <w:rsid w:val="00C80663"/>
    <w:rsid w:val="00C80C9D"/>
    <w:rsid w:val="00C81EE5"/>
    <w:rsid w:val="00C85EC5"/>
    <w:rsid w:val="00C8645D"/>
    <w:rsid w:val="00C86895"/>
    <w:rsid w:val="00C876E5"/>
    <w:rsid w:val="00C91BD6"/>
    <w:rsid w:val="00C921C9"/>
    <w:rsid w:val="00C93A3C"/>
    <w:rsid w:val="00C94EF2"/>
    <w:rsid w:val="00C97FDD"/>
    <w:rsid w:val="00CA1B46"/>
    <w:rsid w:val="00CA4870"/>
    <w:rsid w:val="00CA4C6C"/>
    <w:rsid w:val="00CA6AE7"/>
    <w:rsid w:val="00CB092D"/>
    <w:rsid w:val="00CB5D7E"/>
    <w:rsid w:val="00CB5E67"/>
    <w:rsid w:val="00CC400E"/>
    <w:rsid w:val="00CC4CCE"/>
    <w:rsid w:val="00CC5AAE"/>
    <w:rsid w:val="00CC6D18"/>
    <w:rsid w:val="00CC6E35"/>
    <w:rsid w:val="00CC72F8"/>
    <w:rsid w:val="00CD03E1"/>
    <w:rsid w:val="00CD470D"/>
    <w:rsid w:val="00CD5E35"/>
    <w:rsid w:val="00CD7971"/>
    <w:rsid w:val="00CD7BB3"/>
    <w:rsid w:val="00CE3BD4"/>
    <w:rsid w:val="00CE55C6"/>
    <w:rsid w:val="00CE58AF"/>
    <w:rsid w:val="00CE5BBE"/>
    <w:rsid w:val="00CE6E71"/>
    <w:rsid w:val="00CE7416"/>
    <w:rsid w:val="00CE7BEA"/>
    <w:rsid w:val="00CE7CF8"/>
    <w:rsid w:val="00CF15B9"/>
    <w:rsid w:val="00CF3FE3"/>
    <w:rsid w:val="00CF4EA8"/>
    <w:rsid w:val="00CF61AD"/>
    <w:rsid w:val="00CF7A69"/>
    <w:rsid w:val="00D000BA"/>
    <w:rsid w:val="00D004EB"/>
    <w:rsid w:val="00D00D65"/>
    <w:rsid w:val="00D0266C"/>
    <w:rsid w:val="00D04AC9"/>
    <w:rsid w:val="00D06506"/>
    <w:rsid w:val="00D07761"/>
    <w:rsid w:val="00D12E2B"/>
    <w:rsid w:val="00D12ECC"/>
    <w:rsid w:val="00D14FE6"/>
    <w:rsid w:val="00D15905"/>
    <w:rsid w:val="00D15B89"/>
    <w:rsid w:val="00D2047E"/>
    <w:rsid w:val="00D204C3"/>
    <w:rsid w:val="00D209F2"/>
    <w:rsid w:val="00D20D7C"/>
    <w:rsid w:val="00D2438B"/>
    <w:rsid w:val="00D252B9"/>
    <w:rsid w:val="00D2616F"/>
    <w:rsid w:val="00D26D82"/>
    <w:rsid w:val="00D27A57"/>
    <w:rsid w:val="00D27AFE"/>
    <w:rsid w:val="00D30C5C"/>
    <w:rsid w:val="00D31F82"/>
    <w:rsid w:val="00D328FE"/>
    <w:rsid w:val="00D35DCF"/>
    <w:rsid w:val="00D36A6C"/>
    <w:rsid w:val="00D36FD6"/>
    <w:rsid w:val="00D37410"/>
    <w:rsid w:val="00D4042A"/>
    <w:rsid w:val="00D40715"/>
    <w:rsid w:val="00D40725"/>
    <w:rsid w:val="00D41EC0"/>
    <w:rsid w:val="00D42197"/>
    <w:rsid w:val="00D422D7"/>
    <w:rsid w:val="00D4236F"/>
    <w:rsid w:val="00D42EC8"/>
    <w:rsid w:val="00D43C5A"/>
    <w:rsid w:val="00D440C5"/>
    <w:rsid w:val="00D44D0E"/>
    <w:rsid w:val="00D45D95"/>
    <w:rsid w:val="00D47A85"/>
    <w:rsid w:val="00D47ED2"/>
    <w:rsid w:val="00D504B9"/>
    <w:rsid w:val="00D51D39"/>
    <w:rsid w:val="00D529DA"/>
    <w:rsid w:val="00D5456A"/>
    <w:rsid w:val="00D551FA"/>
    <w:rsid w:val="00D63E71"/>
    <w:rsid w:val="00D6508E"/>
    <w:rsid w:val="00D67E2A"/>
    <w:rsid w:val="00D714DB"/>
    <w:rsid w:val="00D718DF"/>
    <w:rsid w:val="00D76103"/>
    <w:rsid w:val="00D805F9"/>
    <w:rsid w:val="00D80E61"/>
    <w:rsid w:val="00D81523"/>
    <w:rsid w:val="00D81BE1"/>
    <w:rsid w:val="00D82621"/>
    <w:rsid w:val="00D8351A"/>
    <w:rsid w:val="00D84E89"/>
    <w:rsid w:val="00D851F9"/>
    <w:rsid w:val="00D85833"/>
    <w:rsid w:val="00D85EBB"/>
    <w:rsid w:val="00D87534"/>
    <w:rsid w:val="00D8796C"/>
    <w:rsid w:val="00D91AFA"/>
    <w:rsid w:val="00D94052"/>
    <w:rsid w:val="00D95171"/>
    <w:rsid w:val="00D952B6"/>
    <w:rsid w:val="00D97366"/>
    <w:rsid w:val="00DA01E5"/>
    <w:rsid w:val="00DA0CD9"/>
    <w:rsid w:val="00DA1043"/>
    <w:rsid w:val="00DA19C9"/>
    <w:rsid w:val="00DA2882"/>
    <w:rsid w:val="00DA3802"/>
    <w:rsid w:val="00DA3CA2"/>
    <w:rsid w:val="00DA52A4"/>
    <w:rsid w:val="00DA647B"/>
    <w:rsid w:val="00DA6690"/>
    <w:rsid w:val="00DA6A77"/>
    <w:rsid w:val="00DA6B78"/>
    <w:rsid w:val="00DA76FF"/>
    <w:rsid w:val="00DB3D16"/>
    <w:rsid w:val="00DB64A9"/>
    <w:rsid w:val="00DC0023"/>
    <w:rsid w:val="00DC0DD0"/>
    <w:rsid w:val="00DC0E1F"/>
    <w:rsid w:val="00DC3B4A"/>
    <w:rsid w:val="00DC3CAF"/>
    <w:rsid w:val="00DC77AA"/>
    <w:rsid w:val="00DD178F"/>
    <w:rsid w:val="00DD2665"/>
    <w:rsid w:val="00DD5012"/>
    <w:rsid w:val="00DD56A5"/>
    <w:rsid w:val="00DD591D"/>
    <w:rsid w:val="00DD594F"/>
    <w:rsid w:val="00DD7549"/>
    <w:rsid w:val="00DE3013"/>
    <w:rsid w:val="00DE452B"/>
    <w:rsid w:val="00DE7170"/>
    <w:rsid w:val="00DF01F9"/>
    <w:rsid w:val="00DF0ED6"/>
    <w:rsid w:val="00DF0EEA"/>
    <w:rsid w:val="00DF1B82"/>
    <w:rsid w:val="00DF1F62"/>
    <w:rsid w:val="00DF4130"/>
    <w:rsid w:val="00DF4750"/>
    <w:rsid w:val="00DF475A"/>
    <w:rsid w:val="00DF57D7"/>
    <w:rsid w:val="00DF610B"/>
    <w:rsid w:val="00DF643C"/>
    <w:rsid w:val="00E0149C"/>
    <w:rsid w:val="00E03A10"/>
    <w:rsid w:val="00E03AC1"/>
    <w:rsid w:val="00E05770"/>
    <w:rsid w:val="00E069A5"/>
    <w:rsid w:val="00E10E5D"/>
    <w:rsid w:val="00E1112D"/>
    <w:rsid w:val="00E117CF"/>
    <w:rsid w:val="00E11CAA"/>
    <w:rsid w:val="00E1327C"/>
    <w:rsid w:val="00E13AF0"/>
    <w:rsid w:val="00E15CE2"/>
    <w:rsid w:val="00E160FA"/>
    <w:rsid w:val="00E166A8"/>
    <w:rsid w:val="00E20498"/>
    <w:rsid w:val="00E21576"/>
    <w:rsid w:val="00E22AA2"/>
    <w:rsid w:val="00E253F1"/>
    <w:rsid w:val="00E25B78"/>
    <w:rsid w:val="00E25F14"/>
    <w:rsid w:val="00E263BC"/>
    <w:rsid w:val="00E26B09"/>
    <w:rsid w:val="00E30573"/>
    <w:rsid w:val="00E30D22"/>
    <w:rsid w:val="00E32C5D"/>
    <w:rsid w:val="00E32D75"/>
    <w:rsid w:val="00E347C5"/>
    <w:rsid w:val="00E4160F"/>
    <w:rsid w:val="00E42944"/>
    <w:rsid w:val="00E45128"/>
    <w:rsid w:val="00E4512B"/>
    <w:rsid w:val="00E45F41"/>
    <w:rsid w:val="00E47104"/>
    <w:rsid w:val="00E47D27"/>
    <w:rsid w:val="00E51FD9"/>
    <w:rsid w:val="00E5291C"/>
    <w:rsid w:val="00E540E3"/>
    <w:rsid w:val="00E5571A"/>
    <w:rsid w:val="00E56165"/>
    <w:rsid w:val="00E56B8F"/>
    <w:rsid w:val="00E6247B"/>
    <w:rsid w:val="00E62862"/>
    <w:rsid w:val="00E62D7C"/>
    <w:rsid w:val="00E62E20"/>
    <w:rsid w:val="00E64B44"/>
    <w:rsid w:val="00E66DB0"/>
    <w:rsid w:val="00E72D13"/>
    <w:rsid w:val="00E7317E"/>
    <w:rsid w:val="00E750B1"/>
    <w:rsid w:val="00E80C98"/>
    <w:rsid w:val="00E8117B"/>
    <w:rsid w:val="00E82127"/>
    <w:rsid w:val="00E82BBB"/>
    <w:rsid w:val="00E83A19"/>
    <w:rsid w:val="00E8403C"/>
    <w:rsid w:val="00E84405"/>
    <w:rsid w:val="00E85D41"/>
    <w:rsid w:val="00E9118A"/>
    <w:rsid w:val="00E91514"/>
    <w:rsid w:val="00E920B4"/>
    <w:rsid w:val="00E9211F"/>
    <w:rsid w:val="00E922B8"/>
    <w:rsid w:val="00E923F1"/>
    <w:rsid w:val="00E934B7"/>
    <w:rsid w:val="00EA2CDA"/>
    <w:rsid w:val="00EA3237"/>
    <w:rsid w:val="00EA442B"/>
    <w:rsid w:val="00EB0AEE"/>
    <w:rsid w:val="00EB2242"/>
    <w:rsid w:val="00EB27D7"/>
    <w:rsid w:val="00EB27E4"/>
    <w:rsid w:val="00EB4291"/>
    <w:rsid w:val="00EB5B62"/>
    <w:rsid w:val="00EB6DAE"/>
    <w:rsid w:val="00EC00D2"/>
    <w:rsid w:val="00EC07D5"/>
    <w:rsid w:val="00EC09C4"/>
    <w:rsid w:val="00EC1411"/>
    <w:rsid w:val="00EC2B57"/>
    <w:rsid w:val="00EC305D"/>
    <w:rsid w:val="00EC3D35"/>
    <w:rsid w:val="00EC45CC"/>
    <w:rsid w:val="00EC625C"/>
    <w:rsid w:val="00EC70E9"/>
    <w:rsid w:val="00EC7938"/>
    <w:rsid w:val="00ED178B"/>
    <w:rsid w:val="00ED226F"/>
    <w:rsid w:val="00ED42FF"/>
    <w:rsid w:val="00ED4AA0"/>
    <w:rsid w:val="00ED63CA"/>
    <w:rsid w:val="00ED6E53"/>
    <w:rsid w:val="00ED7E79"/>
    <w:rsid w:val="00EE0350"/>
    <w:rsid w:val="00EE0F5C"/>
    <w:rsid w:val="00EE35E7"/>
    <w:rsid w:val="00EE3911"/>
    <w:rsid w:val="00EE4D66"/>
    <w:rsid w:val="00EE772D"/>
    <w:rsid w:val="00EF0F14"/>
    <w:rsid w:val="00EF197F"/>
    <w:rsid w:val="00EF1DD9"/>
    <w:rsid w:val="00EF2FDE"/>
    <w:rsid w:val="00EF3EF3"/>
    <w:rsid w:val="00EF5166"/>
    <w:rsid w:val="00EF5DA4"/>
    <w:rsid w:val="00F022BC"/>
    <w:rsid w:val="00F02AB2"/>
    <w:rsid w:val="00F02E37"/>
    <w:rsid w:val="00F03454"/>
    <w:rsid w:val="00F07375"/>
    <w:rsid w:val="00F10E71"/>
    <w:rsid w:val="00F14490"/>
    <w:rsid w:val="00F15C88"/>
    <w:rsid w:val="00F1753C"/>
    <w:rsid w:val="00F204CF"/>
    <w:rsid w:val="00F21DAF"/>
    <w:rsid w:val="00F239EF"/>
    <w:rsid w:val="00F26EC8"/>
    <w:rsid w:val="00F34553"/>
    <w:rsid w:val="00F35836"/>
    <w:rsid w:val="00F363DB"/>
    <w:rsid w:val="00F36C12"/>
    <w:rsid w:val="00F37766"/>
    <w:rsid w:val="00F37C18"/>
    <w:rsid w:val="00F4024A"/>
    <w:rsid w:val="00F40FD8"/>
    <w:rsid w:val="00F41787"/>
    <w:rsid w:val="00F42170"/>
    <w:rsid w:val="00F42819"/>
    <w:rsid w:val="00F443A1"/>
    <w:rsid w:val="00F45467"/>
    <w:rsid w:val="00F45C93"/>
    <w:rsid w:val="00F45E92"/>
    <w:rsid w:val="00F46F84"/>
    <w:rsid w:val="00F47F20"/>
    <w:rsid w:val="00F50D03"/>
    <w:rsid w:val="00F515D9"/>
    <w:rsid w:val="00F5214F"/>
    <w:rsid w:val="00F5489D"/>
    <w:rsid w:val="00F5553B"/>
    <w:rsid w:val="00F56578"/>
    <w:rsid w:val="00F635AE"/>
    <w:rsid w:val="00F65DA8"/>
    <w:rsid w:val="00F662E9"/>
    <w:rsid w:val="00F668CE"/>
    <w:rsid w:val="00F66DA6"/>
    <w:rsid w:val="00F66ECE"/>
    <w:rsid w:val="00F7398E"/>
    <w:rsid w:val="00F73B2C"/>
    <w:rsid w:val="00F75E18"/>
    <w:rsid w:val="00F75F06"/>
    <w:rsid w:val="00F773DD"/>
    <w:rsid w:val="00F77665"/>
    <w:rsid w:val="00F8692F"/>
    <w:rsid w:val="00F91E52"/>
    <w:rsid w:val="00F93EC1"/>
    <w:rsid w:val="00F94454"/>
    <w:rsid w:val="00F9539B"/>
    <w:rsid w:val="00F962F9"/>
    <w:rsid w:val="00FA3304"/>
    <w:rsid w:val="00FA3938"/>
    <w:rsid w:val="00FA3C3D"/>
    <w:rsid w:val="00FA3DED"/>
    <w:rsid w:val="00FA3F4E"/>
    <w:rsid w:val="00FA4315"/>
    <w:rsid w:val="00FA5075"/>
    <w:rsid w:val="00FA572B"/>
    <w:rsid w:val="00FA5A93"/>
    <w:rsid w:val="00FB2EA4"/>
    <w:rsid w:val="00FB3780"/>
    <w:rsid w:val="00FB3F4C"/>
    <w:rsid w:val="00FB4E38"/>
    <w:rsid w:val="00FB4EDC"/>
    <w:rsid w:val="00FB4F09"/>
    <w:rsid w:val="00FB790B"/>
    <w:rsid w:val="00FC0B4D"/>
    <w:rsid w:val="00FC4BCE"/>
    <w:rsid w:val="00FC5BB5"/>
    <w:rsid w:val="00FC642B"/>
    <w:rsid w:val="00FC7EBC"/>
    <w:rsid w:val="00FD0E01"/>
    <w:rsid w:val="00FD1AD0"/>
    <w:rsid w:val="00FD250B"/>
    <w:rsid w:val="00FD4385"/>
    <w:rsid w:val="00FD4A49"/>
    <w:rsid w:val="00FD61BE"/>
    <w:rsid w:val="00FE01CA"/>
    <w:rsid w:val="00FE140C"/>
    <w:rsid w:val="00FE23FA"/>
    <w:rsid w:val="00FE330F"/>
    <w:rsid w:val="00FE3A27"/>
    <w:rsid w:val="00FE3C17"/>
    <w:rsid w:val="00FE42C7"/>
    <w:rsid w:val="00FE4B73"/>
    <w:rsid w:val="00FE56D1"/>
    <w:rsid w:val="00FE74FD"/>
    <w:rsid w:val="00FF0E3C"/>
    <w:rsid w:val="00FF0F9C"/>
    <w:rsid w:val="00FF1050"/>
    <w:rsid w:val="00FF5232"/>
    <w:rsid w:val="00FF702A"/>
    <w:rsid w:val="00FF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67A24"/>
  <w15:docId w15:val="{AFB25E20-18F9-4959-81A8-FCFA87DE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2"/>
    <w:autoRedefine/>
    <w:qFormat/>
    <w:rsid w:val="00882AFC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2">
    <w:name w:val="heading 2"/>
    <w:aliases w:val="2 Заголовок 2"/>
    <w:basedOn w:val="a"/>
    <w:next w:val="a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1">
    <w:name w:val="heading 3"/>
    <w:aliases w:val="3 Заголовок 3"/>
    <w:basedOn w:val="a"/>
    <w:next w:val="a"/>
    <w:link w:val="32"/>
    <w:autoRedefine/>
    <w:uiPriority w:val="9"/>
    <w:qFormat/>
    <w:rsid w:val="00E11CAA"/>
    <w:pPr>
      <w:keepNext/>
      <w:spacing w:before="240" w:after="24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"/>
    <w:next w:val="a"/>
    <w:link w:val="42"/>
    <w:qFormat/>
    <w:rsid w:val="006C0925"/>
    <w:pPr>
      <w:keepNext/>
      <w:numPr>
        <w:ilvl w:val="3"/>
        <w:numId w:val="8"/>
      </w:numPr>
      <w:ind w:left="864"/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"/>
    <w:next w:val="a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"/>
    <w:rsid w:val="00882AF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3">
    <w:name w:val="Заголовок 2 Знак"/>
    <w:aliases w:val="2 Заголовок 2 Знак"/>
    <w:basedOn w:val="a0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2">
    <w:name w:val="Заголовок 3 Знак"/>
    <w:aliases w:val="3 Заголовок 3 Знак"/>
    <w:basedOn w:val="a0"/>
    <w:link w:val="31"/>
    <w:uiPriority w:val="9"/>
    <w:rsid w:val="00E11CAA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0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3">
    <w:name w:val="header"/>
    <w:basedOn w:val="a"/>
    <w:link w:val="a4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C0925"/>
    <w:rPr>
      <w:rFonts w:ascii="Calibri" w:eastAsia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basedOn w:val="a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"/>
    <w:next w:val="a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"/>
    <w:next w:val="a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3">
    <w:name w:val="toc 3"/>
    <w:basedOn w:val="a"/>
    <w:next w:val="a"/>
    <w:autoRedefine/>
    <w:uiPriority w:val="39"/>
    <w:rsid w:val="00562456"/>
    <w:pPr>
      <w:tabs>
        <w:tab w:val="left" w:pos="1200"/>
        <w:tab w:val="right" w:leader="dot" w:pos="9639"/>
      </w:tabs>
      <w:ind w:left="482" w:right="567"/>
    </w:pPr>
    <w:rPr>
      <w:rFonts w:asciiTheme="minorHAnsi" w:hAnsiTheme="minorHAnsi"/>
      <w:sz w:val="22"/>
    </w:rPr>
  </w:style>
  <w:style w:type="paragraph" w:styleId="61">
    <w:name w:val="toc 6"/>
    <w:basedOn w:val="a"/>
    <w:next w:val="a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8">
    <w:name w:val="Hyperlink"/>
    <w:uiPriority w:val="99"/>
    <w:rsid w:val="006C0925"/>
    <w:rPr>
      <w:color w:val="0000FF"/>
      <w:u w:val="single"/>
    </w:rPr>
  </w:style>
  <w:style w:type="paragraph" w:styleId="a9">
    <w:name w:val="annotation text"/>
    <w:basedOn w:val="a"/>
    <w:link w:val="aa"/>
    <w:uiPriority w:val="99"/>
    <w:rsid w:val="006C0925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ма примечания Знак"/>
    <w:basedOn w:val="aa"/>
    <w:link w:val="ac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c">
    <w:name w:val="annotation subject"/>
    <w:basedOn w:val="a9"/>
    <w:next w:val="a9"/>
    <w:link w:val="ab"/>
    <w:semiHidden/>
    <w:rsid w:val="006C0925"/>
    <w:rPr>
      <w:b/>
      <w:bCs/>
    </w:rPr>
  </w:style>
  <w:style w:type="character" w:customStyle="1" w:styleId="ad">
    <w:name w:val="Текст выноски Знак"/>
    <w:basedOn w:val="a0"/>
    <w:link w:val="ae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e">
    <w:name w:val="Balloon Text"/>
    <w:basedOn w:val="a"/>
    <w:link w:val="ad"/>
    <w:semiHidden/>
    <w:rsid w:val="006C0925"/>
    <w:rPr>
      <w:rFonts w:ascii="Tahoma" w:hAnsi="Tahoma" w:cs="Tahoma"/>
      <w:sz w:val="16"/>
      <w:szCs w:val="16"/>
    </w:rPr>
  </w:style>
  <w:style w:type="paragraph" w:styleId="34">
    <w:name w:val="Body Text 3"/>
    <w:basedOn w:val="a"/>
    <w:link w:val="35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5">
    <w:name w:val="Основной текст 3 Знак"/>
    <w:basedOn w:val="a0"/>
    <w:link w:val="34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">
    <w:name w:val="ФИО"/>
    <w:basedOn w:val="a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0">
    <w:name w:val="footnote text"/>
    <w:basedOn w:val="a"/>
    <w:link w:val="af1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2">
    <w:name w:val="Текст таблица"/>
    <w:basedOn w:val="a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3">
    <w:name w:val="footnote reference"/>
    <w:rsid w:val="006C0925"/>
    <w:rPr>
      <w:vertAlign w:val="superscript"/>
    </w:rPr>
  </w:style>
  <w:style w:type="paragraph" w:styleId="21">
    <w:name w:val="List 2"/>
    <w:basedOn w:val="a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4">
    <w:name w:val="Strong"/>
    <w:qFormat/>
    <w:rsid w:val="006C0925"/>
    <w:rPr>
      <w:b/>
    </w:rPr>
  </w:style>
  <w:style w:type="paragraph" w:styleId="36">
    <w:name w:val="Body Text Indent 3"/>
    <w:basedOn w:val="a"/>
    <w:link w:val="37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0"/>
    <w:link w:val="36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5">
    <w:name w:val="Normal (Web)"/>
    <w:basedOn w:val="a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"/>
    <w:rsid w:val="006C0925"/>
    <w:pPr>
      <w:ind w:left="708"/>
    </w:pPr>
  </w:style>
  <w:style w:type="paragraph" w:customStyle="1" w:styleId="S0">
    <w:name w:val="S_Обычный"/>
    <w:basedOn w:val="a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7">
    <w:name w:val="Текст концевой сноски Знак"/>
    <w:basedOn w:val="a0"/>
    <w:link w:val="af8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8">
    <w:name w:val="endnote text"/>
    <w:basedOn w:val="a"/>
    <w:link w:val="af7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9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fa"/>
    <w:uiPriority w:val="34"/>
    <w:qFormat/>
    <w:rsid w:val="006C0925"/>
    <w:pPr>
      <w:ind w:left="708"/>
    </w:pPr>
  </w:style>
  <w:style w:type="character" w:customStyle="1" w:styleId="afa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f9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b">
    <w:name w:val="TOC Heading"/>
    <w:basedOn w:val="1"/>
    <w:next w:val="a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"/>
    <w:next w:val="a"/>
    <w:autoRedefine/>
    <w:rsid w:val="006C0925"/>
    <w:rPr>
      <w:rFonts w:cs="Arial"/>
      <w:i/>
      <w:sz w:val="20"/>
      <w:szCs w:val="24"/>
      <w:lang w:eastAsia="ru-RU"/>
    </w:rPr>
  </w:style>
  <w:style w:type="paragraph" w:styleId="afc">
    <w:name w:val="Normal Indent"/>
    <w:basedOn w:val="a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0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d">
    <w:name w:val="Subtitle"/>
    <w:basedOn w:val="a"/>
    <w:next w:val="a"/>
    <w:link w:val="afe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e">
    <w:name w:val="Подзаголовок Знак"/>
    <w:basedOn w:val="a0"/>
    <w:link w:val="afd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"/>
    <w:next w:val="a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">
    <w:name w:val="No Spacing"/>
    <w:aliases w:val="Table text"/>
    <w:link w:val="aff0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1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1">
    <w:name w:val="Body Text"/>
    <w:basedOn w:val="a"/>
    <w:link w:val="aff2"/>
    <w:rsid w:val="006C0925"/>
    <w:pPr>
      <w:spacing w:after="120"/>
    </w:pPr>
  </w:style>
  <w:style w:type="character" w:customStyle="1" w:styleId="aff2">
    <w:name w:val="Основной текст Знак"/>
    <w:basedOn w:val="a0"/>
    <w:link w:val="aff1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3">
    <w:name w:val="FollowedHyperlink"/>
    <w:basedOn w:val="a0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4">
    <w:name w:val="annotation reference"/>
    <w:basedOn w:val="a0"/>
    <w:semiHidden/>
    <w:unhideWhenUsed/>
    <w:rsid w:val="00C85EC5"/>
    <w:rPr>
      <w:sz w:val="16"/>
      <w:szCs w:val="16"/>
    </w:rPr>
  </w:style>
  <w:style w:type="paragraph" w:styleId="aff5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6">
    <w:name w:val="Шапка таблицы"/>
    <w:basedOn w:val="a"/>
    <w:link w:val="aff7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7">
    <w:name w:val="Шапка таблицы Знак"/>
    <w:basedOn w:val="a0"/>
    <w:link w:val="aff6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8">
    <w:name w:val="Body Text Indent"/>
    <w:basedOn w:val="a"/>
    <w:link w:val="aff9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9">
    <w:name w:val="Основной текст с отступом Знак"/>
    <w:basedOn w:val="a0"/>
    <w:link w:val="aff8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0">
    <w:name w:val="Без интервала Знак"/>
    <w:aliases w:val="Table text Знак"/>
    <w:basedOn w:val="a0"/>
    <w:link w:val="aff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0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"/>
    <w:next w:val="a"/>
    <w:link w:val="19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a">
    <w:name w:val="САП_ТаблицаЗаголовок"/>
    <w:basedOn w:val="a"/>
    <w:link w:val="affb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b">
    <w:name w:val="САП_ТаблицаЗаголовок Знак"/>
    <w:link w:val="affa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c">
    <w:name w:val="Document Map"/>
    <w:basedOn w:val="a"/>
    <w:link w:val="affd"/>
    <w:uiPriority w:val="99"/>
    <w:semiHidden/>
    <w:unhideWhenUsed/>
    <w:rsid w:val="00D15905"/>
    <w:rPr>
      <w:szCs w:val="24"/>
    </w:rPr>
  </w:style>
  <w:style w:type="character" w:customStyle="1" w:styleId="affd">
    <w:name w:val="Схема документа Знак"/>
    <w:basedOn w:val="a0"/>
    <w:link w:val="affc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e">
    <w:name w:val="ЗагТабл"/>
    <w:basedOn w:val="a"/>
    <w:link w:val="afff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">
    <w:name w:val="ЗагТабл Знак"/>
    <w:basedOn w:val="a0"/>
    <w:link w:val="affe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0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0">
    <w:name w:val="САП_Текст простой"/>
    <w:basedOn w:val="a"/>
    <w:link w:val="afff1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1">
    <w:name w:val="САП_Текст простой Знак"/>
    <w:link w:val="afff0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2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keepLines/>
      <w:pageBreakBefore/>
      <w:numPr>
        <w:numId w:val="13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3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1"/>
    <w:qFormat/>
    <w:rsid w:val="0012135C"/>
    <w:pPr>
      <w:keepLines/>
      <w:numPr>
        <w:ilvl w:val="2"/>
        <w:numId w:val="13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3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customStyle="1" w:styleId="UnresolvedMention1">
    <w:name w:val="Unresolved Mention1"/>
    <w:basedOn w:val="a0"/>
    <w:uiPriority w:val="99"/>
    <w:semiHidden/>
    <w:unhideWhenUsed/>
    <w:rsid w:val="002C79B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9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package" Target="embeddings/Microsoft_Word_Document.docx"/><Relationship Id="rId39" Type="http://schemas.openxmlformats.org/officeDocument/2006/relationships/image" Target="media/image16.emf"/><Relationship Id="rId21" Type="http://schemas.openxmlformats.org/officeDocument/2006/relationships/image" Target="media/image7.emf"/><Relationship Id="rId34" Type="http://schemas.openxmlformats.org/officeDocument/2006/relationships/package" Target="embeddings/Microsoft_Excel_Worksheet.xlsx"/><Relationship Id="rId42" Type="http://schemas.openxmlformats.org/officeDocument/2006/relationships/package" Target="embeddings/Microsoft_Excel_Worksheet5.xlsx"/><Relationship Id="rId47" Type="http://schemas.openxmlformats.org/officeDocument/2006/relationships/image" Target="media/image20.emf"/><Relationship Id="rId50" Type="http://schemas.openxmlformats.org/officeDocument/2006/relationships/package" Target="embeddings/Microsoft_Excel_Worksheet9.xlsx"/><Relationship Id="rId55" Type="http://schemas.openxmlformats.org/officeDocument/2006/relationships/header" Target="header6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image" Target="media/image11.emf"/><Relationship Id="rId11" Type="http://schemas.openxmlformats.org/officeDocument/2006/relationships/header" Target="header1.xml"/><Relationship Id="rId24" Type="http://schemas.openxmlformats.org/officeDocument/2006/relationships/oleObject" Target="embeddings/Microsoft_Word_97_-_2003_Document1.doc"/><Relationship Id="rId32" Type="http://schemas.openxmlformats.org/officeDocument/2006/relationships/oleObject" Target="embeddings/Microsoft_Word_97_-_2003_Document3.doc"/><Relationship Id="rId37" Type="http://schemas.openxmlformats.org/officeDocument/2006/relationships/image" Target="media/image15.emf"/><Relationship Id="rId40" Type="http://schemas.openxmlformats.org/officeDocument/2006/relationships/package" Target="embeddings/Microsoft_Excel_Worksheet4.xlsx"/><Relationship Id="rId45" Type="http://schemas.openxmlformats.org/officeDocument/2006/relationships/image" Target="media/image19.emf"/><Relationship Id="rId53" Type="http://schemas.openxmlformats.org/officeDocument/2006/relationships/package" Target="embeddings/Microsoft_Excel_Worksheet11.xlsx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oleObject" Target="embeddings/Microsoft_Word_97_-_2003_Document.doc"/><Relationship Id="rId27" Type="http://schemas.openxmlformats.org/officeDocument/2006/relationships/image" Target="media/image10.emf"/><Relationship Id="rId30" Type="http://schemas.openxmlformats.org/officeDocument/2006/relationships/oleObject" Target="embeddings/Microsoft_Word_97_-_2003_Document2.doc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package" Target="embeddings/Microsoft_Excel_Worksheet8.xlsx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22.emf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9.emf"/><Relationship Id="rId33" Type="http://schemas.openxmlformats.org/officeDocument/2006/relationships/image" Target="media/image13.emf"/><Relationship Id="rId38" Type="http://schemas.openxmlformats.org/officeDocument/2006/relationships/package" Target="embeddings/Microsoft_Excel_Worksheet3.xlsx"/><Relationship Id="rId46" Type="http://schemas.openxmlformats.org/officeDocument/2006/relationships/package" Target="embeddings/Microsoft_Excel_Worksheet7.xlsx"/><Relationship Id="rId20" Type="http://schemas.openxmlformats.org/officeDocument/2006/relationships/image" Target="media/image6.png"/><Relationship Id="rId41" Type="http://schemas.openxmlformats.org/officeDocument/2006/relationships/image" Target="media/image17.emf"/><Relationship Id="rId54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8.emf"/><Relationship Id="rId28" Type="http://schemas.openxmlformats.org/officeDocument/2006/relationships/package" Target="embeddings/Microsoft_Word_Document1.docx"/><Relationship Id="rId36" Type="http://schemas.openxmlformats.org/officeDocument/2006/relationships/package" Target="embeddings/Microsoft_Excel_Worksheet2.xlsx"/><Relationship Id="rId49" Type="http://schemas.openxmlformats.org/officeDocument/2006/relationships/image" Target="media/image21.emf"/><Relationship Id="rId57" Type="http://schemas.microsoft.com/office/2011/relationships/people" Target="people.xml"/><Relationship Id="rId10" Type="http://schemas.openxmlformats.org/officeDocument/2006/relationships/endnotes" Target="endnotes.xml"/><Relationship Id="rId31" Type="http://schemas.openxmlformats.org/officeDocument/2006/relationships/image" Target="media/image12.emf"/><Relationship Id="rId44" Type="http://schemas.openxmlformats.org/officeDocument/2006/relationships/package" Target="embeddings/Microsoft_Excel_Worksheet6.xlsx"/><Relationship Id="rId52" Type="http://schemas.openxmlformats.org/officeDocument/2006/relationships/package" Target="embeddings/Microsoft_Excel_Worksheet10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5881F-79B7-4193-9836-D5BB444E7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98A477-D638-4FE0-BD13-B9C8281AA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30</Pages>
  <Words>8688</Words>
  <Characters>49527</Characters>
  <Application>Microsoft Office Word</Application>
  <DocSecurity>0</DocSecurity>
  <Lines>412</Lines>
  <Paragraphs>116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58099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karabanovame</dc:creator>
  <cp:keywords/>
  <dc:description/>
  <cp:lastModifiedBy>Владимир Лаут</cp:lastModifiedBy>
  <cp:revision>4</cp:revision>
  <cp:lastPrinted>2018-02-09T10:40:00Z</cp:lastPrinted>
  <dcterms:created xsi:type="dcterms:W3CDTF">2021-04-08T12:51:00Z</dcterms:created>
  <dcterms:modified xsi:type="dcterms:W3CDTF">2021-04-08T15:14:00Z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