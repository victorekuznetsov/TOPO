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C83EBC" w14:textId="174C74F4" w:rsidR="00F66ECE" w:rsidRPr="00494ECB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781B8264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52663D33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3746A592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2C4A95E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44666E4D" w14:textId="77777777" w:rsidR="00F66ECE" w:rsidRPr="009936BB" w:rsidRDefault="00F66ECE" w:rsidP="00F66ECE">
      <w:pPr>
        <w:rPr>
          <w:rFonts w:ascii="Arial" w:hAnsi="Arial" w:cs="Arial"/>
          <w:lang w:val="en-US" w:eastAsia="ru-RU"/>
        </w:rPr>
      </w:pPr>
    </w:p>
    <w:p w14:paraId="28A26B92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7A059395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2FBA946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B99BCDE" w14:textId="77777777" w:rsidR="00193343" w:rsidRPr="009936BB" w:rsidRDefault="00193343" w:rsidP="00F66ECE">
      <w:pPr>
        <w:rPr>
          <w:rFonts w:ascii="Arial" w:hAnsi="Arial" w:cs="Arial"/>
          <w:lang w:val="en-US" w:eastAsia="ru-RU"/>
        </w:rPr>
      </w:pPr>
    </w:p>
    <w:p w14:paraId="63EF73B4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74369F2C" w14:textId="77777777" w:rsidR="00193343" w:rsidRPr="009936BB" w:rsidRDefault="00193343" w:rsidP="00F66ECE">
      <w:pPr>
        <w:rPr>
          <w:rFonts w:ascii="Arial" w:hAnsi="Arial" w:cs="Arial"/>
          <w:lang w:val="en-US" w:eastAsia="ru-RU"/>
        </w:rPr>
      </w:pPr>
    </w:p>
    <w:p w14:paraId="6E855291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0BBD80FC" w14:textId="444E6B0B" w:rsidR="00F66ECE" w:rsidRPr="00F94454" w:rsidRDefault="00F66ECE" w:rsidP="00CD470D">
      <w:pPr>
        <w:rPr>
          <w:rFonts w:ascii="Arial" w:hAnsi="Arial" w:cs="Arial"/>
          <w:lang w:eastAsia="ru-RU"/>
        </w:rPr>
      </w:pPr>
    </w:p>
    <w:p w14:paraId="000A0437" w14:textId="77777777" w:rsidR="00F66ECE" w:rsidRDefault="00D000BA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F94454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1B505C18" w14:textId="77777777" w:rsidR="00916FAB" w:rsidRPr="00F94454" w:rsidRDefault="00916FAB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74E9BB57" w14:textId="77777777" w:rsidR="00EC00D2" w:rsidRDefault="00A42C61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proofErr w:type="spellStart"/>
      <w:r>
        <w:rPr>
          <w:rFonts w:ascii="Arial" w:hAnsi="Arial" w:cs="Arial"/>
          <w:bCs/>
          <w:kern w:val="32"/>
          <w:sz w:val="32"/>
          <w:szCs w:val="32"/>
        </w:rPr>
        <w:t>ТОиР</w:t>
      </w:r>
      <w:proofErr w:type="spellEnd"/>
    </w:p>
    <w:p w14:paraId="45C4F00B" w14:textId="77777777" w:rsidR="00EC00D2" w:rsidRDefault="00EC00D2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2F399E27" w14:textId="77777777" w:rsidR="000F6264" w:rsidRDefault="00A42C61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A42C61">
        <w:rPr>
          <w:rFonts w:ascii="Arial" w:hAnsi="Arial" w:cs="Arial"/>
          <w:bCs/>
          <w:kern w:val="32"/>
          <w:sz w:val="32"/>
          <w:szCs w:val="32"/>
        </w:rPr>
        <w:t xml:space="preserve">Формирование и управление бюджетами </w:t>
      </w:r>
      <w:proofErr w:type="spellStart"/>
      <w:r w:rsidRPr="00A42C61">
        <w:rPr>
          <w:rFonts w:ascii="Arial" w:hAnsi="Arial" w:cs="Arial"/>
          <w:bCs/>
          <w:kern w:val="32"/>
          <w:sz w:val="32"/>
          <w:szCs w:val="32"/>
        </w:rPr>
        <w:t>ТОиР</w:t>
      </w:r>
      <w:proofErr w:type="spellEnd"/>
    </w:p>
    <w:p w14:paraId="507514EF" w14:textId="77777777" w:rsidR="00916FAB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36B0FBB4" w14:textId="581082E4" w:rsidR="00916FAB" w:rsidRPr="00A42C61" w:rsidRDefault="00713013" w:rsidP="00EA323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ERP</w:t>
      </w:r>
      <w:del w:id="4" w:author="Попова Дарья" w:date="2021-03-09T14:28:00Z">
        <w:r w:rsidRPr="00494ECB" w:rsidDel="00494ECB">
          <w:rPr>
            <w:rFonts w:ascii="Arial" w:hAnsi="Arial" w:cs="Arial"/>
            <w:sz w:val="32"/>
            <w:szCs w:val="32"/>
          </w:rPr>
          <w:delText>.9.9.</w:delText>
        </w:r>
      </w:del>
      <w:ins w:id="5" w:author="Попова Дарья" w:date="2021-03-09T14:28:00Z">
        <w:r w:rsidR="00494ECB">
          <w:rPr>
            <w:rFonts w:ascii="Arial" w:hAnsi="Arial" w:cs="Arial"/>
            <w:sz w:val="32"/>
            <w:szCs w:val="32"/>
          </w:rPr>
          <w:t>.13.9.</w:t>
        </w:r>
      </w:ins>
      <w:r w:rsidRPr="00494ECB">
        <w:rPr>
          <w:rFonts w:ascii="Arial" w:hAnsi="Arial" w:cs="Arial"/>
          <w:sz w:val="32"/>
          <w:szCs w:val="32"/>
        </w:rPr>
        <w:t>2.</w:t>
      </w:r>
      <w:r w:rsidR="00A42C61" w:rsidRPr="00A42C61">
        <w:rPr>
          <w:rFonts w:ascii="Arial" w:hAnsi="Arial" w:cs="Arial"/>
          <w:sz w:val="32"/>
          <w:szCs w:val="32"/>
        </w:rPr>
        <w:t>51</w:t>
      </w:r>
    </w:p>
    <w:p w14:paraId="3EB4EAED" w14:textId="77777777" w:rsidR="00916FAB" w:rsidRPr="00A42C61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3DA56B54" w14:textId="77777777" w:rsidR="00916FAB" w:rsidRPr="00A42C61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0E133835" w14:textId="435D0038" w:rsidR="00916FAB" w:rsidRPr="00EC00D2" w:rsidRDefault="00916FAB" w:rsidP="00EA3237">
      <w:pPr>
        <w:jc w:val="center"/>
        <w:rPr>
          <w:rFonts w:ascii="Arial" w:hAnsi="Arial" w:cs="Arial"/>
          <w:sz w:val="32"/>
          <w:szCs w:val="32"/>
        </w:rPr>
      </w:pPr>
      <w:r w:rsidRPr="00916FAB">
        <w:rPr>
          <w:rFonts w:ascii="Arial" w:eastAsiaTheme="majorEastAsia" w:hAnsi="Arial" w:cs="Arial"/>
          <w:caps/>
          <w:spacing w:val="-10"/>
          <w:kern w:val="28"/>
          <w:sz w:val="28"/>
          <w:szCs w:val="32"/>
          <w:lang w:eastAsia="ru-RU"/>
        </w:rPr>
        <w:t>31710</w:t>
      </w:r>
      <w:r w:rsidR="00474FB8">
        <w:rPr>
          <w:rFonts w:ascii="Arial" w:eastAsiaTheme="majorEastAsia" w:hAnsi="Arial" w:cs="Arial"/>
          <w:caps/>
          <w:spacing w:val="-10"/>
          <w:kern w:val="28"/>
          <w:sz w:val="28"/>
          <w:szCs w:val="32"/>
          <w:lang w:eastAsia="ru-RU"/>
        </w:rPr>
        <w:t>2</w:t>
      </w:r>
      <w:r w:rsidRPr="00916FAB">
        <w:rPr>
          <w:rFonts w:ascii="Arial" w:eastAsiaTheme="majorEastAsia" w:hAnsi="Arial" w:cs="Arial"/>
          <w:caps/>
          <w:spacing w:val="-10"/>
          <w:kern w:val="28"/>
          <w:sz w:val="28"/>
          <w:szCs w:val="32"/>
          <w:lang w:eastAsia="ru-RU"/>
        </w:rPr>
        <w:t xml:space="preserve">. </w:t>
      </w:r>
      <w:r w:rsidR="00474FB8">
        <w:rPr>
          <w:rFonts w:ascii="Arial" w:eastAsiaTheme="majorEastAsia" w:hAnsi="Arial" w:cs="Arial"/>
          <w:caps/>
          <w:spacing w:val="-10"/>
          <w:kern w:val="28"/>
          <w:sz w:val="28"/>
          <w:szCs w:val="32"/>
          <w:lang w:eastAsia="ru-RU"/>
        </w:rPr>
        <w:t>Внедрение пилота и стабилизация решения</w:t>
      </w:r>
    </w:p>
    <w:p w14:paraId="125FEFB2" w14:textId="77777777" w:rsidR="000F6264" w:rsidRPr="00F94454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057B3A1D" w14:textId="77777777" w:rsidR="00F66ECE" w:rsidRPr="00F94454" w:rsidRDefault="00F66ECE" w:rsidP="00CD470D">
      <w:pPr>
        <w:rPr>
          <w:rFonts w:ascii="Arial" w:hAnsi="Arial" w:cs="Arial"/>
        </w:rPr>
      </w:pPr>
    </w:p>
    <w:p w14:paraId="637111B9" w14:textId="77777777" w:rsidR="002E67E7" w:rsidRPr="00F9445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3C1BFFA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AEE7E29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A6AC867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D970BA2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A61520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C854D35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0EFC943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A08F578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4BDC62C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F686E0F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4531AC1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33627C5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FA07940" w14:textId="77777777" w:rsidR="00175B15" w:rsidRPr="00F9445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A584712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7AB4791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0E57133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D347E1B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1D69DB5" w14:textId="61DE2D19" w:rsidR="00D12ECC" w:rsidRPr="00916FAB" w:rsidRDefault="00916FAB" w:rsidP="00175B15">
      <w:pPr>
        <w:jc w:val="center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Москва 20</w:t>
      </w:r>
      <w:r w:rsidR="00474FB8">
        <w:rPr>
          <w:rFonts w:ascii="Arial" w:hAnsi="Arial" w:cs="Arial"/>
          <w:b/>
          <w:sz w:val="22"/>
        </w:rPr>
        <w:t>20</w:t>
      </w:r>
    </w:p>
    <w:p w14:paraId="516D2908" w14:textId="77777777" w:rsidR="00D12ECC" w:rsidRPr="00F94454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F94454">
        <w:rPr>
          <w:rFonts w:ascii="Arial" w:hAnsi="Arial" w:cs="Arial"/>
          <w:b/>
          <w:sz w:val="20"/>
        </w:rPr>
        <w:br w:type="page"/>
      </w:r>
    </w:p>
    <w:p w14:paraId="63CBF08B" w14:textId="58C0625E" w:rsidR="003701C2" w:rsidRPr="00916FAB" w:rsidRDefault="003701C2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</w:t>
      </w:r>
      <w:r w:rsidR="00106AE3"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0"/>
        <w:gridCol w:w="1217"/>
        <w:gridCol w:w="5756"/>
        <w:gridCol w:w="2253"/>
      </w:tblGrid>
      <w:tr w:rsidR="00175B15" w:rsidRPr="00F94454" w14:paraId="4F20D853" w14:textId="77777777" w:rsidTr="001669F3">
        <w:trPr>
          <w:cantSplit/>
          <w:trHeight w:val="397"/>
          <w:tblHeader/>
        </w:trPr>
        <w:tc>
          <w:tcPr>
            <w:tcW w:w="467" w:type="pct"/>
            <w:shd w:val="clear" w:color="auto" w:fill="FFC000"/>
            <w:vAlign w:val="center"/>
          </w:tcPr>
          <w:p w14:paraId="21D80021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598" w:type="pct"/>
            <w:shd w:val="clear" w:color="auto" w:fill="FFC000"/>
            <w:vAlign w:val="center"/>
          </w:tcPr>
          <w:p w14:paraId="7689C096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828" w:type="pct"/>
            <w:shd w:val="clear" w:color="auto" w:fill="FFC000"/>
            <w:vAlign w:val="center"/>
          </w:tcPr>
          <w:p w14:paraId="1DAE291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1107" w:type="pct"/>
            <w:shd w:val="clear" w:color="auto" w:fill="FFC000"/>
            <w:vAlign w:val="center"/>
          </w:tcPr>
          <w:p w14:paraId="3D6B0EB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A42C61" w:rsidRPr="00F94454" w14:paraId="00F42F3B" w14:textId="369D3F80" w:rsidTr="001669F3">
        <w:trPr>
          <w:cantSplit/>
        </w:trPr>
        <w:tc>
          <w:tcPr>
            <w:tcW w:w="467" w:type="pct"/>
          </w:tcPr>
          <w:p w14:paraId="3A17D16D" w14:textId="114AB935" w:rsidR="00A42C61" w:rsidRPr="00EE40DD" w:rsidRDefault="00A42C61" w:rsidP="00A42C61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EE40DD">
              <w:rPr>
                <w:rFonts w:ascii="Arial" w:hAnsi="Arial" w:cs="Arial"/>
                <w:sz w:val="20"/>
                <w:lang w:val="en-US"/>
              </w:rPr>
              <w:t>.0</w:t>
            </w:r>
          </w:p>
        </w:tc>
        <w:tc>
          <w:tcPr>
            <w:tcW w:w="598" w:type="pct"/>
          </w:tcPr>
          <w:p w14:paraId="3ECA244E" w14:textId="4812832A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06.06.2018</w:t>
            </w:r>
          </w:p>
        </w:tc>
        <w:tc>
          <w:tcPr>
            <w:tcW w:w="2828" w:type="pct"/>
          </w:tcPr>
          <w:p w14:paraId="6BDF98C7" w14:textId="479D52ED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455007">
              <w:rPr>
                <w:rFonts w:ascii="Arial" w:hAnsi="Arial" w:cs="Arial"/>
                <w:sz w:val="20"/>
              </w:rPr>
              <w:t>Начало разработки документа</w:t>
            </w:r>
          </w:p>
        </w:tc>
        <w:tc>
          <w:tcPr>
            <w:tcW w:w="1107" w:type="pct"/>
          </w:tcPr>
          <w:p w14:paraId="7BF4FF54" w14:textId="79832131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1AD6B2F8" w14:textId="6F91A1B1" w:rsidTr="001669F3">
        <w:trPr>
          <w:cantSplit/>
        </w:trPr>
        <w:tc>
          <w:tcPr>
            <w:tcW w:w="467" w:type="pct"/>
          </w:tcPr>
          <w:p w14:paraId="32C4ABB3" w14:textId="7B0A6934" w:rsidR="00A42C61" w:rsidRPr="00F94454" w:rsidRDefault="00EE40DD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0.</w:t>
            </w:r>
            <w:r w:rsidR="00A42C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98" w:type="pct"/>
          </w:tcPr>
          <w:p w14:paraId="3DFBAD86" w14:textId="2621A08B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14.06.2018</w:t>
            </w:r>
          </w:p>
        </w:tc>
        <w:tc>
          <w:tcPr>
            <w:tcW w:w="2828" w:type="pct"/>
          </w:tcPr>
          <w:p w14:paraId="7B3CB532" w14:textId="17D64041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Заполнены заголовки структуры разделов документа, части отдельных разделов</w:t>
            </w:r>
          </w:p>
        </w:tc>
        <w:tc>
          <w:tcPr>
            <w:tcW w:w="1107" w:type="pct"/>
          </w:tcPr>
          <w:p w14:paraId="63003AA5" w14:textId="116BCC84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14104EB3" w14:textId="2EA986D0" w:rsidTr="001669F3">
        <w:trPr>
          <w:cantSplit/>
        </w:trPr>
        <w:tc>
          <w:tcPr>
            <w:tcW w:w="467" w:type="pct"/>
          </w:tcPr>
          <w:p w14:paraId="399CA491" w14:textId="7DD6EC65" w:rsidR="00A42C61" w:rsidRPr="00F94454" w:rsidRDefault="00EE40DD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0.</w:t>
            </w:r>
            <w:r w:rsidR="007113AA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98" w:type="pct"/>
          </w:tcPr>
          <w:p w14:paraId="49622BA9" w14:textId="2F240C4D" w:rsidR="00A42C61" w:rsidRPr="00F94454" w:rsidRDefault="007113AA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09.07.2018</w:t>
            </w:r>
          </w:p>
        </w:tc>
        <w:tc>
          <w:tcPr>
            <w:tcW w:w="2828" w:type="pct"/>
          </w:tcPr>
          <w:p w14:paraId="5631DC31" w14:textId="25ACC2B2" w:rsidR="00A42C61" w:rsidRPr="00F94454" w:rsidRDefault="007113AA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Заполнены разделы 5.1, 5.2.3, 5.10</w:t>
            </w:r>
          </w:p>
        </w:tc>
        <w:tc>
          <w:tcPr>
            <w:tcW w:w="1107" w:type="pct"/>
          </w:tcPr>
          <w:p w14:paraId="51D92FEC" w14:textId="6FB5DB43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113AA" w:rsidRPr="00F94454" w14:paraId="781752F2" w14:textId="08031360" w:rsidTr="001669F3">
        <w:trPr>
          <w:cantSplit/>
        </w:trPr>
        <w:tc>
          <w:tcPr>
            <w:tcW w:w="467" w:type="pct"/>
          </w:tcPr>
          <w:p w14:paraId="50A7D3F6" w14:textId="06C2EA85" w:rsidR="007113AA" w:rsidRPr="001410A5" w:rsidRDefault="00EE40DD" w:rsidP="00A42C61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0.</w:t>
            </w:r>
            <w:r w:rsidR="001410A5">
              <w:rPr>
                <w:rFonts w:ascii="Arial" w:hAnsi="Arial" w:cs="Arial"/>
                <w:sz w:val="20"/>
                <w:lang w:val="en-US"/>
              </w:rPr>
              <w:t>3</w:t>
            </w:r>
          </w:p>
        </w:tc>
        <w:tc>
          <w:tcPr>
            <w:tcW w:w="598" w:type="pct"/>
          </w:tcPr>
          <w:p w14:paraId="517B6147" w14:textId="175EAF73" w:rsidR="007113AA" w:rsidRPr="001410A5" w:rsidRDefault="001410A5" w:rsidP="00A42C61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19.07.2018</w:t>
            </w:r>
          </w:p>
        </w:tc>
        <w:tc>
          <w:tcPr>
            <w:tcW w:w="2828" w:type="pct"/>
          </w:tcPr>
          <w:p w14:paraId="054FC3A1" w14:textId="66D1EE28" w:rsidR="007113AA" w:rsidRPr="001410A5" w:rsidRDefault="001410A5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Уточнён раздел 5.1, вставлен раздел 6, сформировано Приложение </w:t>
            </w:r>
            <w:r w:rsidR="001D0CD9">
              <w:rPr>
                <w:rFonts w:ascii="Arial" w:hAnsi="Arial" w:cs="Arial"/>
                <w:sz w:val="20"/>
              </w:rPr>
              <w:t xml:space="preserve">1, </w:t>
            </w: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107" w:type="pct"/>
          </w:tcPr>
          <w:p w14:paraId="60109B01" w14:textId="1EAA581D" w:rsidR="007113AA" w:rsidRPr="00F94454" w:rsidRDefault="007113AA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410A5" w:rsidRPr="00F94454" w14:paraId="56714935" w14:textId="2B1723B9" w:rsidTr="001669F3">
        <w:trPr>
          <w:cantSplit/>
        </w:trPr>
        <w:tc>
          <w:tcPr>
            <w:tcW w:w="467" w:type="pct"/>
          </w:tcPr>
          <w:p w14:paraId="31D60919" w14:textId="6FF3E160" w:rsidR="001410A5" w:rsidRPr="00F94454" w:rsidRDefault="00EE40DD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0.</w:t>
            </w:r>
            <w:r w:rsidR="00685CCF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98" w:type="pct"/>
          </w:tcPr>
          <w:p w14:paraId="7B27CF3B" w14:textId="52934788" w:rsidR="001410A5" w:rsidRPr="00F94454" w:rsidRDefault="00685CCF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1.08.2018</w:t>
            </w:r>
          </w:p>
        </w:tc>
        <w:tc>
          <w:tcPr>
            <w:tcW w:w="2828" w:type="pct"/>
          </w:tcPr>
          <w:p w14:paraId="414611C1" w14:textId="6EA26814" w:rsidR="001410A5" w:rsidRPr="00685CCF" w:rsidRDefault="00685CCF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Заполнены разделы </w:t>
            </w:r>
            <w:r w:rsidRPr="00685CCF">
              <w:rPr>
                <w:rFonts w:ascii="Arial" w:hAnsi="Arial" w:cs="Arial"/>
                <w:sz w:val="20"/>
              </w:rPr>
              <w:t>5.2.2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685CCF">
              <w:rPr>
                <w:rFonts w:ascii="Arial" w:hAnsi="Arial" w:cs="Arial"/>
                <w:sz w:val="20"/>
              </w:rPr>
              <w:t>5.2.4</w:t>
            </w:r>
            <w:r w:rsidR="006A4099">
              <w:rPr>
                <w:rFonts w:ascii="Arial" w:hAnsi="Arial" w:cs="Arial"/>
                <w:sz w:val="20"/>
              </w:rPr>
              <w:t>; сформировано Приложение 2, 4, КП1</w:t>
            </w:r>
          </w:p>
        </w:tc>
        <w:tc>
          <w:tcPr>
            <w:tcW w:w="1107" w:type="pct"/>
          </w:tcPr>
          <w:p w14:paraId="3823F4C0" w14:textId="677FC0DF" w:rsidR="001410A5" w:rsidRPr="00F94454" w:rsidRDefault="001410A5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8544F" w:rsidRPr="00F94454" w14:paraId="0F721CC9" w14:textId="218D259C" w:rsidTr="001669F3">
        <w:trPr>
          <w:cantSplit/>
        </w:trPr>
        <w:tc>
          <w:tcPr>
            <w:tcW w:w="467" w:type="pct"/>
          </w:tcPr>
          <w:p w14:paraId="53125FD4" w14:textId="0374B8FF" w:rsidR="0078544F" w:rsidRDefault="00EE40DD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0.</w:t>
            </w:r>
            <w:r w:rsidR="0078544F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98" w:type="pct"/>
          </w:tcPr>
          <w:p w14:paraId="02F31F3C" w14:textId="2FE9B766" w:rsidR="0078544F" w:rsidRDefault="0078544F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6.08.2018</w:t>
            </w:r>
          </w:p>
        </w:tc>
        <w:tc>
          <w:tcPr>
            <w:tcW w:w="2828" w:type="pct"/>
          </w:tcPr>
          <w:p w14:paraId="440204C2" w14:textId="53FB3847" w:rsidR="0078544F" w:rsidRPr="0078544F" w:rsidRDefault="0078544F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Заполнены разделы 5.2.1, 7</w:t>
            </w:r>
          </w:p>
        </w:tc>
        <w:tc>
          <w:tcPr>
            <w:tcW w:w="1107" w:type="pct"/>
          </w:tcPr>
          <w:p w14:paraId="1C7D56A8" w14:textId="67AAE12B" w:rsidR="0078544F" w:rsidRPr="00F94454" w:rsidRDefault="0078544F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744C0" w:rsidRPr="00F94454" w14:paraId="3595A882" w14:textId="4DB0AD82" w:rsidTr="001669F3">
        <w:trPr>
          <w:cantSplit/>
        </w:trPr>
        <w:tc>
          <w:tcPr>
            <w:tcW w:w="467" w:type="pct"/>
          </w:tcPr>
          <w:p w14:paraId="27C715E0" w14:textId="3EE8963B" w:rsidR="00B744C0" w:rsidRDefault="00B744C0" w:rsidP="00A42C61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0.6</w:t>
            </w:r>
          </w:p>
        </w:tc>
        <w:tc>
          <w:tcPr>
            <w:tcW w:w="598" w:type="pct"/>
          </w:tcPr>
          <w:p w14:paraId="1B9EF776" w14:textId="30C274C8" w:rsidR="00B744C0" w:rsidRPr="00B744C0" w:rsidRDefault="00B744C0" w:rsidP="00A42C61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8.08.2018</w:t>
            </w:r>
          </w:p>
        </w:tc>
        <w:tc>
          <w:tcPr>
            <w:tcW w:w="2828" w:type="pct"/>
          </w:tcPr>
          <w:p w14:paraId="3C882F7A" w14:textId="6B9521BE" w:rsidR="00B744C0" w:rsidRDefault="00B744C0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Заполнен</w:t>
            </w:r>
            <w:r w:rsidR="009E2BC9">
              <w:rPr>
                <w:rFonts w:ascii="Arial" w:hAnsi="Arial" w:cs="Arial"/>
                <w:sz w:val="20"/>
              </w:rPr>
              <w:t>ы</w:t>
            </w:r>
            <w:r>
              <w:rPr>
                <w:rFonts w:ascii="Arial" w:hAnsi="Arial" w:cs="Arial"/>
                <w:sz w:val="20"/>
              </w:rPr>
              <w:t xml:space="preserve"> разделы 5.3, 5.5, 5.8, 5.9</w:t>
            </w:r>
          </w:p>
        </w:tc>
        <w:tc>
          <w:tcPr>
            <w:tcW w:w="1107" w:type="pct"/>
          </w:tcPr>
          <w:p w14:paraId="4F922B58" w14:textId="533C5C60" w:rsidR="00B744C0" w:rsidRPr="00F94454" w:rsidRDefault="00B744C0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E2BC9" w:rsidRPr="00F94454" w14:paraId="0AFA3505" w14:textId="4057BA93" w:rsidTr="001669F3">
        <w:trPr>
          <w:cantSplit/>
        </w:trPr>
        <w:tc>
          <w:tcPr>
            <w:tcW w:w="467" w:type="pct"/>
          </w:tcPr>
          <w:p w14:paraId="496E5F63" w14:textId="473B988F" w:rsidR="009E2BC9" w:rsidRPr="009936BB" w:rsidRDefault="009E2BC9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0.7</w:t>
            </w:r>
          </w:p>
        </w:tc>
        <w:tc>
          <w:tcPr>
            <w:tcW w:w="598" w:type="pct"/>
          </w:tcPr>
          <w:p w14:paraId="2A4E42D7" w14:textId="640584B7" w:rsidR="009E2BC9" w:rsidRPr="009936BB" w:rsidRDefault="009E2BC9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15.08.2018</w:t>
            </w:r>
          </w:p>
        </w:tc>
        <w:tc>
          <w:tcPr>
            <w:tcW w:w="2828" w:type="pct"/>
          </w:tcPr>
          <w:p w14:paraId="1766FED6" w14:textId="0B6B3C01" w:rsidR="009E2BC9" w:rsidRDefault="009E2BC9" w:rsidP="00A42C6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Исправления по замечаниям внутреннего контроля</w:t>
            </w:r>
          </w:p>
        </w:tc>
        <w:tc>
          <w:tcPr>
            <w:tcW w:w="1107" w:type="pct"/>
          </w:tcPr>
          <w:p w14:paraId="654B0B37" w14:textId="2BE9B87F" w:rsidR="009E2BC9" w:rsidRPr="00F94454" w:rsidRDefault="009E2BC9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91A35" w:rsidRPr="00844151" w14:paraId="13B389AE" w14:textId="560A3B45" w:rsidTr="001669F3">
        <w:trPr>
          <w:cantSplit/>
        </w:trPr>
        <w:tc>
          <w:tcPr>
            <w:tcW w:w="467" w:type="pct"/>
          </w:tcPr>
          <w:p w14:paraId="1E2E3870" w14:textId="009D7C76" w:rsidR="00D91A35" w:rsidRPr="00844151" w:rsidRDefault="00D91A35" w:rsidP="00A42C61">
            <w:pPr>
              <w:jc w:val="center"/>
              <w:rPr>
                <w:rFonts w:ascii="Arial" w:hAnsi="Arial" w:cs="Arial"/>
                <w:sz w:val="20"/>
              </w:rPr>
            </w:pPr>
            <w:r w:rsidRPr="00844151">
              <w:rPr>
                <w:rFonts w:ascii="Arial" w:hAnsi="Arial" w:cs="Arial"/>
                <w:sz w:val="20"/>
              </w:rPr>
              <w:t>0.8</w:t>
            </w:r>
          </w:p>
        </w:tc>
        <w:tc>
          <w:tcPr>
            <w:tcW w:w="598" w:type="pct"/>
          </w:tcPr>
          <w:p w14:paraId="6E37E94A" w14:textId="550D8040" w:rsidR="00D91A35" w:rsidRPr="00844151" w:rsidRDefault="00D91A35" w:rsidP="009936BB">
            <w:pPr>
              <w:jc w:val="center"/>
              <w:rPr>
                <w:rFonts w:ascii="Arial" w:hAnsi="Arial" w:cs="Arial"/>
                <w:sz w:val="20"/>
              </w:rPr>
            </w:pPr>
            <w:r w:rsidRPr="00844151">
              <w:rPr>
                <w:rFonts w:ascii="Arial" w:hAnsi="Arial" w:cs="Arial"/>
                <w:sz w:val="20"/>
              </w:rPr>
              <w:t>2</w:t>
            </w:r>
            <w:r w:rsidR="00844151" w:rsidRPr="009936BB">
              <w:rPr>
                <w:rFonts w:ascii="Arial" w:hAnsi="Arial" w:cs="Arial"/>
                <w:sz w:val="20"/>
              </w:rPr>
              <w:t>8</w:t>
            </w:r>
            <w:r w:rsidRPr="00844151">
              <w:rPr>
                <w:rFonts w:ascii="Arial" w:hAnsi="Arial" w:cs="Arial"/>
                <w:sz w:val="20"/>
              </w:rPr>
              <w:t>.08.2018</w:t>
            </w:r>
          </w:p>
        </w:tc>
        <w:tc>
          <w:tcPr>
            <w:tcW w:w="2828" w:type="pct"/>
          </w:tcPr>
          <w:p w14:paraId="71FDBC75" w14:textId="0A41410D" w:rsidR="00D91A35" w:rsidRDefault="00D91A35" w:rsidP="009936BB">
            <w:pPr>
              <w:jc w:val="left"/>
              <w:rPr>
                <w:rFonts w:ascii="Arial" w:hAnsi="Arial" w:cs="Arial"/>
                <w:sz w:val="20"/>
              </w:rPr>
            </w:pPr>
            <w:r w:rsidRPr="00844151">
              <w:rPr>
                <w:rFonts w:ascii="Arial" w:hAnsi="Arial" w:cs="Arial"/>
                <w:sz w:val="20"/>
              </w:rPr>
              <w:t>Исправления по замечаниям к Методике и первой итерации проверки бизнес-экспертами</w:t>
            </w:r>
          </w:p>
        </w:tc>
        <w:tc>
          <w:tcPr>
            <w:tcW w:w="1107" w:type="pct"/>
          </w:tcPr>
          <w:p w14:paraId="2E33C905" w14:textId="04694860" w:rsidR="00D91A35" w:rsidRPr="00F94454" w:rsidRDefault="00D91A35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34453" w:rsidRPr="00844151" w14:paraId="5F9401FA" w14:textId="7FE765D4" w:rsidTr="001669F3">
        <w:trPr>
          <w:cantSplit/>
        </w:trPr>
        <w:tc>
          <w:tcPr>
            <w:tcW w:w="467" w:type="pct"/>
          </w:tcPr>
          <w:p w14:paraId="7775B0AC" w14:textId="03FE30CC" w:rsidR="00D34453" w:rsidRPr="00844151" w:rsidRDefault="00D34453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0.9</w:t>
            </w:r>
          </w:p>
        </w:tc>
        <w:tc>
          <w:tcPr>
            <w:tcW w:w="598" w:type="pct"/>
          </w:tcPr>
          <w:p w14:paraId="7907B88F" w14:textId="5D5CFB9B" w:rsidR="00D34453" w:rsidRPr="00844151" w:rsidRDefault="00D3445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3952F2">
              <w:rPr>
                <w:rFonts w:ascii="Arial" w:hAnsi="Arial" w:cs="Arial"/>
                <w:sz w:val="20"/>
              </w:rPr>
              <w:t>7</w:t>
            </w:r>
            <w:r>
              <w:rPr>
                <w:rFonts w:ascii="Arial" w:hAnsi="Arial" w:cs="Arial"/>
                <w:sz w:val="20"/>
              </w:rPr>
              <w:t>.09.2018</w:t>
            </w:r>
          </w:p>
        </w:tc>
        <w:tc>
          <w:tcPr>
            <w:tcW w:w="2828" w:type="pct"/>
          </w:tcPr>
          <w:p w14:paraId="38402C61" w14:textId="384EFB4B" w:rsidR="00D34453" w:rsidRPr="00844151" w:rsidRDefault="00D3445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Исправления по актуализированным в соответствии с методиками (</w:t>
            </w:r>
            <w:del w:id="6" w:author="Попова Дарья Николаевна (Подрядчик. ООО БерингПойнт)" w:date="2021-04-05T14:57:00Z">
              <w:r w:rsidRPr="00D34453" w:rsidDel="002E6C85">
                <w:rPr>
                  <w:rFonts w:ascii="Arial" w:hAnsi="Arial" w:cs="Arial"/>
                  <w:sz w:val="20"/>
                </w:rPr>
                <w:delText>ERP.2.1_14_PM</w:delText>
              </w:r>
            </w:del>
            <w:ins w:id="7" w:author="Попова Дарья Николаевна (Подрядчик. ООО БерингПойнт)" w:date="2021-04-05T14:57:00Z">
              <w:r w:rsidR="002E6C85">
                <w:rPr>
                  <w:rFonts w:ascii="Arial" w:hAnsi="Arial" w:cs="Arial"/>
                  <w:sz w:val="20"/>
                </w:rPr>
                <w:t>ERP.13.9_10_100_PM</w:t>
              </w:r>
            </w:ins>
            <w:r>
              <w:rPr>
                <w:rFonts w:ascii="Arial" w:hAnsi="Arial" w:cs="Arial"/>
                <w:sz w:val="20"/>
              </w:rPr>
              <w:t xml:space="preserve"> и </w:t>
            </w:r>
            <w:del w:id="8" w:author="Попова Дарья Николаевна (Подрядчик. ООО БерингПойнт)" w:date="2021-04-05T14:55:00Z">
              <w:r w:rsidRPr="00D34453" w:rsidDel="002E6C85">
                <w:rPr>
                  <w:rFonts w:ascii="Arial" w:hAnsi="Arial" w:cs="Arial"/>
                  <w:sz w:val="20"/>
                </w:rPr>
                <w:delText>ERP.2.1_17_PM</w:delText>
              </w:r>
            </w:del>
            <w:ins w:id="9" w:author="Попова Дарья Николаевна (Подрядчик. ООО БерингПойнт)" w:date="2021-04-05T14:55:00Z">
              <w:r w:rsidR="002E6C85">
                <w:rPr>
                  <w:rFonts w:ascii="Arial" w:hAnsi="Arial" w:cs="Arial"/>
                  <w:sz w:val="20"/>
                </w:rPr>
                <w:t>ERP.13.9_10_101_PM</w:t>
              </w:r>
            </w:ins>
            <w:r>
              <w:rPr>
                <w:rFonts w:ascii="Arial" w:hAnsi="Arial" w:cs="Arial"/>
                <w:sz w:val="20"/>
              </w:rPr>
              <w:t>) схемам процессов.</w:t>
            </w:r>
          </w:p>
        </w:tc>
        <w:tc>
          <w:tcPr>
            <w:tcW w:w="1107" w:type="pct"/>
          </w:tcPr>
          <w:p w14:paraId="10F34468" w14:textId="508B0263" w:rsidR="00D34453" w:rsidRPr="00F94454" w:rsidRDefault="00D34453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D35B7" w:rsidRPr="00844151" w14:paraId="234D0AC3" w14:textId="3B4842F1" w:rsidTr="001669F3">
        <w:trPr>
          <w:cantSplit/>
        </w:trPr>
        <w:tc>
          <w:tcPr>
            <w:tcW w:w="467" w:type="pct"/>
          </w:tcPr>
          <w:p w14:paraId="7C524E08" w14:textId="4E5B81D2" w:rsidR="002D35B7" w:rsidRPr="009936BB" w:rsidRDefault="00536DBE" w:rsidP="00A42C61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2D35B7">
              <w:rPr>
                <w:rFonts w:ascii="Arial" w:hAnsi="Arial" w:cs="Arial"/>
                <w:sz w:val="20"/>
                <w:lang w:val="en-US"/>
              </w:rPr>
              <w:t>.0</w:t>
            </w:r>
          </w:p>
        </w:tc>
        <w:tc>
          <w:tcPr>
            <w:tcW w:w="598" w:type="pct"/>
          </w:tcPr>
          <w:p w14:paraId="7C887A45" w14:textId="6B5ABAA7" w:rsidR="002D35B7" w:rsidRPr="009936BB" w:rsidRDefault="007E4A3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10</w:t>
            </w:r>
            <w:r w:rsidR="002D35B7">
              <w:rPr>
                <w:rFonts w:ascii="Arial" w:hAnsi="Arial" w:cs="Arial"/>
                <w:sz w:val="20"/>
                <w:lang w:val="en-US"/>
              </w:rPr>
              <w:t>.09.20</w:t>
            </w:r>
            <w:r>
              <w:rPr>
                <w:rFonts w:ascii="Arial" w:hAnsi="Arial" w:cs="Arial"/>
                <w:sz w:val="20"/>
                <w:lang w:val="en-US"/>
              </w:rPr>
              <w:t>18</w:t>
            </w:r>
          </w:p>
        </w:tc>
        <w:tc>
          <w:tcPr>
            <w:tcW w:w="2828" w:type="pct"/>
          </w:tcPr>
          <w:p w14:paraId="1AC7A287" w14:textId="56175FB9" w:rsidR="002D35B7" w:rsidRPr="007E4A35" w:rsidRDefault="007E4A3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Подготовленная версия КД для выгрузки в СЭД</w:t>
            </w:r>
          </w:p>
        </w:tc>
        <w:tc>
          <w:tcPr>
            <w:tcW w:w="1107" w:type="pct"/>
          </w:tcPr>
          <w:p w14:paraId="77B2D973" w14:textId="59C02495" w:rsidR="002D35B7" w:rsidRPr="00F94454" w:rsidRDefault="002D35B7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E4A35" w:rsidRPr="00844151" w14:paraId="0EFF8E5E" w14:textId="3D5F49F5" w:rsidTr="001669F3">
        <w:trPr>
          <w:cantSplit/>
        </w:trPr>
        <w:tc>
          <w:tcPr>
            <w:tcW w:w="467" w:type="pct"/>
          </w:tcPr>
          <w:p w14:paraId="23218BCB" w14:textId="1C685815" w:rsidR="007E4A35" w:rsidRPr="009936BB" w:rsidRDefault="00536DBE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7E4A35">
              <w:rPr>
                <w:rFonts w:ascii="Arial" w:hAnsi="Arial" w:cs="Arial"/>
                <w:sz w:val="20"/>
              </w:rPr>
              <w:t>.1</w:t>
            </w:r>
          </w:p>
        </w:tc>
        <w:tc>
          <w:tcPr>
            <w:tcW w:w="598" w:type="pct"/>
          </w:tcPr>
          <w:p w14:paraId="58FCB449" w14:textId="5160BB79" w:rsidR="007E4A35" w:rsidRPr="009936BB" w:rsidRDefault="00114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28</w:t>
            </w:r>
            <w:r w:rsidR="007E4A35">
              <w:rPr>
                <w:rFonts w:ascii="Arial" w:hAnsi="Arial" w:cs="Arial"/>
                <w:sz w:val="20"/>
              </w:rPr>
              <w:t>.09.2018</w:t>
            </w:r>
          </w:p>
        </w:tc>
        <w:tc>
          <w:tcPr>
            <w:tcW w:w="2828" w:type="pct"/>
          </w:tcPr>
          <w:p w14:paraId="719D4C4A" w14:textId="35A139F8" w:rsidR="007E4A35" w:rsidRPr="00CC4123" w:rsidRDefault="001142F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</w:t>
            </w:r>
            <w:r w:rsidR="00A27BFC">
              <w:rPr>
                <w:rFonts w:ascii="Arial" w:hAnsi="Arial" w:cs="Arial"/>
                <w:sz w:val="20"/>
              </w:rPr>
              <w:t>несены исправления по замечаниям, полученным в ходе первого этапа согласования в СЭД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 w:rsidR="00153A79">
              <w:rPr>
                <w:rFonts w:ascii="Arial" w:hAnsi="Arial" w:cs="Arial"/>
                <w:sz w:val="20"/>
              </w:rPr>
              <w:t>С</w:t>
            </w:r>
            <w:r w:rsidR="00942A35">
              <w:rPr>
                <w:rFonts w:ascii="Arial" w:hAnsi="Arial" w:cs="Arial"/>
                <w:sz w:val="20"/>
              </w:rPr>
              <w:t>к</w:t>
            </w:r>
            <w:r w:rsidR="00153A79">
              <w:rPr>
                <w:rFonts w:ascii="Arial" w:hAnsi="Arial" w:cs="Arial"/>
                <w:sz w:val="20"/>
              </w:rPr>
              <w:t xml:space="preserve">орректированы схемы процессов. Переписан раздел 5.2.4. </w:t>
            </w:r>
            <w:r>
              <w:rPr>
                <w:rFonts w:ascii="Arial" w:hAnsi="Arial" w:cs="Arial"/>
                <w:sz w:val="20"/>
              </w:rPr>
              <w:t>Скорректированы: приложение ПР1-6, список согласующих,</w:t>
            </w:r>
            <w:r w:rsidRPr="00604FB6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таблицы раздела 7;</w:t>
            </w:r>
          </w:p>
        </w:tc>
        <w:tc>
          <w:tcPr>
            <w:tcW w:w="1107" w:type="pct"/>
          </w:tcPr>
          <w:p w14:paraId="3A84AD77" w14:textId="125AB85C" w:rsidR="007E4A35" w:rsidRPr="00F94454" w:rsidRDefault="007E4A35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40B5F" w:rsidRPr="00844151" w14:paraId="2E65F178" w14:textId="6151A85F" w:rsidTr="001669F3">
        <w:trPr>
          <w:cantSplit/>
        </w:trPr>
        <w:tc>
          <w:tcPr>
            <w:tcW w:w="467" w:type="pct"/>
          </w:tcPr>
          <w:p w14:paraId="1CC2011A" w14:textId="0BA5201D" w:rsidR="00B40B5F" w:rsidRDefault="00B40B5F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2.2</w:t>
            </w:r>
          </w:p>
        </w:tc>
        <w:tc>
          <w:tcPr>
            <w:tcW w:w="598" w:type="pct"/>
          </w:tcPr>
          <w:p w14:paraId="59B11098" w14:textId="6369D67D" w:rsidR="00B40B5F" w:rsidRPr="009936BB" w:rsidRDefault="00B40B5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16.10.2018</w:t>
            </w:r>
          </w:p>
        </w:tc>
        <w:tc>
          <w:tcPr>
            <w:tcW w:w="2828" w:type="pct"/>
          </w:tcPr>
          <w:p w14:paraId="560ECA1B" w14:textId="50C59C28" w:rsidR="00B40B5F" w:rsidRDefault="0048342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Даны ответы на замечания </w:t>
            </w:r>
            <w:r w:rsidRPr="00483421">
              <w:rPr>
                <w:rFonts w:ascii="Arial" w:hAnsi="Arial" w:cs="Arial"/>
                <w:sz w:val="20"/>
              </w:rPr>
              <w:t>Мытник Ю.В.</w:t>
            </w:r>
          </w:p>
          <w:p w14:paraId="78D6825D" w14:textId="2A6EB92B" w:rsidR="00AB2D15" w:rsidRDefault="00AB2D1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Внесены исправления в процесс ПП-07.06.03 по замечаниям </w:t>
            </w:r>
            <w:r w:rsidRPr="00AB2D15">
              <w:rPr>
                <w:rFonts w:ascii="Arial" w:hAnsi="Arial" w:cs="Arial"/>
                <w:sz w:val="20"/>
              </w:rPr>
              <w:t>Загребин</w:t>
            </w:r>
            <w:r>
              <w:rPr>
                <w:rFonts w:ascii="Arial" w:hAnsi="Arial" w:cs="Arial"/>
                <w:sz w:val="20"/>
              </w:rPr>
              <w:t>а</w:t>
            </w:r>
            <w:r w:rsidRPr="00AB2D15">
              <w:rPr>
                <w:rFonts w:ascii="Arial" w:hAnsi="Arial" w:cs="Arial"/>
                <w:sz w:val="20"/>
              </w:rPr>
              <w:t xml:space="preserve"> В.В.</w:t>
            </w:r>
          </w:p>
        </w:tc>
        <w:tc>
          <w:tcPr>
            <w:tcW w:w="1107" w:type="pct"/>
          </w:tcPr>
          <w:p w14:paraId="5854203F" w14:textId="74C26961" w:rsidR="00B40B5F" w:rsidRPr="00F94454" w:rsidRDefault="00B40B5F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F1C41" w:rsidRPr="00844151" w14:paraId="0EBF506D" w14:textId="0AA90325" w:rsidTr="001669F3">
        <w:trPr>
          <w:cantSplit/>
        </w:trPr>
        <w:tc>
          <w:tcPr>
            <w:tcW w:w="467" w:type="pct"/>
          </w:tcPr>
          <w:p w14:paraId="55A9C32D" w14:textId="14B5215A" w:rsidR="000F1C41" w:rsidRDefault="000F1C41" w:rsidP="00A42C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2.3</w:t>
            </w:r>
          </w:p>
        </w:tc>
        <w:tc>
          <w:tcPr>
            <w:tcW w:w="598" w:type="pct"/>
          </w:tcPr>
          <w:p w14:paraId="6CB17867" w14:textId="03CD2F33" w:rsidR="000F1C41" w:rsidRDefault="000F1C4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18.10.2018</w:t>
            </w:r>
          </w:p>
        </w:tc>
        <w:tc>
          <w:tcPr>
            <w:tcW w:w="2828" w:type="pct"/>
          </w:tcPr>
          <w:p w14:paraId="6F64E633" w14:textId="122F0516" w:rsidR="000F1C41" w:rsidRDefault="000F1C4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Внесены исправления по письму </w:t>
            </w:r>
            <w:r w:rsidRPr="000F1C41">
              <w:rPr>
                <w:rFonts w:ascii="Arial" w:hAnsi="Arial" w:cs="Arial"/>
                <w:sz w:val="20"/>
              </w:rPr>
              <w:t>Наговицын</w:t>
            </w:r>
            <w:r>
              <w:rPr>
                <w:rFonts w:ascii="Arial" w:hAnsi="Arial" w:cs="Arial"/>
                <w:sz w:val="20"/>
              </w:rPr>
              <w:t>а</w:t>
            </w:r>
            <w:r w:rsidRPr="000F1C41">
              <w:rPr>
                <w:rFonts w:ascii="Arial" w:hAnsi="Arial" w:cs="Arial"/>
                <w:sz w:val="20"/>
              </w:rPr>
              <w:t xml:space="preserve"> Иван</w:t>
            </w:r>
            <w:r>
              <w:rPr>
                <w:rFonts w:ascii="Arial" w:hAnsi="Arial" w:cs="Arial"/>
                <w:sz w:val="20"/>
              </w:rPr>
              <w:t>а от 18.10.2018</w:t>
            </w:r>
          </w:p>
        </w:tc>
        <w:tc>
          <w:tcPr>
            <w:tcW w:w="1107" w:type="pct"/>
          </w:tcPr>
          <w:p w14:paraId="0CE02A31" w14:textId="30E2DF9B" w:rsidR="000F1C41" w:rsidRPr="00F94454" w:rsidRDefault="000F1C4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7220" w:rsidRPr="00844151" w14:paraId="3F852C9E" w14:textId="77777777" w:rsidTr="001669F3">
        <w:trPr>
          <w:cantSplit/>
        </w:trPr>
        <w:tc>
          <w:tcPr>
            <w:tcW w:w="467" w:type="pct"/>
          </w:tcPr>
          <w:p w14:paraId="3DE18514" w14:textId="66A51627" w:rsidR="001A7220" w:rsidRDefault="001A7220" w:rsidP="001A722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2.4</w:t>
            </w:r>
          </w:p>
        </w:tc>
        <w:tc>
          <w:tcPr>
            <w:tcW w:w="598" w:type="pct"/>
          </w:tcPr>
          <w:p w14:paraId="0FBB2C81" w14:textId="664FB27A" w:rsidR="001A7220" w:rsidRDefault="001A7220" w:rsidP="001A722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30.09.2019</w:t>
            </w:r>
          </w:p>
        </w:tc>
        <w:tc>
          <w:tcPr>
            <w:tcW w:w="2828" w:type="pct"/>
          </w:tcPr>
          <w:p w14:paraId="1A7EEA22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Раздел 5.1.1. Скорректированы перечни: входящих событий процесса, документов, участников. Дополнено содержание табл. 6.</w:t>
            </w:r>
          </w:p>
          <w:p w14:paraId="11E8DED7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Раздел 5.1.2. Скорректированы перечни: входящих событий процесса, документов, участников. Дополнено содержание табл. 7.</w:t>
            </w:r>
          </w:p>
          <w:p w14:paraId="2DB99255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Раздел 5.1.3. Скорректирован перечень участников. Дополнено содержание табл. 8.</w:t>
            </w:r>
          </w:p>
          <w:p w14:paraId="432F9182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Раздел 5.1.4. Скорректирован перечень участников. Дополнено содержание табл. 9.</w:t>
            </w:r>
          </w:p>
          <w:p w14:paraId="12EDFEC6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Добавлен пункт 5.2.1.12 - процесс ПП-07.02.01-ERP, описание шага 125</w:t>
            </w:r>
          </w:p>
          <w:p w14:paraId="4F539D8A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Добавлен пункт 5.2.2.3 - процесс ПП-07.02.02-ERP, описание шага 25</w:t>
            </w:r>
          </w:p>
          <w:p w14:paraId="55CF8608" w14:textId="77777777" w:rsidR="001A7220" w:rsidRPr="00BF7FC6" w:rsidRDefault="001A7220" w:rsidP="001A7220">
            <w:pPr>
              <w:pStyle w:val="af9"/>
              <w:numPr>
                <w:ilvl w:val="0"/>
                <w:numId w:val="120"/>
              </w:numPr>
              <w:ind w:left="258" w:hanging="320"/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Добавлены пункты в процесс ПП-07.06.03-ERP:</w:t>
            </w:r>
          </w:p>
          <w:p w14:paraId="1555C503" w14:textId="77777777" w:rsidR="001A7220" w:rsidRPr="00722193" w:rsidRDefault="001A7220" w:rsidP="001A7220">
            <w:pPr>
              <w:ind w:left="258"/>
              <w:jc w:val="left"/>
              <w:rPr>
                <w:rFonts w:ascii="Arial" w:hAnsi="Arial" w:cs="Arial"/>
                <w:sz w:val="20"/>
              </w:rPr>
            </w:pPr>
            <w:r w:rsidRPr="00722193">
              <w:rPr>
                <w:rFonts w:ascii="Arial" w:hAnsi="Arial" w:cs="Arial"/>
                <w:sz w:val="20"/>
              </w:rPr>
              <w:t>5.2.3.11 - описание шага 81;</w:t>
            </w:r>
          </w:p>
          <w:p w14:paraId="1673D158" w14:textId="77777777" w:rsidR="001A7220" w:rsidRPr="00722193" w:rsidRDefault="001A7220" w:rsidP="001A7220">
            <w:pPr>
              <w:ind w:left="258"/>
              <w:jc w:val="left"/>
              <w:rPr>
                <w:rFonts w:ascii="Arial" w:hAnsi="Arial" w:cs="Arial"/>
                <w:sz w:val="20"/>
              </w:rPr>
            </w:pPr>
            <w:r w:rsidRPr="00722193">
              <w:rPr>
                <w:rFonts w:ascii="Arial" w:hAnsi="Arial" w:cs="Arial"/>
                <w:sz w:val="20"/>
              </w:rPr>
              <w:t>5.2.3.12 - описание шага 82;</w:t>
            </w:r>
          </w:p>
          <w:p w14:paraId="7432DADB" w14:textId="77777777" w:rsidR="001A7220" w:rsidRPr="00722193" w:rsidRDefault="001A7220" w:rsidP="001A7220">
            <w:pPr>
              <w:ind w:left="258"/>
              <w:jc w:val="left"/>
              <w:rPr>
                <w:rFonts w:ascii="Arial" w:hAnsi="Arial" w:cs="Arial"/>
                <w:sz w:val="20"/>
              </w:rPr>
            </w:pPr>
            <w:r w:rsidRPr="00722193">
              <w:rPr>
                <w:rFonts w:ascii="Arial" w:hAnsi="Arial" w:cs="Arial"/>
                <w:sz w:val="20"/>
              </w:rPr>
              <w:t>5.2.3.13 - описание шага 83;</w:t>
            </w:r>
          </w:p>
          <w:p w14:paraId="5E03051C" w14:textId="77777777" w:rsidR="001A7220" w:rsidRPr="00722193" w:rsidRDefault="001A7220" w:rsidP="001A7220">
            <w:pPr>
              <w:ind w:left="258"/>
              <w:jc w:val="left"/>
              <w:rPr>
                <w:rFonts w:ascii="Arial" w:hAnsi="Arial" w:cs="Arial"/>
                <w:sz w:val="20"/>
              </w:rPr>
            </w:pPr>
            <w:r w:rsidRPr="00722193">
              <w:rPr>
                <w:rFonts w:ascii="Arial" w:hAnsi="Arial" w:cs="Arial"/>
                <w:sz w:val="20"/>
              </w:rPr>
              <w:t>5.2.3.14 - описание шага 84;</w:t>
            </w:r>
          </w:p>
          <w:p w14:paraId="34E7DF42" w14:textId="77777777" w:rsidR="001A7220" w:rsidRPr="00722193" w:rsidRDefault="001A7220" w:rsidP="001A7220">
            <w:pPr>
              <w:ind w:left="258"/>
              <w:jc w:val="left"/>
              <w:rPr>
                <w:rFonts w:ascii="Arial" w:hAnsi="Arial" w:cs="Arial"/>
                <w:sz w:val="20"/>
              </w:rPr>
            </w:pPr>
            <w:r w:rsidRPr="00722193">
              <w:rPr>
                <w:rFonts w:ascii="Arial" w:hAnsi="Arial" w:cs="Arial"/>
                <w:sz w:val="20"/>
              </w:rPr>
              <w:t>5.2.3.19 - описание шага 118.</w:t>
            </w:r>
          </w:p>
          <w:p w14:paraId="3E6CC9E2" w14:textId="77777777" w:rsidR="001A7220" w:rsidRPr="00722193" w:rsidRDefault="001A7220" w:rsidP="001A7220">
            <w:pPr>
              <w:ind w:left="258"/>
              <w:jc w:val="left"/>
              <w:rPr>
                <w:rFonts w:ascii="Arial" w:hAnsi="Arial" w:cs="Arial"/>
                <w:sz w:val="20"/>
              </w:rPr>
            </w:pPr>
            <w:r w:rsidRPr="00722193">
              <w:rPr>
                <w:rFonts w:ascii="Arial" w:hAnsi="Arial" w:cs="Arial"/>
                <w:sz w:val="20"/>
              </w:rPr>
              <w:t>Удалён раздел 5.2.3.18 - описание удалённого шага 60.</w:t>
            </w:r>
          </w:p>
          <w:p w14:paraId="1AA71B58" w14:textId="6E89B3F2" w:rsidR="001A7220" w:rsidRDefault="001A7220" w:rsidP="001A7220">
            <w:pPr>
              <w:jc w:val="left"/>
              <w:rPr>
                <w:rFonts w:ascii="Arial" w:hAnsi="Arial" w:cs="Arial"/>
                <w:sz w:val="20"/>
              </w:rPr>
            </w:pPr>
            <w:r w:rsidRPr="00BF7FC6">
              <w:rPr>
                <w:rFonts w:ascii="Arial" w:hAnsi="Arial" w:cs="Arial"/>
                <w:sz w:val="20"/>
              </w:rPr>
              <w:t>По тексту КД роль Планировщик бюджета УА БЕ ГОК заменена на Планировщик бюджета УА БЕ Управление.</w:t>
            </w:r>
          </w:p>
        </w:tc>
        <w:tc>
          <w:tcPr>
            <w:tcW w:w="1107" w:type="pct"/>
          </w:tcPr>
          <w:p w14:paraId="17D0C794" w14:textId="77777777" w:rsidR="001A7220" w:rsidRPr="00F94454" w:rsidRDefault="001A7220" w:rsidP="001A722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7220" w:rsidRPr="00844151" w14:paraId="525B47A8" w14:textId="77777777" w:rsidTr="001669F3">
        <w:trPr>
          <w:cantSplit/>
        </w:trPr>
        <w:tc>
          <w:tcPr>
            <w:tcW w:w="467" w:type="pct"/>
          </w:tcPr>
          <w:p w14:paraId="30F848E1" w14:textId="02F2EC5A" w:rsidR="001A7220" w:rsidRPr="00494ECB" w:rsidRDefault="001A7220" w:rsidP="001A722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3.0</w:t>
            </w:r>
          </w:p>
        </w:tc>
        <w:tc>
          <w:tcPr>
            <w:tcW w:w="598" w:type="pct"/>
          </w:tcPr>
          <w:p w14:paraId="4010BE13" w14:textId="23B02169" w:rsidR="001A7220" w:rsidRPr="00494ECB" w:rsidRDefault="001A7220" w:rsidP="001A722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10.04.2020</w:t>
            </w:r>
          </w:p>
        </w:tc>
        <w:tc>
          <w:tcPr>
            <w:tcW w:w="2828" w:type="pct"/>
          </w:tcPr>
          <w:p w14:paraId="5D58ACAD" w14:textId="2521BE91" w:rsidR="001A7220" w:rsidRPr="0088717F" w:rsidRDefault="001A7220" w:rsidP="001A7220">
            <w:pPr>
              <w:jc w:val="left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Актуализация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документа</w:t>
            </w:r>
          </w:p>
        </w:tc>
        <w:tc>
          <w:tcPr>
            <w:tcW w:w="1107" w:type="pct"/>
          </w:tcPr>
          <w:p w14:paraId="2DE55785" w14:textId="1A987A73" w:rsidR="001A7220" w:rsidRPr="00F94454" w:rsidRDefault="001A7220" w:rsidP="001A722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Попова Д.Н.</w:t>
            </w:r>
          </w:p>
        </w:tc>
      </w:tr>
      <w:tr w:rsidR="003164A4" w:rsidRPr="00844151" w14:paraId="4E55EF03" w14:textId="77777777" w:rsidTr="001669F3">
        <w:trPr>
          <w:cantSplit/>
          <w:ins w:id="10" w:author="Попова Дарья" w:date="2021-03-16T13:36:00Z"/>
        </w:trPr>
        <w:tc>
          <w:tcPr>
            <w:tcW w:w="467" w:type="pct"/>
          </w:tcPr>
          <w:p w14:paraId="057F94E1" w14:textId="51BF130A" w:rsidR="003164A4" w:rsidRDefault="003164A4" w:rsidP="003164A4">
            <w:pPr>
              <w:jc w:val="center"/>
              <w:rPr>
                <w:ins w:id="11" w:author="Попова Дарья" w:date="2021-03-16T13:36:00Z"/>
                <w:rFonts w:ascii="Arial" w:hAnsi="Arial" w:cs="Arial"/>
                <w:sz w:val="20"/>
                <w:lang w:val="en-US"/>
              </w:rPr>
            </w:pPr>
            <w:ins w:id="12" w:author="Попова Дарья" w:date="2021-03-16T13:36:00Z">
              <w:r>
                <w:rPr>
                  <w:rFonts w:ascii="Arial" w:hAnsi="Arial" w:cs="Arial"/>
                  <w:sz w:val="20"/>
                  <w:lang w:val="en-US"/>
                </w:rPr>
                <w:t>4.0</w:t>
              </w:r>
            </w:ins>
          </w:p>
        </w:tc>
        <w:tc>
          <w:tcPr>
            <w:tcW w:w="598" w:type="pct"/>
          </w:tcPr>
          <w:p w14:paraId="0A7F1D3C" w14:textId="2A4A5561" w:rsidR="003164A4" w:rsidRDefault="003164A4" w:rsidP="003164A4">
            <w:pPr>
              <w:jc w:val="center"/>
              <w:rPr>
                <w:ins w:id="13" w:author="Попова Дарья" w:date="2021-03-16T13:36:00Z"/>
                <w:rFonts w:ascii="Arial" w:hAnsi="Arial" w:cs="Arial"/>
                <w:sz w:val="20"/>
                <w:lang w:val="en-US"/>
              </w:rPr>
            </w:pPr>
            <w:ins w:id="14" w:author="Попова Дарья" w:date="2021-03-16T13:36:00Z">
              <w:r>
                <w:rPr>
                  <w:rFonts w:ascii="Arial" w:hAnsi="Arial" w:cs="Arial"/>
                  <w:sz w:val="20"/>
                  <w:lang w:val="en-US"/>
                </w:rPr>
                <w:t>10.03.2020</w:t>
              </w:r>
            </w:ins>
          </w:p>
        </w:tc>
        <w:tc>
          <w:tcPr>
            <w:tcW w:w="2828" w:type="pct"/>
          </w:tcPr>
          <w:p w14:paraId="499141B1" w14:textId="4BA53CEB" w:rsidR="003164A4" w:rsidRDefault="003164A4" w:rsidP="003164A4">
            <w:pPr>
              <w:jc w:val="left"/>
              <w:rPr>
                <w:ins w:id="15" w:author="Попова Дарья" w:date="2021-03-16T13:36:00Z"/>
                <w:rFonts w:ascii="Arial" w:hAnsi="Arial" w:cs="Arial"/>
                <w:sz w:val="20"/>
                <w:lang w:val="en-US"/>
              </w:rPr>
            </w:pPr>
            <w:proofErr w:type="spellStart"/>
            <w:ins w:id="16" w:author="Попова Дарья" w:date="2021-03-16T13:36:00Z">
              <w:r>
                <w:rPr>
                  <w:rFonts w:ascii="Arial" w:hAnsi="Arial" w:cs="Arial"/>
                  <w:sz w:val="20"/>
                  <w:lang w:val="en-US"/>
                </w:rPr>
                <w:t>Актуализация</w:t>
              </w:r>
              <w:proofErr w:type="spellEnd"/>
              <w:r>
                <w:rPr>
                  <w:rFonts w:ascii="Arial" w:hAnsi="Arial" w:cs="Arial"/>
                  <w:sz w:val="20"/>
                </w:rPr>
                <w:t xml:space="preserve"> документа</w:t>
              </w:r>
            </w:ins>
          </w:p>
        </w:tc>
        <w:tc>
          <w:tcPr>
            <w:tcW w:w="1107" w:type="pct"/>
          </w:tcPr>
          <w:p w14:paraId="6491F44C" w14:textId="1D1EED9F" w:rsidR="003164A4" w:rsidRDefault="003164A4" w:rsidP="003164A4">
            <w:pPr>
              <w:jc w:val="center"/>
              <w:rPr>
                <w:ins w:id="17" w:author="Попова Дарья" w:date="2021-03-16T13:36:00Z"/>
                <w:rFonts w:ascii="Arial" w:hAnsi="Arial" w:cs="Arial"/>
                <w:sz w:val="20"/>
              </w:rPr>
            </w:pPr>
            <w:ins w:id="18" w:author="Попова Дарья" w:date="2021-03-16T13:36:00Z">
              <w:r>
                <w:rPr>
                  <w:rFonts w:ascii="Arial" w:hAnsi="Arial" w:cs="Arial"/>
                  <w:sz w:val="20"/>
                </w:rPr>
                <w:t>Попова Д.Н.</w:t>
              </w:r>
            </w:ins>
          </w:p>
        </w:tc>
      </w:tr>
    </w:tbl>
    <w:p w14:paraId="3BD0B3D8" w14:textId="5ADC5456" w:rsidR="00354BEF" w:rsidRPr="00916FAB" w:rsidRDefault="00354BE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2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7D5CA0B6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509033B1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471BFF6B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182277D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A42C61" w:rsidRPr="00F94454" w14:paraId="55510CCE" w14:textId="77777777" w:rsidTr="00927CCC">
        <w:trPr>
          <w:cantSplit/>
        </w:trPr>
        <w:tc>
          <w:tcPr>
            <w:tcW w:w="2500" w:type="pct"/>
          </w:tcPr>
          <w:p w14:paraId="658E60FF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>КД Управление ос</w:t>
            </w:r>
            <w:r>
              <w:rPr>
                <w:rFonts w:ascii="Arial" w:hAnsi="Arial" w:cs="Arial"/>
                <w:sz w:val="20"/>
              </w:rPr>
              <w:t xml:space="preserve">новными данными по направлению </w:t>
            </w:r>
            <w:proofErr w:type="spellStart"/>
            <w:r w:rsidRPr="007E4830">
              <w:rPr>
                <w:rFonts w:ascii="Arial" w:hAnsi="Arial" w:cs="Arial"/>
                <w:sz w:val="20"/>
                <w:lang w:val="en-US"/>
              </w:rPr>
              <w:t>ТОиР</w:t>
            </w:r>
            <w:proofErr w:type="spellEnd"/>
          </w:p>
        </w:tc>
        <w:tc>
          <w:tcPr>
            <w:tcW w:w="1542" w:type="pct"/>
          </w:tcPr>
          <w:p w14:paraId="222C12A5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FD40F06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19D8EA98" w14:textId="77777777" w:rsidTr="00927CCC">
        <w:trPr>
          <w:cantSplit/>
        </w:trPr>
        <w:tc>
          <w:tcPr>
            <w:tcW w:w="2500" w:type="pct"/>
          </w:tcPr>
          <w:p w14:paraId="21651A72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>КД Управление портфелем ПА</w:t>
            </w:r>
          </w:p>
        </w:tc>
        <w:tc>
          <w:tcPr>
            <w:tcW w:w="1542" w:type="pct"/>
          </w:tcPr>
          <w:p w14:paraId="3EB45890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7B65B4A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67D345AD" w14:textId="77777777" w:rsidTr="00927CCC">
        <w:trPr>
          <w:cantSplit/>
        </w:trPr>
        <w:tc>
          <w:tcPr>
            <w:tcW w:w="2500" w:type="pct"/>
          </w:tcPr>
          <w:p w14:paraId="31AC925A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>КД Годовое планирование воздействий на ПА</w:t>
            </w:r>
          </w:p>
        </w:tc>
        <w:tc>
          <w:tcPr>
            <w:tcW w:w="1542" w:type="pct"/>
          </w:tcPr>
          <w:p w14:paraId="447744F6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E9D6909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3F438CC9" w14:textId="77777777" w:rsidTr="00927CCC">
        <w:trPr>
          <w:cantSplit/>
        </w:trPr>
        <w:tc>
          <w:tcPr>
            <w:tcW w:w="2500" w:type="pct"/>
          </w:tcPr>
          <w:p w14:paraId="2F24DBA9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>КД Планирование остановочных ремонтов</w:t>
            </w:r>
          </w:p>
        </w:tc>
        <w:tc>
          <w:tcPr>
            <w:tcW w:w="1542" w:type="pct"/>
          </w:tcPr>
          <w:p w14:paraId="340BA5C2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DE2C244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28C3FBC5" w14:textId="77777777" w:rsidTr="00927CCC">
        <w:trPr>
          <w:cantSplit/>
        </w:trPr>
        <w:tc>
          <w:tcPr>
            <w:tcW w:w="2500" w:type="pct"/>
          </w:tcPr>
          <w:p w14:paraId="1D7CCBF2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 xml:space="preserve">КД Оперативное планирование мероприятий </w:t>
            </w:r>
            <w:proofErr w:type="spellStart"/>
            <w:r w:rsidRPr="007E4830"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1542" w:type="pct"/>
          </w:tcPr>
          <w:p w14:paraId="57A8BCFB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F66E09E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13E08146" w14:textId="77777777" w:rsidTr="00927CCC">
        <w:trPr>
          <w:cantSplit/>
        </w:trPr>
        <w:tc>
          <w:tcPr>
            <w:tcW w:w="2500" w:type="pct"/>
          </w:tcPr>
          <w:p w14:paraId="019E7D7A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>КД Выполнение и фактический учет работ</w:t>
            </w:r>
          </w:p>
        </w:tc>
        <w:tc>
          <w:tcPr>
            <w:tcW w:w="1542" w:type="pct"/>
          </w:tcPr>
          <w:p w14:paraId="38405AAE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7E3A93F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782E02C5" w14:textId="77777777" w:rsidTr="00927CCC">
        <w:trPr>
          <w:cantSplit/>
        </w:trPr>
        <w:tc>
          <w:tcPr>
            <w:tcW w:w="2500" w:type="pct"/>
          </w:tcPr>
          <w:p w14:paraId="26CC146D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>КД Мониторинг и оценка технического состояния ПА</w:t>
            </w:r>
          </w:p>
        </w:tc>
        <w:tc>
          <w:tcPr>
            <w:tcW w:w="1542" w:type="pct"/>
          </w:tcPr>
          <w:p w14:paraId="7E3863B3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455BC84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7BD88186" w14:textId="77777777" w:rsidTr="00927CCC">
        <w:trPr>
          <w:cantSplit/>
        </w:trPr>
        <w:tc>
          <w:tcPr>
            <w:tcW w:w="2500" w:type="pct"/>
          </w:tcPr>
          <w:p w14:paraId="182D3236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 xml:space="preserve">КД Ресурсное обеспечение </w:t>
            </w:r>
            <w:proofErr w:type="spellStart"/>
            <w:r w:rsidRPr="007E4830"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1542" w:type="pct"/>
          </w:tcPr>
          <w:p w14:paraId="18EBF1CC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EA7F115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1FE870CC" w14:textId="77777777" w:rsidTr="00927CCC">
        <w:trPr>
          <w:cantSplit/>
        </w:trPr>
        <w:tc>
          <w:tcPr>
            <w:tcW w:w="2500" w:type="pct"/>
          </w:tcPr>
          <w:p w14:paraId="3BEDFC26" w14:textId="77777777" w:rsidR="00A42C61" w:rsidRPr="00F94454" w:rsidRDefault="00A42C61" w:rsidP="00A42C61">
            <w:pPr>
              <w:rPr>
                <w:rFonts w:ascii="Arial" w:hAnsi="Arial" w:cs="Arial"/>
                <w:sz w:val="20"/>
              </w:rPr>
            </w:pPr>
            <w:r w:rsidRPr="007E4830">
              <w:rPr>
                <w:rFonts w:ascii="Arial" w:hAnsi="Arial" w:cs="Arial"/>
                <w:sz w:val="20"/>
              </w:rPr>
              <w:t xml:space="preserve">Альбом форм по направлению </w:t>
            </w:r>
            <w:proofErr w:type="spellStart"/>
            <w:r w:rsidRPr="007E4830">
              <w:rPr>
                <w:rFonts w:ascii="Arial" w:hAnsi="Arial" w:cs="Arial"/>
                <w:sz w:val="20"/>
              </w:rPr>
              <w:t>ТОиР</w:t>
            </w:r>
            <w:proofErr w:type="spellEnd"/>
          </w:p>
        </w:tc>
        <w:tc>
          <w:tcPr>
            <w:tcW w:w="1542" w:type="pct"/>
          </w:tcPr>
          <w:p w14:paraId="33EF0B0F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487FC56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42C61" w:rsidRPr="00F94454" w14:paraId="03C99D9E" w14:textId="77777777" w:rsidTr="00927CCC">
        <w:trPr>
          <w:cantSplit/>
        </w:trPr>
        <w:tc>
          <w:tcPr>
            <w:tcW w:w="2500" w:type="pct"/>
          </w:tcPr>
          <w:p w14:paraId="333BF7D6" w14:textId="2375003C" w:rsidR="00A42C61" w:rsidRPr="00F94454" w:rsidRDefault="007B615B">
            <w:pPr>
              <w:rPr>
                <w:rFonts w:ascii="Arial" w:hAnsi="Arial" w:cs="Arial"/>
                <w:sz w:val="20"/>
              </w:rPr>
            </w:pPr>
            <w:r w:rsidRPr="007B615B">
              <w:rPr>
                <w:rFonts w:ascii="Arial" w:hAnsi="Arial" w:cs="Arial"/>
                <w:sz w:val="20"/>
              </w:rPr>
              <w:t xml:space="preserve">Методика планирования (долгосрочного, годового, месячного, недельного) и учета работ по </w:t>
            </w:r>
            <w:proofErr w:type="spellStart"/>
            <w:r w:rsidR="005302F1">
              <w:rPr>
                <w:rFonts w:ascii="Arial" w:hAnsi="Arial" w:cs="Arial"/>
                <w:sz w:val="20"/>
              </w:rPr>
              <w:t>ТОиР</w:t>
            </w:r>
            <w:proofErr w:type="spellEnd"/>
            <w:r w:rsidRPr="007B615B">
              <w:rPr>
                <w:rFonts w:ascii="Arial" w:hAnsi="Arial" w:cs="Arial"/>
                <w:sz w:val="20"/>
              </w:rPr>
      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      </w:r>
          </w:p>
        </w:tc>
        <w:tc>
          <w:tcPr>
            <w:tcW w:w="1542" w:type="pct"/>
          </w:tcPr>
          <w:p w14:paraId="1E9F8949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962865D" w14:textId="77777777" w:rsidR="00A42C61" w:rsidRPr="00F94454" w:rsidRDefault="00A42C61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B615B" w:rsidRPr="00F94454" w14:paraId="1E1F91B5" w14:textId="77777777" w:rsidTr="00927CCC">
        <w:trPr>
          <w:cantSplit/>
        </w:trPr>
        <w:tc>
          <w:tcPr>
            <w:tcW w:w="2500" w:type="pct"/>
          </w:tcPr>
          <w:p w14:paraId="185CDB9E" w14:textId="4E0B84C9" w:rsidR="007B615B" w:rsidRPr="007B615B" w:rsidRDefault="007B615B" w:rsidP="00A42C61">
            <w:pPr>
              <w:rPr>
                <w:rFonts w:ascii="Arial" w:hAnsi="Arial" w:cs="Arial"/>
                <w:sz w:val="20"/>
              </w:rPr>
            </w:pPr>
            <w:r w:rsidRPr="007B615B">
              <w:rPr>
                <w:rFonts w:ascii="Arial" w:hAnsi="Arial" w:cs="Arial"/>
                <w:sz w:val="20"/>
              </w:rPr>
              <w:t>Методика планирования и контроля факта затрат на поддержание производственных активов (с учетом капитализации затрат на ремонт основных средств)</w:t>
            </w:r>
          </w:p>
        </w:tc>
        <w:tc>
          <w:tcPr>
            <w:tcW w:w="1542" w:type="pct"/>
          </w:tcPr>
          <w:p w14:paraId="3D61F2A6" w14:textId="77777777" w:rsidR="007B615B" w:rsidRPr="00F94454" w:rsidRDefault="007B615B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1A69142" w14:textId="77777777" w:rsidR="007B615B" w:rsidRPr="00F94454" w:rsidRDefault="007B615B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D5557" w:rsidRPr="00F94454" w14:paraId="00F1B0DD" w14:textId="77777777" w:rsidTr="00927CCC">
        <w:trPr>
          <w:cantSplit/>
        </w:trPr>
        <w:tc>
          <w:tcPr>
            <w:tcW w:w="2500" w:type="pct"/>
          </w:tcPr>
          <w:p w14:paraId="4A23E6EB" w14:textId="6FCF2763" w:rsidR="009D5557" w:rsidRPr="007B615B" w:rsidRDefault="009D5557" w:rsidP="009D555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Соглашение об интеграции (межсистемная интеграция) АСКБ – S/4 HANA</w:t>
            </w:r>
          </w:p>
        </w:tc>
        <w:tc>
          <w:tcPr>
            <w:tcW w:w="1542" w:type="pct"/>
          </w:tcPr>
          <w:p w14:paraId="5E5EB35D" w14:textId="77777777" w:rsidR="009D5557" w:rsidRPr="00F94454" w:rsidRDefault="009D5557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213E97F" w14:textId="77777777" w:rsidR="009D5557" w:rsidRPr="00F94454" w:rsidRDefault="009D5557" w:rsidP="00A42C6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68B0653A" w14:textId="0DE1CE87" w:rsidR="00B81641" w:rsidRPr="00916FAB" w:rsidRDefault="00B81641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3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23FFB5D9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5228501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6F946886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2B7AE06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175B15" w:rsidRPr="00F94454" w14:paraId="33F46193" w14:textId="77777777" w:rsidTr="00927CCC">
        <w:trPr>
          <w:cantSplit/>
        </w:trPr>
        <w:tc>
          <w:tcPr>
            <w:tcW w:w="2500" w:type="pct"/>
          </w:tcPr>
          <w:p w14:paraId="23F004EC" w14:textId="77777777" w:rsidR="00175B15" w:rsidRPr="00F94454" w:rsidRDefault="00175B15" w:rsidP="00B778C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42" w:type="pct"/>
          </w:tcPr>
          <w:p w14:paraId="49F9A953" w14:textId="77777777" w:rsidR="00175B15" w:rsidRPr="00F94454" w:rsidRDefault="00175B15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9E1BBF5" w14:textId="77777777" w:rsidR="00175B15" w:rsidRPr="00F94454" w:rsidRDefault="00175B15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81641" w:rsidRPr="00F94454" w14:paraId="1B8CB4F8" w14:textId="77777777" w:rsidTr="00927CCC">
        <w:trPr>
          <w:cantSplit/>
        </w:trPr>
        <w:tc>
          <w:tcPr>
            <w:tcW w:w="2500" w:type="pct"/>
          </w:tcPr>
          <w:p w14:paraId="41500763" w14:textId="77777777" w:rsidR="00B81641" w:rsidRPr="00F94454" w:rsidRDefault="00B81641" w:rsidP="00B778C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42" w:type="pct"/>
          </w:tcPr>
          <w:p w14:paraId="363849A4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86DE8E7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81641" w:rsidRPr="00F94454" w14:paraId="0E2AD296" w14:textId="77777777" w:rsidTr="00927CCC">
        <w:trPr>
          <w:cantSplit/>
        </w:trPr>
        <w:tc>
          <w:tcPr>
            <w:tcW w:w="2500" w:type="pct"/>
          </w:tcPr>
          <w:p w14:paraId="000759C7" w14:textId="77777777" w:rsidR="00B81641" w:rsidRPr="00F94454" w:rsidRDefault="00B81641" w:rsidP="00B778C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42" w:type="pct"/>
          </w:tcPr>
          <w:p w14:paraId="350BC5F1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FB56D32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A8C940D" w14:textId="77777777" w:rsidR="0033013D" w:rsidRPr="00F94454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F94454">
        <w:rPr>
          <w:rFonts w:ascii="Arial" w:hAnsi="Arial" w:cs="Arial"/>
        </w:rPr>
        <w:br w:type="page"/>
      </w:r>
    </w:p>
    <w:p w14:paraId="1E18864D" w14:textId="58D83408" w:rsidR="009355EA" w:rsidRPr="009355EA" w:rsidRDefault="009355EA" w:rsidP="009355EA">
      <w:pPr>
        <w:pStyle w:val="a7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19" w:name="_Toc392078586"/>
      <w:bookmarkStart w:id="20" w:name="_Toc392838968"/>
      <w:bookmarkStart w:id="21" w:name="_Toc393208389"/>
      <w:r w:rsidRPr="009355EA">
        <w:rPr>
          <w:rFonts w:ascii="Arial" w:hAnsi="Arial" w:cs="Arial"/>
          <w:b/>
          <w:sz w:val="28"/>
        </w:rPr>
        <w:lastRenderedPageBreak/>
        <w:t>ЛИСТ СОГЛАСОВАНИЯ</w:t>
      </w:r>
      <w:bookmarkEnd w:id="19"/>
      <w:bookmarkEnd w:id="20"/>
      <w:bookmarkEnd w:id="21"/>
    </w:p>
    <w:p w14:paraId="2DE4E7B4" w14:textId="29600E7F" w:rsidR="00E0149C" w:rsidRPr="00916FAB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4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Документ </w:t>
      </w:r>
      <w:r w:rsidR="001669F3" w:rsidRPr="00916FAB">
        <w:rPr>
          <w:rFonts w:ascii="Arial" w:hAnsi="Arial" w:cs="Arial"/>
          <w:b/>
          <w:sz w:val="22"/>
        </w:rPr>
        <w:t>утверждён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F94454" w14:paraId="0E635127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4199B2E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4071A2A2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627902B5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5769BC22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5446A3B2" w14:textId="77777777" w:rsidTr="009355EA">
        <w:trPr>
          <w:cantSplit/>
          <w:trHeight w:val="51"/>
        </w:trPr>
        <w:tc>
          <w:tcPr>
            <w:tcW w:w="3936" w:type="dxa"/>
          </w:tcPr>
          <w:p w14:paraId="132CEEC2" w14:textId="77777777" w:rsidR="00175B15" w:rsidRPr="00F94454" w:rsidRDefault="001A2810" w:rsidP="00A66844">
            <w:pPr>
              <w:jc w:val="left"/>
              <w:rPr>
                <w:rFonts w:ascii="Arial" w:hAnsi="Arial" w:cs="Arial"/>
                <w:sz w:val="20"/>
              </w:rPr>
            </w:pPr>
            <w:r w:rsidRPr="00F94454">
              <w:rPr>
                <w:rFonts w:ascii="Arial" w:hAnsi="Arial" w:cs="Arial"/>
                <w:sz w:val="20"/>
              </w:rPr>
              <w:t>Вице-президент по трансформации бизнеса</w:t>
            </w:r>
          </w:p>
        </w:tc>
        <w:tc>
          <w:tcPr>
            <w:tcW w:w="2693" w:type="dxa"/>
          </w:tcPr>
          <w:p w14:paraId="3DD034AF" w14:textId="77777777" w:rsidR="00175B15" w:rsidRPr="00F94454" w:rsidRDefault="001A2810" w:rsidP="008708BD">
            <w:pPr>
              <w:jc w:val="center"/>
              <w:rPr>
                <w:rFonts w:ascii="Arial" w:hAnsi="Arial" w:cs="Arial"/>
                <w:sz w:val="20"/>
              </w:rPr>
            </w:pPr>
            <w:r w:rsidRPr="00F94454">
              <w:rPr>
                <w:rFonts w:ascii="Arial" w:hAnsi="Arial" w:cs="Arial"/>
                <w:sz w:val="20"/>
              </w:rPr>
              <w:t>Бондаренко</w:t>
            </w:r>
            <w:r w:rsidR="001669F3">
              <w:rPr>
                <w:rFonts w:ascii="Arial" w:hAnsi="Arial" w:cs="Arial"/>
                <w:sz w:val="20"/>
              </w:rPr>
              <w:t xml:space="preserve"> </w:t>
            </w:r>
            <w:r w:rsidR="001669F3" w:rsidRPr="00F94454">
              <w:rPr>
                <w:rFonts w:ascii="Arial" w:hAnsi="Arial" w:cs="Arial"/>
                <w:sz w:val="20"/>
              </w:rPr>
              <w:t>Л.Г.</w:t>
            </w:r>
          </w:p>
        </w:tc>
        <w:tc>
          <w:tcPr>
            <w:tcW w:w="1395" w:type="dxa"/>
          </w:tcPr>
          <w:p w14:paraId="7781FDDB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0F4A40F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E40DD" w:rsidRPr="00F94454" w14:paraId="2937467D" w14:textId="77777777" w:rsidTr="009355EA">
        <w:trPr>
          <w:cantSplit/>
          <w:trHeight w:val="51"/>
        </w:trPr>
        <w:tc>
          <w:tcPr>
            <w:tcW w:w="3936" w:type="dxa"/>
          </w:tcPr>
          <w:p w14:paraId="3502D21C" w14:textId="77777777" w:rsidR="00EE40DD" w:rsidRPr="00F94454" w:rsidRDefault="00EE40DD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8434BF8" w14:textId="77777777" w:rsidR="00EE40DD" w:rsidRPr="00F94454" w:rsidRDefault="00EE40D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58C65417" w14:textId="77777777" w:rsidR="00EE40DD" w:rsidRPr="00F94454" w:rsidRDefault="00EE40D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B94DEE1" w14:textId="77777777" w:rsidR="00EE40DD" w:rsidRPr="00F94454" w:rsidRDefault="00EE40D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89800B4" w14:textId="2787408E" w:rsidR="00E0149C" w:rsidRPr="00916FAB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5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F94454" w14:paraId="0C651470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0A5FC453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16FB49D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414CA4F5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34611B6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5215E6" w:rsidRPr="00F94454" w14:paraId="67408DE0" w14:textId="77777777" w:rsidTr="009355EA">
        <w:trPr>
          <w:cantSplit/>
        </w:trPr>
        <w:tc>
          <w:tcPr>
            <w:tcW w:w="4077" w:type="dxa"/>
          </w:tcPr>
          <w:p w14:paraId="1CCDD43F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Вице-президент по производству и технической политике блока по производству и технической политике</w:t>
            </w:r>
          </w:p>
        </w:tc>
        <w:tc>
          <w:tcPr>
            <w:tcW w:w="2552" w:type="dxa"/>
          </w:tcPr>
          <w:p w14:paraId="1F543A4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Крылов А.М.</w:t>
            </w:r>
          </w:p>
        </w:tc>
        <w:tc>
          <w:tcPr>
            <w:tcW w:w="1395" w:type="dxa"/>
          </w:tcPr>
          <w:p w14:paraId="7D4C4A8B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2D4C2C2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34B6FFF7" w14:textId="77777777" w:rsidTr="009355EA">
        <w:trPr>
          <w:cantSplit/>
        </w:trPr>
        <w:tc>
          <w:tcPr>
            <w:tcW w:w="4077" w:type="dxa"/>
          </w:tcPr>
          <w:p w14:paraId="328FBEE4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Вице-президент по трансформации бизнеса</w:t>
            </w:r>
          </w:p>
        </w:tc>
        <w:tc>
          <w:tcPr>
            <w:tcW w:w="2552" w:type="dxa"/>
          </w:tcPr>
          <w:p w14:paraId="4F9AF59D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Бондаренко Л.Г.</w:t>
            </w:r>
          </w:p>
        </w:tc>
        <w:tc>
          <w:tcPr>
            <w:tcW w:w="1395" w:type="dxa"/>
          </w:tcPr>
          <w:p w14:paraId="06CD5823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EBAF0DD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6A4DEEAA" w14:textId="77777777" w:rsidTr="009355EA">
        <w:trPr>
          <w:cantSplit/>
        </w:trPr>
        <w:tc>
          <w:tcPr>
            <w:tcW w:w="4077" w:type="dxa"/>
          </w:tcPr>
          <w:p w14:paraId="6B866A9D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Технический директор блока по производству и технической политике</w:t>
            </w:r>
          </w:p>
        </w:tc>
        <w:tc>
          <w:tcPr>
            <w:tcW w:w="2552" w:type="dxa"/>
          </w:tcPr>
          <w:p w14:paraId="1EB4F89B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Белоглазов К.В.</w:t>
            </w:r>
          </w:p>
        </w:tc>
        <w:tc>
          <w:tcPr>
            <w:tcW w:w="1395" w:type="dxa"/>
          </w:tcPr>
          <w:p w14:paraId="1FB2179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E40E2EA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41667198" w14:textId="77777777" w:rsidTr="009355EA">
        <w:trPr>
          <w:cantSplit/>
        </w:trPr>
        <w:tc>
          <w:tcPr>
            <w:tcW w:w="4077" w:type="dxa"/>
          </w:tcPr>
          <w:p w14:paraId="4AC9F0C9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Директор департамента планирования, управления запасами и развития МТС</w:t>
            </w:r>
          </w:p>
        </w:tc>
        <w:tc>
          <w:tcPr>
            <w:tcW w:w="2552" w:type="dxa"/>
          </w:tcPr>
          <w:p w14:paraId="4027209E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5215E6">
              <w:rPr>
                <w:rFonts w:ascii="Arial" w:hAnsi="Arial" w:cs="Arial"/>
                <w:sz w:val="20"/>
              </w:rPr>
              <w:t>Братцева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 xml:space="preserve"> Ю.С.</w:t>
            </w:r>
          </w:p>
        </w:tc>
        <w:tc>
          <w:tcPr>
            <w:tcW w:w="1395" w:type="dxa"/>
          </w:tcPr>
          <w:p w14:paraId="381B1FD2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3A08DA4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31B65906" w14:textId="77777777" w:rsidTr="009355EA">
        <w:trPr>
          <w:cantSplit/>
        </w:trPr>
        <w:tc>
          <w:tcPr>
            <w:tcW w:w="4077" w:type="dxa"/>
          </w:tcPr>
          <w:p w14:paraId="1220A3B9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Директор департамента методологии и управления контролем корп. программ</w:t>
            </w:r>
          </w:p>
        </w:tc>
        <w:tc>
          <w:tcPr>
            <w:tcW w:w="2552" w:type="dxa"/>
          </w:tcPr>
          <w:p w14:paraId="093598F9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5215E6">
              <w:rPr>
                <w:rFonts w:ascii="Arial" w:hAnsi="Arial" w:cs="Arial"/>
                <w:sz w:val="20"/>
              </w:rPr>
              <w:t>Арифулин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 xml:space="preserve"> Д.Р.</w:t>
            </w:r>
          </w:p>
        </w:tc>
        <w:tc>
          <w:tcPr>
            <w:tcW w:w="1395" w:type="dxa"/>
          </w:tcPr>
          <w:p w14:paraId="683A34BD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C061DEA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77D50064" w14:textId="77777777" w:rsidTr="009355EA">
        <w:trPr>
          <w:cantSplit/>
        </w:trPr>
        <w:tc>
          <w:tcPr>
            <w:tcW w:w="4077" w:type="dxa"/>
          </w:tcPr>
          <w:p w14:paraId="3B820BCE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Начальник управления информационной безопасности</w:t>
            </w:r>
          </w:p>
        </w:tc>
        <w:tc>
          <w:tcPr>
            <w:tcW w:w="2552" w:type="dxa"/>
          </w:tcPr>
          <w:p w14:paraId="070BA26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5215E6">
              <w:rPr>
                <w:rFonts w:ascii="Arial" w:hAnsi="Arial" w:cs="Arial"/>
                <w:sz w:val="20"/>
              </w:rPr>
              <w:t>Епихов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 xml:space="preserve"> А.А.</w:t>
            </w:r>
          </w:p>
        </w:tc>
        <w:tc>
          <w:tcPr>
            <w:tcW w:w="1395" w:type="dxa"/>
          </w:tcPr>
          <w:p w14:paraId="6461DE3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99803C3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09CB6197" w14:textId="77777777" w:rsidTr="009355EA">
        <w:trPr>
          <w:cantSplit/>
        </w:trPr>
        <w:tc>
          <w:tcPr>
            <w:tcW w:w="4077" w:type="dxa"/>
          </w:tcPr>
          <w:p w14:paraId="417CF124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 xml:space="preserve">Проектный офис программы по внедрению интегрированной системы управления Руководитель программы </w:t>
            </w:r>
          </w:p>
        </w:tc>
        <w:tc>
          <w:tcPr>
            <w:tcW w:w="2552" w:type="dxa"/>
          </w:tcPr>
          <w:p w14:paraId="713BD2C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Рындин Е.Б.</w:t>
            </w:r>
          </w:p>
        </w:tc>
        <w:tc>
          <w:tcPr>
            <w:tcW w:w="1395" w:type="dxa"/>
          </w:tcPr>
          <w:p w14:paraId="1F133C2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FF7357A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29F640CC" w14:textId="77777777" w:rsidTr="009355EA">
        <w:trPr>
          <w:cantSplit/>
        </w:trPr>
        <w:tc>
          <w:tcPr>
            <w:tcW w:w="4077" w:type="dxa"/>
          </w:tcPr>
          <w:p w14:paraId="5A6B9048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Директор по внедрению интегрированной системы управления АО "Полюс Красноярск" (Красноярск)</w:t>
            </w:r>
          </w:p>
        </w:tc>
        <w:tc>
          <w:tcPr>
            <w:tcW w:w="2552" w:type="dxa"/>
          </w:tcPr>
          <w:p w14:paraId="6B8AFD5C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5215E6">
              <w:rPr>
                <w:rFonts w:ascii="Arial" w:hAnsi="Arial" w:cs="Arial"/>
                <w:sz w:val="20"/>
              </w:rPr>
              <w:t>Климовских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 xml:space="preserve"> Е.М.</w:t>
            </w:r>
          </w:p>
        </w:tc>
        <w:tc>
          <w:tcPr>
            <w:tcW w:w="1395" w:type="dxa"/>
          </w:tcPr>
          <w:p w14:paraId="4E269F24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AB4177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6368348C" w14:textId="77777777" w:rsidTr="009355EA">
        <w:trPr>
          <w:cantSplit/>
        </w:trPr>
        <w:tc>
          <w:tcPr>
            <w:tcW w:w="4077" w:type="dxa"/>
          </w:tcPr>
          <w:p w14:paraId="6720ADE5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 xml:space="preserve">Директор по внедрению интегрированной системы управления АО "Полюс Красноярск" (Нижний </w:t>
            </w:r>
            <w:proofErr w:type="spellStart"/>
            <w:r w:rsidRPr="005215E6">
              <w:rPr>
                <w:rFonts w:ascii="Arial" w:hAnsi="Arial" w:cs="Arial"/>
                <w:sz w:val="20"/>
              </w:rPr>
              <w:t>куранах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552" w:type="dxa"/>
          </w:tcPr>
          <w:p w14:paraId="6BBC179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Валеев Е. Н.</w:t>
            </w:r>
          </w:p>
        </w:tc>
        <w:tc>
          <w:tcPr>
            <w:tcW w:w="1395" w:type="dxa"/>
          </w:tcPr>
          <w:p w14:paraId="29E1B6D3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32F94B1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034316FF" w14:textId="77777777" w:rsidTr="009355EA">
        <w:trPr>
          <w:cantSplit/>
        </w:trPr>
        <w:tc>
          <w:tcPr>
            <w:tcW w:w="4077" w:type="dxa"/>
          </w:tcPr>
          <w:p w14:paraId="2FB4CE6E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 xml:space="preserve">Директор по внедрению интегрированной системы управления АО "Полюс </w:t>
            </w:r>
            <w:proofErr w:type="spellStart"/>
            <w:r w:rsidRPr="005215E6">
              <w:rPr>
                <w:rFonts w:ascii="Arial" w:hAnsi="Arial" w:cs="Arial"/>
                <w:sz w:val="20"/>
              </w:rPr>
              <w:t>Вернинское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>"</w:t>
            </w:r>
          </w:p>
        </w:tc>
        <w:tc>
          <w:tcPr>
            <w:tcW w:w="2552" w:type="dxa"/>
          </w:tcPr>
          <w:p w14:paraId="46601732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Романова В. А.</w:t>
            </w:r>
          </w:p>
        </w:tc>
        <w:tc>
          <w:tcPr>
            <w:tcW w:w="1395" w:type="dxa"/>
          </w:tcPr>
          <w:p w14:paraId="6F66ACB5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0FC89E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0632F033" w14:textId="77777777" w:rsidTr="009355EA">
        <w:trPr>
          <w:cantSplit/>
        </w:trPr>
        <w:tc>
          <w:tcPr>
            <w:tcW w:w="4077" w:type="dxa"/>
          </w:tcPr>
          <w:p w14:paraId="3FD5F154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Директор по внедрению  интегрированной системы управления АО "Полюс Красноярск" (Магадан)</w:t>
            </w:r>
          </w:p>
        </w:tc>
        <w:tc>
          <w:tcPr>
            <w:tcW w:w="2552" w:type="dxa"/>
          </w:tcPr>
          <w:p w14:paraId="0D98024E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Плешкова Е. Н.</w:t>
            </w:r>
          </w:p>
        </w:tc>
        <w:tc>
          <w:tcPr>
            <w:tcW w:w="1395" w:type="dxa"/>
          </w:tcPr>
          <w:p w14:paraId="1B9D2C33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7B56D67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246C37F2" w14:textId="77777777" w:rsidTr="009355EA">
        <w:trPr>
          <w:cantSplit/>
        </w:trPr>
        <w:tc>
          <w:tcPr>
            <w:tcW w:w="4077" w:type="dxa"/>
          </w:tcPr>
          <w:p w14:paraId="6B3577AB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Руководитель направления архитектуры информационных систем</w:t>
            </w:r>
          </w:p>
        </w:tc>
        <w:tc>
          <w:tcPr>
            <w:tcW w:w="2552" w:type="dxa"/>
          </w:tcPr>
          <w:p w14:paraId="7D3CBC3A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5215E6">
              <w:rPr>
                <w:rFonts w:ascii="Arial" w:hAnsi="Arial" w:cs="Arial"/>
                <w:sz w:val="20"/>
              </w:rPr>
              <w:t>Безродний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 xml:space="preserve"> А.В.</w:t>
            </w:r>
          </w:p>
        </w:tc>
        <w:tc>
          <w:tcPr>
            <w:tcW w:w="1395" w:type="dxa"/>
          </w:tcPr>
          <w:p w14:paraId="1E0DE67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6505F7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53B5F5D4" w14:textId="77777777" w:rsidTr="009355EA">
        <w:trPr>
          <w:cantSplit/>
        </w:trPr>
        <w:tc>
          <w:tcPr>
            <w:tcW w:w="4077" w:type="dxa"/>
          </w:tcPr>
          <w:p w14:paraId="66AB0A37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Старший менеджер по интеграции проектов операционного блока</w:t>
            </w:r>
          </w:p>
        </w:tc>
        <w:tc>
          <w:tcPr>
            <w:tcW w:w="2552" w:type="dxa"/>
          </w:tcPr>
          <w:p w14:paraId="4AB3CEE0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Кузьмин А.А.</w:t>
            </w:r>
          </w:p>
        </w:tc>
        <w:tc>
          <w:tcPr>
            <w:tcW w:w="1395" w:type="dxa"/>
          </w:tcPr>
          <w:p w14:paraId="6F143A9E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619B808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6B464BCF" w14:textId="77777777" w:rsidTr="009355EA">
        <w:trPr>
          <w:cantSplit/>
        </w:trPr>
        <w:tc>
          <w:tcPr>
            <w:tcW w:w="4077" w:type="dxa"/>
          </w:tcPr>
          <w:p w14:paraId="06A4A7A7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Старший менеджер по интеграции проектов корпоративных функций</w:t>
            </w:r>
          </w:p>
        </w:tc>
        <w:tc>
          <w:tcPr>
            <w:tcW w:w="2552" w:type="dxa"/>
          </w:tcPr>
          <w:p w14:paraId="75C058C7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5215E6">
              <w:rPr>
                <w:rFonts w:ascii="Arial" w:hAnsi="Arial" w:cs="Arial"/>
                <w:sz w:val="20"/>
              </w:rPr>
              <w:t>Тюриков</w:t>
            </w:r>
            <w:proofErr w:type="spellEnd"/>
            <w:r w:rsidRPr="005215E6">
              <w:rPr>
                <w:rFonts w:ascii="Arial" w:hAnsi="Arial" w:cs="Arial"/>
                <w:sz w:val="20"/>
              </w:rPr>
              <w:t xml:space="preserve"> М.Ю.</w:t>
            </w:r>
          </w:p>
        </w:tc>
        <w:tc>
          <w:tcPr>
            <w:tcW w:w="1395" w:type="dxa"/>
          </w:tcPr>
          <w:p w14:paraId="6F1AC373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0C9080A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13391EFC" w14:textId="77777777" w:rsidTr="009355EA">
        <w:trPr>
          <w:cantSplit/>
        </w:trPr>
        <w:tc>
          <w:tcPr>
            <w:tcW w:w="4077" w:type="dxa"/>
          </w:tcPr>
          <w:p w14:paraId="02D73EDC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Руководитель группы по технической архитектуре и ИТ-безопасности</w:t>
            </w:r>
          </w:p>
        </w:tc>
        <w:tc>
          <w:tcPr>
            <w:tcW w:w="2552" w:type="dxa"/>
          </w:tcPr>
          <w:p w14:paraId="16933EBD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Волков А. В.</w:t>
            </w:r>
          </w:p>
        </w:tc>
        <w:tc>
          <w:tcPr>
            <w:tcW w:w="1395" w:type="dxa"/>
          </w:tcPr>
          <w:p w14:paraId="29DA90B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0EE5B80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633B1D14" w14:textId="77777777" w:rsidTr="009355EA">
        <w:trPr>
          <w:cantSplit/>
        </w:trPr>
        <w:tc>
          <w:tcPr>
            <w:tcW w:w="4077" w:type="dxa"/>
          </w:tcPr>
          <w:p w14:paraId="11666917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Руководитель группы контроли и риски</w:t>
            </w:r>
          </w:p>
        </w:tc>
        <w:tc>
          <w:tcPr>
            <w:tcW w:w="2552" w:type="dxa"/>
          </w:tcPr>
          <w:p w14:paraId="20DA4C08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Глухова А. В.</w:t>
            </w:r>
          </w:p>
        </w:tc>
        <w:tc>
          <w:tcPr>
            <w:tcW w:w="1395" w:type="dxa"/>
          </w:tcPr>
          <w:p w14:paraId="71A39CFB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CCA2D5D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520275D0" w14:textId="77777777" w:rsidTr="009355EA">
        <w:trPr>
          <w:cantSplit/>
        </w:trPr>
        <w:tc>
          <w:tcPr>
            <w:tcW w:w="4077" w:type="dxa"/>
          </w:tcPr>
          <w:p w14:paraId="6DD76F5D" w14:textId="77777777" w:rsidR="005215E6" w:rsidRPr="00F94454" w:rsidRDefault="005215E6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Руководитель программы трансформации системы управления основными фондами</w:t>
            </w:r>
          </w:p>
        </w:tc>
        <w:tc>
          <w:tcPr>
            <w:tcW w:w="2552" w:type="dxa"/>
          </w:tcPr>
          <w:p w14:paraId="7CD8409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  <w:r w:rsidRPr="005215E6">
              <w:rPr>
                <w:rFonts w:ascii="Arial" w:hAnsi="Arial" w:cs="Arial"/>
                <w:sz w:val="20"/>
              </w:rPr>
              <w:t>Загребин В.В.</w:t>
            </w:r>
          </w:p>
        </w:tc>
        <w:tc>
          <w:tcPr>
            <w:tcW w:w="1395" w:type="dxa"/>
          </w:tcPr>
          <w:p w14:paraId="0F32B9CC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80E91F7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120F1116" w14:textId="77777777" w:rsidTr="009355EA">
        <w:trPr>
          <w:cantSplit/>
        </w:trPr>
        <w:tc>
          <w:tcPr>
            <w:tcW w:w="4077" w:type="dxa"/>
          </w:tcPr>
          <w:p w14:paraId="436E9889" w14:textId="7420AF4A" w:rsidR="005215E6" w:rsidRPr="00F94454" w:rsidRDefault="007A37E4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7A37E4">
              <w:rPr>
                <w:rFonts w:ascii="Arial" w:hAnsi="Arial" w:cs="Arial"/>
                <w:sz w:val="20"/>
              </w:rPr>
              <w:lastRenderedPageBreak/>
              <w:t xml:space="preserve">Менеджер по методологии управленческого </w:t>
            </w:r>
            <w:r w:rsidR="009D5557" w:rsidRPr="007A37E4">
              <w:rPr>
                <w:rFonts w:ascii="Arial" w:hAnsi="Arial" w:cs="Arial"/>
                <w:sz w:val="20"/>
              </w:rPr>
              <w:t>учёта</w:t>
            </w:r>
          </w:p>
        </w:tc>
        <w:tc>
          <w:tcPr>
            <w:tcW w:w="2552" w:type="dxa"/>
          </w:tcPr>
          <w:p w14:paraId="04DE8FCC" w14:textId="24F18ED0" w:rsidR="005215E6" w:rsidRPr="00F94454" w:rsidRDefault="007A37E4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Бурдова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И.</w:t>
            </w:r>
            <w:r w:rsidRPr="007A37E4">
              <w:rPr>
                <w:rFonts w:ascii="Arial" w:hAnsi="Arial" w:cs="Arial"/>
                <w:sz w:val="20"/>
              </w:rPr>
              <w:t xml:space="preserve"> К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95" w:type="dxa"/>
          </w:tcPr>
          <w:p w14:paraId="693F3849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95F24A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23576805" w14:textId="77777777" w:rsidTr="009355EA">
        <w:trPr>
          <w:cantSplit/>
        </w:trPr>
        <w:tc>
          <w:tcPr>
            <w:tcW w:w="4077" w:type="dxa"/>
          </w:tcPr>
          <w:p w14:paraId="670F45B7" w14:textId="62008ED0" w:rsidR="005215E6" w:rsidRPr="00F94454" w:rsidRDefault="007A37E4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7A37E4">
              <w:rPr>
                <w:rFonts w:ascii="Arial" w:hAnsi="Arial" w:cs="Arial"/>
                <w:sz w:val="20"/>
              </w:rPr>
              <w:t xml:space="preserve">Менеджер по методологии управленческого </w:t>
            </w:r>
            <w:r w:rsidR="009D5557" w:rsidRPr="007A37E4">
              <w:rPr>
                <w:rFonts w:ascii="Arial" w:hAnsi="Arial" w:cs="Arial"/>
                <w:sz w:val="20"/>
              </w:rPr>
              <w:t>учёта</w:t>
            </w:r>
          </w:p>
        </w:tc>
        <w:tc>
          <w:tcPr>
            <w:tcW w:w="2552" w:type="dxa"/>
          </w:tcPr>
          <w:p w14:paraId="4FF27DAF" w14:textId="4A73A5D1" w:rsidR="005215E6" w:rsidRPr="00F94454" w:rsidRDefault="007A37E4" w:rsidP="005215E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Штепина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Е.</w:t>
            </w:r>
            <w:r w:rsidRPr="007A37E4">
              <w:rPr>
                <w:rFonts w:ascii="Arial" w:hAnsi="Arial" w:cs="Arial"/>
                <w:sz w:val="20"/>
              </w:rPr>
              <w:t xml:space="preserve"> А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95" w:type="dxa"/>
          </w:tcPr>
          <w:p w14:paraId="24CC743F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2946E4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0EFB4B44" w14:textId="77777777" w:rsidTr="009355EA">
        <w:trPr>
          <w:cantSplit/>
        </w:trPr>
        <w:tc>
          <w:tcPr>
            <w:tcW w:w="4077" w:type="dxa"/>
          </w:tcPr>
          <w:p w14:paraId="6B3E5391" w14:textId="51AD1E1D" w:rsidR="005215E6" w:rsidRPr="00F94454" w:rsidRDefault="007A37E4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7A37E4">
              <w:rPr>
                <w:rFonts w:ascii="Arial" w:hAnsi="Arial" w:cs="Arial"/>
                <w:sz w:val="20"/>
              </w:rPr>
              <w:t>Старший менеджер</w:t>
            </w:r>
          </w:p>
        </w:tc>
        <w:tc>
          <w:tcPr>
            <w:tcW w:w="2552" w:type="dxa"/>
          </w:tcPr>
          <w:p w14:paraId="5118D404" w14:textId="79691A8B" w:rsidR="005215E6" w:rsidRPr="00F94454" w:rsidRDefault="007A37E4" w:rsidP="005215E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Александрова Е.</w:t>
            </w:r>
            <w:r w:rsidRPr="007A37E4">
              <w:rPr>
                <w:rFonts w:ascii="Arial" w:hAnsi="Arial" w:cs="Arial"/>
                <w:sz w:val="20"/>
              </w:rPr>
              <w:t xml:space="preserve"> И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95" w:type="dxa"/>
          </w:tcPr>
          <w:p w14:paraId="408A7E7C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C233D81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15E6" w:rsidRPr="00F94454" w14:paraId="2E7CF42D" w14:textId="77777777" w:rsidTr="009355EA">
        <w:trPr>
          <w:cantSplit/>
        </w:trPr>
        <w:tc>
          <w:tcPr>
            <w:tcW w:w="4077" w:type="dxa"/>
          </w:tcPr>
          <w:p w14:paraId="59833B88" w14:textId="502C48CC" w:rsidR="005215E6" w:rsidRPr="00F94454" w:rsidRDefault="007A37E4" w:rsidP="005215E6">
            <w:pPr>
              <w:jc w:val="left"/>
              <w:rPr>
                <w:rFonts w:ascii="Arial" w:hAnsi="Arial" w:cs="Arial"/>
                <w:sz w:val="20"/>
              </w:rPr>
            </w:pPr>
            <w:r w:rsidRPr="007A37E4">
              <w:rPr>
                <w:rFonts w:ascii="Arial" w:hAnsi="Arial" w:cs="Arial"/>
                <w:sz w:val="20"/>
              </w:rPr>
              <w:t>Руководитель направления финансового контроля</w:t>
            </w:r>
          </w:p>
        </w:tc>
        <w:tc>
          <w:tcPr>
            <w:tcW w:w="2552" w:type="dxa"/>
          </w:tcPr>
          <w:p w14:paraId="1A8FA35B" w14:textId="4DF18F27" w:rsidR="005215E6" w:rsidRPr="00F94454" w:rsidRDefault="007A37E4" w:rsidP="005215E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Мытник Ю.</w:t>
            </w:r>
            <w:r w:rsidRPr="007A37E4">
              <w:rPr>
                <w:rFonts w:ascii="Arial" w:hAnsi="Arial" w:cs="Arial"/>
                <w:sz w:val="20"/>
              </w:rPr>
              <w:t xml:space="preserve"> В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95" w:type="dxa"/>
          </w:tcPr>
          <w:p w14:paraId="137A9076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6004AD65" w14:textId="77777777" w:rsidR="005215E6" w:rsidRPr="00F94454" w:rsidRDefault="005215E6" w:rsidP="005215E6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AB03F30" w14:textId="77777777" w:rsidR="001A2810" w:rsidRPr="00EE40DD" w:rsidRDefault="001A2810" w:rsidP="00EE40DD">
      <w:pPr>
        <w:spacing w:after="240" w:line="276" w:lineRule="auto"/>
        <w:ind w:firstLine="567"/>
        <w:rPr>
          <w:rFonts w:ascii="Arial" w:hAnsi="Arial" w:cs="Arial"/>
        </w:rPr>
      </w:pPr>
    </w:p>
    <w:p w14:paraId="2674C9F0" w14:textId="77777777" w:rsidR="00175B15" w:rsidRPr="00EE40DD" w:rsidRDefault="00175B15" w:rsidP="00EE40DD">
      <w:pPr>
        <w:spacing w:after="240" w:line="276" w:lineRule="auto"/>
        <w:ind w:firstLine="567"/>
        <w:rPr>
          <w:rFonts w:ascii="Arial" w:hAnsi="Arial" w:cs="Arial"/>
        </w:rPr>
      </w:pPr>
    </w:p>
    <w:p w14:paraId="6973CA30" w14:textId="77777777" w:rsidR="00E6247B" w:rsidRPr="00F94454" w:rsidRDefault="00E6247B" w:rsidP="00EE40DD">
      <w:pPr>
        <w:spacing w:after="240" w:line="276" w:lineRule="auto"/>
        <w:ind w:firstLine="567"/>
        <w:rPr>
          <w:rFonts w:ascii="Arial" w:hAnsi="Arial" w:cs="Arial"/>
        </w:rPr>
        <w:sectPr w:rsidR="00E6247B" w:rsidRPr="00F94454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22" w:name="_Toc68528478" w:displacedByCustomXml="next"/>
    <w:bookmarkStart w:id="23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Content>
        <w:sdt>
          <w:sdtPr>
            <w:rPr>
              <w:rFonts w:ascii="Times New Roman" w:hAnsi="Times New Roman" w:cs="Times New Roman"/>
              <w:bCs w:val="0"/>
              <w:caps w:val="0"/>
              <w:noProof/>
              <w:kern w:val="0"/>
              <w:sz w:val="24"/>
              <w:szCs w:val="22"/>
            </w:rPr>
            <w:id w:val="-1522545993"/>
            <w:docPartObj>
              <w:docPartGallery w:val="Table of Contents"/>
              <w:docPartUnique/>
            </w:docPartObj>
          </w:sdtPr>
          <w:sdtEndPr>
            <w:rPr>
              <w:rFonts w:ascii="Arial" w:hAnsi="Arial" w:cs="Arial"/>
              <w:sz w:val="20"/>
              <w:szCs w:val="20"/>
            </w:rPr>
          </w:sdtEndPr>
          <w:sdtContent>
            <w:p w14:paraId="1A2070A7" w14:textId="00B08E96" w:rsidR="00B778C7" w:rsidRPr="00F94454" w:rsidRDefault="00B778C7" w:rsidP="009936BB">
              <w:pPr>
                <w:pStyle w:val="1"/>
                <w:numPr>
                  <w:ilvl w:val="0"/>
                  <w:numId w:val="0"/>
                </w:numPr>
                <w:ind w:left="431"/>
              </w:pPr>
              <w:r w:rsidRPr="00F94454">
                <w:t>Оглавление</w:t>
              </w:r>
              <w:bookmarkEnd w:id="23"/>
              <w:bookmarkEnd w:id="22"/>
            </w:p>
            <w:p w14:paraId="796AAB40" w14:textId="77777777" w:rsidR="00B778C7" w:rsidRPr="00F94454" w:rsidRDefault="00DF4E7C" w:rsidP="000F1C41">
              <w:pPr>
                <w:pStyle w:val="13"/>
              </w:pPr>
            </w:p>
          </w:sdtContent>
        </w:sdt>
        <w:p w14:paraId="033A0C19" w14:textId="69BEB90E" w:rsidR="00311472" w:rsidRDefault="00B778C7">
          <w:pPr>
            <w:pStyle w:val="13"/>
            <w:rPr>
              <w:ins w:id="24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F94454">
            <w:fldChar w:fldCharType="begin"/>
          </w:r>
          <w:r w:rsidRPr="00F94454">
            <w:instrText xml:space="preserve"> TOC \o "1-3" \h \z \u </w:instrText>
          </w:r>
          <w:r w:rsidRPr="00F94454">
            <w:fldChar w:fldCharType="separate"/>
          </w:r>
          <w:ins w:id="25" w:author="Попова Дарья Николаевна (Подрядчик. ООО БерингПойнт)" w:date="2021-04-05T15:21:00Z">
            <w:r w:rsidR="00311472" w:rsidRPr="00762513">
              <w:rPr>
                <w:rStyle w:val="a8"/>
              </w:rPr>
              <w:fldChar w:fldCharType="begin"/>
            </w:r>
            <w:r w:rsidR="00311472" w:rsidRPr="00762513">
              <w:rPr>
                <w:rStyle w:val="a8"/>
              </w:rPr>
              <w:instrText xml:space="preserve"> </w:instrText>
            </w:r>
            <w:r w:rsidR="00311472">
              <w:instrText>HYPERLINK \l "_Toc68528478"</w:instrText>
            </w:r>
            <w:r w:rsidR="00311472" w:rsidRPr="00762513">
              <w:rPr>
                <w:rStyle w:val="a8"/>
              </w:rPr>
              <w:instrText xml:space="preserve"> </w:instrText>
            </w:r>
            <w:r w:rsidR="00311472" w:rsidRPr="00762513">
              <w:rPr>
                <w:rStyle w:val="a8"/>
              </w:rPr>
              <w:fldChar w:fldCharType="separate"/>
            </w:r>
            <w:r w:rsidR="00311472" w:rsidRPr="00762513">
              <w:rPr>
                <w:rStyle w:val="a8"/>
              </w:rPr>
              <w:t>Оглавление</w:t>
            </w:r>
            <w:r w:rsidR="00311472">
              <w:rPr>
                <w:webHidden/>
              </w:rPr>
              <w:tab/>
            </w:r>
            <w:r w:rsidR="00311472">
              <w:rPr>
                <w:webHidden/>
              </w:rPr>
              <w:fldChar w:fldCharType="begin"/>
            </w:r>
            <w:r w:rsidR="00311472">
              <w:rPr>
                <w:webHidden/>
              </w:rPr>
              <w:instrText xml:space="preserve"> PAGEREF _Toc68528478 \h </w:instrText>
            </w:r>
          </w:ins>
          <w:r w:rsidR="00311472">
            <w:rPr>
              <w:webHidden/>
            </w:rPr>
          </w:r>
          <w:r w:rsidR="00311472">
            <w:rPr>
              <w:webHidden/>
            </w:rPr>
            <w:fldChar w:fldCharType="separate"/>
          </w:r>
          <w:ins w:id="26" w:author="Попова Дарья Николаевна (Подрядчик. ООО БерингПойнт)" w:date="2021-04-05T15:21:00Z">
            <w:r w:rsidR="00311472">
              <w:rPr>
                <w:webHidden/>
              </w:rPr>
              <w:t>6</w:t>
            </w:r>
            <w:r w:rsidR="00311472">
              <w:rPr>
                <w:webHidden/>
              </w:rPr>
              <w:fldChar w:fldCharType="end"/>
            </w:r>
            <w:r w:rsidR="00311472" w:rsidRPr="00762513">
              <w:rPr>
                <w:rStyle w:val="a8"/>
              </w:rPr>
              <w:fldChar w:fldCharType="end"/>
            </w:r>
          </w:ins>
        </w:p>
        <w:p w14:paraId="64EEDA65" w14:textId="7C966FCA" w:rsidR="00311472" w:rsidRDefault="00311472">
          <w:pPr>
            <w:pStyle w:val="13"/>
            <w:rPr>
              <w:ins w:id="27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8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"_Toc68528479"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_Toc68528479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9" w:author="Попова Дарья Николаевна (Подрядчик. ООО БерингПойнт)" w:date="2021-04-05T15:21:00Z"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3A3D4131" w14:textId="72357A19" w:rsidR="00311472" w:rsidRDefault="00311472">
          <w:pPr>
            <w:pStyle w:val="13"/>
            <w:rPr>
              <w:ins w:id="30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1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"_Toc68528480"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</w:rPr>
              <w:t>Назначение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_Toc68528480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32" w:author="Попова Дарья Николаевна (Подрядчик. ООО БерингПойнт)" w:date="2021-04-05T15:21:00Z"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5AFABFE1" w14:textId="5279FCEC" w:rsidR="00311472" w:rsidRDefault="00311472">
          <w:pPr>
            <w:pStyle w:val="13"/>
            <w:rPr>
              <w:ins w:id="33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4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"_Toc68528481"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</w:rPr>
              <w:t>Предпосылки успешной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_Toc68528481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35" w:author="Попова Дарья Николаевна (Подрядчик. ООО БерингПойнт)" w:date="2021-04-05T15:21:00Z"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609FF4BA" w14:textId="07122A46" w:rsidR="00311472" w:rsidRDefault="00311472">
          <w:pPr>
            <w:pStyle w:val="13"/>
            <w:rPr>
              <w:ins w:id="36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7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"_Toc68528482"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  <w:rFonts w:eastAsia="Calibr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  <w:rFonts w:eastAsia="Calibri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_Toc68528482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38" w:author="Попова Дарья Николаевна (Подрядчик. ООО БерингПойнт)" w:date="2021-04-05T15:21:00Z"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737C632D" w14:textId="34D7A774" w:rsidR="00311472" w:rsidRDefault="00311472">
          <w:pPr>
            <w:pStyle w:val="13"/>
            <w:rPr>
              <w:ins w:id="39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40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"_Toc68528483"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  <w:rFonts w:eastAsia="Calibr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  <w:rFonts w:eastAsia="Calibri"/>
              </w:rPr>
              <w:t>Реализация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_Toc68528483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41" w:author="Попова Дарья Николаевна (Подрядчик. ООО БерингПойнт)" w:date="2021-04-05T15:21:00Z"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05F5ACDD" w14:textId="3B2ED6A3" w:rsidR="00311472" w:rsidRDefault="00311472">
          <w:pPr>
            <w:pStyle w:val="23"/>
            <w:rPr>
              <w:ins w:id="42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4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"_Toc68528484"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_Toc68528484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CF542F9" w14:textId="33C156AC" w:rsidR="00311472" w:rsidRDefault="00311472">
          <w:pPr>
            <w:pStyle w:val="32"/>
            <w:rPr>
              <w:ins w:id="45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4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"_Toc68528485"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бизнес-процесса ПП-07.02.01-ERP «Долгосрочное планирование воздействий на производственные активы (мастер-план от 3-х до 10 лет)»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_Toc68528485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8171623" w14:textId="5A445C9C" w:rsidR="00311472" w:rsidRDefault="00311472">
          <w:pPr>
            <w:pStyle w:val="32"/>
            <w:rPr>
              <w:ins w:id="48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4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"_Toc68528486"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бизнес-процесса ПП-07.02.02-ERP «Перспективное среднесрочное планирование воздействий на производственные активы (3-х летний период)»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_Toc68528486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8B901BA" w14:textId="34837306" w:rsidR="00311472" w:rsidRDefault="00311472">
          <w:pPr>
            <w:pStyle w:val="32"/>
            <w:rPr>
              <w:ins w:id="51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52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"_Toc68528487"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бизнес-процесса ПП-07.06.03-ERP «Формирование годового бюджета воздействий на производственные активы»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_Toc68528487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3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0C83FB37" w14:textId="1D167C29" w:rsidR="00311472" w:rsidRDefault="00311472">
          <w:pPr>
            <w:pStyle w:val="32"/>
            <w:rPr>
              <w:ins w:id="54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55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"_Toc68528488"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бизнес-процесса ПП-07.06.04-ERP «Исполнение, корректировка и контроль бюджета воздействий на производственные активы»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_Toc68528488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6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E491AC3" w14:textId="7EB5B3BF" w:rsidR="00311472" w:rsidRDefault="00311472">
          <w:pPr>
            <w:pStyle w:val="23"/>
            <w:rPr>
              <w:ins w:id="57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5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"_Toc68528489"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_Toc68528489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5948402" w14:textId="3F22E5BC" w:rsidR="00311472" w:rsidRDefault="00311472">
          <w:pPr>
            <w:pStyle w:val="32"/>
            <w:rPr>
              <w:ins w:id="60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61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"_Toc68528490"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шагов бизнес-процесса ПП-07.02.01-ERP «Долгосрочное планирование воздействий на производственные активы (мастер-план от 3-х до 10 лет)»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62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D98FA0B" w14:textId="4B357A7A" w:rsidR="00311472" w:rsidRDefault="00311472">
          <w:pPr>
            <w:pStyle w:val="32"/>
            <w:rPr>
              <w:ins w:id="63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64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"_Toc68528491"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шагов бизнес-процесса ПП-07.02.02-ERP «Перспективное среднесрочное планирование воздействий на производственные активы (3-х летний период)»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65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0BD7679" w14:textId="2A6431C0" w:rsidR="00311472" w:rsidRDefault="00311472">
          <w:pPr>
            <w:pStyle w:val="32"/>
            <w:rPr>
              <w:ins w:id="66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67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"_Toc68528492"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5.2.3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шагов бизнес-процесса ПП-07.06.03-ERP «Формирование годового бюджета воздействий на производственные активы»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68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F76F12D" w14:textId="6AFEF3D3" w:rsidR="00311472" w:rsidRDefault="00311472">
          <w:pPr>
            <w:pStyle w:val="32"/>
            <w:rPr>
              <w:ins w:id="69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70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5.2.4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Описание шагов бизнес-процесса ПП-07.06.04-ERP «Исполнение, корректировка и контроль бюджета воздействий на производственные активы»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1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010F1083" w14:textId="5E6E4F80" w:rsidR="00311472" w:rsidRDefault="00311472">
          <w:pPr>
            <w:pStyle w:val="23"/>
            <w:rPr>
              <w:ins w:id="72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7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9F917CE" w14:textId="6AF40D9E" w:rsidR="00311472" w:rsidRDefault="00311472">
          <w:pPr>
            <w:pStyle w:val="23"/>
            <w:rPr>
              <w:ins w:id="75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7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"_Toc68528495"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Риски и контрольные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41305BE" w14:textId="12820E1E" w:rsidR="00311472" w:rsidRDefault="00311472">
          <w:pPr>
            <w:pStyle w:val="32"/>
            <w:rPr>
              <w:ins w:id="78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7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"_Toc68528496"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Риски и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08D0090B" w14:textId="4A863200" w:rsidR="00311472" w:rsidRDefault="00311472">
          <w:pPr>
            <w:pStyle w:val="32"/>
            <w:rPr>
              <w:ins w:id="81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82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3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FF79542" w14:textId="556F57AE" w:rsidR="00311472" w:rsidRDefault="00311472">
          <w:pPr>
            <w:pStyle w:val="23"/>
            <w:rPr>
              <w:ins w:id="84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85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Интеграционные точки со смежными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6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4825C989" w14:textId="008E743D" w:rsidR="00311472" w:rsidRDefault="00311472">
          <w:pPr>
            <w:pStyle w:val="23"/>
            <w:rPr>
              <w:ins w:id="87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8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"_Toc68528499"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Основные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_Toc68528499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CB16E53" w14:textId="7529F23F" w:rsidR="00311472" w:rsidRDefault="00311472">
          <w:pPr>
            <w:pStyle w:val="32"/>
            <w:rPr>
              <w:ins w:id="90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91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"_Toc68528500"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Балансовая единица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2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DE25305" w14:textId="7EED8D23" w:rsidR="00311472" w:rsidRDefault="00311472">
          <w:pPr>
            <w:pStyle w:val="32"/>
            <w:rPr>
              <w:ins w:id="93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94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"_Toc68528501"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СПП-элемент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5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E97E42C" w14:textId="3F6706E5" w:rsidR="00311472" w:rsidRDefault="00311472">
          <w:pPr>
            <w:pStyle w:val="32"/>
            <w:rPr>
              <w:ins w:id="96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97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"_Toc68528502"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Элемент структуры бюджета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8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4419417A" w14:textId="5BC4253D" w:rsidR="00311472" w:rsidRDefault="00311472">
          <w:pPr>
            <w:pStyle w:val="32"/>
            <w:rPr>
              <w:ins w:id="99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00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Тип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1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7F1C8D4" w14:textId="23445821" w:rsidR="00311472" w:rsidRDefault="00311472">
          <w:pPr>
            <w:pStyle w:val="32"/>
            <w:rPr>
              <w:ins w:id="102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0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Способ выполнения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1B228E2" w14:textId="185B2906" w:rsidR="00311472" w:rsidRDefault="00311472">
          <w:pPr>
            <w:pStyle w:val="32"/>
            <w:rPr>
              <w:ins w:id="105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0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"_Toc68528505"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5.6.6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Вид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AD744F7" w14:textId="72531200" w:rsidR="00311472" w:rsidRDefault="00311472">
          <w:pPr>
            <w:pStyle w:val="32"/>
            <w:rPr>
              <w:ins w:id="108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0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"_Toc68528506"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5.6.7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Поток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4F7D698F" w14:textId="7D05E8D6" w:rsidR="00311472" w:rsidRDefault="00311472">
          <w:pPr>
            <w:pStyle w:val="32"/>
            <w:rPr>
              <w:ins w:id="111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12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5.6.8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Бюджетная кампания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3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94764C6" w14:textId="432D76B3" w:rsidR="00311472" w:rsidRDefault="00311472">
          <w:pPr>
            <w:pStyle w:val="32"/>
            <w:rPr>
              <w:ins w:id="114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15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5.6.9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6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2F1C0E4" w14:textId="25BA076D" w:rsidR="00311472" w:rsidRDefault="00311472">
          <w:pPr>
            <w:pStyle w:val="32"/>
            <w:rPr>
              <w:ins w:id="117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1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"_Toc68528509"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5.6.10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Версия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F81D72C" w14:textId="3B4D3EDE" w:rsidR="00311472" w:rsidRDefault="00311472">
          <w:pPr>
            <w:pStyle w:val="32"/>
            <w:rPr>
              <w:ins w:id="120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21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"_Toc68528510"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5.6.11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Категория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2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328A5D9" w14:textId="095FAB69" w:rsidR="00311472" w:rsidRDefault="00311472">
          <w:pPr>
            <w:pStyle w:val="23"/>
            <w:rPr>
              <w:ins w:id="123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124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"_Toc68528511"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Транзакционные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5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96F6135" w14:textId="6F3987A3" w:rsidR="00311472" w:rsidRDefault="00311472">
          <w:pPr>
            <w:pStyle w:val="23"/>
            <w:rPr>
              <w:ins w:id="126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127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"_Toc68528512"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Отчетность и выходные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8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0F0ECE5" w14:textId="6099A45A" w:rsidR="00311472" w:rsidRDefault="00311472">
          <w:pPr>
            <w:pStyle w:val="23"/>
            <w:rPr>
              <w:ins w:id="129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130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Перечень доработок, разработок и интеграция (интерфейсы)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1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5BCE156" w14:textId="2ED37F23" w:rsidR="00311472" w:rsidRDefault="00311472">
          <w:pPr>
            <w:pStyle w:val="23"/>
            <w:rPr>
              <w:ins w:id="132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13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5.10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Особенности технической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5A1D7968" w14:textId="388036AA" w:rsidR="00311472" w:rsidRDefault="00311472">
          <w:pPr>
            <w:pStyle w:val="32"/>
            <w:rPr>
              <w:ins w:id="135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3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lastRenderedPageBreak/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"_Toc68528515"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Инфо-объекты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7C76A77" w14:textId="7B0BA140" w:rsidR="00311472" w:rsidRDefault="00311472">
          <w:pPr>
            <w:pStyle w:val="32"/>
            <w:rPr>
              <w:ins w:id="138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3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"_Toc68528516"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Объекты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84C2F58" w14:textId="48FEDFF4" w:rsidR="00311472" w:rsidRDefault="00311472">
          <w:pPr>
            <w:pStyle w:val="32"/>
            <w:rPr>
              <w:ins w:id="141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42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Витрины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3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DC13430" w14:textId="33746D9A" w:rsidR="00311472" w:rsidRDefault="00311472">
          <w:pPr>
            <w:pStyle w:val="32"/>
            <w:rPr>
              <w:ins w:id="144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45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Композитные провайдеры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6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7FBDA99" w14:textId="1184FFC4" w:rsidR="00311472" w:rsidRDefault="00311472">
          <w:pPr>
            <w:pStyle w:val="32"/>
            <w:rPr>
              <w:ins w:id="147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4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"_Toc68528519"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Уровни агрегации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_Toc68528519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3FDEC29" w14:textId="6016D4E2" w:rsidR="00311472" w:rsidRDefault="00311472">
          <w:pPr>
            <w:pStyle w:val="32"/>
            <w:rPr>
              <w:ins w:id="150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51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"_Toc68528520"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5.10.6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Функции планирования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2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F59ACCC" w14:textId="10F33095" w:rsidR="00311472" w:rsidRDefault="00311472">
          <w:pPr>
            <w:pStyle w:val="32"/>
            <w:rPr>
              <w:ins w:id="153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54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"_Toc68528521"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5.10.7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Аналитические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5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E46E807" w14:textId="655B3D0C" w:rsidR="00311472" w:rsidRDefault="00311472">
          <w:pPr>
            <w:pStyle w:val="32"/>
            <w:rPr>
              <w:ins w:id="156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57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"_Toc68528522"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5.10.8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Рабочие книги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8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14006D2" w14:textId="79B4BC76" w:rsidR="00311472" w:rsidRDefault="00311472">
          <w:pPr>
            <w:pStyle w:val="32"/>
            <w:rPr>
              <w:ins w:id="159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60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5.10.9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Поток бизнес-операций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1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0527B8F" w14:textId="4EB597BA" w:rsidR="00311472" w:rsidRDefault="00311472">
          <w:pPr>
            <w:pStyle w:val="32"/>
            <w:rPr>
              <w:ins w:id="162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6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5.10.10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Принцип кодирования СПП-элементов для бюджета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75AEB8C" w14:textId="5E5114E5" w:rsidR="00311472" w:rsidRDefault="00311472">
          <w:pPr>
            <w:pStyle w:val="32"/>
            <w:rPr>
              <w:ins w:id="165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6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"_Toc68528525"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Группы МВЗ для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60B4875" w14:textId="649955D8" w:rsidR="00311472" w:rsidRDefault="00311472">
          <w:pPr>
            <w:pStyle w:val="32"/>
            <w:rPr>
              <w:ins w:id="168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6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"_Toc68528526"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Контроль бюджета на СПП-элементах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9E767E1" w14:textId="0AC9C6EA" w:rsidR="00311472" w:rsidRDefault="00311472">
          <w:pPr>
            <w:pStyle w:val="32"/>
            <w:rPr>
              <w:ins w:id="171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72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Запрос корректировки по компонентному учету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3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5D88DF21" w14:textId="5B7312C3" w:rsidR="00311472" w:rsidRDefault="00311472">
          <w:pPr>
            <w:pStyle w:val="32"/>
            <w:rPr>
              <w:ins w:id="174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75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"_Toc68528528"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 xml:space="preserve">Разработка </w:t>
            </w:r>
            <w:r w:rsidRPr="00762513">
              <w:rPr>
                <w:rStyle w:val="a8"/>
                <w:noProof/>
                <w:lang w:val="en-US"/>
              </w:rPr>
              <w:t>PM</w:t>
            </w:r>
            <w:r w:rsidRPr="00762513">
              <w:rPr>
                <w:rStyle w:val="a8"/>
                <w:noProof/>
              </w:rPr>
              <w:t>65 Отчет по запросам корректировок бюджета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_Toc68528528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6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6E4DE43" w14:textId="7FC6BEA7" w:rsidR="00311472" w:rsidRDefault="00311472">
          <w:pPr>
            <w:pStyle w:val="32"/>
            <w:rPr>
              <w:ins w:id="177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7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Разработка MCB08-01 Реализация формата годового плана и бюджета воздействий на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52F920B" w14:textId="4C2B99A4" w:rsidR="00311472" w:rsidRDefault="00311472">
          <w:pPr>
            <w:pStyle w:val="32"/>
            <w:rPr>
              <w:ins w:id="180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81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5.10.16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Разработка MCB08-02 Реализация формата среднесрочного плана и бюджета воздействий на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2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D02AACE" w14:textId="10E9C6B9" w:rsidR="00311472" w:rsidRDefault="00311472">
          <w:pPr>
            <w:pStyle w:val="32"/>
            <w:rPr>
              <w:ins w:id="183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84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"_Toc68528545"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5.10.17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Разработка MCB08-03 Реализация формата долгосрочного плана и бюджета воздействий на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5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A5F6F96" w14:textId="398E1780" w:rsidR="00311472" w:rsidRDefault="00311472">
          <w:pPr>
            <w:pStyle w:val="32"/>
            <w:rPr>
              <w:ins w:id="186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87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"_Toc68528546"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5.10.18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Разработка MCB11 Отражение результатов корректировки лимитов в Бюджете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8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A48A3A9" w14:textId="63FA5A04" w:rsidR="00311472" w:rsidRDefault="00311472">
          <w:pPr>
            <w:pStyle w:val="32"/>
            <w:rPr>
              <w:ins w:id="189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90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5.10.19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>Разработка MCB14 Автоматическое формирование лимитов и изменение статуса Заказа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1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FBB5FE3" w14:textId="0927843E" w:rsidR="00311472" w:rsidRDefault="00311472">
          <w:pPr>
            <w:pStyle w:val="32"/>
            <w:rPr>
              <w:ins w:id="192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9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5.10.20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 xml:space="preserve">Разработка </w:t>
            </w:r>
            <w:r w:rsidRPr="00762513">
              <w:rPr>
                <w:rStyle w:val="a8"/>
                <w:noProof/>
                <w:lang w:val="en-US"/>
              </w:rPr>
              <w:t>PM</w:t>
            </w:r>
            <w:r w:rsidRPr="00762513">
              <w:rPr>
                <w:rStyle w:val="a8"/>
                <w:noProof/>
              </w:rPr>
              <w:t>203 Блокировка плана ТОиР на время согласования бюджетов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125A6AF9" w14:textId="2E24158B" w:rsidR="00311472" w:rsidRDefault="00311472">
          <w:pPr>
            <w:pStyle w:val="32"/>
            <w:rPr>
              <w:ins w:id="195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9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"_Toc68528549"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5.10.21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 xml:space="preserve">Разработка </w:t>
            </w:r>
            <w:r w:rsidRPr="00762513">
              <w:rPr>
                <w:rStyle w:val="a8"/>
                <w:noProof/>
                <w:lang w:val="en-US"/>
              </w:rPr>
              <w:t>PS</w:t>
            </w:r>
            <w:r w:rsidRPr="00762513">
              <w:rPr>
                <w:rStyle w:val="a8"/>
                <w:noProof/>
              </w:rPr>
              <w:t>02.01-01 Передача из SAP в АСКИ сумм прогноза освоения и финансирования по проектам ТОиР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31C68E53" w14:textId="377A5CED" w:rsidR="00311472" w:rsidRDefault="00311472">
          <w:pPr>
            <w:pStyle w:val="32"/>
            <w:rPr>
              <w:ins w:id="198" w:author="Попова Дарья Николаевна (Подрядчик. ООО БерингПойнт)" w:date="2021-04-05T15:21:00Z"/>
              <w:rFonts w:eastAsiaTheme="minorEastAsia" w:cstheme="minorBidi"/>
              <w:noProof/>
              <w:lang w:eastAsia="ru-RU"/>
            </w:rPr>
          </w:pPr>
          <w:ins w:id="19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"_Toc68528550"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noProof/>
              </w:rPr>
              <w:t>5.10.22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762513">
              <w:rPr>
                <w:rStyle w:val="a8"/>
                <w:noProof/>
              </w:rPr>
              <w:t xml:space="preserve">Разработка </w:t>
            </w:r>
            <w:r w:rsidRPr="00762513">
              <w:rPr>
                <w:rStyle w:val="a8"/>
                <w:noProof/>
                <w:lang w:val="en-US"/>
              </w:rPr>
              <w:t>PS</w:t>
            </w:r>
            <w:r w:rsidRPr="00762513">
              <w:rPr>
                <w:rStyle w:val="a8"/>
                <w:noProof/>
              </w:rPr>
              <w:t>02.05 Получение из АСКИ в SAP статуса проекта ТОиР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94EE503" w14:textId="71078A31" w:rsidR="00311472" w:rsidRDefault="00311472">
          <w:pPr>
            <w:pStyle w:val="13"/>
            <w:rPr>
              <w:ins w:id="201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02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"_Toc68528551"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_Toc68528551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03" w:author="Попова Дарья Николаевна (Подрядчик. ООО БерингПойнт)" w:date="2021-04-05T15:21:00Z">
            <w:r>
              <w:rPr>
                <w:webHidden/>
              </w:rPr>
              <w:t>124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52B47C48" w14:textId="40515BFD" w:rsidR="00311472" w:rsidRDefault="00311472">
          <w:pPr>
            <w:pStyle w:val="13"/>
            <w:rPr>
              <w:ins w:id="204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05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"_Toc68528552"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  <w:rFonts w:eastAsia="Calibri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  <w:rFonts w:eastAsia="Calibri"/>
              </w:rPr>
              <w:t>Организационные изменения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_Toc68528552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06" w:author="Попова Дарья Николаевна (Подрядчик. ООО БерингПойнт)" w:date="2021-04-05T15:21:00Z">
            <w:r>
              <w:rPr>
                <w:webHidden/>
              </w:rPr>
              <w:t>125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7110A7FA" w14:textId="4F123409" w:rsidR="00311472" w:rsidRDefault="00311472">
          <w:pPr>
            <w:pStyle w:val="23"/>
            <w:rPr>
              <w:ins w:id="207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0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"_Toc68528553"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Ключевые процессные изменения и области улучшений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_Toc68528553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7090926" w14:textId="264D3B78" w:rsidR="00311472" w:rsidRDefault="00311472">
          <w:pPr>
            <w:pStyle w:val="23"/>
            <w:rPr>
              <w:ins w:id="210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11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"_Toc68528554"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Организационные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_Toc68528554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2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20B0BCDD" w14:textId="135156EA" w:rsidR="00311472" w:rsidRDefault="00311472">
          <w:pPr>
            <w:pStyle w:val="13"/>
            <w:rPr>
              <w:ins w:id="213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14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"_Toc68528555"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_Toc68528555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15" w:author="Попова Дарья Николаевна (Подрядчик. ООО БерингПойнт)" w:date="2021-04-05T15:21:00Z">
            <w:r>
              <w:rPr>
                <w:webHidden/>
              </w:rPr>
              <w:t>132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374A3DC2" w14:textId="7153ABD8" w:rsidR="00311472" w:rsidRDefault="00311472">
          <w:pPr>
            <w:pStyle w:val="13"/>
            <w:rPr>
              <w:ins w:id="216" w:author="Попова Дарья Николаевна (Подрядчик. ООО БерингПойнт)" w:date="2021-04-05T15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17" w:author="Попова Дарья Николаевна (Подрядчик. ООО БерингПойнт)" w:date="2021-04-05T15:21:00Z">
            <w:r w:rsidRPr="00762513">
              <w:rPr>
                <w:rStyle w:val="a8"/>
              </w:rPr>
              <w:fldChar w:fldCharType="begin"/>
            </w:r>
            <w:r w:rsidRPr="00762513">
              <w:rPr>
                <w:rStyle w:val="a8"/>
              </w:rPr>
              <w:instrText xml:space="preserve"> </w:instrText>
            </w:r>
            <w:r>
              <w:instrText>HYPERLINK \l "_Toc68528556"</w:instrText>
            </w:r>
            <w:r w:rsidRPr="00762513">
              <w:rPr>
                <w:rStyle w:val="a8"/>
              </w:rPr>
              <w:instrText xml:space="preserve"> </w:instrText>
            </w:r>
            <w:r w:rsidRPr="00762513">
              <w:rPr>
                <w:rStyle w:val="a8"/>
              </w:rPr>
              <w:fldChar w:fldCharType="separate"/>
            </w:r>
            <w:r w:rsidRPr="00762513">
              <w:rPr>
                <w:rStyle w:val="a8"/>
                <w:rFonts w:eastAsia="Calibri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762513">
              <w:rPr>
                <w:rStyle w:val="a8"/>
                <w:rFonts w:eastAsia="Calibri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_Toc68528556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18" w:author="Попова Дарья Николаевна (Подрядчик. ООО БерингПойнт)" w:date="2021-04-05T15:21:00Z">
            <w:r>
              <w:rPr>
                <w:webHidden/>
              </w:rPr>
              <w:t>135</w:t>
            </w:r>
            <w:r>
              <w:rPr>
                <w:webHidden/>
              </w:rPr>
              <w:fldChar w:fldCharType="end"/>
            </w:r>
            <w:r w:rsidRPr="00762513">
              <w:rPr>
                <w:rStyle w:val="a8"/>
              </w:rPr>
              <w:fldChar w:fldCharType="end"/>
            </w:r>
          </w:ins>
        </w:p>
        <w:p w14:paraId="362FFC4A" w14:textId="56C67010" w:rsidR="00311472" w:rsidRDefault="00311472">
          <w:pPr>
            <w:pStyle w:val="23"/>
            <w:rPr>
              <w:ins w:id="219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20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"_Toc68528557"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1. Модели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_Toc68528557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1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9EE814A" w14:textId="4C773879" w:rsidR="00311472" w:rsidRDefault="00311472">
          <w:pPr>
            <w:pStyle w:val="23"/>
            <w:rPr>
              <w:ins w:id="222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23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"_Toc68528558"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2. Реестр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_Toc68528558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4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DE2EEFD" w14:textId="5BC7B8CB" w:rsidR="00311472" w:rsidRDefault="00311472">
          <w:pPr>
            <w:pStyle w:val="23"/>
            <w:rPr>
              <w:ins w:id="225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26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"_Toc68528559"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3. 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_Toc68528559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7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05F74A76" w14:textId="2451E45A" w:rsidR="00311472" w:rsidRDefault="00311472">
          <w:pPr>
            <w:pStyle w:val="23"/>
            <w:rPr>
              <w:ins w:id="228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29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"_Toc68528560"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4. 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_Toc68528560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0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AF04FBB" w14:textId="17CBD2BB" w:rsidR="00311472" w:rsidRDefault="00311472">
          <w:pPr>
            <w:pStyle w:val="23"/>
            <w:rPr>
              <w:ins w:id="231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32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"_Toc68528561"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РП1-6: 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_Toc68528561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3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702FA1FB" w14:textId="660094CB" w:rsidR="00311472" w:rsidRDefault="00311472">
          <w:pPr>
            <w:pStyle w:val="23"/>
            <w:rPr>
              <w:ins w:id="234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35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"_Toc68528562"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РиК1. Матрица рисков и контрольных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_Toc68528562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6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6E660D7F" w14:textId="3AD4752B" w:rsidR="00311472" w:rsidRDefault="00311472">
          <w:pPr>
            <w:pStyle w:val="23"/>
            <w:rPr>
              <w:ins w:id="237" w:author="Попова Дарья Николаевна (Подрядчик. ООО БерингПойнт)" w:date="2021-04-05T15:21:00Z"/>
              <w:rFonts w:eastAsiaTheme="minorEastAsia" w:cstheme="minorBidi"/>
              <w:b w:val="0"/>
              <w:noProof/>
              <w:lang w:eastAsia="ru-RU"/>
            </w:rPr>
          </w:pPr>
          <w:ins w:id="238" w:author="Попова Дарья Николаевна (Подрядчик. ООО БерингПойнт)" w:date="2021-04-05T15:21:00Z">
            <w:r w:rsidRPr="00762513">
              <w:rPr>
                <w:rStyle w:val="a8"/>
                <w:noProof/>
              </w:rPr>
              <w:fldChar w:fldCharType="begin"/>
            </w:r>
            <w:r w:rsidRPr="00762513">
              <w:rPr>
                <w:rStyle w:val="a8"/>
                <w:noProof/>
              </w:rPr>
              <w:instrText xml:space="preserve"> </w:instrText>
            </w:r>
            <w:r>
              <w:rPr>
                <w:noProof/>
              </w:rPr>
              <w:instrText>HYPERLINK \l "_Toc68528563"</w:instrText>
            </w:r>
            <w:r w:rsidRPr="00762513">
              <w:rPr>
                <w:rStyle w:val="a8"/>
                <w:noProof/>
              </w:rPr>
              <w:instrText xml:space="preserve"> </w:instrText>
            </w:r>
            <w:r w:rsidRPr="00762513">
              <w:rPr>
                <w:rStyle w:val="a8"/>
                <w:noProof/>
              </w:rPr>
              <w:fldChar w:fldCharType="separate"/>
            </w:r>
            <w:r w:rsidRPr="00762513">
              <w:rPr>
                <w:rStyle w:val="a8"/>
                <w:rFonts w:eastAsiaTheme="majorEastAsia" w:cstheme="majorBidi"/>
                <w:noProof/>
              </w:rPr>
              <w:t>9.7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762513">
              <w:rPr>
                <w:rStyle w:val="a8"/>
                <w:rFonts w:eastAsiaTheme="majorEastAsia" w:cstheme="majorBidi"/>
                <w:noProof/>
              </w:rPr>
              <w:t>Приложение № КП1. Матрица конфликтов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_Toc68528563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9" w:author="Попова Дарья Николаевна (Подрядчик. ООО БерингПойнт)" w:date="2021-04-05T15:21:00Z"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  <w:r w:rsidRPr="00762513">
              <w:rPr>
                <w:rStyle w:val="a8"/>
                <w:noProof/>
              </w:rPr>
              <w:fldChar w:fldCharType="end"/>
            </w:r>
          </w:ins>
        </w:p>
        <w:p w14:paraId="55A3AAA2" w14:textId="7F588D84" w:rsidR="008A0C31" w:rsidDel="00311472" w:rsidRDefault="008A0C31">
          <w:pPr>
            <w:pStyle w:val="13"/>
            <w:rPr>
              <w:ins w:id="240" w:author="Попова Дарья" w:date="2021-03-18T19:52:00Z"/>
              <w:del w:id="241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42" w:author="Попова Дарья" w:date="2021-03-18T19:52:00Z">
            <w:del w:id="24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b w:val="0"/>
                </w:rPr>
                <w:delText>Оглавление</w:delText>
              </w:r>
              <w:r w:rsidDel="00311472">
                <w:rPr>
                  <w:webHidden/>
                </w:rPr>
                <w:tab/>
                <w:delText>6</w:delText>
              </w:r>
            </w:del>
          </w:ins>
        </w:p>
        <w:p w14:paraId="02D5E877" w14:textId="4C07ABE3" w:rsidR="008A0C31" w:rsidDel="00311472" w:rsidRDefault="008A0C31">
          <w:pPr>
            <w:pStyle w:val="13"/>
            <w:rPr>
              <w:ins w:id="244" w:author="Попова Дарья" w:date="2021-03-18T19:52:00Z"/>
              <w:del w:id="245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46" w:author="Попова Дарья" w:date="2021-03-18T19:52:00Z">
            <w:del w:id="24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b w:val="0"/>
                </w:rPr>
                <w:delText>1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b w:val="0"/>
                </w:rPr>
                <w:delText>Глоссарий</w:delText>
              </w:r>
              <w:r w:rsidDel="00311472">
                <w:rPr>
                  <w:webHidden/>
                </w:rPr>
                <w:tab/>
                <w:delText>8</w:delText>
              </w:r>
            </w:del>
          </w:ins>
        </w:p>
        <w:p w14:paraId="6343C803" w14:textId="74ED0168" w:rsidR="008A0C31" w:rsidDel="00311472" w:rsidRDefault="008A0C31">
          <w:pPr>
            <w:pStyle w:val="13"/>
            <w:rPr>
              <w:ins w:id="248" w:author="Попова Дарья" w:date="2021-03-18T19:52:00Z"/>
              <w:del w:id="249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50" w:author="Попова Дарья" w:date="2021-03-18T19:52:00Z">
            <w:del w:id="25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b w:val="0"/>
                </w:rPr>
                <w:delText>2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b w:val="0"/>
                </w:rPr>
                <w:delText>Назначение документа</w:delText>
              </w:r>
              <w:r w:rsidDel="00311472">
                <w:rPr>
                  <w:webHidden/>
                </w:rPr>
                <w:tab/>
                <w:delText>8</w:delText>
              </w:r>
            </w:del>
          </w:ins>
        </w:p>
        <w:p w14:paraId="3A5D106E" w14:textId="228B2B08" w:rsidR="008A0C31" w:rsidDel="00311472" w:rsidRDefault="008A0C31">
          <w:pPr>
            <w:pStyle w:val="13"/>
            <w:rPr>
              <w:ins w:id="252" w:author="Попова Дарья" w:date="2021-03-18T19:52:00Z"/>
              <w:del w:id="253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54" w:author="Попова Дарья" w:date="2021-03-18T19:52:00Z">
            <w:del w:id="25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b w:val="0"/>
                </w:rPr>
                <w:delText>3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b w:val="0"/>
                </w:rPr>
                <w:delText>Предпосылки успешной реализации</w:delText>
              </w:r>
              <w:r w:rsidDel="00311472">
                <w:rPr>
                  <w:webHidden/>
                </w:rPr>
                <w:tab/>
                <w:delText>8</w:delText>
              </w:r>
            </w:del>
          </w:ins>
        </w:p>
        <w:p w14:paraId="1F4C27AD" w14:textId="6D8159E2" w:rsidR="008A0C31" w:rsidDel="00311472" w:rsidRDefault="008A0C31">
          <w:pPr>
            <w:pStyle w:val="13"/>
            <w:rPr>
              <w:ins w:id="256" w:author="Попова Дарья" w:date="2021-03-18T19:52:00Z"/>
              <w:del w:id="257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58" w:author="Попова Дарья" w:date="2021-03-18T19:52:00Z">
            <w:del w:id="25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="Calibri"/>
                  <w:b w:val="0"/>
                </w:rPr>
                <w:delText>4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="Calibri"/>
                  <w:b w:val="0"/>
                </w:rPr>
                <w:delText>Бизнес-требования</w:delText>
              </w:r>
              <w:r w:rsidDel="00311472">
                <w:rPr>
                  <w:webHidden/>
                </w:rPr>
                <w:tab/>
                <w:delText>10</w:delText>
              </w:r>
            </w:del>
          </w:ins>
        </w:p>
        <w:p w14:paraId="479AD7E9" w14:textId="662BA767" w:rsidR="008A0C31" w:rsidDel="00311472" w:rsidRDefault="008A0C31">
          <w:pPr>
            <w:pStyle w:val="13"/>
            <w:rPr>
              <w:ins w:id="260" w:author="Попова Дарья" w:date="2021-03-18T19:52:00Z"/>
              <w:del w:id="261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62" w:author="Попова Дарья" w:date="2021-03-18T19:52:00Z">
            <w:del w:id="26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="Calibri"/>
                  <w:b w:val="0"/>
                </w:rPr>
                <w:delText>5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="Calibri"/>
                  <w:b w:val="0"/>
                </w:rPr>
                <w:delText>Реализация бизнес-процессов</w:delText>
              </w:r>
              <w:r w:rsidDel="00311472">
                <w:rPr>
                  <w:webHidden/>
                </w:rPr>
                <w:tab/>
                <w:delText>12</w:delText>
              </w:r>
            </w:del>
          </w:ins>
        </w:p>
        <w:p w14:paraId="1A59EB1A" w14:textId="3CF8F661" w:rsidR="008A0C31" w:rsidDel="00311472" w:rsidRDefault="008A0C31">
          <w:pPr>
            <w:pStyle w:val="23"/>
            <w:rPr>
              <w:ins w:id="264" w:author="Попова Дарья" w:date="2021-03-18T19:52:00Z"/>
              <w:del w:id="26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266" w:author="Попова Дарья" w:date="2021-03-18T19:52:00Z">
            <w:del w:id="26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5.1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Описание бизнес-процессов</w:delText>
              </w:r>
              <w:r w:rsidDel="00311472">
                <w:rPr>
                  <w:noProof/>
                  <w:webHidden/>
                </w:rPr>
                <w:tab/>
                <w:delText>12</w:delText>
              </w:r>
            </w:del>
          </w:ins>
        </w:p>
        <w:p w14:paraId="069CF5AD" w14:textId="43EA021B" w:rsidR="008A0C31" w:rsidDel="00311472" w:rsidRDefault="008A0C31">
          <w:pPr>
            <w:pStyle w:val="32"/>
            <w:rPr>
              <w:ins w:id="268" w:author="Попова Дарья" w:date="2021-03-18T19:52:00Z"/>
              <w:del w:id="26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70" w:author="Попова Дарья" w:date="2021-03-18T19:52:00Z">
            <w:del w:id="27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lastRenderedPageBreak/>
                <w:delText>5.1.1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бизнес-процесса ПП-07.02.01-ERP «Долгосрочное планирование воздействий на производственные активы (мастер-план от 3-х до 10 лет)»</w:delText>
              </w:r>
              <w:r w:rsidDel="00311472">
                <w:rPr>
                  <w:noProof/>
                  <w:webHidden/>
                </w:rPr>
                <w:tab/>
                <w:delText>12</w:delText>
              </w:r>
            </w:del>
          </w:ins>
        </w:p>
        <w:p w14:paraId="4E89AE49" w14:textId="0F4F4F34" w:rsidR="008A0C31" w:rsidDel="00311472" w:rsidRDefault="008A0C31">
          <w:pPr>
            <w:pStyle w:val="32"/>
            <w:rPr>
              <w:ins w:id="272" w:author="Попова Дарья" w:date="2021-03-18T19:52:00Z"/>
              <w:del w:id="27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74" w:author="Попова Дарья" w:date="2021-03-18T19:52:00Z">
            <w:del w:id="27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5.1.2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бизнес-процесса ПП-07.02.02-ERP «Перспективное среднесрочное планирование воздействий на производственные активы (3-х летний период)»</w:delText>
              </w:r>
              <w:r w:rsidDel="00311472">
                <w:rPr>
                  <w:noProof/>
                  <w:webHidden/>
                </w:rPr>
                <w:tab/>
                <w:delText>16</w:delText>
              </w:r>
            </w:del>
          </w:ins>
        </w:p>
        <w:p w14:paraId="12F00874" w14:textId="29305421" w:rsidR="008A0C31" w:rsidDel="00311472" w:rsidRDefault="008A0C31">
          <w:pPr>
            <w:pStyle w:val="32"/>
            <w:rPr>
              <w:ins w:id="276" w:author="Попова Дарья" w:date="2021-03-18T19:52:00Z"/>
              <w:del w:id="27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78" w:author="Попова Дарья" w:date="2021-03-18T19:52:00Z">
            <w:del w:id="27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5.1.3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бизнес-процесса ПП-07.06.03-ERP «Формирование годового бюджета воздействий на производственные активы»</w:delText>
              </w:r>
              <w:r w:rsidDel="00311472">
                <w:rPr>
                  <w:noProof/>
                  <w:webHidden/>
                </w:rPr>
                <w:tab/>
                <w:delText>20</w:delText>
              </w:r>
            </w:del>
          </w:ins>
        </w:p>
        <w:p w14:paraId="1D810D21" w14:textId="0A07AF62" w:rsidR="008A0C31" w:rsidDel="00311472" w:rsidRDefault="008A0C31">
          <w:pPr>
            <w:pStyle w:val="32"/>
            <w:rPr>
              <w:ins w:id="280" w:author="Попова Дарья" w:date="2021-03-18T19:52:00Z"/>
              <w:del w:id="28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82" w:author="Попова Дарья" w:date="2021-03-18T19:52:00Z">
            <w:del w:id="28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5.1.4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бизнес-процесса ПП-07.06.04-ERP «Исполнение, корректировка и контроль бюджета воздействий на производственные активы»</w:delText>
              </w:r>
              <w:r w:rsidDel="00311472">
                <w:rPr>
                  <w:noProof/>
                  <w:webHidden/>
                </w:rPr>
                <w:tab/>
                <w:delText>26</w:delText>
              </w:r>
            </w:del>
          </w:ins>
        </w:p>
        <w:p w14:paraId="7AE16D4C" w14:textId="66ED9511" w:rsidR="008A0C31" w:rsidDel="00311472" w:rsidRDefault="008A0C31">
          <w:pPr>
            <w:pStyle w:val="23"/>
            <w:rPr>
              <w:ins w:id="284" w:author="Попова Дарья" w:date="2021-03-18T19:52:00Z"/>
              <w:del w:id="28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286" w:author="Попова Дарья" w:date="2021-03-18T19:52:00Z">
            <w:del w:id="28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5.2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Описание шагов бизнес-процессов</w:delText>
              </w:r>
              <w:r w:rsidDel="00311472">
                <w:rPr>
                  <w:noProof/>
                  <w:webHidden/>
                </w:rPr>
                <w:tab/>
                <w:delText>30</w:delText>
              </w:r>
            </w:del>
          </w:ins>
        </w:p>
        <w:p w14:paraId="352AF34C" w14:textId="4C5B7CF1" w:rsidR="008A0C31" w:rsidDel="00311472" w:rsidRDefault="008A0C31">
          <w:pPr>
            <w:pStyle w:val="32"/>
            <w:rPr>
              <w:ins w:id="288" w:author="Попова Дарья" w:date="2021-03-18T19:52:00Z"/>
              <w:del w:id="28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90" w:author="Попова Дарья" w:date="2021-03-18T19:52:00Z">
            <w:del w:id="29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5.2.1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шагов бизнес-процесса ПП-07.02.01-ERP «Долгосрочное планирование воздействий на производственные активы (мастер-план от 3-х до 10 лет)»</w:delText>
              </w:r>
              <w:r w:rsidDel="00311472">
                <w:rPr>
                  <w:noProof/>
                  <w:webHidden/>
                </w:rPr>
                <w:tab/>
                <w:delText>30</w:delText>
              </w:r>
            </w:del>
          </w:ins>
        </w:p>
        <w:p w14:paraId="4BC479A9" w14:textId="31AE705D" w:rsidR="008A0C31" w:rsidDel="00311472" w:rsidRDefault="008A0C31">
          <w:pPr>
            <w:pStyle w:val="32"/>
            <w:rPr>
              <w:ins w:id="292" w:author="Попова Дарья" w:date="2021-03-18T19:52:00Z"/>
              <w:del w:id="29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94" w:author="Попова Дарья" w:date="2021-03-18T19:52:00Z">
            <w:del w:id="29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5.2.2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шагов бизнес-процесса ПП-07.02.02-ERP «Перспективное среднесрочное планирование воздействий на производственные активы (3-х летний период)»</w:delText>
              </w:r>
              <w:r w:rsidDel="00311472">
                <w:rPr>
                  <w:noProof/>
                  <w:webHidden/>
                </w:rPr>
                <w:tab/>
                <w:delText>39</w:delText>
              </w:r>
            </w:del>
          </w:ins>
        </w:p>
        <w:p w14:paraId="4B7C1412" w14:textId="59C5F853" w:rsidR="008A0C31" w:rsidDel="00311472" w:rsidRDefault="008A0C31">
          <w:pPr>
            <w:pStyle w:val="32"/>
            <w:rPr>
              <w:ins w:id="296" w:author="Попова Дарья" w:date="2021-03-18T19:52:00Z"/>
              <w:del w:id="29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298" w:author="Попова Дарья" w:date="2021-03-18T19:52:00Z">
            <w:del w:id="29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5.2.3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шагов бизнес-процесса ПП-07.06.03-ERP «Формирование годового бюджета воздействий на производственные активы»</w:delText>
              </w:r>
              <w:r w:rsidDel="00311472">
                <w:rPr>
                  <w:noProof/>
                  <w:webHidden/>
                </w:rPr>
                <w:tab/>
                <w:delText>47</w:delText>
              </w:r>
            </w:del>
          </w:ins>
        </w:p>
        <w:p w14:paraId="721AE1E9" w14:textId="64BDAB72" w:rsidR="008A0C31" w:rsidDel="00311472" w:rsidRDefault="008A0C31">
          <w:pPr>
            <w:pStyle w:val="32"/>
            <w:rPr>
              <w:ins w:id="300" w:author="Попова Дарья" w:date="2021-03-18T19:52:00Z"/>
              <w:del w:id="30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02" w:author="Попова Дарья" w:date="2021-03-18T19:52:00Z">
            <w:del w:id="30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5.2.4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Описание шагов бизнес-процесса ПП-07.06.04-ERP «Исполнение, корректировка и контроль бюджета воздействий на производственные активы»</w:delText>
              </w:r>
              <w:r w:rsidDel="00311472">
                <w:rPr>
                  <w:noProof/>
                  <w:webHidden/>
                </w:rPr>
                <w:tab/>
                <w:delText>60</w:delText>
              </w:r>
            </w:del>
          </w:ins>
        </w:p>
        <w:p w14:paraId="0C598CA7" w14:textId="145F5BF9" w:rsidR="008A0C31" w:rsidDel="00311472" w:rsidRDefault="008A0C31">
          <w:pPr>
            <w:pStyle w:val="23"/>
            <w:rPr>
              <w:ins w:id="304" w:author="Попова Дарья" w:date="2021-03-18T19:52:00Z"/>
              <w:del w:id="30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06" w:author="Попова Дарья" w:date="2021-03-18T19:52:00Z">
            <w:del w:id="30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5.3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Роли и полномочия</w:delText>
              </w:r>
              <w:r w:rsidDel="00311472">
                <w:rPr>
                  <w:noProof/>
                  <w:webHidden/>
                </w:rPr>
                <w:tab/>
                <w:delText>67</w:delText>
              </w:r>
            </w:del>
          </w:ins>
        </w:p>
        <w:p w14:paraId="62759073" w14:textId="108BE5C4" w:rsidR="008A0C31" w:rsidDel="00311472" w:rsidRDefault="008A0C31">
          <w:pPr>
            <w:pStyle w:val="23"/>
            <w:rPr>
              <w:ins w:id="308" w:author="Попова Дарья" w:date="2021-03-18T19:52:00Z"/>
              <w:del w:id="30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10" w:author="Попова Дарья" w:date="2021-03-18T19:52:00Z">
            <w:del w:id="31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5.4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Риски и контрольные процедуры</w:delText>
              </w:r>
              <w:r w:rsidDel="00311472">
                <w:rPr>
                  <w:noProof/>
                  <w:webHidden/>
                </w:rPr>
                <w:tab/>
                <w:delText>70</w:delText>
              </w:r>
            </w:del>
          </w:ins>
        </w:p>
        <w:p w14:paraId="533364F1" w14:textId="61B18163" w:rsidR="008A0C31" w:rsidDel="00311472" w:rsidRDefault="008A0C31">
          <w:pPr>
            <w:pStyle w:val="32"/>
            <w:rPr>
              <w:ins w:id="312" w:author="Попова Дарья" w:date="2021-03-18T19:52:00Z"/>
              <w:del w:id="31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14" w:author="Попова Дарья" w:date="2021-03-18T19:52:00Z">
            <w:del w:id="31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5.4.1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Риски и контроли</w:delText>
              </w:r>
              <w:r w:rsidDel="00311472">
                <w:rPr>
                  <w:noProof/>
                  <w:webHidden/>
                </w:rPr>
                <w:tab/>
                <w:delText>70</w:delText>
              </w:r>
            </w:del>
          </w:ins>
        </w:p>
        <w:p w14:paraId="75B4513B" w14:textId="28FC66BC" w:rsidR="008A0C31" w:rsidDel="00311472" w:rsidRDefault="008A0C31">
          <w:pPr>
            <w:pStyle w:val="32"/>
            <w:rPr>
              <w:ins w:id="316" w:author="Попова Дарья" w:date="2021-03-18T19:52:00Z"/>
              <w:del w:id="31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18" w:author="Попова Дарья" w:date="2021-03-18T19:52:00Z">
            <w:del w:id="31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5.4.2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Разделение полномочий</w:delText>
              </w:r>
              <w:r w:rsidDel="00311472">
                <w:rPr>
                  <w:noProof/>
                  <w:webHidden/>
                </w:rPr>
                <w:tab/>
                <w:delText>70</w:delText>
              </w:r>
            </w:del>
          </w:ins>
        </w:p>
        <w:p w14:paraId="219D42EA" w14:textId="2AB320F3" w:rsidR="008A0C31" w:rsidDel="00311472" w:rsidRDefault="008A0C31">
          <w:pPr>
            <w:pStyle w:val="23"/>
            <w:rPr>
              <w:ins w:id="320" w:author="Попова Дарья" w:date="2021-03-18T19:52:00Z"/>
              <w:del w:id="321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22" w:author="Попова Дарья" w:date="2021-03-18T19:52:00Z">
            <w:del w:id="32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5.5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Интеграционные точки со смежными процессами</w:delText>
              </w:r>
              <w:r w:rsidDel="00311472">
                <w:rPr>
                  <w:noProof/>
                  <w:webHidden/>
                </w:rPr>
                <w:tab/>
                <w:delText>74</w:delText>
              </w:r>
            </w:del>
          </w:ins>
        </w:p>
        <w:p w14:paraId="291CD5DD" w14:textId="42125706" w:rsidR="008A0C31" w:rsidDel="00311472" w:rsidRDefault="008A0C31">
          <w:pPr>
            <w:pStyle w:val="23"/>
            <w:rPr>
              <w:ins w:id="324" w:author="Попова Дарья" w:date="2021-03-18T19:52:00Z"/>
              <w:del w:id="32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26" w:author="Попова Дарья" w:date="2021-03-18T19:52:00Z">
            <w:del w:id="32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5.6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Основные данные</w:delText>
              </w:r>
              <w:r w:rsidDel="00311472">
                <w:rPr>
                  <w:noProof/>
                  <w:webHidden/>
                </w:rPr>
                <w:tab/>
                <w:delText>83</w:delText>
              </w:r>
            </w:del>
          </w:ins>
        </w:p>
        <w:p w14:paraId="5245445E" w14:textId="73EE4A26" w:rsidR="008A0C31" w:rsidDel="00311472" w:rsidRDefault="008A0C31">
          <w:pPr>
            <w:pStyle w:val="32"/>
            <w:rPr>
              <w:ins w:id="328" w:author="Попова Дарья" w:date="2021-03-18T19:52:00Z"/>
              <w:del w:id="32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30" w:author="Попова Дарья" w:date="2021-03-18T19:52:00Z">
            <w:del w:id="33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Балансовая единица</w:delText>
              </w:r>
              <w:r w:rsidDel="00311472">
                <w:rPr>
                  <w:noProof/>
                  <w:webHidden/>
                </w:rPr>
                <w:tab/>
                <w:delText>83</w:delText>
              </w:r>
            </w:del>
          </w:ins>
        </w:p>
        <w:p w14:paraId="465CB61F" w14:textId="039C6808" w:rsidR="008A0C31" w:rsidDel="00311472" w:rsidRDefault="008A0C31">
          <w:pPr>
            <w:pStyle w:val="32"/>
            <w:rPr>
              <w:ins w:id="332" w:author="Попова Дарья" w:date="2021-03-18T19:52:00Z"/>
              <w:del w:id="33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34" w:author="Попова Дарья" w:date="2021-03-18T19:52:00Z">
            <w:del w:id="33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5.6.2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СПП-элемент</w:delText>
              </w:r>
              <w:r w:rsidDel="00311472">
                <w:rPr>
                  <w:noProof/>
                  <w:webHidden/>
                </w:rPr>
                <w:tab/>
                <w:delText>84</w:delText>
              </w:r>
            </w:del>
          </w:ins>
        </w:p>
        <w:p w14:paraId="6DC39348" w14:textId="4ADF401A" w:rsidR="008A0C31" w:rsidDel="00311472" w:rsidRDefault="008A0C31">
          <w:pPr>
            <w:pStyle w:val="32"/>
            <w:rPr>
              <w:ins w:id="336" w:author="Попова Дарья" w:date="2021-03-18T19:52:00Z"/>
              <w:del w:id="33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38" w:author="Попова Дарья" w:date="2021-03-18T19:52:00Z">
            <w:del w:id="33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5.6.3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Элемент структуры бюджета</w:delText>
              </w:r>
              <w:r w:rsidDel="00311472">
                <w:rPr>
                  <w:noProof/>
                  <w:webHidden/>
                </w:rPr>
                <w:tab/>
                <w:delText>85</w:delText>
              </w:r>
            </w:del>
          </w:ins>
        </w:p>
        <w:p w14:paraId="02F63110" w14:textId="2EC8C3EC" w:rsidR="008A0C31" w:rsidDel="00311472" w:rsidRDefault="008A0C31">
          <w:pPr>
            <w:pStyle w:val="32"/>
            <w:rPr>
              <w:ins w:id="340" w:author="Попова Дарья" w:date="2021-03-18T19:52:00Z"/>
              <w:del w:id="34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42" w:author="Попова Дарья" w:date="2021-03-18T19:52:00Z">
            <w:del w:id="34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5.6.4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Тип затрат</w:delText>
              </w:r>
              <w:r w:rsidDel="00311472">
                <w:rPr>
                  <w:noProof/>
                  <w:webHidden/>
                </w:rPr>
                <w:tab/>
                <w:delText>86</w:delText>
              </w:r>
            </w:del>
          </w:ins>
        </w:p>
        <w:p w14:paraId="39C4E8B0" w14:textId="465D25B0" w:rsidR="008A0C31" w:rsidDel="00311472" w:rsidRDefault="008A0C31">
          <w:pPr>
            <w:pStyle w:val="32"/>
            <w:rPr>
              <w:ins w:id="344" w:author="Попова Дарья" w:date="2021-03-18T19:52:00Z"/>
              <w:del w:id="34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46" w:author="Попова Дарья" w:date="2021-03-18T19:52:00Z">
            <w:del w:id="34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5.6.5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Способ выполнения работ</w:delText>
              </w:r>
              <w:r w:rsidDel="00311472">
                <w:rPr>
                  <w:noProof/>
                  <w:webHidden/>
                </w:rPr>
                <w:tab/>
                <w:delText>87</w:delText>
              </w:r>
            </w:del>
          </w:ins>
        </w:p>
        <w:p w14:paraId="521F726B" w14:textId="2B4D3C38" w:rsidR="008A0C31" w:rsidDel="00311472" w:rsidRDefault="008A0C31">
          <w:pPr>
            <w:pStyle w:val="32"/>
            <w:rPr>
              <w:ins w:id="348" w:author="Попова Дарья" w:date="2021-03-18T19:52:00Z"/>
              <w:del w:id="34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50" w:author="Попова Дарья" w:date="2021-03-18T19:52:00Z">
            <w:del w:id="35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5.6.6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Вид затрат</w:delText>
              </w:r>
              <w:r w:rsidDel="00311472">
                <w:rPr>
                  <w:noProof/>
                  <w:webHidden/>
                </w:rPr>
                <w:tab/>
                <w:delText>87</w:delText>
              </w:r>
            </w:del>
          </w:ins>
        </w:p>
        <w:p w14:paraId="1B75527B" w14:textId="60FDC520" w:rsidR="008A0C31" w:rsidDel="00311472" w:rsidRDefault="008A0C31">
          <w:pPr>
            <w:pStyle w:val="32"/>
            <w:rPr>
              <w:ins w:id="352" w:author="Попова Дарья" w:date="2021-03-18T19:52:00Z"/>
              <w:del w:id="35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54" w:author="Попова Дарья" w:date="2021-03-18T19:52:00Z">
            <w:del w:id="35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5.6.7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Поток</w:delText>
              </w:r>
              <w:r w:rsidDel="00311472">
                <w:rPr>
                  <w:noProof/>
                  <w:webHidden/>
                </w:rPr>
                <w:tab/>
                <w:delText>88</w:delText>
              </w:r>
            </w:del>
          </w:ins>
        </w:p>
        <w:p w14:paraId="7EEA09D4" w14:textId="31AFF0C3" w:rsidR="008A0C31" w:rsidDel="00311472" w:rsidRDefault="008A0C31">
          <w:pPr>
            <w:pStyle w:val="32"/>
            <w:rPr>
              <w:ins w:id="356" w:author="Попова Дарья" w:date="2021-03-18T19:52:00Z"/>
              <w:del w:id="35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58" w:author="Попова Дарья" w:date="2021-03-18T19:52:00Z">
            <w:del w:id="35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5.6.8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Бюджетная кампания</w:delText>
              </w:r>
              <w:r w:rsidDel="00311472">
                <w:rPr>
                  <w:noProof/>
                  <w:webHidden/>
                </w:rPr>
                <w:tab/>
                <w:delText>89</w:delText>
              </w:r>
            </w:del>
          </w:ins>
        </w:p>
        <w:p w14:paraId="7387FF5A" w14:textId="3A2CA3B3" w:rsidR="008A0C31" w:rsidDel="00311472" w:rsidRDefault="008A0C31">
          <w:pPr>
            <w:pStyle w:val="32"/>
            <w:rPr>
              <w:ins w:id="360" w:author="Попова Дарья" w:date="2021-03-18T19:52:00Z"/>
              <w:del w:id="36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62" w:author="Попова Дарья" w:date="2021-03-18T19:52:00Z">
            <w:del w:id="36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5.6.9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Период</w:delText>
              </w:r>
              <w:r w:rsidDel="00311472">
                <w:rPr>
                  <w:noProof/>
                  <w:webHidden/>
                </w:rPr>
                <w:tab/>
                <w:delText>90</w:delText>
              </w:r>
            </w:del>
          </w:ins>
        </w:p>
        <w:p w14:paraId="435C0AEB" w14:textId="1FC165E2" w:rsidR="008A0C31" w:rsidDel="00311472" w:rsidRDefault="008A0C31">
          <w:pPr>
            <w:pStyle w:val="32"/>
            <w:rPr>
              <w:ins w:id="364" w:author="Попова Дарья" w:date="2021-03-18T19:52:00Z"/>
              <w:del w:id="36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66" w:author="Попова Дарья" w:date="2021-03-18T19:52:00Z">
            <w:del w:id="36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5.6.10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Версия</w:delText>
              </w:r>
              <w:r w:rsidDel="00311472">
                <w:rPr>
                  <w:noProof/>
                  <w:webHidden/>
                </w:rPr>
                <w:tab/>
                <w:delText>91</w:delText>
              </w:r>
            </w:del>
          </w:ins>
        </w:p>
        <w:p w14:paraId="3D1BB083" w14:textId="189288D6" w:rsidR="008A0C31" w:rsidDel="00311472" w:rsidRDefault="008A0C31">
          <w:pPr>
            <w:pStyle w:val="32"/>
            <w:rPr>
              <w:ins w:id="368" w:author="Попова Дарья" w:date="2021-03-18T19:52:00Z"/>
              <w:del w:id="36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70" w:author="Попова Дарья" w:date="2021-03-18T19:52:00Z">
            <w:del w:id="37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5.6.11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Категория</w:delText>
              </w:r>
              <w:r w:rsidDel="00311472">
                <w:rPr>
                  <w:noProof/>
                  <w:webHidden/>
                </w:rPr>
                <w:tab/>
                <w:delText>92</w:delText>
              </w:r>
            </w:del>
          </w:ins>
        </w:p>
        <w:p w14:paraId="6A4F74F1" w14:textId="5045E3CC" w:rsidR="008A0C31" w:rsidDel="00311472" w:rsidRDefault="008A0C31">
          <w:pPr>
            <w:pStyle w:val="23"/>
            <w:rPr>
              <w:ins w:id="372" w:author="Попова Дарья" w:date="2021-03-18T19:52:00Z"/>
              <w:del w:id="37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74" w:author="Попова Дарья" w:date="2021-03-18T19:52:00Z">
            <w:del w:id="37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5.7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Транзакционные данные</w:delText>
              </w:r>
              <w:r w:rsidDel="00311472">
                <w:rPr>
                  <w:noProof/>
                  <w:webHidden/>
                </w:rPr>
                <w:tab/>
                <w:delText>93</w:delText>
              </w:r>
            </w:del>
          </w:ins>
        </w:p>
        <w:p w14:paraId="05463C36" w14:textId="15A25762" w:rsidR="008A0C31" w:rsidDel="00311472" w:rsidRDefault="008A0C31">
          <w:pPr>
            <w:pStyle w:val="23"/>
            <w:rPr>
              <w:ins w:id="376" w:author="Попова Дарья" w:date="2021-03-18T19:52:00Z"/>
              <w:del w:id="377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78" w:author="Попова Дарья" w:date="2021-03-18T19:52:00Z">
            <w:del w:id="37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5.8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Отчетность и выходные формы</w:delText>
              </w:r>
              <w:r w:rsidDel="00311472">
                <w:rPr>
                  <w:noProof/>
                  <w:webHidden/>
                </w:rPr>
                <w:tab/>
                <w:delText>94</w:delText>
              </w:r>
            </w:del>
          </w:ins>
        </w:p>
        <w:p w14:paraId="7280A45A" w14:textId="2A72F60B" w:rsidR="008A0C31" w:rsidDel="00311472" w:rsidRDefault="008A0C31">
          <w:pPr>
            <w:pStyle w:val="23"/>
            <w:rPr>
              <w:ins w:id="380" w:author="Попова Дарья" w:date="2021-03-18T19:52:00Z"/>
              <w:del w:id="381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82" w:author="Попова Дарья" w:date="2021-03-18T19:52:00Z">
            <w:del w:id="38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5.9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Перечень доработок, разработок и интеграция (интерфейсы)</w:delText>
              </w:r>
              <w:r w:rsidDel="00311472">
                <w:rPr>
                  <w:noProof/>
                  <w:webHidden/>
                </w:rPr>
                <w:tab/>
                <w:delText>95</w:delText>
              </w:r>
            </w:del>
          </w:ins>
        </w:p>
        <w:p w14:paraId="4C2E0E80" w14:textId="3B381F5A" w:rsidR="008A0C31" w:rsidDel="00311472" w:rsidRDefault="008A0C31">
          <w:pPr>
            <w:pStyle w:val="23"/>
            <w:rPr>
              <w:ins w:id="384" w:author="Попова Дарья" w:date="2021-03-18T19:52:00Z"/>
              <w:del w:id="38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386" w:author="Попова Дарья" w:date="2021-03-18T19:52:00Z">
            <w:del w:id="38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5.10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Особенности технической реализации</w:delText>
              </w:r>
              <w:r w:rsidDel="00311472">
                <w:rPr>
                  <w:noProof/>
                  <w:webHidden/>
                </w:rPr>
                <w:tab/>
                <w:delText>96</w:delText>
              </w:r>
            </w:del>
          </w:ins>
        </w:p>
        <w:p w14:paraId="1DEF1D71" w14:textId="1C520FA8" w:rsidR="008A0C31" w:rsidDel="00311472" w:rsidRDefault="008A0C31">
          <w:pPr>
            <w:pStyle w:val="32"/>
            <w:rPr>
              <w:ins w:id="388" w:author="Попова Дарья" w:date="2021-03-18T19:52:00Z"/>
              <w:del w:id="38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90" w:author="Попова Дарья" w:date="2021-03-18T19:52:00Z">
            <w:del w:id="39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Инфо-объекты</w:delText>
              </w:r>
              <w:r w:rsidDel="00311472">
                <w:rPr>
                  <w:noProof/>
                  <w:webHidden/>
                </w:rPr>
                <w:tab/>
                <w:delText>97</w:delText>
              </w:r>
            </w:del>
          </w:ins>
        </w:p>
        <w:p w14:paraId="794942D3" w14:textId="533664C1" w:rsidR="008A0C31" w:rsidDel="00311472" w:rsidRDefault="008A0C31">
          <w:pPr>
            <w:pStyle w:val="32"/>
            <w:rPr>
              <w:ins w:id="392" w:author="Попова Дарья" w:date="2021-03-18T19:52:00Z"/>
              <w:del w:id="39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94" w:author="Попова Дарья" w:date="2021-03-18T19:52:00Z">
            <w:del w:id="39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5.10.2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Объекты хранения данных</w:delText>
              </w:r>
              <w:r w:rsidDel="00311472">
                <w:rPr>
                  <w:noProof/>
                  <w:webHidden/>
                </w:rPr>
                <w:tab/>
                <w:delText>98</w:delText>
              </w:r>
            </w:del>
          </w:ins>
        </w:p>
        <w:p w14:paraId="0A95A380" w14:textId="3157524D" w:rsidR="008A0C31" w:rsidDel="00311472" w:rsidRDefault="008A0C31">
          <w:pPr>
            <w:pStyle w:val="32"/>
            <w:rPr>
              <w:ins w:id="396" w:author="Попова Дарья" w:date="2021-03-18T19:52:00Z"/>
              <w:del w:id="39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398" w:author="Попова Дарья" w:date="2021-03-18T19:52:00Z">
            <w:del w:id="39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5.10.3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Витрины доступа к данным</w:delText>
              </w:r>
              <w:r w:rsidDel="00311472">
                <w:rPr>
                  <w:noProof/>
                  <w:webHidden/>
                </w:rPr>
                <w:tab/>
                <w:delText>99</w:delText>
              </w:r>
            </w:del>
          </w:ins>
        </w:p>
        <w:p w14:paraId="29AE08F1" w14:textId="461D386E" w:rsidR="008A0C31" w:rsidDel="00311472" w:rsidRDefault="008A0C31">
          <w:pPr>
            <w:pStyle w:val="32"/>
            <w:rPr>
              <w:ins w:id="400" w:author="Попова Дарья" w:date="2021-03-18T19:52:00Z"/>
              <w:del w:id="40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02" w:author="Попова Дарья" w:date="2021-03-18T19:52:00Z">
            <w:del w:id="40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5.10.4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Композитные провайдеры</w:delText>
              </w:r>
              <w:r w:rsidDel="00311472">
                <w:rPr>
                  <w:noProof/>
                  <w:webHidden/>
                </w:rPr>
                <w:tab/>
                <w:delText>100</w:delText>
              </w:r>
            </w:del>
          </w:ins>
        </w:p>
        <w:p w14:paraId="1499DC2C" w14:textId="76DC56B8" w:rsidR="008A0C31" w:rsidDel="00311472" w:rsidRDefault="008A0C31">
          <w:pPr>
            <w:pStyle w:val="32"/>
            <w:rPr>
              <w:ins w:id="404" w:author="Попова Дарья" w:date="2021-03-18T19:52:00Z"/>
              <w:del w:id="40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06" w:author="Попова Дарья" w:date="2021-03-18T19:52:00Z">
            <w:del w:id="40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5.10.5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Уровни агрегации</w:delText>
              </w:r>
              <w:r w:rsidDel="00311472">
                <w:rPr>
                  <w:noProof/>
                  <w:webHidden/>
                </w:rPr>
                <w:tab/>
                <w:delText>101</w:delText>
              </w:r>
            </w:del>
          </w:ins>
        </w:p>
        <w:p w14:paraId="6DA0368F" w14:textId="71EA822B" w:rsidR="008A0C31" w:rsidDel="00311472" w:rsidRDefault="008A0C31">
          <w:pPr>
            <w:pStyle w:val="32"/>
            <w:rPr>
              <w:ins w:id="408" w:author="Попова Дарья" w:date="2021-03-18T19:52:00Z"/>
              <w:del w:id="40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10" w:author="Попова Дарья" w:date="2021-03-18T19:52:00Z">
            <w:del w:id="41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5.10.6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Функции планирования</w:delText>
              </w:r>
              <w:r w:rsidDel="00311472">
                <w:rPr>
                  <w:noProof/>
                  <w:webHidden/>
                </w:rPr>
                <w:tab/>
                <w:delText>101</w:delText>
              </w:r>
            </w:del>
          </w:ins>
        </w:p>
        <w:p w14:paraId="3659FD18" w14:textId="13B03101" w:rsidR="008A0C31" w:rsidDel="00311472" w:rsidRDefault="008A0C31">
          <w:pPr>
            <w:pStyle w:val="32"/>
            <w:rPr>
              <w:ins w:id="412" w:author="Попова Дарья" w:date="2021-03-18T19:52:00Z"/>
              <w:del w:id="41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14" w:author="Попова Дарья" w:date="2021-03-18T19:52:00Z">
            <w:del w:id="41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5.10.7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Аналитические запросы</w:delText>
              </w:r>
              <w:r w:rsidDel="00311472">
                <w:rPr>
                  <w:noProof/>
                  <w:webHidden/>
                </w:rPr>
                <w:tab/>
                <w:delText>102</w:delText>
              </w:r>
            </w:del>
          </w:ins>
        </w:p>
        <w:p w14:paraId="354F3FFC" w14:textId="650BCD2B" w:rsidR="008A0C31" w:rsidDel="00311472" w:rsidRDefault="008A0C31">
          <w:pPr>
            <w:pStyle w:val="32"/>
            <w:rPr>
              <w:ins w:id="416" w:author="Попова Дарья" w:date="2021-03-18T19:52:00Z"/>
              <w:del w:id="41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18" w:author="Попова Дарья" w:date="2021-03-18T19:52:00Z">
            <w:del w:id="41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5.10.8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Рабочие книги</w:delText>
              </w:r>
              <w:r w:rsidDel="00311472">
                <w:rPr>
                  <w:noProof/>
                  <w:webHidden/>
                </w:rPr>
                <w:tab/>
                <w:delText>103</w:delText>
              </w:r>
            </w:del>
          </w:ins>
        </w:p>
        <w:p w14:paraId="3C567E37" w14:textId="59D669AD" w:rsidR="008A0C31" w:rsidDel="00311472" w:rsidRDefault="008A0C31">
          <w:pPr>
            <w:pStyle w:val="32"/>
            <w:rPr>
              <w:ins w:id="420" w:author="Попова Дарья" w:date="2021-03-18T19:52:00Z"/>
              <w:del w:id="42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22" w:author="Попова Дарья" w:date="2021-03-18T19:52:00Z">
            <w:del w:id="42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5.10.9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Поток бизнес-операций</w:delText>
              </w:r>
              <w:r w:rsidDel="00311472">
                <w:rPr>
                  <w:noProof/>
                  <w:webHidden/>
                </w:rPr>
                <w:tab/>
                <w:delText>104</w:delText>
              </w:r>
            </w:del>
          </w:ins>
        </w:p>
        <w:p w14:paraId="5D34CB63" w14:textId="2D1DB6CB" w:rsidR="008A0C31" w:rsidDel="00311472" w:rsidRDefault="008A0C31">
          <w:pPr>
            <w:pStyle w:val="32"/>
            <w:rPr>
              <w:ins w:id="424" w:author="Попова Дарья" w:date="2021-03-18T19:52:00Z"/>
              <w:del w:id="42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26" w:author="Попова Дарья" w:date="2021-03-18T19:52:00Z">
            <w:del w:id="42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5.10.10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Принцип кодирования СПП-элементов для бюджета ТОРО</w:delText>
              </w:r>
              <w:r w:rsidDel="00311472">
                <w:rPr>
                  <w:noProof/>
                  <w:webHidden/>
                </w:rPr>
                <w:tab/>
                <w:delText>105</w:delText>
              </w:r>
            </w:del>
          </w:ins>
        </w:p>
        <w:p w14:paraId="4D6B72C6" w14:textId="581897EA" w:rsidR="008A0C31" w:rsidDel="00311472" w:rsidRDefault="008A0C31">
          <w:pPr>
            <w:pStyle w:val="32"/>
            <w:rPr>
              <w:ins w:id="428" w:author="Попова Дарья" w:date="2021-03-18T19:52:00Z"/>
              <w:del w:id="42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30" w:author="Попова Дарья" w:date="2021-03-18T19:52:00Z">
            <w:del w:id="43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5.10.11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Группы МВЗ для ТОРО</w:delText>
              </w:r>
              <w:r w:rsidDel="00311472">
                <w:rPr>
                  <w:noProof/>
                  <w:webHidden/>
                </w:rPr>
                <w:tab/>
                <w:delText>105</w:delText>
              </w:r>
            </w:del>
          </w:ins>
        </w:p>
        <w:p w14:paraId="2E1EFFA8" w14:textId="7C6DD992" w:rsidR="008A0C31" w:rsidDel="00311472" w:rsidRDefault="008A0C31">
          <w:pPr>
            <w:pStyle w:val="32"/>
            <w:rPr>
              <w:ins w:id="432" w:author="Попова Дарья" w:date="2021-03-18T19:52:00Z"/>
              <w:del w:id="43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34" w:author="Попова Дарья" w:date="2021-03-18T19:52:00Z">
            <w:del w:id="43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5.10.12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Контроль бюджета на СПП-элементах</w:delText>
              </w:r>
              <w:r w:rsidDel="00311472">
                <w:rPr>
                  <w:noProof/>
                  <w:webHidden/>
                </w:rPr>
                <w:tab/>
                <w:delText>106</w:delText>
              </w:r>
            </w:del>
          </w:ins>
        </w:p>
        <w:p w14:paraId="76428ED1" w14:textId="3D530769" w:rsidR="008A0C31" w:rsidDel="00311472" w:rsidRDefault="008A0C31">
          <w:pPr>
            <w:pStyle w:val="32"/>
            <w:rPr>
              <w:ins w:id="436" w:author="Попова Дарья" w:date="2021-03-18T19:52:00Z"/>
              <w:del w:id="43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38" w:author="Попова Дарья" w:date="2021-03-18T19:52:00Z">
            <w:del w:id="43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5.10.13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Запрос корректировки по компонентному учету</w:delText>
              </w:r>
              <w:r w:rsidDel="00311472">
                <w:rPr>
                  <w:noProof/>
                  <w:webHidden/>
                </w:rPr>
                <w:tab/>
                <w:delText>110</w:delText>
              </w:r>
            </w:del>
          </w:ins>
        </w:p>
        <w:p w14:paraId="726DF05E" w14:textId="12296233" w:rsidR="008A0C31" w:rsidDel="00311472" w:rsidRDefault="008A0C31">
          <w:pPr>
            <w:pStyle w:val="32"/>
            <w:rPr>
              <w:ins w:id="440" w:author="Попова Дарья" w:date="2021-03-18T19:52:00Z"/>
              <w:del w:id="44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42" w:author="Попова Дарья" w:date="2021-03-18T19:52:00Z">
            <w:del w:id="44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lastRenderedPageBreak/>
                <w:delText>5.10.14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 xml:space="preserve">Разработка </w:delText>
              </w:r>
              <w:r w:rsidRPr="00311472" w:rsidDel="00311472">
                <w:rPr>
                  <w:rStyle w:val="a8"/>
                  <w:noProof/>
                  <w:lang w:val="en-US"/>
                </w:rPr>
                <w:delText>PM</w:delText>
              </w:r>
              <w:r w:rsidRPr="00311472" w:rsidDel="00311472">
                <w:rPr>
                  <w:rStyle w:val="a8"/>
                  <w:noProof/>
                </w:rPr>
                <w:delText>65 Отчет по запросам корректировок бюджета ТОРО</w:delText>
              </w:r>
              <w:r w:rsidDel="00311472">
                <w:rPr>
                  <w:noProof/>
                  <w:webHidden/>
                </w:rPr>
                <w:tab/>
                <w:delText>111</w:delText>
              </w:r>
            </w:del>
          </w:ins>
        </w:p>
        <w:p w14:paraId="7EAB3D81" w14:textId="7F3504E7" w:rsidR="008A0C31" w:rsidDel="00311472" w:rsidRDefault="008A0C31">
          <w:pPr>
            <w:pStyle w:val="32"/>
            <w:rPr>
              <w:ins w:id="444" w:author="Попова Дарья" w:date="2021-03-18T19:52:00Z"/>
              <w:del w:id="44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46" w:author="Попова Дарья" w:date="2021-03-18T19:52:00Z">
            <w:del w:id="44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5.10.15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Разработка MCB08-01 Реализация формата годового плана и бюджета воздействий на ПА</w:delText>
              </w:r>
              <w:r w:rsidDel="00311472">
                <w:rPr>
                  <w:noProof/>
                  <w:webHidden/>
                </w:rPr>
                <w:tab/>
                <w:delText>112</w:delText>
              </w:r>
            </w:del>
          </w:ins>
        </w:p>
        <w:p w14:paraId="0A638BB5" w14:textId="3CEFA4DB" w:rsidR="008A0C31" w:rsidDel="00311472" w:rsidRDefault="008A0C31">
          <w:pPr>
            <w:pStyle w:val="32"/>
            <w:rPr>
              <w:ins w:id="448" w:author="Попова Дарья" w:date="2021-03-18T19:52:00Z"/>
              <w:del w:id="44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50" w:author="Попова Дарья" w:date="2021-03-18T19:52:00Z">
            <w:del w:id="45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5.10.16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Разработка MCB08-02 Реализация формата среднесрочного плана и бюджета воздействий на ПА</w:delText>
              </w:r>
              <w:r w:rsidDel="00311472">
                <w:rPr>
                  <w:noProof/>
                  <w:webHidden/>
                </w:rPr>
                <w:tab/>
                <w:delText>114</w:delText>
              </w:r>
            </w:del>
          </w:ins>
        </w:p>
        <w:p w14:paraId="27F34C63" w14:textId="7CDF3765" w:rsidR="008A0C31" w:rsidDel="00311472" w:rsidRDefault="008A0C31">
          <w:pPr>
            <w:pStyle w:val="32"/>
            <w:rPr>
              <w:ins w:id="452" w:author="Попова Дарья" w:date="2021-03-18T19:52:00Z"/>
              <w:del w:id="45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54" w:author="Попова Дарья" w:date="2021-03-18T19:52:00Z">
            <w:del w:id="45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5.10.17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Разработка MCB11 Отражение результатов корректировки лимитов в Бюджете воздействий</w:delText>
              </w:r>
              <w:r w:rsidDel="00311472">
                <w:rPr>
                  <w:noProof/>
                  <w:webHidden/>
                </w:rPr>
                <w:tab/>
                <w:delText>119</w:delText>
              </w:r>
            </w:del>
          </w:ins>
        </w:p>
        <w:p w14:paraId="3BC63D32" w14:textId="10F34353" w:rsidR="008A0C31" w:rsidDel="00311472" w:rsidRDefault="008A0C31">
          <w:pPr>
            <w:pStyle w:val="32"/>
            <w:rPr>
              <w:ins w:id="456" w:author="Попова Дарья" w:date="2021-03-18T19:52:00Z"/>
              <w:del w:id="45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58" w:author="Попова Дарья" w:date="2021-03-18T19:52:00Z">
            <w:del w:id="45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5.10.18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Разработка MCB14 Автоматическое формирование лимитов и изменение статуса Заказа ТОРО</w:delText>
              </w:r>
              <w:r w:rsidDel="00311472">
                <w:rPr>
                  <w:noProof/>
                  <w:webHidden/>
                </w:rPr>
                <w:tab/>
                <w:delText>120</w:delText>
              </w:r>
            </w:del>
          </w:ins>
        </w:p>
        <w:p w14:paraId="3F2668BA" w14:textId="705672E6" w:rsidR="008A0C31" w:rsidDel="00311472" w:rsidRDefault="008A0C31">
          <w:pPr>
            <w:pStyle w:val="32"/>
            <w:rPr>
              <w:ins w:id="460" w:author="Попова Дарья" w:date="2021-03-18T19:52:00Z"/>
              <w:del w:id="46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ins w:id="462" w:author="Попова Дарья" w:date="2021-03-18T19:52:00Z">
            <w:del w:id="46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noProof/>
                </w:rPr>
                <w:delText>5.10.19</w:delText>
              </w:r>
              <w:r w:rsidDel="00311472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noProof/>
                </w:rPr>
                <w:delText>Разработка MCB18 Моделирование воздействий на производственные активы</w:delText>
              </w:r>
              <w:r w:rsidDel="00311472">
                <w:rPr>
                  <w:noProof/>
                  <w:webHidden/>
                </w:rPr>
                <w:tab/>
                <w:delText>121</w:delText>
              </w:r>
            </w:del>
          </w:ins>
        </w:p>
        <w:p w14:paraId="3F8C7EF0" w14:textId="5904CF20" w:rsidR="008A0C31" w:rsidDel="00311472" w:rsidRDefault="008A0C31">
          <w:pPr>
            <w:pStyle w:val="13"/>
            <w:rPr>
              <w:ins w:id="464" w:author="Попова Дарья" w:date="2021-03-18T19:52:00Z"/>
              <w:del w:id="465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466" w:author="Попова Дарья" w:date="2021-03-18T19:52:00Z">
            <w:del w:id="46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b w:val="0"/>
                </w:rPr>
                <w:delText>6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b w:val="0"/>
                </w:rPr>
                <w:delText>Информационная Безопасность</w:delText>
              </w:r>
              <w:r w:rsidDel="00311472">
                <w:rPr>
                  <w:webHidden/>
                </w:rPr>
                <w:tab/>
                <w:delText>122</w:delText>
              </w:r>
            </w:del>
          </w:ins>
        </w:p>
        <w:p w14:paraId="0BEE8F16" w14:textId="2CEBF290" w:rsidR="008A0C31" w:rsidDel="00311472" w:rsidRDefault="008A0C31">
          <w:pPr>
            <w:pStyle w:val="13"/>
            <w:rPr>
              <w:ins w:id="468" w:author="Попова Дарья" w:date="2021-03-18T19:52:00Z"/>
              <w:del w:id="469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470" w:author="Попова Дарья" w:date="2021-03-18T19:52:00Z">
            <w:del w:id="47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="Calibri"/>
                  <w:b w:val="0"/>
                </w:rPr>
                <w:delText>7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="Calibri"/>
                  <w:b w:val="0"/>
                </w:rPr>
                <w:delText>Организационные изменения</w:delText>
              </w:r>
              <w:r w:rsidDel="00311472">
                <w:rPr>
                  <w:webHidden/>
                </w:rPr>
                <w:tab/>
                <w:delText>123</w:delText>
              </w:r>
            </w:del>
          </w:ins>
        </w:p>
        <w:p w14:paraId="59F406EC" w14:textId="15BB0840" w:rsidR="008A0C31" w:rsidDel="00311472" w:rsidRDefault="008A0C31">
          <w:pPr>
            <w:pStyle w:val="23"/>
            <w:rPr>
              <w:ins w:id="472" w:author="Попова Дарья" w:date="2021-03-18T19:52:00Z"/>
              <w:del w:id="47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474" w:author="Попова Дарья" w:date="2021-03-18T19:52:00Z">
            <w:del w:id="47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7.1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Ключевые процессные изменения и области улучшений</w:delText>
              </w:r>
              <w:r w:rsidDel="00311472">
                <w:rPr>
                  <w:noProof/>
                  <w:webHidden/>
                </w:rPr>
                <w:tab/>
                <w:delText>123</w:delText>
              </w:r>
            </w:del>
          </w:ins>
        </w:p>
        <w:p w14:paraId="01BA73F7" w14:textId="19F7CEEE" w:rsidR="008A0C31" w:rsidDel="00311472" w:rsidRDefault="008A0C31">
          <w:pPr>
            <w:pStyle w:val="23"/>
            <w:rPr>
              <w:ins w:id="476" w:author="Попова Дарья" w:date="2021-03-18T19:52:00Z"/>
              <w:del w:id="477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478" w:author="Попова Дарья" w:date="2021-03-18T19:52:00Z">
            <w:del w:id="47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7.2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Организационные аспекты</w:delText>
              </w:r>
              <w:r w:rsidDel="00311472">
                <w:rPr>
                  <w:noProof/>
                  <w:webHidden/>
                </w:rPr>
                <w:tab/>
                <w:delText>129</w:delText>
              </w:r>
            </w:del>
          </w:ins>
        </w:p>
        <w:p w14:paraId="68FF713E" w14:textId="44CFE6F8" w:rsidR="008A0C31" w:rsidDel="00311472" w:rsidRDefault="008A0C31">
          <w:pPr>
            <w:pStyle w:val="13"/>
            <w:rPr>
              <w:ins w:id="480" w:author="Попова Дарья" w:date="2021-03-18T19:52:00Z"/>
              <w:del w:id="481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482" w:author="Попова Дарья" w:date="2021-03-18T19:52:00Z">
            <w:del w:id="48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="Calibri"/>
                  <w:b w:val="0"/>
                </w:rPr>
                <w:delText>8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="Calibri"/>
                  <w:b w:val="0"/>
                </w:rPr>
                <w:delText>Открытые вопросы</w:delText>
              </w:r>
              <w:r w:rsidDel="00311472">
                <w:rPr>
                  <w:webHidden/>
                </w:rPr>
                <w:tab/>
                <w:delText>130</w:delText>
              </w:r>
            </w:del>
          </w:ins>
        </w:p>
        <w:p w14:paraId="2AA83F4E" w14:textId="68D6C05D" w:rsidR="008A0C31" w:rsidDel="00311472" w:rsidRDefault="008A0C31">
          <w:pPr>
            <w:pStyle w:val="13"/>
            <w:rPr>
              <w:ins w:id="484" w:author="Попова Дарья" w:date="2021-03-18T19:52:00Z"/>
              <w:del w:id="485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486" w:author="Попова Дарья" w:date="2021-03-18T19:52:00Z">
            <w:del w:id="48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="Calibri"/>
                  <w:b w:val="0"/>
                </w:rPr>
                <w:delText>9</w:delText>
              </w:r>
              <w:r w:rsidDel="00311472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="Calibri"/>
                  <w:b w:val="0"/>
                </w:rPr>
                <w:delText>Приложения</w:delText>
              </w:r>
              <w:r w:rsidDel="00311472">
                <w:rPr>
                  <w:webHidden/>
                </w:rPr>
                <w:tab/>
                <w:delText>133</w:delText>
              </w:r>
            </w:del>
          </w:ins>
        </w:p>
        <w:p w14:paraId="13914D69" w14:textId="48AE28BC" w:rsidR="008A0C31" w:rsidDel="00311472" w:rsidRDefault="008A0C31">
          <w:pPr>
            <w:pStyle w:val="23"/>
            <w:rPr>
              <w:ins w:id="488" w:author="Попова Дарья" w:date="2021-03-18T19:52:00Z"/>
              <w:del w:id="48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490" w:author="Попова Дарья" w:date="2021-03-18T19:52:00Z">
            <w:del w:id="49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9.1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1. Модели бизнес-процессов</w:delText>
              </w:r>
              <w:r w:rsidDel="00311472">
                <w:rPr>
                  <w:noProof/>
                  <w:webHidden/>
                </w:rPr>
                <w:tab/>
                <w:delText>133</w:delText>
              </w:r>
            </w:del>
          </w:ins>
        </w:p>
        <w:p w14:paraId="48535FDA" w14:textId="71B6F7A8" w:rsidR="008A0C31" w:rsidDel="00311472" w:rsidRDefault="008A0C31">
          <w:pPr>
            <w:pStyle w:val="23"/>
            <w:rPr>
              <w:ins w:id="492" w:author="Попова Дарья" w:date="2021-03-18T19:52:00Z"/>
              <w:del w:id="49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494" w:author="Попова Дарья" w:date="2021-03-18T19:52:00Z">
            <w:del w:id="49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9.2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2. Реестр бизнес-требований</w:delText>
              </w:r>
              <w:r w:rsidDel="00311472">
                <w:rPr>
                  <w:noProof/>
                  <w:webHidden/>
                </w:rPr>
                <w:tab/>
                <w:delText>133</w:delText>
              </w:r>
            </w:del>
          </w:ins>
        </w:p>
        <w:p w14:paraId="41911C91" w14:textId="6E861016" w:rsidR="008A0C31" w:rsidDel="00311472" w:rsidRDefault="008A0C31">
          <w:pPr>
            <w:pStyle w:val="23"/>
            <w:rPr>
              <w:ins w:id="496" w:author="Попова Дарья" w:date="2021-03-18T19:52:00Z"/>
              <w:del w:id="497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498" w:author="Попова Дарья" w:date="2021-03-18T19:52:00Z">
            <w:del w:id="499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9.3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3. Описание шагов бизнес-процессов</w:delText>
              </w:r>
              <w:r w:rsidDel="00311472">
                <w:rPr>
                  <w:noProof/>
                  <w:webHidden/>
                </w:rPr>
                <w:tab/>
                <w:delText>133</w:delText>
              </w:r>
            </w:del>
          </w:ins>
        </w:p>
        <w:p w14:paraId="7701AF81" w14:textId="0FE4AEC7" w:rsidR="008A0C31" w:rsidDel="00311472" w:rsidRDefault="008A0C31">
          <w:pPr>
            <w:pStyle w:val="23"/>
            <w:rPr>
              <w:ins w:id="500" w:author="Попова Дарья" w:date="2021-03-18T19:52:00Z"/>
              <w:del w:id="501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502" w:author="Попова Дарья" w:date="2021-03-18T19:52:00Z">
            <w:del w:id="503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9.4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4. Прочее</w:delText>
              </w:r>
              <w:r w:rsidDel="00311472">
                <w:rPr>
                  <w:noProof/>
                  <w:webHidden/>
                </w:rPr>
                <w:tab/>
                <w:delText>134</w:delText>
              </w:r>
            </w:del>
          </w:ins>
        </w:p>
        <w:p w14:paraId="16B6D6FC" w14:textId="06DD08E3" w:rsidR="008A0C31" w:rsidDel="00311472" w:rsidRDefault="008A0C31">
          <w:pPr>
            <w:pStyle w:val="23"/>
            <w:rPr>
              <w:ins w:id="504" w:author="Попова Дарья" w:date="2021-03-18T19:52:00Z"/>
              <w:del w:id="50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506" w:author="Попова Дарья" w:date="2021-03-18T19:52:00Z">
            <w:del w:id="507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9.5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РП1-6: Роли и полномочия</w:delText>
              </w:r>
              <w:r w:rsidDel="00311472">
                <w:rPr>
                  <w:noProof/>
                  <w:webHidden/>
                </w:rPr>
                <w:tab/>
                <w:delText>134</w:delText>
              </w:r>
            </w:del>
          </w:ins>
        </w:p>
        <w:p w14:paraId="7F624368" w14:textId="5CEB97C4" w:rsidR="008A0C31" w:rsidDel="00311472" w:rsidRDefault="008A0C31">
          <w:pPr>
            <w:pStyle w:val="23"/>
            <w:rPr>
              <w:ins w:id="508" w:author="Попова Дарья" w:date="2021-03-18T19:52:00Z"/>
              <w:del w:id="50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510" w:author="Попова Дарья" w:date="2021-03-18T19:52:00Z">
            <w:del w:id="511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9.6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РиК1. Матрица рисков и контрольных процедур</w:delText>
              </w:r>
              <w:r w:rsidDel="00311472">
                <w:rPr>
                  <w:noProof/>
                  <w:webHidden/>
                </w:rPr>
                <w:tab/>
                <w:delText>134</w:delText>
              </w:r>
            </w:del>
          </w:ins>
        </w:p>
        <w:p w14:paraId="77C0E005" w14:textId="3F832448" w:rsidR="008A0C31" w:rsidDel="00311472" w:rsidRDefault="008A0C31">
          <w:pPr>
            <w:pStyle w:val="23"/>
            <w:rPr>
              <w:ins w:id="512" w:author="Попова Дарья" w:date="2021-03-18T19:52:00Z"/>
              <w:del w:id="51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ins w:id="514" w:author="Попова Дарья" w:date="2021-03-18T19:52:00Z">
            <w:del w:id="515" w:author="Попова Дарья Николаевна (Подрядчик. ООО БерингПойнт)" w:date="2021-04-05T15:14:00Z"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9.7</w:delText>
              </w:r>
              <w:r w:rsidDel="00311472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311472" w:rsidDel="00311472">
                <w:rPr>
                  <w:rStyle w:val="a8"/>
                  <w:rFonts w:eastAsiaTheme="majorEastAsia" w:cstheme="majorBidi"/>
                  <w:b w:val="0"/>
                  <w:noProof/>
                </w:rPr>
                <w:delText>Приложение № КП1. Матрица конфликтов полномочий</w:delText>
              </w:r>
              <w:r w:rsidDel="00311472">
                <w:rPr>
                  <w:noProof/>
                  <w:webHidden/>
                </w:rPr>
                <w:tab/>
                <w:delText>134</w:delText>
              </w:r>
            </w:del>
          </w:ins>
        </w:p>
        <w:p w14:paraId="70831BB6" w14:textId="7392C7B2" w:rsidR="009936BB" w:rsidDel="00311472" w:rsidRDefault="009936BB">
          <w:pPr>
            <w:pStyle w:val="13"/>
            <w:rPr>
              <w:del w:id="516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517" w:author="Попова Дарья Николаевна (Подрядчик. ООО БерингПойнт)" w:date="2021-04-05T15:14:00Z">
            <w:r w:rsidRPr="008A0C31" w:rsidDel="00311472">
              <w:rPr>
                <w:rPrChange w:id="518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Оглавление</w:delText>
            </w:r>
            <w:r w:rsidDel="00311472">
              <w:rPr>
                <w:webHidden/>
              </w:rPr>
              <w:tab/>
              <w:delText>6</w:delText>
            </w:r>
          </w:del>
        </w:p>
        <w:p w14:paraId="70CB1577" w14:textId="708A3269" w:rsidR="009936BB" w:rsidDel="00311472" w:rsidRDefault="009936BB">
          <w:pPr>
            <w:pStyle w:val="13"/>
            <w:rPr>
              <w:del w:id="519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520" w:author="Попова Дарья Николаевна (Подрядчик. ООО БерингПойнт)" w:date="2021-04-05T15:14:00Z">
            <w:r w:rsidRPr="008A0C31" w:rsidDel="00311472">
              <w:rPr>
                <w:rPrChange w:id="521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1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PrChange w:id="522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Глоссарий</w:delText>
            </w:r>
            <w:r w:rsidDel="00311472">
              <w:rPr>
                <w:webHidden/>
              </w:rPr>
              <w:tab/>
              <w:delText>8</w:delText>
            </w:r>
          </w:del>
        </w:p>
        <w:p w14:paraId="3A037C47" w14:textId="181E58BC" w:rsidR="009936BB" w:rsidDel="00311472" w:rsidRDefault="009936BB">
          <w:pPr>
            <w:pStyle w:val="13"/>
            <w:rPr>
              <w:del w:id="523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524" w:author="Попова Дарья Николаевна (Подрядчик. ООО БерингПойнт)" w:date="2021-04-05T15:14:00Z">
            <w:r w:rsidRPr="008A0C31" w:rsidDel="00311472">
              <w:rPr>
                <w:rPrChange w:id="525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2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PrChange w:id="526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Назначение документа</w:delText>
            </w:r>
            <w:r w:rsidDel="00311472">
              <w:rPr>
                <w:webHidden/>
              </w:rPr>
              <w:tab/>
              <w:delText>8</w:delText>
            </w:r>
          </w:del>
        </w:p>
        <w:p w14:paraId="32C387FC" w14:textId="2F35AF6F" w:rsidR="009936BB" w:rsidDel="00311472" w:rsidRDefault="009936BB">
          <w:pPr>
            <w:pStyle w:val="13"/>
            <w:rPr>
              <w:del w:id="527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528" w:author="Попова Дарья Николаевна (Подрядчик. ООО БерингПойнт)" w:date="2021-04-05T15:14:00Z">
            <w:r w:rsidRPr="008A0C31" w:rsidDel="00311472">
              <w:rPr>
                <w:rPrChange w:id="529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3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PrChange w:id="530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Предпосылки успешной реализации</w:delText>
            </w:r>
            <w:r w:rsidDel="00311472">
              <w:rPr>
                <w:webHidden/>
              </w:rPr>
              <w:tab/>
              <w:delText>8</w:delText>
            </w:r>
          </w:del>
        </w:p>
        <w:p w14:paraId="1244A05F" w14:textId="48E04BB7" w:rsidR="009936BB" w:rsidDel="00311472" w:rsidRDefault="009936BB">
          <w:pPr>
            <w:pStyle w:val="13"/>
            <w:rPr>
              <w:del w:id="531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532" w:author="Попова Дарья Николаевна (Подрядчик. ООО БерингПойнт)" w:date="2021-04-05T15:14:00Z">
            <w:r w:rsidRPr="008A0C31" w:rsidDel="00311472">
              <w:rPr>
                <w:rFonts w:eastAsia="Calibri"/>
                <w:rPrChange w:id="533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4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Fonts w:eastAsia="Calibri"/>
                <w:rPrChange w:id="534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Бизнес-требования</w:delText>
            </w:r>
            <w:r w:rsidDel="00311472">
              <w:rPr>
                <w:webHidden/>
              </w:rPr>
              <w:tab/>
              <w:delText>10</w:delText>
            </w:r>
          </w:del>
        </w:p>
        <w:p w14:paraId="6DC91D79" w14:textId="1F66A345" w:rsidR="009936BB" w:rsidDel="00311472" w:rsidRDefault="009936BB">
          <w:pPr>
            <w:pStyle w:val="13"/>
            <w:rPr>
              <w:del w:id="535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536" w:author="Попова Дарья Николаевна (Подрядчик. ООО БерингПойнт)" w:date="2021-04-05T15:14:00Z">
            <w:r w:rsidRPr="008A0C31" w:rsidDel="00311472">
              <w:rPr>
                <w:rFonts w:eastAsia="Calibri"/>
                <w:rPrChange w:id="537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5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Fonts w:eastAsia="Calibri"/>
                <w:rPrChange w:id="538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Реализация бизнес-процессов</w:delText>
            </w:r>
            <w:r w:rsidDel="00311472">
              <w:rPr>
                <w:webHidden/>
              </w:rPr>
              <w:tab/>
              <w:delText>11</w:delText>
            </w:r>
          </w:del>
        </w:p>
        <w:p w14:paraId="577C974D" w14:textId="17218143" w:rsidR="009936BB" w:rsidDel="00311472" w:rsidRDefault="009936BB">
          <w:pPr>
            <w:pStyle w:val="23"/>
            <w:rPr>
              <w:del w:id="53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54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54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5.1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54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Описание бизнес-процессов</w:delText>
            </w:r>
            <w:r w:rsidDel="00311472">
              <w:rPr>
                <w:noProof/>
                <w:webHidden/>
              </w:rPr>
              <w:tab/>
              <w:delText>11</w:delText>
            </w:r>
          </w:del>
        </w:p>
        <w:p w14:paraId="61C557FC" w14:textId="3BE6F81E" w:rsidR="009936BB" w:rsidDel="00311472" w:rsidRDefault="009936BB">
          <w:pPr>
            <w:pStyle w:val="32"/>
            <w:rPr>
              <w:del w:id="54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44" w:author="Попова Дарья Николаевна (Подрядчик. ООО БерингПойнт)" w:date="2021-04-05T15:14:00Z">
            <w:r w:rsidRPr="008A0C31" w:rsidDel="00311472">
              <w:rPr>
                <w:rPrChange w:id="545" w:author="Попова Дарья" w:date="2021-03-18T19:52:00Z">
                  <w:rPr>
                    <w:rStyle w:val="a8"/>
                    <w:noProof/>
                  </w:rPr>
                </w:rPrChange>
              </w:rPr>
              <w:delText>5.1.1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46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бизнес-процесса ПП-07.02.01-ERP «Долгосрочное планирование воздействий на производственные активы (мастер-план от 3-х до 10 лет)»</w:delText>
            </w:r>
            <w:r w:rsidDel="00311472">
              <w:rPr>
                <w:noProof/>
                <w:webHidden/>
              </w:rPr>
              <w:tab/>
              <w:delText>11</w:delText>
            </w:r>
          </w:del>
        </w:p>
        <w:p w14:paraId="6ACD57C7" w14:textId="51910B40" w:rsidR="009936BB" w:rsidDel="00311472" w:rsidRDefault="009936BB">
          <w:pPr>
            <w:pStyle w:val="32"/>
            <w:rPr>
              <w:del w:id="54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48" w:author="Попова Дарья Николаевна (Подрядчик. ООО БерингПойнт)" w:date="2021-04-05T15:14:00Z">
            <w:r w:rsidRPr="008A0C31" w:rsidDel="00311472">
              <w:rPr>
                <w:rPrChange w:id="549" w:author="Попова Дарья" w:date="2021-03-18T19:52:00Z">
                  <w:rPr>
                    <w:rStyle w:val="a8"/>
                    <w:noProof/>
                  </w:rPr>
                </w:rPrChange>
              </w:rPr>
              <w:delText>5.1.2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50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бизнес-процесса ПП-07.02.02-ERP «Перспективное среднесрочное планирование воздействий на производственные активы (3-х летний период)»</w:delText>
            </w:r>
            <w:r w:rsidDel="00311472">
              <w:rPr>
                <w:noProof/>
                <w:webHidden/>
              </w:rPr>
              <w:tab/>
              <w:delText>15</w:delText>
            </w:r>
          </w:del>
        </w:p>
        <w:p w14:paraId="62AD6973" w14:textId="74D02FE1" w:rsidR="009936BB" w:rsidDel="00311472" w:rsidRDefault="009936BB">
          <w:pPr>
            <w:pStyle w:val="32"/>
            <w:rPr>
              <w:del w:id="55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52" w:author="Попова Дарья Николаевна (Подрядчик. ООО БерингПойнт)" w:date="2021-04-05T15:14:00Z">
            <w:r w:rsidRPr="008A0C31" w:rsidDel="00311472">
              <w:rPr>
                <w:rPrChange w:id="553" w:author="Попова Дарья" w:date="2021-03-18T19:52:00Z">
                  <w:rPr>
                    <w:rStyle w:val="a8"/>
                    <w:noProof/>
                  </w:rPr>
                </w:rPrChange>
              </w:rPr>
              <w:delText>5.1.3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54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бизнес-процесса ПП-07.06.03-ERP «Формирование годового бюджета воздействий на производственные активы»</w:delText>
            </w:r>
            <w:r w:rsidDel="00311472">
              <w:rPr>
                <w:noProof/>
                <w:webHidden/>
              </w:rPr>
              <w:tab/>
              <w:delText>20</w:delText>
            </w:r>
          </w:del>
        </w:p>
        <w:p w14:paraId="31B339DE" w14:textId="6A80B8F5" w:rsidR="009936BB" w:rsidDel="00311472" w:rsidRDefault="009936BB">
          <w:pPr>
            <w:pStyle w:val="32"/>
            <w:rPr>
              <w:del w:id="55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56" w:author="Попова Дарья Николаевна (Подрядчик. ООО БерингПойнт)" w:date="2021-04-05T15:14:00Z">
            <w:r w:rsidRPr="008A0C31" w:rsidDel="00311472">
              <w:rPr>
                <w:rPrChange w:id="557" w:author="Попова Дарья" w:date="2021-03-18T19:52:00Z">
                  <w:rPr>
                    <w:rStyle w:val="a8"/>
                    <w:noProof/>
                  </w:rPr>
                </w:rPrChange>
              </w:rPr>
              <w:delText>5.1.4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58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бизнес-процесса ПП-07.06.04-ERP «Исполнение, корректировка и контроль бюджета воздействий на производственные активы»</w:delText>
            </w:r>
            <w:r w:rsidDel="00311472">
              <w:rPr>
                <w:noProof/>
                <w:webHidden/>
              </w:rPr>
              <w:tab/>
              <w:delText>26</w:delText>
            </w:r>
          </w:del>
        </w:p>
        <w:p w14:paraId="43BFD25D" w14:textId="45A26AD2" w:rsidR="009936BB" w:rsidDel="00311472" w:rsidRDefault="009936BB">
          <w:pPr>
            <w:pStyle w:val="23"/>
            <w:rPr>
              <w:del w:id="55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56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56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5.2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56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Описание шагов бизнес-процессов</w:delText>
            </w:r>
            <w:r w:rsidDel="00311472">
              <w:rPr>
                <w:noProof/>
                <w:webHidden/>
              </w:rPr>
              <w:tab/>
              <w:delText>30</w:delText>
            </w:r>
          </w:del>
        </w:p>
        <w:p w14:paraId="30F61606" w14:textId="5A26005C" w:rsidR="009936BB" w:rsidDel="00311472" w:rsidRDefault="009936BB">
          <w:pPr>
            <w:pStyle w:val="32"/>
            <w:rPr>
              <w:del w:id="56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64" w:author="Попова Дарья Николаевна (Подрядчик. ООО БерингПойнт)" w:date="2021-04-05T15:14:00Z">
            <w:r w:rsidRPr="008A0C31" w:rsidDel="00311472">
              <w:rPr>
                <w:rPrChange w:id="565" w:author="Попова Дарья" w:date="2021-03-18T19:52:00Z">
                  <w:rPr>
                    <w:rStyle w:val="a8"/>
                    <w:noProof/>
                  </w:rPr>
                </w:rPrChange>
              </w:rPr>
              <w:delText>5.2.1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66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шагов бизнес-процесса ПП-07.02.01-ERP «Долгосрочное планирование воздействий на производственные активы (мастер-план от 3-х до 10 лет)»</w:delText>
            </w:r>
            <w:r w:rsidDel="00311472">
              <w:rPr>
                <w:noProof/>
                <w:webHidden/>
              </w:rPr>
              <w:tab/>
              <w:delText>30</w:delText>
            </w:r>
          </w:del>
        </w:p>
        <w:p w14:paraId="6BB7AEA8" w14:textId="733B9DD8" w:rsidR="009936BB" w:rsidDel="00311472" w:rsidRDefault="009936BB">
          <w:pPr>
            <w:pStyle w:val="32"/>
            <w:rPr>
              <w:del w:id="56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68" w:author="Попова Дарья Николаевна (Подрядчик. ООО БерингПойнт)" w:date="2021-04-05T15:14:00Z">
            <w:r w:rsidRPr="008A0C31" w:rsidDel="00311472">
              <w:rPr>
                <w:rPrChange w:id="569" w:author="Попова Дарья" w:date="2021-03-18T19:52:00Z">
                  <w:rPr>
                    <w:rStyle w:val="a8"/>
                    <w:noProof/>
                  </w:rPr>
                </w:rPrChange>
              </w:rPr>
              <w:delText>5.2.2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70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шагов бизнес-процесса ПП-07.02.02-ERP «Перспективное среднесрочное планирование воздействий на производственные активы (3-х летний период)»</w:delText>
            </w:r>
            <w:r w:rsidDel="00311472">
              <w:rPr>
                <w:noProof/>
                <w:webHidden/>
              </w:rPr>
              <w:tab/>
              <w:delText>40</w:delText>
            </w:r>
          </w:del>
        </w:p>
        <w:p w14:paraId="00B45201" w14:textId="28B4C42A" w:rsidR="009936BB" w:rsidDel="00311472" w:rsidRDefault="009936BB">
          <w:pPr>
            <w:pStyle w:val="32"/>
            <w:rPr>
              <w:del w:id="57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72" w:author="Попова Дарья Николаевна (Подрядчик. ООО БерингПойнт)" w:date="2021-04-05T15:14:00Z">
            <w:r w:rsidRPr="008A0C31" w:rsidDel="00311472">
              <w:rPr>
                <w:rPrChange w:id="573" w:author="Попова Дарья" w:date="2021-03-18T19:52:00Z">
                  <w:rPr>
                    <w:rStyle w:val="a8"/>
                    <w:noProof/>
                  </w:rPr>
                </w:rPrChange>
              </w:rPr>
              <w:delText>5.2.3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74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шагов бизнес-процесса ПП-07.06.03-ERP «Формирование годового бюджета воздействий на производственные активы»</w:delText>
            </w:r>
            <w:r w:rsidDel="00311472">
              <w:rPr>
                <w:noProof/>
                <w:webHidden/>
              </w:rPr>
              <w:tab/>
              <w:delText>48</w:delText>
            </w:r>
          </w:del>
        </w:p>
        <w:p w14:paraId="20BAA44A" w14:textId="470F4AC3" w:rsidR="009936BB" w:rsidDel="00311472" w:rsidRDefault="009936BB">
          <w:pPr>
            <w:pStyle w:val="32"/>
            <w:rPr>
              <w:del w:id="57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76" w:author="Попова Дарья Николаевна (Подрядчик. ООО БерингПойнт)" w:date="2021-04-05T15:14:00Z">
            <w:r w:rsidRPr="008A0C31" w:rsidDel="00311472">
              <w:rPr>
                <w:rPrChange w:id="577" w:author="Попова Дарья" w:date="2021-03-18T19:52:00Z">
                  <w:rPr>
                    <w:rStyle w:val="a8"/>
                    <w:noProof/>
                  </w:rPr>
                </w:rPrChange>
              </w:rPr>
              <w:delText>5.2.4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78" w:author="Попова Дарья" w:date="2021-03-18T19:52:00Z">
                  <w:rPr>
                    <w:rStyle w:val="a8"/>
                    <w:noProof/>
                  </w:rPr>
                </w:rPrChange>
              </w:rPr>
              <w:delText>Описание шагов бизнес-процесса ПП-07.06.04-ERP «Исполнение, корректировка и контроль бюджета воздействий на производственные активы»</w:delText>
            </w:r>
            <w:r w:rsidDel="00311472">
              <w:rPr>
                <w:noProof/>
                <w:webHidden/>
              </w:rPr>
              <w:tab/>
              <w:delText>61</w:delText>
            </w:r>
          </w:del>
        </w:p>
        <w:p w14:paraId="333D8001" w14:textId="2952F4D9" w:rsidR="009936BB" w:rsidDel="00311472" w:rsidRDefault="009936BB">
          <w:pPr>
            <w:pStyle w:val="23"/>
            <w:rPr>
              <w:del w:id="57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58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58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5.3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58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Роли и полномочия</w:delText>
            </w:r>
            <w:r w:rsidDel="00311472">
              <w:rPr>
                <w:noProof/>
                <w:webHidden/>
              </w:rPr>
              <w:tab/>
              <w:delText>69</w:delText>
            </w:r>
          </w:del>
        </w:p>
        <w:p w14:paraId="59647287" w14:textId="5F81A4AC" w:rsidR="009936BB" w:rsidDel="00311472" w:rsidRDefault="009936BB">
          <w:pPr>
            <w:pStyle w:val="23"/>
            <w:rPr>
              <w:del w:id="58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584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585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lastRenderedPageBreak/>
              <w:delText>5.4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586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Риски и контрольные процедуры</w:delText>
            </w:r>
            <w:r w:rsidDel="00311472">
              <w:rPr>
                <w:noProof/>
                <w:webHidden/>
              </w:rPr>
              <w:tab/>
              <w:delText>72</w:delText>
            </w:r>
          </w:del>
        </w:p>
        <w:p w14:paraId="7D8A8429" w14:textId="17194F0C" w:rsidR="009936BB" w:rsidDel="00311472" w:rsidRDefault="009936BB">
          <w:pPr>
            <w:pStyle w:val="32"/>
            <w:rPr>
              <w:del w:id="58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88" w:author="Попова Дарья Николаевна (Подрядчик. ООО БерингПойнт)" w:date="2021-04-05T15:14:00Z">
            <w:r w:rsidRPr="008A0C31" w:rsidDel="00311472">
              <w:rPr>
                <w:rPrChange w:id="589" w:author="Попова Дарья" w:date="2021-03-18T19:52:00Z">
                  <w:rPr>
                    <w:rStyle w:val="a8"/>
                    <w:noProof/>
                  </w:rPr>
                </w:rPrChange>
              </w:rPr>
              <w:delText>5.4.1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90" w:author="Попова Дарья" w:date="2021-03-18T19:52:00Z">
                  <w:rPr>
                    <w:rStyle w:val="a8"/>
                    <w:noProof/>
                  </w:rPr>
                </w:rPrChange>
              </w:rPr>
              <w:delText>Риски и контроли</w:delText>
            </w:r>
            <w:r w:rsidDel="00311472">
              <w:rPr>
                <w:noProof/>
                <w:webHidden/>
              </w:rPr>
              <w:tab/>
              <w:delText>72</w:delText>
            </w:r>
          </w:del>
        </w:p>
        <w:p w14:paraId="45FD1C9E" w14:textId="11D7C0AF" w:rsidR="009936BB" w:rsidDel="00311472" w:rsidRDefault="009936BB">
          <w:pPr>
            <w:pStyle w:val="32"/>
            <w:rPr>
              <w:del w:id="59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592" w:author="Попова Дарья Николаевна (Подрядчик. ООО БерингПойнт)" w:date="2021-04-05T15:14:00Z">
            <w:r w:rsidRPr="008A0C31" w:rsidDel="00311472">
              <w:rPr>
                <w:rPrChange w:id="593" w:author="Попова Дарья" w:date="2021-03-18T19:52:00Z">
                  <w:rPr>
                    <w:rStyle w:val="a8"/>
                    <w:noProof/>
                  </w:rPr>
                </w:rPrChange>
              </w:rPr>
              <w:delText>5.4.2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594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Разделение полномочий</w:delText>
            </w:r>
            <w:r w:rsidDel="00311472">
              <w:rPr>
                <w:noProof/>
                <w:webHidden/>
              </w:rPr>
              <w:tab/>
              <w:delText>72</w:delText>
            </w:r>
          </w:del>
        </w:p>
        <w:p w14:paraId="1A3FBFD4" w14:textId="4DBB3794" w:rsidR="009936BB" w:rsidDel="00311472" w:rsidRDefault="009936BB">
          <w:pPr>
            <w:pStyle w:val="23"/>
            <w:rPr>
              <w:del w:id="59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596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597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5.5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598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Интеграционные точки со смежными процессами</w:delText>
            </w:r>
            <w:r w:rsidDel="00311472">
              <w:rPr>
                <w:noProof/>
                <w:webHidden/>
              </w:rPr>
              <w:tab/>
              <w:delText>76</w:delText>
            </w:r>
          </w:del>
        </w:p>
        <w:p w14:paraId="1AAEE71C" w14:textId="06679C9F" w:rsidR="009936BB" w:rsidDel="00311472" w:rsidRDefault="009936BB">
          <w:pPr>
            <w:pStyle w:val="23"/>
            <w:rPr>
              <w:del w:id="59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60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60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5.6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60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Основные данные</w:delText>
            </w:r>
            <w:r w:rsidDel="00311472">
              <w:rPr>
                <w:noProof/>
                <w:webHidden/>
              </w:rPr>
              <w:tab/>
              <w:delText>86</w:delText>
            </w:r>
          </w:del>
        </w:p>
        <w:p w14:paraId="42E4CE66" w14:textId="477E10B4" w:rsidR="009936BB" w:rsidDel="00311472" w:rsidRDefault="009936BB">
          <w:pPr>
            <w:pStyle w:val="32"/>
            <w:rPr>
              <w:del w:id="60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04" w:author="Попова Дарья Николаевна (Подрядчик. ООО БерингПойнт)" w:date="2021-04-05T15:14:00Z">
            <w:r w:rsidRPr="008A0C31" w:rsidDel="00311472">
              <w:rPr>
                <w:rPrChange w:id="605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06" w:author="Попова Дарья" w:date="2021-03-18T19:52:00Z">
                  <w:rPr>
                    <w:rStyle w:val="a8"/>
                    <w:noProof/>
                  </w:rPr>
                </w:rPrChange>
              </w:rPr>
              <w:delText>Балансовая единица</w:delText>
            </w:r>
            <w:r w:rsidDel="00311472">
              <w:rPr>
                <w:noProof/>
                <w:webHidden/>
              </w:rPr>
              <w:tab/>
              <w:delText>86</w:delText>
            </w:r>
          </w:del>
        </w:p>
        <w:p w14:paraId="5ECF05DB" w14:textId="6A978C41" w:rsidR="009936BB" w:rsidDel="00311472" w:rsidRDefault="009936BB">
          <w:pPr>
            <w:pStyle w:val="32"/>
            <w:rPr>
              <w:del w:id="60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08" w:author="Попова Дарья Николаевна (Подрядчик. ООО БерингПойнт)" w:date="2021-04-05T15:14:00Z">
            <w:r w:rsidRPr="008A0C31" w:rsidDel="00311472">
              <w:rPr>
                <w:rPrChange w:id="609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5.6.2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10" w:author="Попова Дарья" w:date="2021-03-18T19:52:00Z">
                  <w:rPr>
                    <w:rStyle w:val="a8"/>
                    <w:noProof/>
                  </w:rPr>
                </w:rPrChange>
              </w:rPr>
              <w:delText>СПП-элемент</w:delText>
            </w:r>
            <w:r w:rsidDel="00311472">
              <w:rPr>
                <w:noProof/>
                <w:webHidden/>
              </w:rPr>
              <w:tab/>
              <w:delText>87</w:delText>
            </w:r>
          </w:del>
        </w:p>
        <w:p w14:paraId="4720847D" w14:textId="03E89B9C" w:rsidR="009936BB" w:rsidDel="00311472" w:rsidRDefault="009936BB">
          <w:pPr>
            <w:pStyle w:val="32"/>
            <w:rPr>
              <w:del w:id="61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12" w:author="Попова Дарья Николаевна (Подрядчик. ООО БерингПойнт)" w:date="2021-04-05T15:14:00Z">
            <w:r w:rsidRPr="008A0C31" w:rsidDel="00311472">
              <w:rPr>
                <w:rPrChange w:id="613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5.6.3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14" w:author="Попова Дарья" w:date="2021-03-18T19:52:00Z">
                  <w:rPr>
                    <w:rStyle w:val="a8"/>
                    <w:noProof/>
                  </w:rPr>
                </w:rPrChange>
              </w:rPr>
              <w:delText>Элемент структуры бюджета</w:delText>
            </w:r>
            <w:r w:rsidDel="00311472">
              <w:rPr>
                <w:noProof/>
                <w:webHidden/>
              </w:rPr>
              <w:tab/>
              <w:delText>87</w:delText>
            </w:r>
          </w:del>
        </w:p>
        <w:p w14:paraId="458798C2" w14:textId="7812E544" w:rsidR="009936BB" w:rsidDel="00311472" w:rsidRDefault="009936BB">
          <w:pPr>
            <w:pStyle w:val="32"/>
            <w:rPr>
              <w:del w:id="61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16" w:author="Попова Дарья Николаевна (Подрядчик. ООО БерингПойнт)" w:date="2021-04-05T15:14:00Z">
            <w:r w:rsidRPr="008A0C31" w:rsidDel="00311472">
              <w:rPr>
                <w:rPrChange w:id="617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5.6.4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18" w:author="Попова Дарья" w:date="2021-03-18T19:52:00Z">
                  <w:rPr>
                    <w:rStyle w:val="a8"/>
                    <w:noProof/>
                  </w:rPr>
                </w:rPrChange>
              </w:rPr>
              <w:delText>Тип затрат</w:delText>
            </w:r>
            <w:r w:rsidDel="00311472">
              <w:rPr>
                <w:noProof/>
                <w:webHidden/>
              </w:rPr>
              <w:tab/>
              <w:delText>89</w:delText>
            </w:r>
          </w:del>
        </w:p>
        <w:p w14:paraId="7DFC3326" w14:textId="1ED1FF99" w:rsidR="009936BB" w:rsidDel="00311472" w:rsidRDefault="009936BB">
          <w:pPr>
            <w:pStyle w:val="32"/>
            <w:rPr>
              <w:del w:id="61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20" w:author="Попова Дарья Николаевна (Подрядчик. ООО БерингПойнт)" w:date="2021-04-05T15:14:00Z">
            <w:r w:rsidRPr="008A0C31" w:rsidDel="00311472">
              <w:rPr>
                <w:rPrChange w:id="621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5.6.5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22" w:author="Попова Дарья" w:date="2021-03-18T19:52:00Z">
                  <w:rPr>
                    <w:rStyle w:val="a8"/>
                    <w:noProof/>
                  </w:rPr>
                </w:rPrChange>
              </w:rPr>
              <w:delText>Способ выполнения работ</w:delText>
            </w:r>
            <w:r w:rsidDel="00311472">
              <w:rPr>
                <w:noProof/>
                <w:webHidden/>
              </w:rPr>
              <w:tab/>
              <w:delText>89</w:delText>
            </w:r>
          </w:del>
        </w:p>
        <w:p w14:paraId="4F432F7E" w14:textId="2BC32940" w:rsidR="009936BB" w:rsidDel="00311472" w:rsidRDefault="009936BB">
          <w:pPr>
            <w:pStyle w:val="32"/>
            <w:rPr>
              <w:del w:id="62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24" w:author="Попова Дарья Николаевна (Подрядчик. ООО БерингПойнт)" w:date="2021-04-05T15:14:00Z">
            <w:r w:rsidRPr="008A0C31" w:rsidDel="00311472">
              <w:rPr>
                <w:rPrChange w:id="625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5.6.6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26" w:author="Попова Дарья" w:date="2021-03-18T19:52:00Z">
                  <w:rPr>
                    <w:rStyle w:val="a8"/>
                    <w:noProof/>
                  </w:rPr>
                </w:rPrChange>
              </w:rPr>
              <w:delText>Вид затрат</w:delText>
            </w:r>
            <w:r w:rsidDel="00311472">
              <w:rPr>
                <w:noProof/>
                <w:webHidden/>
              </w:rPr>
              <w:tab/>
              <w:delText>90</w:delText>
            </w:r>
          </w:del>
        </w:p>
        <w:p w14:paraId="5F81C3D2" w14:textId="5107FD38" w:rsidR="009936BB" w:rsidDel="00311472" w:rsidRDefault="009936BB">
          <w:pPr>
            <w:pStyle w:val="32"/>
            <w:rPr>
              <w:del w:id="62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28" w:author="Попова Дарья Николаевна (Подрядчик. ООО БерингПойнт)" w:date="2021-04-05T15:14:00Z">
            <w:r w:rsidRPr="008A0C31" w:rsidDel="00311472">
              <w:rPr>
                <w:rPrChange w:id="629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5.6.7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30" w:author="Попова Дарья" w:date="2021-03-18T19:52:00Z">
                  <w:rPr>
                    <w:rStyle w:val="a8"/>
                    <w:noProof/>
                  </w:rPr>
                </w:rPrChange>
              </w:rPr>
              <w:delText>Поток</w:delText>
            </w:r>
            <w:r w:rsidDel="00311472">
              <w:rPr>
                <w:noProof/>
                <w:webHidden/>
              </w:rPr>
              <w:tab/>
              <w:delText>91</w:delText>
            </w:r>
          </w:del>
        </w:p>
        <w:p w14:paraId="10424155" w14:textId="3A104A7F" w:rsidR="009936BB" w:rsidDel="00311472" w:rsidRDefault="009936BB">
          <w:pPr>
            <w:pStyle w:val="32"/>
            <w:rPr>
              <w:del w:id="63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32" w:author="Попова Дарья Николаевна (Подрядчик. ООО БерингПойнт)" w:date="2021-04-05T15:14:00Z">
            <w:r w:rsidRPr="008A0C31" w:rsidDel="00311472">
              <w:rPr>
                <w:rPrChange w:id="633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5.6.8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34" w:author="Попова Дарья" w:date="2021-03-18T19:52:00Z">
                  <w:rPr>
                    <w:rStyle w:val="a8"/>
                    <w:noProof/>
                  </w:rPr>
                </w:rPrChange>
              </w:rPr>
              <w:delText>Бюджетная кампания</w:delText>
            </w:r>
            <w:r w:rsidDel="00311472">
              <w:rPr>
                <w:noProof/>
                <w:webHidden/>
              </w:rPr>
              <w:tab/>
              <w:delText>91</w:delText>
            </w:r>
          </w:del>
        </w:p>
        <w:p w14:paraId="58D11EE3" w14:textId="7817802B" w:rsidR="009936BB" w:rsidDel="00311472" w:rsidRDefault="009936BB">
          <w:pPr>
            <w:pStyle w:val="32"/>
            <w:rPr>
              <w:del w:id="63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36" w:author="Попова Дарья Николаевна (Подрядчик. ООО БерингПойнт)" w:date="2021-04-05T15:14:00Z">
            <w:r w:rsidRPr="008A0C31" w:rsidDel="00311472">
              <w:rPr>
                <w:rPrChange w:id="637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5.6.9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38" w:author="Попова Дарья" w:date="2021-03-18T19:52:00Z">
                  <w:rPr>
                    <w:rStyle w:val="a8"/>
                    <w:noProof/>
                  </w:rPr>
                </w:rPrChange>
              </w:rPr>
              <w:delText>Период</w:delText>
            </w:r>
            <w:r w:rsidDel="00311472">
              <w:rPr>
                <w:noProof/>
                <w:webHidden/>
              </w:rPr>
              <w:tab/>
              <w:delText>92</w:delText>
            </w:r>
          </w:del>
        </w:p>
        <w:p w14:paraId="699ACF77" w14:textId="3548318B" w:rsidR="009936BB" w:rsidDel="00311472" w:rsidRDefault="009936BB">
          <w:pPr>
            <w:pStyle w:val="32"/>
            <w:rPr>
              <w:del w:id="63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40" w:author="Попова Дарья Николаевна (Подрядчик. ООО БерингПойнт)" w:date="2021-04-05T15:14:00Z">
            <w:r w:rsidRPr="008A0C31" w:rsidDel="00311472">
              <w:rPr>
                <w:rPrChange w:id="641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5.6.10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42" w:author="Попова Дарья" w:date="2021-03-18T19:52:00Z">
                  <w:rPr>
                    <w:rStyle w:val="a8"/>
                    <w:noProof/>
                  </w:rPr>
                </w:rPrChange>
              </w:rPr>
              <w:delText>Версия</w:delText>
            </w:r>
            <w:r w:rsidDel="00311472">
              <w:rPr>
                <w:noProof/>
                <w:webHidden/>
              </w:rPr>
              <w:tab/>
              <w:delText>93</w:delText>
            </w:r>
          </w:del>
        </w:p>
        <w:p w14:paraId="731602BC" w14:textId="7084BD90" w:rsidR="009936BB" w:rsidDel="00311472" w:rsidRDefault="009936BB">
          <w:pPr>
            <w:pStyle w:val="32"/>
            <w:rPr>
              <w:del w:id="64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44" w:author="Попова Дарья Николаевна (Подрядчик. ООО БерингПойнт)" w:date="2021-04-05T15:14:00Z">
            <w:r w:rsidRPr="008A0C31" w:rsidDel="00311472">
              <w:rPr>
                <w:rPrChange w:id="645" w:author="Попова Дарья" w:date="2021-03-18T19:52:00Z">
                  <w:rPr>
                    <w:rStyle w:val="a8"/>
                    <w:noProof/>
                  </w:rPr>
                </w:rPrChange>
              </w:rPr>
              <w:delText>5.6.11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46" w:author="Попова Дарья" w:date="2021-03-18T19:52:00Z">
                  <w:rPr>
                    <w:rStyle w:val="a8"/>
                    <w:noProof/>
                  </w:rPr>
                </w:rPrChange>
              </w:rPr>
              <w:delText>Категория</w:delText>
            </w:r>
            <w:r w:rsidDel="00311472">
              <w:rPr>
                <w:noProof/>
                <w:webHidden/>
              </w:rPr>
              <w:tab/>
              <w:delText>94</w:delText>
            </w:r>
          </w:del>
        </w:p>
        <w:p w14:paraId="2E73E5D4" w14:textId="0381762B" w:rsidR="009936BB" w:rsidDel="00311472" w:rsidRDefault="009936BB">
          <w:pPr>
            <w:pStyle w:val="23"/>
            <w:rPr>
              <w:del w:id="647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648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649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5.7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650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Транзакционные данные</w:delText>
            </w:r>
            <w:r w:rsidDel="00311472">
              <w:rPr>
                <w:noProof/>
                <w:webHidden/>
              </w:rPr>
              <w:tab/>
              <w:delText>96</w:delText>
            </w:r>
          </w:del>
        </w:p>
        <w:p w14:paraId="2F44AF7D" w14:textId="57EF159F" w:rsidR="009936BB" w:rsidDel="00311472" w:rsidRDefault="009936BB">
          <w:pPr>
            <w:pStyle w:val="23"/>
            <w:rPr>
              <w:del w:id="651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652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653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5.8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654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Отчетность и выходные формы</w:delText>
            </w:r>
            <w:r w:rsidDel="00311472">
              <w:rPr>
                <w:noProof/>
                <w:webHidden/>
              </w:rPr>
              <w:tab/>
              <w:delText>96</w:delText>
            </w:r>
          </w:del>
        </w:p>
        <w:p w14:paraId="790D0E19" w14:textId="71469492" w:rsidR="009936BB" w:rsidDel="00311472" w:rsidRDefault="009936BB">
          <w:pPr>
            <w:pStyle w:val="23"/>
            <w:rPr>
              <w:del w:id="65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656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657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5.9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658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Перечень доработок, Разработок и интеграция (интерфейсы)</w:delText>
            </w:r>
            <w:r w:rsidDel="00311472">
              <w:rPr>
                <w:noProof/>
                <w:webHidden/>
              </w:rPr>
              <w:tab/>
              <w:delText>97</w:delText>
            </w:r>
          </w:del>
        </w:p>
        <w:p w14:paraId="04E2BE0F" w14:textId="091582F0" w:rsidR="009936BB" w:rsidDel="00311472" w:rsidRDefault="009936BB">
          <w:pPr>
            <w:pStyle w:val="23"/>
            <w:rPr>
              <w:del w:id="65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66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66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5.10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66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Особенности технической реализации</w:delText>
            </w:r>
            <w:r w:rsidDel="00311472">
              <w:rPr>
                <w:noProof/>
                <w:webHidden/>
              </w:rPr>
              <w:tab/>
              <w:delText>98</w:delText>
            </w:r>
          </w:del>
        </w:p>
        <w:p w14:paraId="09A20B5C" w14:textId="38CE0D7F" w:rsidR="009936BB" w:rsidDel="00311472" w:rsidRDefault="009936BB">
          <w:pPr>
            <w:pStyle w:val="32"/>
            <w:rPr>
              <w:del w:id="66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64" w:author="Попова Дарья Николаевна (Подрядчик. ООО БерингПойнт)" w:date="2021-04-05T15:14:00Z">
            <w:r w:rsidRPr="008A0C31" w:rsidDel="00311472">
              <w:rPr>
                <w:rPrChange w:id="665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66" w:author="Попова Дарья" w:date="2021-03-18T19:52:00Z">
                  <w:rPr>
                    <w:rStyle w:val="a8"/>
                    <w:noProof/>
                  </w:rPr>
                </w:rPrChange>
              </w:rPr>
              <w:delText>Инфо-объекты</w:delText>
            </w:r>
            <w:r w:rsidDel="00311472">
              <w:rPr>
                <w:noProof/>
                <w:webHidden/>
              </w:rPr>
              <w:tab/>
              <w:delText>99</w:delText>
            </w:r>
          </w:del>
        </w:p>
        <w:p w14:paraId="289A8DF5" w14:textId="54FEBBE3" w:rsidR="009936BB" w:rsidDel="00311472" w:rsidRDefault="009936BB">
          <w:pPr>
            <w:pStyle w:val="32"/>
            <w:rPr>
              <w:del w:id="66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68" w:author="Попова Дарья Николаевна (Подрядчик. ООО БерингПойнт)" w:date="2021-04-05T15:14:00Z">
            <w:r w:rsidRPr="008A0C31" w:rsidDel="00311472">
              <w:rPr>
                <w:rPrChange w:id="669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5.10.2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70" w:author="Попова Дарья" w:date="2021-03-18T19:52:00Z">
                  <w:rPr>
                    <w:rStyle w:val="a8"/>
                    <w:noProof/>
                  </w:rPr>
                </w:rPrChange>
              </w:rPr>
              <w:delText>Объекты хранения данных</w:delText>
            </w:r>
            <w:r w:rsidDel="00311472">
              <w:rPr>
                <w:noProof/>
                <w:webHidden/>
              </w:rPr>
              <w:tab/>
              <w:delText>101</w:delText>
            </w:r>
          </w:del>
        </w:p>
        <w:p w14:paraId="4C44B90F" w14:textId="7E8BC8D3" w:rsidR="009936BB" w:rsidDel="00311472" w:rsidRDefault="009936BB">
          <w:pPr>
            <w:pStyle w:val="32"/>
            <w:rPr>
              <w:del w:id="67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72" w:author="Попова Дарья Николаевна (Подрядчик. ООО БерингПойнт)" w:date="2021-04-05T15:14:00Z">
            <w:r w:rsidRPr="008A0C31" w:rsidDel="00311472">
              <w:rPr>
                <w:rPrChange w:id="673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5.10.3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74" w:author="Попова Дарья" w:date="2021-03-18T19:52:00Z">
                  <w:rPr>
                    <w:rStyle w:val="a8"/>
                    <w:noProof/>
                  </w:rPr>
                </w:rPrChange>
              </w:rPr>
              <w:delText>Витрины доступа к данным</w:delText>
            </w:r>
            <w:r w:rsidDel="00311472">
              <w:rPr>
                <w:noProof/>
                <w:webHidden/>
              </w:rPr>
              <w:tab/>
              <w:delText>102</w:delText>
            </w:r>
          </w:del>
        </w:p>
        <w:p w14:paraId="037C521D" w14:textId="7720D497" w:rsidR="009936BB" w:rsidDel="00311472" w:rsidRDefault="009936BB">
          <w:pPr>
            <w:pStyle w:val="32"/>
            <w:rPr>
              <w:del w:id="67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76" w:author="Попова Дарья Николаевна (Подрядчик. ООО БерингПойнт)" w:date="2021-04-05T15:14:00Z">
            <w:r w:rsidRPr="008A0C31" w:rsidDel="00311472">
              <w:rPr>
                <w:rPrChange w:id="677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5.10.4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78" w:author="Попова Дарья" w:date="2021-03-18T19:52:00Z">
                  <w:rPr>
                    <w:rStyle w:val="a8"/>
                    <w:noProof/>
                  </w:rPr>
                </w:rPrChange>
              </w:rPr>
              <w:delText>Композитные провайдеры</w:delText>
            </w:r>
            <w:r w:rsidDel="00311472">
              <w:rPr>
                <w:noProof/>
                <w:webHidden/>
              </w:rPr>
              <w:tab/>
              <w:delText>103</w:delText>
            </w:r>
          </w:del>
        </w:p>
        <w:p w14:paraId="5366D7F5" w14:textId="57BD755C" w:rsidR="009936BB" w:rsidDel="00311472" w:rsidRDefault="009936BB">
          <w:pPr>
            <w:pStyle w:val="32"/>
            <w:rPr>
              <w:del w:id="67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80" w:author="Попова Дарья Николаевна (Подрядчик. ООО БерингПойнт)" w:date="2021-04-05T15:14:00Z">
            <w:r w:rsidRPr="008A0C31" w:rsidDel="00311472">
              <w:rPr>
                <w:rPrChange w:id="681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5.10.5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82" w:author="Попова Дарья" w:date="2021-03-18T19:52:00Z">
                  <w:rPr>
                    <w:rStyle w:val="a8"/>
                    <w:noProof/>
                  </w:rPr>
                </w:rPrChange>
              </w:rPr>
              <w:delText>Уровни агрегации</w:delText>
            </w:r>
            <w:r w:rsidDel="00311472">
              <w:rPr>
                <w:noProof/>
                <w:webHidden/>
              </w:rPr>
              <w:tab/>
              <w:delText>103</w:delText>
            </w:r>
          </w:del>
        </w:p>
        <w:p w14:paraId="2B77BF67" w14:textId="79436585" w:rsidR="009936BB" w:rsidDel="00311472" w:rsidRDefault="009936BB">
          <w:pPr>
            <w:pStyle w:val="32"/>
            <w:rPr>
              <w:del w:id="68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84" w:author="Попова Дарья Николаевна (Подрядчик. ООО БерингПойнт)" w:date="2021-04-05T15:14:00Z">
            <w:r w:rsidRPr="008A0C31" w:rsidDel="00311472">
              <w:rPr>
                <w:rPrChange w:id="685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5.10.6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86" w:author="Попова Дарья" w:date="2021-03-18T19:52:00Z">
                  <w:rPr>
                    <w:rStyle w:val="a8"/>
                    <w:noProof/>
                  </w:rPr>
                </w:rPrChange>
              </w:rPr>
              <w:delText>Функции планирования</w:delText>
            </w:r>
            <w:r w:rsidDel="00311472">
              <w:rPr>
                <w:noProof/>
                <w:webHidden/>
              </w:rPr>
              <w:tab/>
              <w:delText>104</w:delText>
            </w:r>
          </w:del>
        </w:p>
        <w:p w14:paraId="2BF68D63" w14:textId="21C4B7E5" w:rsidR="009936BB" w:rsidDel="00311472" w:rsidRDefault="009936BB">
          <w:pPr>
            <w:pStyle w:val="32"/>
            <w:rPr>
              <w:del w:id="68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88" w:author="Попова Дарья Николаевна (Подрядчик. ООО БерингПойнт)" w:date="2021-04-05T15:14:00Z">
            <w:r w:rsidRPr="008A0C31" w:rsidDel="00311472">
              <w:rPr>
                <w:rPrChange w:id="689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5.10.7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90" w:author="Попова Дарья" w:date="2021-03-18T19:52:00Z">
                  <w:rPr>
                    <w:rStyle w:val="a8"/>
                    <w:noProof/>
                  </w:rPr>
                </w:rPrChange>
              </w:rPr>
              <w:delText>Аналитические запросы</w:delText>
            </w:r>
            <w:r w:rsidDel="00311472">
              <w:rPr>
                <w:noProof/>
                <w:webHidden/>
              </w:rPr>
              <w:tab/>
              <w:delText>105</w:delText>
            </w:r>
          </w:del>
        </w:p>
        <w:p w14:paraId="2C9AE6EF" w14:textId="0E942234" w:rsidR="009936BB" w:rsidDel="00311472" w:rsidRDefault="009936BB">
          <w:pPr>
            <w:pStyle w:val="32"/>
            <w:rPr>
              <w:del w:id="69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92" w:author="Попова Дарья Николаевна (Подрядчик. ООО БерингПойнт)" w:date="2021-04-05T15:14:00Z">
            <w:r w:rsidRPr="008A0C31" w:rsidDel="00311472">
              <w:rPr>
                <w:rPrChange w:id="693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5.10.8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94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Рабочие книги</w:delText>
            </w:r>
            <w:r w:rsidDel="00311472">
              <w:rPr>
                <w:noProof/>
                <w:webHidden/>
              </w:rPr>
              <w:tab/>
              <w:delText>106</w:delText>
            </w:r>
          </w:del>
        </w:p>
        <w:p w14:paraId="4D9A1BBE" w14:textId="2D720205" w:rsidR="009936BB" w:rsidDel="00311472" w:rsidRDefault="009936BB">
          <w:pPr>
            <w:pStyle w:val="32"/>
            <w:rPr>
              <w:del w:id="69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696" w:author="Попова Дарья Николаевна (Подрядчик. ООО БерингПойнт)" w:date="2021-04-05T15:14:00Z">
            <w:r w:rsidRPr="008A0C31" w:rsidDel="00311472">
              <w:rPr>
                <w:rPrChange w:id="697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5.10.9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698" w:author="Попова Дарья" w:date="2021-03-18T19:52:00Z">
                  <w:rPr>
                    <w:rStyle w:val="a8"/>
                    <w:noProof/>
                  </w:rPr>
                </w:rPrChange>
              </w:rPr>
              <w:delText>Поток бизнес-операций</w:delText>
            </w:r>
            <w:r w:rsidDel="00311472">
              <w:rPr>
                <w:noProof/>
                <w:webHidden/>
              </w:rPr>
              <w:tab/>
              <w:delText>107</w:delText>
            </w:r>
          </w:del>
        </w:p>
        <w:p w14:paraId="2C27155A" w14:textId="0FEDF44F" w:rsidR="009936BB" w:rsidDel="00311472" w:rsidRDefault="009936BB">
          <w:pPr>
            <w:pStyle w:val="32"/>
            <w:rPr>
              <w:del w:id="69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00" w:author="Попова Дарья Николаевна (Подрядчик. ООО БерингПойнт)" w:date="2021-04-05T15:14:00Z">
            <w:r w:rsidRPr="008A0C31" w:rsidDel="00311472">
              <w:rPr>
                <w:rPrChange w:id="701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5.10.10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02" w:author="Попова Дарья" w:date="2021-03-18T19:52:00Z">
                  <w:rPr>
                    <w:rStyle w:val="a8"/>
                    <w:noProof/>
                  </w:rPr>
                </w:rPrChange>
              </w:rPr>
              <w:delText>Принцип кодирования СПП-элементов для бюджета ТОРО</w:delText>
            </w:r>
            <w:r w:rsidDel="00311472">
              <w:rPr>
                <w:noProof/>
                <w:webHidden/>
              </w:rPr>
              <w:tab/>
              <w:delText>108</w:delText>
            </w:r>
          </w:del>
        </w:p>
        <w:p w14:paraId="726AE28D" w14:textId="2331E31C" w:rsidR="009936BB" w:rsidDel="00311472" w:rsidRDefault="009936BB">
          <w:pPr>
            <w:pStyle w:val="32"/>
            <w:rPr>
              <w:del w:id="70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04" w:author="Попова Дарья Николаевна (Подрядчик. ООО БерингПойнт)" w:date="2021-04-05T15:14:00Z">
            <w:r w:rsidRPr="008A0C31" w:rsidDel="00311472">
              <w:rPr>
                <w:rPrChange w:id="705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5.10.11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06" w:author="Попова Дарья" w:date="2021-03-18T19:52:00Z">
                  <w:rPr>
                    <w:rStyle w:val="a8"/>
                    <w:noProof/>
                  </w:rPr>
                </w:rPrChange>
              </w:rPr>
              <w:delText>Контроль бюджета на СПП-элементах</w:delText>
            </w:r>
            <w:r w:rsidDel="00311472">
              <w:rPr>
                <w:noProof/>
                <w:webHidden/>
              </w:rPr>
              <w:tab/>
              <w:delText>109</w:delText>
            </w:r>
          </w:del>
        </w:p>
        <w:p w14:paraId="098238A8" w14:textId="28DF2367" w:rsidR="009936BB" w:rsidDel="00311472" w:rsidRDefault="009936BB">
          <w:pPr>
            <w:pStyle w:val="32"/>
            <w:rPr>
              <w:del w:id="70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08" w:author="Попова Дарья Николаевна (Подрядчик. ООО БерингПойнт)" w:date="2021-04-05T15:14:00Z">
            <w:r w:rsidRPr="008A0C31" w:rsidDel="00311472">
              <w:rPr>
                <w:rPrChange w:id="709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5.10.12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10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Разработка MCB05 Отчёты для анализа долгосрочного, среднесрочного и годового планов и бюджетов воздействий</w:delText>
            </w:r>
            <w:r w:rsidDel="00311472">
              <w:rPr>
                <w:noProof/>
                <w:webHidden/>
              </w:rPr>
              <w:tab/>
              <w:delText>113</w:delText>
            </w:r>
          </w:del>
        </w:p>
        <w:p w14:paraId="63C43B34" w14:textId="12BC373A" w:rsidR="009936BB" w:rsidDel="00311472" w:rsidRDefault="009936BB">
          <w:pPr>
            <w:pStyle w:val="32"/>
            <w:rPr>
              <w:del w:id="711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12" w:author="Попова Дарья Николаевна (Подрядчик. ООО БерингПойнт)" w:date="2021-04-05T15:14:00Z">
            <w:r w:rsidRPr="008A0C31" w:rsidDel="00311472">
              <w:rPr>
                <w:rPrChange w:id="713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5.10.13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14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Разработка MCB08 Форматы планироваиня долгосрочного, среднесрочного и годового планов и бюджетов воздействий</w:delText>
            </w:r>
            <w:r w:rsidDel="00311472">
              <w:rPr>
                <w:noProof/>
                <w:webHidden/>
              </w:rPr>
              <w:tab/>
              <w:delText>115</w:delText>
            </w:r>
          </w:del>
        </w:p>
        <w:p w14:paraId="7A20203D" w14:textId="5EF60588" w:rsidR="009936BB" w:rsidDel="00311472" w:rsidRDefault="009936BB">
          <w:pPr>
            <w:pStyle w:val="32"/>
            <w:rPr>
              <w:del w:id="715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16" w:author="Попова Дарья Николаевна (Подрядчик. ООО БерингПойнт)" w:date="2021-04-05T15:14:00Z">
            <w:r w:rsidRPr="008A0C31" w:rsidDel="00311472">
              <w:rPr>
                <w:rPrChange w:id="717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5.10.14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18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Разработка MCB11 Отражение результатов корректировки лимитов в Бюджете воздействий</w:delText>
            </w:r>
            <w:r w:rsidDel="00311472">
              <w:rPr>
                <w:noProof/>
                <w:webHidden/>
              </w:rPr>
              <w:tab/>
              <w:delText>117</w:delText>
            </w:r>
          </w:del>
        </w:p>
        <w:p w14:paraId="3D81C902" w14:textId="303463D0" w:rsidR="009936BB" w:rsidDel="00311472" w:rsidRDefault="009936BB">
          <w:pPr>
            <w:pStyle w:val="32"/>
            <w:rPr>
              <w:del w:id="719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20" w:author="Попова Дарья Николаевна (Подрядчик. ООО БерингПойнт)" w:date="2021-04-05T15:14:00Z">
            <w:r w:rsidRPr="008A0C31" w:rsidDel="00311472">
              <w:rPr>
                <w:rPrChange w:id="721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5.10.15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22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Разработка MCB14 Автоматическое формирование лимитов и изменение статуса Заказа ТОРО</w:delText>
            </w:r>
            <w:r w:rsidDel="00311472">
              <w:rPr>
                <w:noProof/>
                <w:webHidden/>
              </w:rPr>
              <w:tab/>
              <w:delText>118</w:delText>
            </w:r>
          </w:del>
        </w:p>
        <w:p w14:paraId="37092D84" w14:textId="00A358E7" w:rsidR="009936BB" w:rsidDel="00311472" w:rsidRDefault="009936BB">
          <w:pPr>
            <w:pStyle w:val="32"/>
            <w:rPr>
              <w:del w:id="723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24" w:author="Попова Дарья Николаевна (Подрядчик. ООО БерингПойнт)" w:date="2021-04-05T15:14:00Z">
            <w:r w:rsidRPr="008A0C31" w:rsidDel="00311472">
              <w:rPr>
                <w:rPrChange w:id="725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5.10.16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26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Разработка MCB15 Расчёт предложение по величине резерва</w:delText>
            </w:r>
            <w:r w:rsidDel="00311472">
              <w:rPr>
                <w:noProof/>
                <w:webHidden/>
              </w:rPr>
              <w:tab/>
              <w:delText>118</w:delText>
            </w:r>
          </w:del>
        </w:p>
        <w:p w14:paraId="7623E7FB" w14:textId="2A11B9D8" w:rsidR="009936BB" w:rsidDel="00311472" w:rsidRDefault="009936BB">
          <w:pPr>
            <w:pStyle w:val="32"/>
            <w:rPr>
              <w:del w:id="727" w:author="Попова Дарья Николаевна (Подрядчик. ООО БерингПойнт)" w:date="2021-04-05T15:14:00Z"/>
              <w:rFonts w:eastAsiaTheme="minorEastAsia" w:cstheme="minorBidi"/>
              <w:noProof/>
              <w:lang w:eastAsia="ru-RU"/>
            </w:rPr>
          </w:pPr>
          <w:del w:id="728" w:author="Попова Дарья Николаевна (Подрядчик. ООО БерингПойнт)" w:date="2021-04-05T15:14:00Z">
            <w:r w:rsidRPr="008A0C31" w:rsidDel="00311472">
              <w:rPr>
                <w:rPrChange w:id="729" w:author="Попова Дарья" w:date="2021-03-18T19:52:00Z">
                  <w:rPr>
                    <w:rStyle w:val="a8"/>
                    <w:noProof/>
                  </w:rPr>
                </w:rPrChange>
              </w:rPr>
              <w:delText>5.10.17</w:delText>
            </w:r>
            <w:r w:rsidDel="00311472">
              <w:rPr>
                <w:rFonts w:eastAsiaTheme="minorEastAsia" w:cstheme="minorBidi"/>
                <w:noProof/>
                <w:lang w:eastAsia="ru-RU"/>
              </w:rPr>
              <w:tab/>
            </w:r>
            <w:r w:rsidRPr="008A0C31" w:rsidDel="00311472">
              <w:rPr>
                <w:rPrChange w:id="730" w:author="Попова Дарья" w:date="2021-03-18T19:52:00Z">
                  <w:rPr>
                    <w:rStyle w:val="a8"/>
                    <w:noProof/>
                  </w:rPr>
                </w:rPrChange>
              </w:rPr>
              <w:delText>Разработка MCB18 Моделирование воздействий на производственные активы</w:delText>
            </w:r>
            <w:r w:rsidDel="00311472">
              <w:rPr>
                <w:noProof/>
                <w:webHidden/>
              </w:rPr>
              <w:tab/>
              <w:delText>119</w:delText>
            </w:r>
          </w:del>
        </w:p>
        <w:p w14:paraId="5A878FE1" w14:textId="52A5D159" w:rsidR="009936BB" w:rsidDel="00311472" w:rsidRDefault="009936BB">
          <w:pPr>
            <w:pStyle w:val="13"/>
            <w:rPr>
              <w:del w:id="731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32" w:author="Попова Дарья Николаевна (Подрядчик. ООО БерингПойнт)" w:date="2021-04-05T15:14:00Z">
            <w:r w:rsidRPr="008A0C31" w:rsidDel="00311472">
              <w:rPr>
                <w:rPrChange w:id="733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6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PrChange w:id="734" w:author="Попова Дарья" w:date="2021-03-18T19:52:00Z">
                  <w:rPr>
                    <w:rStyle w:val="a8"/>
                    <w:b w:val="0"/>
                  </w:rPr>
                </w:rPrChange>
              </w:rPr>
              <w:delText>Информационная Безопасность</w:delText>
            </w:r>
            <w:r w:rsidDel="00311472">
              <w:rPr>
                <w:webHidden/>
              </w:rPr>
              <w:tab/>
              <w:delText>120</w:delText>
            </w:r>
          </w:del>
        </w:p>
        <w:p w14:paraId="1DA782C8" w14:textId="1B9FCC23" w:rsidR="009936BB" w:rsidDel="00311472" w:rsidRDefault="009936BB">
          <w:pPr>
            <w:pStyle w:val="13"/>
            <w:rPr>
              <w:del w:id="735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36" w:author="Попова Дарья Николаевна (Подрядчик. ООО БерингПойнт)" w:date="2021-04-05T15:14:00Z">
            <w:r w:rsidRPr="008A0C31" w:rsidDel="00311472">
              <w:rPr>
                <w:rFonts w:eastAsia="Calibri"/>
                <w:rPrChange w:id="737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7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Fonts w:eastAsia="Calibri"/>
                <w:rPrChange w:id="738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Организационные изменения</w:delText>
            </w:r>
            <w:r w:rsidDel="00311472">
              <w:rPr>
                <w:webHidden/>
              </w:rPr>
              <w:tab/>
              <w:delText>121</w:delText>
            </w:r>
          </w:del>
        </w:p>
        <w:p w14:paraId="3E50F68B" w14:textId="519AB134" w:rsidR="009936BB" w:rsidDel="00311472" w:rsidRDefault="009936BB">
          <w:pPr>
            <w:pStyle w:val="23"/>
            <w:rPr>
              <w:del w:id="73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4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4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7.1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4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Ключевые процессные изменения и области улучшений</w:delText>
            </w:r>
            <w:r w:rsidDel="00311472">
              <w:rPr>
                <w:noProof/>
                <w:webHidden/>
              </w:rPr>
              <w:tab/>
              <w:delText>121</w:delText>
            </w:r>
          </w:del>
        </w:p>
        <w:p w14:paraId="430EFBB4" w14:textId="1319A80D" w:rsidR="009936BB" w:rsidDel="00311472" w:rsidRDefault="009936BB">
          <w:pPr>
            <w:pStyle w:val="23"/>
            <w:rPr>
              <w:del w:id="74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44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45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7.2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46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Организационные аспекты</w:delText>
            </w:r>
            <w:r w:rsidDel="00311472">
              <w:rPr>
                <w:noProof/>
                <w:webHidden/>
              </w:rPr>
              <w:tab/>
              <w:delText>126</w:delText>
            </w:r>
          </w:del>
        </w:p>
        <w:p w14:paraId="30DAEDA0" w14:textId="4BE71CC5" w:rsidR="009936BB" w:rsidDel="00311472" w:rsidRDefault="009936BB">
          <w:pPr>
            <w:pStyle w:val="13"/>
            <w:rPr>
              <w:del w:id="747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48" w:author="Попова Дарья Николаевна (Подрядчик. ООО БерингПойнт)" w:date="2021-04-05T15:14:00Z">
            <w:r w:rsidRPr="008A0C31" w:rsidDel="00311472">
              <w:rPr>
                <w:rFonts w:eastAsia="Calibri"/>
                <w:rPrChange w:id="749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8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Fonts w:eastAsia="Calibri"/>
                <w:rPrChange w:id="750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Открытые вопросы</w:delText>
            </w:r>
            <w:r w:rsidDel="00311472">
              <w:rPr>
                <w:webHidden/>
              </w:rPr>
              <w:tab/>
              <w:delText>127</w:delText>
            </w:r>
          </w:del>
        </w:p>
        <w:p w14:paraId="59DAE6AB" w14:textId="004EBA86" w:rsidR="009936BB" w:rsidDel="00311472" w:rsidRDefault="009936BB">
          <w:pPr>
            <w:pStyle w:val="13"/>
            <w:rPr>
              <w:del w:id="751" w:author="Попова Дарья Николаевна (Подрядчик. ООО БерингПойнт)" w:date="2021-04-05T15:14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52" w:author="Попова Дарья Николаевна (Подрядчик. ООО БерингПойнт)" w:date="2021-04-05T15:14:00Z">
            <w:r w:rsidRPr="008A0C31" w:rsidDel="00311472">
              <w:rPr>
                <w:rFonts w:eastAsia="Calibri"/>
                <w:rPrChange w:id="753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9</w:delText>
            </w:r>
            <w:r w:rsidDel="00311472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8A0C31" w:rsidDel="00311472">
              <w:rPr>
                <w:rFonts w:eastAsia="Calibri"/>
                <w:rPrChange w:id="754" w:author="Попова Дарья" w:date="2021-03-18T19:52:00Z">
                  <w:rPr>
                    <w:rStyle w:val="a8"/>
                    <w:rFonts w:eastAsia="Calibri"/>
                    <w:b w:val="0"/>
                  </w:rPr>
                </w:rPrChange>
              </w:rPr>
              <w:delText>Приложения</w:delText>
            </w:r>
            <w:r w:rsidDel="00311472">
              <w:rPr>
                <w:webHidden/>
              </w:rPr>
              <w:tab/>
              <w:delText>128</w:delText>
            </w:r>
          </w:del>
        </w:p>
        <w:p w14:paraId="3DD01C44" w14:textId="58BBA2BF" w:rsidR="009936BB" w:rsidDel="00311472" w:rsidRDefault="009936BB">
          <w:pPr>
            <w:pStyle w:val="23"/>
            <w:rPr>
              <w:del w:id="75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56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57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9.1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58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1. Модели бизнес-процессов</w:delText>
            </w:r>
            <w:r w:rsidDel="00311472">
              <w:rPr>
                <w:noProof/>
                <w:webHidden/>
              </w:rPr>
              <w:tab/>
              <w:delText>128</w:delText>
            </w:r>
          </w:del>
        </w:p>
        <w:p w14:paraId="73D936FD" w14:textId="4776095C" w:rsidR="009936BB" w:rsidDel="00311472" w:rsidRDefault="009936BB">
          <w:pPr>
            <w:pStyle w:val="23"/>
            <w:rPr>
              <w:del w:id="75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6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6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9.2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6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2. Реестр бизнес-требований</w:delText>
            </w:r>
            <w:r w:rsidDel="00311472">
              <w:rPr>
                <w:noProof/>
                <w:webHidden/>
              </w:rPr>
              <w:tab/>
              <w:delText>128</w:delText>
            </w:r>
          </w:del>
        </w:p>
        <w:p w14:paraId="6F1F8364" w14:textId="1703347A" w:rsidR="009936BB" w:rsidDel="00311472" w:rsidRDefault="009936BB">
          <w:pPr>
            <w:pStyle w:val="23"/>
            <w:rPr>
              <w:del w:id="763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64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65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9.3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66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3. Описание шагов бизнес-процессов</w:delText>
            </w:r>
            <w:r w:rsidDel="00311472">
              <w:rPr>
                <w:noProof/>
                <w:webHidden/>
              </w:rPr>
              <w:tab/>
              <w:delText>128</w:delText>
            </w:r>
          </w:del>
        </w:p>
        <w:p w14:paraId="27007A5B" w14:textId="36608F17" w:rsidR="009936BB" w:rsidDel="00311472" w:rsidRDefault="009936BB">
          <w:pPr>
            <w:pStyle w:val="23"/>
            <w:rPr>
              <w:del w:id="767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68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69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lastRenderedPageBreak/>
              <w:delText>9.4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70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4. Прочее</w:delText>
            </w:r>
            <w:r w:rsidDel="00311472">
              <w:rPr>
                <w:noProof/>
                <w:webHidden/>
              </w:rPr>
              <w:tab/>
              <w:delText>129</w:delText>
            </w:r>
          </w:del>
        </w:p>
        <w:p w14:paraId="5862C59B" w14:textId="5EAD28FD" w:rsidR="009936BB" w:rsidDel="00311472" w:rsidRDefault="009936BB">
          <w:pPr>
            <w:pStyle w:val="23"/>
            <w:rPr>
              <w:del w:id="771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72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73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9.5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74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РП1-6: Роли и полномочия</w:delText>
            </w:r>
            <w:r w:rsidDel="00311472">
              <w:rPr>
                <w:noProof/>
                <w:webHidden/>
              </w:rPr>
              <w:tab/>
              <w:delText>129</w:delText>
            </w:r>
          </w:del>
        </w:p>
        <w:p w14:paraId="6043AF43" w14:textId="7812319A" w:rsidR="009936BB" w:rsidDel="00311472" w:rsidRDefault="009936BB">
          <w:pPr>
            <w:pStyle w:val="23"/>
            <w:rPr>
              <w:del w:id="775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76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77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9.6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78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РиК1. Матрица рисков и контрольных процедур</w:delText>
            </w:r>
            <w:r w:rsidDel="00311472">
              <w:rPr>
                <w:noProof/>
                <w:webHidden/>
              </w:rPr>
              <w:tab/>
              <w:delText>129</w:delText>
            </w:r>
          </w:del>
        </w:p>
        <w:p w14:paraId="1FA78305" w14:textId="43A70D24" w:rsidR="009936BB" w:rsidDel="00311472" w:rsidRDefault="009936BB">
          <w:pPr>
            <w:pStyle w:val="23"/>
            <w:rPr>
              <w:del w:id="779" w:author="Попова Дарья Николаевна (Подрядчик. ООО БерингПойнт)" w:date="2021-04-05T15:14:00Z"/>
              <w:rFonts w:eastAsiaTheme="minorEastAsia" w:cstheme="minorBidi"/>
              <w:b w:val="0"/>
              <w:noProof/>
              <w:lang w:eastAsia="ru-RU"/>
            </w:rPr>
          </w:pPr>
          <w:del w:id="780" w:author="Попова Дарья Николаевна (Подрядчик. ООО БерингПойнт)" w:date="2021-04-05T15:14:00Z">
            <w:r w:rsidRPr="008A0C31" w:rsidDel="00311472">
              <w:rPr>
                <w:rFonts w:eastAsiaTheme="majorEastAsia"/>
                <w:rPrChange w:id="781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9.7</w:delText>
            </w:r>
            <w:r w:rsidDel="00311472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8A0C31" w:rsidDel="00311472">
              <w:rPr>
                <w:rFonts w:eastAsiaTheme="majorEastAsia"/>
                <w:rPrChange w:id="782" w:author="Попова Дарья" w:date="2021-03-18T19:52:00Z">
                  <w:rPr>
                    <w:rStyle w:val="a8"/>
                    <w:rFonts w:eastAsiaTheme="majorEastAsia" w:cstheme="majorBidi"/>
                    <w:b w:val="0"/>
                    <w:noProof/>
                  </w:rPr>
                </w:rPrChange>
              </w:rPr>
              <w:delText>Приложение № КП1. Матрица конфликтов полномочий</w:delText>
            </w:r>
            <w:r w:rsidDel="00311472">
              <w:rPr>
                <w:noProof/>
                <w:webHidden/>
              </w:rPr>
              <w:tab/>
              <w:delText>129</w:delText>
            </w:r>
          </w:del>
        </w:p>
        <w:p w14:paraId="44A3A203" w14:textId="261AE2FF" w:rsidR="009F5EA5" w:rsidRPr="00F94454" w:rsidRDefault="00B778C7" w:rsidP="00895A65">
          <w:pPr>
            <w:rPr>
              <w:rFonts w:ascii="Arial" w:hAnsi="Arial" w:cs="Arial"/>
            </w:rPr>
          </w:pPr>
          <w:r w:rsidRPr="00F9445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48B26A1" w14:textId="77777777" w:rsidR="009F5EA5" w:rsidRPr="00F94454" w:rsidRDefault="009F5EA5" w:rsidP="00895A65">
      <w:pPr>
        <w:rPr>
          <w:rFonts w:ascii="Arial" w:hAnsi="Arial" w:cs="Arial"/>
        </w:rPr>
      </w:pPr>
    </w:p>
    <w:p w14:paraId="7955CAA6" w14:textId="77777777" w:rsidR="00252D72" w:rsidRPr="00F94454" w:rsidRDefault="00252D72" w:rsidP="00895A65">
      <w:pPr>
        <w:rPr>
          <w:rFonts w:ascii="Arial" w:hAnsi="Arial" w:cs="Arial"/>
        </w:rPr>
        <w:sectPr w:rsidR="00252D72" w:rsidRPr="00F94454" w:rsidSect="00916FAB">
          <w:headerReference w:type="default" r:id="rId15"/>
          <w:headerReference w:type="first" r:id="rId1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6B4C2C2D" w14:textId="7B08BFB0" w:rsidR="00FA572B" w:rsidRPr="00FA572B" w:rsidRDefault="001135C1" w:rsidP="004E1119">
      <w:pPr>
        <w:pStyle w:val="1"/>
      </w:pPr>
      <w:bookmarkStart w:id="783" w:name="_Toc68528479"/>
      <w:r>
        <w:lastRenderedPageBreak/>
        <w:t>Глоссарий</w:t>
      </w:r>
      <w:bookmarkEnd w:id="783"/>
    </w:p>
    <w:p w14:paraId="6447AD83" w14:textId="77777777" w:rsidR="0064532B" w:rsidRPr="00A42E34" w:rsidRDefault="00A42E34" w:rsidP="0064532B">
      <w:pPr>
        <w:spacing w:after="240" w:line="276" w:lineRule="auto"/>
        <w:ind w:firstLine="567"/>
        <w:rPr>
          <w:rFonts w:ascii="Arial" w:hAnsi="Arial" w:cs="Arial"/>
        </w:rPr>
      </w:pPr>
      <w:r w:rsidRPr="00A42E34">
        <w:rPr>
          <w:rFonts w:ascii="Arial" w:hAnsi="Arial" w:cs="Arial"/>
        </w:rPr>
        <w:t xml:space="preserve">Глоссарий </w:t>
      </w:r>
      <w:r w:rsidR="005232F7" w:rsidRPr="00A42E34">
        <w:rPr>
          <w:rFonts w:ascii="Arial" w:hAnsi="Arial" w:cs="Arial"/>
        </w:rPr>
        <w:t>ведётся</w:t>
      </w:r>
      <w:r w:rsidRPr="00A42E34">
        <w:rPr>
          <w:rFonts w:ascii="Arial" w:hAnsi="Arial" w:cs="Arial"/>
        </w:rPr>
        <w:t xml:space="preserve"> централизованно на Портале Проекта и доступен по ссылке: http://portal.polyus.com/ERP/ERPDocuments/00_Управление проектом/02_Реестры и списки/04_Глоссарий</w:t>
      </w:r>
    </w:p>
    <w:p w14:paraId="2CD85B79" w14:textId="77777777" w:rsidR="00FA572B" w:rsidRPr="00A42E34" w:rsidRDefault="00FA572B" w:rsidP="00A42E34">
      <w:pPr>
        <w:spacing w:after="240" w:line="276" w:lineRule="auto"/>
        <w:ind w:firstLine="567"/>
        <w:rPr>
          <w:rFonts w:ascii="Arial" w:hAnsi="Arial" w:cs="Arial"/>
        </w:rPr>
      </w:pPr>
    </w:p>
    <w:p w14:paraId="033A057B" w14:textId="664C4F19" w:rsidR="00FA572B" w:rsidRDefault="001135C1" w:rsidP="004E1119">
      <w:pPr>
        <w:pStyle w:val="1"/>
      </w:pPr>
      <w:bookmarkStart w:id="784" w:name="_Toc68528480"/>
      <w:r>
        <w:t>Назн</w:t>
      </w:r>
      <w:r w:rsidR="00A8186B">
        <w:t>а</w:t>
      </w:r>
      <w:r>
        <w:t>чение документа</w:t>
      </w:r>
      <w:bookmarkEnd w:id="784"/>
    </w:p>
    <w:p w14:paraId="63F0EEF6" w14:textId="77777777" w:rsidR="00363CBE" w:rsidRDefault="00A42C61" w:rsidP="00A42C61">
      <w:pPr>
        <w:spacing w:after="240" w:line="276" w:lineRule="auto"/>
        <w:ind w:firstLine="567"/>
        <w:rPr>
          <w:rFonts w:ascii="Arial" w:hAnsi="Arial" w:cs="Arial"/>
        </w:rPr>
      </w:pPr>
      <w:r w:rsidRPr="00A42C61">
        <w:rPr>
          <w:rFonts w:ascii="Arial" w:hAnsi="Arial" w:cs="Arial"/>
        </w:rPr>
        <w:t>Данный документ описывает реализацию процессов «ПП-07.02.01-ERP Долгосрочное планирование воздействий на производственные активы (мастер-план от 3-х до 10 лет)», «ПП-07.02.02-ERP Перспективное среднесрочное планирование воздействий на производственные активы (3-х летний период)», «ПП-07.06.03-ERP Формирование годового бюджета воздействий на производственные активы», «ПП-07.06.04-ERP Исполнение, корректировка и контроль бюджета воздействий на производственные активы» на базе продуктов SAP.</w:t>
      </w:r>
    </w:p>
    <w:p w14:paraId="2D0C44D0" w14:textId="77777777" w:rsidR="0064532B" w:rsidRPr="00A42C61" w:rsidRDefault="0064532B" w:rsidP="00A42C61">
      <w:pPr>
        <w:spacing w:after="240" w:line="276" w:lineRule="auto"/>
        <w:ind w:firstLine="567"/>
        <w:rPr>
          <w:rFonts w:ascii="Arial" w:hAnsi="Arial" w:cs="Arial"/>
        </w:rPr>
      </w:pPr>
    </w:p>
    <w:p w14:paraId="4AB8AA31" w14:textId="6FFCA100" w:rsidR="00FF5232" w:rsidRPr="00F94454" w:rsidRDefault="00FF5232" w:rsidP="004E1119">
      <w:pPr>
        <w:pStyle w:val="1"/>
      </w:pPr>
      <w:bookmarkStart w:id="785" w:name="_Toc469481037"/>
      <w:bookmarkStart w:id="786" w:name="_Toc68528481"/>
      <w:r w:rsidRPr="00F94454">
        <w:t>Предпосылки успешной реализации</w:t>
      </w:r>
      <w:bookmarkEnd w:id="785"/>
      <w:bookmarkEnd w:id="786"/>
    </w:p>
    <w:p w14:paraId="2965F058" w14:textId="5CC322AB" w:rsidR="001669F3" w:rsidRDefault="001669F3" w:rsidP="00A42C6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1669F3">
        <w:rPr>
          <w:rFonts w:ascii="Arial" w:hAnsi="Arial" w:cs="Arial"/>
          <w:color w:val="000000" w:themeColor="text1"/>
        </w:rPr>
        <w:t xml:space="preserve">Для успешной реализации бизнес-процессов </w:t>
      </w:r>
      <w:r w:rsidR="00787288">
        <w:rPr>
          <w:rFonts w:ascii="Arial" w:hAnsi="Arial" w:cs="Arial"/>
          <w:color w:val="000000" w:themeColor="text1"/>
        </w:rPr>
        <w:t xml:space="preserve">планирования, исполнения и корректировки бюджетов воздействий на производственные активы </w:t>
      </w:r>
      <w:r w:rsidRPr="001669F3">
        <w:rPr>
          <w:rFonts w:ascii="Arial" w:hAnsi="Arial" w:cs="Arial"/>
          <w:color w:val="000000" w:themeColor="text1"/>
        </w:rPr>
        <w:t>в системе SAP S4/HANA необходима р</w:t>
      </w:r>
      <w:r w:rsidR="00787288">
        <w:rPr>
          <w:rFonts w:ascii="Arial" w:hAnsi="Arial" w:cs="Arial"/>
          <w:color w:val="000000" w:themeColor="text1"/>
        </w:rPr>
        <w:t>еали</w:t>
      </w:r>
      <w:r w:rsidRPr="001669F3">
        <w:rPr>
          <w:rFonts w:ascii="Arial" w:hAnsi="Arial" w:cs="Arial"/>
          <w:color w:val="000000" w:themeColor="text1"/>
        </w:rPr>
        <w:t>зация связанных бизнес-процессов:</w:t>
      </w:r>
    </w:p>
    <w:p w14:paraId="42FCFE5A" w14:textId="51C26F12" w:rsidR="00441F36" w:rsidRDefault="00441F36" w:rsidP="00BD30E0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ПП-07.01.02.05-</w:t>
      </w:r>
      <w:r>
        <w:rPr>
          <w:rFonts w:ascii="Arial" w:hAnsi="Arial" w:cs="Arial"/>
          <w:color w:val="000000" w:themeColor="text1"/>
          <w:lang w:val="en-US"/>
        </w:rPr>
        <w:t>ERP</w:t>
      </w:r>
      <w:r w:rsidRPr="001221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Ведение НСИ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 (описан в КД </w:t>
      </w:r>
      <w:r w:rsidRPr="001221CB">
        <w:rPr>
          <w:rFonts w:ascii="Arial" w:hAnsi="Arial" w:cs="Arial"/>
          <w:color w:val="000000" w:themeColor="text1"/>
        </w:rPr>
        <w:t>ERP</w:t>
      </w:r>
      <w:del w:id="787" w:author="Попова Дарья" w:date="2021-03-09T14:28:00Z">
        <w:r w:rsidRPr="001221CB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788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r w:rsidRPr="001221CB">
        <w:rPr>
          <w:rFonts w:ascii="Arial" w:hAnsi="Arial" w:cs="Arial"/>
          <w:color w:val="000000" w:themeColor="text1"/>
        </w:rPr>
        <w:t xml:space="preserve">_7_PM_КД Управление основными данными по направлению </w:t>
      </w:r>
      <w:proofErr w:type="spellStart"/>
      <w:r w:rsidRPr="001221CB"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>);</w:t>
      </w:r>
    </w:p>
    <w:p w14:paraId="46C231F1" w14:textId="0C7A4D82" w:rsidR="00BD30E0" w:rsidRPr="00BD30E0" w:rsidRDefault="00BD30E0" w:rsidP="00BD30E0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D30E0">
        <w:rPr>
          <w:rFonts w:ascii="Arial" w:hAnsi="Arial" w:cs="Arial"/>
          <w:color w:val="000000" w:themeColor="text1"/>
        </w:rPr>
        <w:t xml:space="preserve">ПП-07.02.03.01-ERP Годовое планирование воздействий на производственные активы (описан в </w:t>
      </w:r>
      <w:r>
        <w:rPr>
          <w:rFonts w:ascii="Arial" w:hAnsi="Arial" w:cs="Arial"/>
          <w:color w:val="000000" w:themeColor="text1"/>
        </w:rPr>
        <w:t xml:space="preserve">КД </w:t>
      </w:r>
      <w:r w:rsidRPr="00BD30E0">
        <w:rPr>
          <w:rFonts w:ascii="Arial" w:hAnsi="Arial" w:cs="Arial"/>
          <w:color w:val="000000" w:themeColor="text1"/>
        </w:rPr>
        <w:t>ERP</w:t>
      </w:r>
      <w:del w:id="789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790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791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</w:t>
        </w:r>
      </w:ins>
      <w:del w:id="792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_</w:delText>
        </w:r>
      </w:del>
      <w:r w:rsidRPr="00BD30E0">
        <w:rPr>
          <w:rFonts w:ascii="Arial" w:hAnsi="Arial" w:cs="Arial"/>
          <w:color w:val="000000" w:themeColor="text1"/>
        </w:rPr>
        <w:t>52_PM_КД Годовое планирование воздействий на ПА)</w:t>
      </w:r>
      <w:r w:rsidR="001221CB">
        <w:rPr>
          <w:rFonts w:ascii="Arial" w:hAnsi="Arial" w:cs="Arial"/>
          <w:color w:val="000000" w:themeColor="text1"/>
        </w:rPr>
        <w:t>;</w:t>
      </w:r>
    </w:p>
    <w:p w14:paraId="5DD98CA0" w14:textId="4E0E3EE6" w:rsidR="002869AD" w:rsidRDefault="002869AD" w:rsidP="002869AD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2869AD">
        <w:rPr>
          <w:rFonts w:ascii="Arial" w:hAnsi="Arial" w:cs="Arial"/>
          <w:color w:val="000000" w:themeColor="text1"/>
        </w:rPr>
        <w:t>ПП-07.02.03.02-ERP Планирование остановочных ремонтов</w:t>
      </w:r>
      <w:r>
        <w:rPr>
          <w:rFonts w:ascii="Arial" w:hAnsi="Arial" w:cs="Arial"/>
          <w:color w:val="000000" w:themeColor="text1"/>
        </w:rPr>
        <w:t xml:space="preserve"> (описан в КД </w:t>
      </w:r>
      <w:r w:rsidR="00713013">
        <w:rPr>
          <w:rFonts w:ascii="Arial" w:hAnsi="Arial" w:cs="Arial"/>
          <w:color w:val="000000" w:themeColor="text1"/>
        </w:rPr>
        <w:t>ERP</w:t>
      </w:r>
      <w:del w:id="793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794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Pr="002869AD">
        <w:rPr>
          <w:rFonts w:ascii="Arial" w:hAnsi="Arial" w:cs="Arial"/>
          <w:color w:val="000000" w:themeColor="text1"/>
        </w:rPr>
        <w:t>53_PM_КД Планирование о</w:t>
      </w:r>
      <w:r>
        <w:rPr>
          <w:rFonts w:ascii="Arial" w:hAnsi="Arial" w:cs="Arial"/>
          <w:color w:val="000000" w:themeColor="text1"/>
        </w:rPr>
        <w:t>становочных ремонтов);</w:t>
      </w:r>
    </w:p>
    <w:p w14:paraId="7B8F3431" w14:textId="3EEBE884" w:rsidR="00916427" w:rsidRDefault="00916427" w:rsidP="00916427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16427">
        <w:rPr>
          <w:rFonts w:ascii="Arial" w:hAnsi="Arial" w:cs="Arial"/>
          <w:color w:val="000000" w:themeColor="text1"/>
        </w:rPr>
        <w:t xml:space="preserve">ПП-07.02.03.04-ERP </w:t>
      </w:r>
      <w:r w:rsidR="00F85DB5">
        <w:rPr>
          <w:rFonts w:ascii="Arial" w:hAnsi="Arial" w:cs="Arial"/>
          <w:color w:val="000000" w:themeColor="text1"/>
        </w:rPr>
        <w:t>Годовое п</w:t>
      </w:r>
      <w:r w:rsidRPr="00916427">
        <w:rPr>
          <w:rFonts w:ascii="Arial" w:hAnsi="Arial" w:cs="Arial"/>
          <w:color w:val="000000" w:themeColor="text1"/>
        </w:rPr>
        <w:t xml:space="preserve">ланирование </w:t>
      </w:r>
      <w:r w:rsidR="00F85DB5">
        <w:rPr>
          <w:rFonts w:ascii="Arial" w:hAnsi="Arial" w:cs="Arial"/>
          <w:color w:val="000000" w:themeColor="text1"/>
        </w:rPr>
        <w:t xml:space="preserve">программ </w:t>
      </w:r>
      <w:r w:rsidRPr="00916427">
        <w:rPr>
          <w:rFonts w:ascii="Arial" w:hAnsi="Arial" w:cs="Arial"/>
          <w:color w:val="000000" w:themeColor="text1"/>
        </w:rPr>
        <w:t>ОВП в рамках программы воздействий на ПА и инвестиционной программы</w:t>
      </w:r>
      <w:r>
        <w:rPr>
          <w:rFonts w:ascii="Arial" w:hAnsi="Arial" w:cs="Arial"/>
          <w:color w:val="000000" w:themeColor="text1"/>
        </w:rPr>
        <w:t>;</w:t>
      </w:r>
    </w:p>
    <w:p w14:paraId="2302B974" w14:textId="4AFC1E30" w:rsidR="00BD30E0" w:rsidRPr="00BD30E0" w:rsidRDefault="00BD30E0" w:rsidP="00BD30E0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D30E0">
        <w:rPr>
          <w:rFonts w:ascii="Arial" w:hAnsi="Arial" w:cs="Arial"/>
          <w:color w:val="000000" w:themeColor="text1"/>
        </w:rPr>
        <w:t>ПП-07.03.01-ERP Оперативное (месячное) планирование воздействий на производственные активы (описан в КД ERP</w:t>
      </w:r>
      <w:del w:id="795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796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797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</w:t>
        </w:r>
      </w:ins>
      <w:del w:id="798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_</w:delText>
        </w:r>
      </w:del>
      <w:r w:rsidRPr="00BD30E0">
        <w:rPr>
          <w:rFonts w:ascii="Arial" w:hAnsi="Arial" w:cs="Arial"/>
          <w:color w:val="000000" w:themeColor="text1"/>
        </w:rPr>
        <w:t>54_PM_КД Оперативно</w:t>
      </w:r>
      <w:r>
        <w:rPr>
          <w:rFonts w:ascii="Arial" w:hAnsi="Arial" w:cs="Arial"/>
          <w:color w:val="000000" w:themeColor="text1"/>
        </w:rPr>
        <w:t xml:space="preserve">е планирование мероприятий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 w:rsidRPr="00BD30E0">
        <w:rPr>
          <w:rFonts w:ascii="Arial" w:hAnsi="Arial" w:cs="Arial"/>
          <w:color w:val="000000" w:themeColor="text1"/>
        </w:rPr>
        <w:t>)</w:t>
      </w:r>
      <w:r w:rsidR="001221CB">
        <w:rPr>
          <w:rFonts w:ascii="Arial" w:hAnsi="Arial" w:cs="Arial"/>
          <w:color w:val="000000" w:themeColor="text1"/>
        </w:rPr>
        <w:t>;</w:t>
      </w:r>
    </w:p>
    <w:p w14:paraId="3A9154E2" w14:textId="5FEDD535" w:rsidR="00BD30E0" w:rsidRPr="00BD30E0" w:rsidRDefault="00BD30E0" w:rsidP="00BD30E0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D30E0">
        <w:rPr>
          <w:rFonts w:ascii="Arial" w:hAnsi="Arial" w:cs="Arial"/>
          <w:color w:val="000000" w:themeColor="text1"/>
        </w:rPr>
        <w:lastRenderedPageBreak/>
        <w:t>ПП-07.03.02-ERP Недельно-суточное планирование воздействий на производственные активы (описан в КД ERP</w:t>
      </w:r>
      <w:del w:id="799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800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801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.</w:t>
        </w:r>
      </w:ins>
      <w:del w:id="802" w:author="Попова Дарья" w:date="2021-03-09T14:49:00Z">
        <w:r w:rsidRPr="00BD30E0" w:rsidDel="007C529E">
          <w:rPr>
            <w:rFonts w:ascii="Arial" w:hAnsi="Arial" w:cs="Arial"/>
            <w:color w:val="000000" w:themeColor="text1"/>
          </w:rPr>
          <w:delText>_</w:delText>
        </w:r>
      </w:del>
      <w:r w:rsidRPr="00BD30E0">
        <w:rPr>
          <w:rFonts w:ascii="Arial" w:hAnsi="Arial" w:cs="Arial"/>
          <w:color w:val="000000" w:themeColor="text1"/>
        </w:rPr>
        <w:t xml:space="preserve">54_PM_КД Оперативное планирование мероприятий </w:t>
      </w:r>
      <w:proofErr w:type="spellStart"/>
      <w:r w:rsidRPr="00BD30E0">
        <w:rPr>
          <w:rFonts w:ascii="Arial" w:hAnsi="Arial" w:cs="Arial"/>
          <w:color w:val="000000" w:themeColor="text1"/>
        </w:rPr>
        <w:t>ТОиР</w:t>
      </w:r>
      <w:proofErr w:type="spellEnd"/>
      <w:r w:rsidRPr="00BD30E0">
        <w:rPr>
          <w:rFonts w:ascii="Arial" w:hAnsi="Arial" w:cs="Arial"/>
          <w:color w:val="000000" w:themeColor="text1"/>
        </w:rPr>
        <w:t>)</w:t>
      </w:r>
      <w:r w:rsidR="001221CB">
        <w:rPr>
          <w:rFonts w:ascii="Arial" w:hAnsi="Arial" w:cs="Arial"/>
          <w:color w:val="000000" w:themeColor="text1"/>
        </w:rPr>
        <w:t>;</w:t>
      </w:r>
    </w:p>
    <w:p w14:paraId="74722F5A" w14:textId="421931F0" w:rsidR="00BD30E0" w:rsidRPr="00BD30E0" w:rsidRDefault="00BD30E0" w:rsidP="00BD30E0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D30E0">
        <w:rPr>
          <w:rFonts w:ascii="Arial" w:hAnsi="Arial" w:cs="Arial"/>
          <w:color w:val="000000" w:themeColor="text1"/>
        </w:rPr>
        <w:t>ПП-07.03.03.01-ERP Выполнение и фактический учёт воздействий (описан в КД ERP</w:t>
      </w:r>
      <w:del w:id="803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804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805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.</w:t>
        </w:r>
      </w:ins>
      <w:del w:id="806" w:author="Попова Дарья" w:date="2021-03-09T14:49:00Z">
        <w:r w:rsidRPr="00BD30E0" w:rsidDel="007C529E">
          <w:rPr>
            <w:rFonts w:ascii="Arial" w:hAnsi="Arial" w:cs="Arial"/>
            <w:color w:val="000000" w:themeColor="text1"/>
          </w:rPr>
          <w:delText>_</w:delText>
        </w:r>
      </w:del>
      <w:r w:rsidRPr="00BD30E0">
        <w:rPr>
          <w:rFonts w:ascii="Arial" w:hAnsi="Arial" w:cs="Arial"/>
          <w:color w:val="000000" w:themeColor="text1"/>
        </w:rPr>
        <w:t>55_PM_КД Выпо</w:t>
      </w:r>
      <w:r>
        <w:rPr>
          <w:rFonts w:ascii="Arial" w:hAnsi="Arial" w:cs="Arial"/>
          <w:color w:val="000000" w:themeColor="text1"/>
        </w:rPr>
        <w:t>лнение и фактический учет работ</w:t>
      </w:r>
      <w:r w:rsidRPr="00BD30E0">
        <w:rPr>
          <w:rFonts w:ascii="Arial" w:hAnsi="Arial" w:cs="Arial"/>
          <w:color w:val="000000" w:themeColor="text1"/>
        </w:rPr>
        <w:t>)</w:t>
      </w:r>
      <w:r w:rsidR="001221CB">
        <w:rPr>
          <w:rFonts w:ascii="Arial" w:hAnsi="Arial" w:cs="Arial"/>
          <w:color w:val="000000" w:themeColor="text1"/>
        </w:rPr>
        <w:t>;</w:t>
      </w:r>
    </w:p>
    <w:p w14:paraId="5B8F73F3" w14:textId="5B9D9C4D" w:rsidR="00BD30E0" w:rsidRPr="00BD30E0" w:rsidRDefault="00BD30E0" w:rsidP="00BD30E0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D30E0">
        <w:rPr>
          <w:rFonts w:ascii="Arial" w:hAnsi="Arial" w:cs="Arial"/>
          <w:color w:val="000000" w:themeColor="text1"/>
        </w:rPr>
        <w:t xml:space="preserve">ПП-07.03.03.02-ERP Управление внеплановыми воздействиями </w:t>
      </w:r>
      <w:proofErr w:type="spellStart"/>
      <w:r w:rsidRPr="00BD30E0">
        <w:rPr>
          <w:rFonts w:ascii="Arial" w:hAnsi="Arial" w:cs="Arial"/>
          <w:color w:val="000000" w:themeColor="text1"/>
        </w:rPr>
        <w:t>ТОиР</w:t>
      </w:r>
      <w:proofErr w:type="spellEnd"/>
      <w:r w:rsidRPr="00BD30E0">
        <w:rPr>
          <w:rFonts w:ascii="Arial" w:hAnsi="Arial" w:cs="Arial"/>
          <w:color w:val="000000" w:themeColor="text1"/>
        </w:rPr>
        <w:t xml:space="preserve"> (описан в КД ERP</w:t>
      </w:r>
      <w:del w:id="807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808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809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.</w:t>
        </w:r>
      </w:ins>
      <w:del w:id="810" w:author="Попова Дарья" w:date="2021-03-09T14:49:00Z">
        <w:r w:rsidRPr="00BD30E0" w:rsidDel="007C529E">
          <w:rPr>
            <w:rFonts w:ascii="Arial" w:hAnsi="Arial" w:cs="Arial"/>
            <w:color w:val="000000" w:themeColor="text1"/>
          </w:rPr>
          <w:delText>_</w:delText>
        </w:r>
      </w:del>
      <w:r w:rsidRPr="00BD30E0">
        <w:rPr>
          <w:rFonts w:ascii="Arial" w:hAnsi="Arial" w:cs="Arial"/>
          <w:color w:val="000000" w:themeColor="text1"/>
        </w:rPr>
        <w:t>55_PM_КД Выпо</w:t>
      </w:r>
      <w:r>
        <w:rPr>
          <w:rFonts w:ascii="Arial" w:hAnsi="Arial" w:cs="Arial"/>
          <w:color w:val="000000" w:themeColor="text1"/>
        </w:rPr>
        <w:t>лнение и фактический учет работ</w:t>
      </w:r>
      <w:r w:rsidRPr="00BD30E0">
        <w:rPr>
          <w:rFonts w:ascii="Arial" w:hAnsi="Arial" w:cs="Arial"/>
          <w:color w:val="000000" w:themeColor="text1"/>
        </w:rPr>
        <w:t>)</w:t>
      </w:r>
      <w:r w:rsidR="001221CB">
        <w:rPr>
          <w:rFonts w:ascii="Arial" w:hAnsi="Arial" w:cs="Arial"/>
          <w:color w:val="000000" w:themeColor="text1"/>
        </w:rPr>
        <w:t>;</w:t>
      </w:r>
    </w:p>
    <w:p w14:paraId="72EAD573" w14:textId="48822730" w:rsidR="002869AD" w:rsidRDefault="002869AD" w:rsidP="009936BB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2869AD">
        <w:rPr>
          <w:rFonts w:ascii="Arial" w:hAnsi="Arial" w:cs="Arial"/>
          <w:color w:val="000000" w:themeColor="text1"/>
        </w:rPr>
        <w:t xml:space="preserve">ПП-07.03.03.03-ERP Управление аварийными воздействий </w:t>
      </w:r>
      <w:proofErr w:type="spellStart"/>
      <w:r w:rsidRPr="002869AD">
        <w:rPr>
          <w:rFonts w:ascii="Arial" w:hAnsi="Arial" w:cs="Arial"/>
          <w:color w:val="000000" w:themeColor="text1"/>
        </w:rPr>
        <w:t>ТОиР</w:t>
      </w:r>
      <w:proofErr w:type="spellEnd"/>
      <w:r w:rsidRPr="002869AD">
        <w:rPr>
          <w:rFonts w:ascii="Arial" w:hAnsi="Arial" w:cs="Arial"/>
          <w:color w:val="000000" w:themeColor="text1"/>
        </w:rPr>
        <w:t xml:space="preserve"> критичного оборудования</w:t>
      </w:r>
      <w:r>
        <w:rPr>
          <w:rFonts w:ascii="Arial" w:hAnsi="Arial" w:cs="Arial"/>
          <w:color w:val="000000" w:themeColor="text1"/>
        </w:rPr>
        <w:t xml:space="preserve"> (описан в КД </w:t>
      </w:r>
      <w:r w:rsidRPr="002869AD">
        <w:rPr>
          <w:rFonts w:ascii="Arial" w:hAnsi="Arial" w:cs="Arial"/>
          <w:color w:val="000000" w:themeColor="text1"/>
        </w:rPr>
        <w:t>ERP</w:t>
      </w:r>
      <w:del w:id="811" w:author="Попова Дарья" w:date="2021-03-09T14:28:00Z">
        <w:r w:rsidRPr="002869AD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812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813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.</w:t>
        </w:r>
      </w:ins>
      <w:del w:id="814" w:author="Попова Дарья" w:date="2021-03-09T14:49:00Z">
        <w:r w:rsidRPr="002869AD" w:rsidDel="007C529E">
          <w:rPr>
            <w:rFonts w:ascii="Arial" w:hAnsi="Arial" w:cs="Arial"/>
            <w:color w:val="000000" w:themeColor="text1"/>
          </w:rPr>
          <w:delText>_</w:delText>
        </w:r>
      </w:del>
      <w:r w:rsidRPr="002869AD">
        <w:rPr>
          <w:rFonts w:ascii="Arial" w:hAnsi="Arial" w:cs="Arial"/>
          <w:color w:val="000000" w:themeColor="text1"/>
        </w:rPr>
        <w:t>55_PM_КД Выполнение и фактический учет работ</w:t>
      </w:r>
      <w:r>
        <w:rPr>
          <w:rFonts w:ascii="Arial" w:hAnsi="Arial" w:cs="Arial"/>
          <w:color w:val="000000" w:themeColor="text1"/>
        </w:rPr>
        <w:t>);</w:t>
      </w:r>
    </w:p>
    <w:p w14:paraId="5E2FC480" w14:textId="0BA09514" w:rsidR="002869AD" w:rsidRPr="002869AD" w:rsidRDefault="002869AD" w:rsidP="009936BB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2869AD">
        <w:rPr>
          <w:rFonts w:ascii="Arial" w:hAnsi="Arial" w:cs="Arial"/>
          <w:color w:val="000000" w:themeColor="text1"/>
        </w:rPr>
        <w:t>ПП-07.04.01-ERP Регистрация технического состояния обор</w:t>
      </w:r>
      <w:r>
        <w:rPr>
          <w:rFonts w:ascii="Arial" w:hAnsi="Arial" w:cs="Arial"/>
          <w:color w:val="000000" w:themeColor="text1"/>
        </w:rPr>
        <w:t xml:space="preserve">удования (дефекты, простои, в </w:t>
      </w:r>
      <w:proofErr w:type="spellStart"/>
      <w:r>
        <w:rPr>
          <w:rFonts w:ascii="Arial" w:hAnsi="Arial" w:cs="Arial"/>
          <w:color w:val="000000" w:themeColor="text1"/>
        </w:rPr>
        <w:t>т.ч</w:t>
      </w:r>
      <w:proofErr w:type="spellEnd"/>
      <w:r w:rsidRPr="002869AD">
        <w:rPr>
          <w:rFonts w:ascii="Arial" w:hAnsi="Arial" w:cs="Arial"/>
          <w:color w:val="000000" w:themeColor="text1"/>
        </w:rPr>
        <w:t>. внеплановых останов)</w:t>
      </w:r>
      <w:r>
        <w:rPr>
          <w:rFonts w:ascii="Arial" w:hAnsi="Arial" w:cs="Arial"/>
          <w:color w:val="000000" w:themeColor="text1"/>
        </w:rPr>
        <w:t xml:space="preserve"> (описан в КД </w:t>
      </w:r>
      <w:r w:rsidRPr="002869AD">
        <w:rPr>
          <w:rFonts w:ascii="Arial" w:hAnsi="Arial" w:cs="Arial"/>
          <w:color w:val="000000" w:themeColor="text1"/>
        </w:rPr>
        <w:t>ERP</w:t>
      </w:r>
      <w:del w:id="815" w:author="Попова Дарья" w:date="2021-03-09T14:28:00Z">
        <w:r w:rsidRPr="002869AD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816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del w:id="817" w:author="Попова Дарья" w:date="2021-03-09T14:49:00Z">
        <w:r w:rsidRPr="002869AD" w:rsidDel="007C529E">
          <w:rPr>
            <w:rFonts w:ascii="Arial" w:hAnsi="Arial" w:cs="Arial"/>
            <w:color w:val="000000" w:themeColor="text1"/>
          </w:rPr>
          <w:delText>_</w:delText>
        </w:r>
      </w:del>
      <w:ins w:id="818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.</w:t>
        </w:r>
      </w:ins>
      <w:r w:rsidRPr="002869AD">
        <w:rPr>
          <w:rFonts w:ascii="Arial" w:hAnsi="Arial" w:cs="Arial"/>
          <w:color w:val="000000" w:themeColor="text1"/>
        </w:rPr>
        <w:t>56_PM_КД Мониторинг и оценка технического состояния ПА</w:t>
      </w:r>
      <w:r>
        <w:rPr>
          <w:rFonts w:ascii="Arial" w:hAnsi="Arial" w:cs="Arial"/>
          <w:color w:val="000000" w:themeColor="text1"/>
        </w:rPr>
        <w:t>);</w:t>
      </w:r>
    </w:p>
    <w:p w14:paraId="64D0CCFB" w14:textId="2A83C9ED" w:rsidR="001221CB" w:rsidRPr="009936BB" w:rsidRDefault="00BD30E0" w:rsidP="00441F36">
      <w:pPr>
        <w:pStyle w:val="af9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D30E0">
        <w:rPr>
          <w:rFonts w:ascii="Arial" w:hAnsi="Arial" w:cs="Arial"/>
          <w:color w:val="000000" w:themeColor="text1"/>
        </w:rPr>
        <w:t>ПП-07.04.04-ERP Анализ технического состояния производственных активов (</w:t>
      </w:r>
      <w:r>
        <w:rPr>
          <w:rFonts w:ascii="Arial" w:hAnsi="Arial" w:cs="Arial"/>
          <w:color w:val="000000" w:themeColor="text1"/>
        </w:rPr>
        <w:t xml:space="preserve">описан в КД </w:t>
      </w:r>
      <w:r w:rsidRPr="00BD30E0">
        <w:rPr>
          <w:rFonts w:ascii="Arial" w:hAnsi="Arial" w:cs="Arial"/>
          <w:color w:val="000000" w:themeColor="text1"/>
        </w:rPr>
        <w:t>ERP</w:t>
      </w:r>
      <w:del w:id="819" w:author="Попова Дарья" w:date="2021-03-09T14:28:00Z">
        <w:r w:rsidRPr="00BD30E0" w:rsidDel="00494ECB">
          <w:rPr>
            <w:rFonts w:ascii="Arial" w:hAnsi="Arial" w:cs="Arial"/>
            <w:color w:val="000000" w:themeColor="text1"/>
          </w:rPr>
          <w:delText>.</w:delText>
        </w:r>
        <w:r w:rsidR="00CB348C" w:rsidDel="00494ECB">
          <w:rPr>
            <w:rFonts w:ascii="Arial" w:hAnsi="Arial" w:cs="Arial"/>
            <w:color w:val="000000" w:themeColor="text1"/>
          </w:rPr>
          <w:delText>9.9</w:delText>
        </w:r>
        <w:r w:rsidR="00CB348C" w:rsidRPr="00BD30E0" w:rsidDel="00494ECB">
          <w:rPr>
            <w:rFonts w:ascii="Arial" w:hAnsi="Arial" w:cs="Arial"/>
            <w:color w:val="000000" w:themeColor="text1"/>
          </w:rPr>
          <w:delText>.</w:delText>
        </w:r>
      </w:del>
      <w:ins w:id="820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CB348C">
        <w:rPr>
          <w:rFonts w:ascii="Arial" w:hAnsi="Arial" w:cs="Arial"/>
          <w:color w:val="000000" w:themeColor="text1"/>
        </w:rPr>
        <w:t>2</w:t>
      </w:r>
      <w:ins w:id="821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.</w:t>
        </w:r>
      </w:ins>
      <w:del w:id="822" w:author="Попова Дарья" w:date="2021-03-09T14:49:00Z">
        <w:r w:rsidRPr="00BD30E0" w:rsidDel="007C529E">
          <w:rPr>
            <w:rFonts w:ascii="Arial" w:hAnsi="Arial" w:cs="Arial"/>
            <w:color w:val="000000" w:themeColor="text1"/>
          </w:rPr>
          <w:delText>_</w:delText>
        </w:r>
      </w:del>
      <w:r w:rsidRPr="00BD30E0">
        <w:rPr>
          <w:rFonts w:ascii="Arial" w:hAnsi="Arial" w:cs="Arial"/>
          <w:color w:val="000000" w:themeColor="text1"/>
        </w:rPr>
        <w:t>56_PM_КД Мониторинг и о</w:t>
      </w:r>
      <w:r>
        <w:rPr>
          <w:rFonts w:ascii="Arial" w:hAnsi="Arial" w:cs="Arial"/>
          <w:color w:val="000000" w:themeColor="text1"/>
        </w:rPr>
        <w:t>ценка технического состояния ПА</w:t>
      </w:r>
      <w:r w:rsidRPr="00BD30E0">
        <w:rPr>
          <w:rFonts w:ascii="Arial" w:hAnsi="Arial" w:cs="Arial"/>
          <w:color w:val="000000" w:themeColor="text1"/>
        </w:rPr>
        <w:t>)</w:t>
      </w:r>
      <w:r w:rsidR="00441F36">
        <w:rPr>
          <w:rFonts w:ascii="Arial" w:hAnsi="Arial" w:cs="Arial"/>
          <w:color w:val="000000" w:themeColor="text1"/>
        </w:rPr>
        <w:t>.</w:t>
      </w:r>
    </w:p>
    <w:p w14:paraId="7E41A808" w14:textId="47987392" w:rsidR="00275BAB" w:rsidRDefault="00275BAB" w:rsidP="006453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Так же необходимо своевременное обеспечение наличия следующей корректной и полной информации:</w:t>
      </w:r>
    </w:p>
    <w:p w14:paraId="565FCD2A" w14:textId="0102E316" w:rsidR="00441F36" w:rsidRDefault="00441F36" w:rsidP="00441F36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Стратегическая программа развития (бизнес-процесс УП-01.04 Долгосрочное бизнес-планирование (до 20 лет));</w:t>
      </w:r>
    </w:p>
    <w:p w14:paraId="66CE7963" w14:textId="7BD70486" w:rsidR="00187915" w:rsidRPr="006B0AD8" w:rsidRDefault="00187915" w:rsidP="00441F36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Среднесрочная инвестиционная программа (бизнес-процесс УП-02.03.03 Формирование инвестиционной программы);</w:t>
      </w:r>
    </w:p>
    <w:p w14:paraId="65F9ED7F" w14:textId="02D58A4F" w:rsidR="00275BAB" w:rsidRDefault="00275BAB" w:rsidP="00275BAB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Долгосрочная производственная программа (бизнес-процесс УП-03.02 Долгосрочное динамическое проектирование);</w:t>
      </w:r>
    </w:p>
    <w:p w14:paraId="5527B577" w14:textId="2E64A5D8" w:rsidR="00187915" w:rsidRDefault="00187915" w:rsidP="00275BAB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Факт и ожидаемое исполнения производственного плана (бизнес-процесс УП-03.04.01.01 Прогноз завершения текущего года);</w:t>
      </w:r>
    </w:p>
    <w:p w14:paraId="2F98A589" w14:textId="663B17EC" w:rsidR="00275BAB" w:rsidRDefault="00275BAB" w:rsidP="00275BAB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Макропараметры (бизнес-процесс УП-04.02.01.01 Подготовка основных входных параметров для бюджетного планирования деятельности Группы);</w:t>
      </w:r>
    </w:p>
    <w:p w14:paraId="0411AB61" w14:textId="0727C4D3" w:rsidR="00187915" w:rsidRDefault="00187915" w:rsidP="00275BAB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Лимиты затрат на ремонты (бизнес-процесс УП-04.02.03.05 Формирование КБ по БЕ/Группе);</w:t>
      </w:r>
    </w:p>
    <w:p w14:paraId="7B361CF8" w14:textId="77777777" w:rsidR="00441F36" w:rsidRDefault="00441F36" w:rsidP="00441F36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Стратегический план УПА (бизнес-процесс ПП-07.01.01 Управление стратегическим планом УПА);</w:t>
      </w:r>
    </w:p>
    <w:p w14:paraId="055BD8CB" w14:textId="38757908" w:rsidR="00275BAB" w:rsidRDefault="00275BAB" w:rsidP="009936BB">
      <w:pPr>
        <w:pStyle w:val="af9"/>
        <w:numPr>
          <w:ilvl w:val="0"/>
          <w:numId w:val="4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График </w:t>
      </w:r>
      <w:r w:rsidRPr="00275BAB">
        <w:rPr>
          <w:rFonts w:ascii="Arial" w:hAnsi="Arial" w:cs="Arial"/>
          <w:color w:val="000000" w:themeColor="text1"/>
        </w:rPr>
        <w:t xml:space="preserve">проектов по </w:t>
      </w:r>
      <w:r>
        <w:rPr>
          <w:rFonts w:ascii="Arial" w:hAnsi="Arial" w:cs="Arial"/>
          <w:color w:val="000000" w:themeColor="text1"/>
        </w:rPr>
        <w:t xml:space="preserve">замене и </w:t>
      </w:r>
      <w:r w:rsidRPr="00275BAB">
        <w:rPr>
          <w:rFonts w:ascii="Arial" w:hAnsi="Arial" w:cs="Arial"/>
          <w:color w:val="000000" w:themeColor="text1"/>
        </w:rPr>
        <w:t>модернизации</w:t>
      </w:r>
      <w:r>
        <w:rPr>
          <w:rFonts w:ascii="Arial" w:hAnsi="Arial" w:cs="Arial"/>
          <w:color w:val="000000" w:themeColor="text1"/>
        </w:rPr>
        <w:t xml:space="preserve"> (бизнес-процесс </w:t>
      </w:r>
      <w:r w:rsidRPr="00275BAB">
        <w:rPr>
          <w:rFonts w:ascii="Arial" w:hAnsi="Arial" w:cs="Arial"/>
          <w:color w:val="000000" w:themeColor="text1"/>
        </w:rPr>
        <w:t>ПП-07.01.02.05</w:t>
      </w:r>
      <w:r>
        <w:rPr>
          <w:rFonts w:ascii="Arial" w:hAnsi="Arial" w:cs="Arial"/>
          <w:color w:val="000000" w:themeColor="text1"/>
        </w:rPr>
        <w:t xml:space="preserve"> </w:t>
      </w:r>
      <w:r w:rsidRPr="00275BAB">
        <w:rPr>
          <w:rFonts w:ascii="Arial" w:hAnsi="Arial" w:cs="Arial"/>
          <w:color w:val="000000" w:themeColor="text1"/>
        </w:rPr>
        <w:t>Управление заменой и модернизацией ПА</w:t>
      </w:r>
      <w:r>
        <w:rPr>
          <w:rFonts w:ascii="Arial" w:hAnsi="Arial" w:cs="Arial"/>
          <w:color w:val="000000" w:themeColor="text1"/>
        </w:rPr>
        <w:t>)</w:t>
      </w:r>
      <w:r w:rsidR="00441F36">
        <w:rPr>
          <w:rFonts w:ascii="Arial" w:hAnsi="Arial" w:cs="Arial"/>
          <w:color w:val="000000" w:themeColor="text1"/>
        </w:rPr>
        <w:t>.</w:t>
      </w:r>
    </w:p>
    <w:p w14:paraId="3954B33E" w14:textId="6E4200C7" w:rsidR="00BD30E0" w:rsidRPr="00494587" w:rsidRDefault="00494587" w:rsidP="006453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4532B">
        <w:rPr>
          <w:rFonts w:ascii="Arial" w:hAnsi="Arial" w:cs="Arial"/>
          <w:color w:val="000000" w:themeColor="text1"/>
        </w:rPr>
        <w:t>Данные процессы необходимы для получения следующей информации</w:t>
      </w:r>
      <w:r w:rsidR="001B716E">
        <w:rPr>
          <w:rFonts w:ascii="Arial" w:hAnsi="Arial" w:cs="Arial"/>
          <w:color w:val="000000" w:themeColor="text1"/>
        </w:rPr>
        <w:t xml:space="preserve"> в соответствующем виде</w:t>
      </w:r>
      <w:r w:rsidRPr="0064532B">
        <w:rPr>
          <w:rFonts w:ascii="Arial" w:hAnsi="Arial" w:cs="Arial"/>
          <w:color w:val="000000" w:themeColor="text1"/>
        </w:rPr>
        <w:t>:</w:t>
      </w:r>
    </w:p>
    <w:p w14:paraId="016D273F" w14:textId="3F87B2D3" w:rsidR="00494587" w:rsidRDefault="00494587" w:rsidP="00494587">
      <w:pPr>
        <w:pStyle w:val="af9"/>
        <w:numPr>
          <w:ilvl w:val="0"/>
          <w:numId w:val="3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Корректной, полноценной и актуальной нормативно-справочной информации</w:t>
      </w:r>
      <w:r w:rsidR="001B716E">
        <w:rPr>
          <w:rFonts w:ascii="Arial" w:hAnsi="Arial" w:cs="Arial"/>
          <w:color w:val="000000" w:themeColor="text1"/>
        </w:rPr>
        <w:t xml:space="preserve">, заведённой в системе </w:t>
      </w:r>
      <w:r w:rsidR="001B716E">
        <w:rPr>
          <w:rFonts w:ascii="Arial" w:hAnsi="Arial" w:cs="Arial"/>
          <w:color w:val="000000" w:themeColor="text1"/>
          <w:lang w:val="en-US"/>
        </w:rPr>
        <w:t>SAP</w:t>
      </w:r>
      <w:r>
        <w:rPr>
          <w:rFonts w:ascii="Arial" w:hAnsi="Arial" w:cs="Arial"/>
          <w:color w:val="000000" w:themeColor="text1"/>
        </w:rPr>
        <w:t>;</w:t>
      </w:r>
    </w:p>
    <w:p w14:paraId="53874792" w14:textId="671768A2" w:rsidR="00494587" w:rsidRDefault="001B716E" w:rsidP="00494587">
      <w:pPr>
        <w:pStyle w:val="af9"/>
        <w:numPr>
          <w:ilvl w:val="0"/>
          <w:numId w:val="3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Отчётности в системе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по годовым</w:t>
      </w:r>
      <w:r w:rsidR="00494587">
        <w:rPr>
          <w:rFonts w:ascii="Arial" w:hAnsi="Arial" w:cs="Arial"/>
          <w:color w:val="000000" w:themeColor="text1"/>
        </w:rPr>
        <w:t>, месячны</w:t>
      </w:r>
      <w:r>
        <w:rPr>
          <w:rFonts w:ascii="Arial" w:hAnsi="Arial" w:cs="Arial"/>
          <w:color w:val="000000" w:themeColor="text1"/>
        </w:rPr>
        <w:t>м</w:t>
      </w:r>
      <w:r w:rsidR="00494587">
        <w:rPr>
          <w:rFonts w:ascii="Arial" w:hAnsi="Arial" w:cs="Arial"/>
          <w:color w:val="000000" w:themeColor="text1"/>
        </w:rPr>
        <w:t xml:space="preserve"> и недельно-суточны</w:t>
      </w:r>
      <w:r>
        <w:rPr>
          <w:rFonts w:ascii="Arial" w:hAnsi="Arial" w:cs="Arial"/>
          <w:color w:val="000000" w:themeColor="text1"/>
        </w:rPr>
        <w:t>м</w:t>
      </w:r>
      <w:r w:rsidR="00494587">
        <w:rPr>
          <w:rFonts w:ascii="Arial" w:hAnsi="Arial" w:cs="Arial"/>
          <w:color w:val="000000" w:themeColor="text1"/>
        </w:rPr>
        <w:t xml:space="preserve"> план</w:t>
      </w:r>
      <w:r>
        <w:rPr>
          <w:rFonts w:ascii="Arial" w:hAnsi="Arial" w:cs="Arial"/>
          <w:color w:val="000000" w:themeColor="text1"/>
        </w:rPr>
        <w:t xml:space="preserve">ам </w:t>
      </w:r>
      <w:r w:rsidR="00494587">
        <w:rPr>
          <w:rFonts w:ascii="Arial" w:hAnsi="Arial" w:cs="Arial"/>
          <w:color w:val="000000" w:themeColor="text1"/>
        </w:rPr>
        <w:t>воздействий на производственные активы;</w:t>
      </w:r>
    </w:p>
    <w:p w14:paraId="07D181E9" w14:textId="24BF579F" w:rsidR="00494587" w:rsidRDefault="001B716E" w:rsidP="00494587">
      <w:pPr>
        <w:pStyle w:val="af9"/>
        <w:numPr>
          <w:ilvl w:val="0"/>
          <w:numId w:val="3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Отчётности в системе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по внеплановым </w:t>
      </w:r>
      <w:r w:rsidR="00494587">
        <w:rPr>
          <w:rFonts w:ascii="Arial" w:hAnsi="Arial" w:cs="Arial"/>
          <w:color w:val="000000" w:themeColor="text1"/>
        </w:rPr>
        <w:t>воздействи</w:t>
      </w:r>
      <w:r>
        <w:rPr>
          <w:rFonts w:ascii="Arial" w:hAnsi="Arial" w:cs="Arial"/>
          <w:color w:val="000000" w:themeColor="text1"/>
        </w:rPr>
        <w:t xml:space="preserve">ям </w:t>
      </w:r>
      <w:r w:rsidR="00494587">
        <w:rPr>
          <w:rFonts w:ascii="Arial" w:hAnsi="Arial" w:cs="Arial"/>
          <w:color w:val="000000" w:themeColor="text1"/>
        </w:rPr>
        <w:t>на производственные активы;</w:t>
      </w:r>
    </w:p>
    <w:p w14:paraId="0B718CBB" w14:textId="6A929B29" w:rsidR="00A42C61" w:rsidRDefault="001B716E" w:rsidP="00494587">
      <w:pPr>
        <w:pStyle w:val="af9"/>
        <w:numPr>
          <w:ilvl w:val="0"/>
          <w:numId w:val="3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Отчётности в системе </w:t>
      </w:r>
      <w:r>
        <w:rPr>
          <w:rFonts w:ascii="Arial" w:hAnsi="Arial" w:cs="Arial"/>
          <w:color w:val="000000" w:themeColor="text1"/>
          <w:lang w:val="en-US"/>
        </w:rPr>
        <w:t>SA</w:t>
      </w:r>
      <w:r w:rsidRPr="001B716E">
        <w:rPr>
          <w:rFonts w:ascii="Arial" w:hAnsi="Arial" w:cs="Arial"/>
          <w:color w:val="000000" w:themeColor="text1"/>
        </w:rPr>
        <w:t xml:space="preserve">P </w:t>
      </w:r>
      <w:r>
        <w:rPr>
          <w:rFonts w:ascii="Arial" w:hAnsi="Arial" w:cs="Arial"/>
          <w:color w:val="000000" w:themeColor="text1"/>
        </w:rPr>
        <w:t>по ф</w:t>
      </w:r>
      <w:r w:rsidR="0064532B">
        <w:rPr>
          <w:rFonts w:ascii="Arial" w:hAnsi="Arial" w:cs="Arial"/>
          <w:color w:val="000000" w:themeColor="text1"/>
        </w:rPr>
        <w:t>актически</w:t>
      </w:r>
      <w:r>
        <w:rPr>
          <w:rFonts w:ascii="Arial" w:hAnsi="Arial" w:cs="Arial"/>
          <w:color w:val="000000" w:themeColor="text1"/>
        </w:rPr>
        <w:t xml:space="preserve">м </w:t>
      </w:r>
      <w:r w:rsidR="00A42C61" w:rsidRPr="00494587">
        <w:rPr>
          <w:rFonts w:ascii="Arial" w:hAnsi="Arial" w:cs="Arial"/>
          <w:color w:val="000000" w:themeColor="text1"/>
        </w:rPr>
        <w:t>воздействи</w:t>
      </w:r>
      <w:r>
        <w:rPr>
          <w:rFonts w:ascii="Arial" w:hAnsi="Arial" w:cs="Arial"/>
          <w:color w:val="000000" w:themeColor="text1"/>
        </w:rPr>
        <w:t xml:space="preserve">ям </w:t>
      </w:r>
      <w:r w:rsidR="00494587">
        <w:rPr>
          <w:rFonts w:ascii="Arial" w:hAnsi="Arial" w:cs="Arial"/>
          <w:color w:val="000000" w:themeColor="text1"/>
        </w:rPr>
        <w:t>на производственные активы;</w:t>
      </w:r>
    </w:p>
    <w:p w14:paraId="1E30A78B" w14:textId="155769D6" w:rsidR="0064532B" w:rsidRPr="00494587" w:rsidRDefault="001B716E" w:rsidP="00494587">
      <w:pPr>
        <w:pStyle w:val="af9"/>
        <w:numPr>
          <w:ilvl w:val="0"/>
          <w:numId w:val="3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Отчётности в системе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по результатам </w:t>
      </w:r>
      <w:r w:rsidR="0064532B">
        <w:rPr>
          <w:rFonts w:ascii="Arial" w:hAnsi="Arial" w:cs="Arial"/>
          <w:color w:val="000000" w:themeColor="text1"/>
        </w:rPr>
        <w:t>мониторинга и оценки технического состояния производственных активов.</w:t>
      </w:r>
    </w:p>
    <w:p w14:paraId="4B984F85" w14:textId="4D62E360" w:rsidR="00A42C61" w:rsidRDefault="0064532B" w:rsidP="00A42C6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Так же, необходима р</w:t>
      </w:r>
      <w:r w:rsidR="00A42C61">
        <w:rPr>
          <w:rFonts w:ascii="Arial" w:hAnsi="Arial" w:cs="Arial"/>
          <w:color w:val="000000" w:themeColor="text1"/>
        </w:rPr>
        <w:t>еализация интеграционных процессов со смежн</w:t>
      </w:r>
      <w:r>
        <w:rPr>
          <w:rFonts w:ascii="Arial" w:hAnsi="Arial" w:cs="Arial"/>
          <w:color w:val="000000" w:themeColor="text1"/>
        </w:rPr>
        <w:t>ой</w:t>
      </w:r>
      <w:r w:rsidR="00A42C61">
        <w:rPr>
          <w:rFonts w:ascii="Arial" w:hAnsi="Arial" w:cs="Arial"/>
          <w:color w:val="000000" w:themeColor="text1"/>
        </w:rPr>
        <w:t xml:space="preserve"> систем</w:t>
      </w:r>
      <w:r>
        <w:rPr>
          <w:rFonts w:ascii="Arial" w:hAnsi="Arial" w:cs="Arial"/>
          <w:color w:val="000000" w:themeColor="text1"/>
        </w:rPr>
        <w:t>ой - автоматизированной системой консолидации и бюджетирования, в части утверждения бюджетов воздействий в процессе их формирования</w:t>
      </w:r>
      <w:r w:rsidR="0002340C">
        <w:rPr>
          <w:rFonts w:ascii="Arial" w:hAnsi="Arial" w:cs="Arial"/>
          <w:color w:val="000000" w:themeColor="text1"/>
        </w:rPr>
        <w:t xml:space="preserve"> (описано в </w:t>
      </w:r>
      <w:proofErr w:type="spellStart"/>
      <w:r w:rsidR="0002340C">
        <w:rPr>
          <w:rFonts w:ascii="Arial" w:hAnsi="Arial" w:cs="Arial"/>
          <w:color w:val="000000" w:themeColor="text1"/>
        </w:rPr>
        <w:t>СоИ</w:t>
      </w:r>
      <w:proofErr w:type="spellEnd"/>
      <w:r w:rsidR="0002340C">
        <w:rPr>
          <w:rFonts w:ascii="Arial" w:hAnsi="Arial" w:cs="Arial"/>
          <w:color w:val="000000" w:themeColor="text1"/>
        </w:rPr>
        <w:t xml:space="preserve"> </w:t>
      </w:r>
      <w:r w:rsidR="0002340C" w:rsidRPr="0002340C">
        <w:rPr>
          <w:rFonts w:ascii="Arial" w:hAnsi="Arial" w:cs="Arial"/>
          <w:color w:val="000000" w:themeColor="text1"/>
        </w:rPr>
        <w:t>ERP.</w:t>
      </w:r>
      <w:ins w:id="823" w:author="Попова Дарья" w:date="2021-03-09T14:50:00Z">
        <w:r w:rsidR="007C529E">
          <w:rPr>
            <w:rFonts w:ascii="Arial" w:hAnsi="Arial" w:cs="Arial"/>
            <w:color w:val="000000" w:themeColor="text1"/>
          </w:rPr>
          <w:t>13</w:t>
        </w:r>
      </w:ins>
      <w:del w:id="824" w:author="Попова Дарья" w:date="2021-03-09T14:50:00Z">
        <w:r w:rsidR="0002340C" w:rsidRPr="0002340C" w:rsidDel="007C529E">
          <w:rPr>
            <w:rFonts w:ascii="Arial" w:hAnsi="Arial" w:cs="Arial"/>
            <w:color w:val="000000" w:themeColor="text1"/>
          </w:rPr>
          <w:delText>5</w:delText>
        </w:r>
      </w:del>
      <w:r w:rsidR="0002340C" w:rsidRPr="0002340C">
        <w:rPr>
          <w:rFonts w:ascii="Arial" w:hAnsi="Arial" w:cs="Arial"/>
          <w:color w:val="000000" w:themeColor="text1"/>
        </w:rPr>
        <w:t>.6.7_Соглаш</w:t>
      </w:r>
      <w:r w:rsidR="0002340C">
        <w:rPr>
          <w:rFonts w:ascii="Arial" w:hAnsi="Arial" w:cs="Arial"/>
          <w:color w:val="000000" w:themeColor="text1"/>
        </w:rPr>
        <w:t>ение об интеграции АСКБ).</w:t>
      </w:r>
    </w:p>
    <w:p w14:paraId="2D2F7ADB" w14:textId="77777777" w:rsidR="00787288" w:rsidRPr="00014650" w:rsidRDefault="00787288" w:rsidP="00A42C6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FC71FB7" w14:textId="7418C210" w:rsidR="00FA572B" w:rsidRPr="00FA572B" w:rsidRDefault="00FA572B" w:rsidP="004E1119">
      <w:pPr>
        <w:pStyle w:val="1"/>
        <w:rPr>
          <w:rFonts w:eastAsia="Calibri"/>
        </w:rPr>
      </w:pPr>
      <w:bookmarkStart w:id="825" w:name="_Toc523274654"/>
      <w:bookmarkStart w:id="826" w:name="_Toc523274723"/>
      <w:bookmarkStart w:id="827" w:name="_Toc523964086"/>
      <w:bookmarkStart w:id="828" w:name="_Toc523964221"/>
      <w:bookmarkStart w:id="829" w:name="_Toc524114681"/>
      <w:bookmarkStart w:id="830" w:name="_Toc524115717"/>
      <w:bookmarkStart w:id="831" w:name="_Toc524607406"/>
      <w:bookmarkStart w:id="832" w:name="_Toc525235058"/>
      <w:bookmarkStart w:id="833" w:name="_Toc525310619"/>
      <w:bookmarkStart w:id="834" w:name="_Toc525675414"/>
      <w:bookmarkStart w:id="835" w:name="_Toc525907641"/>
      <w:bookmarkStart w:id="836" w:name="_Toc525925764"/>
      <w:bookmarkStart w:id="837" w:name="_Toc525926577"/>
      <w:bookmarkStart w:id="838" w:name="_Toc526414397"/>
      <w:bookmarkStart w:id="839" w:name="_Toc527043327"/>
      <w:bookmarkStart w:id="840" w:name="_Toc527043478"/>
      <w:bookmarkStart w:id="841" w:name="_Toc527452629"/>
      <w:bookmarkStart w:id="842" w:name="_Toc527458697"/>
      <w:bookmarkStart w:id="843" w:name="_Toc527552231"/>
      <w:bookmarkStart w:id="844" w:name="_Toc527626136"/>
      <w:bookmarkStart w:id="845" w:name="_Toc527628885"/>
      <w:bookmarkStart w:id="846" w:name="_Toc68528482"/>
      <w:bookmarkStart w:id="847" w:name="_Toc7023684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r w:rsidRPr="00FA572B">
        <w:rPr>
          <w:rFonts w:eastAsia="Calibri"/>
        </w:rPr>
        <w:t>Бизнес-требования</w:t>
      </w:r>
      <w:bookmarkEnd w:id="846"/>
    </w:p>
    <w:p w14:paraId="2F52DDF0" w14:textId="32C30460" w:rsidR="00A357CA" w:rsidRPr="00A357CA" w:rsidRDefault="00A357CA" w:rsidP="00A357C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соответствии с постановкой и в части сформулированных бизнес-требований их описание приводится в настоящем и смежных проектных документах. В частности,</w:t>
      </w:r>
    </w:p>
    <w:p w14:paraId="63B5AB14" w14:textId="6CE3F6C8" w:rsidR="00A357CA" w:rsidRDefault="00A357CA" w:rsidP="009936BB">
      <w:pPr>
        <w:pStyle w:val="af9"/>
        <w:numPr>
          <w:ilvl w:val="0"/>
          <w:numId w:val="107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</w:t>
      </w:r>
      <w:r w:rsidRPr="009936BB">
        <w:rPr>
          <w:rFonts w:ascii="Arial" w:hAnsi="Arial" w:cs="Arial"/>
          <w:color w:val="000000" w:themeColor="text1"/>
        </w:rPr>
        <w:t>изнес-требование PM.35 - описание процесс</w:t>
      </w:r>
      <w:r>
        <w:rPr>
          <w:rFonts w:ascii="Arial" w:hAnsi="Arial" w:cs="Arial"/>
          <w:color w:val="000000" w:themeColor="text1"/>
        </w:rPr>
        <w:t>а</w:t>
      </w:r>
      <w:r w:rsidRPr="009936BB">
        <w:rPr>
          <w:rFonts w:ascii="Arial" w:hAnsi="Arial" w:cs="Arial"/>
          <w:color w:val="000000" w:themeColor="text1"/>
        </w:rPr>
        <w:t xml:space="preserve"> перспективного </w:t>
      </w:r>
      <w:r>
        <w:rPr>
          <w:rFonts w:ascii="Arial" w:hAnsi="Arial" w:cs="Arial"/>
          <w:color w:val="000000" w:themeColor="text1"/>
        </w:rPr>
        <w:t xml:space="preserve">планирования </w:t>
      </w:r>
      <w:r w:rsidRPr="009936BB">
        <w:rPr>
          <w:rFonts w:ascii="Arial" w:hAnsi="Arial" w:cs="Arial"/>
          <w:color w:val="000000" w:themeColor="text1"/>
        </w:rPr>
        <w:t xml:space="preserve">на 3 года приведено в </w:t>
      </w:r>
      <w:r>
        <w:rPr>
          <w:rFonts w:ascii="Arial" w:hAnsi="Arial" w:cs="Arial"/>
          <w:color w:val="000000" w:themeColor="text1"/>
        </w:rPr>
        <w:t>документе концептуального дизайна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="00713013">
        <w:rPr>
          <w:rFonts w:ascii="Arial" w:hAnsi="Arial" w:cs="Arial"/>
          <w:color w:val="000000" w:themeColor="text1"/>
        </w:rPr>
        <w:t>ERP</w:t>
      </w:r>
      <w:del w:id="848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849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Pr="00A357CA">
        <w:rPr>
          <w:rFonts w:ascii="Arial" w:hAnsi="Arial" w:cs="Arial"/>
          <w:color w:val="000000" w:themeColor="text1"/>
        </w:rPr>
        <w:t>51</w:t>
      </w:r>
      <w:r w:rsidRPr="00A357CA">
        <w:t xml:space="preserve"> </w:t>
      </w:r>
      <w:r>
        <w:t>«</w:t>
      </w:r>
      <w:r w:rsidRPr="00A357CA">
        <w:rPr>
          <w:rFonts w:ascii="Arial" w:hAnsi="Arial" w:cs="Arial"/>
          <w:color w:val="000000" w:themeColor="text1"/>
        </w:rPr>
        <w:t xml:space="preserve">Формирование и управление бюджетами </w:t>
      </w:r>
      <w:proofErr w:type="spellStart"/>
      <w:r w:rsidRPr="00A357CA"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», описание </w:t>
      </w:r>
      <w:r w:rsidRPr="009936BB">
        <w:rPr>
          <w:rFonts w:ascii="Arial" w:hAnsi="Arial" w:cs="Arial"/>
          <w:color w:val="000000" w:themeColor="text1"/>
        </w:rPr>
        <w:t>процесс</w:t>
      </w:r>
      <w:r>
        <w:rPr>
          <w:rFonts w:ascii="Arial" w:hAnsi="Arial" w:cs="Arial"/>
          <w:color w:val="000000" w:themeColor="text1"/>
        </w:rPr>
        <w:t>а</w:t>
      </w:r>
      <w:r w:rsidRPr="009936BB">
        <w:rPr>
          <w:rFonts w:ascii="Arial" w:hAnsi="Arial" w:cs="Arial"/>
          <w:color w:val="000000" w:themeColor="text1"/>
        </w:rPr>
        <w:t xml:space="preserve"> годового планирования </w:t>
      </w:r>
      <w:r>
        <w:rPr>
          <w:rFonts w:ascii="Arial" w:hAnsi="Arial" w:cs="Arial"/>
          <w:color w:val="000000" w:themeColor="text1"/>
        </w:rPr>
        <w:t xml:space="preserve">приведено в документе концептуального дизайна </w:t>
      </w:r>
      <w:r w:rsidR="00713013">
        <w:rPr>
          <w:rFonts w:ascii="Arial" w:hAnsi="Arial" w:cs="Arial"/>
          <w:color w:val="000000" w:themeColor="text1"/>
        </w:rPr>
        <w:t>ERP</w:t>
      </w:r>
      <w:del w:id="850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851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Pr="00A357CA">
        <w:rPr>
          <w:rFonts w:ascii="Arial" w:hAnsi="Arial" w:cs="Arial"/>
          <w:color w:val="000000" w:themeColor="text1"/>
        </w:rPr>
        <w:t>52</w:t>
      </w:r>
      <w:r>
        <w:rPr>
          <w:rFonts w:ascii="Arial" w:hAnsi="Arial" w:cs="Arial"/>
          <w:color w:val="000000" w:themeColor="text1"/>
        </w:rPr>
        <w:t xml:space="preserve"> «</w:t>
      </w:r>
      <w:r w:rsidRPr="009936BB">
        <w:rPr>
          <w:rFonts w:ascii="Arial" w:hAnsi="Arial" w:cs="Arial"/>
          <w:color w:val="000000" w:themeColor="text1"/>
        </w:rPr>
        <w:t>Годовое планирование воздействий на производственные активы</w:t>
      </w:r>
      <w:r>
        <w:rPr>
          <w:rFonts w:ascii="Arial" w:hAnsi="Arial" w:cs="Arial"/>
          <w:color w:val="000000" w:themeColor="text1"/>
        </w:rPr>
        <w:t>»</w:t>
      </w:r>
      <w:r w:rsidRPr="009936BB">
        <w:rPr>
          <w:rFonts w:ascii="Arial" w:hAnsi="Arial" w:cs="Arial"/>
          <w:color w:val="000000" w:themeColor="text1"/>
        </w:rPr>
        <w:t>.</w:t>
      </w:r>
    </w:p>
    <w:p w14:paraId="190C331A" w14:textId="0D13E80C" w:rsidR="003539DF" w:rsidRDefault="00A357CA" w:rsidP="009936BB">
      <w:pPr>
        <w:pStyle w:val="af9"/>
        <w:spacing w:after="240" w:line="276" w:lineRule="auto"/>
        <w:ind w:left="720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В соответствии с процесс</w:t>
      </w:r>
      <w:r>
        <w:rPr>
          <w:rFonts w:ascii="Arial" w:hAnsi="Arial" w:cs="Arial"/>
          <w:color w:val="000000" w:themeColor="text1"/>
        </w:rPr>
        <w:t>ами</w:t>
      </w:r>
      <w:r w:rsidRPr="009936BB">
        <w:rPr>
          <w:rFonts w:ascii="Arial" w:hAnsi="Arial" w:cs="Arial"/>
          <w:color w:val="000000" w:themeColor="text1"/>
        </w:rPr>
        <w:t xml:space="preserve"> и </w:t>
      </w:r>
      <w:r w:rsidR="003539DF">
        <w:rPr>
          <w:rFonts w:ascii="Arial" w:hAnsi="Arial" w:cs="Arial"/>
          <w:color w:val="000000" w:themeColor="text1"/>
        </w:rPr>
        <w:t xml:space="preserve">методологическими </w:t>
      </w:r>
      <w:r>
        <w:rPr>
          <w:rFonts w:ascii="Arial" w:hAnsi="Arial" w:cs="Arial"/>
          <w:color w:val="000000" w:themeColor="text1"/>
        </w:rPr>
        <w:t>документ</w:t>
      </w:r>
      <w:r w:rsidR="003539DF">
        <w:rPr>
          <w:rFonts w:ascii="Arial" w:hAnsi="Arial" w:cs="Arial"/>
          <w:color w:val="000000" w:themeColor="text1"/>
        </w:rPr>
        <w:t>ами</w:t>
      </w:r>
      <w:r>
        <w:rPr>
          <w:rFonts w:ascii="Arial" w:hAnsi="Arial" w:cs="Arial"/>
          <w:color w:val="000000" w:themeColor="text1"/>
        </w:rPr>
        <w:t xml:space="preserve"> </w:t>
      </w:r>
      <w:r w:rsidRPr="009936BB">
        <w:rPr>
          <w:rFonts w:ascii="Arial" w:hAnsi="Arial" w:cs="Arial"/>
          <w:color w:val="000000" w:themeColor="text1"/>
        </w:rPr>
        <w:t xml:space="preserve">автоматически формируется предложение по </w:t>
      </w:r>
      <w:r w:rsidR="003922FC">
        <w:rPr>
          <w:rFonts w:ascii="Arial" w:hAnsi="Arial" w:cs="Arial"/>
          <w:color w:val="000000" w:themeColor="text1"/>
        </w:rPr>
        <w:t xml:space="preserve">планово-предупредительному ремонту </w:t>
      </w:r>
      <w:r w:rsidRPr="009936BB">
        <w:rPr>
          <w:rFonts w:ascii="Arial" w:hAnsi="Arial" w:cs="Arial"/>
          <w:color w:val="000000" w:themeColor="text1"/>
        </w:rPr>
        <w:t>на долгосрочный период (</w:t>
      </w:r>
      <w:r w:rsidR="003922FC">
        <w:rPr>
          <w:rFonts w:ascii="Arial" w:hAnsi="Arial" w:cs="Arial"/>
          <w:color w:val="000000" w:themeColor="text1"/>
        </w:rPr>
        <w:t>10 лет – раздел 5.2.1.4 «</w:t>
      </w:r>
      <w:r w:rsidRPr="009936BB">
        <w:rPr>
          <w:rFonts w:ascii="Arial" w:hAnsi="Arial" w:cs="Arial"/>
          <w:color w:val="000000" w:themeColor="text1"/>
        </w:rPr>
        <w:t>Формирование долгосрочного плана БЕ</w:t>
      </w:r>
      <w:r w:rsidR="003922FC">
        <w:rPr>
          <w:rFonts w:ascii="Arial" w:hAnsi="Arial" w:cs="Arial"/>
          <w:color w:val="000000" w:themeColor="text1"/>
        </w:rPr>
        <w:t>» настоящего КД)</w:t>
      </w:r>
      <w:r w:rsidRPr="009936BB">
        <w:rPr>
          <w:rFonts w:ascii="Arial" w:hAnsi="Arial" w:cs="Arial"/>
          <w:color w:val="000000" w:themeColor="text1"/>
        </w:rPr>
        <w:t xml:space="preserve"> для этого </w:t>
      </w:r>
      <w:r w:rsidR="003922FC" w:rsidRPr="00A357CA">
        <w:rPr>
          <w:rFonts w:ascii="Arial" w:hAnsi="Arial" w:cs="Arial"/>
          <w:color w:val="000000" w:themeColor="text1"/>
        </w:rPr>
        <w:t>реализуется</w:t>
      </w:r>
      <w:r w:rsidRPr="009936BB">
        <w:rPr>
          <w:rFonts w:ascii="Arial" w:hAnsi="Arial" w:cs="Arial"/>
          <w:color w:val="000000" w:themeColor="text1"/>
        </w:rPr>
        <w:t xml:space="preserve"> разработка MCB18 </w:t>
      </w:r>
      <w:r w:rsidR="003922FC">
        <w:rPr>
          <w:rFonts w:ascii="Arial" w:hAnsi="Arial" w:cs="Arial"/>
          <w:color w:val="000000" w:themeColor="text1"/>
        </w:rPr>
        <w:t xml:space="preserve">«Моделирование воздействий на производственные активы» </w:t>
      </w:r>
      <w:r w:rsidRPr="009936BB">
        <w:rPr>
          <w:rFonts w:ascii="Arial" w:hAnsi="Arial" w:cs="Arial"/>
          <w:color w:val="000000" w:themeColor="text1"/>
        </w:rPr>
        <w:t>(</w:t>
      </w:r>
      <w:r w:rsidR="003922FC">
        <w:rPr>
          <w:rFonts w:ascii="Arial" w:hAnsi="Arial" w:cs="Arial"/>
          <w:color w:val="000000" w:themeColor="text1"/>
        </w:rPr>
        <w:t xml:space="preserve">раздел </w:t>
      </w:r>
      <w:r w:rsidRPr="009936BB">
        <w:rPr>
          <w:rFonts w:ascii="Arial" w:hAnsi="Arial" w:cs="Arial"/>
          <w:color w:val="000000" w:themeColor="text1"/>
        </w:rPr>
        <w:t xml:space="preserve">5.10 </w:t>
      </w:r>
      <w:r w:rsidR="003922FC">
        <w:rPr>
          <w:rFonts w:ascii="Arial" w:hAnsi="Arial" w:cs="Arial"/>
          <w:color w:val="000000" w:themeColor="text1"/>
        </w:rPr>
        <w:t>настоящего КД).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="003922FC">
        <w:rPr>
          <w:rFonts w:ascii="Arial" w:hAnsi="Arial" w:cs="Arial"/>
          <w:color w:val="000000" w:themeColor="text1"/>
        </w:rPr>
        <w:t>П</w:t>
      </w:r>
      <w:r w:rsidRPr="009936BB">
        <w:rPr>
          <w:rFonts w:ascii="Arial" w:hAnsi="Arial" w:cs="Arial"/>
          <w:color w:val="000000" w:themeColor="text1"/>
        </w:rPr>
        <w:t xml:space="preserve">ерспективный план формируется </w:t>
      </w:r>
      <w:r w:rsidR="003922FC">
        <w:rPr>
          <w:rFonts w:ascii="Arial" w:hAnsi="Arial" w:cs="Arial"/>
          <w:color w:val="000000" w:themeColor="text1"/>
        </w:rPr>
        <w:t>путём выделения</w:t>
      </w:r>
      <w:r w:rsidRPr="009936BB">
        <w:rPr>
          <w:rFonts w:ascii="Arial" w:hAnsi="Arial" w:cs="Arial"/>
          <w:color w:val="000000" w:themeColor="text1"/>
        </w:rPr>
        <w:t xml:space="preserve"> первых </w:t>
      </w:r>
      <w:r w:rsidR="003922FC">
        <w:rPr>
          <w:rFonts w:ascii="Arial" w:hAnsi="Arial" w:cs="Arial"/>
          <w:color w:val="000000" w:themeColor="text1"/>
        </w:rPr>
        <w:t>трёх</w:t>
      </w:r>
      <w:r w:rsidRPr="009936BB">
        <w:rPr>
          <w:rFonts w:ascii="Arial" w:hAnsi="Arial" w:cs="Arial"/>
          <w:color w:val="000000" w:themeColor="text1"/>
        </w:rPr>
        <w:t xml:space="preserve"> лет </w:t>
      </w:r>
      <w:r w:rsidR="003922FC">
        <w:rPr>
          <w:rFonts w:ascii="Arial" w:hAnsi="Arial" w:cs="Arial"/>
          <w:color w:val="000000" w:themeColor="text1"/>
        </w:rPr>
        <w:t xml:space="preserve">из </w:t>
      </w:r>
      <w:r w:rsidR="003922FC">
        <w:rPr>
          <w:rFonts w:ascii="Arial" w:hAnsi="Arial" w:cs="Arial"/>
          <w:color w:val="000000" w:themeColor="text1"/>
        </w:rPr>
        <w:lastRenderedPageBreak/>
        <w:t xml:space="preserve">долгосрочного плана воздействий на ПА </w:t>
      </w:r>
      <w:r w:rsidRPr="009936BB">
        <w:rPr>
          <w:rFonts w:ascii="Arial" w:hAnsi="Arial" w:cs="Arial"/>
          <w:color w:val="000000" w:themeColor="text1"/>
        </w:rPr>
        <w:t>(</w:t>
      </w:r>
      <w:r w:rsidR="003922FC">
        <w:rPr>
          <w:rFonts w:ascii="Arial" w:hAnsi="Arial" w:cs="Arial"/>
          <w:color w:val="000000" w:themeColor="text1"/>
        </w:rPr>
        <w:t>раздел 5.2.2.1 «</w:t>
      </w:r>
      <w:r w:rsidRPr="009936BB">
        <w:rPr>
          <w:rFonts w:ascii="Arial" w:hAnsi="Arial" w:cs="Arial"/>
          <w:color w:val="000000" w:themeColor="text1"/>
        </w:rPr>
        <w:t>Выделение 3-х летнего горизонта</w:t>
      </w:r>
      <w:r w:rsidR="003922FC">
        <w:rPr>
          <w:rFonts w:ascii="Arial" w:hAnsi="Arial" w:cs="Arial"/>
          <w:color w:val="000000" w:themeColor="text1"/>
        </w:rPr>
        <w:t>» настоящего КД</w:t>
      </w:r>
      <w:r w:rsidRPr="009936BB">
        <w:rPr>
          <w:rFonts w:ascii="Arial" w:hAnsi="Arial" w:cs="Arial"/>
          <w:color w:val="000000" w:themeColor="text1"/>
        </w:rPr>
        <w:t>).</w:t>
      </w:r>
    </w:p>
    <w:p w14:paraId="237E6703" w14:textId="007F48C7" w:rsidR="003539DF" w:rsidRPr="009936BB" w:rsidRDefault="003539DF" w:rsidP="009936BB">
      <w:pPr>
        <w:pStyle w:val="af9"/>
        <w:spacing w:after="240" w:line="276" w:lineRule="auto"/>
        <w:ind w:left="72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соответствии с процессами и методологическими документами реализация планово-предупредительного ремонта</w:t>
      </w:r>
      <w:r w:rsidR="00A357CA" w:rsidRPr="00A357CA">
        <w:rPr>
          <w:rFonts w:ascii="Arial" w:hAnsi="Arial" w:cs="Arial"/>
          <w:color w:val="000000" w:themeColor="text1"/>
        </w:rPr>
        <w:t xml:space="preserve"> для годового планирования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r w:rsidR="00A357CA" w:rsidRPr="00A357CA">
        <w:rPr>
          <w:rFonts w:ascii="Arial" w:hAnsi="Arial" w:cs="Arial"/>
          <w:color w:val="000000" w:themeColor="text1"/>
        </w:rPr>
        <w:t xml:space="preserve">приведено в </w:t>
      </w:r>
      <w:r>
        <w:rPr>
          <w:rFonts w:ascii="Arial" w:hAnsi="Arial" w:cs="Arial"/>
          <w:color w:val="000000" w:themeColor="text1"/>
        </w:rPr>
        <w:t xml:space="preserve">документе концептуального дизайна </w:t>
      </w:r>
      <w:r w:rsidR="00713013">
        <w:rPr>
          <w:rFonts w:ascii="Arial" w:hAnsi="Arial" w:cs="Arial"/>
          <w:color w:val="000000" w:themeColor="text1"/>
        </w:rPr>
        <w:t>ERP</w:t>
      </w:r>
      <w:del w:id="852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853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Pr="003539DF">
        <w:rPr>
          <w:rFonts w:ascii="Arial" w:hAnsi="Arial" w:cs="Arial"/>
          <w:color w:val="000000" w:themeColor="text1"/>
        </w:rPr>
        <w:t>52</w:t>
      </w:r>
      <w:r>
        <w:rPr>
          <w:rFonts w:ascii="Arial" w:hAnsi="Arial" w:cs="Arial"/>
          <w:color w:val="000000" w:themeColor="text1"/>
        </w:rPr>
        <w:t xml:space="preserve"> «</w:t>
      </w:r>
      <w:r w:rsidRPr="009936BB">
        <w:rPr>
          <w:rFonts w:ascii="Arial" w:hAnsi="Arial" w:cs="Arial"/>
          <w:color w:val="000000" w:themeColor="text1"/>
        </w:rPr>
        <w:t>Годовое планирование воздействий на производственные активы</w:t>
      </w:r>
      <w:r>
        <w:rPr>
          <w:rFonts w:ascii="Arial" w:hAnsi="Arial" w:cs="Arial"/>
          <w:color w:val="000000" w:themeColor="text1"/>
        </w:rPr>
        <w:t>».</w:t>
      </w:r>
    </w:p>
    <w:p w14:paraId="4441487B" w14:textId="77777777" w:rsidR="003539DF" w:rsidRDefault="003539DF" w:rsidP="009936BB">
      <w:pPr>
        <w:pStyle w:val="af9"/>
        <w:spacing w:after="240" w:line="276" w:lineRule="auto"/>
        <w:ind w:left="72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Предлагаемая версионность сформированных долгосрочных, перспективных и годовых планов воздействий на производственные активы описана </w:t>
      </w:r>
      <w:r w:rsidRPr="005B233D">
        <w:rPr>
          <w:rFonts w:ascii="Arial" w:hAnsi="Arial" w:cs="Arial"/>
          <w:color w:val="000000" w:themeColor="text1"/>
        </w:rPr>
        <w:t>в разделе 5.6.10</w:t>
      </w:r>
      <w:r>
        <w:rPr>
          <w:rFonts w:ascii="Arial" w:hAnsi="Arial" w:cs="Arial"/>
          <w:color w:val="000000" w:themeColor="text1"/>
        </w:rPr>
        <w:t xml:space="preserve"> «Версия» настоящего КД</w:t>
      </w:r>
      <w:r w:rsidRPr="005B233D">
        <w:rPr>
          <w:rFonts w:ascii="Arial" w:hAnsi="Arial" w:cs="Arial"/>
          <w:color w:val="000000" w:themeColor="text1"/>
        </w:rPr>
        <w:t>.</w:t>
      </w:r>
    </w:p>
    <w:p w14:paraId="6EBEB1FB" w14:textId="1CE662A4" w:rsidR="00A357CA" w:rsidRPr="00A357CA" w:rsidRDefault="003539DF" w:rsidP="009936BB">
      <w:pPr>
        <w:pStyle w:val="af9"/>
        <w:numPr>
          <w:ilvl w:val="0"/>
          <w:numId w:val="107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</w:t>
      </w:r>
      <w:r w:rsidR="00A357CA" w:rsidRPr="00A357CA">
        <w:rPr>
          <w:rFonts w:ascii="Arial" w:hAnsi="Arial" w:cs="Arial"/>
          <w:color w:val="000000" w:themeColor="text1"/>
        </w:rPr>
        <w:t xml:space="preserve">изнес-требование PM.93 </w:t>
      </w:r>
      <w:r w:rsidR="00872C29">
        <w:rPr>
          <w:rFonts w:ascii="Arial" w:hAnsi="Arial" w:cs="Arial"/>
          <w:color w:val="000000" w:themeColor="text1"/>
        </w:rPr>
        <w:t>–</w:t>
      </w:r>
      <w:r w:rsidR="00A357CA" w:rsidRPr="00A357CA">
        <w:rPr>
          <w:rFonts w:ascii="Arial" w:hAnsi="Arial" w:cs="Arial"/>
          <w:color w:val="000000" w:themeColor="text1"/>
        </w:rPr>
        <w:t xml:space="preserve"> </w:t>
      </w:r>
      <w:r w:rsidR="00872C29">
        <w:rPr>
          <w:rFonts w:ascii="Arial" w:hAnsi="Arial" w:cs="Arial"/>
          <w:color w:val="000000" w:themeColor="text1"/>
        </w:rPr>
        <w:t xml:space="preserve">описание </w:t>
      </w:r>
      <w:r w:rsidR="00A357CA" w:rsidRPr="00A357CA">
        <w:rPr>
          <w:rFonts w:ascii="Arial" w:hAnsi="Arial" w:cs="Arial"/>
          <w:color w:val="000000" w:themeColor="text1"/>
        </w:rPr>
        <w:t>процесс</w:t>
      </w:r>
      <w:r w:rsidR="00872C29">
        <w:rPr>
          <w:rFonts w:ascii="Arial" w:hAnsi="Arial" w:cs="Arial"/>
          <w:color w:val="000000" w:themeColor="text1"/>
        </w:rPr>
        <w:t>а</w:t>
      </w:r>
      <w:r w:rsidR="00A357CA" w:rsidRPr="00A357CA">
        <w:rPr>
          <w:rFonts w:ascii="Arial" w:hAnsi="Arial" w:cs="Arial"/>
          <w:color w:val="000000" w:themeColor="text1"/>
        </w:rPr>
        <w:t xml:space="preserve"> </w:t>
      </w:r>
      <w:r w:rsidR="00872C29" w:rsidRPr="00872C29">
        <w:rPr>
          <w:rFonts w:ascii="Arial" w:hAnsi="Arial" w:cs="Arial"/>
          <w:color w:val="000000" w:themeColor="text1"/>
        </w:rPr>
        <w:t xml:space="preserve">ПП-07.06.04-ERP </w:t>
      </w:r>
      <w:r w:rsidR="00872C29">
        <w:rPr>
          <w:rFonts w:ascii="Arial" w:hAnsi="Arial" w:cs="Arial"/>
          <w:color w:val="000000" w:themeColor="text1"/>
        </w:rPr>
        <w:t>«</w:t>
      </w:r>
      <w:r w:rsidR="00872C29" w:rsidRPr="00872C29">
        <w:rPr>
          <w:rFonts w:ascii="Arial" w:hAnsi="Arial" w:cs="Arial"/>
          <w:color w:val="000000" w:themeColor="text1"/>
        </w:rPr>
        <w:t>Исполнение, корректировка и контроль бюджета воздействий на производственные активы</w:t>
      </w:r>
      <w:r w:rsidR="00872C29">
        <w:rPr>
          <w:rFonts w:ascii="Arial" w:hAnsi="Arial" w:cs="Arial"/>
          <w:color w:val="000000" w:themeColor="text1"/>
        </w:rPr>
        <w:t xml:space="preserve">» приведено </w:t>
      </w:r>
      <w:r w:rsidR="00A357CA" w:rsidRPr="00A357CA">
        <w:rPr>
          <w:rFonts w:ascii="Arial" w:hAnsi="Arial" w:cs="Arial"/>
          <w:color w:val="000000" w:themeColor="text1"/>
        </w:rPr>
        <w:t>в разделе 5.2.4</w:t>
      </w:r>
      <w:r w:rsidR="00872C29">
        <w:rPr>
          <w:rFonts w:ascii="Arial" w:hAnsi="Arial" w:cs="Arial"/>
          <w:color w:val="000000" w:themeColor="text1"/>
        </w:rPr>
        <w:t xml:space="preserve"> настоящего КД</w:t>
      </w:r>
      <w:r w:rsidR="00A357CA" w:rsidRPr="00A357CA">
        <w:rPr>
          <w:rFonts w:ascii="Arial" w:hAnsi="Arial" w:cs="Arial"/>
          <w:color w:val="000000" w:themeColor="text1"/>
        </w:rPr>
        <w:t xml:space="preserve">. </w:t>
      </w:r>
      <w:r w:rsidR="00872C29">
        <w:rPr>
          <w:rFonts w:ascii="Arial" w:hAnsi="Arial" w:cs="Arial"/>
          <w:color w:val="000000" w:themeColor="text1"/>
        </w:rPr>
        <w:t xml:space="preserve">В части интеграции реализуемого решения </w:t>
      </w:r>
      <w:r w:rsidR="00A357CA" w:rsidRPr="00A357CA">
        <w:rPr>
          <w:rFonts w:ascii="Arial" w:hAnsi="Arial" w:cs="Arial"/>
          <w:color w:val="000000" w:themeColor="text1"/>
        </w:rPr>
        <w:t xml:space="preserve">с АСКБ </w:t>
      </w:r>
      <w:r w:rsidR="00872C29">
        <w:rPr>
          <w:rFonts w:ascii="Arial" w:hAnsi="Arial" w:cs="Arial"/>
          <w:color w:val="000000" w:themeColor="text1"/>
        </w:rPr>
        <w:t xml:space="preserve">в отношении передачи в последнюю сформированных и скорректированных бюджетов воздействий на регулярной основе, а также по запросу пользователя, описание приведено в документе-соглашении об интеграции </w:t>
      </w:r>
      <w:r w:rsidR="00A357CA" w:rsidRPr="00A357CA">
        <w:rPr>
          <w:rFonts w:ascii="Arial" w:hAnsi="Arial" w:cs="Arial"/>
          <w:color w:val="000000" w:themeColor="text1"/>
        </w:rPr>
        <w:t>ERP.</w:t>
      </w:r>
      <w:ins w:id="854" w:author="Попова Дарья" w:date="2021-03-09T14:49:00Z">
        <w:r w:rsidR="007C529E">
          <w:rPr>
            <w:rFonts w:ascii="Arial" w:hAnsi="Arial" w:cs="Arial"/>
            <w:color w:val="000000" w:themeColor="text1"/>
          </w:rPr>
          <w:t>13</w:t>
        </w:r>
      </w:ins>
      <w:del w:id="855" w:author="Попова Дарья" w:date="2021-03-09T14:49:00Z">
        <w:r w:rsidR="00A357CA" w:rsidRPr="00A357CA" w:rsidDel="007C529E">
          <w:rPr>
            <w:rFonts w:ascii="Arial" w:hAnsi="Arial" w:cs="Arial"/>
            <w:color w:val="000000" w:themeColor="text1"/>
          </w:rPr>
          <w:delText>5</w:delText>
        </w:r>
      </w:del>
      <w:r w:rsidR="00A357CA" w:rsidRPr="00A357CA">
        <w:rPr>
          <w:rFonts w:ascii="Arial" w:hAnsi="Arial" w:cs="Arial"/>
          <w:color w:val="000000" w:themeColor="text1"/>
        </w:rPr>
        <w:t xml:space="preserve">.6.7 </w:t>
      </w:r>
      <w:r w:rsidR="00872C29">
        <w:rPr>
          <w:rFonts w:ascii="Arial" w:hAnsi="Arial" w:cs="Arial"/>
          <w:color w:val="000000" w:themeColor="text1"/>
        </w:rPr>
        <w:t>«</w:t>
      </w:r>
      <w:r w:rsidR="00A357CA" w:rsidRPr="00A357CA">
        <w:rPr>
          <w:rFonts w:ascii="Arial" w:hAnsi="Arial" w:cs="Arial"/>
          <w:color w:val="000000" w:themeColor="text1"/>
        </w:rPr>
        <w:t>АСКБ – S/4 HANA</w:t>
      </w:r>
      <w:r w:rsidR="00872C29">
        <w:rPr>
          <w:rFonts w:ascii="Arial" w:hAnsi="Arial" w:cs="Arial"/>
          <w:color w:val="000000" w:themeColor="text1"/>
        </w:rPr>
        <w:t>».</w:t>
      </w:r>
    </w:p>
    <w:p w14:paraId="24BEEA2A" w14:textId="36E1DE98" w:rsidR="00A357CA" w:rsidRPr="00A357CA" w:rsidRDefault="00872C29" w:rsidP="00A357C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Формулировки указанных выше бизнес-требований приводятся ниже по тексту.</w:t>
      </w:r>
    </w:p>
    <w:p w14:paraId="514FCA63" w14:textId="77777777" w:rsidR="00872C29" w:rsidRDefault="00A357CA" w:rsidP="009936BB">
      <w:pPr>
        <w:pStyle w:val="af9"/>
        <w:numPr>
          <w:ilvl w:val="0"/>
          <w:numId w:val="10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Бизнес-требование PM.35 - Реализация возможности перспективного и годового планирования мероприятий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>, формирования и расчёта графика ППР (в том числе автоматизированного формирования предложений в график ППР на основе нормативов) с разбивкой по месяцам и в нескольких версиях планирования в различных представлениях (по цеху, по подразделению, по участку, по типу/классу оборудования, по исполнителю и т.д.).</w:t>
      </w:r>
    </w:p>
    <w:p w14:paraId="011DCE12" w14:textId="40427A04" w:rsidR="00A357CA" w:rsidRPr="009936BB" w:rsidRDefault="00A357CA" w:rsidP="009936BB">
      <w:pPr>
        <w:pStyle w:val="af9"/>
        <w:numPr>
          <w:ilvl w:val="0"/>
          <w:numId w:val="10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Бизнес-требование PM.93 - Предусмотреть в бизнес-процессах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процесс изменения бюджета на квартальном горизонте и передача бюджета в систему АСБ при необходимости.</w:t>
      </w:r>
    </w:p>
    <w:p w14:paraId="2518A293" w14:textId="77777777" w:rsidR="00FA572B" w:rsidRDefault="00363CBE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63CBE">
        <w:rPr>
          <w:rFonts w:ascii="Arial" w:hAnsi="Arial" w:cs="Arial"/>
          <w:color w:val="000000" w:themeColor="text1"/>
        </w:rPr>
        <w:t xml:space="preserve">Формализованные бизнес-требования приведены в Приложении № </w:t>
      </w:r>
      <w:r>
        <w:rPr>
          <w:rFonts w:ascii="Arial" w:hAnsi="Arial" w:cs="Arial"/>
          <w:color w:val="000000" w:themeColor="text1"/>
        </w:rPr>
        <w:t>2</w:t>
      </w:r>
      <w:r w:rsidRPr="00363CBE">
        <w:rPr>
          <w:rFonts w:ascii="Arial" w:hAnsi="Arial" w:cs="Arial"/>
          <w:color w:val="000000" w:themeColor="text1"/>
        </w:rPr>
        <w:t>.</w:t>
      </w:r>
    </w:p>
    <w:p w14:paraId="3D2194E1" w14:textId="77777777" w:rsidR="00787288" w:rsidRPr="00363CBE" w:rsidRDefault="00787288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C594D69" w14:textId="77777777" w:rsidR="00695202" w:rsidRPr="00F94454" w:rsidRDefault="00695202" w:rsidP="004E1119">
      <w:pPr>
        <w:pStyle w:val="1"/>
        <w:rPr>
          <w:rFonts w:eastAsia="Calibri"/>
        </w:rPr>
      </w:pPr>
      <w:bookmarkStart w:id="856" w:name="_Toc68528483"/>
      <w:r w:rsidRPr="00F94454">
        <w:rPr>
          <w:rFonts w:eastAsia="Calibri"/>
        </w:rPr>
        <w:lastRenderedPageBreak/>
        <w:t>Реализация бизнес-процесс</w:t>
      </w:r>
      <w:r w:rsidR="00954BE3">
        <w:rPr>
          <w:rFonts w:eastAsia="Calibri"/>
        </w:rPr>
        <w:t>ов</w:t>
      </w:r>
      <w:bookmarkEnd w:id="856"/>
      <w:r w:rsidR="006C49F8">
        <w:rPr>
          <w:rFonts w:eastAsia="Calibri"/>
          <w:lang w:val="en-US"/>
        </w:rPr>
        <w:t xml:space="preserve"> </w:t>
      </w:r>
    </w:p>
    <w:p w14:paraId="18FB8E89" w14:textId="77777777" w:rsidR="000835FE" w:rsidRDefault="000835FE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857" w:name="_Toc68528484"/>
      <w:bookmarkStart w:id="858" w:name="_Ref491168313"/>
      <w:r>
        <w:rPr>
          <w:rFonts w:eastAsiaTheme="majorEastAsia" w:cstheme="majorBidi"/>
          <w:bCs w:val="0"/>
          <w:iCs w:val="0"/>
          <w:szCs w:val="26"/>
        </w:rPr>
        <w:t>Описание бизнес-процессов</w:t>
      </w:r>
      <w:bookmarkEnd w:id="857"/>
    </w:p>
    <w:p w14:paraId="0597EC00" w14:textId="77777777" w:rsidR="00695202" w:rsidRPr="00844151" w:rsidRDefault="00695202" w:rsidP="00483421">
      <w:pPr>
        <w:pStyle w:val="3"/>
      </w:pPr>
      <w:bookmarkStart w:id="859" w:name="_Toc68528485"/>
      <w:r w:rsidRPr="00844151">
        <w:t>Описание бизнес-процесса</w:t>
      </w:r>
      <w:r w:rsidR="00954BE3" w:rsidRPr="00844151">
        <w:t xml:space="preserve"> </w:t>
      </w:r>
      <w:r w:rsidR="00F75646" w:rsidRPr="00844151">
        <w:t>ПП-07.02.01-ERP «Долгосрочное планирование воздействий на производственные активы (мастер-план от 3-х до 10 лет)»</w:t>
      </w:r>
      <w:bookmarkEnd w:id="859"/>
    </w:p>
    <w:p w14:paraId="70B6054E" w14:textId="5C9A87DE" w:rsidR="003E4A3E" w:rsidRDefault="00B91CB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Бизнес-процесс долгосрочного планирования воздействий на производственные активы </w:t>
      </w:r>
      <w:r w:rsidR="00321CC9">
        <w:rPr>
          <w:rFonts w:ascii="Arial" w:hAnsi="Arial" w:cs="Arial"/>
          <w:color w:val="000000" w:themeColor="text1"/>
        </w:rPr>
        <w:t>содержит шаги по</w:t>
      </w:r>
      <w:r>
        <w:rPr>
          <w:rFonts w:ascii="Arial" w:hAnsi="Arial" w:cs="Arial"/>
          <w:color w:val="000000" w:themeColor="text1"/>
        </w:rPr>
        <w:t xml:space="preserve"> формирован</w:t>
      </w:r>
      <w:r w:rsidR="00321CC9">
        <w:rPr>
          <w:rFonts w:ascii="Arial" w:hAnsi="Arial" w:cs="Arial"/>
          <w:color w:val="000000" w:themeColor="text1"/>
        </w:rPr>
        <w:t xml:space="preserve">ию долгосрочного </w:t>
      </w:r>
      <w:r w:rsidR="006B7BFA">
        <w:rPr>
          <w:rFonts w:ascii="Arial" w:hAnsi="Arial" w:cs="Arial"/>
          <w:color w:val="000000" w:themeColor="text1"/>
        </w:rPr>
        <w:t xml:space="preserve">плана и </w:t>
      </w:r>
      <w:r w:rsidR="00321CC9">
        <w:rPr>
          <w:rFonts w:ascii="Arial" w:hAnsi="Arial" w:cs="Arial"/>
          <w:color w:val="000000" w:themeColor="text1"/>
        </w:rPr>
        <w:t xml:space="preserve">бюджета </w:t>
      </w:r>
      <w:r w:rsidR="005D621F">
        <w:rPr>
          <w:rFonts w:ascii="Arial" w:hAnsi="Arial" w:cs="Arial"/>
          <w:color w:val="000000" w:themeColor="text1"/>
        </w:rPr>
        <w:t xml:space="preserve">воздействий на производственные активы (10 лет) </w:t>
      </w:r>
      <w:r w:rsidR="00321CC9">
        <w:rPr>
          <w:rFonts w:ascii="Arial" w:hAnsi="Arial" w:cs="Arial"/>
          <w:color w:val="000000" w:themeColor="text1"/>
        </w:rPr>
        <w:t xml:space="preserve">- </w:t>
      </w:r>
      <w:r w:rsidR="00F475A6">
        <w:rPr>
          <w:rFonts w:ascii="Arial" w:hAnsi="Arial" w:cs="Arial"/>
          <w:color w:val="000000" w:themeColor="text1"/>
        </w:rPr>
        <w:t>укрупнённого</w:t>
      </w:r>
      <w:r>
        <w:rPr>
          <w:rFonts w:ascii="Arial" w:hAnsi="Arial" w:cs="Arial"/>
          <w:color w:val="000000" w:themeColor="text1"/>
        </w:rPr>
        <w:t xml:space="preserve"> </w:t>
      </w:r>
      <w:r w:rsidR="003E4A3E" w:rsidRPr="003E4A3E">
        <w:rPr>
          <w:rFonts w:ascii="Arial" w:hAnsi="Arial" w:cs="Arial"/>
          <w:color w:val="000000" w:themeColor="text1"/>
        </w:rPr>
        <w:t>план</w:t>
      </w:r>
      <w:r>
        <w:rPr>
          <w:rFonts w:ascii="Arial" w:hAnsi="Arial" w:cs="Arial"/>
          <w:color w:val="000000" w:themeColor="text1"/>
        </w:rPr>
        <w:t>а</w:t>
      </w:r>
      <w:r w:rsidR="003E4A3E" w:rsidRPr="003E4A3E">
        <w:rPr>
          <w:rFonts w:ascii="Arial" w:hAnsi="Arial" w:cs="Arial"/>
          <w:color w:val="000000" w:themeColor="text1"/>
        </w:rPr>
        <w:t xml:space="preserve"> </w:t>
      </w:r>
      <w:r w:rsidR="006B7BFA">
        <w:rPr>
          <w:rFonts w:ascii="Arial" w:hAnsi="Arial" w:cs="Arial"/>
          <w:color w:val="000000" w:themeColor="text1"/>
        </w:rPr>
        <w:t xml:space="preserve">воздействий, направленных на поддержание производственных активов, и </w:t>
      </w:r>
      <w:r w:rsidR="003E4A3E" w:rsidRPr="003E4A3E">
        <w:rPr>
          <w:rFonts w:ascii="Arial" w:hAnsi="Arial" w:cs="Arial"/>
          <w:color w:val="000000" w:themeColor="text1"/>
        </w:rPr>
        <w:t>операционных и капи</w:t>
      </w:r>
      <w:r>
        <w:rPr>
          <w:rFonts w:ascii="Arial" w:hAnsi="Arial" w:cs="Arial"/>
          <w:color w:val="000000" w:themeColor="text1"/>
        </w:rPr>
        <w:t>тальных затрат</w:t>
      </w:r>
      <w:r w:rsidR="003E4A3E" w:rsidRPr="003E4A3E">
        <w:rPr>
          <w:rFonts w:ascii="Arial" w:hAnsi="Arial" w:cs="Arial"/>
          <w:color w:val="000000" w:themeColor="text1"/>
        </w:rPr>
        <w:t>, необходимых для обеспечения эффективного функционирования предприятий и реализации стратегических целей Ко</w:t>
      </w:r>
      <w:r w:rsidR="00321CC9">
        <w:rPr>
          <w:rFonts w:ascii="Arial" w:hAnsi="Arial" w:cs="Arial"/>
          <w:color w:val="000000" w:themeColor="text1"/>
        </w:rPr>
        <w:t xml:space="preserve">мпании. Долгосрочный </w:t>
      </w:r>
      <w:r w:rsidR="006B7BFA">
        <w:rPr>
          <w:rFonts w:ascii="Arial" w:hAnsi="Arial" w:cs="Arial"/>
          <w:color w:val="000000" w:themeColor="text1"/>
        </w:rPr>
        <w:t xml:space="preserve">план и </w:t>
      </w:r>
      <w:r w:rsidR="00321CC9">
        <w:rPr>
          <w:rFonts w:ascii="Arial" w:hAnsi="Arial" w:cs="Arial"/>
          <w:color w:val="000000" w:themeColor="text1"/>
        </w:rPr>
        <w:t xml:space="preserve">бюджет формируется на период до десяти </w:t>
      </w:r>
      <w:r w:rsidR="003E4A3E" w:rsidRPr="003E4A3E">
        <w:rPr>
          <w:rFonts w:ascii="Arial" w:hAnsi="Arial" w:cs="Arial"/>
          <w:color w:val="000000" w:themeColor="text1"/>
        </w:rPr>
        <w:t>лет</w:t>
      </w:r>
      <w:r w:rsidR="00321CC9">
        <w:rPr>
          <w:rFonts w:ascii="Arial" w:hAnsi="Arial" w:cs="Arial"/>
          <w:color w:val="000000" w:themeColor="text1"/>
        </w:rPr>
        <w:t>.</w:t>
      </w:r>
      <w:r w:rsidR="00F57EF1">
        <w:rPr>
          <w:rFonts w:ascii="Arial" w:hAnsi="Arial" w:cs="Arial"/>
          <w:color w:val="000000" w:themeColor="text1"/>
        </w:rPr>
        <w:t xml:space="preserve"> </w:t>
      </w:r>
      <w:r w:rsidR="003E4A3E" w:rsidRPr="003E4A3E">
        <w:rPr>
          <w:rFonts w:ascii="Arial" w:hAnsi="Arial" w:cs="Arial"/>
          <w:color w:val="000000" w:themeColor="text1"/>
        </w:rPr>
        <w:t>Долгос</w:t>
      </w:r>
      <w:r w:rsidR="00321CC9">
        <w:rPr>
          <w:rFonts w:ascii="Arial" w:hAnsi="Arial" w:cs="Arial"/>
          <w:color w:val="000000" w:themeColor="text1"/>
        </w:rPr>
        <w:t xml:space="preserve">рочный </w:t>
      </w:r>
      <w:r w:rsidR="006B7BFA">
        <w:rPr>
          <w:rFonts w:ascii="Arial" w:hAnsi="Arial" w:cs="Arial"/>
          <w:color w:val="000000" w:themeColor="text1"/>
        </w:rPr>
        <w:t xml:space="preserve">план и бюджет </w:t>
      </w:r>
      <w:r w:rsidR="00321CC9"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r w:rsidR="003E4A3E" w:rsidRPr="003E4A3E">
        <w:rPr>
          <w:rFonts w:ascii="Arial" w:hAnsi="Arial" w:cs="Arial"/>
          <w:color w:val="000000" w:themeColor="text1"/>
        </w:rPr>
        <w:t>является инструментом формирования п</w:t>
      </w:r>
      <w:r w:rsidR="00321CC9">
        <w:rPr>
          <w:rFonts w:ascii="Arial" w:hAnsi="Arial" w:cs="Arial"/>
          <w:color w:val="000000" w:themeColor="text1"/>
        </w:rPr>
        <w:t>отребностей в воздействиях на производственные активы</w:t>
      </w:r>
      <w:r w:rsidR="003E4A3E" w:rsidRPr="003E4A3E">
        <w:rPr>
          <w:rFonts w:ascii="Arial" w:hAnsi="Arial" w:cs="Arial"/>
          <w:color w:val="000000" w:themeColor="text1"/>
        </w:rPr>
        <w:t xml:space="preserve"> с целью представления направлений, планируемых затрат на долгосрочный период.</w:t>
      </w:r>
    </w:p>
    <w:p w14:paraId="50C20B56" w14:textId="66F7CDF6" w:rsidR="0006603F" w:rsidRDefault="0006603F" w:rsidP="00B91CB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Границы бизнес-процесса начинаются </w:t>
      </w:r>
      <w:r w:rsidR="003A54A9">
        <w:rPr>
          <w:rFonts w:ascii="Arial" w:hAnsi="Arial" w:cs="Arial"/>
          <w:color w:val="000000" w:themeColor="text1"/>
        </w:rPr>
        <w:t>с</w:t>
      </w:r>
      <w:r w:rsidR="00600CC8">
        <w:rPr>
          <w:rFonts w:ascii="Arial" w:hAnsi="Arial" w:cs="Arial"/>
          <w:color w:val="000000" w:themeColor="text1"/>
        </w:rPr>
        <w:t xml:space="preserve"> </w:t>
      </w:r>
      <w:r w:rsidR="003A54A9">
        <w:rPr>
          <w:rFonts w:ascii="Arial" w:hAnsi="Arial" w:cs="Arial"/>
          <w:color w:val="000000" w:themeColor="text1"/>
        </w:rPr>
        <w:t xml:space="preserve">выпуска приказа </w:t>
      </w:r>
      <w:r w:rsidR="003A54A9" w:rsidRPr="007E7753">
        <w:rPr>
          <w:rFonts w:ascii="Arial" w:hAnsi="Arial" w:cs="Arial"/>
          <w:color w:val="000000" w:themeColor="text1"/>
        </w:rPr>
        <w:t xml:space="preserve">о начале планирования </w:t>
      </w:r>
      <w:r w:rsidR="003A54A9">
        <w:rPr>
          <w:rFonts w:ascii="Arial" w:hAnsi="Arial" w:cs="Arial"/>
          <w:color w:val="000000" w:themeColor="text1"/>
        </w:rPr>
        <w:t xml:space="preserve">плана и </w:t>
      </w:r>
      <w:r w:rsidR="003A54A9" w:rsidRPr="007E7753">
        <w:rPr>
          <w:rFonts w:ascii="Arial" w:hAnsi="Arial" w:cs="Arial"/>
          <w:color w:val="000000" w:themeColor="text1"/>
        </w:rPr>
        <w:t xml:space="preserve">бюджета воздействий на </w:t>
      </w:r>
      <w:r w:rsidR="003A54A9">
        <w:rPr>
          <w:rFonts w:ascii="Arial" w:hAnsi="Arial" w:cs="Arial"/>
          <w:color w:val="000000" w:themeColor="text1"/>
        </w:rPr>
        <w:t>производственные активы</w:t>
      </w:r>
      <w:r w:rsidR="003A54A9" w:rsidRPr="007E7753">
        <w:rPr>
          <w:rFonts w:ascii="Arial" w:hAnsi="Arial" w:cs="Arial"/>
          <w:color w:val="000000" w:themeColor="text1"/>
        </w:rPr>
        <w:t xml:space="preserve"> </w:t>
      </w:r>
      <w:r w:rsidR="003A54A9">
        <w:rPr>
          <w:rFonts w:ascii="Arial" w:hAnsi="Arial" w:cs="Arial"/>
          <w:color w:val="000000" w:themeColor="text1"/>
        </w:rPr>
        <w:t xml:space="preserve">на бизнес-единицах, а также </w:t>
      </w:r>
      <w:r w:rsidR="00600CC8">
        <w:rPr>
          <w:rFonts w:ascii="Arial" w:hAnsi="Arial" w:cs="Arial"/>
          <w:color w:val="000000" w:themeColor="text1"/>
        </w:rPr>
        <w:t>наступления нескольких событий и выполнения условий, а именно:</w:t>
      </w:r>
    </w:p>
    <w:p w14:paraId="18DD8988" w14:textId="2DCD21A7" w:rsidR="00600CC8" w:rsidRDefault="00600CC8" w:rsidP="009936BB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сформирована долгосрочная инвестиционная программа;</w:t>
      </w:r>
    </w:p>
    <w:p w14:paraId="141B877B" w14:textId="3190C48F" w:rsidR="00600CC8" w:rsidRDefault="00600CC8" w:rsidP="009936BB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сформирована долгосрочная производственная программа</w:t>
      </w:r>
    </w:p>
    <w:p w14:paraId="47ADD247" w14:textId="2764B533" w:rsidR="00600CC8" w:rsidRDefault="00600CC8" w:rsidP="009936BB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 стратегический план управления производственными активами;</w:t>
      </w:r>
    </w:p>
    <w:p w14:paraId="5ABB71AA" w14:textId="6E8E1396" w:rsidR="00600CC8" w:rsidRPr="009936BB" w:rsidRDefault="00600CC8" w:rsidP="009936BB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проведён анализ технического состояния производственных активов, техническим объектам присвоено их техническое состояние;</w:t>
      </w:r>
    </w:p>
    <w:p w14:paraId="78F63F38" w14:textId="6A7414E0" w:rsidR="00600CC8" w:rsidRDefault="007E7753" w:rsidP="009936BB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заведена нормативно-справочная информация</w:t>
      </w:r>
      <w:r w:rsidR="00023CE8">
        <w:rPr>
          <w:rFonts w:ascii="Arial" w:hAnsi="Arial" w:cs="Arial"/>
          <w:color w:val="000000" w:themeColor="text1"/>
        </w:rPr>
        <w:t xml:space="preserve"> ТОРО</w:t>
      </w:r>
      <w:r>
        <w:rPr>
          <w:rFonts w:ascii="Arial" w:hAnsi="Arial" w:cs="Arial"/>
          <w:color w:val="000000" w:themeColor="text1"/>
        </w:rPr>
        <w:t>;</w:t>
      </w:r>
    </w:p>
    <w:p w14:paraId="14AFEE94" w14:textId="6057323F" w:rsidR="004E1119" w:rsidRDefault="004E1119" w:rsidP="004E1119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получены макро-параметры бюджетирования из Автоматизированной Системы Консолидации и Бюджетирования (на десять лет);</w:t>
      </w:r>
    </w:p>
    <w:p w14:paraId="57BFB60C" w14:textId="497E5682" w:rsidR="007E7753" w:rsidRDefault="007E7753" w:rsidP="009936BB">
      <w:pPr>
        <w:pStyle w:val="af9"/>
        <w:numPr>
          <w:ilvl w:val="0"/>
          <w:numId w:val="4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сформирована сводная аналитическая отчётность по планирования и исполнению воздействий прошлой бюджетной кампании.</w:t>
      </w:r>
    </w:p>
    <w:p w14:paraId="0EC987AE" w14:textId="0F811DF0" w:rsidR="007E7753" w:rsidRPr="009936BB" w:rsidRDefault="007E7753" w:rsidP="00687C9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Завершается бизнес-процесс долгосрочного планирования воздействий на производственные активы доведением сформированного плана </w:t>
      </w:r>
      <w:r w:rsidR="006B7BFA">
        <w:rPr>
          <w:rFonts w:ascii="Arial" w:hAnsi="Arial" w:cs="Arial"/>
          <w:color w:val="000000" w:themeColor="text1"/>
        </w:rPr>
        <w:t xml:space="preserve">и бюджета </w:t>
      </w:r>
      <w:r>
        <w:rPr>
          <w:rFonts w:ascii="Arial" w:hAnsi="Arial" w:cs="Arial"/>
          <w:color w:val="000000" w:themeColor="text1"/>
        </w:rPr>
        <w:t>до бизнес-единиц для исполнения</w:t>
      </w:r>
      <w:r w:rsidR="00F57EF1">
        <w:rPr>
          <w:rFonts w:ascii="Arial" w:hAnsi="Arial" w:cs="Arial"/>
          <w:color w:val="000000" w:themeColor="text1"/>
        </w:rPr>
        <w:t>.</w:t>
      </w:r>
    </w:p>
    <w:p w14:paraId="11F66239" w14:textId="758F26F5" w:rsidR="00DB7D67" w:rsidRDefault="00DB7D67" w:rsidP="00B91CB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Процесс </w:t>
      </w:r>
      <w:r w:rsidR="00F0217F">
        <w:rPr>
          <w:rFonts w:ascii="Arial" w:hAnsi="Arial" w:cs="Arial"/>
          <w:color w:val="000000" w:themeColor="text1"/>
        </w:rPr>
        <w:t xml:space="preserve">формирования, согласования и утверждения долгосрочного </w:t>
      </w:r>
      <w:r w:rsidR="006B7BFA">
        <w:rPr>
          <w:rFonts w:ascii="Arial" w:hAnsi="Arial" w:cs="Arial"/>
          <w:color w:val="000000" w:themeColor="text1"/>
        </w:rPr>
        <w:t xml:space="preserve">плана и </w:t>
      </w:r>
      <w:r w:rsidR="00F0217F">
        <w:rPr>
          <w:rFonts w:ascii="Arial" w:hAnsi="Arial" w:cs="Arial"/>
          <w:color w:val="000000" w:themeColor="text1"/>
        </w:rPr>
        <w:t>бюджета воздействий на производственн</w:t>
      </w:r>
      <w:r w:rsidR="00806E06">
        <w:rPr>
          <w:rFonts w:ascii="Arial" w:hAnsi="Arial" w:cs="Arial"/>
          <w:color w:val="000000" w:themeColor="text1"/>
        </w:rPr>
        <w:t>ые а</w:t>
      </w:r>
      <w:r w:rsidR="00B34411">
        <w:rPr>
          <w:rFonts w:ascii="Arial" w:hAnsi="Arial" w:cs="Arial"/>
          <w:color w:val="000000" w:themeColor="text1"/>
        </w:rPr>
        <w:t>ктивы</w:t>
      </w:r>
      <w:r w:rsidR="00D91A35">
        <w:rPr>
          <w:rFonts w:ascii="Arial" w:hAnsi="Arial" w:cs="Arial"/>
          <w:color w:val="000000" w:themeColor="text1"/>
        </w:rPr>
        <w:t xml:space="preserve"> в системе </w:t>
      </w:r>
      <w:r w:rsidR="00D91A35">
        <w:rPr>
          <w:rFonts w:ascii="Arial" w:hAnsi="Arial" w:cs="Arial"/>
          <w:color w:val="000000" w:themeColor="text1"/>
          <w:lang w:val="en-US"/>
        </w:rPr>
        <w:t>SAP</w:t>
      </w:r>
      <w:r w:rsidR="00B34411">
        <w:rPr>
          <w:rFonts w:ascii="Arial" w:hAnsi="Arial" w:cs="Arial"/>
          <w:color w:val="000000" w:themeColor="text1"/>
        </w:rPr>
        <w:t xml:space="preserve"> описывается далее в настоящем документе</w:t>
      </w:r>
      <w:r w:rsidR="00806E06">
        <w:rPr>
          <w:rFonts w:ascii="Arial" w:hAnsi="Arial" w:cs="Arial"/>
          <w:color w:val="000000" w:themeColor="text1"/>
        </w:rPr>
        <w:t>.</w:t>
      </w:r>
    </w:p>
    <w:p w14:paraId="3422D2F0" w14:textId="16CC33D7" w:rsidR="00DB7D67" w:rsidRPr="00DB7D67" w:rsidRDefault="00DB7D67" w:rsidP="00DB7D6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B7D67">
        <w:rPr>
          <w:rFonts w:ascii="Arial" w:hAnsi="Arial" w:cs="Arial"/>
          <w:color w:val="000000" w:themeColor="text1"/>
        </w:rPr>
        <w:t>Долгосрочный</w:t>
      </w:r>
      <w:r w:rsidR="006B7BFA">
        <w:rPr>
          <w:rFonts w:ascii="Arial" w:hAnsi="Arial" w:cs="Arial"/>
          <w:color w:val="000000" w:themeColor="text1"/>
        </w:rPr>
        <w:t xml:space="preserve"> план и</w:t>
      </w:r>
      <w:r w:rsidRPr="00DB7D67">
        <w:rPr>
          <w:rFonts w:ascii="Arial" w:hAnsi="Arial" w:cs="Arial"/>
          <w:color w:val="000000" w:themeColor="text1"/>
        </w:rPr>
        <w:t xml:space="preserve"> бюджет воздействий на </w:t>
      </w:r>
      <w:r w:rsidR="00F0217F">
        <w:rPr>
          <w:rFonts w:ascii="Arial" w:hAnsi="Arial" w:cs="Arial"/>
          <w:color w:val="000000" w:themeColor="text1"/>
        </w:rPr>
        <w:t xml:space="preserve">производственные активы </w:t>
      </w:r>
      <w:r w:rsidRPr="00DB7D67">
        <w:rPr>
          <w:rFonts w:ascii="Arial" w:hAnsi="Arial" w:cs="Arial"/>
          <w:color w:val="000000" w:themeColor="text1"/>
        </w:rPr>
        <w:t>фор</w:t>
      </w:r>
      <w:r w:rsidR="00F0217F">
        <w:rPr>
          <w:rFonts w:ascii="Arial" w:hAnsi="Arial" w:cs="Arial"/>
          <w:color w:val="000000" w:themeColor="text1"/>
        </w:rPr>
        <w:t xml:space="preserve">мируется </w:t>
      </w:r>
      <w:r w:rsidR="00B0290E">
        <w:rPr>
          <w:rFonts w:ascii="Arial" w:hAnsi="Arial" w:cs="Arial"/>
          <w:color w:val="000000" w:themeColor="text1"/>
        </w:rPr>
        <w:t>Планировщиком</w:t>
      </w:r>
      <w:r w:rsidR="006B7BFA" w:rsidRPr="006B7BFA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6B7BFA">
        <w:rPr>
          <w:rFonts w:ascii="Arial" w:hAnsi="Arial" w:cs="Arial"/>
          <w:color w:val="000000" w:themeColor="text1"/>
        </w:rPr>
        <w:t xml:space="preserve"> </w:t>
      </w:r>
      <w:r w:rsidRPr="00DB7D67">
        <w:rPr>
          <w:rFonts w:ascii="Arial" w:hAnsi="Arial" w:cs="Arial"/>
          <w:color w:val="000000" w:themeColor="text1"/>
        </w:rPr>
        <w:t xml:space="preserve">в соответствии со структурой </w:t>
      </w:r>
      <w:r w:rsidR="00D91A35">
        <w:rPr>
          <w:rFonts w:ascii="Arial" w:hAnsi="Arial" w:cs="Arial"/>
          <w:color w:val="000000" w:themeColor="text1"/>
        </w:rPr>
        <w:t xml:space="preserve">проектов и </w:t>
      </w:r>
      <w:r w:rsidRPr="00DB7D67">
        <w:rPr>
          <w:rFonts w:ascii="Arial" w:hAnsi="Arial" w:cs="Arial"/>
          <w:color w:val="000000" w:themeColor="text1"/>
        </w:rPr>
        <w:t>СПП-элементов на основе</w:t>
      </w:r>
      <w:r w:rsidR="00F0217F">
        <w:rPr>
          <w:rFonts w:ascii="Arial" w:hAnsi="Arial" w:cs="Arial"/>
          <w:color w:val="000000" w:themeColor="text1"/>
        </w:rPr>
        <w:t xml:space="preserve"> следующих документов</w:t>
      </w:r>
      <w:r w:rsidRPr="00DB7D67">
        <w:rPr>
          <w:rFonts w:ascii="Arial" w:hAnsi="Arial" w:cs="Arial"/>
          <w:color w:val="000000" w:themeColor="text1"/>
        </w:rPr>
        <w:t>:</w:t>
      </w:r>
    </w:p>
    <w:p w14:paraId="0BB531A9" w14:textId="77777777" w:rsidR="00023CE8" w:rsidRPr="009D75EF" w:rsidRDefault="00023CE8" w:rsidP="00023CE8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приказ</w:t>
      </w:r>
      <w:r w:rsidRPr="00BF7FC6">
        <w:rPr>
          <w:rFonts w:ascii="Arial" w:hAnsi="Arial" w:cs="Arial"/>
          <w:color w:val="000000" w:themeColor="text1"/>
        </w:rPr>
        <w:t>а</w:t>
      </w:r>
      <w:r w:rsidRPr="009D75EF">
        <w:rPr>
          <w:rFonts w:ascii="Arial" w:hAnsi="Arial" w:cs="Arial"/>
          <w:color w:val="000000" w:themeColor="text1"/>
        </w:rPr>
        <w:t xml:space="preserve"> о начале планирования БЕ;</w:t>
      </w:r>
    </w:p>
    <w:p w14:paraId="413EDF1C" w14:textId="77777777" w:rsidR="00023CE8" w:rsidRPr="009D75EF" w:rsidRDefault="00023CE8" w:rsidP="00023CE8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долгосрочн</w:t>
      </w:r>
      <w:r w:rsidRPr="00BF7FC6">
        <w:rPr>
          <w:rFonts w:ascii="Arial" w:hAnsi="Arial" w:cs="Arial"/>
          <w:color w:val="000000" w:themeColor="text1"/>
        </w:rPr>
        <w:t xml:space="preserve">ой </w:t>
      </w:r>
      <w:r w:rsidRPr="009D75EF">
        <w:rPr>
          <w:rFonts w:ascii="Arial" w:hAnsi="Arial" w:cs="Arial"/>
          <w:color w:val="000000" w:themeColor="text1"/>
        </w:rPr>
        <w:t>инвестиционн</w:t>
      </w:r>
      <w:r w:rsidRPr="00BF7FC6">
        <w:rPr>
          <w:rFonts w:ascii="Arial" w:hAnsi="Arial" w:cs="Arial"/>
          <w:color w:val="000000" w:themeColor="text1"/>
        </w:rPr>
        <w:t xml:space="preserve">ой </w:t>
      </w:r>
      <w:r w:rsidRPr="009D75EF">
        <w:rPr>
          <w:rFonts w:ascii="Arial" w:hAnsi="Arial" w:cs="Arial"/>
          <w:color w:val="000000" w:themeColor="text1"/>
        </w:rPr>
        <w:t>программ</w:t>
      </w:r>
      <w:r w:rsidRPr="00BF7FC6">
        <w:rPr>
          <w:rFonts w:ascii="Arial" w:hAnsi="Arial" w:cs="Arial"/>
          <w:color w:val="000000" w:themeColor="text1"/>
        </w:rPr>
        <w:t>ы</w:t>
      </w:r>
      <w:r w:rsidRPr="009D75EF">
        <w:rPr>
          <w:rFonts w:ascii="Arial" w:hAnsi="Arial" w:cs="Arial"/>
          <w:color w:val="000000" w:themeColor="text1"/>
        </w:rPr>
        <w:t>;</w:t>
      </w:r>
    </w:p>
    <w:p w14:paraId="24021049" w14:textId="77777777" w:rsidR="00023CE8" w:rsidRPr="009D75EF" w:rsidRDefault="00023CE8" w:rsidP="00023CE8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долгосрочной производственной программы;</w:t>
      </w:r>
    </w:p>
    <w:p w14:paraId="7EC8AD4C" w14:textId="7E37958F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стратегии</w:t>
      </w:r>
      <w:r w:rsidR="00023CE8">
        <w:rPr>
          <w:rFonts w:ascii="Arial" w:hAnsi="Arial" w:cs="Arial"/>
          <w:color w:val="000000" w:themeColor="text1"/>
        </w:rPr>
        <w:t xml:space="preserve"> Компании</w:t>
      </w:r>
      <w:r w:rsidRPr="009936BB">
        <w:rPr>
          <w:rFonts w:ascii="Arial" w:hAnsi="Arial" w:cs="Arial"/>
          <w:color w:val="000000" w:themeColor="text1"/>
        </w:rPr>
        <w:t>/стратегических планов по управлению производственными активами;</w:t>
      </w:r>
    </w:p>
    <w:p w14:paraId="74A0D229" w14:textId="77777777" w:rsidR="00023CE8" w:rsidRPr="009D75EF" w:rsidRDefault="00023CE8" w:rsidP="00023CE8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един</w:t>
      </w:r>
      <w:r w:rsidRPr="00BF7FC6">
        <w:rPr>
          <w:rFonts w:ascii="Arial" w:hAnsi="Arial" w:cs="Arial"/>
          <w:color w:val="000000" w:themeColor="text1"/>
        </w:rPr>
        <w:t xml:space="preserve">ого </w:t>
      </w:r>
      <w:r w:rsidRPr="009D75EF">
        <w:rPr>
          <w:rFonts w:ascii="Arial" w:hAnsi="Arial" w:cs="Arial"/>
          <w:color w:val="000000" w:themeColor="text1"/>
        </w:rPr>
        <w:t>календарн</w:t>
      </w:r>
      <w:r w:rsidRPr="00BF7FC6">
        <w:rPr>
          <w:rFonts w:ascii="Arial" w:hAnsi="Arial" w:cs="Arial"/>
          <w:color w:val="000000" w:themeColor="text1"/>
        </w:rPr>
        <w:t xml:space="preserve">ого </w:t>
      </w:r>
      <w:r w:rsidRPr="009D75EF">
        <w:rPr>
          <w:rFonts w:ascii="Arial" w:hAnsi="Arial" w:cs="Arial"/>
          <w:color w:val="000000" w:themeColor="text1"/>
        </w:rPr>
        <w:t>план</w:t>
      </w:r>
      <w:r w:rsidRPr="00BF7FC6">
        <w:rPr>
          <w:rFonts w:ascii="Arial" w:hAnsi="Arial" w:cs="Arial"/>
          <w:color w:val="000000" w:themeColor="text1"/>
        </w:rPr>
        <w:t>а</w:t>
      </w:r>
      <w:r w:rsidRPr="009D75EF">
        <w:rPr>
          <w:rFonts w:ascii="Arial" w:hAnsi="Arial" w:cs="Arial"/>
          <w:color w:val="000000" w:themeColor="text1"/>
        </w:rPr>
        <w:t xml:space="preserve"> производства;</w:t>
      </w:r>
    </w:p>
    <w:p w14:paraId="61F3561A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стандартов управления производственными активами;</w:t>
      </w:r>
    </w:p>
    <w:p w14:paraId="6E7CEDF4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целевых программ, содержащих требования по вводу/замене оборудования;</w:t>
      </w:r>
    </w:p>
    <w:p w14:paraId="226FB431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стратегической программы развития производственных активов;</w:t>
      </w:r>
    </w:p>
    <w:p w14:paraId="3379C624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программы капитального строительства;</w:t>
      </w:r>
    </w:p>
    <w:p w14:paraId="0B20DB9C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типовых ремонтных циклов;</w:t>
      </w:r>
    </w:p>
    <w:p w14:paraId="0A3936E1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плана по операционным затратам в части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из модели оценки проектов по вводу нового оборудования;</w:t>
      </w:r>
    </w:p>
    <w:p w14:paraId="72D10A22" w14:textId="77777777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имеющейся статистики проведения вручную запланированных воздействий на ПА за прошлые годы;</w:t>
      </w:r>
    </w:p>
    <w:p w14:paraId="61543596" w14:textId="3ECE53E5" w:rsidR="006432BE" w:rsidRDefault="006432BE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нормативного срока службы/паркового ресурса/нормативного пробега;</w:t>
      </w:r>
    </w:p>
    <w:p w14:paraId="0C75430C" w14:textId="4706E301" w:rsidR="004E1119" w:rsidRDefault="004E1119" w:rsidP="009936BB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макро-параметров;</w:t>
      </w:r>
    </w:p>
    <w:p w14:paraId="11A16290" w14:textId="5AE72014" w:rsidR="006432BE" w:rsidRPr="00023CE8" w:rsidRDefault="00023CE8">
      <w:pPr>
        <w:pStyle w:val="af9"/>
        <w:numPr>
          <w:ilvl w:val="0"/>
          <w:numId w:val="10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23CE8">
        <w:rPr>
          <w:rFonts w:ascii="Arial" w:hAnsi="Arial" w:cs="Arial"/>
          <w:color w:val="000000" w:themeColor="text1"/>
        </w:rPr>
        <w:t>нормативно-справочной информации.</w:t>
      </w:r>
    </w:p>
    <w:p w14:paraId="4B5C5111" w14:textId="5482067B" w:rsidR="00DB7D67" w:rsidRDefault="00DB7D67" w:rsidP="00232E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B7D67">
        <w:rPr>
          <w:rFonts w:ascii="Arial" w:hAnsi="Arial" w:cs="Arial"/>
          <w:color w:val="000000" w:themeColor="text1"/>
        </w:rPr>
        <w:t xml:space="preserve">На основе структуры </w:t>
      </w:r>
      <w:r w:rsidR="00D91A35">
        <w:rPr>
          <w:rFonts w:ascii="Arial" w:hAnsi="Arial" w:cs="Arial"/>
          <w:color w:val="000000" w:themeColor="text1"/>
        </w:rPr>
        <w:t xml:space="preserve">проектов </w:t>
      </w:r>
      <w:r w:rsidR="009518F7">
        <w:rPr>
          <w:rFonts w:ascii="Arial" w:hAnsi="Arial" w:cs="Arial"/>
          <w:color w:val="000000" w:themeColor="text1"/>
        </w:rPr>
        <w:t xml:space="preserve">и </w:t>
      </w:r>
      <w:r w:rsidRPr="00DB7D67">
        <w:rPr>
          <w:rFonts w:ascii="Arial" w:hAnsi="Arial" w:cs="Arial"/>
          <w:color w:val="000000" w:themeColor="text1"/>
        </w:rPr>
        <w:t xml:space="preserve">СПП-элементов в системе </w:t>
      </w:r>
      <w:r w:rsidR="00D91A35">
        <w:rPr>
          <w:rFonts w:ascii="Arial" w:hAnsi="Arial" w:cs="Arial"/>
          <w:color w:val="000000" w:themeColor="text1"/>
          <w:lang w:val="en-US"/>
        </w:rPr>
        <w:t>SAP</w:t>
      </w:r>
      <w:r w:rsidR="00D91A35" w:rsidRPr="009936BB">
        <w:rPr>
          <w:rFonts w:ascii="Arial" w:hAnsi="Arial" w:cs="Arial"/>
          <w:color w:val="000000" w:themeColor="text1"/>
        </w:rPr>
        <w:t xml:space="preserve"> </w:t>
      </w:r>
      <w:r w:rsidRPr="00DB7D67">
        <w:rPr>
          <w:rFonts w:ascii="Arial" w:hAnsi="Arial" w:cs="Arial"/>
          <w:color w:val="000000" w:themeColor="text1"/>
        </w:rPr>
        <w:t>формируется проект</w:t>
      </w:r>
      <w:r w:rsidR="00D91A35">
        <w:rPr>
          <w:rFonts w:ascii="Arial" w:hAnsi="Arial" w:cs="Arial"/>
          <w:color w:val="000000" w:themeColor="text1"/>
        </w:rPr>
        <w:t xml:space="preserve"> </w:t>
      </w:r>
      <w:r w:rsidRPr="00DB7D67">
        <w:rPr>
          <w:rFonts w:ascii="Arial" w:hAnsi="Arial" w:cs="Arial"/>
          <w:color w:val="000000" w:themeColor="text1"/>
        </w:rPr>
        <w:t xml:space="preserve">долгосрочного </w:t>
      </w:r>
      <w:r w:rsidR="006B7BFA">
        <w:rPr>
          <w:rFonts w:ascii="Arial" w:hAnsi="Arial" w:cs="Arial"/>
          <w:color w:val="000000" w:themeColor="text1"/>
        </w:rPr>
        <w:t xml:space="preserve">плана и </w:t>
      </w:r>
      <w:r w:rsidRPr="00DB7D67">
        <w:rPr>
          <w:rFonts w:ascii="Arial" w:hAnsi="Arial" w:cs="Arial"/>
          <w:color w:val="000000" w:themeColor="text1"/>
        </w:rPr>
        <w:t xml:space="preserve">бюджета воздействий на </w:t>
      </w:r>
      <w:r w:rsidR="00F0217F">
        <w:rPr>
          <w:rFonts w:ascii="Arial" w:hAnsi="Arial" w:cs="Arial"/>
          <w:color w:val="000000" w:themeColor="text1"/>
        </w:rPr>
        <w:t xml:space="preserve">производственные активы для дальнейшего рассмотрения </w:t>
      </w:r>
      <w:r w:rsidR="00245EDE">
        <w:rPr>
          <w:rFonts w:ascii="Arial" w:hAnsi="Arial" w:cs="Arial"/>
          <w:color w:val="000000" w:themeColor="text1"/>
        </w:rPr>
        <w:t>Т</w:t>
      </w:r>
      <w:r w:rsidR="00245EDE" w:rsidRPr="00DB7D67">
        <w:rPr>
          <w:rFonts w:ascii="Arial" w:hAnsi="Arial" w:cs="Arial"/>
          <w:color w:val="000000" w:themeColor="text1"/>
        </w:rPr>
        <w:t xml:space="preserve">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Pr="00DB7D67">
        <w:rPr>
          <w:rFonts w:ascii="Arial" w:hAnsi="Arial" w:cs="Arial"/>
          <w:color w:val="000000" w:themeColor="text1"/>
        </w:rPr>
        <w:t>.</w:t>
      </w:r>
      <w:r w:rsidR="002E086A">
        <w:rPr>
          <w:rFonts w:ascii="Arial" w:hAnsi="Arial" w:cs="Arial"/>
          <w:color w:val="000000" w:themeColor="text1"/>
        </w:rPr>
        <w:t xml:space="preserve"> Согласованные </w:t>
      </w:r>
      <w:r w:rsidR="00245EDE">
        <w:rPr>
          <w:rFonts w:ascii="Arial" w:hAnsi="Arial" w:cs="Arial"/>
          <w:color w:val="000000" w:themeColor="text1"/>
        </w:rPr>
        <w:t>Т</w:t>
      </w:r>
      <w:r w:rsidR="00245EDE" w:rsidRPr="00DB7D67">
        <w:rPr>
          <w:rFonts w:ascii="Arial" w:hAnsi="Arial" w:cs="Arial"/>
          <w:color w:val="000000" w:themeColor="text1"/>
        </w:rPr>
        <w:t>ехническим</w:t>
      </w:r>
      <w:r w:rsidR="00245EDE">
        <w:rPr>
          <w:rFonts w:ascii="Arial" w:hAnsi="Arial" w:cs="Arial"/>
          <w:color w:val="000000" w:themeColor="text1"/>
        </w:rPr>
        <w:t xml:space="preserve">и </w:t>
      </w:r>
      <w:r w:rsidR="002E086A">
        <w:rPr>
          <w:rFonts w:ascii="Arial" w:hAnsi="Arial" w:cs="Arial"/>
          <w:color w:val="000000" w:themeColor="text1"/>
        </w:rPr>
        <w:t>комитетами</w:t>
      </w:r>
      <w:r w:rsidRPr="00DB7D67">
        <w:rPr>
          <w:rFonts w:ascii="Arial" w:hAnsi="Arial" w:cs="Arial"/>
          <w:color w:val="000000" w:themeColor="text1"/>
        </w:rPr>
        <w:t xml:space="preserve"> каждой </w:t>
      </w:r>
      <w:r w:rsidR="00245EDE">
        <w:rPr>
          <w:rFonts w:ascii="Arial" w:hAnsi="Arial" w:cs="Arial"/>
          <w:color w:val="000000" w:themeColor="text1"/>
        </w:rPr>
        <w:t>БЕ</w:t>
      </w:r>
      <w:r w:rsidR="002E086A">
        <w:rPr>
          <w:rFonts w:ascii="Arial" w:hAnsi="Arial" w:cs="Arial"/>
          <w:color w:val="000000" w:themeColor="text1"/>
        </w:rPr>
        <w:t xml:space="preserve">, проекты долгосрочных </w:t>
      </w:r>
      <w:r w:rsidR="006B7BFA">
        <w:rPr>
          <w:rFonts w:ascii="Arial" w:hAnsi="Arial" w:cs="Arial"/>
          <w:color w:val="000000" w:themeColor="text1"/>
        </w:rPr>
        <w:t xml:space="preserve">планов и </w:t>
      </w:r>
      <w:r w:rsidR="002E086A">
        <w:rPr>
          <w:rFonts w:ascii="Arial" w:hAnsi="Arial" w:cs="Arial"/>
          <w:color w:val="000000" w:themeColor="text1"/>
        </w:rPr>
        <w:t xml:space="preserve">бюджетов </w:t>
      </w:r>
      <w:r w:rsidRPr="00DB7D67">
        <w:rPr>
          <w:rFonts w:ascii="Arial" w:hAnsi="Arial" w:cs="Arial"/>
          <w:color w:val="000000" w:themeColor="text1"/>
        </w:rPr>
        <w:t xml:space="preserve">воздействий на </w:t>
      </w:r>
      <w:r w:rsidR="002E086A">
        <w:rPr>
          <w:rFonts w:ascii="Arial" w:hAnsi="Arial" w:cs="Arial"/>
          <w:color w:val="000000" w:themeColor="text1"/>
        </w:rPr>
        <w:t>производственные активы</w:t>
      </w:r>
      <w:r w:rsidRPr="00DB7D67">
        <w:rPr>
          <w:rFonts w:ascii="Arial" w:hAnsi="Arial" w:cs="Arial"/>
          <w:color w:val="000000" w:themeColor="text1"/>
        </w:rPr>
        <w:t xml:space="preserve"> </w:t>
      </w:r>
      <w:r w:rsidR="00D91A35" w:rsidRPr="00446DC7">
        <w:rPr>
          <w:rFonts w:ascii="Arial" w:hAnsi="Arial" w:cs="Arial"/>
          <w:color w:val="000000" w:themeColor="text1"/>
        </w:rPr>
        <w:t xml:space="preserve">анализируются </w:t>
      </w:r>
      <w:r w:rsidR="00B0290E">
        <w:rPr>
          <w:rFonts w:ascii="Arial" w:hAnsi="Arial" w:cs="Arial"/>
          <w:color w:val="000000" w:themeColor="text1"/>
        </w:rPr>
        <w:t>Главным</w:t>
      </w:r>
      <w:r w:rsidR="006B7BFA" w:rsidRPr="006B7BFA">
        <w:rPr>
          <w:rFonts w:ascii="Arial" w:hAnsi="Arial" w:cs="Arial"/>
          <w:color w:val="000000" w:themeColor="text1"/>
        </w:rPr>
        <w:t xml:space="preserve"> специалист</w:t>
      </w:r>
      <w:r w:rsidR="00B0290E">
        <w:rPr>
          <w:rFonts w:ascii="Arial" w:hAnsi="Arial" w:cs="Arial"/>
          <w:color w:val="000000" w:themeColor="text1"/>
        </w:rPr>
        <w:t>ом</w:t>
      </w:r>
      <w:r w:rsidR="006B7BFA" w:rsidRPr="006B7BFA">
        <w:rPr>
          <w:rFonts w:ascii="Arial" w:hAnsi="Arial" w:cs="Arial"/>
          <w:color w:val="000000" w:themeColor="text1"/>
        </w:rPr>
        <w:t xml:space="preserve"> </w:t>
      </w:r>
      <w:proofErr w:type="spellStart"/>
      <w:r w:rsidR="006B7BFA" w:rsidRPr="006B7BFA">
        <w:rPr>
          <w:rFonts w:ascii="Arial" w:hAnsi="Arial" w:cs="Arial"/>
          <w:color w:val="000000" w:themeColor="text1"/>
        </w:rPr>
        <w:t>ТОиР</w:t>
      </w:r>
      <w:proofErr w:type="spellEnd"/>
      <w:r w:rsidR="006B7BFA" w:rsidRPr="006B7BFA">
        <w:rPr>
          <w:rFonts w:ascii="Arial" w:hAnsi="Arial" w:cs="Arial"/>
          <w:color w:val="000000" w:themeColor="text1"/>
        </w:rPr>
        <w:t xml:space="preserve"> УК</w:t>
      </w:r>
      <w:r w:rsidR="00D91A35" w:rsidRPr="00446DC7">
        <w:rPr>
          <w:rFonts w:ascii="Arial" w:hAnsi="Arial" w:cs="Arial"/>
          <w:color w:val="000000" w:themeColor="text1"/>
        </w:rPr>
        <w:t xml:space="preserve">, который </w:t>
      </w:r>
      <w:r w:rsidR="00D91A35" w:rsidRPr="00446DC7">
        <w:rPr>
          <w:rFonts w:ascii="Arial" w:hAnsi="Arial" w:cs="Arial"/>
          <w:color w:val="000000" w:themeColor="text1"/>
        </w:rPr>
        <w:lastRenderedPageBreak/>
        <w:t xml:space="preserve">производит экспертизу проектов долгосрочного </w:t>
      </w:r>
      <w:r w:rsidR="006B7BFA">
        <w:rPr>
          <w:rFonts w:ascii="Arial" w:hAnsi="Arial" w:cs="Arial"/>
          <w:color w:val="000000" w:themeColor="text1"/>
        </w:rPr>
        <w:t>плана</w:t>
      </w:r>
      <w:r w:rsidRPr="00DB7D67">
        <w:rPr>
          <w:rFonts w:ascii="Arial" w:hAnsi="Arial" w:cs="Arial"/>
          <w:color w:val="000000" w:themeColor="text1"/>
        </w:rPr>
        <w:t xml:space="preserve">. </w:t>
      </w:r>
      <w:r w:rsidR="00D91A35">
        <w:rPr>
          <w:rFonts w:ascii="Arial" w:hAnsi="Arial" w:cs="Arial"/>
          <w:color w:val="000000" w:themeColor="text1"/>
        </w:rPr>
        <w:t>После экспертизы проекты</w:t>
      </w:r>
      <w:r w:rsidR="00D91A35" w:rsidRPr="00DB7D67">
        <w:rPr>
          <w:rFonts w:ascii="Arial" w:hAnsi="Arial" w:cs="Arial"/>
          <w:color w:val="000000" w:themeColor="text1"/>
        </w:rPr>
        <w:t xml:space="preserve"> </w:t>
      </w:r>
      <w:r w:rsidRPr="00DB7D67">
        <w:rPr>
          <w:rFonts w:ascii="Arial" w:hAnsi="Arial" w:cs="Arial"/>
          <w:color w:val="000000" w:themeColor="text1"/>
        </w:rPr>
        <w:t>долгосрочны</w:t>
      </w:r>
      <w:r w:rsidR="00D91A35">
        <w:rPr>
          <w:rFonts w:ascii="Arial" w:hAnsi="Arial" w:cs="Arial"/>
          <w:color w:val="000000" w:themeColor="text1"/>
        </w:rPr>
        <w:t>х</w:t>
      </w:r>
      <w:r w:rsidRPr="00DB7D67">
        <w:rPr>
          <w:rFonts w:ascii="Arial" w:hAnsi="Arial" w:cs="Arial"/>
          <w:color w:val="000000" w:themeColor="text1"/>
        </w:rPr>
        <w:t xml:space="preserve"> </w:t>
      </w:r>
      <w:r w:rsidR="00073300">
        <w:rPr>
          <w:rFonts w:ascii="Arial" w:hAnsi="Arial" w:cs="Arial"/>
          <w:color w:val="000000" w:themeColor="text1"/>
        </w:rPr>
        <w:t xml:space="preserve">планов </w:t>
      </w:r>
      <w:r w:rsidR="002E086A">
        <w:rPr>
          <w:rFonts w:ascii="Arial" w:hAnsi="Arial" w:cs="Arial"/>
          <w:color w:val="000000" w:themeColor="text1"/>
        </w:rPr>
        <w:t>воздействий на производственные активы</w:t>
      </w:r>
      <w:r w:rsidRPr="00DB7D67">
        <w:rPr>
          <w:rFonts w:ascii="Arial" w:hAnsi="Arial" w:cs="Arial"/>
          <w:color w:val="000000" w:themeColor="text1"/>
        </w:rPr>
        <w:t xml:space="preserve"> </w:t>
      </w:r>
      <w:r w:rsidR="00D91A35">
        <w:rPr>
          <w:rFonts w:ascii="Arial" w:hAnsi="Arial" w:cs="Arial"/>
          <w:color w:val="000000" w:themeColor="text1"/>
        </w:rPr>
        <w:t xml:space="preserve">бизнес-единиц </w:t>
      </w:r>
      <w:r w:rsidRPr="00DB7D67">
        <w:rPr>
          <w:rFonts w:ascii="Arial" w:hAnsi="Arial" w:cs="Arial"/>
          <w:color w:val="000000" w:themeColor="text1"/>
        </w:rPr>
        <w:t>рассматрива</w:t>
      </w:r>
      <w:r w:rsidR="00D91A35">
        <w:rPr>
          <w:rFonts w:ascii="Arial" w:hAnsi="Arial" w:cs="Arial"/>
          <w:color w:val="000000" w:themeColor="text1"/>
        </w:rPr>
        <w:t>ют</w:t>
      </w:r>
      <w:r w:rsidRPr="00DB7D67">
        <w:rPr>
          <w:rFonts w:ascii="Arial" w:hAnsi="Arial" w:cs="Arial"/>
          <w:color w:val="000000" w:themeColor="text1"/>
        </w:rPr>
        <w:t xml:space="preserve">ся </w:t>
      </w:r>
      <w:r w:rsidR="0035431C">
        <w:rPr>
          <w:rFonts w:ascii="Arial" w:hAnsi="Arial" w:cs="Arial"/>
          <w:color w:val="000000" w:themeColor="text1"/>
        </w:rPr>
        <w:t>Т</w:t>
      </w:r>
      <w:r w:rsidRPr="00DB7D67">
        <w:rPr>
          <w:rFonts w:ascii="Arial" w:hAnsi="Arial" w:cs="Arial"/>
          <w:color w:val="000000" w:themeColor="text1"/>
        </w:rPr>
        <w:t xml:space="preserve">ехническим комитетом </w:t>
      </w:r>
      <w:r w:rsidR="0035431C">
        <w:rPr>
          <w:rFonts w:ascii="Arial" w:hAnsi="Arial" w:cs="Arial"/>
          <w:color w:val="000000" w:themeColor="text1"/>
        </w:rPr>
        <w:t xml:space="preserve">УК </w:t>
      </w:r>
      <w:r w:rsidRPr="00DB7D67">
        <w:rPr>
          <w:rFonts w:ascii="Arial" w:hAnsi="Arial" w:cs="Arial"/>
          <w:color w:val="000000" w:themeColor="text1"/>
        </w:rPr>
        <w:t xml:space="preserve">и согласуется </w:t>
      </w:r>
      <w:ins w:id="860" w:author="Попова Дарья Николаевна (Подрядчик. ООО БерингПойнт)" w:date="2021-04-07T13:58:00Z">
        <w:r w:rsidR="00DF4E7C">
          <w:rPr>
            <w:rFonts w:ascii="Arial" w:hAnsi="Arial" w:cs="Arial"/>
            <w:color w:val="000000" w:themeColor="text1"/>
          </w:rPr>
          <w:t>Ст</w:t>
        </w:r>
      </w:ins>
      <w:ins w:id="861" w:author="Попова Дарья Николаевна (Подрядчик. ООО БерингПойнт)" w:date="2021-04-07T14:01:00Z">
        <w:r w:rsidR="00DF4E7C">
          <w:rPr>
            <w:rFonts w:ascii="Arial" w:hAnsi="Arial" w:cs="Arial"/>
            <w:color w:val="000000" w:themeColor="text1"/>
          </w:rPr>
          <w:t>а</w:t>
        </w:r>
      </w:ins>
      <w:ins w:id="862" w:author="Попова Дарья Николаевна (Подрядчик. ООО БерингПойнт)" w:date="2021-04-07T13:58:00Z">
        <w:r w:rsidR="00DF4E7C">
          <w:rPr>
            <w:rFonts w:ascii="Arial" w:hAnsi="Arial" w:cs="Arial"/>
            <w:color w:val="000000" w:themeColor="text1"/>
          </w:rPr>
          <w:t>рши</w:t>
        </w:r>
      </w:ins>
      <w:ins w:id="863" w:author="Попова Дарья Николаевна (Подрядчик. ООО БерингПойнт)" w:date="2021-04-07T13:59:00Z">
        <w:r w:rsidR="00DF4E7C">
          <w:rPr>
            <w:rFonts w:ascii="Arial" w:hAnsi="Arial" w:cs="Arial"/>
            <w:color w:val="000000" w:themeColor="text1"/>
          </w:rPr>
          <w:t xml:space="preserve">м </w:t>
        </w:r>
      </w:ins>
      <w:del w:id="864" w:author="Попова Дарья Николаевна (Подрядчик. ООО БерингПойнт)" w:date="2021-04-07T13:59:00Z">
        <w:r w:rsidR="0035431C" w:rsidDel="00DF4E7C">
          <w:rPr>
            <w:rFonts w:ascii="Arial" w:hAnsi="Arial" w:cs="Arial"/>
            <w:color w:val="000000" w:themeColor="text1"/>
          </w:rPr>
          <w:delText>В</w:delText>
        </w:r>
      </w:del>
      <w:ins w:id="865" w:author="Попова Дарья Николаевна (Подрядчик. ООО БерингПойнт)" w:date="2021-04-07T14:11:00Z">
        <w:r w:rsidR="00755D79">
          <w:rPr>
            <w:rFonts w:ascii="Arial" w:hAnsi="Arial" w:cs="Arial"/>
            <w:color w:val="000000" w:themeColor="text1"/>
          </w:rPr>
          <w:t>В</w:t>
        </w:r>
      </w:ins>
      <w:r w:rsidR="0035431C" w:rsidRPr="00DB7D67">
        <w:rPr>
          <w:rFonts w:ascii="Arial" w:hAnsi="Arial" w:cs="Arial"/>
          <w:color w:val="000000" w:themeColor="text1"/>
        </w:rPr>
        <w:t>ице</w:t>
      </w:r>
      <w:r w:rsidRPr="00DB7D67">
        <w:rPr>
          <w:rFonts w:ascii="Arial" w:hAnsi="Arial" w:cs="Arial"/>
          <w:color w:val="000000" w:themeColor="text1"/>
        </w:rPr>
        <w:t xml:space="preserve">-президентом </w:t>
      </w:r>
      <w:r w:rsidR="0035431C">
        <w:rPr>
          <w:rFonts w:ascii="Arial" w:hAnsi="Arial" w:cs="Arial"/>
          <w:color w:val="000000" w:themeColor="text1"/>
        </w:rPr>
        <w:t>БП и ТП УК</w:t>
      </w:r>
      <w:r w:rsidRPr="00DB7D67">
        <w:rPr>
          <w:rFonts w:ascii="Arial" w:hAnsi="Arial" w:cs="Arial"/>
          <w:color w:val="000000" w:themeColor="text1"/>
        </w:rPr>
        <w:t xml:space="preserve">. При необходимости формируются рекомендации по корректировке проектов </w:t>
      </w:r>
      <w:r w:rsidR="002E086A">
        <w:rPr>
          <w:rFonts w:ascii="Arial" w:hAnsi="Arial" w:cs="Arial"/>
          <w:color w:val="000000" w:themeColor="text1"/>
        </w:rPr>
        <w:t xml:space="preserve">долгосрочных </w:t>
      </w:r>
      <w:r w:rsidR="00073300">
        <w:rPr>
          <w:rFonts w:ascii="Arial" w:hAnsi="Arial" w:cs="Arial"/>
          <w:color w:val="000000" w:themeColor="text1"/>
        </w:rPr>
        <w:t xml:space="preserve">планов </w:t>
      </w:r>
      <w:r w:rsidRPr="00DB7D67">
        <w:rPr>
          <w:rFonts w:ascii="Arial" w:hAnsi="Arial" w:cs="Arial"/>
          <w:color w:val="000000" w:themeColor="text1"/>
        </w:rPr>
        <w:t xml:space="preserve">воздействий на </w:t>
      </w:r>
      <w:r w:rsidR="002E086A">
        <w:rPr>
          <w:rFonts w:ascii="Arial" w:hAnsi="Arial" w:cs="Arial"/>
          <w:color w:val="000000" w:themeColor="text1"/>
        </w:rPr>
        <w:t>производственные активы</w:t>
      </w:r>
      <w:r w:rsidRPr="00DB7D67">
        <w:rPr>
          <w:rFonts w:ascii="Arial" w:hAnsi="Arial" w:cs="Arial"/>
          <w:color w:val="000000" w:themeColor="text1"/>
        </w:rPr>
        <w:t xml:space="preserve"> на уровне </w:t>
      </w:r>
      <w:r w:rsidR="002E086A">
        <w:rPr>
          <w:rFonts w:ascii="Arial" w:hAnsi="Arial" w:cs="Arial"/>
          <w:color w:val="000000" w:themeColor="text1"/>
        </w:rPr>
        <w:t>управляющей компании</w:t>
      </w:r>
      <w:r w:rsidRPr="00DB7D67">
        <w:rPr>
          <w:rFonts w:ascii="Arial" w:hAnsi="Arial" w:cs="Arial"/>
          <w:color w:val="000000" w:themeColor="text1"/>
        </w:rPr>
        <w:t>.</w:t>
      </w:r>
      <w:r w:rsidR="002E086A">
        <w:rPr>
          <w:rFonts w:ascii="Arial" w:hAnsi="Arial" w:cs="Arial"/>
          <w:color w:val="000000" w:themeColor="text1"/>
        </w:rPr>
        <w:t xml:space="preserve"> </w:t>
      </w:r>
      <w:r w:rsidR="00D91A35" w:rsidRPr="00A854F4">
        <w:rPr>
          <w:rFonts w:ascii="Arial" w:hAnsi="Arial" w:cs="Arial"/>
          <w:color w:val="000000" w:themeColor="text1"/>
        </w:rPr>
        <w:t xml:space="preserve">Согласованный </w:t>
      </w:r>
      <w:ins w:id="866" w:author="Попова Дарья Николаевна (Подрядчик. ООО БерингПойнт)" w:date="2021-04-07T13:59:00Z">
        <w:r w:rsidR="00DF4E7C">
          <w:rPr>
            <w:rFonts w:ascii="Arial" w:hAnsi="Arial" w:cs="Arial"/>
            <w:color w:val="000000" w:themeColor="text1"/>
          </w:rPr>
          <w:t xml:space="preserve">Старшим </w:t>
        </w:r>
      </w:ins>
      <w:del w:id="867" w:author="Попова Дарья Николаевна (Подрядчик. ООО БерингПойнт)" w:date="2021-04-07T13:59:00Z">
        <w:r w:rsidR="0035431C" w:rsidDel="00DF4E7C">
          <w:rPr>
            <w:rFonts w:ascii="Arial" w:hAnsi="Arial" w:cs="Arial"/>
            <w:color w:val="000000" w:themeColor="text1"/>
          </w:rPr>
          <w:delText>В</w:delText>
        </w:r>
      </w:del>
      <w:ins w:id="868" w:author="Попова Дарья Николаевна (Подрядчик. ООО БерингПойнт)" w:date="2021-04-07T14:11:00Z">
        <w:r w:rsidR="00755D79">
          <w:rPr>
            <w:rFonts w:ascii="Arial" w:hAnsi="Arial" w:cs="Arial"/>
            <w:color w:val="000000" w:themeColor="text1"/>
          </w:rPr>
          <w:t>В</w:t>
        </w:r>
      </w:ins>
      <w:r w:rsidR="00D91A35" w:rsidRPr="00A854F4">
        <w:rPr>
          <w:rFonts w:ascii="Arial" w:hAnsi="Arial" w:cs="Arial"/>
          <w:color w:val="000000" w:themeColor="text1"/>
        </w:rPr>
        <w:t xml:space="preserve">ице-президентом </w:t>
      </w:r>
      <w:r w:rsidR="0035431C">
        <w:rPr>
          <w:rFonts w:ascii="Arial" w:hAnsi="Arial" w:cs="Arial"/>
          <w:color w:val="000000" w:themeColor="text1"/>
        </w:rPr>
        <w:t xml:space="preserve">БП </w:t>
      </w:r>
      <w:r w:rsidR="00D91A35" w:rsidRPr="00A854F4">
        <w:rPr>
          <w:rFonts w:ascii="Arial" w:hAnsi="Arial" w:cs="Arial"/>
          <w:color w:val="000000" w:themeColor="text1"/>
        </w:rPr>
        <w:t xml:space="preserve">и </w:t>
      </w:r>
      <w:r w:rsidR="0035431C">
        <w:rPr>
          <w:rFonts w:ascii="Arial" w:hAnsi="Arial" w:cs="Arial"/>
          <w:color w:val="000000" w:themeColor="text1"/>
        </w:rPr>
        <w:t xml:space="preserve">ТП УК </w:t>
      </w:r>
      <w:r w:rsidR="00D91A35" w:rsidRPr="00A854F4">
        <w:rPr>
          <w:rFonts w:ascii="Arial" w:hAnsi="Arial" w:cs="Arial"/>
          <w:color w:val="000000" w:themeColor="text1"/>
        </w:rPr>
        <w:t xml:space="preserve">долгосрочный </w:t>
      </w:r>
      <w:r w:rsidR="00073300">
        <w:rPr>
          <w:rFonts w:ascii="Arial" w:hAnsi="Arial" w:cs="Arial"/>
          <w:color w:val="000000" w:themeColor="text1"/>
        </w:rPr>
        <w:t xml:space="preserve">план и бюджет </w:t>
      </w:r>
      <w:r w:rsidR="00D91A35" w:rsidRPr="00A854F4">
        <w:rPr>
          <w:rFonts w:ascii="Arial" w:hAnsi="Arial" w:cs="Arial"/>
          <w:color w:val="000000" w:themeColor="text1"/>
        </w:rPr>
        <w:t>утверждается в рамках процесса «Долгосрочное бизнес-планирование» (до 20 лет)</w:t>
      </w:r>
      <w:r w:rsidR="00D91A35">
        <w:rPr>
          <w:rFonts w:ascii="Arial" w:hAnsi="Arial" w:cs="Arial"/>
          <w:color w:val="000000" w:themeColor="text1"/>
        </w:rPr>
        <w:t xml:space="preserve">. </w:t>
      </w:r>
      <w:r w:rsidRPr="00DB7D67">
        <w:rPr>
          <w:rFonts w:ascii="Arial" w:hAnsi="Arial" w:cs="Arial"/>
          <w:color w:val="000000" w:themeColor="text1"/>
        </w:rPr>
        <w:t>У</w:t>
      </w:r>
      <w:r w:rsidR="002E086A">
        <w:rPr>
          <w:rFonts w:ascii="Arial" w:hAnsi="Arial" w:cs="Arial"/>
          <w:color w:val="000000" w:themeColor="text1"/>
        </w:rPr>
        <w:t>тверждё</w:t>
      </w:r>
      <w:r w:rsidRPr="00DB7D67">
        <w:rPr>
          <w:rFonts w:ascii="Arial" w:hAnsi="Arial" w:cs="Arial"/>
          <w:color w:val="000000" w:themeColor="text1"/>
        </w:rPr>
        <w:t xml:space="preserve">нный долгосрочный </w:t>
      </w:r>
      <w:r w:rsidR="00073300">
        <w:rPr>
          <w:rFonts w:ascii="Arial" w:hAnsi="Arial" w:cs="Arial"/>
          <w:color w:val="000000" w:themeColor="text1"/>
        </w:rPr>
        <w:t xml:space="preserve">план и </w:t>
      </w:r>
      <w:r w:rsidRPr="00DB7D67">
        <w:rPr>
          <w:rFonts w:ascii="Arial" w:hAnsi="Arial" w:cs="Arial"/>
          <w:color w:val="000000" w:themeColor="text1"/>
        </w:rPr>
        <w:t xml:space="preserve">бюджет воздействий на </w:t>
      </w:r>
      <w:r w:rsidR="002E086A">
        <w:rPr>
          <w:rFonts w:ascii="Arial" w:hAnsi="Arial" w:cs="Arial"/>
          <w:color w:val="000000" w:themeColor="text1"/>
        </w:rPr>
        <w:t>производственные активы</w:t>
      </w:r>
      <w:r w:rsidRPr="00DB7D67">
        <w:rPr>
          <w:rFonts w:ascii="Arial" w:hAnsi="Arial" w:cs="Arial"/>
          <w:color w:val="000000" w:themeColor="text1"/>
        </w:rPr>
        <w:t xml:space="preserve"> доводится до каждой </w:t>
      </w:r>
      <w:r w:rsidR="002E086A">
        <w:rPr>
          <w:rFonts w:ascii="Arial" w:hAnsi="Arial" w:cs="Arial"/>
          <w:color w:val="000000" w:themeColor="text1"/>
        </w:rPr>
        <w:t>бизнес-единицы</w:t>
      </w:r>
      <w:r w:rsidRPr="00DB7D67">
        <w:rPr>
          <w:rFonts w:ascii="Arial" w:hAnsi="Arial" w:cs="Arial"/>
          <w:color w:val="000000" w:themeColor="text1"/>
        </w:rPr>
        <w:t xml:space="preserve"> для дальнейшего его исполнения.</w:t>
      </w:r>
    </w:p>
    <w:p w14:paraId="2F9ECA06" w14:textId="77777777" w:rsidR="00F45C0A" w:rsidRPr="00B91CB7" w:rsidRDefault="00F45C0A" w:rsidP="00B91CB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следующей таблице приведены связанные бизнес-процессы, входящие и исходящие документы.</w:t>
      </w:r>
    </w:p>
    <w:p w14:paraId="79B921A4" w14:textId="7D82AD21" w:rsidR="00A152FB" w:rsidRPr="000835FE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6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="00B4077E">
        <w:rPr>
          <w:rFonts w:ascii="Arial" w:hAnsi="Arial" w:cs="Arial"/>
          <w:b/>
          <w:sz w:val="22"/>
        </w:rPr>
        <w:t xml:space="preserve"> </w:t>
      </w:r>
      <w:r w:rsidR="00B4077E" w:rsidRPr="00BD4E1D">
        <w:rPr>
          <w:rFonts w:ascii="Arial" w:hAnsi="Arial" w:cs="Arial"/>
          <w:b/>
          <w:sz w:val="22"/>
        </w:rPr>
        <w:t xml:space="preserve">ПП-07.02.01-ERP </w:t>
      </w:r>
      <w:r w:rsidR="00B4077E">
        <w:rPr>
          <w:rFonts w:ascii="Arial" w:hAnsi="Arial" w:cs="Arial"/>
          <w:b/>
          <w:sz w:val="22"/>
        </w:rPr>
        <w:t>«</w:t>
      </w:r>
      <w:r w:rsidR="00B4077E" w:rsidRPr="00BD4E1D">
        <w:rPr>
          <w:rFonts w:ascii="Arial" w:hAnsi="Arial" w:cs="Arial"/>
          <w:b/>
          <w:sz w:val="22"/>
        </w:rPr>
        <w:t>Долгосрочное планирование воздей</w:t>
      </w:r>
      <w:r w:rsidR="00F475A6">
        <w:rPr>
          <w:rFonts w:ascii="Arial" w:hAnsi="Arial" w:cs="Arial"/>
          <w:b/>
          <w:sz w:val="22"/>
        </w:rPr>
        <w:t>ствий на производ</w:t>
      </w:r>
      <w:r w:rsidR="00B4077E">
        <w:rPr>
          <w:rFonts w:ascii="Arial" w:hAnsi="Arial" w:cs="Arial"/>
          <w:b/>
          <w:sz w:val="22"/>
        </w:rPr>
        <w:t>ственные акти</w:t>
      </w:r>
      <w:r w:rsidR="00B4077E" w:rsidRPr="00BD4E1D">
        <w:rPr>
          <w:rFonts w:ascii="Arial" w:hAnsi="Arial" w:cs="Arial"/>
          <w:b/>
          <w:sz w:val="22"/>
        </w:rPr>
        <w:t>вы (мастер-план от 3-х до 10 лет)</w:t>
      </w:r>
      <w:r w:rsidR="00B4077E">
        <w:rPr>
          <w:rFonts w:ascii="Arial" w:hAnsi="Arial" w:cs="Arial"/>
          <w:b/>
          <w:sz w:val="22"/>
        </w:rPr>
        <w:t>»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B4077E" w:rsidRPr="00BE014D" w14:paraId="0F031C8F" w14:textId="77777777" w:rsidTr="00C358D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4E4C8C22" w14:textId="77777777" w:rsidR="00B4077E" w:rsidRPr="002E2A67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69A8E26B" w14:textId="77777777" w:rsidR="00B4077E" w:rsidRPr="002E2A67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ПП-07.02.01-ERP Долгосрочное планирование воздействий на </w:t>
            </w:r>
            <w:r w:rsidR="00F475A6"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производственные</w:t>
            </w: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активы (мастер-план от 3-х до 10 лет)</w:t>
            </w:r>
          </w:p>
        </w:tc>
      </w:tr>
      <w:tr w:rsidR="00B4077E" w:rsidRPr="00BE014D" w14:paraId="425D8155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056B4CD4" w14:textId="77777777" w:rsidR="00B4077E" w:rsidRPr="002E2A67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006F214F" w14:textId="0E167564" w:rsidR="00B4077E" w:rsidRPr="002E2A67" w:rsidRDefault="00F475A6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Формирование</w:t>
            </w:r>
            <w:r w:rsidR="00B4077E" w:rsidRPr="002E2A67">
              <w:rPr>
                <w:rFonts w:ascii="Arial" w:hAnsi="Arial" w:cs="Arial"/>
                <w:sz w:val="20"/>
                <w:szCs w:val="20"/>
              </w:rPr>
              <w:t xml:space="preserve"> долгосрочного </w:t>
            </w:r>
            <w:r w:rsidR="00073300">
              <w:rPr>
                <w:rFonts w:ascii="Arial" w:hAnsi="Arial" w:cs="Arial"/>
                <w:sz w:val="20"/>
                <w:szCs w:val="20"/>
              </w:rPr>
              <w:t xml:space="preserve">плана и </w:t>
            </w:r>
            <w:r w:rsidR="00B4077E" w:rsidRPr="002E2A67">
              <w:rPr>
                <w:rFonts w:ascii="Arial" w:hAnsi="Arial" w:cs="Arial"/>
                <w:sz w:val="20"/>
                <w:szCs w:val="20"/>
              </w:rPr>
              <w:t>бюджета воздействий на производственные активы.</w:t>
            </w:r>
          </w:p>
        </w:tc>
      </w:tr>
      <w:tr w:rsidR="00B4077E" w:rsidRPr="00BE014D" w14:paraId="3A2A63E1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837651C" w14:textId="77777777" w:rsidR="00B4077E" w:rsidRPr="002E2A67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202EB033" w14:textId="77777777" w:rsidR="00B4077E" w:rsidRPr="002E2A67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Ежегодно</w:t>
            </w:r>
          </w:p>
        </w:tc>
      </w:tr>
      <w:tr w:rsidR="00B4077E" w:rsidRPr="00BE014D" w14:paraId="1CB43605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7466FEE" w14:textId="77777777" w:rsidR="00B4077E" w:rsidRPr="002E2A67" w:rsidRDefault="00B4077E" w:rsidP="00B4077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3440B1FD" w14:textId="66CB3CA4" w:rsidR="00B4077E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УП-01.04 Долгосрочное бизнес-планирование (до 20 лет)</w:t>
            </w:r>
          </w:p>
          <w:p w14:paraId="1DE25E82" w14:textId="57F854F5" w:rsidR="00073300" w:rsidRPr="002E2A67" w:rsidRDefault="00073300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УП-02.03.03 Формирование инвестиционной программы</w:t>
            </w:r>
          </w:p>
          <w:p w14:paraId="30F8F70D" w14:textId="77777777" w:rsidR="00B4077E" w:rsidRPr="002E2A67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УП-03.02 Долгосрочное динамическое проектирование</w:t>
            </w:r>
          </w:p>
          <w:p w14:paraId="114EF1DA" w14:textId="1CA0FB09" w:rsidR="00073300" w:rsidRDefault="00073300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УП-04.02.01.01 Подготовка основных входных параметров для бюджетного планирования деятельности Группы</w:t>
            </w:r>
          </w:p>
          <w:p w14:paraId="6E555411" w14:textId="5E07D90A" w:rsidR="00073300" w:rsidRPr="002E2A67" w:rsidRDefault="00B4077E" w:rsidP="00B60C7C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ПП-07.01.01 Управление стратегическим планом УПА</w:t>
            </w:r>
          </w:p>
          <w:p w14:paraId="3DB9D1D9" w14:textId="18007D16" w:rsidR="00B4077E" w:rsidRPr="002E2A67" w:rsidRDefault="00073300" w:rsidP="00B4266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</w:t>
            </w:r>
            <w:r w:rsidR="00CB2CD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.04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.04 </w:t>
            </w:r>
            <w:r w:rsidR="00CB2CD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Анализ технического состояния ПА</w:t>
            </w:r>
          </w:p>
        </w:tc>
      </w:tr>
      <w:tr w:rsidR="00B4077E" w:rsidRPr="00BE014D" w14:paraId="09E5287C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8891C88" w14:textId="77777777" w:rsidR="00B4077E" w:rsidRPr="002E2A67" w:rsidRDefault="00B4077E" w:rsidP="00B4077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4F186885" w14:textId="77777777" w:rsidR="00B4077E" w:rsidRPr="002E2A67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УП-01.04 Долгосрочное бизнес-планирование (до 20 лет)</w:t>
            </w:r>
          </w:p>
          <w:p w14:paraId="47E6FD10" w14:textId="77777777" w:rsidR="00B4077E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A6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ПП-07.02.02-ERP Перспективное среднесрочное планирование воздействий на производственные активы (3-х летний период)</w:t>
            </w:r>
          </w:p>
          <w:p w14:paraId="766E8B5B" w14:textId="02E7BFD4" w:rsidR="004C2DF3" w:rsidRPr="002E2A67" w:rsidRDefault="004C2DF3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ПП-07.06.03 Формирование годового бюджета воздействий на ПА</w:t>
            </w:r>
          </w:p>
        </w:tc>
      </w:tr>
      <w:tr w:rsidR="00B4077E" w:rsidRPr="00BE014D" w14:paraId="138FCFAC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74ECB6E" w14:textId="77777777" w:rsidR="00B4077E" w:rsidRPr="002E2A67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59EF1385" w14:textId="51A46E40" w:rsidR="00B4077E" w:rsidRDefault="00F20E33" w:rsidP="00494ECB">
            <w:pPr>
              <w:jc w:val="lef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2E2A67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Стратегический план УПА</w:t>
            </w:r>
          </w:p>
          <w:p w14:paraId="58633BEA" w14:textId="056EC439" w:rsidR="003D114A" w:rsidRDefault="003D114A" w:rsidP="00B4077E">
            <w:pPr>
              <w:jc w:val="lef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Стандарт УПА</w:t>
            </w:r>
          </w:p>
          <w:p w14:paraId="47283C0D" w14:textId="6D94A0CD" w:rsidR="00AA4254" w:rsidRDefault="00AA4254" w:rsidP="00B4077E">
            <w:pPr>
              <w:jc w:val="lef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BF7FC6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Стратегия Компании</w:t>
            </w:r>
          </w:p>
          <w:p w14:paraId="09B66B78" w14:textId="2C267062" w:rsidR="003D114A" w:rsidRDefault="003D114A" w:rsidP="00B4077E">
            <w:pPr>
              <w:jc w:val="lef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Единый календарный план производства</w:t>
            </w:r>
          </w:p>
          <w:p w14:paraId="2CFC4190" w14:textId="7D6B6856" w:rsidR="003D114A" w:rsidRDefault="003D114A" w:rsidP="00B4077E">
            <w:pPr>
              <w:jc w:val="lef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Долгосрочная инвестиционная прог</w:t>
            </w:r>
            <w:r w:rsidR="00265134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р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амма</w:t>
            </w:r>
          </w:p>
          <w:p w14:paraId="262DA1C6" w14:textId="59B21EFD" w:rsidR="003F2D5F" w:rsidRPr="002E2A67" w:rsidRDefault="00AA4254" w:rsidP="00B4077E">
            <w:pPr>
              <w:jc w:val="left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9D75EF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Формализованное основание для подготовки приказа о нач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а</w:t>
            </w:r>
            <w:r w:rsidRPr="009D75EF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ле планирования</w:t>
            </w:r>
          </w:p>
          <w:p w14:paraId="7678CE50" w14:textId="3055DCCC" w:rsidR="004E1119" w:rsidRPr="002E2A67" w:rsidRDefault="003F2D5F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Структура СПП-элементов</w:t>
            </w:r>
          </w:p>
        </w:tc>
      </w:tr>
      <w:tr w:rsidR="00B4077E" w:rsidRPr="00BE014D" w14:paraId="360CDC16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F1EAFA9" w14:textId="77777777" w:rsidR="00B4077E" w:rsidRPr="002E2A67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2E2A67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726AC361" w14:textId="2ABD3263" w:rsidR="00B4077E" w:rsidRDefault="00C05075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Долгосрочный план</w:t>
            </w:r>
            <w:r w:rsidR="003D114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и бюджет воздействий на ПА</w:t>
            </w:r>
            <w:r w:rsidR="00BC4F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БЕ</w:t>
            </w:r>
          </w:p>
          <w:p w14:paraId="2B8A0B7A" w14:textId="77777777" w:rsidR="00BC4FC0" w:rsidRPr="009D75EF" w:rsidRDefault="00BC4FC0" w:rsidP="00BC4F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F7F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Долгосрочный план воздействий УК</w:t>
            </w:r>
          </w:p>
          <w:p w14:paraId="2745A663" w14:textId="60BF6CC9" w:rsidR="00BC4FC0" w:rsidRPr="002E2A67" w:rsidRDefault="00BC4FC0" w:rsidP="00C4426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Приказ о начале планирования БЕ</w:t>
            </w:r>
          </w:p>
        </w:tc>
      </w:tr>
    </w:tbl>
    <w:p w14:paraId="266413B5" w14:textId="77777777" w:rsidR="00B9591F" w:rsidRPr="00F94454" w:rsidRDefault="00B9591F" w:rsidP="00B9591F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6854C6D1" w14:textId="4BA3A374" w:rsidR="00321CC9" w:rsidRDefault="00B34411" w:rsidP="00A8411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</w:t>
      </w:r>
      <w:r w:rsidR="00321CC9">
        <w:rPr>
          <w:rFonts w:ascii="Arial" w:hAnsi="Arial" w:cs="Arial"/>
          <w:color w:val="000000" w:themeColor="text1"/>
        </w:rPr>
        <w:t>ледующие шаги бизнес-процесса долгосрочного планирования воздействий на производственные активы</w:t>
      </w:r>
      <w:r>
        <w:rPr>
          <w:rFonts w:ascii="Arial" w:hAnsi="Arial" w:cs="Arial"/>
          <w:color w:val="000000" w:themeColor="text1"/>
        </w:rPr>
        <w:t xml:space="preserve"> </w:t>
      </w:r>
      <w:r w:rsidR="00B94988">
        <w:rPr>
          <w:rFonts w:ascii="Arial" w:hAnsi="Arial" w:cs="Arial"/>
          <w:color w:val="000000" w:themeColor="text1"/>
        </w:rPr>
        <w:t>являются</w:t>
      </w:r>
      <w:r>
        <w:rPr>
          <w:rFonts w:ascii="Arial" w:hAnsi="Arial" w:cs="Arial"/>
          <w:color w:val="000000" w:themeColor="text1"/>
        </w:rPr>
        <w:t xml:space="preserve"> основными</w:t>
      </w:r>
      <w:r w:rsidR="00321CC9">
        <w:rPr>
          <w:rFonts w:ascii="Arial" w:hAnsi="Arial" w:cs="Arial"/>
          <w:color w:val="000000" w:themeColor="text1"/>
        </w:rPr>
        <w:t>:</w:t>
      </w:r>
    </w:p>
    <w:p w14:paraId="175C2562" w14:textId="69043D92" w:rsidR="00321CC9" w:rsidRDefault="00321CC9" w:rsidP="000A1539">
      <w:pPr>
        <w:pStyle w:val="af9"/>
        <w:numPr>
          <w:ilvl w:val="0"/>
          <w:numId w:val="13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Формирование долгосрочного </w:t>
      </w:r>
      <w:r w:rsidR="003D114A">
        <w:rPr>
          <w:rFonts w:ascii="Arial" w:hAnsi="Arial" w:cs="Arial"/>
          <w:color w:val="000000" w:themeColor="text1"/>
        </w:rPr>
        <w:t xml:space="preserve">плана и </w:t>
      </w:r>
      <w:r>
        <w:rPr>
          <w:rFonts w:ascii="Arial" w:hAnsi="Arial" w:cs="Arial"/>
          <w:color w:val="000000" w:themeColor="text1"/>
        </w:rPr>
        <w:t xml:space="preserve">бюджета </w:t>
      </w:r>
      <w:r w:rsidR="00607624">
        <w:rPr>
          <w:rFonts w:ascii="Arial" w:hAnsi="Arial" w:cs="Arial"/>
          <w:color w:val="000000" w:themeColor="text1"/>
        </w:rPr>
        <w:t>воздейс</w:t>
      </w:r>
      <w:r w:rsidR="007D5DA7">
        <w:rPr>
          <w:rFonts w:ascii="Arial" w:hAnsi="Arial" w:cs="Arial"/>
          <w:color w:val="000000" w:themeColor="text1"/>
        </w:rPr>
        <w:t>твий на производственные активы</w:t>
      </w:r>
      <w:r w:rsidR="001F1ABC">
        <w:rPr>
          <w:rFonts w:ascii="Arial" w:hAnsi="Arial" w:cs="Arial"/>
          <w:color w:val="000000" w:themeColor="text1"/>
        </w:rPr>
        <w:t xml:space="preserve">. Шаги, направленные на формирование долгосрочного </w:t>
      </w:r>
      <w:r w:rsidR="003D114A">
        <w:rPr>
          <w:rFonts w:ascii="Arial" w:hAnsi="Arial" w:cs="Arial"/>
          <w:color w:val="000000" w:themeColor="text1"/>
        </w:rPr>
        <w:t xml:space="preserve">плана и </w:t>
      </w:r>
      <w:r w:rsidR="001F1ABC">
        <w:rPr>
          <w:rFonts w:ascii="Arial" w:hAnsi="Arial" w:cs="Arial"/>
          <w:color w:val="000000" w:themeColor="text1"/>
        </w:rPr>
        <w:t xml:space="preserve">бюджета воздействий на производственные активы, предполагают выполнение операций </w:t>
      </w:r>
      <w:r w:rsidR="00D91A35">
        <w:rPr>
          <w:rFonts w:ascii="Arial" w:hAnsi="Arial" w:cs="Arial"/>
          <w:color w:val="000000" w:themeColor="text1"/>
        </w:rPr>
        <w:t xml:space="preserve">автоматического моделирования воздействий на производственные активы (код </w:t>
      </w:r>
      <w:r w:rsidR="00D91A35" w:rsidRPr="00D37948">
        <w:rPr>
          <w:rFonts w:ascii="Arial" w:hAnsi="Arial" w:cs="Arial"/>
          <w:color w:val="000000" w:themeColor="text1"/>
        </w:rPr>
        <w:lastRenderedPageBreak/>
        <w:t>MCB</w:t>
      </w:r>
      <w:r w:rsidR="0019632E">
        <w:rPr>
          <w:rFonts w:ascii="Arial" w:hAnsi="Arial" w:cs="Arial"/>
          <w:color w:val="000000" w:themeColor="text1"/>
        </w:rPr>
        <w:t>0</w:t>
      </w:r>
      <w:r w:rsidR="00D91A35" w:rsidRPr="00D37948">
        <w:rPr>
          <w:rFonts w:ascii="Arial" w:hAnsi="Arial" w:cs="Arial"/>
          <w:color w:val="000000" w:themeColor="text1"/>
        </w:rPr>
        <w:t>8</w:t>
      </w:r>
      <w:r w:rsidR="0019632E">
        <w:rPr>
          <w:rFonts w:ascii="Arial" w:hAnsi="Arial" w:cs="Arial"/>
          <w:color w:val="000000" w:themeColor="text1"/>
        </w:rPr>
        <w:t>-03</w:t>
      </w:r>
      <w:r w:rsidR="00D91A35" w:rsidRPr="00446DC7">
        <w:rPr>
          <w:rFonts w:ascii="Arial" w:hAnsi="Arial" w:cs="Arial"/>
          <w:color w:val="000000" w:themeColor="text1"/>
        </w:rPr>
        <w:t xml:space="preserve"> </w:t>
      </w:r>
      <w:r w:rsidR="00D91A35">
        <w:rPr>
          <w:rFonts w:ascii="Arial" w:hAnsi="Arial" w:cs="Arial"/>
          <w:color w:val="000000" w:themeColor="text1"/>
        </w:rPr>
        <w:t>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D91A35">
        <w:rPr>
          <w:rFonts w:ascii="Arial" w:hAnsi="Arial" w:cs="Arial"/>
          <w:color w:val="000000" w:themeColor="text1"/>
        </w:rPr>
        <w:t xml:space="preserve">) и ручного </w:t>
      </w:r>
      <w:r w:rsidR="001F1ABC">
        <w:rPr>
          <w:rFonts w:ascii="Arial" w:hAnsi="Arial" w:cs="Arial"/>
          <w:color w:val="000000" w:themeColor="text1"/>
        </w:rPr>
        <w:t>заполнения формат</w:t>
      </w:r>
      <w:r w:rsidR="003D114A">
        <w:rPr>
          <w:rFonts w:ascii="Arial" w:hAnsi="Arial" w:cs="Arial"/>
          <w:color w:val="000000" w:themeColor="text1"/>
        </w:rPr>
        <w:t xml:space="preserve">ов </w:t>
      </w:r>
      <w:r w:rsidR="001F1ABC">
        <w:rPr>
          <w:rFonts w:ascii="Arial" w:hAnsi="Arial" w:cs="Arial"/>
          <w:color w:val="000000" w:themeColor="text1"/>
        </w:rPr>
        <w:t>планирования долгосрочного</w:t>
      </w:r>
      <w:r w:rsidR="00942F01">
        <w:rPr>
          <w:rFonts w:ascii="Arial" w:hAnsi="Arial" w:cs="Arial"/>
          <w:color w:val="000000" w:themeColor="text1"/>
        </w:rPr>
        <w:t xml:space="preserve"> </w:t>
      </w:r>
      <w:r w:rsidR="003D114A">
        <w:rPr>
          <w:rFonts w:ascii="Arial" w:hAnsi="Arial" w:cs="Arial"/>
          <w:color w:val="000000" w:themeColor="text1"/>
        </w:rPr>
        <w:t xml:space="preserve">плана и </w:t>
      </w:r>
      <w:r w:rsidR="00942F01">
        <w:rPr>
          <w:rFonts w:ascii="Arial" w:hAnsi="Arial" w:cs="Arial"/>
          <w:color w:val="000000" w:themeColor="text1"/>
        </w:rPr>
        <w:t>бюджета в системе</w:t>
      </w:r>
      <w:r w:rsidR="00D91A35" w:rsidRPr="009936BB">
        <w:rPr>
          <w:rFonts w:ascii="Arial" w:hAnsi="Arial" w:cs="Arial"/>
          <w:color w:val="000000" w:themeColor="text1"/>
        </w:rPr>
        <w:t xml:space="preserve"> </w:t>
      </w:r>
      <w:r w:rsidR="00D91A35">
        <w:rPr>
          <w:rFonts w:ascii="Arial" w:hAnsi="Arial" w:cs="Arial"/>
          <w:color w:val="000000" w:themeColor="text1"/>
          <w:lang w:val="en-US"/>
        </w:rPr>
        <w:t>SAP</w:t>
      </w:r>
      <w:r w:rsidR="00942F01">
        <w:rPr>
          <w:rFonts w:ascii="Arial" w:hAnsi="Arial" w:cs="Arial"/>
          <w:color w:val="000000" w:themeColor="text1"/>
        </w:rPr>
        <w:t>.</w:t>
      </w:r>
    </w:p>
    <w:p w14:paraId="7E0898D0" w14:textId="5749C0F2" w:rsidR="00942F01" w:rsidRDefault="00607624" w:rsidP="000A1539">
      <w:pPr>
        <w:pStyle w:val="af9"/>
        <w:numPr>
          <w:ilvl w:val="0"/>
          <w:numId w:val="13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Рассмотрение и согласование до</w:t>
      </w:r>
      <w:r w:rsidR="00F45C0A">
        <w:rPr>
          <w:rFonts w:ascii="Arial" w:hAnsi="Arial" w:cs="Arial"/>
          <w:color w:val="000000" w:themeColor="text1"/>
        </w:rPr>
        <w:t xml:space="preserve">лгосрочного </w:t>
      </w:r>
      <w:r w:rsidR="002F0A1C">
        <w:rPr>
          <w:rFonts w:ascii="Arial" w:hAnsi="Arial" w:cs="Arial"/>
          <w:color w:val="000000" w:themeColor="text1"/>
        </w:rPr>
        <w:t xml:space="preserve">плана </w:t>
      </w:r>
      <w:r w:rsidR="00F45C0A">
        <w:rPr>
          <w:rFonts w:ascii="Arial" w:hAnsi="Arial" w:cs="Arial"/>
          <w:color w:val="000000" w:themeColor="text1"/>
        </w:rPr>
        <w:t>воздействий</w:t>
      </w:r>
      <w:r w:rsidR="00D91A35" w:rsidRPr="009936BB">
        <w:rPr>
          <w:rFonts w:ascii="Arial" w:hAnsi="Arial" w:cs="Arial"/>
          <w:color w:val="000000" w:themeColor="text1"/>
        </w:rPr>
        <w:t xml:space="preserve"> </w:t>
      </w:r>
      <w:r w:rsidR="00D91A35">
        <w:rPr>
          <w:rFonts w:ascii="Arial" w:hAnsi="Arial" w:cs="Arial"/>
          <w:color w:val="000000" w:themeColor="text1"/>
        </w:rPr>
        <w:t xml:space="preserve">совместно со среднесрочным и годовым </w:t>
      </w:r>
      <w:r w:rsidR="002F0A1C">
        <w:rPr>
          <w:rFonts w:ascii="Arial" w:hAnsi="Arial" w:cs="Arial"/>
          <w:color w:val="000000" w:themeColor="text1"/>
        </w:rPr>
        <w:t>планами</w:t>
      </w:r>
      <w:r w:rsidR="00F45C0A">
        <w:rPr>
          <w:rFonts w:ascii="Arial" w:hAnsi="Arial" w:cs="Arial"/>
          <w:color w:val="000000" w:themeColor="text1"/>
        </w:rPr>
        <w:t>.</w:t>
      </w:r>
      <w:r w:rsidR="00942F01">
        <w:rPr>
          <w:rFonts w:ascii="Arial" w:hAnsi="Arial" w:cs="Arial"/>
          <w:color w:val="000000" w:themeColor="text1"/>
        </w:rPr>
        <w:t xml:space="preserve"> Это шаги </w:t>
      </w:r>
      <w:r w:rsidR="00942F01" w:rsidRPr="00942F01">
        <w:rPr>
          <w:rFonts w:ascii="Arial" w:hAnsi="Arial" w:cs="Arial"/>
          <w:color w:val="000000" w:themeColor="text1"/>
        </w:rPr>
        <w:t>анализа и согласов</w:t>
      </w:r>
      <w:r w:rsidR="00942F01">
        <w:rPr>
          <w:rFonts w:ascii="Arial" w:hAnsi="Arial" w:cs="Arial"/>
          <w:color w:val="000000" w:themeColor="text1"/>
        </w:rPr>
        <w:t>ания</w:t>
      </w:r>
      <w:r w:rsidR="00FE59F3">
        <w:rPr>
          <w:rFonts w:ascii="Arial" w:hAnsi="Arial" w:cs="Arial"/>
          <w:color w:val="000000" w:themeColor="text1"/>
        </w:rPr>
        <w:t xml:space="preserve"> </w:t>
      </w:r>
      <w:r w:rsidR="00FE59F3" w:rsidRPr="00942F01">
        <w:rPr>
          <w:rFonts w:ascii="Arial" w:hAnsi="Arial" w:cs="Arial"/>
          <w:color w:val="000000" w:themeColor="text1"/>
        </w:rPr>
        <w:t>формат</w:t>
      </w:r>
      <w:r w:rsidR="00D91A35">
        <w:rPr>
          <w:rFonts w:ascii="Arial" w:hAnsi="Arial" w:cs="Arial"/>
          <w:color w:val="000000" w:themeColor="text1"/>
        </w:rPr>
        <w:t>ов</w:t>
      </w:r>
      <w:r w:rsidR="00FE59F3" w:rsidRPr="00942F01">
        <w:rPr>
          <w:rFonts w:ascii="Arial" w:hAnsi="Arial" w:cs="Arial"/>
          <w:color w:val="000000" w:themeColor="text1"/>
        </w:rPr>
        <w:t xml:space="preserve"> </w:t>
      </w:r>
      <w:r w:rsidR="00FE59F3">
        <w:rPr>
          <w:rFonts w:ascii="Arial" w:hAnsi="Arial" w:cs="Arial"/>
          <w:color w:val="000000" w:themeColor="text1"/>
        </w:rPr>
        <w:t xml:space="preserve">планирования, </w:t>
      </w:r>
      <w:r w:rsidR="00942F01" w:rsidRPr="00942F01">
        <w:rPr>
          <w:rFonts w:ascii="Arial" w:hAnsi="Arial" w:cs="Arial"/>
          <w:color w:val="000000" w:themeColor="text1"/>
        </w:rPr>
        <w:t>заполненн</w:t>
      </w:r>
      <w:r w:rsidR="00D91A35">
        <w:rPr>
          <w:rFonts w:ascii="Arial" w:hAnsi="Arial" w:cs="Arial"/>
          <w:color w:val="000000" w:themeColor="text1"/>
        </w:rPr>
        <w:t xml:space="preserve">ых </w:t>
      </w:r>
      <w:r w:rsidR="00942F01">
        <w:rPr>
          <w:rFonts w:ascii="Arial" w:hAnsi="Arial" w:cs="Arial"/>
          <w:color w:val="000000" w:themeColor="text1"/>
        </w:rPr>
        <w:t xml:space="preserve">перечнем воздействий. В процессе анализа и согласования долгосрочного </w:t>
      </w:r>
      <w:r w:rsidR="002F0A1C">
        <w:rPr>
          <w:rFonts w:ascii="Arial" w:hAnsi="Arial" w:cs="Arial"/>
          <w:color w:val="000000" w:themeColor="text1"/>
        </w:rPr>
        <w:t xml:space="preserve">плана </w:t>
      </w:r>
      <w:r w:rsidR="00942F01">
        <w:rPr>
          <w:rFonts w:ascii="Arial" w:hAnsi="Arial" w:cs="Arial"/>
          <w:color w:val="000000" w:themeColor="text1"/>
        </w:rPr>
        <w:t xml:space="preserve">возможны возвраты на шаги формирования с целью корректировки запланированных </w:t>
      </w:r>
      <w:r w:rsidR="00D91A35">
        <w:rPr>
          <w:rFonts w:ascii="Arial" w:hAnsi="Arial" w:cs="Arial"/>
          <w:color w:val="000000" w:themeColor="text1"/>
        </w:rPr>
        <w:t>воздействий</w:t>
      </w:r>
      <w:r w:rsidR="00942F01">
        <w:rPr>
          <w:rFonts w:ascii="Arial" w:hAnsi="Arial" w:cs="Arial"/>
          <w:color w:val="000000" w:themeColor="text1"/>
        </w:rPr>
        <w:t>.</w:t>
      </w:r>
    </w:p>
    <w:p w14:paraId="2ADB6BDC" w14:textId="6C76834D" w:rsidR="00607624" w:rsidRDefault="00D91A35" w:rsidP="0060762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Ш</w:t>
      </w:r>
      <w:r w:rsidR="00607624">
        <w:rPr>
          <w:rFonts w:ascii="Arial" w:hAnsi="Arial" w:cs="Arial"/>
          <w:color w:val="000000" w:themeColor="text1"/>
        </w:rPr>
        <w:t>аги выполняются как на уровне бизнес-единицы, так и на уровне управляющей компании.</w:t>
      </w:r>
    </w:p>
    <w:p w14:paraId="3EC599FC" w14:textId="77777777" w:rsidR="00607624" w:rsidRPr="00E73792" w:rsidRDefault="00607624" w:rsidP="0060762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Участниками бизнес-процесса долгосрочного планирования воздействий на произ</w:t>
      </w:r>
      <w:r w:rsidRPr="00E73792">
        <w:rPr>
          <w:rFonts w:ascii="Arial" w:hAnsi="Arial" w:cs="Arial"/>
          <w:color w:val="000000" w:themeColor="text1"/>
        </w:rPr>
        <w:t>водственные активы являются:</w:t>
      </w:r>
    </w:p>
    <w:p w14:paraId="163E9CA8" w14:textId="0D4C8C24" w:rsidR="003D114A" w:rsidRPr="00DF4E7C" w:rsidRDefault="003D114A" w:rsidP="003D114A">
      <w:pPr>
        <w:pStyle w:val="af9"/>
        <w:numPr>
          <w:ilvl w:val="0"/>
          <w:numId w:val="38"/>
        </w:numPr>
        <w:spacing w:after="240" w:line="276" w:lineRule="auto"/>
        <w:rPr>
          <w:ins w:id="869" w:author="Попова Дарья Николаевна (Подрядчик. ООО БерингПойнт)" w:date="2021-04-07T14:01:00Z"/>
          <w:rFonts w:ascii="Arial" w:hAnsi="Arial" w:cs="Arial"/>
          <w:color w:val="000000" w:themeColor="text1"/>
          <w:rPrChange w:id="870" w:author="Попова Дарья Николаевна (Подрядчик. ООО БерингПойнт)" w:date="2021-04-07T14:01:00Z">
            <w:rPr>
              <w:ins w:id="871" w:author="Попова Дарья Николаевна (Подрядчик. ООО БерингПойнт)" w:date="2021-04-07T14:01:00Z"/>
              <w:rFonts w:ascii="Arial" w:hAnsi="Arial" w:cs="Arial"/>
              <w:color w:val="000000" w:themeColor="text1"/>
              <w:lang w:val="en-US"/>
            </w:rPr>
          </w:rPrChange>
        </w:rPr>
      </w:pPr>
      <w:r w:rsidRPr="003D114A">
        <w:rPr>
          <w:rFonts w:ascii="Arial" w:hAnsi="Arial" w:cs="Arial"/>
          <w:color w:val="000000" w:themeColor="text1"/>
        </w:rPr>
        <w:t>Генеральный директор УК</w:t>
      </w:r>
      <w:r>
        <w:rPr>
          <w:rFonts w:ascii="Arial" w:hAnsi="Arial" w:cs="Arial"/>
          <w:color w:val="000000" w:themeColor="text1"/>
          <w:lang w:val="en-US"/>
        </w:rPr>
        <w:t>;</w:t>
      </w:r>
    </w:p>
    <w:p w14:paraId="4CA90809" w14:textId="6ABF344A" w:rsidR="00DF4E7C" w:rsidRPr="003D114A" w:rsidRDefault="00755D79" w:rsidP="003D114A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ins w:id="872" w:author="Попова Дарья Николаевна (Подрядчик. ООО БерингПойнт)" w:date="2021-04-07T14:01:00Z">
        <w:r>
          <w:rPr>
            <w:rFonts w:ascii="Arial" w:hAnsi="Arial" w:cs="Arial"/>
            <w:color w:val="000000" w:themeColor="text1"/>
          </w:rPr>
          <w:t xml:space="preserve">Старший </w:t>
        </w:r>
      </w:ins>
      <w:ins w:id="873" w:author="Попова Дарья Николаевна (Подрядчик. ООО БерингПойнт)" w:date="2021-04-07T14:11:00Z">
        <w:r>
          <w:rPr>
            <w:rFonts w:ascii="Arial" w:hAnsi="Arial" w:cs="Arial"/>
            <w:color w:val="000000" w:themeColor="text1"/>
          </w:rPr>
          <w:t>В</w:t>
        </w:r>
      </w:ins>
      <w:ins w:id="874" w:author="Попова Дарья Николаевна (Подрядчик. ООО БерингПойнт)" w:date="2021-04-07T14:01:00Z">
        <w:r w:rsidR="00DF4E7C">
          <w:rPr>
            <w:rFonts w:ascii="Arial" w:hAnsi="Arial" w:cs="Arial"/>
            <w:color w:val="000000" w:themeColor="text1"/>
          </w:rPr>
          <w:t>ице-президент БП и ТП УК;</w:t>
        </w:r>
      </w:ins>
    </w:p>
    <w:p w14:paraId="7B0C8503" w14:textId="62BB0478" w:rsidR="003D114A" w:rsidRPr="003D114A" w:rsidRDefault="003D114A" w:rsidP="00551DE5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D114A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3D114A">
        <w:rPr>
          <w:rFonts w:ascii="Arial" w:hAnsi="Arial" w:cs="Arial"/>
          <w:color w:val="000000" w:themeColor="text1"/>
        </w:rPr>
        <w:t>ТОиР</w:t>
      </w:r>
      <w:proofErr w:type="spellEnd"/>
      <w:r w:rsidRPr="003D114A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9936BB">
        <w:rPr>
          <w:rFonts w:ascii="Arial" w:hAnsi="Arial" w:cs="Arial"/>
          <w:color w:val="000000" w:themeColor="text1"/>
        </w:rPr>
        <w:t>;</w:t>
      </w:r>
    </w:p>
    <w:p w14:paraId="2A57B5D5" w14:textId="0205623C" w:rsidR="003D114A" w:rsidRPr="003D114A" w:rsidRDefault="003D114A" w:rsidP="003D114A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D114A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3D114A">
        <w:rPr>
          <w:rFonts w:ascii="Arial" w:hAnsi="Arial" w:cs="Arial"/>
          <w:color w:val="000000" w:themeColor="text1"/>
        </w:rPr>
        <w:t>ТОиР</w:t>
      </w:r>
      <w:proofErr w:type="spellEnd"/>
      <w:r w:rsidRPr="003D114A">
        <w:rPr>
          <w:rFonts w:ascii="Arial" w:hAnsi="Arial" w:cs="Arial"/>
          <w:color w:val="000000" w:themeColor="text1"/>
        </w:rPr>
        <w:t xml:space="preserve"> УК</w:t>
      </w:r>
      <w:r>
        <w:rPr>
          <w:rFonts w:ascii="Arial" w:hAnsi="Arial" w:cs="Arial"/>
          <w:color w:val="000000" w:themeColor="text1"/>
          <w:lang w:val="en-US"/>
        </w:rPr>
        <w:t>;</w:t>
      </w:r>
    </w:p>
    <w:p w14:paraId="01E77C08" w14:textId="205383FA" w:rsidR="003D114A" w:rsidRPr="003D114A" w:rsidRDefault="003D114A" w:rsidP="003D114A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D114A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Pr="009936BB">
        <w:rPr>
          <w:rFonts w:ascii="Arial" w:hAnsi="Arial" w:cs="Arial"/>
          <w:color w:val="000000" w:themeColor="text1"/>
        </w:rPr>
        <w:t>;</w:t>
      </w:r>
    </w:p>
    <w:p w14:paraId="288DF59B" w14:textId="64C35FFA" w:rsidR="003D114A" w:rsidRPr="009936BB" w:rsidRDefault="003D114A" w:rsidP="003D114A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D114A">
        <w:rPr>
          <w:rFonts w:ascii="Arial" w:hAnsi="Arial" w:cs="Arial"/>
          <w:color w:val="000000" w:themeColor="text1"/>
        </w:rPr>
        <w:t>Планировщик бюджета УА УК</w:t>
      </w:r>
      <w:r>
        <w:rPr>
          <w:rFonts w:ascii="Arial" w:hAnsi="Arial" w:cs="Arial"/>
          <w:color w:val="000000" w:themeColor="text1"/>
          <w:lang w:val="en-US"/>
        </w:rPr>
        <w:t>;</w:t>
      </w:r>
    </w:p>
    <w:p w14:paraId="691405B6" w14:textId="35D5BAF7" w:rsidR="003D114A" w:rsidRPr="003D114A" w:rsidRDefault="003D114A" w:rsidP="003D114A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D114A">
        <w:rPr>
          <w:rFonts w:ascii="Arial" w:hAnsi="Arial" w:cs="Arial"/>
          <w:color w:val="000000" w:themeColor="text1"/>
        </w:rPr>
        <w:t>Технический директор УК</w:t>
      </w:r>
      <w:r>
        <w:rPr>
          <w:rFonts w:ascii="Arial" w:hAnsi="Arial" w:cs="Arial"/>
          <w:color w:val="000000" w:themeColor="text1"/>
          <w:lang w:val="en-US"/>
        </w:rPr>
        <w:t>;</w:t>
      </w:r>
    </w:p>
    <w:p w14:paraId="7D6D6C33" w14:textId="7BFE8021" w:rsidR="00607624" w:rsidRPr="00E73792" w:rsidRDefault="003D114A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D114A">
        <w:rPr>
          <w:rFonts w:ascii="Arial" w:hAnsi="Arial" w:cs="Arial"/>
          <w:color w:val="000000" w:themeColor="text1"/>
        </w:rPr>
        <w:t>Управляющий директор БЕ</w:t>
      </w:r>
      <w:r>
        <w:rPr>
          <w:rFonts w:ascii="Arial" w:hAnsi="Arial" w:cs="Arial"/>
          <w:color w:val="000000" w:themeColor="text1"/>
          <w:lang w:val="en-US"/>
        </w:rPr>
        <w:t>.</w:t>
      </w:r>
    </w:p>
    <w:p w14:paraId="69DCEBAB" w14:textId="77777777" w:rsidR="00F45C0A" w:rsidRDefault="00F45C0A" w:rsidP="00F45C0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E73792">
        <w:rPr>
          <w:rFonts w:ascii="Arial" w:hAnsi="Arial" w:cs="Arial"/>
          <w:color w:val="000000" w:themeColor="text1"/>
        </w:rPr>
        <w:t>Шаги бизнес-процесса долгосрочного планирования воздействий на производствен</w:t>
      </w:r>
      <w:r>
        <w:rPr>
          <w:rFonts w:ascii="Arial" w:hAnsi="Arial" w:cs="Arial"/>
          <w:color w:val="000000" w:themeColor="text1"/>
        </w:rPr>
        <w:t>ные активы описаны в разделе 5.2.1 настоящего документа.</w:t>
      </w:r>
    </w:p>
    <w:p w14:paraId="6F9697DF" w14:textId="61C5B398" w:rsidR="00CF329F" w:rsidRDefault="00CF329F" w:rsidP="00CF32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</w:t>
      </w:r>
      <w:r w:rsidRPr="00286817">
        <w:rPr>
          <w:rFonts w:ascii="Arial" w:hAnsi="Arial" w:cs="Arial"/>
          <w:color w:val="000000" w:themeColor="text1"/>
        </w:rPr>
        <w:t xml:space="preserve">изнес-процесс </w:t>
      </w:r>
      <w:r>
        <w:rPr>
          <w:rFonts w:ascii="Arial" w:hAnsi="Arial" w:cs="Arial"/>
          <w:color w:val="000000" w:themeColor="text1"/>
        </w:rPr>
        <w:t>долгосрочного планирования воздействий на производственные активы регламентируется следующими документами:</w:t>
      </w:r>
    </w:p>
    <w:p w14:paraId="7F4D3175" w14:textId="490B4064" w:rsidR="00CF329F" w:rsidRPr="005A31FA" w:rsidRDefault="00CF329F" w:rsidP="00CF329F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875" w:author="Попова Дарья Николаевна (Подрядчик. ООО БерингПойнт)" w:date="2021-04-05T14:57:00Z">
        <w:r w:rsidRPr="00CF329F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876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5A31FA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Pr="005A31FA">
        <w:rPr>
          <w:rFonts w:ascii="Arial" w:hAnsi="Arial" w:cs="Arial"/>
          <w:color w:val="000000" w:themeColor="text1"/>
        </w:rPr>
        <w:t>ТОиР</w:t>
      </w:r>
      <w:proofErr w:type="spellEnd"/>
      <w:r w:rsidRPr="005A31FA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>
        <w:rPr>
          <w:rFonts w:ascii="Arial" w:hAnsi="Arial" w:cs="Arial"/>
          <w:color w:val="000000" w:themeColor="text1"/>
        </w:rPr>
        <w:t>»;</w:t>
      </w:r>
    </w:p>
    <w:p w14:paraId="4F6F41A0" w14:textId="2A812C00" w:rsidR="00CF329F" w:rsidRPr="005A31FA" w:rsidRDefault="00CF329F" w:rsidP="00CF329F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877" w:author="Попова Дарья Николаевна (Подрядчик. ООО БерингПойнт)" w:date="2021-04-05T14:55:00Z">
        <w:r w:rsidRPr="00CF329F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878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5A31F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».</w:t>
      </w:r>
    </w:p>
    <w:p w14:paraId="3CDB529B" w14:textId="77777777" w:rsidR="00FE59F3" w:rsidRPr="0002340C" w:rsidRDefault="00F6798A" w:rsidP="00FE59F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Схема бизнес-процесса долгосрочного планирования воздействий на производственные активы </w:t>
      </w:r>
      <w:r w:rsidR="00FE59F3">
        <w:rPr>
          <w:rFonts w:ascii="Arial" w:hAnsi="Arial" w:cs="Arial"/>
          <w:color w:val="000000" w:themeColor="text1"/>
        </w:rPr>
        <w:t>расположена в программе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US"/>
        </w:rPr>
        <w:t>Aris</w:t>
      </w:r>
      <w:proofErr w:type="spellEnd"/>
      <w:r w:rsidR="00FE59F3">
        <w:rPr>
          <w:rFonts w:ascii="Arial" w:hAnsi="Arial" w:cs="Arial"/>
          <w:color w:val="000000" w:themeColor="text1"/>
        </w:rPr>
        <w:t xml:space="preserve"> по </w:t>
      </w:r>
      <w:r w:rsidR="00FE59F3" w:rsidRPr="00B26985">
        <w:rPr>
          <w:rFonts w:ascii="Arial" w:hAnsi="Arial" w:cs="Arial"/>
          <w:color w:val="000000" w:themeColor="text1"/>
        </w:rPr>
        <w:t xml:space="preserve">адресу: </w:t>
      </w:r>
      <w:r w:rsidR="00FE59F3" w:rsidRPr="009936BB">
        <w:rPr>
          <w:rFonts w:ascii="Arial" w:eastAsia="Calibri" w:hAnsi="Arial" w:cs="Arial"/>
        </w:rPr>
        <w:t>ПОЛЮС/Главная папка/4. В разработке/ERP/ПП-07 Управление производственными активами/</w:t>
      </w:r>
      <w:r w:rsidR="0002340C" w:rsidRPr="00B26985">
        <w:rPr>
          <w:rFonts w:ascii="Arial" w:eastAsia="Calibri" w:hAnsi="Arial" w:cs="Arial"/>
        </w:rPr>
        <w:t>ПП-07.02 Планирование программы управления производственными активами</w:t>
      </w:r>
      <w:r w:rsidR="0002340C" w:rsidRPr="009936BB">
        <w:rPr>
          <w:rFonts w:ascii="Arial" w:eastAsia="Calibri" w:hAnsi="Arial" w:cs="Arial"/>
        </w:rPr>
        <w:t>/</w:t>
      </w:r>
    </w:p>
    <w:p w14:paraId="44FCDEBF" w14:textId="21F66521" w:rsidR="00FE59F3" w:rsidRDefault="009F4279" w:rsidP="00F45C0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Схема бизнес-процесса</w:t>
      </w:r>
      <w:r w:rsidR="00FE59F3" w:rsidRPr="00FE59F3">
        <w:rPr>
          <w:rFonts w:ascii="Arial" w:hAnsi="Arial" w:cs="Arial"/>
          <w:color w:val="000000" w:themeColor="text1"/>
        </w:rPr>
        <w:t xml:space="preserve"> «ПП-07.02.01-ERP «Долгосрочное планирование воздействий на производственные активы (мастер-план от 3-х до 10 лет)</w:t>
      </w:r>
      <w:r w:rsidR="00FE59F3">
        <w:rPr>
          <w:rFonts w:ascii="Arial" w:hAnsi="Arial" w:cs="Arial"/>
          <w:color w:val="000000" w:themeColor="text1"/>
        </w:rPr>
        <w:t>» приведе</w:t>
      </w:r>
      <w:r w:rsidR="00FE59F3" w:rsidRPr="00FE59F3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>а</w:t>
      </w:r>
      <w:r w:rsidR="00FE59F3" w:rsidRPr="00FE59F3">
        <w:rPr>
          <w:rFonts w:ascii="Arial" w:hAnsi="Arial" w:cs="Arial"/>
          <w:color w:val="000000" w:themeColor="text1"/>
        </w:rPr>
        <w:t xml:space="preserve"> в </w:t>
      </w:r>
      <w:r w:rsidR="00FE59F3">
        <w:rPr>
          <w:rFonts w:ascii="Arial" w:hAnsi="Arial" w:cs="Arial"/>
          <w:color w:val="000000" w:themeColor="text1"/>
        </w:rPr>
        <w:t>Приложении</w:t>
      </w:r>
      <w:r w:rsidR="00FE59F3" w:rsidRPr="00FE59F3">
        <w:rPr>
          <w:rFonts w:ascii="Arial" w:hAnsi="Arial" w:cs="Arial"/>
          <w:color w:val="000000" w:themeColor="text1"/>
        </w:rPr>
        <w:t xml:space="preserve"> № 1. </w:t>
      </w:r>
      <w:r w:rsidR="00FE59F3">
        <w:rPr>
          <w:rFonts w:ascii="Arial" w:hAnsi="Arial" w:cs="Arial"/>
          <w:color w:val="000000" w:themeColor="text1"/>
        </w:rPr>
        <w:t>«</w:t>
      </w:r>
      <w:r w:rsidR="00FE59F3" w:rsidRPr="00FE59F3">
        <w:rPr>
          <w:rFonts w:ascii="Arial" w:hAnsi="Arial" w:cs="Arial"/>
          <w:color w:val="000000" w:themeColor="text1"/>
        </w:rPr>
        <w:t xml:space="preserve">Модели бизнес-процессов» </w:t>
      </w:r>
      <w:r w:rsidR="00FE59F3">
        <w:rPr>
          <w:rFonts w:ascii="Arial" w:hAnsi="Arial" w:cs="Arial"/>
          <w:color w:val="000000" w:themeColor="text1"/>
        </w:rPr>
        <w:t>настоящего</w:t>
      </w:r>
      <w:r w:rsidR="00FE59F3" w:rsidRPr="00FE59F3">
        <w:rPr>
          <w:rFonts w:ascii="Arial" w:hAnsi="Arial" w:cs="Arial"/>
          <w:color w:val="000000" w:themeColor="text1"/>
        </w:rPr>
        <w:t xml:space="preserve"> документа.</w:t>
      </w:r>
    </w:p>
    <w:p w14:paraId="33FA2871" w14:textId="77777777" w:rsidR="007F609A" w:rsidRPr="00F6798A" w:rsidRDefault="007F609A" w:rsidP="00F45C0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EEE55D6" w14:textId="77777777" w:rsidR="000835FE" w:rsidRDefault="000835FE" w:rsidP="00483421">
      <w:pPr>
        <w:pStyle w:val="3"/>
      </w:pPr>
      <w:bookmarkStart w:id="879" w:name="_Toc68528486"/>
      <w:r w:rsidRPr="000835FE">
        <w:t xml:space="preserve">Описание бизнес-процесса </w:t>
      </w:r>
      <w:r w:rsidR="00B4077E" w:rsidRPr="00877BE1">
        <w:t xml:space="preserve">ПП-07.02.02-ERP </w:t>
      </w:r>
      <w:r w:rsidR="00B4077E">
        <w:t>«</w:t>
      </w:r>
      <w:r w:rsidR="00B4077E" w:rsidRPr="00877BE1">
        <w:t>Перспективное среднесрочное пл</w:t>
      </w:r>
      <w:r w:rsidR="00B4077E">
        <w:t>анирование воздействий на произ</w:t>
      </w:r>
      <w:r w:rsidR="00B4077E" w:rsidRPr="00877BE1">
        <w:t>водственные активы (3-х летний период)</w:t>
      </w:r>
      <w:r w:rsidR="00B4077E">
        <w:t>»</w:t>
      </w:r>
      <w:bookmarkEnd w:id="879"/>
    </w:p>
    <w:p w14:paraId="4CEDB0AC" w14:textId="1F2E50D8" w:rsidR="00B4077E" w:rsidRDefault="00F6798A" w:rsidP="00687C9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Бизнес-процесс перспективного среднесрочного планирования воздействий на производ</w:t>
      </w:r>
      <w:r w:rsidRPr="00F6798A">
        <w:rPr>
          <w:rFonts w:ascii="Arial" w:hAnsi="Arial" w:cs="Arial"/>
          <w:color w:val="000000" w:themeColor="text1"/>
        </w:rPr>
        <w:t>ственные активы</w:t>
      </w:r>
      <w:r>
        <w:rPr>
          <w:rFonts w:ascii="Arial" w:hAnsi="Arial" w:cs="Arial"/>
          <w:color w:val="000000" w:themeColor="text1"/>
        </w:rPr>
        <w:t xml:space="preserve"> содержит шаги по формированию среднесрочного </w:t>
      </w:r>
      <w:r w:rsidR="003A54A9">
        <w:rPr>
          <w:rFonts w:ascii="Arial" w:hAnsi="Arial" w:cs="Arial"/>
          <w:color w:val="000000" w:themeColor="text1"/>
        </w:rPr>
        <w:t xml:space="preserve">плана и </w:t>
      </w:r>
      <w:r>
        <w:rPr>
          <w:rFonts w:ascii="Arial" w:hAnsi="Arial" w:cs="Arial"/>
          <w:color w:val="000000" w:themeColor="text1"/>
        </w:rPr>
        <w:t xml:space="preserve">бюджета – </w:t>
      </w:r>
      <w:r w:rsidR="00F475A6">
        <w:rPr>
          <w:rFonts w:ascii="Arial" w:hAnsi="Arial" w:cs="Arial"/>
          <w:color w:val="000000" w:themeColor="text1"/>
        </w:rPr>
        <w:t>уточнённого</w:t>
      </w:r>
      <w:r w:rsidRPr="00F6798A">
        <w:rPr>
          <w:rFonts w:ascii="Arial" w:hAnsi="Arial" w:cs="Arial"/>
          <w:color w:val="000000" w:themeColor="text1"/>
        </w:rPr>
        <w:t xml:space="preserve"> план</w:t>
      </w:r>
      <w:r>
        <w:rPr>
          <w:rFonts w:ascii="Arial" w:hAnsi="Arial" w:cs="Arial"/>
          <w:color w:val="000000" w:themeColor="text1"/>
        </w:rPr>
        <w:t>а</w:t>
      </w:r>
      <w:r w:rsidR="003A54A9">
        <w:rPr>
          <w:rFonts w:ascii="Arial" w:hAnsi="Arial" w:cs="Arial"/>
          <w:color w:val="000000" w:themeColor="text1"/>
        </w:rPr>
        <w:t xml:space="preserve"> воздействий</w:t>
      </w:r>
      <w:r w:rsidR="005C7232">
        <w:rPr>
          <w:rFonts w:ascii="Arial" w:hAnsi="Arial" w:cs="Arial"/>
          <w:color w:val="000000" w:themeColor="text1"/>
        </w:rPr>
        <w:t>,</w:t>
      </w:r>
      <w:r w:rsidR="003A54A9">
        <w:rPr>
          <w:rFonts w:ascii="Arial" w:hAnsi="Arial" w:cs="Arial"/>
          <w:color w:val="000000" w:themeColor="text1"/>
        </w:rPr>
        <w:t xml:space="preserve"> </w:t>
      </w:r>
      <w:r w:rsidRPr="00F6798A">
        <w:rPr>
          <w:rFonts w:ascii="Arial" w:hAnsi="Arial" w:cs="Arial"/>
          <w:color w:val="000000" w:themeColor="text1"/>
        </w:rPr>
        <w:t xml:space="preserve">операционных и капитальных затрат первых </w:t>
      </w:r>
      <w:r w:rsidR="00F475A6" w:rsidRPr="00F6798A">
        <w:rPr>
          <w:rFonts w:ascii="Arial" w:hAnsi="Arial" w:cs="Arial"/>
          <w:color w:val="000000" w:themeColor="text1"/>
        </w:rPr>
        <w:t>трёх</w:t>
      </w:r>
      <w:r w:rsidRPr="00F6798A">
        <w:rPr>
          <w:rFonts w:ascii="Arial" w:hAnsi="Arial" w:cs="Arial"/>
          <w:color w:val="000000" w:themeColor="text1"/>
        </w:rPr>
        <w:t xml:space="preserve"> лет долгосрочного </w:t>
      </w:r>
      <w:r w:rsidR="003A54A9">
        <w:rPr>
          <w:rFonts w:ascii="Arial" w:hAnsi="Arial" w:cs="Arial"/>
          <w:color w:val="000000" w:themeColor="text1"/>
        </w:rPr>
        <w:t xml:space="preserve">плана и </w:t>
      </w:r>
      <w:r w:rsidRPr="00F6798A">
        <w:rPr>
          <w:rFonts w:ascii="Arial" w:hAnsi="Arial" w:cs="Arial"/>
          <w:color w:val="000000" w:themeColor="text1"/>
        </w:rPr>
        <w:t xml:space="preserve">бюджета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F6798A">
        <w:rPr>
          <w:rFonts w:ascii="Arial" w:hAnsi="Arial" w:cs="Arial"/>
          <w:color w:val="000000" w:themeColor="text1"/>
        </w:rPr>
        <w:t xml:space="preserve"> с описанием </w:t>
      </w:r>
      <w:r w:rsidR="00D27885" w:rsidRPr="00D27885">
        <w:rPr>
          <w:rFonts w:ascii="Arial" w:hAnsi="Arial" w:cs="Arial"/>
          <w:color w:val="000000" w:themeColor="text1"/>
        </w:rPr>
        <w:t xml:space="preserve">воздействий на </w:t>
      </w:r>
      <w:r w:rsidR="00D27885">
        <w:rPr>
          <w:rFonts w:ascii="Arial" w:hAnsi="Arial" w:cs="Arial"/>
          <w:color w:val="000000" w:themeColor="text1"/>
        </w:rPr>
        <w:t>производственные активы</w:t>
      </w:r>
      <w:r w:rsidR="00D27885" w:rsidRPr="00F6798A">
        <w:rPr>
          <w:rFonts w:ascii="Arial" w:hAnsi="Arial" w:cs="Arial"/>
          <w:color w:val="000000" w:themeColor="text1"/>
        </w:rPr>
        <w:t xml:space="preserve"> </w:t>
      </w:r>
      <w:r w:rsidR="00D27885" w:rsidRPr="00D27885">
        <w:rPr>
          <w:rFonts w:ascii="Arial" w:hAnsi="Arial" w:cs="Arial"/>
          <w:color w:val="000000" w:themeColor="text1"/>
        </w:rPr>
        <w:t xml:space="preserve">(мероприятия </w:t>
      </w:r>
      <w:proofErr w:type="spellStart"/>
      <w:r w:rsidR="00D27885" w:rsidRPr="00D27885">
        <w:rPr>
          <w:rFonts w:ascii="Arial" w:hAnsi="Arial" w:cs="Arial"/>
          <w:color w:val="000000" w:themeColor="text1"/>
        </w:rPr>
        <w:t>ТОиР</w:t>
      </w:r>
      <w:proofErr w:type="spellEnd"/>
      <w:r w:rsidR="00D27885" w:rsidRPr="00D27885">
        <w:rPr>
          <w:rFonts w:ascii="Arial" w:hAnsi="Arial" w:cs="Arial"/>
          <w:color w:val="000000" w:themeColor="text1"/>
        </w:rPr>
        <w:t>, обследования и диагностики, ЭПБ) и</w:t>
      </w:r>
      <w:r w:rsidR="00D27885">
        <w:rPr>
          <w:rFonts w:ascii="Arial" w:hAnsi="Arial" w:cs="Arial"/>
          <w:color w:val="000000" w:themeColor="text1"/>
        </w:rPr>
        <w:t xml:space="preserve"> </w:t>
      </w:r>
      <w:r w:rsidRPr="00F6798A">
        <w:rPr>
          <w:rFonts w:ascii="Arial" w:hAnsi="Arial" w:cs="Arial"/>
          <w:color w:val="000000" w:themeColor="text1"/>
        </w:rPr>
        <w:t xml:space="preserve">конкретных проектов (инициатив) </w:t>
      </w:r>
      <w:r w:rsidR="00276DCB">
        <w:rPr>
          <w:rFonts w:ascii="Arial" w:hAnsi="Arial" w:cs="Arial"/>
          <w:color w:val="000000" w:themeColor="text1"/>
        </w:rPr>
        <w:t>ОВП</w:t>
      </w:r>
      <w:r w:rsidR="00687C93">
        <w:rPr>
          <w:rFonts w:ascii="Arial" w:hAnsi="Arial" w:cs="Arial"/>
          <w:color w:val="000000" w:themeColor="text1"/>
        </w:rPr>
        <w:t xml:space="preserve"> </w:t>
      </w:r>
      <w:r w:rsidRPr="00F6798A">
        <w:rPr>
          <w:rFonts w:ascii="Arial" w:hAnsi="Arial" w:cs="Arial"/>
          <w:color w:val="000000" w:themeColor="text1"/>
        </w:rPr>
        <w:t xml:space="preserve">и проектов </w:t>
      </w:r>
      <w:r>
        <w:rPr>
          <w:rFonts w:ascii="Arial" w:hAnsi="Arial" w:cs="Arial"/>
          <w:color w:val="000000" w:themeColor="text1"/>
        </w:rPr>
        <w:t xml:space="preserve">целевых программ. Среднесрочный </w:t>
      </w:r>
      <w:r w:rsidR="003A54A9">
        <w:rPr>
          <w:rFonts w:ascii="Arial" w:hAnsi="Arial" w:cs="Arial"/>
          <w:color w:val="000000" w:themeColor="text1"/>
        </w:rPr>
        <w:t xml:space="preserve">план и </w:t>
      </w:r>
      <w:r>
        <w:rPr>
          <w:rFonts w:ascii="Arial" w:hAnsi="Arial" w:cs="Arial"/>
          <w:color w:val="000000" w:themeColor="text1"/>
        </w:rPr>
        <w:t>бюджет формируется</w:t>
      </w:r>
      <w:r w:rsidRPr="00F6798A">
        <w:rPr>
          <w:rFonts w:ascii="Arial" w:hAnsi="Arial" w:cs="Arial"/>
          <w:color w:val="000000" w:themeColor="text1"/>
        </w:rPr>
        <w:t xml:space="preserve"> на период до </w:t>
      </w:r>
      <w:r>
        <w:rPr>
          <w:rFonts w:ascii="Arial" w:hAnsi="Arial" w:cs="Arial"/>
          <w:color w:val="000000" w:themeColor="text1"/>
        </w:rPr>
        <w:t>трёх</w:t>
      </w:r>
      <w:r w:rsidRPr="00F6798A">
        <w:rPr>
          <w:rFonts w:ascii="Arial" w:hAnsi="Arial" w:cs="Arial"/>
          <w:color w:val="000000" w:themeColor="text1"/>
        </w:rPr>
        <w:t xml:space="preserve"> лет.</w:t>
      </w:r>
      <w:r w:rsidR="00687C9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Среднесрочный </w:t>
      </w:r>
      <w:r w:rsidR="003A54A9">
        <w:rPr>
          <w:rFonts w:ascii="Arial" w:hAnsi="Arial" w:cs="Arial"/>
          <w:color w:val="000000" w:themeColor="text1"/>
        </w:rPr>
        <w:t xml:space="preserve">план и </w:t>
      </w:r>
      <w:r>
        <w:rPr>
          <w:rFonts w:ascii="Arial" w:hAnsi="Arial" w:cs="Arial"/>
          <w:color w:val="000000" w:themeColor="text1"/>
        </w:rPr>
        <w:t xml:space="preserve">бюджет </w:t>
      </w:r>
      <w:r w:rsidR="00B4077E" w:rsidRPr="00B4077E">
        <w:rPr>
          <w:rFonts w:ascii="Arial" w:hAnsi="Arial" w:cs="Arial"/>
          <w:color w:val="000000" w:themeColor="text1"/>
        </w:rPr>
        <w:t xml:space="preserve">обеспечивает координацию процессов планирования и использования материальных, </w:t>
      </w:r>
      <w:r>
        <w:rPr>
          <w:rFonts w:ascii="Arial" w:hAnsi="Arial" w:cs="Arial"/>
          <w:color w:val="000000" w:themeColor="text1"/>
        </w:rPr>
        <w:t>трудовых и финансовых ресурсов к</w:t>
      </w:r>
      <w:r w:rsidR="00B4077E" w:rsidRPr="00B4077E">
        <w:rPr>
          <w:rFonts w:ascii="Arial" w:hAnsi="Arial" w:cs="Arial"/>
          <w:color w:val="000000" w:themeColor="text1"/>
        </w:rPr>
        <w:t>омпании</w:t>
      </w:r>
      <w:r>
        <w:rPr>
          <w:rFonts w:ascii="Arial" w:hAnsi="Arial" w:cs="Arial"/>
          <w:color w:val="000000" w:themeColor="text1"/>
        </w:rPr>
        <w:t xml:space="preserve"> </w:t>
      </w:r>
      <w:r w:rsidRPr="003E4A3E">
        <w:rPr>
          <w:rFonts w:ascii="Arial" w:hAnsi="Arial" w:cs="Arial"/>
          <w:color w:val="000000" w:themeColor="text1"/>
        </w:rPr>
        <w:t xml:space="preserve">на </w:t>
      </w:r>
      <w:r>
        <w:rPr>
          <w:rFonts w:ascii="Arial" w:hAnsi="Arial" w:cs="Arial"/>
          <w:color w:val="000000" w:themeColor="text1"/>
        </w:rPr>
        <w:t>среднесрочный</w:t>
      </w:r>
      <w:r w:rsidRPr="003E4A3E">
        <w:rPr>
          <w:rFonts w:ascii="Arial" w:hAnsi="Arial" w:cs="Arial"/>
          <w:color w:val="000000" w:themeColor="text1"/>
        </w:rPr>
        <w:t xml:space="preserve"> период</w:t>
      </w:r>
      <w:r w:rsidR="00B4077E" w:rsidRPr="00B4077E">
        <w:rPr>
          <w:rFonts w:ascii="Arial" w:hAnsi="Arial" w:cs="Arial"/>
          <w:color w:val="000000" w:themeColor="text1"/>
        </w:rPr>
        <w:t>.</w:t>
      </w:r>
    </w:p>
    <w:p w14:paraId="5F0C27F0" w14:textId="4EE03DBE" w:rsidR="00002293" w:rsidRDefault="0000229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Границы бизнес-процесса начинаются с формирования </w:t>
      </w:r>
      <w:r w:rsidR="003A54A9">
        <w:rPr>
          <w:rFonts w:ascii="Arial" w:hAnsi="Arial" w:cs="Arial"/>
          <w:color w:val="000000" w:themeColor="text1"/>
        </w:rPr>
        <w:t>долгосрочного плана воздействий на ПА</w:t>
      </w:r>
      <w:r>
        <w:rPr>
          <w:rFonts w:ascii="Arial" w:hAnsi="Arial" w:cs="Arial"/>
          <w:color w:val="000000" w:themeColor="text1"/>
        </w:rPr>
        <w:t>. После подготовки приказа о начале планирования бюджета требуется одновременное наступлени</w:t>
      </w:r>
      <w:r w:rsidR="00534ADE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 нескольких событий и выполнения условий, а именно:</w:t>
      </w:r>
    </w:p>
    <w:p w14:paraId="3AB0E991" w14:textId="476C5ABD" w:rsidR="00002293" w:rsidRDefault="00002293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сформирована среднесрочная инвестиционная программа;</w:t>
      </w:r>
    </w:p>
    <w:p w14:paraId="2B917EF6" w14:textId="77777777" w:rsidR="005C7232" w:rsidRPr="009D75EF" w:rsidRDefault="005C7232" w:rsidP="005C7232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сформирована долгосрочная производственная программа;</w:t>
      </w:r>
    </w:p>
    <w:p w14:paraId="07C0756B" w14:textId="77777777" w:rsidR="005C7232" w:rsidRPr="00BF7FC6" w:rsidRDefault="005C7232" w:rsidP="005C7232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сформированы долгосрочные план и бюджет на БЕ;</w:t>
      </w:r>
    </w:p>
    <w:p w14:paraId="60B01018" w14:textId="1A785352" w:rsidR="00002293" w:rsidRDefault="00002293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сформированы факт и ожидаемое исполнение производственно</w:t>
      </w:r>
      <w:r w:rsidR="005C7232">
        <w:rPr>
          <w:rFonts w:ascii="Arial" w:hAnsi="Arial" w:cs="Arial"/>
          <w:color w:val="000000" w:themeColor="text1"/>
        </w:rPr>
        <w:t>го</w:t>
      </w:r>
      <w:r>
        <w:rPr>
          <w:rFonts w:ascii="Arial" w:hAnsi="Arial" w:cs="Arial"/>
          <w:color w:val="000000" w:themeColor="text1"/>
        </w:rPr>
        <w:t xml:space="preserve"> </w:t>
      </w:r>
      <w:r w:rsidR="005C7232">
        <w:rPr>
          <w:rFonts w:ascii="Arial" w:hAnsi="Arial" w:cs="Arial"/>
          <w:color w:val="000000" w:themeColor="text1"/>
        </w:rPr>
        <w:t>плана</w:t>
      </w:r>
      <w:r>
        <w:rPr>
          <w:rFonts w:ascii="Arial" w:hAnsi="Arial" w:cs="Arial"/>
          <w:color w:val="000000" w:themeColor="text1"/>
        </w:rPr>
        <w:t>;</w:t>
      </w:r>
    </w:p>
    <w:p w14:paraId="7390C9E2" w14:textId="74E916EE" w:rsidR="00002293" w:rsidRDefault="00002293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получены макро</w:t>
      </w:r>
      <w:r w:rsidR="004E1119">
        <w:rPr>
          <w:rFonts w:ascii="Arial" w:hAnsi="Arial" w:cs="Arial"/>
          <w:color w:val="000000" w:themeColor="text1"/>
        </w:rPr>
        <w:t>-</w:t>
      </w:r>
      <w:r>
        <w:rPr>
          <w:rFonts w:ascii="Arial" w:hAnsi="Arial" w:cs="Arial"/>
          <w:color w:val="000000" w:themeColor="text1"/>
        </w:rPr>
        <w:t>параметры бюджетирования из Автоматизированной Системы Консолидации и Бюджетирования</w:t>
      </w:r>
      <w:r w:rsidR="00483421">
        <w:rPr>
          <w:rFonts w:ascii="Arial" w:hAnsi="Arial" w:cs="Arial"/>
          <w:color w:val="000000" w:themeColor="text1"/>
        </w:rPr>
        <w:t xml:space="preserve"> (на </w:t>
      </w:r>
      <w:r w:rsidR="00CB2DF8">
        <w:rPr>
          <w:rFonts w:ascii="Arial" w:hAnsi="Arial" w:cs="Arial"/>
          <w:color w:val="000000" w:themeColor="text1"/>
        </w:rPr>
        <w:t>три</w:t>
      </w:r>
      <w:r w:rsidR="00483421">
        <w:rPr>
          <w:rFonts w:ascii="Arial" w:hAnsi="Arial" w:cs="Arial"/>
          <w:color w:val="000000" w:themeColor="text1"/>
        </w:rPr>
        <w:t xml:space="preserve"> год</w:t>
      </w:r>
      <w:r w:rsidR="00CB2DF8">
        <w:rPr>
          <w:rFonts w:ascii="Arial" w:hAnsi="Arial" w:cs="Arial"/>
          <w:color w:val="000000" w:themeColor="text1"/>
        </w:rPr>
        <w:t>а</w:t>
      </w:r>
      <w:r w:rsidR="00483421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>;</w:t>
      </w:r>
    </w:p>
    <w:p w14:paraId="5A4C9376" w14:textId="0F67549E" w:rsidR="00002293" w:rsidRPr="00002293" w:rsidRDefault="00002293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02293">
        <w:rPr>
          <w:rFonts w:ascii="Arial" w:hAnsi="Arial" w:cs="Arial"/>
          <w:color w:val="000000" w:themeColor="text1"/>
        </w:rPr>
        <w:t>заведена нормативно-справочная информация</w:t>
      </w:r>
      <w:r w:rsidR="005C7232">
        <w:rPr>
          <w:rFonts w:ascii="Arial" w:hAnsi="Arial" w:cs="Arial"/>
          <w:color w:val="000000" w:themeColor="text1"/>
        </w:rPr>
        <w:t xml:space="preserve"> ТОРО</w:t>
      </w:r>
      <w:r w:rsidRPr="00002293">
        <w:rPr>
          <w:rFonts w:ascii="Arial" w:hAnsi="Arial" w:cs="Arial"/>
          <w:color w:val="000000" w:themeColor="text1"/>
        </w:rPr>
        <w:t>;</w:t>
      </w:r>
    </w:p>
    <w:p w14:paraId="02684E2F" w14:textId="0A25EC5F" w:rsidR="00002293" w:rsidRPr="009936BB" w:rsidRDefault="00002293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02293">
        <w:rPr>
          <w:rFonts w:ascii="Arial" w:hAnsi="Arial" w:cs="Arial"/>
          <w:color w:val="000000" w:themeColor="text1"/>
        </w:rPr>
        <w:t>сформирована сводная аналитическая отчётность по планировани</w:t>
      </w:r>
      <w:r w:rsidR="00534ADE">
        <w:rPr>
          <w:rFonts w:ascii="Arial" w:hAnsi="Arial" w:cs="Arial"/>
          <w:color w:val="000000" w:themeColor="text1"/>
        </w:rPr>
        <w:t>ю</w:t>
      </w:r>
      <w:r w:rsidRPr="00002293">
        <w:rPr>
          <w:rFonts w:ascii="Arial" w:hAnsi="Arial" w:cs="Arial"/>
          <w:color w:val="000000" w:themeColor="text1"/>
        </w:rPr>
        <w:t xml:space="preserve"> и исполнению воздействий прошлой бюджетной кампании.</w:t>
      </w:r>
    </w:p>
    <w:p w14:paraId="433E27C9" w14:textId="6BE9AA1D" w:rsidR="00AB3AA6" w:rsidRDefault="00AB3AA6" w:rsidP="00687C9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Завершается бизнес-процесс среднесрочного планирования воздействий на производственные активы доведением утверждённого среднесрочного плана </w:t>
      </w:r>
      <w:r w:rsidR="005C7232">
        <w:rPr>
          <w:rFonts w:ascii="Arial" w:hAnsi="Arial" w:cs="Arial"/>
          <w:color w:val="000000" w:themeColor="text1"/>
        </w:rPr>
        <w:t xml:space="preserve">и бюджета </w:t>
      </w:r>
      <w:r>
        <w:rPr>
          <w:rFonts w:ascii="Arial" w:hAnsi="Arial" w:cs="Arial"/>
          <w:color w:val="000000" w:themeColor="text1"/>
        </w:rPr>
        <w:t>до бизнес-единиц для исполнения.</w:t>
      </w:r>
    </w:p>
    <w:p w14:paraId="559F9D6F" w14:textId="01F06DB3" w:rsidR="00806E06" w:rsidRDefault="00806E06" w:rsidP="00F6798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06E06">
        <w:rPr>
          <w:rFonts w:ascii="Arial" w:hAnsi="Arial" w:cs="Arial"/>
          <w:color w:val="000000" w:themeColor="text1"/>
        </w:rPr>
        <w:t xml:space="preserve">Процесс формирования, согласования и утверждения </w:t>
      </w:r>
      <w:r>
        <w:rPr>
          <w:rFonts w:ascii="Arial" w:hAnsi="Arial" w:cs="Arial"/>
          <w:color w:val="000000" w:themeColor="text1"/>
        </w:rPr>
        <w:t>среднесрочного</w:t>
      </w:r>
      <w:r w:rsidR="003A54A9">
        <w:rPr>
          <w:rFonts w:ascii="Arial" w:hAnsi="Arial" w:cs="Arial"/>
          <w:color w:val="000000" w:themeColor="text1"/>
        </w:rPr>
        <w:t xml:space="preserve"> плана и</w:t>
      </w:r>
      <w:r w:rsidRPr="00806E06">
        <w:rPr>
          <w:rFonts w:ascii="Arial" w:hAnsi="Arial" w:cs="Arial"/>
          <w:color w:val="000000" w:themeColor="text1"/>
        </w:rPr>
        <w:t xml:space="preserve"> бюджета </w:t>
      </w:r>
      <w:r w:rsidR="00D265F4" w:rsidRPr="00806E06">
        <w:rPr>
          <w:rFonts w:ascii="Arial" w:hAnsi="Arial" w:cs="Arial"/>
          <w:color w:val="000000" w:themeColor="text1"/>
        </w:rPr>
        <w:t>воздействий</w:t>
      </w:r>
      <w:r w:rsidRPr="00806E06">
        <w:rPr>
          <w:rFonts w:ascii="Arial" w:hAnsi="Arial" w:cs="Arial"/>
          <w:color w:val="000000" w:themeColor="text1"/>
        </w:rPr>
        <w:t xml:space="preserve"> на производственн</w:t>
      </w:r>
      <w:r>
        <w:rPr>
          <w:rFonts w:ascii="Arial" w:hAnsi="Arial" w:cs="Arial"/>
          <w:color w:val="000000" w:themeColor="text1"/>
        </w:rPr>
        <w:t xml:space="preserve">ые активы </w:t>
      </w:r>
      <w:r w:rsidR="00D91A35">
        <w:rPr>
          <w:rFonts w:ascii="Arial" w:hAnsi="Arial" w:cs="Arial"/>
          <w:color w:val="000000" w:themeColor="text1"/>
        </w:rPr>
        <w:t xml:space="preserve">в системе </w:t>
      </w:r>
      <w:r w:rsidR="00D91A35">
        <w:rPr>
          <w:rFonts w:ascii="Arial" w:hAnsi="Arial" w:cs="Arial"/>
          <w:color w:val="000000" w:themeColor="text1"/>
          <w:lang w:val="en-US"/>
        </w:rPr>
        <w:t>SAP</w:t>
      </w:r>
      <w:r w:rsidR="00D91A35" w:rsidRPr="00446DC7">
        <w:rPr>
          <w:rFonts w:ascii="Arial" w:hAnsi="Arial" w:cs="Arial"/>
          <w:color w:val="000000" w:themeColor="text1"/>
        </w:rPr>
        <w:t xml:space="preserve"> </w:t>
      </w:r>
      <w:r w:rsidR="004B75BC">
        <w:rPr>
          <w:rFonts w:ascii="Arial" w:hAnsi="Arial" w:cs="Arial"/>
          <w:color w:val="000000" w:themeColor="text1"/>
        </w:rPr>
        <w:t>описывается далее в настоящем документе</w:t>
      </w:r>
      <w:r>
        <w:rPr>
          <w:rFonts w:ascii="Arial" w:hAnsi="Arial" w:cs="Arial"/>
          <w:color w:val="000000" w:themeColor="text1"/>
        </w:rPr>
        <w:t>.</w:t>
      </w:r>
    </w:p>
    <w:p w14:paraId="67679B31" w14:textId="12290854" w:rsidR="00806E06" w:rsidRPr="00806E06" w:rsidRDefault="00806E06" w:rsidP="00806E0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06E06">
        <w:rPr>
          <w:rFonts w:ascii="Arial" w:hAnsi="Arial" w:cs="Arial"/>
          <w:color w:val="000000" w:themeColor="text1"/>
        </w:rPr>
        <w:t xml:space="preserve">Среднесрочный </w:t>
      </w:r>
      <w:r w:rsidR="00B0290E">
        <w:rPr>
          <w:rFonts w:ascii="Arial" w:hAnsi="Arial" w:cs="Arial"/>
          <w:color w:val="000000" w:themeColor="text1"/>
        </w:rPr>
        <w:t xml:space="preserve">план и </w:t>
      </w:r>
      <w:r w:rsidRPr="00806E06">
        <w:rPr>
          <w:rFonts w:ascii="Arial" w:hAnsi="Arial" w:cs="Arial"/>
          <w:color w:val="000000" w:themeColor="text1"/>
        </w:rPr>
        <w:t xml:space="preserve">бюджет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806E06">
        <w:rPr>
          <w:rFonts w:ascii="Arial" w:hAnsi="Arial" w:cs="Arial"/>
          <w:color w:val="000000" w:themeColor="text1"/>
        </w:rPr>
        <w:t xml:space="preserve"> формируется </w:t>
      </w:r>
      <w:r w:rsidR="00B0290E" w:rsidRPr="00B0290E">
        <w:rPr>
          <w:rFonts w:ascii="Arial" w:hAnsi="Arial" w:cs="Arial"/>
          <w:color w:val="000000" w:themeColor="text1"/>
        </w:rPr>
        <w:t>Планировщик</w:t>
      </w:r>
      <w:r w:rsidR="00B0290E">
        <w:rPr>
          <w:rFonts w:ascii="Arial" w:hAnsi="Arial" w:cs="Arial"/>
          <w:color w:val="000000" w:themeColor="text1"/>
        </w:rPr>
        <w:t>ом</w:t>
      </w:r>
      <w:r w:rsidR="00B0290E" w:rsidRPr="00B0290E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B0290E">
        <w:rPr>
          <w:rFonts w:ascii="Arial" w:hAnsi="Arial" w:cs="Arial"/>
          <w:color w:val="000000" w:themeColor="text1"/>
        </w:rPr>
        <w:t xml:space="preserve"> </w:t>
      </w:r>
      <w:r w:rsidRPr="00806E06">
        <w:rPr>
          <w:rFonts w:ascii="Arial" w:hAnsi="Arial" w:cs="Arial"/>
          <w:color w:val="000000" w:themeColor="text1"/>
        </w:rPr>
        <w:t>в соответствии</w:t>
      </w:r>
      <w:r w:rsidR="009E2BC9">
        <w:rPr>
          <w:rFonts w:ascii="Arial" w:hAnsi="Arial" w:cs="Arial"/>
          <w:color w:val="000000" w:themeColor="text1"/>
        </w:rPr>
        <w:t xml:space="preserve"> </w:t>
      </w:r>
      <w:r w:rsidR="00D91A35" w:rsidRPr="00806E06">
        <w:rPr>
          <w:rFonts w:ascii="Arial" w:hAnsi="Arial" w:cs="Arial"/>
          <w:color w:val="000000" w:themeColor="text1"/>
        </w:rPr>
        <w:t>с</w:t>
      </w:r>
      <w:r w:rsidR="00D91A35">
        <w:rPr>
          <w:rFonts w:ascii="Arial" w:hAnsi="Arial" w:cs="Arial"/>
          <w:color w:val="000000" w:themeColor="text1"/>
        </w:rPr>
        <w:t xml:space="preserve">о структурой проектов и СПП-элементов </w:t>
      </w:r>
      <w:r>
        <w:rPr>
          <w:rFonts w:ascii="Arial" w:hAnsi="Arial" w:cs="Arial"/>
          <w:color w:val="000000" w:themeColor="text1"/>
        </w:rPr>
        <w:t>на основе следующих документов:</w:t>
      </w:r>
    </w:p>
    <w:p w14:paraId="06DD36C3" w14:textId="77777777" w:rsidR="008D2DD4" w:rsidRPr="009D75EF" w:rsidRDefault="008D2DD4" w:rsidP="008D2DD4">
      <w:pPr>
        <w:pStyle w:val="af9"/>
        <w:numPr>
          <w:ilvl w:val="0"/>
          <w:numId w:val="2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единого календарного плана производства;</w:t>
      </w:r>
    </w:p>
    <w:p w14:paraId="6F8A8EE2" w14:textId="77777777" w:rsidR="008D2DD4" w:rsidRPr="009D75EF" w:rsidRDefault="008D2DD4" w:rsidP="008D2DD4">
      <w:pPr>
        <w:pStyle w:val="af9"/>
        <w:numPr>
          <w:ilvl w:val="0"/>
          <w:numId w:val="2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D75EF">
        <w:rPr>
          <w:rFonts w:ascii="Arial" w:hAnsi="Arial" w:cs="Arial"/>
          <w:color w:val="000000" w:themeColor="text1"/>
        </w:rPr>
        <w:t>среднесрочной инвестиционной программы;</w:t>
      </w:r>
    </w:p>
    <w:p w14:paraId="08C732B6" w14:textId="77777777" w:rsidR="00593726" w:rsidRDefault="00593726" w:rsidP="00593726">
      <w:pPr>
        <w:pStyle w:val="af9"/>
        <w:numPr>
          <w:ilvl w:val="0"/>
          <w:numId w:val="22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сформированного </w:t>
      </w:r>
      <w:r w:rsidRPr="00806E06">
        <w:rPr>
          <w:rFonts w:ascii="Arial" w:hAnsi="Arial" w:cs="Arial"/>
          <w:color w:val="000000" w:themeColor="text1"/>
        </w:rPr>
        <w:t xml:space="preserve">долгосрочного бюджета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806E06">
        <w:rPr>
          <w:rFonts w:ascii="Arial" w:hAnsi="Arial" w:cs="Arial"/>
          <w:color w:val="000000" w:themeColor="text1"/>
        </w:rPr>
        <w:t>;</w:t>
      </w:r>
    </w:p>
    <w:p w14:paraId="55E6336C" w14:textId="77777777" w:rsidR="008D2DD4" w:rsidRDefault="00593726" w:rsidP="00593726">
      <w:pPr>
        <w:pStyle w:val="af9"/>
        <w:numPr>
          <w:ilvl w:val="0"/>
          <w:numId w:val="2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446DC7">
        <w:rPr>
          <w:rFonts w:ascii="Arial" w:hAnsi="Arial" w:cs="Arial"/>
          <w:color w:val="000000" w:themeColor="text1"/>
        </w:rPr>
        <w:t xml:space="preserve">утверждённого графика проектов по замене и модернизации </w:t>
      </w:r>
      <w:r>
        <w:rPr>
          <w:rFonts w:ascii="Arial" w:hAnsi="Arial" w:cs="Arial"/>
          <w:color w:val="000000" w:themeColor="text1"/>
        </w:rPr>
        <w:t>производственных активов</w:t>
      </w:r>
      <w:r w:rsidR="008D2DD4">
        <w:rPr>
          <w:rFonts w:ascii="Arial" w:hAnsi="Arial" w:cs="Arial"/>
          <w:color w:val="000000" w:themeColor="text1"/>
        </w:rPr>
        <w:t>;</w:t>
      </w:r>
    </w:p>
    <w:p w14:paraId="35E9BF7D" w14:textId="77777777" w:rsidR="008D2DD4" w:rsidRPr="009D75EF" w:rsidRDefault="008D2DD4" w:rsidP="008D2DD4">
      <w:pPr>
        <w:pStyle w:val="af9"/>
        <w:numPr>
          <w:ilvl w:val="0"/>
          <w:numId w:val="2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F7FC6">
        <w:rPr>
          <w:rFonts w:ascii="Arial" w:hAnsi="Arial" w:cs="Arial"/>
          <w:color w:val="000000" w:themeColor="text1"/>
        </w:rPr>
        <w:t>макро-параметров;</w:t>
      </w:r>
    </w:p>
    <w:p w14:paraId="5CF124A4" w14:textId="4B314A6B" w:rsidR="00593726" w:rsidRPr="008D2DD4" w:rsidRDefault="008D2DD4">
      <w:pPr>
        <w:pStyle w:val="af9"/>
        <w:numPr>
          <w:ilvl w:val="0"/>
          <w:numId w:val="2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8D2DD4">
        <w:rPr>
          <w:rFonts w:ascii="Arial" w:hAnsi="Arial" w:cs="Arial"/>
          <w:color w:val="000000" w:themeColor="text1"/>
        </w:rPr>
        <w:t>нормативно-справочной информации.</w:t>
      </w:r>
    </w:p>
    <w:p w14:paraId="3E7DC109" w14:textId="618A2BA8" w:rsidR="00806E06" w:rsidRPr="00D265F4" w:rsidRDefault="00806E06" w:rsidP="00D265F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06E06">
        <w:rPr>
          <w:rFonts w:ascii="Arial" w:hAnsi="Arial" w:cs="Arial"/>
          <w:color w:val="000000" w:themeColor="text1"/>
        </w:rPr>
        <w:t>Проект среднесрочного</w:t>
      </w:r>
      <w:r w:rsidR="00B0290E">
        <w:rPr>
          <w:rFonts w:ascii="Arial" w:hAnsi="Arial" w:cs="Arial"/>
          <w:color w:val="000000" w:themeColor="text1"/>
        </w:rPr>
        <w:t xml:space="preserve"> план </w:t>
      </w:r>
      <w:r w:rsidRPr="00806E06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806E06">
        <w:rPr>
          <w:rFonts w:ascii="Arial" w:hAnsi="Arial" w:cs="Arial"/>
          <w:color w:val="000000" w:themeColor="text1"/>
        </w:rPr>
        <w:t xml:space="preserve"> формируется на каждой </w:t>
      </w:r>
      <w:r w:rsidR="004B75BC">
        <w:rPr>
          <w:rFonts w:ascii="Arial" w:hAnsi="Arial" w:cs="Arial"/>
          <w:color w:val="000000" w:themeColor="text1"/>
        </w:rPr>
        <w:t>бизнес-единице</w:t>
      </w:r>
      <w:r w:rsidRPr="00806E06">
        <w:rPr>
          <w:rFonts w:ascii="Arial" w:hAnsi="Arial" w:cs="Arial"/>
          <w:color w:val="000000" w:themeColor="text1"/>
        </w:rPr>
        <w:t xml:space="preserve"> </w:t>
      </w:r>
      <w:r w:rsidR="00B0290E" w:rsidRPr="00B0290E">
        <w:rPr>
          <w:rFonts w:ascii="Arial" w:hAnsi="Arial" w:cs="Arial"/>
          <w:color w:val="000000" w:themeColor="text1"/>
        </w:rPr>
        <w:t>Планировщик</w:t>
      </w:r>
      <w:r w:rsidR="00B0290E">
        <w:rPr>
          <w:rFonts w:ascii="Arial" w:hAnsi="Arial" w:cs="Arial"/>
          <w:color w:val="000000" w:themeColor="text1"/>
        </w:rPr>
        <w:t>ом</w:t>
      </w:r>
      <w:r w:rsidR="00B0290E" w:rsidRPr="00B0290E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Pr="00806E06">
        <w:rPr>
          <w:rFonts w:ascii="Arial" w:hAnsi="Arial" w:cs="Arial"/>
          <w:color w:val="000000" w:themeColor="text1"/>
        </w:rPr>
        <w:t xml:space="preserve">, путём выделения трёхлетнего периода из долгосрочного </w:t>
      </w:r>
      <w:r w:rsidR="00B0290E">
        <w:rPr>
          <w:rFonts w:ascii="Arial" w:hAnsi="Arial" w:cs="Arial"/>
          <w:color w:val="000000" w:themeColor="text1"/>
        </w:rPr>
        <w:t xml:space="preserve">плана </w:t>
      </w:r>
      <w:r w:rsidRPr="00806E06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806E06">
        <w:rPr>
          <w:rFonts w:ascii="Arial" w:hAnsi="Arial" w:cs="Arial"/>
          <w:color w:val="000000" w:themeColor="text1"/>
        </w:rPr>
        <w:t>.</w:t>
      </w:r>
      <w:r w:rsidR="00AB6E07">
        <w:rPr>
          <w:rFonts w:ascii="Arial" w:hAnsi="Arial" w:cs="Arial"/>
          <w:color w:val="000000" w:themeColor="text1"/>
        </w:rPr>
        <w:t xml:space="preserve"> </w:t>
      </w:r>
      <w:r w:rsidRPr="00806E06">
        <w:rPr>
          <w:rFonts w:ascii="Arial" w:hAnsi="Arial" w:cs="Arial"/>
          <w:color w:val="000000" w:themeColor="text1"/>
        </w:rPr>
        <w:t xml:space="preserve">В первый плановый год среднесрочного </w:t>
      </w:r>
      <w:r w:rsidR="00B0290E">
        <w:rPr>
          <w:rFonts w:ascii="Arial" w:hAnsi="Arial" w:cs="Arial"/>
          <w:color w:val="000000" w:themeColor="text1"/>
        </w:rPr>
        <w:t xml:space="preserve">плана </w:t>
      </w:r>
      <w:r w:rsidRPr="00806E06">
        <w:rPr>
          <w:rFonts w:ascii="Arial" w:hAnsi="Arial" w:cs="Arial"/>
          <w:color w:val="000000" w:themeColor="text1"/>
        </w:rPr>
        <w:t xml:space="preserve">воздействий на </w:t>
      </w:r>
      <w:r w:rsidR="00AB6E07">
        <w:rPr>
          <w:rFonts w:ascii="Arial" w:hAnsi="Arial" w:cs="Arial"/>
          <w:color w:val="000000" w:themeColor="text1"/>
        </w:rPr>
        <w:t>производственные активы</w:t>
      </w:r>
      <w:r w:rsidRPr="00806E06">
        <w:rPr>
          <w:rFonts w:ascii="Arial" w:hAnsi="Arial" w:cs="Arial"/>
          <w:color w:val="000000" w:themeColor="text1"/>
        </w:rPr>
        <w:t xml:space="preserve"> включается согласованный годовой </w:t>
      </w:r>
      <w:r w:rsidR="00B0290E">
        <w:rPr>
          <w:rFonts w:ascii="Arial" w:hAnsi="Arial" w:cs="Arial"/>
          <w:color w:val="000000" w:themeColor="text1"/>
        </w:rPr>
        <w:t xml:space="preserve">план </w:t>
      </w:r>
      <w:r w:rsidRPr="00806E06">
        <w:rPr>
          <w:rFonts w:ascii="Arial" w:hAnsi="Arial" w:cs="Arial"/>
          <w:color w:val="000000" w:themeColor="text1"/>
        </w:rPr>
        <w:t xml:space="preserve">воздействий на </w:t>
      </w:r>
      <w:r w:rsidR="00AB6E07">
        <w:rPr>
          <w:rFonts w:ascii="Arial" w:hAnsi="Arial" w:cs="Arial"/>
          <w:color w:val="000000" w:themeColor="text1"/>
        </w:rPr>
        <w:t>производственные активы</w:t>
      </w:r>
      <w:r w:rsidR="00FF377E">
        <w:rPr>
          <w:rFonts w:ascii="Arial" w:hAnsi="Arial" w:cs="Arial"/>
          <w:color w:val="000000" w:themeColor="text1"/>
        </w:rPr>
        <w:t xml:space="preserve">. По </w:t>
      </w:r>
      <w:r w:rsidRPr="00806E06">
        <w:rPr>
          <w:rFonts w:ascii="Arial" w:hAnsi="Arial" w:cs="Arial"/>
          <w:color w:val="000000" w:themeColor="text1"/>
        </w:rPr>
        <w:t xml:space="preserve">следующим годам среднесрочного </w:t>
      </w:r>
      <w:r w:rsidR="00B0290E">
        <w:rPr>
          <w:rFonts w:ascii="Arial" w:hAnsi="Arial" w:cs="Arial"/>
          <w:color w:val="000000" w:themeColor="text1"/>
        </w:rPr>
        <w:t xml:space="preserve">плана </w:t>
      </w:r>
      <w:r w:rsidRPr="00806E06">
        <w:rPr>
          <w:rFonts w:ascii="Arial" w:hAnsi="Arial" w:cs="Arial"/>
          <w:color w:val="000000" w:themeColor="text1"/>
        </w:rPr>
        <w:t>определяются проекты, выполнение которых не представляется возможным. По результатам анализа принимается решение о переносе сроков реализации таких проектов, л</w:t>
      </w:r>
      <w:r w:rsidR="00AB6E07">
        <w:rPr>
          <w:rFonts w:ascii="Arial" w:hAnsi="Arial" w:cs="Arial"/>
          <w:color w:val="000000" w:themeColor="text1"/>
        </w:rPr>
        <w:t>ибо об отказе от их выполнения.</w:t>
      </w:r>
    </w:p>
    <w:p w14:paraId="6415B83D" w14:textId="6C1B8E62" w:rsidR="007B615B" w:rsidRDefault="00806E06" w:rsidP="00B7123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7123D">
        <w:rPr>
          <w:rFonts w:ascii="Arial" w:hAnsi="Arial" w:cs="Arial"/>
          <w:color w:val="000000" w:themeColor="text1"/>
        </w:rPr>
        <w:t xml:space="preserve">Если по результатам </w:t>
      </w:r>
      <w:r w:rsidR="00AB6E07" w:rsidRPr="00B7123D">
        <w:rPr>
          <w:rFonts w:ascii="Arial" w:hAnsi="Arial" w:cs="Arial"/>
          <w:color w:val="000000" w:themeColor="text1"/>
        </w:rPr>
        <w:t>проведённых</w:t>
      </w:r>
      <w:r w:rsidRPr="00B7123D">
        <w:rPr>
          <w:rFonts w:ascii="Arial" w:hAnsi="Arial" w:cs="Arial"/>
          <w:color w:val="000000" w:themeColor="text1"/>
        </w:rPr>
        <w:t xml:space="preserve"> </w:t>
      </w:r>
      <w:r w:rsidR="00AB6E07" w:rsidRPr="00B7123D">
        <w:rPr>
          <w:rFonts w:ascii="Arial" w:hAnsi="Arial" w:cs="Arial"/>
          <w:color w:val="000000" w:themeColor="text1"/>
        </w:rPr>
        <w:t xml:space="preserve">проектно-изыскательских работ </w:t>
      </w:r>
      <w:r w:rsidRPr="00B7123D">
        <w:rPr>
          <w:rFonts w:ascii="Arial" w:hAnsi="Arial" w:cs="Arial"/>
          <w:color w:val="000000" w:themeColor="text1"/>
        </w:rPr>
        <w:t>(</w:t>
      </w:r>
      <w:r w:rsidR="00414FF3">
        <w:rPr>
          <w:rFonts w:ascii="Arial" w:hAnsi="Arial" w:cs="Arial"/>
          <w:color w:val="000000" w:themeColor="text1"/>
        </w:rPr>
        <w:t>подготовки</w:t>
      </w:r>
      <w:r w:rsidRPr="00B7123D">
        <w:rPr>
          <w:rFonts w:ascii="Arial" w:hAnsi="Arial" w:cs="Arial"/>
          <w:color w:val="000000" w:themeColor="text1"/>
        </w:rPr>
        <w:t xml:space="preserve"> </w:t>
      </w:r>
      <w:r w:rsidR="00AB6E07" w:rsidRPr="00B7123D">
        <w:rPr>
          <w:rFonts w:ascii="Arial" w:hAnsi="Arial" w:cs="Arial"/>
          <w:color w:val="000000" w:themeColor="text1"/>
        </w:rPr>
        <w:t>проектно-сметной документации</w:t>
      </w:r>
      <w:r w:rsidRPr="00B7123D">
        <w:rPr>
          <w:rFonts w:ascii="Arial" w:hAnsi="Arial" w:cs="Arial"/>
          <w:color w:val="000000" w:themeColor="text1"/>
        </w:rPr>
        <w:t>) выявлена дополнител</w:t>
      </w:r>
      <w:r w:rsidR="00AB6E07" w:rsidRPr="00B7123D">
        <w:rPr>
          <w:rFonts w:ascii="Arial" w:hAnsi="Arial" w:cs="Arial"/>
          <w:color w:val="000000" w:themeColor="text1"/>
        </w:rPr>
        <w:t>ьная эффективность проекта (в то</w:t>
      </w:r>
      <w:r w:rsidR="00D265F4">
        <w:rPr>
          <w:rFonts w:ascii="Arial" w:hAnsi="Arial" w:cs="Arial"/>
          <w:color w:val="000000" w:themeColor="text1"/>
        </w:rPr>
        <w:t>м</w:t>
      </w:r>
      <w:r w:rsidR="00AB6E07" w:rsidRPr="00B7123D">
        <w:rPr>
          <w:rFonts w:ascii="Arial" w:hAnsi="Arial" w:cs="Arial"/>
          <w:color w:val="000000" w:themeColor="text1"/>
        </w:rPr>
        <w:t xml:space="preserve"> числе</w:t>
      </w:r>
      <w:r w:rsidRPr="00B7123D">
        <w:rPr>
          <w:rFonts w:ascii="Arial" w:hAnsi="Arial" w:cs="Arial"/>
          <w:color w:val="000000" w:themeColor="text1"/>
        </w:rPr>
        <w:t xml:space="preserve"> увеличение эффективности производства), то</w:t>
      </w:r>
      <w:r w:rsidR="007B615B">
        <w:rPr>
          <w:rFonts w:ascii="Arial" w:hAnsi="Arial" w:cs="Arial"/>
          <w:color w:val="000000" w:themeColor="text1"/>
        </w:rPr>
        <w:t xml:space="preserve">, в соответствии с </w:t>
      </w:r>
      <w:del w:id="880" w:author="Попова Дарья Николаевна (Подрядчик. ООО БерингПойнт)" w:date="2021-04-05T12:57:00Z">
        <w:r w:rsidR="007B615B" w:rsidDel="009C2881">
          <w:rPr>
            <w:rFonts w:ascii="Arial" w:hAnsi="Arial" w:cs="Arial"/>
            <w:color w:val="000000" w:themeColor="text1"/>
          </w:rPr>
          <w:delText xml:space="preserve">пунктом 6.2.8 </w:delText>
        </w:r>
      </w:del>
      <w:r w:rsidR="007B615B">
        <w:rPr>
          <w:rFonts w:ascii="Arial" w:hAnsi="Arial" w:cs="Arial"/>
          <w:color w:val="000000" w:themeColor="text1"/>
        </w:rPr>
        <w:t>документ</w:t>
      </w:r>
      <w:ins w:id="881" w:author="Попова Дарья Николаевна (Подрядчик. ООО БерингПойнт)" w:date="2021-04-05T12:57:00Z">
        <w:r w:rsidR="009C2881">
          <w:rPr>
            <w:rFonts w:ascii="Arial" w:hAnsi="Arial" w:cs="Arial"/>
            <w:color w:val="000000" w:themeColor="text1"/>
          </w:rPr>
          <w:t>ом</w:t>
        </w:r>
      </w:ins>
      <w:del w:id="882" w:author="Попова Дарья Николаевна (Подрядчик. ООО БерингПойнт)" w:date="2021-04-05T12:57:00Z">
        <w:r w:rsidR="007B615B" w:rsidDel="009C2881">
          <w:rPr>
            <w:rFonts w:ascii="Arial" w:hAnsi="Arial" w:cs="Arial"/>
            <w:color w:val="000000" w:themeColor="text1"/>
          </w:rPr>
          <w:delText>а</w:delText>
        </w:r>
      </w:del>
      <w:r w:rsidR="007B615B">
        <w:rPr>
          <w:rFonts w:ascii="Arial" w:hAnsi="Arial" w:cs="Arial"/>
          <w:color w:val="000000" w:themeColor="text1"/>
        </w:rPr>
        <w:t xml:space="preserve"> </w:t>
      </w:r>
      <w:del w:id="883" w:author="Попова Дарья Николаевна (Подрядчик. ООО БерингПойнт)" w:date="2021-04-05T14:55:00Z">
        <w:r w:rsidR="007B615B" w:rsidRPr="007B615B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884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7B615B" w:rsidRPr="007B615B">
        <w:rPr>
          <w:rFonts w:ascii="Arial" w:hAnsi="Arial" w:cs="Arial"/>
          <w:color w:val="000000" w:themeColor="text1"/>
        </w:rPr>
        <w:t xml:space="preserve"> </w:t>
      </w:r>
      <w:r w:rsidR="007B615B">
        <w:rPr>
          <w:rFonts w:ascii="Arial" w:hAnsi="Arial" w:cs="Arial"/>
          <w:color w:val="000000" w:themeColor="text1"/>
        </w:rPr>
        <w:t>«</w:t>
      </w:r>
      <w:r w:rsidR="007B615B" w:rsidRPr="007B615B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7B615B">
        <w:rPr>
          <w:rFonts w:ascii="Arial" w:hAnsi="Arial" w:cs="Arial"/>
          <w:color w:val="000000" w:themeColor="text1"/>
        </w:rPr>
        <w:t xml:space="preserve">», </w:t>
      </w:r>
      <w:r w:rsidRPr="00B7123D">
        <w:rPr>
          <w:rFonts w:ascii="Arial" w:hAnsi="Arial" w:cs="Arial"/>
          <w:color w:val="000000" w:themeColor="text1"/>
        </w:rPr>
        <w:t xml:space="preserve">формируется инвестиционная заявка для включения данного проекта в </w:t>
      </w:r>
      <w:r w:rsidR="00AB6E07" w:rsidRPr="00B7123D">
        <w:rPr>
          <w:rFonts w:ascii="Arial" w:hAnsi="Arial" w:cs="Arial"/>
          <w:color w:val="000000" w:themeColor="text1"/>
        </w:rPr>
        <w:t>и</w:t>
      </w:r>
      <w:r w:rsidRPr="00B7123D">
        <w:rPr>
          <w:rFonts w:ascii="Arial" w:hAnsi="Arial" w:cs="Arial"/>
          <w:color w:val="000000" w:themeColor="text1"/>
        </w:rPr>
        <w:t>нвестиционную программу. Рассмотрение этих заявок и дальнейшее планирование, выполнение и контроль работ осуществляется в соответствии с</w:t>
      </w:r>
      <w:r w:rsidR="00E71A60" w:rsidRPr="009936BB">
        <w:rPr>
          <w:rFonts w:ascii="Arial" w:hAnsi="Arial" w:cs="Arial"/>
          <w:color w:val="000000" w:themeColor="text1"/>
        </w:rPr>
        <w:t xml:space="preserve"> </w:t>
      </w:r>
      <w:r w:rsidR="00E71A60">
        <w:rPr>
          <w:rFonts w:ascii="Arial" w:hAnsi="Arial" w:cs="Arial"/>
          <w:color w:val="000000" w:themeColor="text1"/>
        </w:rPr>
        <w:t>документом</w:t>
      </w:r>
      <w:r w:rsidRPr="00B7123D">
        <w:rPr>
          <w:rFonts w:ascii="Arial" w:hAnsi="Arial" w:cs="Arial"/>
          <w:color w:val="000000" w:themeColor="text1"/>
        </w:rPr>
        <w:t xml:space="preserve"> </w:t>
      </w:r>
      <w:r w:rsidR="00E71A60">
        <w:rPr>
          <w:rFonts w:ascii="Arial" w:hAnsi="Arial" w:cs="Arial"/>
          <w:color w:val="000000" w:themeColor="text1"/>
        </w:rPr>
        <w:t>«Р</w:t>
      </w:r>
      <w:r w:rsidR="00E71A60" w:rsidRPr="00B7123D">
        <w:rPr>
          <w:rFonts w:ascii="Arial" w:hAnsi="Arial" w:cs="Arial"/>
          <w:color w:val="000000" w:themeColor="text1"/>
        </w:rPr>
        <w:t xml:space="preserve">егламент </w:t>
      </w:r>
      <w:r w:rsidRPr="00B7123D">
        <w:rPr>
          <w:rFonts w:ascii="Arial" w:hAnsi="Arial" w:cs="Arial"/>
          <w:color w:val="000000" w:themeColor="text1"/>
        </w:rPr>
        <w:t>управления инвестиционной деятельностью</w:t>
      </w:r>
      <w:r w:rsidR="00D80083">
        <w:rPr>
          <w:rFonts w:ascii="Arial" w:hAnsi="Arial" w:cs="Arial"/>
          <w:color w:val="000000" w:themeColor="text1"/>
        </w:rPr>
        <w:t>»</w:t>
      </w:r>
      <w:r w:rsidR="00184ECA">
        <w:rPr>
          <w:rFonts w:ascii="Arial" w:hAnsi="Arial" w:cs="Arial"/>
          <w:color w:val="000000" w:themeColor="text1"/>
        </w:rPr>
        <w:t xml:space="preserve"> (</w:t>
      </w:r>
      <w:r w:rsidR="00D80083">
        <w:rPr>
          <w:rFonts w:ascii="Arial" w:hAnsi="Arial" w:cs="Arial"/>
          <w:color w:val="000000" w:themeColor="text1"/>
        </w:rPr>
        <w:t xml:space="preserve">версия 03 от </w:t>
      </w:r>
      <w:r w:rsidR="00D80083" w:rsidRPr="00D80083">
        <w:rPr>
          <w:rFonts w:ascii="Arial" w:hAnsi="Arial" w:cs="Arial"/>
          <w:color w:val="000000" w:themeColor="text1"/>
        </w:rPr>
        <w:t>18.07.2017</w:t>
      </w:r>
      <w:r w:rsidR="00D80083">
        <w:rPr>
          <w:rFonts w:ascii="Arial" w:hAnsi="Arial" w:cs="Arial"/>
          <w:color w:val="000000" w:themeColor="text1"/>
        </w:rPr>
        <w:t>)</w:t>
      </w:r>
      <w:r w:rsidRPr="00B7123D">
        <w:rPr>
          <w:rFonts w:ascii="Arial" w:hAnsi="Arial" w:cs="Arial"/>
          <w:color w:val="000000" w:themeColor="text1"/>
        </w:rPr>
        <w:t xml:space="preserve">. Этапы </w:t>
      </w:r>
      <w:r w:rsidRPr="00B7123D">
        <w:rPr>
          <w:rFonts w:ascii="Arial" w:hAnsi="Arial" w:cs="Arial"/>
          <w:color w:val="000000" w:themeColor="text1"/>
        </w:rPr>
        <w:lastRenderedPageBreak/>
        <w:t>реализации данного проекта исключаются из среднесрочного бюджета воздействий на</w:t>
      </w:r>
      <w:r w:rsidR="00C86221" w:rsidRPr="00B7123D">
        <w:rPr>
          <w:rFonts w:ascii="Arial" w:hAnsi="Arial" w:cs="Arial"/>
          <w:color w:val="000000" w:themeColor="text1"/>
        </w:rPr>
        <w:t xml:space="preserve"> производственные активы</w:t>
      </w:r>
      <w:r w:rsidR="00B7123D" w:rsidRPr="00B7123D">
        <w:rPr>
          <w:rFonts w:ascii="Arial" w:hAnsi="Arial" w:cs="Arial"/>
          <w:color w:val="000000" w:themeColor="text1"/>
        </w:rPr>
        <w:t>.</w:t>
      </w:r>
    </w:p>
    <w:p w14:paraId="79634278" w14:textId="4E2D935B" w:rsidR="00806E06" w:rsidRPr="00B7123D" w:rsidRDefault="00806E06" w:rsidP="00B7123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7123D">
        <w:rPr>
          <w:rFonts w:ascii="Arial" w:hAnsi="Arial" w:cs="Arial"/>
          <w:color w:val="000000" w:themeColor="text1"/>
        </w:rPr>
        <w:t>На основе структуры</w:t>
      </w:r>
      <w:r w:rsidR="0065193A">
        <w:rPr>
          <w:rFonts w:ascii="Arial" w:hAnsi="Arial" w:cs="Arial"/>
          <w:color w:val="000000" w:themeColor="text1"/>
        </w:rPr>
        <w:t xml:space="preserve"> проектов и</w:t>
      </w:r>
      <w:r w:rsidRPr="00B7123D">
        <w:rPr>
          <w:rFonts w:ascii="Arial" w:hAnsi="Arial" w:cs="Arial"/>
          <w:color w:val="000000" w:themeColor="text1"/>
        </w:rPr>
        <w:t xml:space="preserve"> СПП-элементов в системе </w:t>
      </w:r>
      <w:r w:rsidR="00593726">
        <w:rPr>
          <w:rFonts w:ascii="Arial" w:hAnsi="Arial" w:cs="Arial"/>
          <w:color w:val="000000" w:themeColor="text1"/>
          <w:lang w:val="en-US"/>
        </w:rPr>
        <w:t>SAP</w:t>
      </w:r>
      <w:r w:rsidR="00593726" w:rsidRPr="009936BB">
        <w:rPr>
          <w:rFonts w:ascii="Arial" w:hAnsi="Arial" w:cs="Arial"/>
          <w:color w:val="000000" w:themeColor="text1"/>
        </w:rPr>
        <w:t xml:space="preserve"> </w:t>
      </w:r>
      <w:r w:rsidRPr="00B7123D">
        <w:rPr>
          <w:rFonts w:ascii="Arial" w:hAnsi="Arial" w:cs="Arial"/>
          <w:color w:val="000000" w:themeColor="text1"/>
        </w:rPr>
        <w:t xml:space="preserve">формируется проект среднесрочного бюджета воздействий на </w:t>
      </w:r>
      <w:r w:rsidR="00B7123D" w:rsidRPr="00B7123D">
        <w:rPr>
          <w:rFonts w:ascii="Arial" w:hAnsi="Arial" w:cs="Arial"/>
          <w:color w:val="000000" w:themeColor="text1"/>
        </w:rPr>
        <w:t>производственные активы</w:t>
      </w:r>
      <w:r w:rsidRPr="00B7123D">
        <w:rPr>
          <w:rFonts w:ascii="Arial" w:hAnsi="Arial" w:cs="Arial"/>
          <w:color w:val="000000" w:themeColor="text1"/>
        </w:rPr>
        <w:t xml:space="preserve"> для дальнейшего рассмотрения </w:t>
      </w:r>
      <w:r w:rsidR="0065193A">
        <w:rPr>
          <w:rFonts w:ascii="Arial" w:hAnsi="Arial" w:cs="Arial"/>
          <w:color w:val="000000" w:themeColor="text1"/>
        </w:rPr>
        <w:t>Т</w:t>
      </w:r>
      <w:r w:rsidR="0065193A" w:rsidRPr="00B7123D">
        <w:rPr>
          <w:rFonts w:ascii="Arial" w:hAnsi="Arial" w:cs="Arial"/>
          <w:color w:val="000000" w:themeColor="text1"/>
        </w:rPr>
        <w:t xml:space="preserve">ехническим </w:t>
      </w:r>
      <w:r w:rsidRPr="00B7123D">
        <w:rPr>
          <w:rFonts w:ascii="Arial" w:hAnsi="Arial" w:cs="Arial"/>
          <w:color w:val="000000" w:themeColor="text1"/>
        </w:rPr>
        <w:t xml:space="preserve">комитетом </w:t>
      </w:r>
      <w:r w:rsidR="00E91639">
        <w:rPr>
          <w:rFonts w:ascii="Arial" w:hAnsi="Arial" w:cs="Arial"/>
          <w:color w:val="000000" w:themeColor="text1"/>
        </w:rPr>
        <w:t>УО</w:t>
      </w:r>
      <w:r w:rsidRPr="00B7123D">
        <w:rPr>
          <w:rFonts w:ascii="Arial" w:hAnsi="Arial" w:cs="Arial"/>
          <w:color w:val="000000" w:themeColor="text1"/>
        </w:rPr>
        <w:t>.</w:t>
      </w:r>
      <w:r w:rsidR="00B7123D" w:rsidRPr="00B7123D">
        <w:rPr>
          <w:rFonts w:ascii="Arial" w:hAnsi="Arial" w:cs="Arial"/>
          <w:color w:val="000000" w:themeColor="text1"/>
        </w:rPr>
        <w:t xml:space="preserve"> </w:t>
      </w:r>
      <w:r w:rsidRPr="00B7123D">
        <w:rPr>
          <w:rFonts w:ascii="Arial" w:hAnsi="Arial" w:cs="Arial"/>
          <w:color w:val="000000" w:themeColor="text1"/>
        </w:rPr>
        <w:t xml:space="preserve">В ходе рассмотрения проекта </w:t>
      </w:r>
      <w:r w:rsidR="00B7123D" w:rsidRPr="00B7123D">
        <w:rPr>
          <w:rFonts w:ascii="Arial" w:hAnsi="Arial" w:cs="Arial"/>
          <w:color w:val="000000" w:themeColor="text1"/>
        </w:rPr>
        <w:t xml:space="preserve">среднесрочного </w:t>
      </w:r>
      <w:r w:rsidRPr="00B7123D">
        <w:rPr>
          <w:rFonts w:ascii="Arial" w:hAnsi="Arial" w:cs="Arial"/>
          <w:color w:val="000000" w:themeColor="text1"/>
        </w:rPr>
        <w:t xml:space="preserve">бюджета воздействий на </w:t>
      </w:r>
      <w:r w:rsidR="00B7123D" w:rsidRPr="00B7123D">
        <w:rPr>
          <w:rFonts w:ascii="Arial" w:hAnsi="Arial" w:cs="Arial"/>
          <w:color w:val="000000" w:themeColor="text1"/>
        </w:rPr>
        <w:t xml:space="preserve">производственные активы </w:t>
      </w:r>
      <w:r w:rsidR="0065193A">
        <w:rPr>
          <w:rFonts w:ascii="Arial" w:hAnsi="Arial" w:cs="Arial"/>
          <w:color w:val="000000" w:themeColor="text1"/>
        </w:rPr>
        <w:t>Т</w:t>
      </w:r>
      <w:r w:rsidRPr="00B7123D">
        <w:rPr>
          <w:rFonts w:ascii="Arial" w:hAnsi="Arial" w:cs="Arial"/>
          <w:color w:val="000000" w:themeColor="text1"/>
        </w:rPr>
        <w:t xml:space="preserve">ехнический комитет </w:t>
      </w:r>
      <w:r w:rsidR="00E91639">
        <w:rPr>
          <w:rFonts w:ascii="Arial" w:hAnsi="Arial" w:cs="Arial"/>
          <w:color w:val="000000" w:themeColor="text1"/>
        </w:rPr>
        <w:t>УО</w:t>
      </w:r>
      <w:r w:rsidRPr="00B7123D">
        <w:rPr>
          <w:rFonts w:ascii="Arial" w:hAnsi="Arial" w:cs="Arial"/>
          <w:color w:val="000000" w:themeColor="text1"/>
        </w:rPr>
        <w:t>:</w:t>
      </w:r>
    </w:p>
    <w:p w14:paraId="6FF9EB61" w14:textId="6B12F157" w:rsidR="00806E06" w:rsidRPr="009936BB" w:rsidRDefault="00B7123D">
      <w:pPr>
        <w:pStyle w:val="af9"/>
        <w:numPr>
          <w:ilvl w:val="0"/>
          <w:numId w:val="23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7123D">
        <w:rPr>
          <w:rFonts w:ascii="Arial" w:hAnsi="Arial" w:cs="Arial"/>
          <w:color w:val="000000" w:themeColor="text1"/>
        </w:rPr>
        <w:t>р</w:t>
      </w:r>
      <w:r w:rsidR="00806E06" w:rsidRPr="00B7123D">
        <w:rPr>
          <w:rFonts w:ascii="Arial" w:hAnsi="Arial" w:cs="Arial"/>
          <w:color w:val="000000" w:themeColor="text1"/>
        </w:rPr>
        <w:t xml:space="preserve">ассматривает бюджет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806E06" w:rsidRPr="00B7123D">
        <w:rPr>
          <w:rFonts w:ascii="Arial" w:hAnsi="Arial" w:cs="Arial"/>
          <w:color w:val="000000" w:themeColor="text1"/>
        </w:rPr>
        <w:t xml:space="preserve"> на соответствие согласованным ориентирам затрат на </w:t>
      </w:r>
      <w:r>
        <w:rPr>
          <w:rFonts w:ascii="Arial" w:hAnsi="Arial" w:cs="Arial"/>
          <w:color w:val="000000" w:themeColor="text1"/>
        </w:rPr>
        <w:t>поддержание производственных активов</w:t>
      </w:r>
      <w:r w:rsidR="00806E06" w:rsidRPr="00B7123D">
        <w:rPr>
          <w:rFonts w:ascii="Arial" w:hAnsi="Arial" w:cs="Arial"/>
          <w:color w:val="000000" w:themeColor="text1"/>
        </w:rPr>
        <w:t xml:space="preserve">. В случае превышения суммарной стоимости воздействий </w:t>
      </w:r>
      <w:r w:rsidR="00422DA0" w:rsidRPr="00B7123D">
        <w:rPr>
          <w:rFonts w:ascii="Arial" w:hAnsi="Arial" w:cs="Arial"/>
          <w:color w:val="000000" w:themeColor="text1"/>
        </w:rPr>
        <w:t>ориентир</w:t>
      </w:r>
      <w:r w:rsidR="00422DA0">
        <w:rPr>
          <w:rFonts w:ascii="Arial" w:hAnsi="Arial" w:cs="Arial"/>
          <w:color w:val="000000" w:themeColor="text1"/>
        </w:rPr>
        <w:t>ов</w:t>
      </w:r>
      <w:r w:rsidR="00422DA0" w:rsidRPr="00B7123D">
        <w:rPr>
          <w:rFonts w:ascii="Arial" w:hAnsi="Arial" w:cs="Arial"/>
          <w:color w:val="000000" w:themeColor="text1"/>
        </w:rPr>
        <w:t xml:space="preserve"> </w:t>
      </w:r>
      <w:r w:rsidR="00806E06" w:rsidRPr="00B7123D">
        <w:rPr>
          <w:rFonts w:ascii="Arial" w:hAnsi="Arial" w:cs="Arial"/>
          <w:color w:val="000000" w:themeColor="text1"/>
        </w:rPr>
        <w:t xml:space="preserve">затрат на </w:t>
      </w:r>
      <w:r>
        <w:rPr>
          <w:rFonts w:ascii="Arial" w:hAnsi="Arial" w:cs="Arial"/>
          <w:color w:val="000000" w:themeColor="text1"/>
        </w:rPr>
        <w:t>поддержание производственных активов</w:t>
      </w:r>
      <w:r w:rsidR="00806E06" w:rsidRPr="00B7123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может быть принято решение </w:t>
      </w:r>
      <w:r w:rsidR="00806E06" w:rsidRPr="00B7123D">
        <w:rPr>
          <w:rFonts w:ascii="Arial" w:hAnsi="Arial" w:cs="Arial"/>
          <w:color w:val="000000" w:themeColor="text1"/>
        </w:rPr>
        <w:t xml:space="preserve">о </w:t>
      </w:r>
      <w:r>
        <w:rPr>
          <w:rFonts w:ascii="Arial" w:hAnsi="Arial" w:cs="Arial"/>
          <w:color w:val="000000" w:themeColor="text1"/>
        </w:rPr>
        <w:t>сокращении</w:t>
      </w:r>
      <w:r w:rsidR="00806E06" w:rsidRPr="00B7123D">
        <w:rPr>
          <w:rFonts w:ascii="Arial" w:hAnsi="Arial" w:cs="Arial"/>
          <w:color w:val="000000" w:themeColor="text1"/>
        </w:rPr>
        <w:t xml:space="preserve"> среднесрочного бюджета воздействий на </w:t>
      </w:r>
      <w:r>
        <w:rPr>
          <w:rFonts w:ascii="Arial" w:hAnsi="Arial" w:cs="Arial"/>
          <w:color w:val="000000" w:themeColor="text1"/>
        </w:rPr>
        <w:t>поддержание активов</w:t>
      </w:r>
      <w:r w:rsidR="00806E06" w:rsidRPr="00B7123D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>Сокращение</w:t>
      </w:r>
      <w:r w:rsidR="00806E06" w:rsidRPr="00B7123D">
        <w:rPr>
          <w:rFonts w:ascii="Arial" w:hAnsi="Arial" w:cs="Arial"/>
          <w:color w:val="000000" w:themeColor="text1"/>
        </w:rPr>
        <w:t xml:space="preserve"> среднесрочного бюджета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806E06" w:rsidRPr="00B7123D">
        <w:rPr>
          <w:rFonts w:ascii="Arial" w:hAnsi="Arial" w:cs="Arial"/>
          <w:color w:val="000000" w:themeColor="text1"/>
        </w:rPr>
        <w:t xml:space="preserve"> проводится через перенос сроков реализации или отказ от проведения воздействий на основе ранжировани</w:t>
      </w:r>
      <w:r>
        <w:rPr>
          <w:rFonts w:ascii="Arial" w:hAnsi="Arial" w:cs="Arial"/>
          <w:color w:val="000000" w:themeColor="text1"/>
        </w:rPr>
        <w:t>я, проводим</w:t>
      </w:r>
      <w:r w:rsidR="004B75BC">
        <w:rPr>
          <w:rFonts w:ascii="Arial" w:hAnsi="Arial" w:cs="Arial"/>
          <w:color w:val="000000" w:themeColor="text1"/>
        </w:rPr>
        <w:t>ого</w:t>
      </w:r>
      <w:r>
        <w:rPr>
          <w:rFonts w:ascii="Arial" w:hAnsi="Arial" w:cs="Arial"/>
          <w:color w:val="000000" w:themeColor="text1"/>
        </w:rPr>
        <w:t xml:space="preserve"> в соответствии с </w:t>
      </w:r>
      <w:r w:rsidR="000D7E61">
        <w:rPr>
          <w:rFonts w:ascii="Arial" w:hAnsi="Arial" w:cs="Arial"/>
          <w:color w:val="000000" w:themeColor="text1"/>
        </w:rPr>
        <w:t xml:space="preserve">документом </w:t>
      </w:r>
      <w:del w:id="885" w:author="Попова Дарья Николаевна (Подрядчик. ООО БерингПойнт)" w:date="2021-04-05T14:57:00Z">
        <w:r w:rsidR="000D7E61" w:rsidRPr="000D7E61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886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0D7E61">
        <w:rPr>
          <w:rFonts w:ascii="Arial" w:hAnsi="Arial" w:cs="Arial"/>
          <w:color w:val="000000" w:themeColor="text1"/>
        </w:rPr>
        <w:t xml:space="preserve"> «</w:t>
      </w:r>
      <w:r w:rsidR="000D7E61" w:rsidRPr="009936BB">
        <w:rPr>
          <w:rFonts w:ascii="Arial" w:hAnsi="Arial" w:cs="Arial"/>
          <w:color w:val="000000" w:themeColor="text1"/>
        </w:rPr>
        <w:t>Методика планирования (долгосрочного, годово</w:t>
      </w:r>
      <w:r w:rsidR="000D7E61">
        <w:rPr>
          <w:rFonts w:ascii="Arial" w:hAnsi="Arial" w:cs="Arial"/>
          <w:color w:val="000000" w:themeColor="text1"/>
        </w:rPr>
        <w:t>го, месячного, недельного) и учё</w:t>
      </w:r>
      <w:r w:rsidR="000D7E61" w:rsidRPr="009936BB">
        <w:rPr>
          <w:rFonts w:ascii="Arial" w:hAnsi="Arial" w:cs="Arial"/>
          <w:color w:val="000000" w:themeColor="text1"/>
        </w:rPr>
        <w:t xml:space="preserve">та работ по </w:t>
      </w:r>
      <w:proofErr w:type="spellStart"/>
      <w:r w:rsidR="000D7E61">
        <w:rPr>
          <w:rFonts w:ascii="Arial" w:hAnsi="Arial" w:cs="Arial"/>
          <w:color w:val="000000" w:themeColor="text1"/>
        </w:rPr>
        <w:t>ТО</w:t>
      </w:r>
      <w:r w:rsidR="000D7E61" w:rsidRPr="009936BB">
        <w:rPr>
          <w:rFonts w:ascii="Arial" w:hAnsi="Arial" w:cs="Arial"/>
          <w:color w:val="000000" w:themeColor="text1"/>
        </w:rPr>
        <w:t>и</w:t>
      </w:r>
      <w:r w:rsidR="000D7E61">
        <w:rPr>
          <w:rFonts w:ascii="Arial" w:hAnsi="Arial" w:cs="Arial"/>
          <w:color w:val="000000" w:themeColor="text1"/>
        </w:rPr>
        <w:t>Р</w:t>
      </w:r>
      <w:proofErr w:type="spellEnd"/>
      <w:r w:rsidR="000D7E61" w:rsidRPr="009936BB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0D7E61">
        <w:rPr>
          <w:rFonts w:ascii="Arial" w:hAnsi="Arial" w:cs="Arial"/>
          <w:color w:val="000000" w:themeColor="text1"/>
        </w:rPr>
        <w:t>»</w:t>
      </w:r>
      <w:r w:rsidR="00806E06" w:rsidRPr="009936BB">
        <w:rPr>
          <w:rFonts w:ascii="Arial" w:hAnsi="Arial" w:cs="Arial"/>
          <w:color w:val="000000" w:themeColor="text1"/>
        </w:rPr>
        <w:t>.</w:t>
      </w:r>
    </w:p>
    <w:p w14:paraId="61C7D6C1" w14:textId="783243DA" w:rsidR="00806E06" w:rsidRPr="009936BB" w:rsidRDefault="00B7123D">
      <w:pPr>
        <w:pStyle w:val="af9"/>
        <w:numPr>
          <w:ilvl w:val="0"/>
          <w:numId w:val="23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7123D">
        <w:rPr>
          <w:rFonts w:ascii="Arial" w:hAnsi="Arial" w:cs="Arial"/>
          <w:color w:val="000000" w:themeColor="text1"/>
        </w:rPr>
        <w:t>п</w:t>
      </w:r>
      <w:r w:rsidR="00806E06" w:rsidRPr="00B7123D">
        <w:rPr>
          <w:rFonts w:ascii="Arial" w:hAnsi="Arial" w:cs="Arial"/>
          <w:color w:val="000000" w:themeColor="text1"/>
        </w:rPr>
        <w:t xml:space="preserve">роверяет соответствие проектов </w:t>
      </w:r>
      <w:r w:rsidR="00276DCB">
        <w:rPr>
          <w:rFonts w:ascii="Arial" w:hAnsi="Arial" w:cs="Arial"/>
          <w:color w:val="000000" w:themeColor="text1"/>
        </w:rPr>
        <w:t>ОВП</w:t>
      </w:r>
      <w:r w:rsidR="00806E06" w:rsidRPr="00B7123D">
        <w:rPr>
          <w:rFonts w:ascii="Arial" w:hAnsi="Arial" w:cs="Arial"/>
          <w:color w:val="000000" w:themeColor="text1"/>
        </w:rPr>
        <w:t xml:space="preserve"> и проектов </w:t>
      </w:r>
      <w:r>
        <w:rPr>
          <w:rFonts w:ascii="Arial" w:hAnsi="Arial" w:cs="Arial"/>
          <w:color w:val="000000" w:themeColor="text1"/>
        </w:rPr>
        <w:t>целевых программ</w:t>
      </w:r>
      <w:r w:rsidR="00806E06" w:rsidRPr="00B7123D">
        <w:rPr>
          <w:rFonts w:ascii="Arial" w:hAnsi="Arial" w:cs="Arial"/>
          <w:color w:val="000000" w:themeColor="text1"/>
        </w:rPr>
        <w:t xml:space="preserve"> критериям включения в бюджет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806E06" w:rsidRPr="00B7123D"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color w:val="000000" w:themeColor="text1"/>
        </w:rPr>
        <w:t xml:space="preserve">в соответствии с </w:t>
      </w:r>
      <w:r w:rsidR="0004276D">
        <w:rPr>
          <w:rFonts w:ascii="Arial" w:hAnsi="Arial" w:cs="Arial"/>
          <w:color w:val="000000" w:themeColor="text1"/>
        </w:rPr>
        <w:t xml:space="preserve">документом </w:t>
      </w:r>
      <w:del w:id="887" w:author="Попова Дарья Николаевна (Подрядчик. ООО БерингПойнт)" w:date="2021-04-05T14:55:00Z">
        <w:r w:rsidR="0004276D" w:rsidRPr="0004276D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888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04276D">
        <w:rPr>
          <w:rFonts w:ascii="Arial" w:hAnsi="Arial" w:cs="Arial"/>
          <w:color w:val="000000" w:themeColor="text1"/>
        </w:rPr>
        <w:t xml:space="preserve"> «</w:t>
      </w:r>
      <w:r w:rsidR="0004276D" w:rsidRPr="009936BB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</w:t>
      </w:r>
      <w:r w:rsidR="0004276D">
        <w:rPr>
          <w:rFonts w:ascii="Arial" w:hAnsi="Arial" w:cs="Arial"/>
          <w:color w:val="000000" w:themeColor="text1"/>
        </w:rPr>
        <w:t xml:space="preserve"> производственных активов (с учё</w:t>
      </w:r>
      <w:r w:rsidR="0004276D" w:rsidRPr="009936BB">
        <w:rPr>
          <w:rFonts w:ascii="Arial" w:hAnsi="Arial" w:cs="Arial"/>
          <w:color w:val="000000" w:themeColor="text1"/>
        </w:rPr>
        <w:t>том капитализации затрат на ремонт основных средств)</w:t>
      </w:r>
      <w:r w:rsidR="0004276D">
        <w:rPr>
          <w:rFonts w:ascii="Arial" w:hAnsi="Arial" w:cs="Arial"/>
          <w:color w:val="000000" w:themeColor="text1"/>
        </w:rPr>
        <w:t>»</w:t>
      </w:r>
      <w:r w:rsidR="00806E06" w:rsidRPr="009936BB">
        <w:rPr>
          <w:rFonts w:ascii="Arial" w:hAnsi="Arial" w:cs="Arial"/>
          <w:color w:val="000000" w:themeColor="text1"/>
        </w:rPr>
        <w:t xml:space="preserve">). В случае несоответствия проекта одному из критериев, </w:t>
      </w:r>
      <w:r w:rsidR="004B75BC" w:rsidRPr="009936BB">
        <w:rPr>
          <w:rFonts w:ascii="Arial" w:hAnsi="Arial" w:cs="Arial"/>
          <w:color w:val="000000" w:themeColor="text1"/>
        </w:rPr>
        <w:t xml:space="preserve">его </w:t>
      </w:r>
      <w:r w:rsidR="00806E06" w:rsidRPr="009936BB">
        <w:rPr>
          <w:rFonts w:ascii="Arial" w:hAnsi="Arial" w:cs="Arial"/>
          <w:color w:val="000000" w:themeColor="text1"/>
        </w:rPr>
        <w:t>планирование и реализация</w:t>
      </w:r>
      <w:r w:rsidR="004B75BC" w:rsidRPr="009936BB">
        <w:rPr>
          <w:rFonts w:ascii="Arial" w:hAnsi="Arial" w:cs="Arial"/>
          <w:color w:val="000000" w:themeColor="text1"/>
        </w:rPr>
        <w:t xml:space="preserve"> </w:t>
      </w:r>
      <w:r w:rsidR="00806E06" w:rsidRPr="009936BB">
        <w:rPr>
          <w:rFonts w:ascii="Arial" w:hAnsi="Arial" w:cs="Arial"/>
          <w:color w:val="000000" w:themeColor="text1"/>
        </w:rPr>
        <w:t>должн</w:t>
      </w:r>
      <w:r w:rsidR="004B75BC" w:rsidRPr="009936BB">
        <w:rPr>
          <w:rFonts w:ascii="Arial" w:hAnsi="Arial" w:cs="Arial"/>
          <w:color w:val="000000" w:themeColor="text1"/>
        </w:rPr>
        <w:t>ы</w:t>
      </w:r>
      <w:r w:rsidR="00806E06" w:rsidRPr="009936BB">
        <w:rPr>
          <w:rFonts w:ascii="Arial" w:hAnsi="Arial" w:cs="Arial"/>
          <w:color w:val="000000" w:themeColor="text1"/>
        </w:rPr>
        <w:t xml:space="preserve"> осуществляться в соответствии с </w:t>
      </w:r>
      <w:r w:rsidR="00810D19" w:rsidRPr="00810D19">
        <w:rPr>
          <w:rFonts w:ascii="Arial" w:hAnsi="Arial" w:cs="Arial"/>
          <w:color w:val="000000" w:themeColor="text1"/>
        </w:rPr>
        <w:t>документом «Регламент управления инвестиционной деятельно</w:t>
      </w:r>
      <w:r w:rsidR="00810D19">
        <w:rPr>
          <w:rFonts w:ascii="Arial" w:hAnsi="Arial" w:cs="Arial"/>
          <w:color w:val="000000" w:themeColor="text1"/>
        </w:rPr>
        <w:t>стью» (</w:t>
      </w:r>
      <w:r w:rsidR="00810D19" w:rsidRPr="00810D19">
        <w:rPr>
          <w:rFonts w:ascii="Arial" w:hAnsi="Arial" w:cs="Arial"/>
          <w:color w:val="000000" w:themeColor="text1"/>
        </w:rPr>
        <w:t>версия 03 от 18.07.2017)</w:t>
      </w:r>
      <w:r w:rsidR="00806E06" w:rsidRPr="009936BB">
        <w:rPr>
          <w:rFonts w:ascii="Arial" w:hAnsi="Arial" w:cs="Arial"/>
          <w:color w:val="000000" w:themeColor="text1"/>
        </w:rPr>
        <w:t>.</w:t>
      </w:r>
    </w:p>
    <w:p w14:paraId="4A86A751" w14:textId="77777777" w:rsidR="00806E06" w:rsidRPr="00B7123D" w:rsidRDefault="00B7123D" w:rsidP="000A1539">
      <w:pPr>
        <w:pStyle w:val="af9"/>
        <w:numPr>
          <w:ilvl w:val="0"/>
          <w:numId w:val="23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</w:t>
      </w:r>
      <w:r w:rsidR="00806E06" w:rsidRPr="00B7123D">
        <w:rPr>
          <w:rFonts w:ascii="Arial" w:hAnsi="Arial" w:cs="Arial"/>
          <w:color w:val="000000" w:themeColor="text1"/>
        </w:rPr>
        <w:t xml:space="preserve">ринимает решение о включении в бюджет воздействий </w:t>
      </w:r>
      <w:r>
        <w:rPr>
          <w:rFonts w:ascii="Arial" w:hAnsi="Arial" w:cs="Arial"/>
          <w:color w:val="000000" w:themeColor="text1"/>
        </w:rPr>
        <w:t>на производственные активы</w:t>
      </w:r>
      <w:r w:rsidR="00806E06" w:rsidRPr="00B7123D">
        <w:rPr>
          <w:rFonts w:ascii="Arial" w:hAnsi="Arial" w:cs="Arial"/>
          <w:color w:val="000000" w:themeColor="text1"/>
        </w:rPr>
        <w:t xml:space="preserve"> проектов, не вошедших в бюджет инвестиционной деятельности из-за низкого приоритета реализации в соответствии с ранжированием.</w:t>
      </w:r>
    </w:p>
    <w:p w14:paraId="2ACDBC46" w14:textId="7D6B2966" w:rsidR="00806E06" w:rsidRDefault="00B7123D" w:rsidP="0035311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Согласованные </w:t>
      </w:r>
      <w:r w:rsidR="00E82465">
        <w:rPr>
          <w:rFonts w:ascii="Arial" w:hAnsi="Arial" w:cs="Arial"/>
          <w:color w:val="000000" w:themeColor="text1"/>
        </w:rPr>
        <w:t>Т</w:t>
      </w:r>
      <w:r w:rsidR="00806E06" w:rsidRPr="00806E06">
        <w:rPr>
          <w:rFonts w:ascii="Arial" w:hAnsi="Arial" w:cs="Arial"/>
          <w:color w:val="000000" w:themeColor="text1"/>
        </w:rPr>
        <w:t>ехническим</w:t>
      </w:r>
      <w:r w:rsidR="00593726">
        <w:rPr>
          <w:rFonts w:ascii="Arial" w:hAnsi="Arial" w:cs="Arial"/>
          <w:color w:val="000000" w:themeColor="text1"/>
        </w:rPr>
        <w:t>и</w:t>
      </w:r>
      <w:r w:rsidR="00806E06" w:rsidRPr="00806E06">
        <w:rPr>
          <w:rFonts w:ascii="Arial" w:hAnsi="Arial" w:cs="Arial"/>
          <w:color w:val="000000" w:themeColor="text1"/>
        </w:rPr>
        <w:t xml:space="preserve"> комитет</w:t>
      </w:r>
      <w:r w:rsidR="00593726">
        <w:rPr>
          <w:rFonts w:ascii="Arial" w:hAnsi="Arial" w:cs="Arial"/>
          <w:color w:val="000000" w:themeColor="text1"/>
        </w:rPr>
        <w:t>а</w:t>
      </w:r>
      <w:r w:rsidR="00806E06" w:rsidRPr="00806E06">
        <w:rPr>
          <w:rFonts w:ascii="Arial" w:hAnsi="Arial" w:cs="Arial"/>
          <w:color w:val="000000" w:themeColor="text1"/>
        </w:rPr>
        <w:t>м</w:t>
      </w:r>
      <w:r w:rsidR="00593726">
        <w:rPr>
          <w:rFonts w:ascii="Arial" w:hAnsi="Arial" w:cs="Arial"/>
          <w:color w:val="000000" w:themeColor="text1"/>
        </w:rPr>
        <w:t>и</w:t>
      </w:r>
      <w:r w:rsidR="00806E06" w:rsidRPr="00806E06">
        <w:rPr>
          <w:rFonts w:ascii="Arial" w:hAnsi="Arial" w:cs="Arial"/>
          <w:color w:val="000000" w:themeColor="text1"/>
        </w:rPr>
        <w:t xml:space="preserve"> каждой </w:t>
      </w:r>
      <w:r w:rsidR="00600A9F">
        <w:rPr>
          <w:rFonts w:ascii="Arial" w:hAnsi="Arial" w:cs="Arial"/>
          <w:color w:val="000000" w:themeColor="text1"/>
        </w:rPr>
        <w:t xml:space="preserve">БЕ </w:t>
      </w:r>
      <w:r w:rsidR="00806E06" w:rsidRPr="00806E06">
        <w:rPr>
          <w:rFonts w:ascii="Arial" w:hAnsi="Arial" w:cs="Arial"/>
          <w:color w:val="000000" w:themeColor="text1"/>
        </w:rPr>
        <w:t>проекты</w:t>
      </w:r>
      <w:r w:rsidR="00593726">
        <w:rPr>
          <w:rFonts w:ascii="Arial" w:hAnsi="Arial" w:cs="Arial"/>
          <w:color w:val="000000" w:themeColor="text1"/>
        </w:rPr>
        <w:t xml:space="preserve"> среднесрочного</w:t>
      </w:r>
      <w:r w:rsidR="00806E06" w:rsidRPr="00806E06">
        <w:rPr>
          <w:rFonts w:ascii="Arial" w:hAnsi="Arial" w:cs="Arial"/>
          <w:color w:val="000000" w:themeColor="text1"/>
        </w:rPr>
        <w:t xml:space="preserve"> </w:t>
      </w:r>
      <w:r w:rsidR="00B0290E">
        <w:rPr>
          <w:rFonts w:ascii="Arial" w:hAnsi="Arial" w:cs="Arial"/>
          <w:color w:val="000000" w:themeColor="text1"/>
        </w:rPr>
        <w:t xml:space="preserve">плана </w:t>
      </w:r>
      <w:r w:rsidR="00806E06" w:rsidRPr="00806E06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ins w:id="889" w:author="Попова Дарья" w:date="2021-03-15T11:58:00Z">
        <w:r w:rsidR="00E600FF">
          <w:rPr>
            <w:rFonts w:ascii="Arial" w:hAnsi="Arial" w:cs="Arial"/>
            <w:color w:val="000000" w:themeColor="text1"/>
          </w:rPr>
          <w:t xml:space="preserve"> по направлению</w:t>
        </w:r>
      </w:ins>
      <w:r w:rsidR="00806E06" w:rsidRPr="00806E06">
        <w:rPr>
          <w:rFonts w:ascii="Arial" w:hAnsi="Arial" w:cs="Arial"/>
          <w:color w:val="000000" w:themeColor="text1"/>
        </w:rPr>
        <w:t xml:space="preserve"> </w:t>
      </w:r>
      <w:r w:rsidR="00593726" w:rsidRPr="00593726">
        <w:rPr>
          <w:rFonts w:ascii="Arial" w:hAnsi="Arial" w:cs="Arial"/>
          <w:color w:val="000000" w:themeColor="text1"/>
        </w:rPr>
        <w:t xml:space="preserve">анализируются </w:t>
      </w:r>
      <w:r w:rsidR="00B0290E">
        <w:rPr>
          <w:rFonts w:ascii="Arial" w:hAnsi="Arial" w:cs="Arial"/>
          <w:color w:val="000000" w:themeColor="text1"/>
        </w:rPr>
        <w:t>Главным</w:t>
      </w:r>
      <w:r w:rsidR="00B0290E" w:rsidRPr="00B0290E">
        <w:rPr>
          <w:rFonts w:ascii="Arial" w:hAnsi="Arial" w:cs="Arial"/>
          <w:color w:val="000000" w:themeColor="text1"/>
        </w:rPr>
        <w:t xml:space="preserve"> специалист</w:t>
      </w:r>
      <w:r w:rsidR="00B0290E">
        <w:rPr>
          <w:rFonts w:ascii="Arial" w:hAnsi="Arial" w:cs="Arial"/>
          <w:color w:val="000000" w:themeColor="text1"/>
        </w:rPr>
        <w:t>ом</w:t>
      </w:r>
      <w:r w:rsidR="00B0290E" w:rsidRPr="00B0290E">
        <w:rPr>
          <w:rFonts w:ascii="Arial" w:hAnsi="Arial" w:cs="Arial"/>
          <w:color w:val="000000" w:themeColor="text1"/>
        </w:rPr>
        <w:t xml:space="preserve"> </w:t>
      </w:r>
      <w:proofErr w:type="spellStart"/>
      <w:r w:rsidR="00B0290E" w:rsidRPr="00B0290E">
        <w:rPr>
          <w:rFonts w:ascii="Arial" w:hAnsi="Arial" w:cs="Arial"/>
          <w:color w:val="000000" w:themeColor="text1"/>
        </w:rPr>
        <w:t>ТОиР</w:t>
      </w:r>
      <w:proofErr w:type="spellEnd"/>
      <w:r w:rsidR="00B0290E" w:rsidRPr="00B0290E">
        <w:rPr>
          <w:rFonts w:ascii="Arial" w:hAnsi="Arial" w:cs="Arial"/>
          <w:color w:val="000000" w:themeColor="text1"/>
        </w:rPr>
        <w:t xml:space="preserve"> УК</w:t>
      </w:r>
      <w:r w:rsidR="00593726">
        <w:rPr>
          <w:rFonts w:ascii="Arial" w:hAnsi="Arial" w:cs="Arial"/>
          <w:color w:val="000000" w:themeColor="text1"/>
        </w:rPr>
        <w:t>, который произ</w:t>
      </w:r>
      <w:r w:rsidR="00593726" w:rsidRPr="00593726">
        <w:rPr>
          <w:rFonts w:ascii="Arial" w:hAnsi="Arial" w:cs="Arial"/>
          <w:color w:val="000000" w:themeColor="text1"/>
        </w:rPr>
        <w:t xml:space="preserve">водит экспертизу проектов среднесрочного </w:t>
      </w:r>
      <w:r w:rsidR="00B0290E">
        <w:rPr>
          <w:rFonts w:ascii="Arial" w:hAnsi="Arial" w:cs="Arial"/>
          <w:color w:val="000000" w:themeColor="text1"/>
        </w:rPr>
        <w:t>плана</w:t>
      </w:r>
      <w:r>
        <w:rPr>
          <w:rFonts w:ascii="Arial" w:hAnsi="Arial" w:cs="Arial"/>
          <w:color w:val="000000" w:themeColor="text1"/>
        </w:rPr>
        <w:t xml:space="preserve">. </w:t>
      </w:r>
      <w:r w:rsidR="00593726">
        <w:rPr>
          <w:rFonts w:ascii="Arial" w:hAnsi="Arial" w:cs="Arial"/>
          <w:color w:val="000000" w:themeColor="text1"/>
        </w:rPr>
        <w:t xml:space="preserve">После экспертизы проекты </w:t>
      </w:r>
      <w:r w:rsidR="004B75BC">
        <w:rPr>
          <w:rFonts w:ascii="Arial" w:hAnsi="Arial" w:cs="Arial"/>
          <w:color w:val="000000" w:themeColor="text1"/>
        </w:rPr>
        <w:t>среднесрочны</w:t>
      </w:r>
      <w:r w:rsidR="00593726">
        <w:rPr>
          <w:rFonts w:ascii="Arial" w:hAnsi="Arial" w:cs="Arial"/>
          <w:color w:val="000000" w:themeColor="text1"/>
        </w:rPr>
        <w:t>х</w:t>
      </w:r>
      <w:r w:rsidR="004B75BC">
        <w:rPr>
          <w:rFonts w:ascii="Arial" w:hAnsi="Arial" w:cs="Arial"/>
          <w:color w:val="000000" w:themeColor="text1"/>
        </w:rPr>
        <w:t xml:space="preserve"> </w:t>
      </w:r>
      <w:r w:rsidR="00B0290E">
        <w:rPr>
          <w:rFonts w:ascii="Arial" w:hAnsi="Arial" w:cs="Arial"/>
          <w:color w:val="000000" w:themeColor="text1"/>
        </w:rPr>
        <w:t xml:space="preserve">планов </w:t>
      </w:r>
      <w:r w:rsidR="004B75BC">
        <w:rPr>
          <w:rFonts w:ascii="Arial" w:hAnsi="Arial" w:cs="Arial"/>
          <w:color w:val="000000" w:themeColor="text1"/>
        </w:rPr>
        <w:t>воздействий на производственные активы</w:t>
      </w:r>
      <w:r w:rsidR="00806E06" w:rsidRPr="00806E06">
        <w:rPr>
          <w:rFonts w:ascii="Arial" w:hAnsi="Arial" w:cs="Arial"/>
          <w:color w:val="000000" w:themeColor="text1"/>
        </w:rPr>
        <w:t xml:space="preserve"> </w:t>
      </w:r>
      <w:r w:rsidR="00593726">
        <w:rPr>
          <w:rFonts w:ascii="Arial" w:hAnsi="Arial" w:cs="Arial"/>
          <w:color w:val="000000" w:themeColor="text1"/>
        </w:rPr>
        <w:t xml:space="preserve">бизнес-единиц </w:t>
      </w:r>
      <w:r w:rsidR="00806E06" w:rsidRPr="00806E06">
        <w:rPr>
          <w:rFonts w:ascii="Arial" w:hAnsi="Arial" w:cs="Arial"/>
          <w:color w:val="000000" w:themeColor="text1"/>
        </w:rPr>
        <w:t xml:space="preserve">рассматривается </w:t>
      </w:r>
      <w:r w:rsidR="00600A9F">
        <w:rPr>
          <w:rFonts w:ascii="Arial" w:hAnsi="Arial" w:cs="Arial"/>
          <w:color w:val="000000" w:themeColor="text1"/>
        </w:rPr>
        <w:t>Т</w:t>
      </w:r>
      <w:r w:rsidR="00600A9F" w:rsidRPr="00806E06">
        <w:rPr>
          <w:rFonts w:ascii="Arial" w:hAnsi="Arial" w:cs="Arial"/>
          <w:color w:val="000000" w:themeColor="text1"/>
        </w:rPr>
        <w:t xml:space="preserve">ехническим </w:t>
      </w:r>
      <w:r w:rsidR="00806E06" w:rsidRPr="00806E06">
        <w:rPr>
          <w:rFonts w:ascii="Arial" w:hAnsi="Arial" w:cs="Arial"/>
          <w:color w:val="000000" w:themeColor="text1"/>
        </w:rPr>
        <w:t xml:space="preserve">комитетом </w:t>
      </w:r>
      <w:r w:rsidR="00600A9F">
        <w:rPr>
          <w:rFonts w:ascii="Arial" w:hAnsi="Arial" w:cs="Arial"/>
          <w:color w:val="000000" w:themeColor="text1"/>
        </w:rPr>
        <w:t xml:space="preserve">УК </w:t>
      </w:r>
      <w:r w:rsidR="00806E06" w:rsidRPr="00806E06">
        <w:rPr>
          <w:rFonts w:ascii="Arial" w:hAnsi="Arial" w:cs="Arial"/>
          <w:color w:val="000000" w:themeColor="text1"/>
        </w:rPr>
        <w:t xml:space="preserve">и согласуется </w:t>
      </w:r>
      <w:ins w:id="890" w:author="Попова Дарья Николаевна (Подрядчик. ООО БерингПойнт)" w:date="2021-04-07T14:01:00Z">
        <w:r w:rsidR="00DF4E7C">
          <w:rPr>
            <w:rFonts w:ascii="Arial" w:hAnsi="Arial" w:cs="Arial"/>
            <w:color w:val="000000" w:themeColor="text1"/>
          </w:rPr>
          <w:t xml:space="preserve">Старшим </w:t>
        </w:r>
      </w:ins>
      <w:del w:id="891" w:author="Попова Дарья Николаевна (Подрядчик. ООО БерингПойнт)" w:date="2021-04-07T14:01:00Z">
        <w:r w:rsidR="00600A9F" w:rsidDel="00DF4E7C">
          <w:rPr>
            <w:rFonts w:ascii="Arial" w:hAnsi="Arial" w:cs="Arial"/>
            <w:color w:val="000000" w:themeColor="text1"/>
          </w:rPr>
          <w:delText>В</w:delText>
        </w:r>
      </w:del>
      <w:ins w:id="892" w:author="Попова Дарья Николаевна (Подрядчик. ООО БерингПойнт)" w:date="2021-04-07T14:11:00Z">
        <w:r w:rsidR="00755D79">
          <w:rPr>
            <w:rFonts w:ascii="Arial" w:hAnsi="Arial" w:cs="Arial"/>
            <w:color w:val="000000" w:themeColor="text1"/>
          </w:rPr>
          <w:t>В</w:t>
        </w:r>
      </w:ins>
      <w:r w:rsidR="00600A9F" w:rsidRPr="00806E06">
        <w:rPr>
          <w:rFonts w:ascii="Arial" w:hAnsi="Arial" w:cs="Arial"/>
          <w:color w:val="000000" w:themeColor="text1"/>
        </w:rPr>
        <w:t>ице</w:t>
      </w:r>
      <w:r w:rsidR="00806E06" w:rsidRPr="00806E06">
        <w:rPr>
          <w:rFonts w:ascii="Arial" w:hAnsi="Arial" w:cs="Arial"/>
          <w:color w:val="000000" w:themeColor="text1"/>
        </w:rPr>
        <w:t>-президентом</w:t>
      </w:r>
      <w:r w:rsidR="004B75BC">
        <w:rPr>
          <w:rFonts w:ascii="Arial" w:hAnsi="Arial" w:cs="Arial"/>
          <w:color w:val="000000" w:themeColor="text1"/>
        </w:rPr>
        <w:t xml:space="preserve"> </w:t>
      </w:r>
      <w:r w:rsidR="00600A9F">
        <w:rPr>
          <w:rFonts w:ascii="Arial" w:hAnsi="Arial" w:cs="Arial"/>
          <w:color w:val="000000" w:themeColor="text1"/>
        </w:rPr>
        <w:t xml:space="preserve">БП </w:t>
      </w:r>
      <w:r w:rsidRPr="009C362C">
        <w:rPr>
          <w:rFonts w:ascii="Arial" w:hAnsi="Arial" w:cs="Arial"/>
          <w:color w:val="000000" w:themeColor="text1"/>
        </w:rPr>
        <w:t xml:space="preserve">и </w:t>
      </w:r>
      <w:r w:rsidR="00600A9F">
        <w:rPr>
          <w:rFonts w:ascii="Arial" w:hAnsi="Arial" w:cs="Arial"/>
          <w:color w:val="000000" w:themeColor="text1"/>
        </w:rPr>
        <w:t>ТП УК</w:t>
      </w:r>
      <w:r w:rsidR="00806E06" w:rsidRPr="00806E06">
        <w:rPr>
          <w:rFonts w:ascii="Arial" w:hAnsi="Arial" w:cs="Arial"/>
          <w:color w:val="000000" w:themeColor="text1"/>
        </w:rPr>
        <w:t>. При необходимости формируются рекомендации по корректировке проектов</w:t>
      </w:r>
      <w:r w:rsidR="00593726" w:rsidRPr="00593726">
        <w:rPr>
          <w:rFonts w:ascii="Arial" w:hAnsi="Arial" w:cs="Arial"/>
          <w:color w:val="000000" w:themeColor="text1"/>
        </w:rPr>
        <w:t xml:space="preserve"> </w:t>
      </w:r>
      <w:r w:rsidR="00593726">
        <w:rPr>
          <w:rFonts w:ascii="Arial" w:hAnsi="Arial" w:cs="Arial"/>
          <w:color w:val="000000" w:themeColor="text1"/>
        </w:rPr>
        <w:t>среднесрочных</w:t>
      </w:r>
      <w:r w:rsidR="00806E06" w:rsidRPr="00806E06">
        <w:rPr>
          <w:rFonts w:ascii="Arial" w:hAnsi="Arial" w:cs="Arial"/>
          <w:color w:val="000000" w:themeColor="text1"/>
        </w:rPr>
        <w:t xml:space="preserve"> </w:t>
      </w:r>
      <w:r w:rsidR="00B0290E">
        <w:rPr>
          <w:rFonts w:ascii="Arial" w:hAnsi="Arial" w:cs="Arial"/>
          <w:color w:val="000000" w:themeColor="text1"/>
        </w:rPr>
        <w:t xml:space="preserve">планов </w:t>
      </w:r>
      <w:r w:rsidR="00806E06" w:rsidRPr="00806E06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806E06" w:rsidRPr="00806E06">
        <w:rPr>
          <w:rFonts w:ascii="Arial" w:hAnsi="Arial" w:cs="Arial"/>
          <w:color w:val="000000" w:themeColor="text1"/>
        </w:rPr>
        <w:t xml:space="preserve"> </w:t>
      </w:r>
      <w:r w:rsidR="00AB17D4">
        <w:rPr>
          <w:rFonts w:ascii="Arial" w:hAnsi="Arial" w:cs="Arial"/>
          <w:color w:val="000000" w:themeColor="text1"/>
        </w:rPr>
        <w:t xml:space="preserve">бизнес-единиц </w:t>
      </w:r>
      <w:r w:rsidR="00806E06" w:rsidRPr="00806E06">
        <w:rPr>
          <w:rFonts w:ascii="Arial" w:hAnsi="Arial" w:cs="Arial"/>
          <w:color w:val="000000" w:themeColor="text1"/>
        </w:rPr>
        <w:t xml:space="preserve">на уровне </w:t>
      </w:r>
      <w:r>
        <w:rPr>
          <w:rFonts w:ascii="Arial" w:hAnsi="Arial" w:cs="Arial"/>
          <w:color w:val="000000" w:themeColor="text1"/>
        </w:rPr>
        <w:t>управляющей компании</w:t>
      </w:r>
      <w:r w:rsidR="00806E06" w:rsidRPr="00806E06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="00593726">
        <w:rPr>
          <w:rFonts w:ascii="Arial" w:hAnsi="Arial" w:cs="Arial"/>
          <w:color w:val="000000" w:themeColor="text1"/>
        </w:rPr>
        <w:t>С</w:t>
      </w:r>
      <w:r w:rsidR="00806E06" w:rsidRPr="00806E06">
        <w:rPr>
          <w:rFonts w:ascii="Arial" w:hAnsi="Arial" w:cs="Arial"/>
          <w:color w:val="000000" w:themeColor="text1"/>
        </w:rPr>
        <w:t>ре</w:t>
      </w:r>
      <w:r w:rsidR="00B91C88">
        <w:rPr>
          <w:rFonts w:ascii="Arial" w:hAnsi="Arial" w:cs="Arial"/>
          <w:color w:val="000000" w:themeColor="text1"/>
        </w:rPr>
        <w:t xml:space="preserve">днесрочный </w:t>
      </w:r>
      <w:r w:rsidR="00B0290E">
        <w:rPr>
          <w:rFonts w:ascii="Arial" w:hAnsi="Arial" w:cs="Arial"/>
          <w:color w:val="000000" w:themeColor="text1"/>
        </w:rPr>
        <w:t xml:space="preserve">план и </w:t>
      </w:r>
      <w:r w:rsidR="00B91C88">
        <w:rPr>
          <w:rFonts w:ascii="Arial" w:hAnsi="Arial" w:cs="Arial"/>
          <w:color w:val="000000" w:themeColor="text1"/>
        </w:rPr>
        <w:t xml:space="preserve">бюджет воздействий </w:t>
      </w:r>
      <w:r w:rsidR="00806E06" w:rsidRPr="00806E06">
        <w:rPr>
          <w:rFonts w:ascii="Arial" w:hAnsi="Arial" w:cs="Arial"/>
          <w:color w:val="000000" w:themeColor="text1"/>
        </w:rPr>
        <w:t>утвержда</w:t>
      </w:r>
      <w:r w:rsidR="00593726">
        <w:rPr>
          <w:rFonts w:ascii="Arial" w:hAnsi="Arial" w:cs="Arial"/>
          <w:color w:val="000000" w:themeColor="text1"/>
        </w:rPr>
        <w:t>е</w:t>
      </w:r>
      <w:r w:rsidR="00806E06" w:rsidRPr="00806E06">
        <w:rPr>
          <w:rFonts w:ascii="Arial" w:hAnsi="Arial" w:cs="Arial"/>
          <w:color w:val="000000" w:themeColor="text1"/>
        </w:rPr>
        <w:t xml:space="preserve">тся на </w:t>
      </w:r>
      <w:r w:rsidR="00600A9F">
        <w:rPr>
          <w:rFonts w:ascii="Arial" w:hAnsi="Arial" w:cs="Arial"/>
          <w:color w:val="000000" w:themeColor="text1"/>
        </w:rPr>
        <w:t>Б</w:t>
      </w:r>
      <w:r w:rsidR="00600A9F" w:rsidRPr="00806E06">
        <w:rPr>
          <w:rFonts w:ascii="Arial" w:hAnsi="Arial" w:cs="Arial"/>
          <w:color w:val="000000" w:themeColor="text1"/>
        </w:rPr>
        <w:t xml:space="preserve">юджетном </w:t>
      </w:r>
      <w:r w:rsidR="00806E06" w:rsidRPr="00806E06">
        <w:rPr>
          <w:rFonts w:ascii="Arial" w:hAnsi="Arial" w:cs="Arial"/>
          <w:color w:val="000000" w:themeColor="text1"/>
        </w:rPr>
        <w:t xml:space="preserve">комитете </w:t>
      </w:r>
      <w:r w:rsidR="00600A9F">
        <w:rPr>
          <w:rFonts w:ascii="Arial" w:hAnsi="Arial" w:cs="Arial"/>
          <w:color w:val="000000" w:themeColor="text1"/>
        </w:rPr>
        <w:t>УК</w:t>
      </w:r>
      <w:r w:rsidR="00353115">
        <w:rPr>
          <w:rFonts w:ascii="Arial" w:hAnsi="Arial" w:cs="Arial"/>
          <w:color w:val="000000" w:themeColor="text1"/>
        </w:rPr>
        <w:t xml:space="preserve">. </w:t>
      </w:r>
      <w:r w:rsidR="00353115" w:rsidRPr="00806E06">
        <w:rPr>
          <w:rFonts w:ascii="Arial" w:hAnsi="Arial" w:cs="Arial"/>
          <w:color w:val="000000" w:themeColor="text1"/>
        </w:rPr>
        <w:t>Утверждённый</w:t>
      </w:r>
      <w:r w:rsidR="00806E06" w:rsidRPr="00806E06">
        <w:rPr>
          <w:rFonts w:ascii="Arial" w:hAnsi="Arial" w:cs="Arial"/>
          <w:color w:val="000000" w:themeColor="text1"/>
        </w:rPr>
        <w:t xml:space="preserve"> среднесрочный </w:t>
      </w:r>
      <w:r w:rsidR="00B0290E">
        <w:rPr>
          <w:rFonts w:ascii="Arial" w:hAnsi="Arial" w:cs="Arial"/>
          <w:color w:val="000000" w:themeColor="text1"/>
        </w:rPr>
        <w:lastRenderedPageBreak/>
        <w:t xml:space="preserve">план и </w:t>
      </w:r>
      <w:r w:rsidR="00806E06" w:rsidRPr="00806E06">
        <w:rPr>
          <w:rFonts w:ascii="Arial" w:hAnsi="Arial" w:cs="Arial"/>
          <w:color w:val="000000" w:themeColor="text1"/>
        </w:rPr>
        <w:t xml:space="preserve">бюджет воздействий на </w:t>
      </w:r>
      <w:r w:rsidR="00353115">
        <w:rPr>
          <w:rFonts w:ascii="Arial" w:hAnsi="Arial" w:cs="Arial"/>
          <w:color w:val="000000" w:themeColor="text1"/>
        </w:rPr>
        <w:t>производственные активы</w:t>
      </w:r>
      <w:r w:rsidR="00806E06" w:rsidRPr="00806E06">
        <w:rPr>
          <w:rFonts w:ascii="Arial" w:hAnsi="Arial" w:cs="Arial"/>
          <w:color w:val="000000" w:themeColor="text1"/>
        </w:rPr>
        <w:t xml:space="preserve"> доводится до каждой </w:t>
      </w:r>
      <w:r w:rsidR="00353115">
        <w:rPr>
          <w:rFonts w:ascii="Arial" w:hAnsi="Arial" w:cs="Arial"/>
          <w:color w:val="000000" w:themeColor="text1"/>
        </w:rPr>
        <w:t>бизнес-единицы</w:t>
      </w:r>
      <w:r w:rsidR="00806E06" w:rsidRPr="00806E06">
        <w:rPr>
          <w:rFonts w:ascii="Arial" w:hAnsi="Arial" w:cs="Arial"/>
          <w:color w:val="000000" w:themeColor="text1"/>
        </w:rPr>
        <w:t xml:space="preserve"> для дальнейшего его исполнения.</w:t>
      </w:r>
    </w:p>
    <w:p w14:paraId="31BC87D9" w14:textId="77777777" w:rsidR="00F6798A" w:rsidRPr="00B91CB7" w:rsidRDefault="00F6798A" w:rsidP="00F6798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следующей таблице приведены связанные бизнес-процессы, входящие и исходящие документы.</w:t>
      </w:r>
    </w:p>
    <w:p w14:paraId="28B44F13" w14:textId="1E48CEEF" w:rsidR="00B4077E" w:rsidRPr="000835FE" w:rsidRDefault="00B4077E" w:rsidP="00B4077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7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>
        <w:rPr>
          <w:rFonts w:ascii="Arial" w:hAnsi="Arial" w:cs="Arial"/>
          <w:b/>
          <w:sz w:val="22"/>
        </w:rPr>
        <w:t xml:space="preserve"> </w:t>
      </w:r>
      <w:r w:rsidRPr="00B4077E">
        <w:rPr>
          <w:rFonts w:ascii="Arial" w:hAnsi="Arial" w:cs="Arial"/>
          <w:b/>
          <w:sz w:val="22"/>
        </w:rPr>
        <w:t xml:space="preserve">ПП-07.02.02-ERP </w:t>
      </w:r>
      <w:r>
        <w:rPr>
          <w:rFonts w:ascii="Arial" w:hAnsi="Arial" w:cs="Arial"/>
          <w:b/>
          <w:sz w:val="22"/>
        </w:rPr>
        <w:t>«</w:t>
      </w:r>
      <w:r w:rsidRPr="00B4077E">
        <w:rPr>
          <w:rFonts w:ascii="Arial" w:hAnsi="Arial" w:cs="Arial"/>
          <w:b/>
          <w:sz w:val="22"/>
        </w:rPr>
        <w:t>Перспективное среднесрочное плани</w:t>
      </w:r>
      <w:r w:rsidR="00F475A6">
        <w:rPr>
          <w:rFonts w:ascii="Arial" w:hAnsi="Arial" w:cs="Arial"/>
          <w:b/>
          <w:sz w:val="22"/>
        </w:rPr>
        <w:t>рование воздействий на производ</w:t>
      </w:r>
      <w:r w:rsidRPr="00B4077E">
        <w:rPr>
          <w:rFonts w:ascii="Arial" w:hAnsi="Arial" w:cs="Arial"/>
          <w:b/>
          <w:sz w:val="22"/>
        </w:rPr>
        <w:t>ственные активы (3-х летний период)</w:t>
      </w:r>
      <w:r>
        <w:rPr>
          <w:rFonts w:ascii="Arial" w:hAnsi="Arial" w:cs="Arial"/>
          <w:b/>
          <w:sz w:val="22"/>
        </w:rPr>
        <w:t>»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B4077E" w:rsidRPr="00BE014D" w14:paraId="2A3273FB" w14:textId="77777777" w:rsidTr="00C358D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284A4B12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52EA9BC" w14:textId="77777777" w:rsidR="00B4077E" w:rsidRPr="00BE014D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77B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ПП-07.02.02-ERP Перспективное среднесрочное планирование в</w:t>
            </w:r>
            <w:r w:rsidR="00D62EE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оздействий на произ</w:t>
            </w:r>
            <w:r w:rsidRPr="00877B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водственные активы (3-х летний период)</w:t>
            </w:r>
          </w:p>
        </w:tc>
      </w:tr>
      <w:tr w:rsidR="00B4077E" w:rsidRPr="00BE014D" w14:paraId="03E2A34A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C982020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23155174" w14:textId="75D5A00A" w:rsidR="00B4077E" w:rsidRPr="00BE014D" w:rsidRDefault="00F475A6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Формирование</w:t>
            </w:r>
            <w:r w:rsidR="00B4077E">
              <w:rPr>
                <w:rFonts w:ascii="Arial" w:hAnsi="Arial" w:cs="Arial"/>
                <w:sz w:val="20"/>
                <w:szCs w:val="20"/>
              </w:rPr>
              <w:t xml:space="preserve"> среднесрочного </w:t>
            </w:r>
            <w:r w:rsidR="00B0290E">
              <w:rPr>
                <w:rFonts w:ascii="Arial" w:hAnsi="Arial" w:cs="Arial"/>
                <w:sz w:val="20"/>
                <w:szCs w:val="20"/>
              </w:rPr>
              <w:t xml:space="preserve">плана и </w:t>
            </w:r>
            <w:r w:rsidR="00B4077E">
              <w:rPr>
                <w:rFonts w:ascii="Arial" w:hAnsi="Arial" w:cs="Arial"/>
                <w:sz w:val="20"/>
                <w:szCs w:val="20"/>
              </w:rPr>
              <w:t>бюджета воздействий на производственные активы.</w:t>
            </w:r>
          </w:p>
        </w:tc>
      </w:tr>
      <w:tr w:rsidR="00B4077E" w:rsidRPr="00BE014D" w14:paraId="0DD7D118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289F00B0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76EA1941" w14:textId="77777777" w:rsidR="00B4077E" w:rsidRPr="00BE014D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Ежегодно</w:t>
            </w:r>
          </w:p>
        </w:tc>
      </w:tr>
      <w:tr w:rsidR="00B4077E" w:rsidRPr="00BE014D" w14:paraId="553B4886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2B7D5093" w14:textId="77777777" w:rsidR="00B4077E" w:rsidRPr="00BE014D" w:rsidRDefault="00B4077E" w:rsidP="00B4077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731692A3" w14:textId="77777777" w:rsidR="008D2DD4" w:rsidRDefault="00B0290E" w:rsidP="00906DE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0290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УП-03.02 Долгосрочное динамическое проектирование</w:t>
            </w:r>
          </w:p>
          <w:p w14:paraId="66A2D72F" w14:textId="44047924" w:rsidR="00906DEB" w:rsidRPr="00B0290E" w:rsidRDefault="00906DEB" w:rsidP="00906DE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0290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ПП-07.02.01-ERP Долгосрочное планирование воздействий на производственные активы (мастер-план от 3-х до 10 лет)</w:t>
            </w:r>
          </w:p>
          <w:p w14:paraId="1026217C" w14:textId="77777777" w:rsidR="00906DEB" w:rsidRPr="00B0290E" w:rsidRDefault="00906DEB" w:rsidP="00906DE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0290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УП-03.04.01.01 Прогноз завершения текущего года</w:t>
            </w:r>
          </w:p>
          <w:p w14:paraId="21DF4BBE" w14:textId="77777777" w:rsidR="00906DEB" w:rsidRPr="00B0290E" w:rsidRDefault="00906DEB" w:rsidP="00906DE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0290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УП-02.03.03 Формирование инвестиционной программы</w:t>
            </w:r>
          </w:p>
          <w:p w14:paraId="34E87773" w14:textId="7722F0C1" w:rsidR="00B4077E" w:rsidRPr="00BE014D" w:rsidRDefault="00906DEB" w:rsidP="00494EC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0290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УП-04.02.01.01 Подготовка основных входных параметров для бюджетного планирования деятельности Группы</w:t>
            </w:r>
          </w:p>
        </w:tc>
      </w:tr>
      <w:tr w:rsidR="00B4077E" w:rsidRPr="00BE014D" w14:paraId="72E577B7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E5A1D09" w14:textId="77777777" w:rsidR="00B4077E" w:rsidRPr="00BE014D" w:rsidRDefault="00B4077E" w:rsidP="00B4077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2C2EC500" w14:textId="127B1DE4" w:rsidR="0014330F" w:rsidRPr="0014330F" w:rsidRDefault="0014330F" w:rsidP="0014330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ПП-07.02.01-ERP Долгосрочное планирование воздействий на </w:t>
            </w:r>
            <w:r w:rsidR="008D2DD4" w:rsidRPr="00BF7FC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производственные активы (мастер-план от 3-х до 10 лет)</w:t>
            </w:r>
          </w:p>
          <w:p w14:paraId="051ADEE4" w14:textId="7FB59B05" w:rsidR="00B4077E" w:rsidRPr="00BE014D" w:rsidRDefault="0014330F" w:rsidP="00906DE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ПП-07.06.03-ERP Формирование годового бюджета воздействий на производственные активы</w:t>
            </w:r>
          </w:p>
        </w:tc>
      </w:tr>
      <w:tr w:rsidR="00B4077E" w:rsidRPr="00BE014D" w14:paraId="0B61AC5D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82E8BBB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2D150031" w14:textId="7D9B452C" w:rsidR="0014330F" w:rsidRDefault="0014330F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  <w:p w14:paraId="27A4C106" w14:textId="37F22E70" w:rsidR="0014330F" w:rsidRDefault="0014330F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42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Долгосрочный план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воздействий на ПА</w:t>
            </w:r>
          </w:p>
          <w:p w14:paraId="60EC5155" w14:textId="546C815B" w:rsidR="0014330F" w:rsidRDefault="0014330F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Долгосрочный бюджет воздействий на ПА</w:t>
            </w:r>
          </w:p>
          <w:p w14:paraId="5D4DFD2C" w14:textId="77777777" w:rsidR="0014330F" w:rsidRPr="00064210" w:rsidRDefault="0014330F" w:rsidP="0014330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42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Факт исполнения производственного плана</w:t>
            </w:r>
          </w:p>
          <w:p w14:paraId="441704DA" w14:textId="5CFE0040" w:rsidR="0014330F" w:rsidRDefault="0014330F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Ожидаемое исполнение производственного плана</w:t>
            </w:r>
          </w:p>
          <w:p w14:paraId="3BD40EC6" w14:textId="150CAEA7" w:rsidR="008D2DD4" w:rsidRDefault="00A53B4B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Приказ о начале планирования БЕ</w:t>
            </w:r>
            <w:r w:rsidRPr="00064210" w:rsidDel="008D2DD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14330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График проектов целевых </w:t>
            </w:r>
            <w:r w:rsidR="004C2DF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</w:t>
            </w:r>
          </w:p>
          <w:p w14:paraId="45A1CBF5" w14:textId="229504E7" w:rsidR="00064210" w:rsidRPr="00064210" w:rsidRDefault="00A53B4B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Структура СПП-элементов</w:t>
            </w:r>
          </w:p>
          <w:p w14:paraId="691FFE0A" w14:textId="23A0B3D1" w:rsidR="00B4077E" w:rsidRPr="00BE014D" w:rsidRDefault="00064210" w:rsidP="0006421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42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Макро</w:t>
            </w:r>
            <w:r w:rsidR="00A53B4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-</w:t>
            </w:r>
            <w:r w:rsidRPr="0006421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параметры</w:t>
            </w:r>
          </w:p>
        </w:tc>
      </w:tr>
      <w:tr w:rsidR="00B4077E" w:rsidRPr="00BE014D" w14:paraId="11BC05A2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D1E2063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2146C9E6" w14:textId="28DBFEA4" w:rsidR="00936814" w:rsidRDefault="0014330F" w:rsidP="003B430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54AF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Среднесрочный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бюджет</w:t>
            </w:r>
            <w:r w:rsidRPr="00454AF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воздействий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на ПА</w:t>
            </w:r>
          </w:p>
          <w:p w14:paraId="59CC67EE" w14:textId="33BC3F5B" w:rsidR="00A53B4B" w:rsidRPr="00BE014D" w:rsidRDefault="00A53B4B" w:rsidP="003B430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Среднесрочный план воздействий на ПА</w:t>
            </w:r>
          </w:p>
        </w:tc>
      </w:tr>
    </w:tbl>
    <w:p w14:paraId="7530C81A" w14:textId="77777777" w:rsidR="00B4077E" w:rsidRPr="00F94454" w:rsidRDefault="00B4077E" w:rsidP="00B4077E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6B798CBF" w14:textId="6AE15C3F" w:rsidR="00F6798A" w:rsidRDefault="00B91C88" w:rsidP="00F6798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</w:t>
      </w:r>
      <w:r w:rsidR="00F6798A">
        <w:rPr>
          <w:rFonts w:ascii="Arial" w:hAnsi="Arial" w:cs="Arial"/>
          <w:color w:val="000000" w:themeColor="text1"/>
        </w:rPr>
        <w:t xml:space="preserve">ледующие шаги бизнес-процесса </w:t>
      </w:r>
      <w:r w:rsidR="009C362C">
        <w:rPr>
          <w:rFonts w:ascii="Arial" w:hAnsi="Arial" w:cs="Arial"/>
          <w:color w:val="000000" w:themeColor="text1"/>
        </w:rPr>
        <w:t>перспективного среднесрочного планирования воздействий на производ</w:t>
      </w:r>
      <w:r w:rsidR="009C362C" w:rsidRPr="00F6798A">
        <w:rPr>
          <w:rFonts w:ascii="Arial" w:hAnsi="Arial" w:cs="Arial"/>
          <w:color w:val="000000" w:themeColor="text1"/>
        </w:rPr>
        <w:t>ственные активы</w:t>
      </w:r>
      <w:r>
        <w:rPr>
          <w:rFonts w:ascii="Arial" w:hAnsi="Arial" w:cs="Arial"/>
          <w:color w:val="000000" w:themeColor="text1"/>
        </w:rPr>
        <w:t xml:space="preserve"> </w:t>
      </w:r>
      <w:r w:rsidR="00936814">
        <w:rPr>
          <w:rFonts w:ascii="Arial" w:hAnsi="Arial" w:cs="Arial"/>
          <w:color w:val="000000" w:themeColor="text1"/>
        </w:rPr>
        <w:t>являются</w:t>
      </w:r>
      <w:r>
        <w:rPr>
          <w:rFonts w:ascii="Arial" w:hAnsi="Arial" w:cs="Arial"/>
          <w:color w:val="000000" w:themeColor="text1"/>
        </w:rPr>
        <w:t xml:space="preserve"> основными</w:t>
      </w:r>
      <w:r w:rsidR="00F6798A">
        <w:rPr>
          <w:rFonts w:ascii="Arial" w:hAnsi="Arial" w:cs="Arial"/>
          <w:color w:val="000000" w:themeColor="text1"/>
        </w:rPr>
        <w:t>:</w:t>
      </w:r>
    </w:p>
    <w:p w14:paraId="31196C9B" w14:textId="1AC49C7E" w:rsidR="00FF377E" w:rsidRPr="00A97602" w:rsidRDefault="009C362C" w:rsidP="000A1539">
      <w:pPr>
        <w:pStyle w:val="af9"/>
        <w:numPr>
          <w:ilvl w:val="0"/>
          <w:numId w:val="13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Формирование среднесрочного </w:t>
      </w:r>
      <w:r w:rsidR="00936814">
        <w:rPr>
          <w:rFonts w:ascii="Arial" w:hAnsi="Arial" w:cs="Arial"/>
          <w:color w:val="000000" w:themeColor="text1"/>
        </w:rPr>
        <w:t>плана проектов БЕ</w:t>
      </w:r>
      <w:r w:rsidR="00FF377E">
        <w:rPr>
          <w:rFonts w:ascii="Arial" w:hAnsi="Arial" w:cs="Arial"/>
          <w:color w:val="000000" w:themeColor="text1"/>
        </w:rPr>
        <w:t xml:space="preserve">. Шаги, направленные на формирование среднесрочного </w:t>
      </w:r>
      <w:r w:rsidR="00936814">
        <w:rPr>
          <w:rFonts w:ascii="Arial" w:hAnsi="Arial" w:cs="Arial"/>
          <w:color w:val="000000" w:themeColor="text1"/>
        </w:rPr>
        <w:t>плана проектов бизнес-единицы</w:t>
      </w:r>
      <w:r w:rsidR="00FF377E">
        <w:rPr>
          <w:rFonts w:ascii="Arial" w:hAnsi="Arial" w:cs="Arial"/>
          <w:color w:val="000000" w:themeColor="text1"/>
        </w:rPr>
        <w:t xml:space="preserve">, предполагают </w:t>
      </w:r>
      <w:r w:rsidR="00EF41F6">
        <w:rPr>
          <w:rFonts w:ascii="Arial" w:hAnsi="Arial" w:cs="Arial"/>
          <w:color w:val="000000" w:themeColor="text1"/>
        </w:rPr>
        <w:t xml:space="preserve">использование результатов выполнения </w:t>
      </w:r>
      <w:r w:rsidR="00FF377E">
        <w:rPr>
          <w:rFonts w:ascii="Arial" w:hAnsi="Arial" w:cs="Arial"/>
          <w:color w:val="000000" w:themeColor="text1"/>
        </w:rPr>
        <w:t xml:space="preserve">операций </w:t>
      </w:r>
      <w:r w:rsidR="00593726">
        <w:rPr>
          <w:rFonts w:ascii="Arial" w:hAnsi="Arial" w:cs="Arial"/>
          <w:color w:val="000000" w:themeColor="text1"/>
        </w:rPr>
        <w:t xml:space="preserve">автоматического моделирования воздействий на производственные активы (код </w:t>
      </w:r>
      <w:r w:rsidR="00593726" w:rsidRPr="00D37948">
        <w:rPr>
          <w:rFonts w:ascii="Arial" w:hAnsi="Arial" w:cs="Arial"/>
          <w:color w:val="000000" w:themeColor="text1"/>
        </w:rPr>
        <w:t>MCB</w:t>
      </w:r>
      <w:r w:rsidR="00653F34">
        <w:rPr>
          <w:rFonts w:ascii="Arial" w:hAnsi="Arial" w:cs="Arial"/>
          <w:color w:val="000000" w:themeColor="text1"/>
        </w:rPr>
        <w:t>0</w:t>
      </w:r>
      <w:r w:rsidR="00593726" w:rsidRPr="00D37948">
        <w:rPr>
          <w:rFonts w:ascii="Arial" w:hAnsi="Arial" w:cs="Arial"/>
          <w:color w:val="000000" w:themeColor="text1"/>
        </w:rPr>
        <w:t>8</w:t>
      </w:r>
      <w:r w:rsidR="00653F34">
        <w:rPr>
          <w:rFonts w:ascii="Arial" w:hAnsi="Arial" w:cs="Arial"/>
          <w:color w:val="000000" w:themeColor="text1"/>
        </w:rPr>
        <w:t>-</w:t>
      </w:r>
      <w:r w:rsidR="00653F34" w:rsidRPr="00494ECB">
        <w:rPr>
          <w:rFonts w:ascii="Arial" w:hAnsi="Arial" w:cs="Arial"/>
          <w:color w:val="000000" w:themeColor="text1"/>
        </w:rPr>
        <w:t>0</w:t>
      </w:r>
      <w:r w:rsidR="00653F34">
        <w:rPr>
          <w:rFonts w:ascii="Arial" w:hAnsi="Arial" w:cs="Arial"/>
          <w:color w:val="000000" w:themeColor="text1"/>
        </w:rPr>
        <w:t>2</w:t>
      </w:r>
      <w:r w:rsidR="00593726" w:rsidRPr="00446DC7">
        <w:rPr>
          <w:rFonts w:ascii="Arial" w:hAnsi="Arial" w:cs="Arial"/>
          <w:color w:val="000000" w:themeColor="text1"/>
        </w:rPr>
        <w:t xml:space="preserve"> </w:t>
      </w:r>
      <w:r w:rsidR="00593726">
        <w:rPr>
          <w:rFonts w:ascii="Arial" w:hAnsi="Arial" w:cs="Arial"/>
          <w:color w:val="000000" w:themeColor="text1"/>
        </w:rPr>
        <w:t>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593726">
        <w:rPr>
          <w:rFonts w:ascii="Arial" w:hAnsi="Arial" w:cs="Arial"/>
          <w:color w:val="000000" w:themeColor="text1"/>
        </w:rPr>
        <w:t>)</w:t>
      </w:r>
      <w:r w:rsidR="00593726" w:rsidRPr="00446DC7">
        <w:rPr>
          <w:rFonts w:ascii="Arial" w:hAnsi="Arial" w:cs="Arial"/>
          <w:color w:val="000000" w:themeColor="text1"/>
        </w:rPr>
        <w:t xml:space="preserve"> </w:t>
      </w:r>
      <w:r w:rsidR="00EF41F6">
        <w:rPr>
          <w:rFonts w:ascii="Arial" w:hAnsi="Arial" w:cs="Arial"/>
          <w:color w:val="000000" w:themeColor="text1"/>
        </w:rPr>
        <w:t xml:space="preserve">в рамках долгосрочного планирования </w:t>
      </w:r>
      <w:r w:rsidR="00593726">
        <w:rPr>
          <w:rFonts w:ascii="Arial" w:hAnsi="Arial" w:cs="Arial"/>
          <w:color w:val="000000" w:themeColor="text1"/>
        </w:rPr>
        <w:t xml:space="preserve">и ручного </w:t>
      </w:r>
      <w:r w:rsidR="00FF377E">
        <w:rPr>
          <w:rFonts w:ascii="Arial" w:hAnsi="Arial" w:cs="Arial"/>
          <w:color w:val="000000" w:themeColor="text1"/>
        </w:rPr>
        <w:t>заполнения формата планиро</w:t>
      </w:r>
      <w:r w:rsidR="00FF377E" w:rsidRPr="00A97602">
        <w:rPr>
          <w:rFonts w:ascii="Arial" w:hAnsi="Arial" w:cs="Arial"/>
          <w:color w:val="000000" w:themeColor="text1"/>
        </w:rPr>
        <w:t xml:space="preserve">вания </w:t>
      </w:r>
      <w:r w:rsidR="00E52BAC" w:rsidRPr="00A97602">
        <w:rPr>
          <w:rFonts w:ascii="Arial" w:hAnsi="Arial" w:cs="Arial"/>
          <w:color w:val="000000" w:themeColor="text1"/>
        </w:rPr>
        <w:t xml:space="preserve">проектов воздействий </w:t>
      </w:r>
      <w:r w:rsidR="00FF377E" w:rsidRPr="00A97602">
        <w:rPr>
          <w:rFonts w:ascii="Arial" w:hAnsi="Arial" w:cs="Arial"/>
          <w:color w:val="000000" w:themeColor="text1"/>
        </w:rPr>
        <w:t xml:space="preserve">в системе </w:t>
      </w:r>
      <w:r w:rsidR="00593726" w:rsidRPr="00A97602">
        <w:rPr>
          <w:rFonts w:ascii="Arial" w:hAnsi="Arial" w:cs="Arial"/>
          <w:color w:val="000000" w:themeColor="text1"/>
          <w:lang w:val="en-US"/>
        </w:rPr>
        <w:t>SAP</w:t>
      </w:r>
      <w:r w:rsidR="00FF377E" w:rsidRPr="00A97602">
        <w:rPr>
          <w:rFonts w:ascii="Arial" w:hAnsi="Arial" w:cs="Arial"/>
          <w:color w:val="000000" w:themeColor="text1"/>
        </w:rPr>
        <w:t>.</w:t>
      </w:r>
    </w:p>
    <w:p w14:paraId="34BE372C" w14:textId="63E868AD" w:rsidR="00FF377E" w:rsidRDefault="009C362C" w:rsidP="000A1539">
      <w:pPr>
        <w:pStyle w:val="af9"/>
        <w:numPr>
          <w:ilvl w:val="0"/>
          <w:numId w:val="13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97602">
        <w:rPr>
          <w:rFonts w:ascii="Arial" w:hAnsi="Arial" w:cs="Arial"/>
          <w:color w:val="000000" w:themeColor="text1"/>
        </w:rPr>
        <w:t xml:space="preserve">Рассмотрение и согласование среднесрочного </w:t>
      </w:r>
      <w:r w:rsidR="002F0A1C" w:rsidRPr="00A97602">
        <w:rPr>
          <w:rFonts w:ascii="Arial" w:hAnsi="Arial" w:cs="Arial"/>
          <w:color w:val="000000" w:themeColor="text1"/>
        </w:rPr>
        <w:t>плана</w:t>
      </w:r>
      <w:r w:rsidR="0014330F">
        <w:rPr>
          <w:rFonts w:ascii="Arial" w:hAnsi="Arial" w:cs="Arial"/>
          <w:color w:val="000000" w:themeColor="text1"/>
        </w:rPr>
        <w:t xml:space="preserve"> и бюджета</w:t>
      </w:r>
      <w:r w:rsidR="002F0A1C" w:rsidRPr="00A97602">
        <w:rPr>
          <w:rFonts w:ascii="Arial" w:hAnsi="Arial" w:cs="Arial"/>
          <w:color w:val="000000" w:themeColor="text1"/>
        </w:rPr>
        <w:t xml:space="preserve"> проектов</w:t>
      </w:r>
      <w:r w:rsidR="00593726" w:rsidRPr="00A97602">
        <w:rPr>
          <w:rFonts w:ascii="Arial" w:hAnsi="Arial" w:cs="Arial"/>
          <w:color w:val="000000" w:themeColor="text1"/>
        </w:rPr>
        <w:t xml:space="preserve"> совместно с долго</w:t>
      </w:r>
      <w:r w:rsidR="00593726">
        <w:rPr>
          <w:rFonts w:ascii="Arial" w:hAnsi="Arial" w:cs="Arial"/>
          <w:color w:val="000000" w:themeColor="text1"/>
        </w:rPr>
        <w:t xml:space="preserve">срочным и годовым </w:t>
      </w:r>
      <w:r w:rsidR="002F0A1C">
        <w:rPr>
          <w:rFonts w:ascii="Arial" w:hAnsi="Arial" w:cs="Arial"/>
          <w:color w:val="000000" w:themeColor="text1"/>
        </w:rPr>
        <w:t xml:space="preserve">планом </w:t>
      </w:r>
      <w:r w:rsidR="0014330F">
        <w:rPr>
          <w:rFonts w:ascii="Arial" w:hAnsi="Arial" w:cs="Arial"/>
          <w:color w:val="000000" w:themeColor="text1"/>
        </w:rPr>
        <w:t xml:space="preserve">и бюджетом </w:t>
      </w:r>
      <w:r w:rsidR="002F0A1C">
        <w:rPr>
          <w:rFonts w:ascii="Arial" w:hAnsi="Arial" w:cs="Arial"/>
          <w:color w:val="000000" w:themeColor="text1"/>
        </w:rPr>
        <w:t>воздействий</w:t>
      </w:r>
      <w:r>
        <w:rPr>
          <w:rFonts w:ascii="Arial" w:hAnsi="Arial" w:cs="Arial"/>
          <w:color w:val="000000" w:themeColor="text1"/>
        </w:rPr>
        <w:t>.</w:t>
      </w:r>
      <w:r w:rsidR="00FF377E">
        <w:rPr>
          <w:rFonts w:ascii="Arial" w:hAnsi="Arial" w:cs="Arial"/>
          <w:color w:val="000000" w:themeColor="text1"/>
        </w:rPr>
        <w:t xml:space="preserve"> Это шаги </w:t>
      </w:r>
      <w:r w:rsidR="00FF377E" w:rsidRPr="00942F01">
        <w:rPr>
          <w:rFonts w:ascii="Arial" w:hAnsi="Arial" w:cs="Arial"/>
          <w:color w:val="000000" w:themeColor="text1"/>
        </w:rPr>
        <w:t xml:space="preserve">анализа и </w:t>
      </w:r>
      <w:r w:rsidR="00D265F4" w:rsidRPr="00942F01">
        <w:rPr>
          <w:rFonts w:ascii="Arial" w:hAnsi="Arial" w:cs="Arial"/>
          <w:color w:val="000000" w:themeColor="text1"/>
        </w:rPr>
        <w:t>согласов</w:t>
      </w:r>
      <w:r w:rsidR="00D265F4">
        <w:rPr>
          <w:rFonts w:ascii="Arial" w:hAnsi="Arial" w:cs="Arial"/>
          <w:color w:val="000000" w:themeColor="text1"/>
        </w:rPr>
        <w:t>ания</w:t>
      </w:r>
      <w:r w:rsidR="00FF377E" w:rsidRPr="00942F01">
        <w:rPr>
          <w:rFonts w:ascii="Arial" w:hAnsi="Arial" w:cs="Arial"/>
          <w:color w:val="000000" w:themeColor="text1"/>
        </w:rPr>
        <w:t xml:space="preserve"> </w:t>
      </w:r>
      <w:r w:rsidR="00B91C88" w:rsidRPr="00942F01">
        <w:rPr>
          <w:rFonts w:ascii="Arial" w:hAnsi="Arial" w:cs="Arial"/>
          <w:color w:val="000000" w:themeColor="text1"/>
        </w:rPr>
        <w:t>формат</w:t>
      </w:r>
      <w:r w:rsidR="00593726">
        <w:rPr>
          <w:rFonts w:ascii="Arial" w:hAnsi="Arial" w:cs="Arial"/>
          <w:color w:val="000000" w:themeColor="text1"/>
        </w:rPr>
        <w:t>ов</w:t>
      </w:r>
      <w:r w:rsidR="00B91C88" w:rsidRPr="00942F01">
        <w:rPr>
          <w:rFonts w:ascii="Arial" w:hAnsi="Arial" w:cs="Arial"/>
          <w:color w:val="000000" w:themeColor="text1"/>
        </w:rPr>
        <w:t xml:space="preserve"> </w:t>
      </w:r>
      <w:r w:rsidR="00B91C88">
        <w:rPr>
          <w:rFonts w:ascii="Arial" w:hAnsi="Arial" w:cs="Arial"/>
          <w:color w:val="000000" w:themeColor="text1"/>
        </w:rPr>
        <w:t>планирования,</w:t>
      </w:r>
      <w:r w:rsidR="00B91C88" w:rsidRPr="00942F01">
        <w:rPr>
          <w:rFonts w:ascii="Arial" w:hAnsi="Arial" w:cs="Arial"/>
          <w:color w:val="000000" w:themeColor="text1"/>
        </w:rPr>
        <w:t xml:space="preserve"> </w:t>
      </w:r>
      <w:r w:rsidR="00593726" w:rsidRPr="00942F01">
        <w:rPr>
          <w:rFonts w:ascii="Arial" w:hAnsi="Arial" w:cs="Arial"/>
          <w:color w:val="000000" w:themeColor="text1"/>
        </w:rPr>
        <w:t>заполненн</w:t>
      </w:r>
      <w:r w:rsidR="002F0A1C">
        <w:rPr>
          <w:rFonts w:ascii="Arial" w:hAnsi="Arial" w:cs="Arial"/>
          <w:color w:val="000000" w:themeColor="text1"/>
        </w:rPr>
        <w:t xml:space="preserve">ых </w:t>
      </w:r>
      <w:r w:rsidR="00FF377E">
        <w:rPr>
          <w:rFonts w:ascii="Arial" w:hAnsi="Arial" w:cs="Arial"/>
          <w:color w:val="000000" w:themeColor="text1"/>
        </w:rPr>
        <w:t xml:space="preserve">перечнем воздействий. В процессе анализа и согласования среднесрочного </w:t>
      </w:r>
      <w:r w:rsidR="002F0A1C">
        <w:rPr>
          <w:rFonts w:ascii="Arial" w:hAnsi="Arial" w:cs="Arial"/>
          <w:color w:val="000000" w:themeColor="text1"/>
        </w:rPr>
        <w:t xml:space="preserve">плана </w:t>
      </w:r>
      <w:r w:rsidR="00FF377E">
        <w:rPr>
          <w:rFonts w:ascii="Arial" w:hAnsi="Arial" w:cs="Arial"/>
          <w:color w:val="000000" w:themeColor="text1"/>
        </w:rPr>
        <w:t xml:space="preserve">возможны возвраты на шаги формирования с целью корректировки запланированных </w:t>
      </w:r>
      <w:r w:rsidR="002F0A1C">
        <w:rPr>
          <w:rFonts w:ascii="Arial" w:hAnsi="Arial" w:cs="Arial"/>
          <w:color w:val="000000" w:themeColor="text1"/>
        </w:rPr>
        <w:t>воздействий</w:t>
      </w:r>
      <w:r w:rsidR="00FF377E">
        <w:rPr>
          <w:rFonts w:ascii="Arial" w:hAnsi="Arial" w:cs="Arial"/>
          <w:color w:val="000000" w:themeColor="text1"/>
        </w:rPr>
        <w:t>.</w:t>
      </w:r>
    </w:p>
    <w:p w14:paraId="00575EE4" w14:textId="61864FDA" w:rsidR="009C362C" w:rsidRPr="009C362C" w:rsidRDefault="00593726" w:rsidP="009C362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Ш</w:t>
      </w:r>
      <w:r w:rsidR="009C362C" w:rsidRPr="009C362C">
        <w:rPr>
          <w:rFonts w:ascii="Arial" w:hAnsi="Arial" w:cs="Arial"/>
          <w:color w:val="000000" w:themeColor="text1"/>
        </w:rPr>
        <w:t>аги выполняются как на уровне бизнес-единицы, так и на уровне управляющей компании.</w:t>
      </w:r>
    </w:p>
    <w:p w14:paraId="32E00461" w14:textId="15727E57" w:rsidR="009C362C" w:rsidRDefault="009C362C" w:rsidP="009C362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C362C">
        <w:rPr>
          <w:rFonts w:ascii="Arial" w:hAnsi="Arial" w:cs="Arial"/>
          <w:color w:val="000000" w:themeColor="text1"/>
        </w:rPr>
        <w:t xml:space="preserve">Участниками бизнес-процесса </w:t>
      </w:r>
      <w:r>
        <w:rPr>
          <w:rFonts w:ascii="Arial" w:hAnsi="Arial" w:cs="Arial"/>
          <w:color w:val="000000" w:themeColor="text1"/>
        </w:rPr>
        <w:t>перспективного среднесрочного планирования воздействий на производ</w:t>
      </w:r>
      <w:r w:rsidRPr="00F6798A">
        <w:rPr>
          <w:rFonts w:ascii="Arial" w:hAnsi="Arial" w:cs="Arial"/>
          <w:color w:val="000000" w:themeColor="text1"/>
        </w:rPr>
        <w:t>ственные активы</w:t>
      </w:r>
      <w:r w:rsidRPr="009C362C">
        <w:rPr>
          <w:rFonts w:ascii="Arial" w:hAnsi="Arial" w:cs="Arial"/>
          <w:color w:val="000000" w:themeColor="text1"/>
        </w:rPr>
        <w:t xml:space="preserve"> являются:</w:t>
      </w:r>
    </w:p>
    <w:p w14:paraId="38E0D1AB" w14:textId="03B4491F" w:rsidR="0014330F" w:rsidRPr="009936BB" w:rsidRDefault="0014330F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23D864F0" w14:textId="293E7470" w:rsidR="0014330F" w:rsidRDefault="0014330F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УК</w:t>
      </w:r>
      <w:r>
        <w:rPr>
          <w:rFonts w:ascii="Arial" w:hAnsi="Arial" w:cs="Arial"/>
          <w:color w:val="000000" w:themeColor="text1"/>
        </w:rPr>
        <w:t>;</w:t>
      </w:r>
    </w:p>
    <w:p w14:paraId="76541E09" w14:textId="4D04C9B7" w:rsidR="00530BBE" w:rsidRPr="009936BB" w:rsidDel="008F23A5" w:rsidRDefault="00530BBE" w:rsidP="009936BB">
      <w:pPr>
        <w:pStyle w:val="af9"/>
        <w:numPr>
          <w:ilvl w:val="0"/>
          <w:numId w:val="38"/>
        </w:numPr>
        <w:spacing w:after="240" w:line="276" w:lineRule="auto"/>
        <w:rPr>
          <w:del w:id="893" w:author="Попова Дарья" w:date="2021-03-15T12:45:00Z"/>
          <w:rFonts w:ascii="Arial" w:hAnsi="Arial" w:cs="Arial"/>
          <w:color w:val="000000" w:themeColor="text1"/>
        </w:rPr>
      </w:pPr>
      <w:del w:id="894" w:author="Попова Дарья" w:date="2021-03-15T12:45:00Z">
        <w:r w:rsidDel="008F23A5">
          <w:rPr>
            <w:rFonts w:ascii="Arial" w:hAnsi="Arial" w:cs="Arial"/>
            <w:color w:val="000000" w:themeColor="text1"/>
          </w:rPr>
          <w:delText xml:space="preserve">Планировщик </w:delText>
        </w:r>
        <w:r w:rsidR="003B371B" w:rsidDel="008F23A5">
          <w:rPr>
            <w:rFonts w:ascii="Arial" w:hAnsi="Arial" w:cs="Arial"/>
            <w:color w:val="000000" w:themeColor="text1"/>
          </w:rPr>
          <w:delText>проектов ТОиР УО</w:delText>
        </w:r>
        <w:r w:rsidDel="008F23A5">
          <w:rPr>
            <w:rFonts w:ascii="Arial" w:hAnsi="Arial" w:cs="Arial"/>
            <w:color w:val="000000" w:themeColor="text1"/>
          </w:rPr>
          <w:delText>;</w:delText>
        </w:r>
      </w:del>
    </w:p>
    <w:p w14:paraId="3FA52088" w14:textId="7C2976A4" w:rsidR="0014330F" w:rsidRDefault="0014330F" w:rsidP="009936BB">
      <w:pPr>
        <w:pStyle w:val="af9"/>
        <w:numPr>
          <w:ilvl w:val="0"/>
          <w:numId w:val="38"/>
        </w:numPr>
        <w:spacing w:after="240" w:line="276" w:lineRule="auto"/>
        <w:rPr>
          <w:ins w:id="895" w:author="Попова Дарья" w:date="2021-03-15T12:25:00Z"/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7C510F72" w14:textId="4CCA9248" w:rsidR="00EC22C6" w:rsidRPr="009936BB" w:rsidRDefault="00EC22C6" w:rsidP="009936B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ins w:id="896" w:author="Попова Дарья" w:date="2021-03-15T12:25:00Z">
        <w:r>
          <w:rPr>
            <w:rFonts w:ascii="Arial" w:hAnsi="Arial" w:cs="Arial"/>
            <w:color w:val="000000" w:themeColor="text1"/>
          </w:rPr>
          <w:t>Технический комитет УО;</w:t>
        </w:r>
      </w:ins>
    </w:p>
    <w:p w14:paraId="3CDDD6FA" w14:textId="4CCA9248" w:rsidR="0014330F" w:rsidRPr="009936BB" w:rsidDel="00EC22C6" w:rsidRDefault="0014330F" w:rsidP="009936BB">
      <w:pPr>
        <w:pStyle w:val="af9"/>
        <w:numPr>
          <w:ilvl w:val="0"/>
          <w:numId w:val="38"/>
        </w:numPr>
        <w:spacing w:after="240" w:line="276" w:lineRule="auto"/>
        <w:rPr>
          <w:del w:id="897" w:author="Попова Дарья" w:date="2021-03-15T12:25:00Z"/>
          <w:rFonts w:ascii="Arial" w:hAnsi="Arial" w:cs="Arial"/>
          <w:color w:val="000000" w:themeColor="text1"/>
        </w:rPr>
      </w:pPr>
      <w:del w:id="898" w:author="Попова Дарья" w:date="2021-03-15T12:25:00Z">
        <w:r w:rsidRPr="009936BB" w:rsidDel="00EC22C6">
          <w:rPr>
            <w:rFonts w:ascii="Arial" w:hAnsi="Arial" w:cs="Arial"/>
            <w:color w:val="000000" w:themeColor="text1"/>
          </w:rPr>
          <w:delText>Планировщик бюджета УА УК</w:delText>
        </w:r>
        <w:r w:rsidDel="00EC22C6">
          <w:rPr>
            <w:rFonts w:ascii="Arial" w:hAnsi="Arial" w:cs="Arial"/>
            <w:color w:val="000000" w:themeColor="text1"/>
          </w:rPr>
          <w:delText>;</w:delText>
        </w:r>
      </w:del>
    </w:p>
    <w:p w14:paraId="35DCA61E" w14:textId="15F7E92B" w:rsidR="00EC22C6" w:rsidRDefault="0014330F">
      <w:pPr>
        <w:pStyle w:val="af9"/>
        <w:numPr>
          <w:ilvl w:val="0"/>
          <w:numId w:val="38"/>
        </w:numPr>
        <w:spacing w:after="240" w:line="276" w:lineRule="auto"/>
        <w:rPr>
          <w:ins w:id="899" w:author="Попова Дарья" w:date="2021-03-15T12:27:00Z"/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Технический </w:t>
      </w:r>
      <w:del w:id="900" w:author="Попова Дарья" w:date="2021-03-15T12:25:00Z">
        <w:r w:rsidRPr="009936BB" w:rsidDel="00EC22C6">
          <w:rPr>
            <w:rFonts w:ascii="Arial" w:hAnsi="Arial" w:cs="Arial"/>
            <w:color w:val="000000" w:themeColor="text1"/>
          </w:rPr>
          <w:delText xml:space="preserve">директор </w:delText>
        </w:r>
      </w:del>
      <w:ins w:id="901" w:author="Попова Дарья" w:date="2021-03-15T12:25:00Z">
        <w:r w:rsidR="00EC22C6">
          <w:rPr>
            <w:rFonts w:ascii="Arial" w:hAnsi="Arial" w:cs="Arial"/>
            <w:color w:val="000000" w:themeColor="text1"/>
          </w:rPr>
          <w:t>комитет</w:t>
        </w:r>
        <w:r w:rsidR="00EC22C6" w:rsidRPr="009936BB">
          <w:rPr>
            <w:rFonts w:ascii="Arial" w:hAnsi="Arial" w:cs="Arial"/>
            <w:color w:val="000000" w:themeColor="text1"/>
          </w:rPr>
          <w:t xml:space="preserve"> </w:t>
        </w:r>
      </w:ins>
      <w:r w:rsidRPr="009936BB">
        <w:rPr>
          <w:rFonts w:ascii="Arial" w:hAnsi="Arial" w:cs="Arial"/>
          <w:color w:val="000000" w:themeColor="text1"/>
        </w:rPr>
        <w:t>УК</w:t>
      </w:r>
      <w:ins w:id="902" w:author="Попова Дарья" w:date="2021-03-15T12:27:00Z">
        <w:r w:rsidR="00EC22C6">
          <w:rPr>
            <w:rFonts w:ascii="Arial" w:hAnsi="Arial" w:cs="Arial"/>
            <w:color w:val="000000" w:themeColor="text1"/>
          </w:rPr>
          <w:t>;</w:t>
        </w:r>
      </w:ins>
    </w:p>
    <w:p w14:paraId="47C47C0B" w14:textId="47C42064" w:rsidR="00961998" w:rsidRPr="009936BB" w:rsidRDefault="00DF4E7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ins w:id="903" w:author="Попова Дарья Николаевна (Подрядчик. ООО БерингПойнт)" w:date="2021-04-07T14:00:00Z">
        <w:r>
          <w:rPr>
            <w:rFonts w:ascii="Arial" w:hAnsi="Arial" w:cs="Arial"/>
            <w:color w:val="000000" w:themeColor="text1"/>
          </w:rPr>
          <w:t xml:space="preserve">Старший </w:t>
        </w:r>
      </w:ins>
      <w:ins w:id="904" w:author="Попова Дарья" w:date="2021-03-15T12:27:00Z">
        <w:del w:id="905" w:author="Попова Дарья Николаевна (Подрядчик. ООО БерингПойнт)" w:date="2021-04-07T14:00:00Z">
          <w:r w:rsidR="00EC22C6" w:rsidDel="00DF4E7C">
            <w:rPr>
              <w:rFonts w:ascii="Arial" w:hAnsi="Arial" w:cs="Arial"/>
              <w:color w:val="000000" w:themeColor="text1"/>
            </w:rPr>
            <w:delText>В</w:delText>
          </w:r>
        </w:del>
      </w:ins>
      <w:ins w:id="906" w:author="Попова Дарья Николаевна (Подрядчик. ООО БерингПойнт)" w:date="2021-04-07T14:10:00Z">
        <w:r w:rsidR="00755D79">
          <w:rPr>
            <w:rFonts w:ascii="Arial" w:hAnsi="Arial" w:cs="Arial"/>
            <w:color w:val="000000" w:themeColor="text1"/>
          </w:rPr>
          <w:t>В</w:t>
        </w:r>
      </w:ins>
      <w:ins w:id="907" w:author="Попова Дарья" w:date="2021-03-15T12:27:00Z">
        <w:r w:rsidR="00EC22C6" w:rsidRPr="00806E06">
          <w:rPr>
            <w:rFonts w:ascii="Arial" w:hAnsi="Arial" w:cs="Arial"/>
            <w:color w:val="000000" w:themeColor="text1"/>
          </w:rPr>
          <w:t>ице</w:t>
        </w:r>
        <w:r w:rsidR="00EC22C6">
          <w:rPr>
            <w:rFonts w:ascii="Arial" w:hAnsi="Arial" w:cs="Arial"/>
            <w:color w:val="000000" w:themeColor="text1"/>
          </w:rPr>
          <w:t xml:space="preserve">-президент БП </w:t>
        </w:r>
        <w:r w:rsidR="00EC22C6" w:rsidRPr="009C362C">
          <w:rPr>
            <w:rFonts w:ascii="Arial" w:hAnsi="Arial" w:cs="Arial"/>
            <w:color w:val="000000" w:themeColor="text1"/>
          </w:rPr>
          <w:t xml:space="preserve">и </w:t>
        </w:r>
        <w:r w:rsidR="00EC22C6">
          <w:rPr>
            <w:rFonts w:ascii="Arial" w:hAnsi="Arial" w:cs="Arial"/>
            <w:color w:val="000000" w:themeColor="text1"/>
          </w:rPr>
          <w:t>ТП УК</w:t>
        </w:r>
      </w:ins>
      <w:r w:rsidR="00961998" w:rsidRPr="009936BB">
        <w:rPr>
          <w:rFonts w:ascii="Arial" w:hAnsi="Arial" w:cs="Arial"/>
          <w:color w:val="000000" w:themeColor="text1"/>
        </w:rPr>
        <w:t>.</w:t>
      </w:r>
    </w:p>
    <w:p w14:paraId="49A00CC0" w14:textId="24CC2C19" w:rsidR="009C362C" w:rsidRPr="009C362C" w:rsidRDefault="009C362C" w:rsidP="0096199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Шаги бизнес-процесса</w:t>
      </w:r>
      <w:r w:rsidRPr="009C362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перспективного среднесрочного планирования воздействий на производ</w:t>
      </w:r>
      <w:r w:rsidRPr="00F6798A">
        <w:rPr>
          <w:rFonts w:ascii="Arial" w:hAnsi="Arial" w:cs="Arial"/>
          <w:color w:val="000000" w:themeColor="text1"/>
        </w:rPr>
        <w:t>ственные активы</w:t>
      </w:r>
      <w:r w:rsidRPr="009C362C">
        <w:rPr>
          <w:rFonts w:ascii="Arial" w:hAnsi="Arial" w:cs="Arial"/>
          <w:color w:val="000000" w:themeColor="text1"/>
        </w:rPr>
        <w:t xml:space="preserve"> описаны в разделе 5.2.</w:t>
      </w:r>
      <w:r w:rsidR="00436C7A">
        <w:rPr>
          <w:rFonts w:ascii="Arial" w:hAnsi="Arial" w:cs="Arial"/>
          <w:color w:val="000000" w:themeColor="text1"/>
        </w:rPr>
        <w:t>2</w:t>
      </w:r>
      <w:r w:rsidRPr="009C362C">
        <w:rPr>
          <w:rFonts w:ascii="Arial" w:hAnsi="Arial" w:cs="Arial"/>
          <w:color w:val="000000" w:themeColor="text1"/>
        </w:rPr>
        <w:t xml:space="preserve"> настоящего документа.</w:t>
      </w:r>
    </w:p>
    <w:p w14:paraId="157CC227" w14:textId="1FDCD50F" w:rsidR="00CF329F" w:rsidRDefault="00CF329F" w:rsidP="00CF32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</w:t>
      </w:r>
      <w:r w:rsidRPr="00286817">
        <w:rPr>
          <w:rFonts w:ascii="Arial" w:hAnsi="Arial" w:cs="Arial"/>
          <w:color w:val="000000" w:themeColor="text1"/>
        </w:rPr>
        <w:t xml:space="preserve">изнес-процесс </w:t>
      </w:r>
      <w:r>
        <w:rPr>
          <w:rFonts w:ascii="Arial" w:hAnsi="Arial" w:cs="Arial"/>
          <w:color w:val="000000" w:themeColor="text1"/>
        </w:rPr>
        <w:t>перспективного среднесрочного планирования воздействий на производ</w:t>
      </w:r>
      <w:r w:rsidRPr="00F6798A">
        <w:rPr>
          <w:rFonts w:ascii="Arial" w:hAnsi="Arial" w:cs="Arial"/>
          <w:color w:val="000000" w:themeColor="text1"/>
        </w:rPr>
        <w:t>ственные активы</w:t>
      </w:r>
      <w:r>
        <w:rPr>
          <w:rFonts w:ascii="Arial" w:hAnsi="Arial" w:cs="Arial"/>
          <w:color w:val="000000" w:themeColor="text1"/>
        </w:rPr>
        <w:t xml:space="preserve"> регламентируется следующими документами:</w:t>
      </w:r>
    </w:p>
    <w:p w14:paraId="6E3114ED" w14:textId="50C1948F" w:rsidR="00CF329F" w:rsidRPr="005A31FA" w:rsidRDefault="00CF329F" w:rsidP="00CF329F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08" w:author="Попова Дарья Николаевна (Подрядчик. ООО БерингПойнт)" w:date="2021-04-05T14:57:00Z">
        <w:r w:rsidRPr="00CF329F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09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5A31FA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Pr="005A31FA">
        <w:rPr>
          <w:rFonts w:ascii="Arial" w:hAnsi="Arial" w:cs="Arial"/>
          <w:color w:val="000000" w:themeColor="text1"/>
        </w:rPr>
        <w:t>ТОиР</w:t>
      </w:r>
      <w:proofErr w:type="spellEnd"/>
      <w:r w:rsidRPr="005A31FA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>
        <w:rPr>
          <w:rFonts w:ascii="Arial" w:hAnsi="Arial" w:cs="Arial"/>
          <w:color w:val="000000" w:themeColor="text1"/>
        </w:rPr>
        <w:t>»;</w:t>
      </w:r>
    </w:p>
    <w:p w14:paraId="6BFCC23A" w14:textId="3B6204F2" w:rsidR="00CF329F" w:rsidRPr="005A31FA" w:rsidRDefault="00CF329F" w:rsidP="00CF329F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10" w:author="Попова Дарья Николаевна (Подрядчик. ООО БерингПойнт)" w:date="2021-04-05T14:55:00Z">
        <w:r w:rsidRPr="00CF329F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11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5A31F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».</w:t>
      </w:r>
    </w:p>
    <w:p w14:paraId="10A9D551" w14:textId="77777777" w:rsidR="00B26985" w:rsidRDefault="00B91C88" w:rsidP="00B91C8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Схема бизнес-процесса перспективного среднесрочного планирования воздействий на производ</w:t>
      </w:r>
      <w:r w:rsidRPr="00F6798A">
        <w:rPr>
          <w:rFonts w:ascii="Arial" w:hAnsi="Arial" w:cs="Arial"/>
          <w:color w:val="000000" w:themeColor="text1"/>
        </w:rPr>
        <w:t>ственные активы</w:t>
      </w:r>
      <w:r>
        <w:rPr>
          <w:rFonts w:ascii="Arial" w:hAnsi="Arial" w:cs="Arial"/>
          <w:color w:val="000000" w:themeColor="text1"/>
        </w:rPr>
        <w:t xml:space="preserve"> расположена в программе </w:t>
      </w:r>
      <w:proofErr w:type="spellStart"/>
      <w:r>
        <w:rPr>
          <w:rFonts w:ascii="Arial" w:hAnsi="Arial" w:cs="Arial"/>
          <w:color w:val="000000" w:themeColor="text1"/>
          <w:lang w:val="en-US"/>
        </w:rPr>
        <w:t>Aris</w:t>
      </w:r>
      <w:proofErr w:type="spellEnd"/>
      <w:r>
        <w:rPr>
          <w:rFonts w:ascii="Arial" w:hAnsi="Arial" w:cs="Arial"/>
          <w:color w:val="000000" w:themeColor="text1"/>
        </w:rPr>
        <w:t xml:space="preserve"> по адресу: </w:t>
      </w:r>
      <w:r w:rsidR="00B26985" w:rsidRPr="00B26985">
        <w:rPr>
          <w:rFonts w:ascii="Arial" w:hAnsi="Arial" w:cs="Arial"/>
          <w:color w:val="000000" w:themeColor="text1"/>
        </w:rPr>
        <w:t>ПОЛЮС/Главная папка/4. В разработке/ERP/ПП-07 Управление производствен</w:t>
      </w:r>
      <w:r w:rsidR="00B26985">
        <w:rPr>
          <w:rFonts w:ascii="Arial" w:hAnsi="Arial" w:cs="Arial"/>
          <w:color w:val="000000" w:themeColor="text1"/>
        </w:rPr>
        <w:t>ными ак</w:t>
      </w:r>
      <w:r w:rsidR="00B26985" w:rsidRPr="00B26985">
        <w:rPr>
          <w:rFonts w:ascii="Arial" w:hAnsi="Arial" w:cs="Arial"/>
          <w:color w:val="000000" w:themeColor="text1"/>
        </w:rPr>
        <w:t>тивами/ПП-07.02 Планирование программы управления производственными активами/</w:t>
      </w:r>
    </w:p>
    <w:p w14:paraId="08022E88" w14:textId="49F7D865" w:rsidR="00B91C88" w:rsidRDefault="009F4279" w:rsidP="00B91C8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Схема бизнес-процесса</w:t>
      </w:r>
      <w:r w:rsidR="00B91C88" w:rsidRPr="00FE59F3">
        <w:rPr>
          <w:rFonts w:ascii="Arial" w:hAnsi="Arial" w:cs="Arial"/>
          <w:color w:val="000000" w:themeColor="text1"/>
        </w:rPr>
        <w:t xml:space="preserve"> «</w:t>
      </w:r>
      <w:r w:rsidR="00B91C88" w:rsidRPr="00B91C88">
        <w:rPr>
          <w:rFonts w:ascii="Arial" w:hAnsi="Arial" w:cs="Arial"/>
          <w:color w:val="000000" w:themeColor="text1"/>
        </w:rPr>
        <w:t>ПП-07.02.02-ERP «Перспективное среднесрочное плани</w:t>
      </w:r>
      <w:r w:rsidR="00B91C88">
        <w:rPr>
          <w:rFonts w:ascii="Arial" w:hAnsi="Arial" w:cs="Arial"/>
          <w:color w:val="000000" w:themeColor="text1"/>
        </w:rPr>
        <w:t>рование воздействий на производ</w:t>
      </w:r>
      <w:r w:rsidR="00B91C88" w:rsidRPr="00B91C88">
        <w:rPr>
          <w:rFonts w:ascii="Arial" w:hAnsi="Arial" w:cs="Arial"/>
          <w:color w:val="000000" w:themeColor="text1"/>
        </w:rPr>
        <w:t>ственные активы (3-х летн</w:t>
      </w:r>
      <w:r w:rsidR="00A53B4B">
        <w:rPr>
          <w:rFonts w:ascii="Arial" w:hAnsi="Arial" w:cs="Arial"/>
          <w:color w:val="000000" w:themeColor="text1"/>
        </w:rPr>
        <w:t>и</w:t>
      </w:r>
      <w:r w:rsidR="00B91C88" w:rsidRPr="00B91C88">
        <w:rPr>
          <w:rFonts w:ascii="Arial" w:hAnsi="Arial" w:cs="Arial"/>
          <w:color w:val="000000" w:themeColor="text1"/>
        </w:rPr>
        <w:t>й период)</w:t>
      </w:r>
      <w:r w:rsidR="00B91C88">
        <w:rPr>
          <w:rFonts w:ascii="Arial" w:hAnsi="Arial" w:cs="Arial"/>
          <w:color w:val="000000" w:themeColor="text1"/>
        </w:rPr>
        <w:t>» приведе</w:t>
      </w:r>
      <w:r w:rsidR="00B91C88" w:rsidRPr="00FE59F3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>а</w:t>
      </w:r>
      <w:r w:rsidR="00B91C88" w:rsidRPr="00FE59F3">
        <w:rPr>
          <w:rFonts w:ascii="Arial" w:hAnsi="Arial" w:cs="Arial"/>
          <w:color w:val="000000" w:themeColor="text1"/>
        </w:rPr>
        <w:t xml:space="preserve"> в </w:t>
      </w:r>
      <w:r w:rsidR="00B91C88">
        <w:rPr>
          <w:rFonts w:ascii="Arial" w:hAnsi="Arial" w:cs="Arial"/>
          <w:color w:val="000000" w:themeColor="text1"/>
        </w:rPr>
        <w:t>Приложении</w:t>
      </w:r>
      <w:r w:rsidR="00B91C88" w:rsidRPr="00FE59F3">
        <w:rPr>
          <w:rFonts w:ascii="Arial" w:hAnsi="Arial" w:cs="Arial"/>
          <w:color w:val="000000" w:themeColor="text1"/>
        </w:rPr>
        <w:t xml:space="preserve"> № 1. </w:t>
      </w:r>
      <w:r w:rsidR="00B91C88">
        <w:rPr>
          <w:rFonts w:ascii="Arial" w:hAnsi="Arial" w:cs="Arial"/>
          <w:color w:val="000000" w:themeColor="text1"/>
        </w:rPr>
        <w:t>«</w:t>
      </w:r>
      <w:r w:rsidR="00B91C88" w:rsidRPr="00FE59F3">
        <w:rPr>
          <w:rFonts w:ascii="Arial" w:hAnsi="Arial" w:cs="Arial"/>
          <w:color w:val="000000" w:themeColor="text1"/>
        </w:rPr>
        <w:t xml:space="preserve">Модели бизнес-процессов» </w:t>
      </w:r>
      <w:r w:rsidR="00B91C88">
        <w:rPr>
          <w:rFonts w:ascii="Arial" w:hAnsi="Arial" w:cs="Arial"/>
          <w:color w:val="000000" w:themeColor="text1"/>
        </w:rPr>
        <w:t>настоящего</w:t>
      </w:r>
      <w:r w:rsidR="00B91C88" w:rsidRPr="00FE59F3">
        <w:rPr>
          <w:rFonts w:ascii="Arial" w:hAnsi="Arial" w:cs="Arial"/>
          <w:color w:val="000000" w:themeColor="text1"/>
        </w:rPr>
        <w:t xml:space="preserve"> документа.</w:t>
      </w:r>
    </w:p>
    <w:p w14:paraId="56BFBE85" w14:textId="77777777" w:rsidR="007F609A" w:rsidRPr="009C362C" w:rsidRDefault="007F609A" w:rsidP="009C362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4FCC71D" w14:textId="77777777" w:rsidR="00B4077E" w:rsidRDefault="00B4077E" w:rsidP="00483421">
      <w:pPr>
        <w:pStyle w:val="3"/>
      </w:pPr>
      <w:bookmarkStart w:id="912" w:name="_Toc68528487"/>
      <w:r w:rsidRPr="000835FE">
        <w:t>Описание бизнес-процесса</w:t>
      </w:r>
      <w:r>
        <w:t xml:space="preserve"> </w:t>
      </w:r>
      <w:r w:rsidRPr="00B4077E">
        <w:t xml:space="preserve">ПП-07.06.03-ERP </w:t>
      </w:r>
      <w:r>
        <w:t>«</w:t>
      </w:r>
      <w:r w:rsidRPr="00B4077E">
        <w:t>Формирование годового бюджета воздействий на производственные активы</w:t>
      </w:r>
      <w:r>
        <w:t>»</w:t>
      </w:r>
      <w:bookmarkEnd w:id="912"/>
    </w:p>
    <w:p w14:paraId="406F725C" w14:textId="48E9F423" w:rsidR="00007ACC" w:rsidRDefault="00007ACC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Бизнес-процесс ф</w:t>
      </w:r>
      <w:r w:rsidRPr="00007ACC">
        <w:rPr>
          <w:rFonts w:ascii="Arial" w:hAnsi="Arial" w:cs="Arial"/>
          <w:color w:val="000000" w:themeColor="text1"/>
        </w:rPr>
        <w:t>орми</w:t>
      </w:r>
      <w:r>
        <w:rPr>
          <w:rFonts w:ascii="Arial" w:hAnsi="Arial" w:cs="Arial"/>
          <w:color w:val="000000" w:themeColor="text1"/>
        </w:rPr>
        <w:t xml:space="preserve">рования </w:t>
      </w:r>
      <w:r w:rsidRPr="00007ACC">
        <w:rPr>
          <w:rFonts w:ascii="Arial" w:hAnsi="Arial" w:cs="Arial"/>
          <w:color w:val="000000" w:themeColor="text1"/>
        </w:rPr>
        <w:t>годового бюджета возде</w:t>
      </w:r>
      <w:r>
        <w:rPr>
          <w:rFonts w:ascii="Arial" w:hAnsi="Arial" w:cs="Arial"/>
          <w:color w:val="000000" w:themeColor="text1"/>
        </w:rPr>
        <w:t>йствий на производственные акти</w:t>
      </w:r>
      <w:r w:rsidRPr="00007ACC">
        <w:rPr>
          <w:rFonts w:ascii="Arial" w:hAnsi="Arial" w:cs="Arial"/>
          <w:color w:val="000000" w:themeColor="text1"/>
        </w:rPr>
        <w:t>вы</w:t>
      </w:r>
      <w:r>
        <w:rPr>
          <w:rFonts w:ascii="Arial" w:hAnsi="Arial" w:cs="Arial"/>
          <w:color w:val="000000" w:themeColor="text1"/>
        </w:rPr>
        <w:t xml:space="preserve"> </w:t>
      </w:r>
      <w:r w:rsidR="002B0E04">
        <w:rPr>
          <w:rFonts w:ascii="Arial" w:hAnsi="Arial" w:cs="Arial"/>
          <w:color w:val="000000" w:themeColor="text1"/>
        </w:rPr>
        <w:t>содержит</w:t>
      </w:r>
      <w:r w:rsidR="00031C62">
        <w:rPr>
          <w:rFonts w:ascii="Arial" w:hAnsi="Arial" w:cs="Arial"/>
          <w:color w:val="000000" w:themeColor="text1"/>
        </w:rPr>
        <w:t xml:space="preserve"> шаги по</w:t>
      </w:r>
      <w:r w:rsidR="00730814">
        <w:rPr>
          <w:rFonts w:ascii="Arial" w:hAnsi="Arial" w:cs="Arial"/>
          <w:color w:val="000000" w:themeColor="text1"/>
        </w:rPr>
        <w:t xml:space="preserve"> детальному </w:t>
      </w:r>
      <w:r w:rsidR="002B0E04">
        <w:rPr>
          <w:rFonts w:ascii="Arial" w:hAnsi="Arial" w:cs="Arial"/>
          <w:color w:val="000000" w:themeColor="text1"/>
        </w:rPr>
        <w:t>планированию</w:t>
      </w:r>
      <w:r w:rsidR="00730814">
        <w:rPr>
          <w:rFonts w:ascii="Arial" w:hAnsi="Arial" w:cs="Arial"/>
          <w:color w:val="000000" w:themeColor="text1"/>
        </w:rPr>
        <w:t xml:space="preserve"> </w:t>
      </w:r>
      <w:r w:rsidR="00730814" w:rsidRPr="00031C62">
        <w:rPr>
          <w:rFonts w:ascii="Arial" w:hAnsi="Arial" w:cs="Arial"/>
          <w:color w:val="000000" w:themeColor="text1"/>
        </w:rPr>
        <w:t xml:space="preserve">операционных </w:t>
      </w:r>
      <w:r w:rsidR="003467C6">
        <w:rPr>
          <w:rFonts w:ascii="Arial" w:hAnsi="Arial" w:cs="Arial"/>
          <w:color w:val="000000" w:themeColor="text1"/>
        </w:rPr>
        <w:t xml:space="preserve">затрат </w:t>
      </w:r>
      <w:r w:rsidR="00730814" w:rsidRPr="00031C62">
        <w:rPr>
          <w:rFonts w:ascii="Arial" w:hAnsi="Arial" w:cs="Arial"/>
          <w:color w:val="000000" w:themeColor="text1"/>
        </w:rPr>
        <w:t xml:space="preserve">и капитальных </w:t>
      </w:r>
      <w:r w:rsidR="003467C6">
        <w:rPr>
          <w:rFonts w:ascii="Arial" w:hAnsi="Arial" w:cs="Arial"/>
          <w:color w:val="000000" w:themeColor="text1"/>
        </w:rPr>
        <w:t>вложений</w:t>
      </w:r>
      <w:r w:rsidR="00053EFA">
        <w:rPr>
          <w:rFonts w:ascii="Arial" w:hAnsi="Arial" w:cs="Arial"/>
          <w:color w:val="000000" w:themeColor="text1"/>
        </w:rPr>
        <w:t xml:space="preserve">, их финансирование и ввод в эксплуатацию, в части капвложений, </w:t>
      </w:r>
      <w:r w:rsidR="00730814" w:rsidRPr="00031C62">
        <w:rPr>
          <w:rFonts w:ascii="Arial" w:hAnsi="Arial" w:cs="Arial"/>
          <w:color w:val="000000" w:themeColor="text1"/>
        </w:rPr>
        <w:t>на первый год планирования в рамках среднеср</w:t>
      </w:r>
      <w:r w:rsidR="000B5207">
        <w:rPr>
          <w:rFonts w:ascii="Arial" w:hAnsi="Arial" w:cs="Arial"/>
          <w:color w:val="000000" w:themeColor="text1"/>
        </w:rPr>
        <w:t>очного бюджета воздействий на производственные активы</w:t>
      </w:r>
      <w:r w:rsidR="00730814" w:rsidRPr="00031C62">
        <w:rPr>
          <w:rFonts w:ascii="Arial" w:hAnsi="Arial" w:cs="Arial"/>
          <w:color w:val="000000" w:themeColor="text1"/>
        </w:rPr>
        <w:t xml:space="preserve"> с описанием воздействий на </w:t>
      </w:r>
      <w:r w:rsidR="000B5207">
        <w:rPr>
          <w:rFonts w:ascii="Arial" w:hAnsi="Arial" w:cs="Arial"/>
          <w:color w:val="000000" w:themeColor="text1"/>
        </w:rPr>
        <w:t>производственные активы</w:t>
      </w:r>
      <w:r w:rsidR="00730814" w:rsidRPr="00031C62">
        <w:rPr>
          <w:rFonts w:ascii="Arial" w:hAnsi="Arial" w:cs="Arial"/>
          <w:color w:val="000000" w:themeColor="text1"/>
        </w:rPr>
        <w:t xml:space="preserve"> (мероприятия </w:t>
      </w:r>
      <w:r w:rsidR="000B5207">
        <w:rPr>
          <w:rFonts w:ascii="Arial" w:hAnsi="Arial" w:cs="Arial"/>
          <w:color w:val="000000" w:themeColor="text1"/>
        </w:rPr>
        <w:t xml:space="preserve">технического обслуживания </w:t>
      </w:r>
      <w:r w:rsidR="00730814" w:rsidRPr="00031C62">
        <w:rPr>
          <w:rFonts w:ascii="Arial" w:hAnsi="Arial" w:cs="Arial"/>
          <w:color w:val="000000" w:themeColor="text1"/>
        </w:rPr>
        <w:t>и</w:t>
      </w:r>
      <w:r w:rsidR="000B5207">
        <w:rPr>
          <w:rFonts w:ascii="Arial" w:hAnsi="Arial" w:cs="Arial"/>
          <w:color w:val="000000" w:themeColor="text1"/>
        </w:rPr>
        <w:t xml:space="preserve"> ремонта</w:t>
      </w:r>
      <w:r w:rsidR="00730814" w:rsidRPr="00031C62">
        <w:rPr>
          <w:rFonts w:ascii="Arial" w:hAnsi="Arial" w:cs="Arial"/>
          <w:color w:val="000000" w:themeColor="text1"/>
        </w:rPr>
        <w:t xml:space="preserve">, обследования и диагностики, </w:t>
      </w:r>
      <w:r w:rsidR="000B5207">
        <w:rPr>
          <w:rFonts w:ascii="Arial" w:hAnsi="Arial" w:cs="Arial"/>
          <w:color w:val="000000" w:themeColor="text1"/>
        </w:rPr>
        <w:t>экспертизы промышленной безопасности</w:t>
      </w:r>
      <w:r w:rsidR="00730814" w:rsidRPr="00031C62">
        <w:rPr>
          <w:rFonts w:ascii="Arial" w:hAnsi="Arial" w:cs="Arial"/>
          <w:color w:val="000000" w:themeColor="text1"/>
        </w:rPr>
        <w:t xml:space="preserve">), сформированных по заказам </w:t>
      </w:r>
      <w:r w:rsidR="00971CF4">
        <w:rPr>
          <w:rFonts w:ascii="Arial" w:hAnsi="Arial" w:cs="Arial"/>
          <w:color w:val="000000" w:themeColor="text1"/>
        </w:rPr>
        <w:t xml:space="preserve">и сетевым графикам </w:t>
      </w:r>
      <w:r w:rsidR="00730814" w:rsidRPr="00031C62">
        <w:rPr>
          <w:rFonts w:ascii="Arial" w:hAnsi="Arial" w:cs="Arial"/>
          <w:color w:val="000000" w:themeColor="text1"/>
        </w:rPr>
        <w:t>в системе</w:t>
      </w:r>
      <w:r w:rsidR="00593726">
        <w:rPr>
          <w:rFonts w:ascii="Arial" w:hAnsi="Arial" w:cs="Arial"/>
          <w:color w:val="000000" w:themeColor="text1"/>
        </w:rPr>
        <w:t xml:space="preserve"> </w:t>
      </w:r>
      <w:r w:rsidR="00593726">
        <w:rPr>
          <w:rFonts w:ascii="Arial" w:hAnsi="Arial" w:cs="Arial"/>
          <w:color w:val="000000" w:themeColor="text1"/>
          <w:lang w:val="en-US"/>
        </w:rPr>
        <w:t>SAP</w:t>
      </w:r>
      <w:r w:rsidR="00730814" w:rsidRPr="0088717F">
        <w:rPr>
          <w:rFonts w:ascii="Arial" w:hAnsi="Arial" w:cs="Arial"/>
          <w:color w:val="000000" w:themeColor="text1"/>
        </w:rPr>
        <w:t xml:space="preserve">, </w:t>
      </w:r>
      <w:r w:rsidR="00730814" w:rsidRPr="00971CF4">
        <w:rPr>
          <w:rFonts w:ascii="Arial" w:hAnsi="Arial" w:cs="Arial"/>
          <w:color w:val="000000" w:themeColor="text1"/>
        </w:rPr>
        <w:t xml:space="preserve">и </w:t>
      </w:r>
      <w:r w:rsidR="0054090C">
        <w:rPr>
          <w:rFonts w:ascii="Arial" w:hAnsi="Arial" w:cs="Arial"/>
          <w:color w:val="000000" w:themeColor="text1"/>
        </w:rPr>
        <w:t xml:space="preserve">сетевым графикам </w:t>
      </w:r>
      <w:r w:rsidR="00730814" w:rsidRPr="0088717F">
        <w:rPr>
          <w:rFonts w:ascii="Arial" w:hAnsi="Arial" w:cs="Arial"/>
          <w:color w:val="000000" w:themeColor="text1"/>
        </w:rPr>
        <w:t xml:space="preserve">проектов </w:t>
      </w:r>
      <w:r w:rsidR="009759BA" w:rsidRPr="00494ECB">
        <w:rPr>
          <w:rFonts w:ascii="Arial" w:hAnsi="Arial" w:cs="Arial"/>
          <w:color w:val="000000" w:themeColor="text1"/>
        </w:rPr>
        <w:t>ОВП</w:t>
      </w:r>
      <w:r w:rsidR="000B5207" w:rsidRPr="00971CF4">
        <w:rPr>
          <w:rFonts w:ascii="Arial" w:hAnsi="Arial" w:cs="Arial"/>
          <w:color w:val="000000" w:themeColor="text1"/>
        </w:rPr>
        <w:t>.</w:t>
      </w:r>
      <w:r w:rsidR="00E146D7" w:rsidRPr="00E146D7">
        <w:rPr>
          <w:rFonts w:ascii="Arial" w:hAnsi="Arial" w:cs="Arial"/>
          <w:color w:val="000000" w:themeColor="text1"/>
        </w:rPr>
        <w:t xml:space="preserve"> </w:t>
      </w:r>
      <w:r w:rsidR="00E146D7">
        <w:rPr>
          <w:rFonts w:ascii="Arial" w:hAnsi="Arial" w:cs="Arial"/>
          <w:color w:val="000000" w:themeColor="text1"/>
        </w:rPr>
        <w:t>Годовой бюджет формируется</w:t>
      </w:r>
      <w:r w:rsidR="00E146D7" w:rsidRPr="00F6798A">
        <w:rPr>
          <w:rFonts w:ascii="Arial" w:hAnsi="Arial" w:cs="Arial"/>
          <w:color w:val="000000" w:themeColor="text1"/>
        </w:rPr>
        <w:t xml:space="preserve"> на </w:t>
      </w:r>
      <w:r w:rsidR="002312FE">
        <w:rPr>
          <w:rFonts w:ascii="Arial" w:hAnsi="Arial" w:cs="Arial"/>
          <w:color w:val="000000" w:themeColor="text1"/>
        </w:rPr>
        <w:t>период с января по декабрь включительно каждого года, в разбивке по месяцам</w:t>
      </w:r>
      <w:r w:rsidR="00E146D7">
        <w:rPr>
          <w:rFonts w:ascii="Arial" w:hAnsi="Arial" w:cs="Arial"/>
          <w:color w:val="000000" w:themeColor="text1"/>
        </w:rPr>
        <w:t>.</w:t>
      </w:r>
    </w:p>
    <w:p w14:paraId="0E831090" w14:textId="35BCBE73" w:rsidR="00211B58" w:rsidRDefault="00211B58" w:rsidP="00211B5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06E06">
        <w:rPr>
          <w:rFonts w:ascii="Arial" w:hAnsi="Arial" w:cs="Arial"/>
          <w:color w:val="000000" w:themeColor="text1"/>
        </w:rPr>
        <w:t xml:space="preserve">Процесс формирования, согласования и утверждения </w:t>
      </w:r>
      <w:r>
        <w:rPr>
          <w:rFonts w:ascii="Arial" w:hAnsi="Arial" w:cs="Arial"/>
          <w:color w:val="000000" w:themeColor="text1"/>
        </w:rPr>
        <w:t>годового бюджета воз</w:t>
      </w:r>
      <w:r w:rsidRPr="00806E06">
        <w:rPr>
          <w:rFonts w:ascii="Arial" w:hAnsi="Arial" w:cs="Arial"/>
          <w:color w:val="000000" w:themeColor="text1"/>
        </w:rPr>
        <w:t>действий на производственн</w:t>
      </w:r>
      <w:r>
        <w:rPr>
          <w:rFonts w:ascii="Arial" w:hAnsi="Arial" w:cs="Arial"/>
          <w:color w:val="000000" w:themeColor="text1"/>
        </w:rPr>
        <w:t xml:space="preserve">ые активы </w:t>
      </w:r>
      <w:r w:rsidR="00593726">
        <w:rPr>
          <w:rFonts w:ascii="Arial" w:hAnsi="Arial" w:cs="Arial"/>
          <w:color w:val="000000" w:themeColor="text1"/>
        </w:rPr>
        <w:t xml:space="preserve">в системе </w:t>
      </w:r>
      <w:r w:rsidR="00593726">
        <w:rPr>
          <w:rFonts w:ascii="Arial" w:hAnsi="Arial" w:cs="Arial"/>
          <w:color w:val="000000" w:themeColor="text1"/>
          <w:lang w:val="en-US"/>
        </w:rPr>
        <w:t>SAP</w:t>
      </w:r>
      <w:r w:rsidR="00593726" w:rsidRPr="00446DC7">
        <w:rPr>
          <w:rFonts w:ascii="Arial" w:hAnsi="Arial" w:cs="Arial"/>
          <w:color w:val="000000" w:themeColor="text1"/>
        </w:rPr>
        <w:t xml:space="preserve"> </w:t>
      </w:r>
      <w:r w:rsidR="00E410F0">
        <w:rPr>
          <w:rFonts w:ascii="Arial" w:hAnsi="Arial" w:cs="Arial"/>
          <w:color w:val="000000" w:themeColor="text1"/>
        </w:rPr>
        <w:t>описывается далее в настоящем документе</w:t>
      </w:r>
      <w:r>
        <w:rPr>
          <w:rFonts w:ascii="Arial" w:hAnsi="Arial" w:cs="Arial"/>
          <w:color w:val="000000" w:themeColor="text1"/>
        </w:rPr>
        <w:t>.</w:t>
      </w:r>
    </w:p>
    <w:p w14:paraId="00BB8215" w14:textId="25B77E26" w:rsidR="000C7176" w:rsidRDefault="002312F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2312FE">
        <w:rPr>
          <w:rFonts w:ascii="Arial" w:hAnsi="Arial" w:cs="Arial"/>
          <w:color w:val="000000" w:themeColor="text1"/>
        </w:rPr>
        <w:t xml:space="preserve">После получения распоряжения о начале планирования бюджета воздействий на ПА и производственной программы на БЕ </w:t>
      </w:r>
      <w:r w:rsidR="004D68CD">
        <w:rPr>
          <w:rFonts w:ascii="Arial" w:hAnsi="Arial" w:cs="Arial"/>
          <w:color w:val="000000" w:themeColor="text1"/>
        </w:rPr>
        <w:t>Управляющим</w:t>
      </w:r>
      <w:r w:rsidRPr="002312FE">
        <w:rPr>
          <w:rFonts w:ascii="Arial" w:hAnsi="Arial" w:cs="Arial"/>
          <w:color w:val="000000" w:themeColor="text1"/>
        </w:rPr>
        <w:t xml:space="preserve"> директором БЕ выпускается приказ с указанием ответственных и сроков по планированию в соответствии с распоряжением </w:t>
      </w:r>
      <w:r w:rsidR="004D68CD">
        <w:rPr>
          <w:rFonts w:ascii="Arial" w:hAnsi="Arial" w:cs="Arial"/>
          <w:color w:val="000000" w:themeColor="text1"/>
        </w:rPr>
        <w:t>Генерального директора УК</w:t>
      </w:r>
      <w:r w:rsidRPr="002312FE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="00211B58" w:rsidRPr="00211B58">
        <w:rPr>
          <w:rFonts w:ascii="Arial" w:hAnsi="Arial" w:cs="Arial"/>
          <w:color w:val="000000" w:themeColor="text1"/>
        </w:rPr>
        <w:t xml:space="preserve">После </w:t>
      </w:r>
      <w:r w:rsidR="00593726" w:rsidRPr="00891C3B">
        <w:rPr>
          <w:rFonts w:ascii="Arial" w:hAnsi="Arial" w:cs="Arial"/>
          <w:color w:val="000000" w:themeColor="text1"/>
        </w:rPr>
        <w:t xml:space="preserve">выпуска приказа </w:t>
      </w:r>
      <w:r w:rsidR="00587B82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587B82">
        <w:rPr>
          <w:rFonts w:ascii="Arial" w:hAnsi="Arial" w:cs="Arial"/>
          <w:color w:val="000000" w:themeColor="text1"/>
        </w:rPr>
        <w:t>ТОиР</w:t>
      </w:r>
      <w:proofErr w:type="spellEnd"/>
      <w:r w:rsidR="00587B82">
        <w:rPr>
          <w:rFonts w:ascii="Arial" w:hAnsi="Arial" w:cs="Arial"/>
          <w:color w:val="000000" w:themeColor="text1"/>
        </w:rPr>
        <w:t xml:space="preserve"> УО - </w:t>
      </w:r>
      <w:r w:rsidR="00A55C74">
        <w:rPr>
          <w:rFonts w:ascii="Arial" w:hAnsi="Arial" w:cs="Arial"/>
          <w:color w:val="000000" w:themeColor="text1"/>
        </w:rPr>
        <w:t xml:space="preserve">Руководитель ЦФО совместно с </w:t>
      </w:r>
      <w:r w:rsidR="00A55C74" w:rsidRPr="00A55C74">
        <w:rPr>
          <w:rFonts w:ascii="Arial" w:hAnsi="Arial" w:cs="Arial"/>
          <w:color w:val="000000" w:themeColor="text1"/>
        </w:rPr>
        <w:t>Планировщик</w:t>
      </w:r>
      <w:r w:rsidR="00A55C74">
        <w:rPr>
          <w:rFonts w:ascii="Arial" w:hAnsi="Arial" w:cs="Arial"/>
          <w:color w:val="000000" w:themeColor="text1"/>
        </w:rPr>
        <w:t>ом</w:t>
      </w:r>
      <w:r w:rsidR="00A55C74" w:rsidRPr="00A55C74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A55C74">
        <w:rPr>
          <w:rFonts w:ascii="Arial" w:hAnsi="Arial" w:cs="Arial"/>
          <w:color w:val="000000" w:themeColor="text1"/>
        </w:rPr>
        <w:t xml:space="preserve"> </w:t>
      </w:r>
      <w:r w:rsidR="00211B58" w:rsidRPr="00211B58">
        <w:rPr>
          <w:rFonts w:ascii="Arial" w:hAnsi="Arial" w:cs="Arial"/>
          <w:color w:val="000000" w:themeColor="text1"/>
        </w:rPr>
        <w:t>актуализирует текущую структуру</w:t>
      </w:r>
      <w:r w:rsidR="00593726">
        <w:rPr>
          <w:rFonts w:ascii="Arial" w:hAnsi="Arial" w:cs="Arial"/>
          <w:color w:val="000000" w:themeColor="text1"/>
        </w:rPr>
        <w:t xml:space="preserve"> проектов и</w:t>
      </w:r>
      <w:r w:rsidR="00211B58" w:rsidRPr="00211B58">
        <w:rPr>
          <w:rFonts w:ascii="Arial" w:hAnsi="Arial" w:cs="Arial"/>
          <w:color w:val="000000" w:themeColor="text1"/>
        </w:rPr>
        <w:t xml:space="preserve"> СПП-элементов</w:t>
      </w:r>
      <w:r w:rsidR="00AB00E9">
        <w:t xml:space="preserve">, </w:t>
      </w:r>
      <w:r w:rsidR="00AB00E9">
        <w:rPr>
          <w:rFonts w:ascii="Arial" w:hAnsi="Arial" w:cs="Arial"/>
          <w:color w:val="000000" w:themeColor="text1"/>
        </w:rPr>
        <w:t xml:space="preserve">относящихся к </w:t>
      </w:r>
      <w:proofErr w:type="spellStart"/>
      <w:r w:rsidR="00AB00E9">
        <w:rPr>
          <w:rFonts w:ascii="Arial" w:hAnsi="Arial" w:cs="Arial"/>
          <w:color w:val="000000" w:themeColor="text1"/>
        </w:rPr>
        <w:t>ТОиР</w:t>
      </w:r>
      <w:proofErr w:type="spellEnd"/>
      <w:r w:rsidR="00AB00E9">
        <w:rPr>
          <w:rFonts w:ascii="Arial" w:hAnsi="Arial" w:cs="Arial"/>
          <w:color w:val="000000" w:themeColor="text1"/>
        </w:rPr>
        <w:t xml:space="preserve">, </w:t>
      </w:r>
      <w:r w:rsidR="00A55C74">
        <w:rPr>
          <w:rFonts w:ascii="Arial" w:hAnsi="Arial" w:cs="Arial"/>
          <w:color w:val="000000" w:themeColor="text1"/>
        </w:rPr>
        <w:t>на плановый год</w:t>
      </w:r>
      <w:r w:rsidR="00211B58" w:rsidRPr="00211B58">
        <w:rPr>
          <w:rFonts w:ascii="Arial" w:hAnsi="Arial" w:cs="Arial"/>
          <w:color w:val="000000" w:themeColor="text1"/>
        </w:rPr>
        <w:t>.</w:t>
      </w:r>
    </w:p>
    <w:p w14:paraId="551F0F52" w14:textId="2D6D18D4" w:rsidR="00211B58" w:rsidRDefault="0059372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К </w:t>
      </w:r>
      <w:r w:rsidR="00970A2D">
        <w:rPr>
          <w:rFonts w:ascii="Arial" w:hAnsi="Arial" w:cs="Arial"/>
          <w:color w:val="000000" w:themeColor="text1"/>
        </w:rPr>
        <w:t>СПП-элемент</w:t>
      </w:r>
      <w:r>
        <w:rPr>
          <w:rFonts w:ascii="Arial" w:hAnsi="Arial" w:cs="Arial"/>
          <w:color w:val="000000" w:themeColor="text1"/>
        </w:rPr>
        <w:t>ам</w:t>
      </w:r>
      <w:r w:rsidR="00211B58" w:rsidRPr="00970A2D">
        <w:rPr>
          <w:rFonts w:ascii="Arial" w:hAnsi="Arial" w:cs="Arial"/>
          <w:color w:val="000000" w:themeColor="text1"/>
        </w:rPr>
        <w:t xml:space="preserve"> присва</w:t>
      </w:r>
      <w:r w:rsidR="00970A2D">
        <w:rPr>
          <w:rFonts w:ascii="Arial" w:hAnsi="Arial" w:cs="Arial"/>
          <w:color w:val="000000" w:themeColor="text1"/>
        </w:rPr>
        <w:t xml:space="preserve">иваются </w:t>
      </w:r>
      <w:r>
        <w:rPr>
          <w:rFonts w:ascii="Arial" w:hAnsi="Arial" w:cs="Arial"/>
          <w:color w:val="000000" w:themeColor="text1"/>
        </w:rPr>
        <w:t>заказы</w:t>
      </w:r>
      <w:r w:rsidRPr="00970A2D">
        <w:rPr>
          <w:rFonts w:ascii="Arial" w:hAnsi="Arial" w:cs="Arial"/>
          <w:color w:val="000000" w:themeColor="text1"/>
        </w:rPr>
        <w:t xml:space="preserve"> </w:t>
      </w:r>
      <w:r w:rsidR="00211B58" w:rsidRPr="00970A2D">
        <w:rPr>
          <w:rFonts w:ascii="Arial" w:hAnsi="Arial" w:cs="Arial"/>
          <w:color w:val="000000" w:themeColor="text1"/>
        </w:rPr>
        <w:t>ТОРО</w:t>
      </w:r>
      <w:r w:rsidR="0094104A">
        <w:rPr>
          <w:rFonts w:ascii="Arial" w:hAnsi="Arial" w:cs="Arial"/>
          <w:color w:val="000000" w:themeColor="text1"/>
        </w:rPr>
        <w:t xml:space="preserve"> и сетевые графики</w:t>
      </w:r>
      <w:r>
        <w:rPr>
          <w:rFonts w:ascii="Arial" w:hAnsi="Arial" w:cs="Arial"/>
          <w:color w:val="000000" w:themeColor="text1"/>
        </w:rPr>
        <w:t xml:space="preserve"> </w:t>
      </w:r>
      <w:r w:rsidRPr="00CF3DEC">
        <w:rPr>
          <w:rFonts w:ascii="Arial" w:hAnsi="Arial" w:cs="Arial"/>
          <w:color w:val="000000" w:themeColor="text1"/>
        </w:rPr>
        <w:t>в соответствии с</w:t>
      </w:r>
      <w:r w:rsidR="000C7176">
        <w:rPr>
          <w:rFonts w:ascii="Arial" w:hAnsi="Arial" w:cs="Arial"/>
          <w:color w:val="000000" w:themeColor="text1"/>
        </w:rPr>
        <w:t xml:space="preserve"> </w:t>
      </w:r>
      <w:r w:rsidR="0032044C">
        <w:rPr>
          <w:rFonts w:ascii="Arial" w:hAnsi="Arial" w:cs="Arial"/>
          <w:color w:val="000000" w:themeColor="text1"/>
        </w:rPr>
        <w:t xml:space="preserve">правилами, описанными в документе </w:t>
      </w:r>
      <w:del w:id="913" w:author="Попова Дарья Николаевна (Подрядчик. ООО БерингПойнт)" w:date="2021-04-05T14:57:00Z">
        <w:r w:rsidR="000C7176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14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0C7176">
        <w:rPr>
          <w:rFonts w:ascii="Arial" w:hAnsi="Arial" w:cs="Arial"/>
          <w:color w:val="000000" w:themeColor="text1"/>
        </w:rPr>
        <w:t xml:space="preserve"> «</w:t>
      </w:r>
      <w:r w:rsidR="000C7176" w:rsidRPr="000C7176">
        <w:rPr>
          <w:rFonts w:ascii="Arial" w:hAnsi="Arial" w:cs="Arial"/>
          <w:color w:val="000000" w:themeColor="text1"/>
        </w:rPr>
        <w:t>Методика планирования (долгосрочного, годово</w:t>
      </w:r>
      <w:r w:rsidR="000C7176">
        <w:rPr>
          <w:rFonts w:ascii="Arial" w:hAnsi="Arial" w:cs="Arial"/>
          <w:color w:val="000000" w:themeColor="text1"/>
        </w:rPr>
        <w:t>го, месячного, недельного) и учё</w:t>
      </w:r>
      <w:r w:rsidR="000C7176" w:rsidRPr="000C7176">
        <w:rPr>
          <w:rFonts w:ascii="Arial" w:hAnsi="Arial" w:cs="Arial"/>
          <w:color w:val="000000" w:themeColor="text1"/>
        </w:rPr>
        <w:t xml:space="preserve">та работ по </w:t>
      </w:r>
      <w:proofErr w:type="spellStart"/>
      <w:r w:rsidR="000C7176">
        <w:rPr>
          <w:rFonts w:ascii="Arial" w:hAnsi="Arial" w:cs="Arial"/>
          <w:color w:val="000000" w:themeColor="text1"/>
        </w:rPr>
        <w:t>ТО</w:t>
      </w:r>
      <w:r w:rsidR="000C7176" w:rsidRPr="000C7176">
        <w:rPr>
          <w:rFonts w:ascii="Arial" w:hAnsi="Arial" w:cs="Arial"/>
          <w:color w:val="000000" w:themeColor="text1"/>
        </w:rPr>
        <w:t>и</w:t>
      </w:r>
      <w:r w:rsidR="000C7176">
        <w:rPr>
          <w:rFonts w:ascii="Arial" w:hAnsi="Arial" w:cs="Arial"/>
          <w:color w:val="000000" w:themeColor="text1"/>
        </w:rPr>
        <w:t>Р</w:t>
      </w:r>
      <w:proofErr w:type="spellEnd"/>
      <w:r w:rsidR="000C7176" w:rsidRPr="000C7176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0C7176">
        <w:rPr>
          <w:rFonts w:ascii="Arial" w:hAnsi="Arial" w:cs="Arial"/>
          <w:color w:val="000000" w:themeColor="text1"/>
        </w:rPr>
        <w:t>»</w:t>
      </w:r>
      <w:r>
        <w:rPr>
          <w:rFonts w:ascii="Arial" w:hAnsi="Arial" w:cs="Arial"/>
          <w:color w:val="000000" w:themeColor="text1"/>
        </w:rPr>
        <w:t>.</w:t>
      </w:r>
      <w:r w:rsidRPr="00970A2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</w:t>
      </w:r>
      <w:r w:rsidRPr="00970A2D">
        <w:rPr>
          <w:rFonts w:ascii="Arial" w:hAnsi="Arial" w:cs="Arial"/>
          <w:color w:val="000000" w:themeColor="text1"/>
        </w:rPr>
        <w:t xml:space="preserve"> </w:t>
      </w:r>
      <w:r w:rsidR="00211B58" w:rsidRPr="00970A2D">
        <w:rPr>
          <w:rFonts w:ascii="Arial" w:hAnsi="Arial" w:cs="Arial"/>
          <w:color w:val="000000" w:themeColor="text1"/>
        </w:rPr>
        <w:t xml:space="preserve">результате </w:t>
      </w:r>
      <w:r>
        <w:rPr>
          <w:rFonts w:ascii="Arial" w:hAnsi="Arial" w:cs="Arial"/>
          <w:color w:val="000000" w:themeColor="text1"/>
        </w:rPr>
        <w:t>этого</w:t>
      </w:r>
      <w:r w:rsidRPr="00970A2D">
        <w:rPr>
          <w:rFonts w:ascii="Arial" w:hAnsi="Arial" w:cs="Arial"/>
          <w:color w:val="000000" w:themeColor="text1"/>
        </w:rPr>
        <w:t xml:space="preserve"> </w:t>
      </w:r>
      <w:r w:rsidR="00211B58" w:rsidRPr="00970A2D">
        <w:rPr>
          <w:rFonts w:ascii="Arial" w:hAnsi="Arial" w:cs="Arial"/>
          <w:color w:val="000000" w:themeColor="text1"/>
        </w:rPr>
        <w:t xml:space="preserve">осуществляется </w:t>
      </w:r>
      <w:r w:rsidR="00970A2D">
        <w:rPr>
          <w:rFonts w:ascii="Arial" w:hAnsi="Arial" w:cs="Arial"/>
          <w:color w:val="000000" w:themeColor="text1"/>
        </w:rPr>
        <w:t xml:space="preserve">группировка по СПП-элементам плановых затрат, собранных на </w:t>
      </w:r>
      <w:r w:rsidR="00211B58" w:rsidRPr="00970A2D">
        <w:rPr>
          <w:rFonts w:ascii="Arial" w:hAnsi="Arial" w:cs="Arial"/>
          <w:color w:val="000000" w:themeColor="text1"/>
        </w:rPr>
        <w:t>заказах ТОРО</w:t>
      </w:r>
      <w:r w:rsidR="0094104A">
        <w:rPr>
          <w:rFonts w:ascii="Arial" w:hAnsi="Arial" w:cs="Arial"/>
          <w:color w:val="000000" w:themeColor="text1"/>
        </w:rPr>
        <w:t xml:space="preserve"> и сетевых графиках</w:t>
      </w:r>
      <w:r w:rsidR="00970A2D">
        <w:rPr>
          <w:rFonts w:ascii="Arial" w:hAnsi="Arial" w:cs="Arial"/>
          <w:color w:val="000000" w:themeColor="text1"/>
        </w:rPr>
        <w:t>.</w:t>
      </w:r>
      <w:r w:rsidR="002B798E">
        <w:rPr>
          <w:rFonts w:ascii="Arial" w:hAnsi="Arial" w:cs="Arial"/>
          <w:color w:val="000000" w:themeColor="text1"/>
        </w:rPr>
        <w:t xml:space="preserve"> </w:t>
      </w:r>
    </w:p>
    <w:p w14:paraId="68A7D9A1" w14:textId="26E61D3B" w:rsidR="00053EFA" w:rsidRPr="00DD4CC1" w:rsidRDefault="00053EFA" w:rsidP="00053E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53EFA">
        <w:rPr>
          <w:rFonts w:ascii="Arial" w:hAnsi="Arial" w:cs="Arial"/>
          <w:color w:val="000000" w:themeColor="text1"/>
        </w:rPr>
        <w:t xml:space="preserve">Планирование и контроль реализации проектов, включённых в </w:t>
      </w:r>
      <w:r>
        <w:rPr>
          <w:rFonts w:ascii="Arial" w:hAnsi="Arial" w:cs="Arial"/>
          <w:color w:val="000000" w:themeColor="text1"/>
        </w:rPr>
        <w:t>годовой план воздействий</w:t>
      </w:r>
      <w:r w:rsidRPr="00053EFA">
        <w:rPr>
          <w:rFonts w:ascii="Arial" w:hAnsi="Arial" w:cs="Arial"/>
          <w:color w:val="000000" w:themeColor="text1"/>
        </w:rPr>
        <w:t>, осуществляется в разрезе освоения и финансирования. По капитализируемым проектам дополнительно осуществляется планирование и контроль показателя ввода объекта в эксплуатацию</w:t>
      </w:r>
      <w:r w:rsidR="00022C2E">
        <w:rPr>
          <w:rFonts w:ascii="Arial" w:hAnsi="Arial" w:cs="Arial"/>
          <w:color w:val="000000" w:themeColor="text1"/>
        </w:rPr>
        <w:t>.</w:t>
      </w:r>
    </w:p>
    <w:p w14:paraId="239BA0AC" w14:textId="5B67B089" w:rsidR="00211B58" w:rsidRPr="00DD4CC1" w:rsidRDefault="00211B58" w:rsidP="00022C2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D4CC1">
        <w:rPr>
          <w:rFonts w:ascii="Arial" w:hAnsi="Arial" w:cs="Arial"/>
          <w:color w:val="000000" w:themeColor="text1"/>
        </w:rPr>
        <w:t xml:space="preserve">После формирования </w:t>
      </w:r>
      <w:r w:rsidR="00906509">
        <w:rPr>
          <w:rFonts w:ascii="Arial" w:hAnsi="Arial" w:cs="Arial"/>
          <w:color w:val="000000" w:themeColor="text1"/>
        </w:rPr>
        <w:t xml:space="preserve">всех </w:t>
      </w:r>
      <w:r w:rsidRPr="00DD4CC1">
        <w:rPr>
          <w:rFonts w:ascii="Arial" w:hAnsi="Arial" w:cs="Arial"/>
          <w:color w:val="000000" w:themeColor="text1"/>
        </w:rPr>
        <w:t xml:space="preserve">разделов бюджета </w:t>
      </w:r>
      <w:r w:rsidR="00906509">
        <w:rPr>
          <w:rFonts w:ascii="Arial" w:hAnsi="Arial" w:cs="Arial"/>
          <w:color w:val="000000" w:themeColor="text1"/>
        </w:rPr>
        <w:t>поддержания производственных активов</w:t>
      </w:r>
      <w:r w:rsidRPr="00DD4CC1">
        <w:rPr>
          <w:rFonts w:ascii="Arial" w:hAnsi="Arial" w:cs="Arial"/>
          <w:color w:val="000000" w:themeColor="text1"/>
        </w:rPr>
        <w:t xml:space="preserve"> формируется резерв бюджета </w:t>
      </w:r>
      <w:r w:rsidR="00906509">
        <w:rPr>
          <w:rFonts w:ascii="Arial" w:hAnsi="Arial" w:cs="Arial"/>
          <w:color w:val="000000" w:themeColor="text1"/>
        </w:rPr>
        <w:t xml:space="preserve">в соответствии с </w:t>
      </w:r>
      <w:r w:rsidR="00022C2E">
        <w:rPr>
          <w:rFonts w:ascii="Arial" w:hAnsi="Arial" w:cs="Arial"/>
          <w:color w:val="000000" w:themeColor="text1"/>
        </w:rPr>
        <w:t xml:space="preserve">документом </w:t>
      </w:r>
      <w:del w:id="915" w:author="Попова Дарья Николаевна (Подрядчик. ООО БерингПойнт)" w:date="2021-04-05T14:55:00Z">
        <w:r w:rsidR="00022C2E" w:rsidRPr="00022C2E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16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022C2E">
        <w:rPr>
          <w:rFonts w:ascii="Arial" w:hAnsi="Arial" w:cs="Arial"/>
          <w:color w:val="000000" w:themeColor="text1"/>
        </w:rPr>
        <w:t xml:space="preserve"> «</w:t>
      </w:r>
      <w:r w:rsidR="00022C2E" w:rsidRPr="00022C2E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</w:t>
      </w:r>
      <w:r w:rsidR="00022C2E">
        <w:rPr>
          <w:rFonts w:ascii="Arial" w:hAnsi="Arial" w:cs="Arial"/>
          <w:color w:val="000000" w:themeColor="text1"/>
        </w:rPr>
        <w:t>е производственных активов (с учё</w:t>
      </w:r>
      <w:r w:rsidR="00022C2E" w:rsidRPr="00022C2E">
        <w:rPr>
          <w:rFonts w:ascii="Arial" w:hAnsi="Arial" w:cs="Arial"/>
          <w:color w:val="000000" w:themeColor="text1"/>
        </w:rPr>
        <w:t>том капитализации затрат на ремонт основных средств)</w:t>
      </w:r>
      <w:r w:rsidR="00022C2E">
        <w:rPr>
          <w:rFonts w:ascii="Arial" w:hAnsi="Arial" w:cs="Arial"/>
          <w:color w:val="000000" w:themeColor="text1"/>
        </w:rPr>
        <w:t>»</w:t>
      </w:r>
      <w:r w:rsidR="00D16B17">
        <w:rPr>
          <w:rFonts w:ascii="Arial" w:hAnsi="Arial" w:cs="Arial"/>
          <w:color w:val="000000" w:themeColor="text1"/>
        </w:rPr>
        <w:t xml:space="preserve">. </w:t>
      </w:r>
      <w:del w:id="917" w:author="Попова Дарья Николаевна (Подрядчик. ООО БерингПойнт)" w:date="2021-04-05T15:30:00Z">
        <w:r w:rsidRPr="00DD4CC1" w:rsidDel="00E620AA">
          <w:rPr>
            <w:rFonts w:ascii="Arial" w:hAnsi="Arial" w:cs="Arial"/>
            <w:color w:val="000000" w:themeColor="text1"/>
          </w:rPr>
          <w:delText xml:space="preserve">Резерв бюджета </w:delText>
        </w:r>
        <w:r w:rsidR="00D16B17" w:rsidDel="00E620AA">
          <w:rPr>
            <w:rFonts w:ascii="Arial" w:hAnsi="Arial" w:cs="Arial"/>
            <w:color w:val="000000" w:themeColor="text1"/>
          </w:rPr>
          <w:delText>целевых программ</w:delText>
        </w:r>
        <w:r w:rsidRPr="00DD4CC1" w:rsidDel="00E620AA">
          <w:rPr>
            <w:rFonts w:ascii="Arial" w:hAnsi="Arial" w:cs="Arial"/>
            <w:color w:val="000000" w:themeColor="text1"/>
          </w:rPr>
          <w:delText xml:space="preserve"> формируется по каждой </w:delText>
        </w:r>
        <w:r w:rsidR="00D16B17" w:rsidDel="00E620AA">
          <w:rPr>
            <w:rFonts w:ascii="Arial" w:hAnsi="Arial" w:cs="Arial"/>
            <w:color w:val="000000" w:themeColor="text1"/>
          </w:rPr>
          <w:delText>целевой программе</w:delText>
        </w:r>
        <w:r w:rsidRPr="00DD4CC1" w:rsidDel="00E620AA">
          <w:rPr>
            <w:rFonts w:ascii="Arial" w:hAnsi="Arial" w:cs="Arial"/>
            <w:color w:val="000000" w:themeColor="text1"/>
          </w:rPr>
          <w:delText xml:space="preserve"> отдельно в соответствии с</w:delText>
        </w:r>
        <w:r w:rsidR="00D16B17" w:rsidDel="00E620AA">
          <w:rPr>
            <w:rFonts w:ascii="Arial" w:hAnsi="Arial" w:cs="Arial"/>
            <w:color w:val="000000" w:themeColor="text1"/>
          </w:rPr>
          <w:delText xml:space="preserve"> </w:delText>
        </w:r>
        <w:r w:rsidR="00022C2E" w:rsidRPr="00022C2E" w:rsidDel="00E620AA">
          <w:rPr>
            <w:rFonts w:ascii="Arial" w:hAnsi="Arial" w:cs="Arial"/>
            <w:color w:val="000000" w:themeColor="text1"/>
          </w:rPr>
          <w:delText xml:space="preserve">документом </w:delText>
        </w:r>
      </w:del>
      <w:del w:id="918" w:author="Попова Дарья Николаевна (Подрядчик. ООО БерингПойнт)" w:date="2021-04-05T14:55:00Z">
        <w:r w:rsidR="00022C2E" w:rsidRPr="00022C2E" w:rsidDel="002E6C85">
          <w:rPr>
            <w:rFonts w:ascii="Arial" w:hAnsi="Arial" w:cs="Arial"/>
            <w:color w:val="000000" w:themeColor="text1"/>
          </w:rPr>
          <w:delText>ERP.2.1_17_PM</w:delText>
        </w:r>
      </w:del>
      <w:del w:id="919" w:author="Попова Дарья Николаевна (Подрядчик. ООО БерингПойнт)" w:date="2021-04-05T15:30:00Z">
        <w:r w:rsidR="00022C2E" w:rsidRPr="00022C2E" w:rsidDel="00E620AA">
          <w:rPr>
            <w:rFonts w:ascii="Arial" w:hAnsi="Arial" w:cs="Arial"/>
            <w:color w:val="000000" w:themeColor="text1"/>
          </w:rPr>
          <w:delText xml:space="preserve"> «Методика </w:delText>
        </w:r>
        <w:r w:rsidR="00022C2E" w:rsidRPr="00022C2E" w:rsidDel="00E620AA">
          <w:rPr>
            <w:rFonts w:ascii="Arial" w:hAnsi="Arial" w:cs="Arial"/>
            <w:color w:val="000000" w:themeColor="text1"/>
          </w:rPr>
          <w:lastRenderedPageBreak/>
          <w:delText>планирования</w:delText>
        </w:r>
        <w:r w:rsidR="00022C2E" w:rsidDel="00E620AA">
          <w:rPr>
            <w:rFonts w:ascii="Arial" w:hAnsi="Arial" w:cs="Arial"/>
            <w:color w:val="000000" w:themeColor="text1"/>
          </w:rPr>
          <w:delText xml:space="preserve"> и контроля факта затрат на под</w:delText>
        </w:r>
        <w:r w:rsidR="00022C2E" w:rsidRPr="00022C2E" w:rsidDel="00E620AA">
          <w:rPr>
            <w:rFonts w:ascii="Arial" w:hAnsi="Arial" w:cs="Arial"/>
            <w:color w:val="000000" w:themeColor="text1"/>
          </w:rPr>
          <w:delText>держание производственных активов (с учётом капит</w:delText>
        </w:r>
        <w:r w:rsidR="00022C2E" w:rsidDel="00E620AA">
          <w:rPr>
            <w:rFonts w:ascii="Arial" w:hAnsi="Arial" w:cs="Arial"/>
            <w:color w:val="000000" w:themeColor="text1"/>
          </w:rPr>
          <w:delText>ализации затрат на ремонт основ</w:delText>
        </w:r>
        <w:r w:rsidR="00022C2E" w:rsidRPr="00022C2E" w:rsidDel="00E620AA">
          <w:rPr>
            <w:rFonts w:ascii="Arial" w:hAnsi="Arial" w:cs="Arial"/>
            <w:color w:val="000000" w:themeColor="text1"/>
          </w:rPr>
          <w:delText>ных средств)»</w:delText>
        </w:r>
        <w:r w:rsidRPr="00DD4CC1" w:rsidDel="00E620AA">
          <w:rPr>
            <w:rFonts w:ascii="Arial" w:hAnsi="Arial" w:cs="Arial"/>
            <w:color w:val="000000" w:themeColor="text1"/>
          </w:rPr>
          <w:delText>.</w:delText>
        </w:r>
      </w:del>
    </w:p>
    <w:p w14:paraId="246F9ED5" w14:textId="2ED2D727" w:rsidR="001711D0" w:rsidRDefault="00593726" w:rsidP="001711D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</w:t>
      </w:r>
      <w:r w:rsidR="007A21CE" w:rsidRPr="00DD4CC1">
        <w:rPr>
          <w:rFonts w:ascii="Arial" w:hAnsi="Arial" w:cs="Arial"/>
          <w:color w:val="000000" w:themeColor="text1"/>
        </w:rPr>
        <w:t>роект</w:t>
      </w:r>
      <w:r>
        <w:rPr>
          <w:rFonts w:ascii="Arial" w:hAnsi="Arial" w:cs="Arial"/>
          <w:color w:val="000000" w:themeColor="text1"/>
        </w:rPr>
        <w:t xml:space="preserve"> </w:t>
      </w:r>
      <w:r w:rsidR="007A21CE" w:rsidRPr="00DD4CC1">
        <w:rPr>
          <w:rFonts w:ascii="Arial" w:hAnsi="Arial" w:cs="Arial"/>
          <w:color w:val="000000" w:themeColor="text1"/>
        </w:rPr>
        <w:t xml:space="preserve">годового бюджета воздействий на </w:t>
      </w:r>
      <w:r w:rsidR="007A21CE">
        <w:rPr>
          <w:rFonts w:ascii="Arial" w:hAnsi="Arial" w:cs="Arial"/>
          <w:color w:val="000000" w:themeColor="text1"/>
        </w:rPr>
        <w:t>производственные активы формируется в системе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SAP</w:t>
      </w:r>
      <w:r w:rsidR="007A21CE">
        <w:rPr>
          <w:rFonts w:ascii="Arial" w:hAnsi="Arial" w:cs="Arial"/>
          <w:color w:val="000000" w:themeColor="text1"/>
        </w:rPr>
        <w:t xml:space="preserve"> на основе </w:t>
      </w:r>
      <w:r w:rsidR="007A21CE" w:rsidRPr="00DD4CC1">
        <w:rPr>
          <w:rFonts w:ascii="Arial" w:hAnsi="Arial" w:cs="Arial"/>
          <w:color w:val="000000" w:themeColor="text1"/>
        </w:rPr>
        <w:t xml:space="preserve">структуры </w:t>
      </w:r>
      <w:r>
        <w:rPr>
          <w:rFonts w:ascii="Arial" w:hAnsi="Arial" w:cs="Arial"/>
          <w:color w:val="000000" w:themeColor="text1"/>
        </w:rPr>
        <w:t xml:space="preserve">проектов и </w:t>
      </w:r>
      <w:r w:rsidR="007A21CE" w:rsidRPr="00DD4CC1">
        <w:rPr>
          <w:rFonts w:ascii="Arial" w:hAnsi="Arial" w:cs="Arial"/>
          <w:color w:val="000000" w:themeColor="text1"/>
        </w:rPr>
        <w:t>СПП-элементов</w:t>
      </w:r>
      <w:r w:rsidR="001711D0">
        <w:rPr>
          <w:rFonts w:ascii="Arial" w:hAnsi="Arial" w:cs="Arial"/>
          <w:color w:val="000000" w:themeColor="text1"/>
        </w:rPr>
        <w:t xml:space="preserve">. В ходе рассмотрения </w:t>
      </w:r>
      <w:r w:rsidR="002D579B">
        <w:rPr>
          <w:rFonts w:ascii="Arial" w:hAnsi="Arial" w:cs="Arial"/>
          <w:color w:val="000000" w:themeColor="text1"/>
        </w:rPr>
        <w:t xml:space="preserve">годового </w:t>
      </w:r>
      <w:r w:rsidR="001711D0">
        <w:rPr>
          <w:rFonts w:ascii="Arial" w:hAnsi="Arial" w:cs="Arial"/>
          <w:color w:val="000000" w:themeColor="text1"/>
        </w:rPr>
        <w:t>бюдж</w:t>
      </w:r>
      <w:r w:rsidR="001711D0" w:rsidRPr="001711D0">
        <w:rPr>
          <w:rFonts w:ascii="Arial" w:hAnsi="Arial" w:cs="Arial"/>
          <w:color w:val="000000" w:themeColor="text1"/>
        </w:rPr>
        <w:t xml:space="preserve">ета </w:t>
      </w:r>
      <w:r w:rsidR="00095357">
        <w:rPr>
          <w:rFonts w:ascii="Arial" w:hAnsi="Arial" w:cs="Arial"/>
          <w:color w:val="000000" w:themeColor="text1"/>
        </w:rPr>
        <w:t>Т</w:t>
      </w:r>
      <w:r w:rsidR="00095357" w:rsidRPr="001711D0">
        <w:rPr>
          <w:rFonts w:ascii="Arial" w:hAnsi="Arial" w:cs="Arial"/>
          <w:color w:val="000000" w:themeColor="text1"/>
        </w:rPr>
        <w:t>ехнически</w:t>
      </w:r>
      <w:r w:rsidR="00095357">
        <w:rPr>
          <w:rFonts w:ascii="Arial" w:hAnsi="Arial" w:cs="Arial"/>
          <w:color w:val="000000" w:themeColor="text1"/>
        </w:rPr>
        <w:t>й</w:t>
      </w:r>
      <w:r w:rsidR="00095357" w:rsidRPr="001711D0">
        <w:rPr>
          <w:rFonts w:ascii="Arial" w:hAnsi="Arial" w:cs="Arial"/>
          <w:color w:val="000000" w:themeColor="text1"/>
        </w:rPr>
        <w:t xml:space="preserve"> </w:t>
      </w:r>
      <w:r w:rsidR="001711D0" w:rsidRPr="001711D0">
        <w:rPr>
          <w:rFonts w:ascii="Arial" w:hAnsi="Arial" w:cs="Arial"/>
          <w:color w:val="000000" w:themeColor="text1"/>
        </w:rPr>
        <w:t>комите</w:t>
      </w:r>
      <w:r w:rsidR="00A42929">
        <w:rPr>
          <w:rFonts w:ascii="Arial" w:hAnsi="Arial" w:cs="Arial"/>
          <w:color w:val="000000" w:themeColor="text1"/>
        </w:rPr>
        <w:t>т</w:t>
      </w:r>
      <w:r w:rsidR="001711D0" w:rsidRPr="001711D0">
        <w:rPr>
          <w:rFonts w:ascii="Arial" w:hAnsi="Arial" w:cs="Arial"/>
          <w:color w:val="000000" w:themeColor="text1"/>
        </w:rPr>
        <w:t xml:space="preserve"> </w:t>
      </w:r>
      <w:r w:rsidR="00E91639">
        <w:rPr>
          <w:rFonts w:ascii="Arial" w:hAnsi="Arial" w:cs="Arial"/>
          <w:color w:val="000000" w:themeColor="text1"/>
        </w:rPr>
        <w:t>УО</w:t>
      </w:r>
      <w:r w:rsidR="001711D0" w:rsidRPr="001711D0">
        <w:rPr>
          <w:rFonts w:ascii="Arial" w:hAnsi="Arial" w:cs="Arial"/>
          <w:color w:val="000000" w:themeColor="text1"/>
        </w:rPr>
        <w:t>:</w:t>
      </w:r>
    </w:p>
    <w:p w14:paraId="2CE20176" w14:textId="185C5E21" w:rsidR="00DB2BB3" w:rsidRPr="00DB2BB3" w:rsidRDefault="00DB2BB3" w:rsidP="009936BB">
      <w:pPr>
        <w:pStyle w:val="af9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DB2BB3">
        <w:rPr>
          <w:rFonts w:ascii="Arial" w:hAnsi="Arial" w:cs="Arial"/>
          <w:color w:val="000000" w:themeColor="text1"/>
        </w:rPr>
        <w:t xml:space="preserve">Рассматривает и утверждает оценки по критериям ранжирования проектов </w:t>
      </w:r>
      <w:del w:id="920" w:author="Попова Дарья Николаевна (Подрядчик. ООО БерингПойнт)" w:date="2021-04-05T15:32:00Z">
        <w:r w:rsidR="00486278" w:rsidDel="00E620AA">
          <w:rPr>
            <w:rFonts w:ascii="Arial" w:hAnsi="Arial" w:cs="Arial"/>
            <w:color w:val="000000" w:themeColor="text1"/>
          </w:rPr>
          <w:delText>воздействий на ПА</w:delText>
        </w:r>
      </w:del>
      <w:ins w:id="921" w:author="Попова Дарья Николаевна (Подрядчик. ООО БерингПойнт)" w:date="2021-04-05T15:32:00Z">
        <w:r w:rsidR="00E620AA">
          <w:rPr>
            <w:rFonts w:ascii="Arial" w:hAnsi="Arial" w:cs="Arial"/>
            <w:color w:val="000000" w:themeColor="text1"/>
          </w:rPr>
          <w:t>ОВП</w:t>
        </w:r>
      </w:ins>
      <w:r w:rsidRPr="00DB2BB3">
        <w:rPr>
          <w:rFonts w:ascii="Arial" w:hAnsi="Arial" w:cs="Arial"/>
          <w:color w:val="000000" w:themeColor="text1"/>
        </w:rPr>
        <w:t xml:space="preserve">. После утверждения оценок по критериям ранжирования проектов каждому проекту назначается ранг. </w:t>
      </w:r>
      <w:del w:id="922" w:author="Попова Дарья Николаевна (Подрядчик. ООО БерингПойнт)" w:date="2021-04-05T15:40:00Z">
        <w:r w:rsidRPr="00DB2BB3" w:rsidDel="0031666A">
          <w:rPr>
            <w:rFonts w:ascii="Arial" w:hAnsi="Arial" w:cs="Arial"/>
            <w:color w:val="000000" w:themeColor="text1"/>
          </w:rPr>
          <w:delText xml:space="preserve">Оценка критериев ранжирования и ранжирование проектов производится в соответствии с </w:delText>
        </w:r>
      </w:del>
      <w:del w:id="923" w:author="Попова Дарья Николаевна (Подрядчик. ООО БерингПойнт)" w:date="2021-04-05T12:50:00Z">
        <w:r w:rsidRPr="00DB2BB3" w:rsidDel="009C2881">
          <w:rPr>
            <w:rFonts w:ascii="Arial" w:hAnsi="Arial" w:cs="Arial"/>
            <w:color w:val="000000" w:themeColor="text1"/>
          </w:rPr>
          <w:delText xml:space="preserve">разделом 4.4.6 </w:delText>
        </w:r>
      </w:del>
      <w:del w:id="924" w:author="Попова Дарья Николаевна (Подрядчик. ООО БерингПойнт)" w:date="2021-04-05T15:40:00Z">
        <w:r w:rsidR="00486278" w:rsidDel="0031666A">
          <w:rPr>
            <w:rFonts w:ascii="Arial" w:hAnsi="Arial" w:cs="Arial"/>
            <w:color w:val="000000" w:themeColor="text1"/>
          </w:rPr>
          <w:delText>документ</w:delText>
        </w:r>
      </w:del>
      <w:del w:id="925" w:author="Попова Дарья Николаевна (Подрядчик. ООО БерингПойнт)" w:date="2021-04-05T12:50:00Z">
        <w:r w:rsidR="00486278" w:rsidDel="009C2881">
          <w:rPr>
            <w:rFonts w:ascii="Arial" w:hAnsi="Arial" w:cs="Arial"/>
            <w:color w:val="000000" w:themeColor="text1"/>
          </w:rPr>
          <w:delText>а</w:delText>
        </w:r>
      </w:del>
      <w:del w:id="926" w:author="Попова Дарья Николаевна (Подрядчик. ООО БерингПойнт)" w:date="2021-04-05T15:40:00Z">
        <w:r w:rsidR="00486278" w:rsidDel="0031666A">
          <w:rPr>
            <w:rFonts w:ascii="Arial" w:hAnsi="Arial" w:cs="Arial"/>
            <w:color w:val="000000" w:themeColor="text1"/>
          </w:rPr>
          <w:delText xml:space="preserve"> </w:delText>
        </w:r>
      </w:del>
      <w:del w:id="927" w:author="Попова Дарья Николаевна (Подрядчик. ООО БерингПойнт)" w:date="2021-04-05T14:57:00Z">
        <w:r w:rsidR="00486278" w:rsidRPr="00486278" w:rsidDel="002E6C85">
          <w:rPr>
            <w:rFonts w:ascii="Arial" w:hAnsi="Arial" w:cs="Arial"/>
            <w:color w:val="000000" w:themeColor="text1"/>
          </w:rPr>
          <w:delText>ERP.2.1_14_PM</w:delText>
        </w:r>
      </w:del>
      <w:del w:id="928" w:author="Попова Дарья Николаевна (Подрядчик. ООО БерингПойнт)" w:date="2021-04-05T15:40:00Z">
        <w:r w:rsidR="00486278" w:rsidRPr="00486278" w:rsidDel="0031666A">
          <w:rPr>
            <w:rFonts w:ascii="Arial" w:hAnsi="Arial" w:cs="Arial"/>
            <w:color w:val="000000" w:themeColor="text1"/>
          </w:rPr>
          <w:delText xml:space="preserve"> </w:delText>
        </w:r>
        <w:r w:rsidRPr="00DB2BB3" w:rsidDel="0031666A">
          <w:rPr>
            <w:rFonts w:ascii="Arial" w:hAnsi="Arial" w:cs="Arial"/>
            <w:color w:val="000000" w:themeColor="text1"/>
          </w:rPr>
          <w:delText>«</w:delText>
        </w:r>
        <w:r w:rsidR="00486278" w:rsidRPr="00486278" w:rsidDel="0031666A">
          <w:rPr>
            <w:rFonts w:ascii="Arial" w:hAnsi="Arial" w:cs="Arial"/>
            <w:color w:val="000000" w:themeColor="text1"/>
          </w:rPr>
          <w:delText>Методика планирования (долгосрочного, годово</w:delText>
        </w:r>
        <w:r w:rsidR="00486278" w:rsidDel="0031666A">
          <w:rPr>
            <w:rFonts w:ascii="Arial" w:hAnsi="Arial" w:cs="Arial"/>
            <w:color w:val="000000" w:themeColor="text1"/>
          </w:rPr>
          <w:delText>го, месячного, недельного) и учё</w:delText>
        </w:r>
        <w:r w:rsidR="00486278" w:rsidRPr="00486278" w:rsidDel="0031666A">
          <w:rPr>
            <w:rFonts w:ascii="Arial" w:hAnsi="Arial" w:cs="Arial"/>
            <w:color w:val="000000" w:themeColor="text1"/>
          </w:rPr>
          <w:delText xml:space="preserve">та работ по </w:delText>
        </w:r>
        <w:r w:rsidR="00486278" w:rsidDel="0031666A">
          <w:rPr>
            <w:rFonts w:ascii="Arial" w:hAnsi="Arial" w:cs="Arial"/>
            <w:color w:val="000000" w:themeColor="text1"/>
          </w:rPr>
          <w:delText>ТО</w:delText>
        </w:r>
        <w:r w:rsidR="00486278" w:rsidRPr="00486278" w:rsidDel="0031666A">
          <w:rPr>
            <w:rFonts w:ascii="Arial" w:hAnsi="Arial" w:cs="Arial"/>
            <w:color w:val="000000" w:themeColor="text1"/>
          </w:rPr>
          <w:delText>и</w:delText>
        </w:r>
        <w:r w:rsidR="00486278" w:rsidDel="0031666A">
          <w:rPr>
            <w:rFonts w:ascii="Arial" w:hAnsi="Arial" w:cs="Arial"/>
            <w:color w:val="000000" w:themeColor="text1"/>
          </w:rPr>
          <w:delText>Р</w:delText>
        </w:r>
        <w:r w:rsidR="00486278" w:rsidRPr="00486278" w:rsidDel="0031666A">
          <w:rPr>
            <w:rFonts w:ascii="Arial" w:hAnsi="Arial" w:cs="Arial"/>
            <w:color w:val="000000" w:themeColor="text1"/>
          </w:rPr>
          <w:delTex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delText>
        </w:r>
        <w:r w:rsidRPr="00DB2BB3" w:rsidDel="0031666A">
          <w:rPr>
            <w:rFonts w:ascii="Arial" w:hAnsi="Arial" w:cs="Arial"/>
            <w:color w:val="000000" w:themeColor="text1"/>
          </w:rPr>
          <w:delText>».</w:delText>
        </w:r>
      </w:del>
    </w:p>
    <w:p w14:paraId="755ED645" w14:textId="1B6889E0" w:rsidR="00DB2BB3" w:rsidRPr="00DB2BB3" w:rsidDel="0031666A" w:rsidRDefault="00DB2BB3">
      <w:pPr>
        <w:pStyle w:val="af9"/>
        <w:numPr>
          <w:ilvl w:val="0"/>
          <w:numId w:val="24"/>
        </w:numPr>
        <w:spacing w:after="240" w:line="276" w:lineRule="auto"/>
        <w:rPr>
          <w:del w:id="929" w:author="Попова Дарья Николаевна (Подрядчик. ООО БерингПойнт)" w:date="2021-04-05T15:39:00Z"/>
          <w:rFonts w:ascii="Arial" w:hAnsi="Arial" w:cs="Arial"/>
          <w:color w:val="000000" w:themeColor="text1"/>
        </w:rPr>
      </w:pPr>
      <w:r w:rsidRPr="00DB2BB3">
        <w:rPr>
          <w:rFonts w:ascii="Arial" w:hAnsi="Arial" w:cs="Arial"/>
          <w:color w:val="000000" w:themeColor="text1"/>
        </w:rPr>
        <w:t xml:space="preserve">Принимает решение о включении проектов в годовой бюджет </w:t>
      </w:r>
      <w:r w:rsidR="00486278">
        <w:rPr>
          <w:rFonts w:ascii="Arial" w:hAnsi="Arial" w:cs="Arial"/>
          <w:color w:val="000000" w:themeColor="text1"/>
        </w:rPr>
        <w:t>воздействий</w:t>
      </w:r>
      <w:r w:rsidRPr="00DB2BB3">
        <w:rPr>
          <w:rFonts w:ascii="Arial" w:hAnsi="Arial" w:cs="Arial"/>
          <w:color w:val="000000" w:themeColor="text1"/>
        </w:rPr>
        <w:t xml:space="preserve">. При этом </w:t>
      </w:r>
      <w:ins w:id="930" w:author="Попова Дарья Николаевна (Подрядчик. ООО БерингПойнт)" w:date="2021-04-05T15:38:00Z">
        <w:r w:rsidR="00E620AA">
          <w:rPr>
            <w:rFonts w:ascii="Arial" w:hAnsi="Arial" w:cs="Arial"/>
            <w:color w:val="000000" w:themeColor="text1"/>
          </w:rPr>
          <w:t xml:space="preserve">сами </w:t>
        </w:r>
      </w:ins>
      <w:r w:rsidRPr="00DB2BB3">
        <w:rPr>
          <w:rFonts w:ascii="Arial" w:hAnsi="Arial" w:cs="Arial"/>
          <w:color w:val="000000" w:themeColor="text1"/>
        </w:rPr>
        <w:t xml:space="preserve">проекты </w:t>
      </w:r>
      <w:del w:id="931" w:author="Попова Дарья Николаевна (Подрядчик. ООО БерингПойнт)" w:date="2021-04-05T15:33:00Z">
        <w:r w:rsidR="00486278" w:rsidDel="00E620AA">
          <w:rPr>
            <w:rFonts w:ascii="Arial" w:hAnsi="Arial" w:cs="Arial"/>
            <w:color w:val="000000" w:themeColor="text1"/>
          </w:rPr>
          <w:delText>ТОиР, пополнения АТЗ, ОФ, закупки ЗиП и компонентов, поддержания неснижаемого уровня РПМ, ЦРММ</w:delText>
        </w:r>
        <w:r w:rsidRPr="00DB2BB3" w:rsidDel="00E620AA">
          <w:rPr>
            <w:rFonts w:ascii="Arial" w:hAnsi="Arial" w:cs="Arial"/>
            <w:color w:val="000000" w:themeColor="text1"/>
          </w:rPr>
          <w:delText xml:space="preserve"> </w:delText>
        </w:r>
      </w:del>
      <w:proofErr w:type="spellStart"/>
      <w:ins w:id="932" w:author="Попова Дарья Николаевна (Подрядчик. ООО БерингПойнт)" w:date="2021-04-05T15:33:00Z">
        <w:r w:rsidR="00E620AA">
          <w:rPr>
            <w:rFonts w:ascii="Arial" w:hAnsi="Arial" w:cs="Arial"/>
            <w:color w:val="000000" w:themeColor="text1"/>
          </w:rPr>
          <w:t>ТОиР</w:t>
        </w:r>
        <w:proofErr w:type="spellEnd"/>
        <w:r w:rsidR="00E620AA">
          <w:rPr>
            <w:rFonts w:ascii="Arial" w:hAnsi="Arial" w:cs="Arial"/>
            <w:color w:val="000000" w:themeColor="text1"/>
          </w:rPr>
          <w:t xml:space="preserve"> (2, 4 раздел</w:t>
        </w:r>
      </w:ins>
      <w:ins w:id="933" w:author="Попова Дарья Николаевна (Подрядчик. ООО БерингПойнт)" w:date="2021-04-05T15:34:00Z">
        <w:r w:rsidR="00E620AA">
          <w:rPr>
            <w:rFonts w:ascii="Arial" w:hAnsi="Arial" w:cs="Arial"/>
            <w:color w:val="000000" w:themeColor="text1"/>
          </w:rPr>
          <w:t xml:space="preserve"> </w:t>
        </w:r>
        <w:r w:rsidR="00E620AA" w:rsidRPr="00E620AA">
          <w:rPr>
            <w:rFonts w:ascii="Arial" w:hAnsi="Arial" w:cs="Arial"/>
            <w:color w:val="000000" w:themeColor="text1"/>
            <w:rPrChange w:id="934" w:author="Попова Дарья Николаевна (Подрядчик. ООО БерингПойнт)" w:date="2021-04-05T15:34:00Z">
              <w:rPr/>
            </w:rPrChange>
          </w:rPr>
          <w:t>бюджета ППА</w:t>
        </w:r>
      </w:ins>
      <w:ins w:id="935" w:author="Попова Дарья Николаевна (Подрядчик. ООО БерингПойнт)" w:date="2021-04-05T15:33:00Z">
        <w:r w:rsidR="00E620AA">
          <w:rPr>
            <w:rFonts w:ascii="Arial" w:hAnsi="Arial" w:cs="Arial"/>
            <w:color w:val="000000" w:themeColor="text1"/>
          </w:rPr>
          <w:t xml:space="preserve">) </w:t>
        </w:r>
      </w:ins>
      <w:r w:rsidRPr="00DB2BB3">
        <w:rPr>
          <w:rFonts w:ascii="Arial" w:hAnsi="Arial" w:cs="Arial"/>
          <w:color w:val="000000" w:themeColor="text1"/>
        </w:rPr>
        <w:t>не ранжируются</w:t>
      </w:r>
      <w:ins w:id="936" w:author="Попова Дарья Николаевна (Подрядчик. ООО БерингПойнт)" w:date="2021-04-05T15:37:00Z">
        <w:r w:rsidR="00E620AA">
          <w:rPr>
            <w:rFonts w:ascii="Arial" w:hAnsi="Arial" w:cs="Arial"/>
            <w:color w:val="000000" w:themeColor="text1"/>
          </w:rPr>
          <w:t>, ранжируются непосредственно ремонтные воздействия на ПА (заказы ТОРО)</w:t>
        </w:r>
      </w:ins>
      <w:r w:rsidRPr="00DB2BB3">
        <w:rPr>
          <w:rFonts w:ascii="Arial" w:hAnsi="Arial" w:cs="Arial"/>
          <w:color w:val="000000" w:themeColor="text1"/>
        </w:rPr>
        <w:t>.</w:t>
      </w:r>
      <w:del w:id="937" w:author="Попова Дарья Николаевна (Подрядчик. ООО БерингПойнт)" w:date="2021-04-05T15:40:00Z">
        <w:r w:rsidRPr="00DB2BB3" w:rsidDel="0031666A">
          <w:rPr>
            <w:rFonts w:ascii="Arial" w:hAnsi="Arial" w:cs="Arial"/>
            <w:color w:val="000000" w:themeColor="text1"/>
          </w:rPr>
          <w:delText xml:space="preserve"> </w:delText>
        </w:r>
      </w:del>
      <w:del w:id="938" w:author="Попова Дарья Николаевна (Подрядчик. ООО БерингПойнт)" w:date="2021-04-05T15:39:00Z">
        <w:r w:rsidRPr="00DB2BB3" w:rsidDel="0031666A">
          <w:rPr>
            <w:rFonts w:ascii="Arial" w:hAnsi="Arial" w:cs="Arial"/>
            <w:color w:val="000000" w:themeColor="text1"/>
          </w:rPr>
          <w:delText xml:space="preserve">Проекты </w:delText>
        </w:r>
        <w:r w:rsidR="00486278" w:rsidDel="0031666A">
          <w:rPr>
            <w:rFonts w:ascii="Arial" w:hAnsi="Arial" w:cs="Arial"/>
            <w:color w:val="000000" w:themeColor="text1"/>
          </w:rPr>
          <w:delText xml:space="preserve">включаются </w:delText>
        </w:r>
        <w:r w:rsidRPr="00DB2BB3" w:rsidDel="0031666A">
          <w:rPr>
            <w:rFonts w:ascii="Arial" w:hAnsi="Arial" w:cs="Arial"/>
            <w:color w:val="000000" w:themeColor="text1"/>
          </w:rPr>
          <w:delText>по следующему принципу:</w:delText>
        </w:r>
      </w:del>
    </w:p>
    <w:p w14:paraId="524EFD11" w14:textId="79BF81F7" w:rsidR="00DB2BB3" w:rsidRPr="00DB2BB3" w:rsidDel="0031666A" w:rsidRDefault="00DB2BB3">
      <w:pPr>
        <w:pStyle w:val="af9"/>
        <w:numPr>
          <w:ilvl w:val="0"/>
          <w:numId w:val="24"/>
        </w:numPr>
        <w:spacing w:after="240" w:line="276" w:lineRule="auto"/>
        <w:rPr>
          <w:del w:id="939" w:author="Попова Дарья Николаевна (Подрядчик. ООО БерингПойнт)" w:date="2021-04-05T15:39:00Z"/>
          <w:rFonts w:ascii="Arial" w:hAnsi="Arial" w:cs="Arial"/>
          <w:color w:val="000000" w:themeColor="text1"/>
        </w:rPr>
        <w:pPrChange w:id="940" w:author="Попова Дарья Николаевна (Подрядчик. ООО БерингПойнт)" w:date="2021-04-05T15:39:00Z">
          <w:pPr>
            <w:pStyle w:val="af9"/>
            <w:numPr>
              <w:ilvl w:val="1"/>
              <w:numId w:val="24"/>
            </w:numPr>
            <w:spacing w:after="240" w:line="276" w:lineRule="auto"/>
            <w:ind w:left="1440" w:hanging="360"/>
          </w:pPr>
        </w:pPrChange>
      </w:pPr>
      <w:del w:id="941" w:author="Попова Дарья Николаевна (Подрядчик. ООО БерингПойнт)" w:date="2021-04-05T15:39:00Z">
        <w:r w:rsidRPr="00DB2BB3" w:rsidDel="0031666A">
          <w:rPr>
            <w:rFonts w:ascii="Arial" w:hAnsi="Arial" w:cs="Arial"/>
            <w:color w:val="000000" w:themeColor="text1"/>
          </w:rPr>
          <w:delText xml:space="preserve">первыми рассматриваются и включаются в бюджет проекты </w:delText>
        </w:r>
        <w:r w:rsidR="00486278" w:rsidDel="0031666A">
          <w:rPr>
            <w:rFonts w:ascii="Arial" w:hAnsi="Arial" w:cs="Arial"/>
            <w:color w:val="000000" w:themeColor="text1"/>
          </w:rPr>
          <w:delText>ТОиР;</w:delText>
        </w:r>
      </w:del>
    </w:p>
    <w:p w14:paraId="3B4F5383" w14:textId="25891945" w:rsidR="00DB2BB3" w:rsidRPr="00DB2BB3" w:rsidDel="0031666A" w:rsidRDefault="00DB2BB3">
      <w:pPr>
        <w:pStyle w:val="af9"/>
        <w:numPr>
          <w:ilvl w:val="0"/>
          <w:numId w:val="24"/>
        </w:numPr>
        <w:spacing w:after="240" w:line="276" w:lineRule="auto"/>
        <w:rPr>
          <w:del w:id="942" w:author="Попова Дарья Николаевна (Подрядчик. ООО БерингПойнт)" w:date="2021-04-05T15:39:00Z"/>
          <w:rFonts w:ascii="Arial" w:hAnsi="Arial" w:cs="Arial"/>
          <w:color w:val="000000" w:themeColor="text1"/>
        </w:rPr>
        <w:pPrChange w:id="943" w:author="Попова Дарья Николаевна (Подрядчик. ООО БерингПойнт)" w:date="2021-04-05T15:39:00Z">
          <w:pPr>
            <w:pStyle w:val="af9"/>
            <w:numPr>
              <w:ilvl w:val="1"/>
              <w:numId w:val="24"/>
            </w:numPr>
            <w:spacing w:after="240" w:line="276" w:lineRule="auto"/>
            <w:ind w:left="1440" w:hanging="360"/>
          </w:pPr>
        </w:pPrChange>
      </w:pPr>
      <w:del w:id="944" w:author="Попова Дарья Николаевна (Подрядчик. ООО БерингПойнт)" w:date="2021-04-05T15:39:00Z">
        <w:r w:rsidRPr="00DB2BB3" w:rsidDel="0031666A">
          <w:rPr>
            <w:rFonts w:ascii="Arial" w:hAnsi="Arial" w:cs="Arial"/>
            <w:color w:val="000000" w:themeColor="text1"/>
          </w:rPr>
          <w:delText xml:space="preserve">проекты </w:delText>
        </w:r>
        <w:r w:rsidR="00486278" w:rsidDel="0031666A">
          <w:rPr>
            <w:rFonts w:ascii="Arial" w:hAnsi="Arial" w:cs="Arial"/>
            <w:color w:val="000000" w:themeColor="text1"/>
          </w:rPr>
          <w:delText>пополнения АТЗ, ОФ, закупки ЗиП и компонентов, поддержания неснижаемого уровня РПМ, ЦРММ</w:delText>
        </w:r>
        <w:r w:rsidR="00486278" w:rsidRPr="00DB2BB3" w:rsidDel="0031666A">
          <w:rPr>
            <w:rFonts w:ascii="Arial" w:hAnsi="Arial" w:cs="Arial"/>
            <w:color w:val="000000" w:themeColor="text1"/>
          </w:rPr>
          <w:delText xml:space="preserve"> </w:delText>
        </w:r>
        <w:r w:rsidRPr="00DB2BB3" w:rsidDel="0031666A">
          <w:rPr>
            <w:rFonts w:ascii="Arial" w:hAnsi="Arial" w:cs="Arial"/>
            <w:color w:val="000000" w:themeColor="text1"/>
          </w:rPr>
          <w:delText>проверяются на правильность планирования и включаются в годовой бюджет;</w:delText>
        </w:r>
      </w:del>
    </w:p>
    <w:p w14:paraId="6D43965D" w14:textId="7B1240B9" w:rsidR="00DB2BB3" w:rsidRPr="00DB2BB3" w:rsidRDefault="00DB2BB3">
      <w:pPr>
        <w:pStyle w:val="af9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</w:rPr>
        <w:pPrChange w:id="945" w:author="Попова Дарья Николаевна (Подрядчик. ООО БерингПойнт)" w:date="2021-04-05T15:39:00Z">
          <w:pPr>
            <w:pStyle w:val="af9"/>
            <w:numPr>
              <w:ilvl w:val="1"/>
              <w:numId w:val="24"/>
            </w:numPr>
            <w:spacing w:after="240" w:line="276" w:lineRule="auto"/>
            <w:ind w:left="1440" w:hanging="360"/>
          </w:pPr>
        </w:pPrChange>
      </w:pPr>
      <w:del w:id="946" w:author="Попова Дарья Николаевна (Подрядчик. ООО БерингПойнт)" w:date="2021-04-05T15:39:00Z">
        <w:r w:rsidRPr="00DB2BB3" w:rsidDel="0031666A">
          <w:rPr>
            <w:rFonts w:ascii="Arial" w:hAnsi="Arial" w:cs="Arial"/>
            <w:color w:val="000000" w:themeColor="text1"/>
          </w:rPr>
          <w:delText>проекты включаются в годовой бюджет на основе назна</w:delText>
        </w:r>
        <w:r w:rsidR="00486278" w:rsidDel="0031666A">
          <w:rPr>
            <w:rFonts w:ascii="Arial" w:hAnsi="Arial" w:cs="Arial"/>
            <w:color w:val="000000" w:themeColor="text1"/>
          </w:rPr>
          <w:delText>ченных рангов проектам с учё</w:delText>
        </w:r>
        <w:r w:rsidRPr="00DB2BB3" w:rsidDel="0031666A">
          <w:rPr>
            <w:rFonts w:ascii="Arial" w:hAnsi="Arial" w:cs="Arial"/>
            <w:color w:val="000000" w:themeColor="text1"/>
          </w:rPr>
          <w:delText>том задаваемых Техническ</w:delText>
        </w:r>
        <w:r w:rsidR="00486278" w:rsidDel="0031666A">
          <w:rPr>
            <w:rFonts w:ascii="Arial" w:hAnsi="Arial" w:cs="Arial"/>
            <w:color w:val="000000" w:themeColor="text1"/>
          </w:rPr>
          <w:delText>им комитетом первичных лимитов.</w:delText>
        </w:r>
      </w:del>
    </w:p>
    <w:p w14:paraId="59B103B6" w14:textId="4CE738E5" w:rsidR="00DB2BB3" w:rsidRDefault="00DB2BB3" w:rsidP="009936BB">
      <w:pPr>
        <w:pStyle w:val="af9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DB2BB3">
        <w:rPr>
          <w:rFonts w:ascii="Arial" w:hAnsi="Arial" w:cs="Arial"/>
          <w:color w:val="000000" w:themeColor="text1"/>
        </w:rPr>
        <w:t xml:space="preserve">Принимает решение об утверждении проектов, содержащих воздействия, планируемые к реализации в течение следующего года, </w:t>
      </w:r>
      <w:r w:rsidR="00A35E87">
        <w:rPr>
          <w:rFonts w:ascii="Arial" w:hAnsi="Arial" w:cs="Arial"/>
          <w:color w:val="000000" w:themeColor="text1"/>
        </w:rPr>
        <w:t xml:space="preserve">и </w:t>
      </w:r>
      <w:r w:rsidRPr="00DB2BB3">
        <w:rPr>
          <w:rFonts w:ascii="Arial" w:hAnsi="Arial" w:cs="Arial"/>
          <w:color w:val="000000" w:themeColor="text1"/>
        </w:rPr>
        <w:t>зависящие от МТР с длительным сроком поставки.</w:t>
      </w:r>
    </w:p>
    <w:p w14:paraId="671603F1" w14:textId="5CBB8A1E" w:rsidR="0031666A" w:rsidRDefault="0031666A">
      <w:pPr>
        <w:spacing w:after="240" w:line="276" w:lineRule="auto"/>
        <w:ind w:firstLine="567"/>
        <w:rPr>
          <w:ins w:id="947" w:author="Попова Дарья Николаевна (Подрядчик. ООО БерингПойнт)" w:date="2021-04-05T15:40:00Z"/>
          <w:rFonts w:ascii="Arial" w:hAnsi="Arial" w:cs="Arial"/>
          <w:color w:val="000000" w:themeColor="text1"/>
        </w:rPr>
      </w:pPr>
      <w:ins w:id="948" w:author="Попова Дарья Николаевна (Подрядчик. ООО БерингПойнт)" w:date="2021-04-05T15:40:00Z">
        <w:r w:rsidRPr="00DB2BB3">
          <w:rPr>
            <w:rFonts w:ascii="Arial" w:hAnsi="Arial" w:cs="Arial"/>
            <w:color w:val="000000" w:themeColor="text1"/>
          </w:rPr>
          <w:t>Оценка критериев ранжирования и ранжирование проектов</w:t>
        </w:r>
        <w:r>
          <w:rPr>
            <w:rFonts w:ascii="Arial" w:hAnsi="Arial" w:cs="Arial"/>
            <w:color w:val="000000" w:themeColor="text1"/>
          </w:rPr>
          <w:t xml:space="preserve"> ОВП, заказов ТОРО</w:t>
        </w:r>
        <w:r w:rsidRPr="00DB2BB3">
          <w:rPr>
            <w:rFonts w:ascii="Arial" w:hAnsi="Arial" w:cs="Arial"/>
            <w:color w:val="000000" w:themeColor="text1"/>
          </w:rPr>
          <w:t xml:space="preserve"> производится в соответствии с </w:t>
        </w:r>
        <w:r>
          <w:rPr>
            <w:rFonts w:ascii="Arial" w:hAnsi="Arial" w:cs="Arial"/>
            <w:color w:val="000000" w:themeColor="text1"/>
          </w:rPr>
          <w:t>документом ERP.13.9_10_100_PM</w:t>
        </w:r>
        <w:r w:rsidRPr="00486278">
          <w:rPr>
            <w:rFonts w:ascii="Arial" w:hAnsi="Arial" w:cs="Arial"/>
            <w:color w:val="000000" w:themeColor="text1"/>
          </w:rPr>
          <w:t xml:space="preserve"> </w:t>
        </w:r>
        <w:r w:rsidRPr="00DB2BB3">
          <w:rPr>
            <w:rFonts w:ascii="Arial" w:hAnsi="Arial" w:cs="Arial"/>
            <w:color w:val="000000" w:themeColor="text1"/>
          </w:rPr>
          <w:t>«</w:t>
        </w:r>
        <w:r w:rsidRPr="00486278">
          <w:rPr>
            <w:rFonts w:ascii="Arial" w:hAnsi="Arial" w:cs="Arial"/>
            <w:color w:val="000000" w:themeColor="text1"/>
          </w:rPr>
          <w:t>Методика планирования (долгосрочного, годово</w:t>
        </w:r>
        <w:r>
          <w:rPr>
            <w:rFonts w:ascii="Arial" w:hAnsi="Arial" w:cs="Arial"/>
            <w:color w:val="000000" w:themeColor="text1"/>
          </w:rPr>
          <w:t>го, месячного, недельного) и учё</w:t>
        </w:r>
        <w:r w:rsidRPr="00486278">
          <w:rPr>
            <w:rFonts w:ascii="Arial" w:hAnsi="Arial" w:cs="Arial"/>
            <w:color w:val="000000" w:themeColor="text1"/>
          </w:rPr>
          <w:t xml:space="preserve">та работ по </w:t>
        </w:r>
        <w:proofErr w:type="spellStart"/>
        <w:r>
          <w:rPr>
            <w:rFonts w:ascii="Arial" w:hAnsi="Arial" w:cs="Arial"/>
            <w:color w:val="000000" w:themeColor="text1"/>
          </w:rPr>
          <w:t>ТО</w:t>
        </w:r>
        <w:r w:rsidRPr="00486278">
          <w:rPr>
            <w:rFonts w:ascii="Arial" w:hAnsi="Arial" w:cs="Arial"/>
            <w:color w:val="000000" w:themeColor="text1"/>
          </w:rPr>
          <w:t>и</w:t>
        </w:r>
        <w:r>
          <w:rPr>
            <w:rFonts w:ascii="Arial" w:hAnsi="Arial" w:cs="Arial"/>
            <w:color w:val="000000" w:themeColor="text1"/>
          </w:rPr>
          <w:t>Р</w:t>
        </w:r>
        <w:proofErr w:type="spellEnd"/>
        <w:r w:rsidRPr="00486278">
          <w:rPr>
            <w:rFonts w:ascii="Arial" w:hAnsi="Arial" w:cs="Arial"/>
            <w:color w:val="000000" w:themeColor="text1"/>
          </w:rPr>
  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  </w:r>
        <w:r w:rsidRPr="00DB2BB3">
          <w:rPr>
            <w:rFonts w:ascii="Arial" w:hAnsi="Arial" w:cs="Arial"/>
            <w:color w:val="000000" w:themeColor="text1"/>
          </w:rPr>
          <w:t>».</w:t>
        </w:r>
      </w:ins>
    </w:p>
    <w:p w14:paraId="1E697219" w14:textId="70D99AD6" w:rsidR="007968C0" w:rsidRDefault="00211B5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32452">
        <w:rPr>
          <w:rFonts w:ascii="Arial" w:hAnsi="Arial" w:cs="Arial"/>
          <w:color w:val="000000" w:themeColor="text1"/>
        </w:rPr>
        <w:t>По предварительно согласованным</w:t>
      </w:r>
      <w:r w:rsidR="00557D32">
        <w:rPr>
          <w:rFonts w:ascii="Arial" w:hAnsi="Arial" w:cs="Arial"/>
          <w:color w:val="000000" w:themeColor="text1"/>
        </w:rPr>
        <w:t xml:space="preserve"> </w:t>
      </w:r>
      <w:r w:rsidR="00972675">
        <w:rPr>
          <w:rFonts w:ascii="Arial" w:hAnsi="Arial" w:cs="Arial"/>
          <w:color w:val="000000" w:themeColor="text1"/>
        </w:rPr>
        <w:t xml:space="preserve">на </w:t>
      </w:r>
      <w:r w:rsidR="006C5A1B">
        <w:rPr>
          <w:rFonts w:ascii="Arial" w:hAnsi="Arial" w:cs="Arial"/>
          <w:color w:val="000000" w:themeColor="text1"/>
        </w:rPr>
        <w:t>Техническом</w:t>
      </w:r>
      <w:r w:rsidR="00972675">
        <w:rPr>
          <w:rFonts w:ascii="Arial" w:hAnsi="Arial" w:cs="Arial"/>
          <w:color w:val="000000" w:themeColor="text1"/>
        </w:rPr>
        <w:t xml:space="preserve"> комитете </w:t>
      </w:r>
      <w:r w:rsidR="00E91639">
        <w:rPr>
          <w:rFonts w:ascii="Arial" w:hAnsi="Arial" w:cs="Arial"/>
          <w:color w:val="000000" w:themeColor="text1"/>
        </w:rPr>
        <w:t xml:space="preserve">УО </w:t>
      </w:r>
      <w:r w:rsidRPr="00332452">
        <w:rPr>
          <w:rFonts w:ascii="Arial" w:hAnsi="Arial" w:cs="Arial"/>
          <w:color w:val="000000" w:themeColor="text1"/>
        </w:rPr>
        <w:t xml:space="preserve">воздействиям на </w:t>
      </w:r>
      <w:r w:rsidR="0049006D">
        <w:rPr>
          <w:rFonts w:ascii="Arial" w:hAnsi="Arial" w:cs="Arial"/>
          <w:color w:val="000000" w:themeColor="text1"/>
        </w:rPr>
        <w:t xml:space="preserve">производственные </w:t>
      </w:r>
      <w:r w:rsidR="007968C0">
        <w:rPr>
          <w:rFonts w:ascii="Arial" w:hAnsi="Arial" w:cs="Arial"/>
          <w:color w:val="000000" w:themeColor="text1"/>
        </w:rPr>
        <w:t xml:space="preserve">активы </w:t>
      </w:r>
      <w:r w:rsidR="00972675">
        <w:rPr>
          <w:rFonts w:ascii="Arial" w:hAnsi="Arial" w:cs="Arial"/>
          <w:color w:val="000000" w:themeColor="text1"/>
        </w:rPr>
        <w:t xml:space="preserve">инициируется </w:t>
      </w:r>
      <w:r w:rsidR="006C5A1B">
        <w:rPr>
          <w:rFonts w:ascii="Arial" w:hAnsi="Arial" w:cs="Arial"/>
          <w:color w:val="000000" w:themeColor="text1"/>
        </w:rPr>
        <w:t>ф</w:t>
      </w:r>
      <w:r w:rsidR="006C5A1B" w:rsidRPr="006C5A1B">
        <w:rPr>
          <w:rFonts w:ascii="Arial" w:hAnsi="Arial" w:cs="Arial"/>
          <w:color w:val="000000" w:themeColor="text1"/>
        </w:rPr>
        <w:t xml:space="preserve">ормирование потребности в ресурсах </w:t>
      </w:r>
      <w:r w:rsidR="00A35E87">
        <w:rPr>
          <w:rFonts w:ascii="Arial" w:hAnsi="Arial" w:cs="Arial"/>
          <w:color w:val="000000" w:themeColor="text1"/>
        </w:rPr>
        <w:t>с длительным сроком поставки</w:t>
      </w:r>
      <w:r w:rsidR="007968C0">
        <w:rPr>
          <w:rFonts w:ascii="Arial" w:hAnsi="Arial" w:cs="Arial"/>
          <w:color w:val="000000" w:themeColor="text1"/>
        </w:rPr>
        <w:t>.</w:t>
      </w:r>
      <w:r w:rsidR="00972675">
        <w:rPr>
          <w:rFonts w:ascii="Arial" w:hAnsi="Arial" w:cs="Arial"/>
          <w:color w:val="000000" w:themeColor="text1"/>
        </w:rPr>
        <w:t xml:space="preserve"> Это связано с необходимостью учесть время на осуществление закупки и поставки материалов и услуг, требуемых для осуществления </w:t>
      </w:r>
      <w:r w:rsidR="00972675">
        <w:rPr>
          <w:rFonts w:ascii="Arial" w:hAnsi="Arial" w:cs="Arial"/>
          <w:color w:val="000000" w:themeColor="text1"/>
        </w:rPr>
        <w:lastRenderedPageBreak/>
        <w:t>воздействий</w:t>
      </w:r>
      <w:r w:rsidR="00610EA0">
        <w:rPr>
          <w:rFonts w:ascii="Arial" w:hAnsi="Arial" w:cs="Arial"/>
          <w:color w:val="000000" w:themeColor="text1"/>
        </w:rPr>
        <w:t xml:space="preserve"> в </w:t>
      </w:r>
      <w:r w:rsidR="00A35E87">
        <w:rPr>
          <w:rFonts w:ascii="Arial" w:hAnsi="Arial" w:cs="Arial"/>
          <w:color w:val="000000" w:themeColor="text1"/>
        </w:rPr>
        <w:t>планируемом году</w:t>
      </w:r>
      <w:r w:rsidR="00972675">
        <w:rPr>
          <w:rFonts w:ascii="Arial" w:hAnsi="Arial" w:cs="Arial"/>
          <w:color w:val="000000" w:themeColor="text1"/>
        </w:rPr>
        <w:t>.</w:t>
      </w:r>
      <w:r w:rsidR="006C5A1B">
        <w:rPr>
          <w:rFonts w:ascii="Arial" w:hAnsi="Arial" w:cs="Arial"/>
          <w:color w:val="000000" w:themeColor="text1"/>
        </w:rPr>
        <w:t xml:space="preserve"> Шаг формирования потребности выполняется в процессе </w:t>
      </w:r>
      <w:r w:rsidR="006C5A1B" w:rsidRPr="006C5A1B">
        <w:rPr>
          <w:rFonts w:ascii="Arial" w:hAnsi="Arial" w:cs="Arial"/>
          <w:color w:val="000000" w:themeColor="text1"/>
        </w:rPr>
        <w:t xml:space="preserve">ПП-07.02.03.01-ERP </w:t>
      </w:r>
      <w:r w:rsidR="006C5A1B">
        <w:rPr>
          <w:rFonts w:ascii="Arial" w:hAnsi="Arial" w:cs="Arial"/>
          <w:color w:val="000000" w:themeColor="text1"/>
        </w:rPr>
        <w:t>«</w:t>
      </w:r>
      <w:r w:rsidR="006C5A1B" w:rsidRPr="006C5A1B">
        <w:rPr>
          <w:rFonts w:ascii="Arial" w:hAnsi="Arial" w:cs="Arial"/>
          <w:color w:val="000000" w:themeColor="text1"/>
        </w:rPr>
        <w:t>Г</w:t>
      </w:r>
      <w:r w:rsidR="006C5A1B">
        <w:rPr>
          <w:rFonts w:ascii="Arial" w:hAnsi="Arial" w:cs="Arial"/>
          <w:color w:val="000000" w:themeColor="text1"/>
        </w:rPr>
        <w:t>одовое</w:t>
      </w:r>
      <w:r w:rsidR="006C5A1B" w:rsidRPr="006C5A1B">
        <w:rPr>
          <w:rFonts w:ascii="Arial" w:hAnsi="Arial" w:cs="Arial"/>
          <w:color w:val="000000" w:themeColor="text1"/>
        </w:rPr>
        <w:t xml:space="preserve"> </w:t>
      </w:r>
      <w:r w:rsidR="006C5A1B">
        <w:rPr>
          <w:rFonts w:ascii="Arial" w:hAnsi="Arial" w:cs="Arial"/>
          <w:color w:val="000000" w:themeColor="text1"/>
        </w:rPr>
        <w:t>планирование воздействий на</w:t>
      </w:r>
      <w:r w:rsidR="006C5A1B" w:rsidRPr="006C5A1B">
        <w:rPr>
          <w:rFonts w:ascii="Arial" w:hAnsi="Arial" w:cs="Arial"/>
          <w:color w:val="000000" w:themeColor="text1"/>
        </w:rPr>
        <w:t xml:space="preserve"> </w:t>
      </w:r>
      <w:r w:rsidR="006C5A1B">
        <w:rPr>
          <w:rFonts w:ascii="Arial" w:hAnsi="Arial" w:cs="Arial"/>
          <w:color w:val="000000" w:themeColor="text1"/>
        </w:rPr>
        <w:t xml:space="preserve">ПА», номер шага 370. </w:t>
      </w:r>
      <w:r w:rsidR="00731255">
        <w:rPr>
          <w:rFonts w:ascii="Arial" w:hAnsi="Arial" w:cs="Arial"/>
          <w:color w:val="000000" w:themeColor="text1"/>
        </w:rPr>
        <w:t xml:space="preserve">Процедура описана в КД </w:t>
      </w:r>
      <w:r w:rsidR="00713013">
        <w:rPr>
          <w:rFonts w:ascii="Arial" w:hAnsi="Arial" w:cs="Arial"/>
          <w:color w:val="000000" w:themeColor="text1"/>
        </w:rPr>
        <w:t>ERP</w:t>
      </w:r>
      <w:del w:id="949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950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731255" w:rsidRPr="00731255">
        <w:rPr>
          <w:rFonts w:ascii="Arial" w:hAnsi="Arial" w:cs="Arial"/>
          <w:color w:val="000000" w:themeColor="text1"/>
        </w:rPr>
        <w:t>52</w:t>
      </w:r>
      <w:r w:rsidR="00731255">
        <w:rPr>
          <w:rFonts w:ascii="Arial" w:hAnsi="Arial" w:cs="Arial"/>
          <w:color w:val="000000" w:themeColor="text1"/>
        </w:rPr>
        <w:t xml:space="preserve"> «</w:t>
      </w:r>
      <w:r w:rsidR="00731255" w:rsidRPr="00731255">
        <w:rPr>
          <w:rFonts w:ascii="Arial" w:hAnsi="Arial" w:cs="Arial"/>
          <w:color w:val="000000" w:themeColor="text1"/>
        </w:rPr>
        <w:t>Годовое планирование воздействий на производственные активы</w:t>
      </w:r>
      <w:r w:rsidR="00731255">
        <w:rPr>
          <w:rFonts w:ascii="Arial" w:hAnsi="Arial" w:cs="Arial"/>
          <w:color w:val="000000" w:themeColor="text1"/>
        </w:rPr>
        <w:t>».</w:t>
      </w:r>
      <w:r w:rsidR="00BC0DF3">
        <w:rPr>
          <w:rFonts w:ascii="Arial" w:hAnsi="Arial" w:cs="Arial"/>
          <w:color w:val="000000" w:themeColor="text1"/>
        </w:rPr>
        <w:t xml:space="preserve"> </w:t>
      </w:r>
      <w:r w:rsidR="00E412B6">
        <w:rPr>
          <w:rFonts w:ascii="Arial" w:hAnsi="Arial" w:cs="Arial"/>
          <w:color w:val="000000" w:themeColor="text1"/>
        </w:rPr>
        <w:t xml:space="preserve">Полная потребность в ресурсах на весь год для выполнения операции планирования потребности в материалах (в системе </w:t>
      </w:r>
      <w:r w:rsidR="00E412B6">
        <w:rPr>
          <w:rFonts w:ascii="Arial" w:hAnsi="Arial" w:cs="Arial"/>
          <w:color w:val="000000" w:themeColor="text1"/>
          <w:lang w:val="en-US"/>
        </w:rPr>
        <w:t>SAP</w:t>
      </w:r>
      <w:r w:rsidR="00E412B6" w:rsidRPr="009936BB">
        <w:rPr>
          <w:rFonts w:ascii="Arial" w:hAnsi="Arial" w:cs="Arial"/>
          <w:color w:val="000000" w:themeColor="text1"/>
        </w:rPr>
        <w:t xml:space="preserve">) </w:t>
      </w:r>
      <w:r w:rsidR="00E412B6">
        <w:rPr>
          <w:rFonts w:ascii="Arial" w:hAnsi="Arial" w:cs="Arial"/>
          <w:color w:val="000000" w:themeColor="text1"/>
        </w:rPr>
        <w:t xml:space="preserve">и формирования проекта бюджета закупок (в АСКБ) будет готова после согласования воздействий на ПА на Техническом комитете УК. </w:t>
      </w:r>
      <w:r w:rsidR="00610EA0">
        <w:rPr>
          <w:rFonts w:ascii="Arial" w:hAnsi="Arial" w:cs="Arial"/>
          <w:color w:val="000000" w:themeColor="text1"/>
        </w:rPr>
        <w:t>Согласование плана воздействий на ПА Техническим комитетом УК будет выполнено до начала процедуры формирования проекта бюджета закупок в АСКБ.</w:t>
      </w:r>
    </w:p>
    <w:p w14:paraId="0AE939AB" w14:textId="23F40ACC" w:rsidR="00211B58" w:rsidRDefault="007968C0" w:rsidP="007968C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Согласованные </w:t>
      </w:r>
      <w:r w:rsidR="004C6781">
        <w:rPr>
          <w:rFonts w:ascii="Arial" w:hAnsi="Arial" w:cs="Arial"/>
          <w:color w:val="000000" w:themeColor="text1"/>
        </w:rPr>
        <w:t>Т</w:t>
      </w:r>
      <w:r w:rsidR="004C6781" w:rsidRPr="007968C0">
        <w:rPr>
          <w:rFonts w:ascii="Arial" w:hAnsi="Arial" w:cs="Arial"/>
          <w:color w:val="000000" w:themeColor="text1"/>
        </w:rPr>
        <w:t>ехническим</w:t>
      </w:r>
      <w:r w:rsidR="004C6781">
        <w:rPr>
          <w:rFonts w:ascii="Arial" w:hAnsi="Arial" w:cs="Arial"/>
          <w:color w:val="000000" w:themeColor="text1"/>
        </w:rPr>
        <w:t xml:space="preserve">и </w:t>
      </w:r>
      <w:r>
        <w:rPr>
          <w:rFonts w:ascii="Arial" w:hAnsi="Arial" w:cs="Arial"/>
          <w:color w:val="000000" w:themeColor="text1"/>
        </w:rPr>
        <w:t>комитетами</w:t>
      </w:r>
      <w:r w:rsidR="00211B58" w:rsidRPr="007968C0">
        <w:rPr>
          <w:rFonts w:ascii="Arial" w:hAnsi="Arial" w:cs="Arial"/>
          <w:color w:val="000000" w:themeColor="text1"/>
        </w:rPr>
        <w:t xml:space="preserve"> каждой </w:t>
      </w:r>
      <w:r w:rsidR="004C6781">
        <w:rPr>
          <w:rFonts w:ascii="Arial" w:hAnsi="Arial" w:cs="Arial"/>
          <w:color w:val="000000" w:themeColor="text1"/>
        </w:rPr>
        <w:t>БЕ</w:t>
      </w:r>
      <w:r w:rsidR="00211B58" w:rsidRPr="007968C0">
        <w:rPr>
          <w:rFonts w:ascii="Arial" w:hAnsi="Arial" w:cs="Arial"/>
          <w:color w:val="000000" w:themeColor="text1"/>
        </w:rPr>
        <w:t xml:space="preserve">, проекты бюджета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211B58" w:rsidRPr="007968C0">
        <w:rPr>
          <w:rFonts w:ascii="Arial" w:hAnsi="Arial" w:cs="Arial"/>
          <w:color w:val="000000" w:themeColor="text1"/>
        </w:rPr>
        <w:t xml:space="preserve"> </w:t>
      </w:r>
      <w:r w:rsidR="00593726" w:rsidRPr="00D37948">
        <w:rPr>
          <w:rFonts w:ascii="Arial" w:hAnsi="Arial" w:cs="Arial"/>
          <w:color w:val="000000" w:themeColor="text1"/>
        </w:rPr>
        <w:t xml:space="preserve">анализируются </w:t>
      </w:r>
      <w:r w:rsidR="00A55C74" w:rsidRPr="00A55C74">
        <w:rPr>
          <w:rFonts w:ascii="Arial" w:hAnsi="Arial" w:cs="Arial"/>
          <w:color w:val="000000" w:themeColor="text1"/>
        </w:rPr>
        <w:t>Главны</w:t>
      </w:r>
      <w:r w:rsidR="00A55C74">
        <w:rPr>
          <w:rFonts w:ascii="Arial" w:hAnsi="Arial" w:cs="Arial"/>
          <w:color w:val="000000" w:themeColor="text1"/>
        </w:rPr>
        <w:t>м</w:t>
      </w:r>
      <w:r w:rsidR="00A55C74" w:rsidRPr="00A55C74">
        <w:rPr>
          <w:rFonts w:ascii="Arial" w:hAnsi="Arial" w:cs="Arial"/>
          <w:color w:val="000000" w:themeColor="text1"/>
        </w:rPr>
        <w:t xml:space="preserve"> специалист</w:t>
      </w:r>
      <w:r w:rsidR="00A55C74">
        <w:rPr>
          <w:rFonts w:ascii="Arial" w:hAnsi="Arial" w:cs="Arial"/>
          <w:color w:val="000000" w:themeColor="text1"/>
        </w:rPr>
        <w:t>ом</w:t>
      </w:r>
      <w:r w:rsidR="00A55C74" w:rsidRPr="00A55C74">
        <w:rPr>
          <w:rFonts w:ascii="Arial" w:hAnsi="Arial" w:cs="Arial"/>
          <w:color w:val="000000" w:themeColor="text1"/>
        </w:rPr>
        <w:t xml:space="preserve"> </w:t>
      </w:r>
      <w:proofErr w:type="spellStart"/>
      <w:r w:rsidR="00A55C74" w:rsidRPr="00A55C74">
        <w:rPr>
          <w:rFonts w:ascii="Arial" w:hAnsi="Arial" w:cs="Arial"/>
          <w:color w:val="000000" w:themeColor="text1"/>
        </w:rPr>
        <w:t>ТОиР</w:t>
      </w:r>
      <w:proofErr w:type="spellEnd"/>
      <w:r w:rsidR="00A55C74" w:rsidRPr="00A55C74">
        <w:rPr>
          <w:rFonts w:ascii="Arial" w:hAnsi="Arial" w:cs="Arial"/>
          <w:color w:val="000000" w:themeColor="text1"/>
        </w:rPr>
        <w:t xml:space="preserve"> УК</w:t>
      </w:r>
      <w:r w:rsidR="00593726" w:rsidRPr="00D37948">
        <w:rPr>
          <w:rFonts w:ascii="Arial" w:hAnsi="Arial" w:cs="Arial"/>
          <w:color w:val="000000" w:themeColor="text1"/>
        </w:rPr>
        <w:t xml:space="preserve">, который производит экспертизу проектов </w:t>
      </w:r>
      <w:r w:rsidR="00593726">
        <w:rPr>
          <w:rFonts w:ascii="Arial" w:hAnsi="Arial" w:cs="Arial"/>
          <w:color w:val="000000" w:themeColor="text1"/>
        </w:rPr>
        <w:t xml:space="preserve">годового </w:t>
      </w:r>
      <w:r w:rsidR="00593726" w:rsidRPr="00D37948">
        <w:rPr>
          <w:rFonts w:ascii="Arial" w:hAnsi="Arial" w:cs="Arial"/>
          <w:color w:val="000000" w:themeColor="text1"/>
        </w:rPr>
        <w:t>бюджета</w:t>
      </w:r>
      <w:r w:rsidR="00211B58" w:rsidRPr="007968C0">
        <w:rPr>
          <w:rFonts w:ascii="Arial" w:hAnsi="Arial" w:cs="Arial"/>
          <w:color w:val="000000" w:themeColor="text1"/>
        </w:rPr>
        <w:t xml:space="preserve">. </w:t>
      </w:r>
      <w:r w:rsidR="00593726">
        <w:rPr>
          <w:rFonts w:ascii="Arial" w:hAnsi="Arial" w:cs="Arial"/>
          <w:color w:val="000000" w:themeColor="text1"/>
        </w:rPr>
        <w:t>Г</w:t>
      </w:r>
      <w:r w:rsidR="00211B58" w:rsidRPr="007968C0">
        <w:rPr>
          <w:rFonts w:ascii="Arial" w:hAnsi="Arial" w:cs="Arial"/>
          <w:color w:val="000000" w:themeColor="text1"/>
        </w:rPr>
        <w:t>одов</w:t>
      </w:r>
      <w:r w:rsidR="00593726">
        <w:rPr>
          <w:rFonts w:ascii="Arial" w:hAnsi="Arial" w:cs="Arial"/>
          <w:color w:val="000000" w:themeColor="text1"/>
        </w:rPr>
        <w:t>ые</w:t>
      </w:r>
      <w:r w:rsidR="00211B58" w:rsidRPr="007968C0">
        <w:rPr>
          <w:rFonts w:ascii="Arial" w:hAnsi="Arial" w:cs="Arial"/>
          <w:color w:val="000000" w:themeColor="text1"/>
        </w:rPr>
        <w:t xml:space="preserve"> бюджет</w:t>
      </w:r>
      <w:r w:rsidR="00593726">
        <w:rPr>
          <w:rFonts w:ascii="Arial" w:hAnsi="Arial" w:cs="Arial"/>
          <w:color w:val="000000" w:themeColor="text1"/>
        </w:rPr>
        <w:t>ы</w:t>
      </w:r>
      <w:r w:rsidR="00211B58" w:rsidRPr="007968C0">
        <w:rPr>
          <w:rFonts w:ascii="Arial" w:hAnsi="Arial" w:cs="Arial"/>
          <w:color w:val="000000" w:themeColor="text1"/>
        </w:rPr>
        <w:t xml:space="preserve"> воздействий на </w:t>
      </w:r>
      <w:r>
        <w:rPr>
          <w:rFonts w:ascii="Arial" w:hAnsi="Arial" w:cs="Arial"/>
          <w:color w:val="000000" w:themeColor="text1"/>
        </w:rPr>
        <w:t xml:space="preserve">производственные активы </w:t>
      </w:r>
      <w:r w:rsidR="00593726">
        <w:rPr>
          <w:rFonts w:ascii="Arial" w:hAnsi="Arial" w:cs="Arial"/>
          <w:color w:val="000000" w:themeColor="text1"/>
        </w:rPr>
        <w:t xml:space="preserve">бизнес-единиц </w:t>
      </w:r>
      <w:r>
        <w:rPr>
          <w:rFonts w:ascii="Arial" w:hAnsi="Arial" w:cs="Arial"/>
          <w:color w:val="000000" w:themeColor="text1"/>
        </w:rPr>
        <w:t xml:space="preserve">рассматривается </w:t>
      </w:r>
      <w:r w:rsidR="00BF044E">
        <w:rPr>
          <w:rFonts w:ascii="Arial" w:hAnsi="Arial" w:cs="Arial"/>
          <w:color w:val="000000" w:themeColor="text1"/>
        </w:rPr>
        <w:t xml:space="preserve">Техническим </w:t>
      </w:r>
      <w:r>
        <w:rPr>
          <w:rFonts w:ascii="Arial" w:hAnsi="Arial" w:cs="Arial"/>
          <w:color w:val="000000" w:themeColor="text1"/>
        </w:rPr>
        <w:t xml:space="preserve">комитетом </w:t>
      </w:r>
      <w:r w:rsidR="00BF044E">
        <w:rPr>
          <w:rFonts w:ascii="Arial" w:hAnsi="Arial" w:cs="Arial"/>
          <w:color w:val="000000" w:themeColor="text1"/>
        </w:rPr>
        <w:t xml:space="preserve">УК </w:t>
      </w:r>
      <w:r w:rsidR="00211B58" w:rsidRPr="007968C0">
        <w:rPr>
          <w:rFonts w:ascii="Arial" w:hAnsi="Arial" w:cs="Arial"/>
          <w:color w:val="000000" w:themeColor="text1"/>
        </w:rPr>
        <w:t xml:space="preserve">и согласуется </w:t>
      </w:r>
      <w:ins w:id="951" w:author="Попова Дарья Николаевна (Подрядчик. ООО БерингПойнт)" w:date="2021-04-07T14:02:00Z">
        <w:r w:rsidR="00DF4E7C">
          <w:rPr>
            <w:rFonts w:ascii="Arial" w:hAnsi="Arial" w:cs="Arial"/>
            <w:color w:val="000000" w:themeColor="text1"/>
          </w:rPr>
          <w:t xml:space="preserve">Старшим </w:t>
        </w:r>
      </w:ins>
      <w:del w:id="952" w:author="Попова Дарья Николаевна (Подрядчик. ООО БерингПойнт)" w:date="2021-04-07T14:02:00Z">
        <w:r w:rsidR="00BF044E" w:rsidDel="00DF4E7C">
          <w:rPr>
            <w:rFonts w:ascii="Arial" w:hAnsi="Arial" w:cs="Arial"/>
            <w:color w:val="000000" w:themeColor="text1"/>
          </w:rPr>
          <w:delText>В</w:delText>
        </w:r>
      </w:del>
      <w:ins w:id="953" w:author="Попова Дарья Николаевна (Подрядчик. ООО БерингПойнт)" w:date="2021-04-07T14:10:00Z">
        <w:r w:rsidR="00755D79">
          <w:rPr>
            <w:rFonts w:ascii="Arial" w:hAnsi="Arial" w:cs="Arial"/>
            <w:color w:val="000000" w:themeColor="text1"/>
          </w:rPr>
          <w:t>В</w:t>
        </w:r>
      </w:ins>
      <w:r w:rsidR="00BF044E" w:rsidRPr="007968C0">
        <w:rPr>
          <w:rFonts w:ascii="Arial" w:hAnsi="Arial" w:cs="Arial"/>
          <w:color w:val="000000" w:themeColor="text1"/>
        </w:rPr>
        <w:t>ице</w:t>
      </w:r>
      <w:r w:rsidR="00211B58" w:rsidRPr="007968C0">
        <w:rPr>
          <w:rFonts w:ascii="Arial" w:hAnsi="Arial" w:cs="Arial"/>
          <w:color w:val="000000" w:themeColor="text1"/>
        </w:rPr>
        <w:t xml:space="preserve">-президентом </w:t>
      </w:r>
      <w:r w:rsidR="00BF044E">
        <w:rPr>
          <w:rFonts w:ascii="Arial" w:hAnsi="Arial" w:cs="Arial"/>
          <w:color w:val="000000" w:themeColor="text1"/>
        </w:rPr>
        <w:t xml:space="preserve">БП </w:t>
      </w:r>
      <w:r w:rsidRPr="00286817">
        <w:rPr>
          <w:rFonts w:ascii="Arial" w:hAnsi="Arial" w:cs="Arial"/>
          <w:color w:val="000000" w:themeColor="text1"/>
        </w:rPr>
        <w:t xml:space="preserve">и </w:t>
      </w:r>
      <w:r w:rsidR="00BF044E">
        <w:rPr>
          <w:rFonts w:ascii="Arial" w:hAnsi="Arial" w:cs="Arial"/>
          <w:color w:val="000000" w:themeColor="text1"/>
        </w:rPr>
        <w:t>ТП УК</w:t>
      </w:r>
      <w:r w:rsidR="00211B58" w:rsidRPr="007968C0">
        <w:rPr>
          <w:rFonts w:ascii="Arial" w:hAnsi="Arial" w:cs="Arial"/>
          <w:color w:val="000000" w:themeColor="text1"/>
        </w:rPr>
        <w:t xml:space="preserve">. </w:t>
      </w:r>
      <w:r w:rsidR="008027FD">
        <w:rPr>
          <w:rFonts w:ascii="Arial" w:hAnsi="Arial" w:cs="Arial"/>
          <w:color w:val="000000" w:themeColor="text1"/>
        </w:rPr>
        <w:t xml:space="preserve">После этого формируется потребности в ресурсах на весь год, составляющая проект бюджета закупок в АСКБ. </w:t>
      </w:r>
      <w:r w:rsidR="00211B58" w:rsidRPr="007968C0">
        <w:rPr>
          <w:rFonts w:ascii="Arial" w:hAnsi="Arial" w:cs="Arial"/>
          <w:color w:val="000000" w:themeColor="text1"/>
        </w:rPr>
        <w:t>При</w:t>
      </w:r>
      <w:r>
        <w:rPr>
          <w:rFonts w:ascii="Arial" w:hAnsi="Arial" w:cs="Arial"/>
          <w:color w:val="000000" w:themeColor="text1"/>
        </w:rPr>
        <w:t xml:space="preserve"> </w:t>
      </w:r>
      <w:r w:rsidR="00211B58" w:rsidRPr="007968C0">
        <w:rPr>
          <w:rFonts w:ascii="Arial" w:hAnsi="Arial" w:cs="Arial"/>
          <w:color w:val="000000" w:themeColor="text1"/>
        </w:rPr>
        <w:t xml:space="preserve">необходимости </w:t>
      </w:r>
      <w:r>
        <w:rPr>
          <w:rFonts w:ascii="Arial" w:hAnsi="Arial" w:cs="Arial"/>
          <w:color w:val="000000" w:themeColor="text1"/>
        </w:rPr>
        <w:t xml:space="preserve">на уровне </w:t>
      </w:r>
      <w:r w:rsidR="006D1D60">
        <w:rPr>
          <w:rFonts w:ascii="Arial" w:hAnsi="Arial" w:cs="Arial"/>
          <w:color w:val="000000" w:themeColor="text1"/>
        </w:rPr>
        <w:t>УК</w:t>
      </w:r>
      <w:r>
        <w:rPr>
          <w:rFonts w:ascii="Arial" w:hAnsi="Arial" w:cs="Arial"/>
          <w:color w:val="000000" w:themeColor="text1"/>
        </w:rPr>
        <w:t xml:space="preserve"> </w:t>
      </w:r>
      <w:r w:rsidR="00211B58" w:rsidRPr="007968C0">
        <w:rPr>
          <w:rFonts w:ascii="Arial" w:hAnsi="Arial" w:cs="Arial"/>
          <w:color w:val="000000" w:themeColor="text1"/>
        </w:rPr>
        <w:t xml:space="preserve">формируются рекомендации по корректировке проектов </w:t>
      </w:r>
      <w:r w:rsidR="00A55C74">
        <w:rPr>
          <w:rFonts w:ascii="Arial" w:hAnsi="Arial" w:cs="Arial"/>
          <w:color w:val="000000" w:themeColor="text1"/>
        </w:rPr>
        <w:t xml:space="preserve">плана </w:t>
      </w:r>
      <w:r w:rsidR="00211B58" w:rsidRPr="007968C0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211B58" w:rsidRPr="007968C0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="00593726">
        <w:rPr>
          <w:rFonts w:ascii="Arial" w:hAnsi="Arial" w:cs="Arial"/>
          <w:color w:val="000000" w:themeColor="text1"/>
        </w:rPr>
        <w:t>Г</w:t>
      </w:r>
      <w:r w:rsidR="00211B58" w:rsidRPr="007968C0">
        <w:rPr>
          <w:rFonts w:ascii="Arial" w:hAnsi="Arial" w:cs="Arial"/>
          <w:color w:val="000000" w:themeColor="text1"/>
        </w:rPr>
        <w:t xml:space="preserve">одовой бюджет 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="00E410F0">
        <w:rPr>
          <w:rFonts w:ascii="Arial" w:hAnsi="Arial" w:cs="Arial"/>
          <w:color w:val="000000" w:themeColor="text1"/>
        </w:rPr>
        <w:t xml:space="preserve"> утверждае</w:t>
      </w:r>
      <w:r w:rsidR="00211B58" w:rsidRPr="007968C0">
        <w:rPr>
          <w:rFonts w:ascii="Arial" w:hAnsi="Arial" w:cs="Arial"/>
          <w:color w:val="000000" w:themeColor="text1"/>
        </w:rPr>
        <w:t xml:space="preserve">тся на </w:t>
      </w:r>
      <w:r w:rsidR="00BF044E">
        <w:rPr>
          <w:rFonts w:ascii="Arial" w:hAnsi="Arial" w:cs="Arial"/>
          <w:color w:val="000000" w:themeColor="text1"/>
        </w:rPr>
        <w:t>Б</w:t>
      </w:r>
      <w:r w:rsidR="00BF044E" w:rsidRPr="007968C0">
        <w:rPr>
          <w:rFonts w:ascii="Arial" w:hAnsi="Arial" w:cs="Arial"/>
          <w:color w:val="000000" w:themeColor="text1"/>
        </w:rPr>
        <w:t xml:space="preserve">юджетном </w:t>
      </w:r>
      <w:r w:rsidR="00211B58" w:rsidRPr="007968C0">
        <w:rPr>
          <w:rFonts w:ascii="Arial" w:hAnsi="Arial" w:cs="Arial"/>
          <w:color w:val="000000" w:themeColor="text1"/>
        </w:rPr>
        <w:t xml:space="preserve">комитете </w:t>
      </w:r>
      <w:r w:rsidR="00BF044E">
        <w:rPr>
          <w:rFonts w:ascii="Arial" w:hAnsi="Arial" w:cs="Arial"/>
          <w:color w:val="000000" w:themeColor="text1"/>
        </w:rPr>
        <w:t>УК</w:t>
      </w:r>
      <w:r w:rsidR="00211B58" w:rsidRPr="007968C0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="00211B58" w:rsidRPr="007968C0">
        <w:rPr>
          <w:rFonts w:ascii="Arial" w:hAnsi="Arial" w:cs="Arial"/>
          <w:color w:val="000000" w:themeColor="text1"/>
        </w:rPr>
        <w:t>На основе утвержд</w:t>
      </w:r>
      <w:r>
        <w:rPr>
          <w:rFonts w:ascii="Arial" w:hAnsi="Arial" w:cs="Arial"/>
          <w:color w:val="000000" w:themeColor="text1"/>
        </w:rPr>
        <w:t>ё</w:t>
      </w:r>
      <w:r w:rsidR="00211B58" w:rsidRPr="007968C0">
        <w:rPr>
          <w:rFonts w:ascii="Arial" w:hAnsi="Arial" w:cs="Arial"/>
          <w:color w:val="000000" w:themeColor="text1"/>
        </w:rPr>
        <w:t xml:space="preserve">нного бюджета воздействий на </w:t>
      </w:r>
      <w:r>
        <w:rPr>
          <w:rFonts w:ascii="Arial" w:hAnsi="Arial" w:cs="Arial"/>
          <w:color w:val="000000" w:themeColor="text1"/>
        </w:rPr>
        <w:t>производственные активы корректируются заказы ТОРО, сетевы</w:t>
      </w:r>
      <w:r w:rsidR="00626F95">
        <w:rPr>
          <w:rFonts w:ascii="Arial" w:hAnsi="Arial" w:cs="Arial"/>
          <w:color w:val="000000" w:themeColor="text1"/>
        </w:rPr>
        <w:t xml:space="preserve">е </w:t>
      </w:r>
      <w:r>
        <w:rPr>
          <w:rFonts w:ascii="Arial" w:hAnsi="Arial" w:cs="Arial"/>
          <w:color w:val="000000" w:themeColor="text1"/>
        </w:rPr>
        <w:t>график</w:t>
      </w:r>
      <w:r w:rsidR="00626F95">
        <w:rPr>
          <w:rFonts w:ascii="Arial" w:hAnsi="Arial" w:cs="Arial"/>
          <w:color w:val="000000" w:themeColor="text1"/>
        </w:rPr>
        <w:t xml:space="preserve">и </w:t>
      </w:r>
      <w:r w:rsidR="00211B58" w:rsidRPr="007968C0">
        <w:rPr>
          <w:rFonts w:ascii="Arial" w:hAnsi="Arial" w:cs="Arial"/>
          <w:color w:val="000000" w:themeColor="text1"/>
        </w:rPr>
        <w:t>в соответствии с установленными лимитами СПП-элементов.</w:t>
      </w:r>
      <w:r>
        <w:rPr>
          <w:rFonts w:ascii="Arial" w:hAnsi="Arial" w:cs="Arial"/>
          <w:color w:val="000000" w:themeColor="text1"/>
        </w:rPr>
        <w:t xml:space="preserve"> </w:t>
      </w:r>
      <w:r w:rsidR="00211B58" w:rsidRPr="007968C0">
        <w:rPr>
          <w:rFonts w:ascii="Arial" w:hAnsi="Arial" w:cs="Arial"/>
          <w:color w:val="000000" w:themeColor="text1"/>
        </w:rPr>
        <w:t>Корректировке н</w:t>
      </w:r>
      <w:r w:rsidR="00626F95">
        <w:rPr>
          <w:rFonts w:ascii="Arial" w:hAnsi="Arial" w:cs="Arial"/>
          <w:color w:val="000000" w:themeColor="text1"/>
        </w:rPr>
        <w:t>е подлежат заказы ТОРО и сетевые графики</w:t>
      </w:r>
      <w:r w:rsidR="00211B58" w:rsidRPr="007968C0">
        <w:rPr>
          <w:rFonts w:ascii="Arial" w:hAnsi="Arial" w:cs="Arial"/>
          <w:color w:val="000000" w:themeColor="text1"/>
        </w:rPr>
        <w:t>,</w:t>
      </w:r>
      <w:r w:rsidR="00B976A8">
        <w:rPr>
          <w:rFonts w:ascii="Arial" w:hAnsi="Arial" w:cs="Arial"/>
          <w:color w:val="000000" w:themeColor="text1"/>
        </w:rPr>
        <w:t xml:space="preserve"> которые содержат </w:t>
      </w:r>
      <w:r w:rsidR="00A35E87">
        <w:rPr>
          <w:rFonts w:ascii="Arial" w:hAnsi="Arial" w:cs="Arial"/>
          <w:color w:val="000000" w:themeColor="text1"/>
        </w:rPr>
        <w:t xml:space="preserve">материалы с длительным сроком поставки </w:t>
      </w:r>
      <w:r w:rsidR="00610EA0">
        <w:rPr>
          <w:rFonts w:ascii="Arial" w:hAnsi="Arial" w:cs="Arial"/>
          <w:color w:val="000000" w:themeColor="text1"/>
        </w:rPr>
        <w:t xml:space="preserve">и </w:t>
      </w:r>
      <w:r w:rsidR="00211B58" w:rsidRPr="007968C0">
        <w:rPr>
          <w:rFonts w:ascii="Arial" w:hAnsi="Arial" w:cs="Arial"/>
          <w:color w:val="000000" w:themeColor="text1"/>
        </w:rPr>
        <w:t>уже согл</w:t>
      </w:r>
      <w:r w:rsidR="00626F95">
        <w:rPr>
          <w:rFonts w:ascii="Arial" w:hAnsi="Arial" w:cs="Arial"/>
          <w:color w:val="000000" w:themeColor="text1"/>
        </w:rPr>
        <w:t xml:space="preserve">асованные на </w:t>
      </w:r>
      <w:r w:rsidR="00B976A8">
        <w:rPr>
          <w:rFonts w:ascii="Arial" w:hAnsi="Arial" w:cs="Arial"/>
          <w:color w:val="000000" w:themeColor="text1"/>
        </w:rPr>
        <w:t>Т</w:t>
      </w:r>
      <w:r w:rsidR="00B976A8" w:rsidRPr="007968C0">
        <w:rPr>
          <w:rFonts w:ascii="Arial" w:hAnsi="Arial" w:cs="Arial"/>
          <w:color w:val="000000" w:themeColor="text1"/>
        </w:rPr>
        <w:t>ехни</w:t>
      </w:r>
      <w:r w:rsidR="00B976A8">
        <w:rPr>
          <w:rFonts w:ascii="Arial" w:hAnsi="Arial" w:cs="Arial"/>
          <w:color w:val="000000" w:themeColor="text1"/>
        </w:rPr>
        <w:t xml:space="preserve">ческом </w:t>
      </w:r>
      <w:r w:rsidR="00626F95">
        <w:rPr>
          <w:rFonts w:ascii="Arial" w:hAnsi="Arial" w:cs="Arial"/>
          <w:color w:val="000000" w:themeColor="text1"/>
        </w:rPr>
        <w:t xml:space="preserve">комитете </w:t>
      </w:r>
      <w:r w:rsidR="00E91639">
        <w:rPr>
          <w:rFonts w:ascii="Arial" w:hAnsi="Arial" w:cs="Arial"/>
          <w:color w:val="000000" w:themeColor="text1"/>
        </w:rPr>
        <w:t>УО</w:t>
      </w:r>
      <w:r w:rsidR="00211B58" w:rsidRPr="007968C0">
        <w:rPr>
          <w:rFonts w:ascii="Arial" w:hAnsi="Arial" w:cs="Arial"/>
          <w:color w:val="000000" w:themeColor="text1"/>
        </w:rPr>
        <w:t>.</w:t>
      </w:r>
    </w:p>
    <w:p w14:paraId="3055FA23" w14:textId="77777777" w:rsidR="00A3336A" w:rsidRPr="00A3336A" w:rsidRDefault="00A3336A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A3336A">
        <w:rPr>
          <w:rFonts w:ascii="Arial" w:hAnsi="Arial" w:cs="Arial"/>
          <w:color w:val="000000" w:themeColor="text1"/>
        </w:rPr>
        <w:t xml:space="preserve">В следующей таблице приведены связанные бизнес-процессы, входящие и </w:t>
      </w:r>
      <w:r w:rsidR="002B0E04" w:rsidRPr="00A3336A">
        <w:rPr>
          <w:rFonts w:ascii="Arial" w:hAnsi="Arial" w:cs="Arial"/>
          <w:color w:val="000000" w:themeColor="text1"/>
        </w:rPr>
        <w:t>исходящие</w:t>
      </w:r>
      <w:r w:rsidRPr="00A3336A">
        <w:rPr>
          <w:rFonts w:ascii="Arial" w:hAnsi="Arial" w:cs="Arial"/>
          <w:color w:val="000000" w:themeColor="text1"/>
        </w:rPr>
        <w:t xml:space="preserve"> документы.</w:t>
      </w:r>
    </w:p>
    <w:p w14:paraId="6D69E036" w14:textId="387DFF6B" w:rsidR="00B4077E" w:rsidRPr="000835FE" w:rsidRDefault="00B4077E" w:rsidP="00B4077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8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>
        <w:rPr>
          <w:rFonts w:ascii="Arial" w:hAnsi="Arial" w:cs="Arial"/>
          <w:b/>
          <w:sz w:val="22"/>
        </w:rPr>
        <w:t xml:space="preserve"> </w:t>
      </w:r>
      <w:r w:rsidRPr="00B4077E">
        <w:rPr>
          <w:rFonts w:ascii="Arial" w:hAnsi="Arial" w:cs="Arial"/>
          <w:b/>
          <w:sz w:val="22"/>
        </w:rPr>
        <w:t xml:space="preserve">ПП-07.06.03-ERP </w:t>
      </w:r>
      <w:r>
        <w:rPr>
          <w:rFonts w:ascii="Arial" w:hAnsi="Arial" w:cs="Arial"/>
          <w:b/>
          <w:sz w:val="22"/>
        </w:rPr>
        <w:t>«</w:t>
      </w:r>
      <w:r w:rsidRPr="00B4077E">
        <w:rPr>
          <w:rFonts w:ascii="Arial" w:hAnsi="Arial" w:cs="Arial"/>
          <w:b/>
          <w:sz w:val="22"/>
        </w:rPr>
        <w:t>Формирование годово</w:t>
      </w:r>
      <w:r w:rsidR="00CE3A8B">
        <w:rPr>
          <w:rFonts w:ascii="Arial" w:hAnsi="Arial" w:cs="Arial"/>
          <w:b/>
          <w:sz w:val="22"/>
        </w:rPr>
        <w:t>го бюджета воздействий на произ</w:t>
      </w:r>
      <w:r w:rsidRPr="00B4077E">
        <w:rPr>
          <w:rFonts w:ascii="Arial" w:hAnsi="Arial" w:cs="Arial"/>
          <w:b/>
          <w:sz w:val="22"/>
        </w:rPr>
        <w:t>водственные активы</w:t>
      </w:r>
      <w:r>
        <w:rPr>
          <w:rFonts w:ascii="Arial" w:hAnsi="Arial" w:cs="Arial"/>
          <w:b/>
          <w:sz w:val="22"/>
        </w:rPr>
        <w:t>»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B4077E" w:rsidRPr="00BE014D" w14:paraId="6C648464" w14:textId="77777777" w:rsidTr="00C358D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11CB6D1C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4257774" w14:textId="77777777" w:rsidR="00B4077E" w:rsidRPr="00BE014D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77B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ПП-07.06.03-ERP Формирование годового бюджета воздействий на </w:t>
            </w:r>
            <w:r w:rsidR="002B0E04" w:rsidRPr="00877B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производственные</w:t>
            </w:r>
            <w:r w:rsidRPr="00877B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активы</w:t>
            </w:r>
          </w:p>
        </w:tc>
      </w:tr>
      <w:tr w:rsidR="00B4077E" w:rsidRPr="00BE014D" w14:paraId="14579AAC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737D5B4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640E5173" w14:textId="77777777" w:rsidR="00B4077E" w:rsidRPr="00BE014D" w:rsidRDefault="002B0E04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Формирование</w:t>
            </w:r>
            <w:r w:rsidR="00B4077E">
              <w:rPr>
                <w:rFonts w:ascii="Arial" w:hAnsi="Arial" w:cs="Arial"/>
                <w:sz w:val="20"/>
                <w:szCs w:val="20"/>
              </w:rPr>
              <w:t xml:space="preserve"> годового бюджета воздействий на производственные активы.</w:t>
            </w:r>
          </w:p>
        </w:tc>
      </w:tr>
      <w:tr w:rsidR="00B4077E" w:rsidRPr="00BE014D" w14:paraId="4CD8C9EC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FD56F8E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3A2587D5" w14:textId="77777777" w:rsidR="00B4077E" w:rsidRPr="00BE014D" w:rsidRDefault="00B4077E" w:rsidP="00B4077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Ежегодно</w:t>
            </w:r>
          </w:p>
        </w:tc>
      </w:tr>
      <w:tr w:rsidR="00B4077E" w:rsidRPr="00BE014D" w14:paraId="6AEB15BA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3C750E1" w14:textId="77777777" w:rsidR="00B4077E" w:rsidRPr="00BE014D" w:rsidRDefault="00B4077E" w:rsidP="00B4077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56233831" w14:textId="4705E049" w:rsidR="00A55C74" w:rsidRPr="009936BB" w:rsidRDefault="00A55C74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ПП-07.02.01-</w:t>
            </w:r>
            <w:r w:rsidRPr="009936BB">
              <w:rPr>
                <w:rFonts w:ascii="Arial" w:hAnsi="Arial" w:cs="Arial"/>
                <w:sz w:val="20"/>
                <w:szCs w:val="20"/>
                <w:lang w:val="en-US" w:eastAsia="ru-RU"/>
              </w:rPr>
              <w:t>ERP</w:t>
            </w:r>
            <w:r w:rsidRPr="00F8793D">
              <w:t xml:space="preserve"> </w:t>
            </w: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Долгосрочное планирование воздействий на </w:t>
            </w:r>
            <w:r w:rsidR="00076528">
              <w:rPr>
                <w:rFonts w:ascii="Arial" w:hAnsi="Arial" w:cs="Arial"/>
                <w:sz w:val="20"/>
                <w:szCs w:val="20"/>
                <w:lang w:eastAsia="ru-RU"/>
              </w:rPr>
              <w:t>ПА</w:t>
            </w:r>
            <w:r w:rsidR="00A53B4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A53B4B" w:rsidRPr="009D75EF">
              <w:rPr>
                <w:rFonts w:ascii="Arial" w:hAnsi="Arial" w:cs="Arial"/>
                <w:sz w:val="20"/>
                <w:szCs w:val="20"/>
                <w:lang w:eastAsia="ru-RU"/>
              </w:rPr>
              <w:t>(мастер план от 3-х до 10 лет)</w:t>
            </w:r>
          </w:p>
          <w:p w14:paraId="0076A208" w14:textId="338A0AAD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ПП-07.02.02-ERP Перспективное среднесрочное планирование воздействий на </w:t>
            </w:r>
            <w:r w:rsidR="00076528">
              <w:rPr>
                <w:rFonts w:ascii="Arial" w:hAnsi="Arial" w:cs="Arial"/>
                <w:sz w:val="20"/>
                <w:szCs w:val="20"/>
                <w:lang w:eastAsia="ru-RU"/>
              </w:rPr>
              <w:t>ПА</w:t>
            </w:r>
            <w:r w:rsidR="00A53B4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(3-х летний период)</w:t>
            </w:r>
          </w:p>
          <w:p w14:paraId="6232BBA9" w14:textId="3E1777E5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4F56296C" w14:textId="0A41A20C" w:rsidR="00454AF7" w:rsidRPr="009936BB" w:rsidRDefault="00A55C74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ПП-07.02.03.04 Планирование </w:t>
            </w:r>
            <w:r w:rsidR="00C70C2E">
              <w:rPr>
                <w:rFonts w:ascii="Arial" w:hAnsi="Arial" w:cs="Arial"/>
                <w:sz w:val="20"/>
                <w:szCs w:val="20"/>
                <w:lang w:eastAsia="ru-RU"/>
              </w:rPr>
              <w:t>программ ОВП в рамках программы воздействий на ПА и инвестиционной программы</w:t>
            </w:r>
          </w:p>
          <w:p w14:paraId="263A41CB" w14:textId="113F5A55" w:rsidR="00B4077E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ПП-07.02.03.01-ERP Годовое планирование воздействий на производственные активы</w:t>
            </w:r>
          </w:p>
          <w:p w14:paraId="3DB73634" w14:textId="046A0997" w:rsidR="00A55C74" w:rsidRPr="009936BB" w:rsidRDefault="00A55C74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УП-03.03.01 Среднесрочное производственное планирование горных работ</w:t>
            </w:r>
          </w:p>
          <w:p w14:paraId="31148B48" w14:textId="77777777" w:rsidR="00A55C74" w:rsidRPr="009936BB" w:rsidRDefault="00A55C74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УП-03.03.02 Среднесрочное производственное планирование первичной переработки золотосодержащего сырья</w:t>
            </w:r>
          </w:p>
          <w:p w14:paraId="3428F555" w14:textId="2541E002" w:rsidR="00A55C74" w:rsidRDefault="00A55C74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УП-03.03.03 Среднесрочное производственное планирование вспомогательного добычного производства (</w:t>
            </w:r>
            <w:proofErr w:type="spellStart"/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ВсДП</w:t>
            </w:r>
            <w:proofErr w:type="spellEnd"/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  <w:p w14:paraId="6B3B6ED0" w14:textId="2AF9F8D8" w:rsidR="001519A9" w:rsidRDefault="001519A9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ПП-10.03.02 Регистрация потребности</w:t>
            </w:r>
          </w:p>
          <w:p w14:paraId="422D9CF4" w14:textId="55C943FB" w:rsidR="001519A9" w:rsidRPr="009936BB" w:rsidRDefault="001519A9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ПП-10.06.01 Планирование транспортной логистики</w:t>
            </w:r>
          </w:p>
        </w:tc>
      </w:tr>
      <w:tr w:rsidR="00B4077E" w:rsidRPr="00BE014D" w14:paraId="1EDF4286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7AD7FA6" w14:textId="77777777" w:rsidR="00B4077E" w:rsidRPr="00BE014D" w:rsidRDefault="00B4077E" w:rsidP="00B4077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lastRenderedPageBreak/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3606DF8B" w14:textId="77777777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ПП-07.02.03.01-ERP Годовое планирование воздействий на производственные активы</w:t>
            </w:r>
          </w:p>
          <w:p w14:paraId="6B0A7713" w14:textId="31ABDD46" w:rsidR="001519A9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УП-04.02.0</w:t>
            </w:r>
            <w:r w:rsidR="001519A9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.0</w:t>
            </w:r>
            <w:r w:rsidR="001519A9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1519A9">
              <w:rPr>
                <w:rFonts w:ascii="Arial" w:hAnsi="Arial" w:cs="Arial"/>
                <w:sz w:val="20"/>
                <w:szCs w:val="20"/>
                <w:lang w:eastAsia="ru-RU"/>
              </w:rPr>
              <w:t>Формирование и согласование ВБ</w:t>
            </w:r>
          </w:p>
          <w:p w14:paraId="40BAA1FA" w14:textId="6F4132D7" w:rsidR="00454AF7" w:rsidRPr="009936BB" w:rsidRDefault="001519A9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УП-02.03.01.01 Формирование инвестиционных заявок в БЕ</w:t>
            </w:r>
            <w:r w:rsidR="00C70C2E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(сценарий 1)</w:t>
            </w:r>
          </w:p>
          <w:p w14:paraId="52E4BC6D" w14:textId="2BA14AC1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ПП-07.06.04-ERP Исполнение, корректировка и контроль бюджета воздействий на </w:t>
            </w:r>
            <w:r w:rsidR="001519A9">
              <w:rPr>
                <w:rFonts w:ascii="Arial" w:hAnsi="Arial" w:cs="Arial"/>
                <w:sz w:val="20"/>
                <w:szCs w:val="20"/>
                <w:lang w:eastAsia="ru-RU"/>
              </w:rPr>
              <w:t>ПА</w:t>
            </w:r>
          </w:p>
          <w:p w14:paraId="2C1D7BD0" w14:textId="77777777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ПП-07.03.02-ERP Недельно-суточное планирование воздействий на производственные активы</w:t>
            </w:r>
          </w:p>
          <w:p w14:paraId="0223A8B8" w14:textId="77777777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48FDB5CE" w14:textId="3EC9A7FC" w:rsidR="00454AF7" w:rsidRPr="009936BB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ПП-07.03.03.02-ERP Управление внеплановыми воздействиями </w:t>
            </w:r>
            <w:proofErr w:type="spellStart"/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61A4DBBC" w14:textId="473FA246" w:rsidR="00B4077E" w:rsidRPr="00F8793D" w:rsidRDefault="00454AF7" w:rsidP="00454AF7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ПП-07.02.02-ERP Перспективное среднесрочное планирование воздействий на </w:t>
            </w:r>
            <w:r w:rsidR="001519A9">
              <w:rPr>
                <w:rFonts w:ascii="Arial" w:hAnsi="Arial" w:cs="Arial"/>
                <w:sz w:val="20"/>
                <w:szCs w:val="20"/>
                <w:lang w:eastAsia="ru-RU"/>
              </w:rPr>
              <w:t>ПА</w:t>
            </w:r>
            <w:r w:rsidR="00C70C2E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(3-х летний период)</w:t>
            </w:r>
          </w:p>
          <w:p w14:paraId="483470FC" w14:textId="257CFE97" w:rsidR="00F8793D" w:rsidRPr="009936BB" w:rsidRDefault="00F8793D" w:rsidP="00B2440D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8793D">
              <w:rPr>
                <w:rFonts w:ascii="Arial" w:hAnsi="Arial" w:cs="Arial"/>
                <w:sz w:val="20"/>
                <w:szCs w:val="20"/>
                <w:lang w:eastAsia="ru-RU"/>
              </w:rPr>
              <w:t>ПП-07.02.01-</w:t>
            </w:r>
            <w:r w:rsidRPr="00F8793D">
              <w:rPr>
                <w:rFonts w:ascii="Arial" w:hAnsi="Arial" w:cs="Arial"/>
                <w:sz w:val="20"/>
                <w:szCs w:val="20"/>
                <w:lang w:val="en-US" w:eastAsia="ru-RU"/>
              </w:rPr>
              <w:t>ERP</w:t>
            </w:r>
            <w:r w:rsidRPr="00F8793D">
              <w:t xml:space="preserve"> </w:t>
            </w:r>
            <w:r w:rsidRPr="00F8793D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Долгосрочное планирование воздействий на </w:t>
            </w:r>
            <w:r w:rsidR="001519A9">
              <w:rPr>
                <w:rFonts w:ascii="Arial" w:hAnsi="Arial" w:cs="Arial"/>
                <w:sz w:val="20"/>
                <w:szCs w:val="20"/>
                <w:lang w:eastAsia="ru-RU"/>
              </w:rPr>
              <w:t>ПА</w:t>
            </w:r>
            <w:r w:rsidR="00C70C2E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(мастер-план от 3-х до 10 лет)</w:t>
            </w:r>
          </w:p>
        </w:tc>
      </w:tr>
      <w:tr w:rsidR="00B4077E" w:rsidRPr="00BE014D" w14:paraId="602B6F68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607D363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2A1559D5" w14:textId="414300FB" w:rsidR="00F8793D" w:rsidRPr="00F8793D" w:rsidDel="00DF4E7C" w:rsidRDefault="00F8793D" w:rsidP="000727DD">
            <w:pPr>
              <w:jc w:val="left"/>
              <w:rPr>
                <w:del w:id="954" w:author="Попова Дарья Николаевна (Подрядчик. ООО БерингПойнт)" w:date="2021-04-07T14:06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Мероприятия в составе среднесрочного производственного плана</w:t>
            </w:r>
          </w:p>
          <w:p w14:paraId="25456C76" w14:textId="4FED7508" w:rsidR="000727DD" w:rsidRPr="00F8793D" w:rsidRDefault="001519A9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955" w:author="Попова Дарья Николаевна (Подрядчик. ООО БерингПойнт)" w:date="2021-04-07T14:06:00Z">
              <w:r w:rsidDel="00DF4E7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Заявка на списание МТР</w:delText>
              </w:r>
            </w:del>
          </w:p>
          <w:p w14:paraId="735EA921" w14:textId="63AF87D3" w:rsidR="000727DD" w:rsidRPr="00F8793D" w:rsidRDefault="000727D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  <w:p w14:paraId="1A3FF333" w14:textId="77777777" w:rsidR="00EC594A" w:rsidRDefault="00EC594A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Ограничения по ориентирам затрат на ПА</w:t>
            </w:r>
          </w:p>
          <w:p w14:paraId="118B5505" w14:textId="5F0AB2FD" w:rsidR="000727DD" w:rsidRPr="00F8793D" w:rsidRDefault="00EC594A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 перевозок Полюс Логистики</w:t>
            </w:r>
          </w:p>
          <w:p w14:paraId="29496860" w14:textId="77777777" w:rsidR="000727DD" w:rsidRPr="00F8793D" w:rsidRDefault="000727D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0035F043" w14:textId="78EB5BB3" w:rsidR="000727DD" w:rsidRPr="00F8793D" w:rsidRDefault="000727D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Согласованный </w:t>
            </w:r>
            <w:r w:rsidR="000C73CB"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</w:t>
            </w:r>
            <w:r w:rsidR="000C73C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И </w:t>
            </w: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 по Предприятию</w:t>
            </w:r>
          </w:p>
          <w:p w14:paraId="6CFEC22D" w14:textId="77777777" w:rsidR="00B4077E" w:rsidRPr="00F8793D" w:rsidRDefault="000727D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Среднесрочный план воздействий</w:t>
            </w:r>
            <w:r w:rsidR="00F8793D"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на ПА</w:t>
            </w:r>
          </w:p>
          <w:p w14:paraId="160B3A15" w14:textId="77777777" w:rsidR="00F8793D" w:rsidRPr="00F8793D" w:rsidRDefault="00F8793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Среднесрочный бюджет воздействий на ПА</w:t>
            </w:r>
          </w:p>
          <w:p w14:paraId="44E221F2" w14:textId="23EA3E8D" w:rsidR="00F8793D" w:rsidRPr="00F8793D" w:rsidRDefault="00F8793D" w:rsidP="00F8793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Долгосрочный план воздействий</w:t>
            </w:r>
            <w:r w:rsidRP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на ПА</w:t>
            </w:r>
          </w:p>
          <w:p w14:paraId="5CDBF456" w14:textId="77777777" w:rsidR="00F8793D" w:rsidRDefault="00F8793D" w:rsidP="00B2440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936B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долгосрочный бюджет воздействий на ПА</w:t>
            </w:r>
          </w:p>
          <w:p w14:paraId="304EF576" w14:textId="7D3967AC" w:rsidR="000C73CB" w:rsidRPr="00F8793D" w:rsidRDefault="000C73CB" w:rsidP="00B2440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Экспертиза по анализу среднесрочного плана проектов</w:t>
            </w:r>
          </w:p>
        </w:tc>
      </w:tr>
      <w:tr w:rsidR="00B4077E" w:rsidRPr="00BE014D" w14:paraId="14222AA0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D5DD234" w14:textId="77777777" w:rsidR="00B4077E" w:rsidRPr="00BE014D" w:rsidRDefault="00B4077E" w:rsidP="00B4077E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13560489" w14:textId="77777777" w:rsidR="000727DD" w:rsidRPr="000727DD" w:rsidRDefault="000727D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727D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Лимиты бюджета по СПП-элементам</w:t>
            </w:r>
          </w:p>
          <w:p w14:paraId="65F8C81F" w14:textId="38817D56" w:rsidR="00B4077E" w:rsidRPr="00BE014D" w:rsidRDefault="000727DD" w:rsidP="000727D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727D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Год</w:t>
            </w:r>
            <w:r w:rsidR="002E1D6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овой бюджет </w:t>
            </w:r>
            <w:r w:rsidR="00F8793D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воздействий на ПА</w:t>
            </w:r>
          </w:p>
        </w:tc>
      </w:tr>
    </w:tbl>
    <w:p w14:paraId="7DC9FC09" w14:textId="77777777" w:rsidR="00B4077E" w:rsidRPr="00F94454" w:rsidRDefault="00B4077E" w:rsidP="00B4077E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48D6E326" w14:textId="5AB21585" w:rsidR="00B4077E" w:rsidRDefault="00E410F0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</w:t>
      </w:r>
      <w:r w:rsidR="004F549C" w:rsidRPr="004F549C">
        <w:rPr>
          <w:rFonts w:ascii="Arial" w:hAnsi="Arial" w:cs="Arial"/>
          <w:color w:val="000000" w:themeColor="text1"/>
        </w:rPr>
        <w:t>ледующие шаги бизнес-процесса</w:t>
      </w:r>
      <w:r>
        <w:rPr>
          <w:rFonts w:ascii="Arial" w:hAnsi="Arial" w:cs="Arial"/>
          <w:color w:val="000000" w:themeColor="text1"/>
        </w:rPr>
        <w:t xml:space="preserve"> формирования</w:t>
      </w:r>
      <w:r w:rsidR="004F549C" w:rsidRPr="004F549C">
        <w:rPr>
          <w:rFonts w:ascii="Arial" w:hAnsi="Arial" w:cs="Arial"/>
          <w:color w:val="000000" w:themeColor="text1"/>
        </w:rPr>
        <w:t xml:space="preserve"> годового бюджета воздействий на производственные активы</w:t>
      </w:r>
      <w:r>
        <w:rPr>
          <w:rFonts w:ascii="Arial" w:hAnsi="Arial" w:cs="Arial"/>
          <w:color w:val="000000" w:themeColor="text1"/>
        </w:rPr>
        <w:t xml:space="preserve"> </w:t>
      </w:r>
      <w:r w:rsidR="00D86579">
        <w:rPr>
          <w:rFonts w:ascii="Arial" w:hAnsi="Arial" w:cs="Arial"/>
          <w:color w:val="000000" w:themeColor="text1"/>
        </w:rPr>
        <w:t>являются</w:t>
      </w:r>
      <w:r>
        <w:rPr>
          <w:rFonts w:ascii="Arial" w:hAnsi="Arial" w:cs="Arial"/>
          <w:color w:val="000000" w:themeColor="text1"/>
        </w:rPr>
        <w:t xml:space="preserve"> о</w:t>
      </w:r>
      <w:r w:rsidRPr="004F549C">
        <w:rPr>
          <w:rFonts w:ascii="Arial" w:hAnsi="Arial" w:cs="Arial"/>
          <w:color w:val="000000" w:themeColor="text1"/>
        </w:rPr>
        <w:t>сновными</w:t>
      </w:r>
      <w:r w:rsidR="004F549C">
        <w:rPr>
          <w:rFonts w:ascii="Arial" w:hAnsi="Arial" w:cs="Arial"/>
          <w:color w:val="000000" w:themeColor="text1"/>
        </w:rPr>
        <w:t>:</w:t>
      </w:r>
    </w:p>
    <w:p w14:paraId="76D508A3" w14:textId="655DEC4B" w:rsidR="00626F95" w:rsidRPr="00626F95" w:rsidRDefault="004F549C" w:rsidP="000A1539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26F95">
        <w:rPr>
          <w:rFonts w:ascii="Arial" w:hAnsi="Arial" w:cs="Arial"/>
          <w:color w:val="000000" w:themeColor="text1"/>
        </w:rPr>
        <w:t>Формирование годового бюджета воздействий на производственные активы</w:t>
      </w:r>
      <w:r w:rsidR="00626F95" w:rsidRPr="00626F95">
        <w:rPr>
          <w:rFonts w:ascii="Arial" w:hAnsi="Arial" w:cs="Arial"/>
          <w:color w:val="000000" w:themeColor="text1"/>
        </w:rPr>
        <w:t xml:space="preserve">. Шаги, направленные на формирование </w:t>
      </w:r>
      <w:r w:rsidR="00626F95">
        <w:rPr>
          <w:rFonts w:ascii="Arial" w:hAnsi="Arial" w:cs="Arial"/>
          <w:color w:val="000000" w:themeColor="text1"/>
        </w:rPr>
        <w:t>годового</w:t>
      </w:r>
      <w:r w:rsidR="00626F95" w:rsidRPr="00626F95">
        <w:rPr>
          <w:rFonts w:ascii="Arial" w:hAnsi="Arial" w:cs="Arial"/>
          <w:color w:val="000000" w:themeColor="text1"/>
        </w:rPr>
        <w:t xml:space="preserve"> бюджета воздействий на производственные активы, предполагают выполнение операций </w:t>
      </w:r>
      <w:r w:rsidR="00540585">
        <w:rPr>
          <w:rFonts w:ascii="Arial" w:hAnsi="Arial" w:cs="Arial"/>
          <w:color w:val="000000" w:themeColor="text1"/>
        </w:rPr>
        <w:t xml:space="preserve">автоматического </w:t>
      </w:r>
      <w:r w:rsidR="00540585" w:rsidRPr="00626F95">
        <w:rPr>
          <w:rFonts w:ascii="Arial" w:hAnsi="Arial" w:cs="Arial"/>
          <w:color w:val="000000" w:themeColor="text1"/>
        </w:rPr>
        <w:t xml:space="preserve">заполнения формата планирования </w:t>
      </w:r>
      <w:r w:rsidR="00540585">
        <w:rPr>
          <w:rFonts w:ascii="Arial" w:hAnsi="Arial" w:cs="Arial"/>
          <w:color w:val="000000" w:themeColor="text1"/>
        </w:rPr>
        <w:t>годового</w:t>
      </w:r>
      <w:r w:rsidR="00540585" w:rsidRPr="00626F95">
        <w:rPr>
          <w:rFonts w:ascii="Arial" w:hAnsi="Arial" w:cs="Arial"/>
          <w:color w:val="000000" w:themeColor="text1"/>
        </w:rPr>
        <w:t xml:space="preserve"> бюджета в системе </w:t>
      </w:r>
      <w:r w:rsidR="00540585">
        <w:rPr>
          <w:rFonts w:ascii="Arial" w:hAnsi="Arial" w:cs="Arial"/>
          <w:color w:val="000000" w:themeColor="text1"/>
          <w:lang w:val="en-US"/>
        </w:rPr>
        <w:t>SAP</w:t>
      </w:r>
      <w:r w:rsidR="00540585" w:rsidRPr="00446DC7">
        <w:rPr>
          <w:rFonts w:ascii="Arial" w:hAnsi="Arial" w:cs="Arial"/>
          <w:color w:val="000000" w:themeColor="text1"/>
        </w:rPr>
        <w:t xml:space="preserve"> </w:t>
      </w:r>
      <w:r w:rsidR="00540585">
        <w:rPr>
          <w:rFonts w:ascii="Arial" w:hAnsi="Arial" w:cs="Arial"/>
          <w:color w:val="000000" w:themeColor="text1"/>
        </w:rPr>
        <w:t xml:space="preserve">на основе </w:t>
      </w:r>
      <w:r w:rsidR="00D86579">
        <w:rPr>
          <w:rFonts w:ascii="Arial" w:hAnsi="Arial" w:cs="Arial"/>
          <w:color w:val="000000" w:themeColor="text1"/>
        </w:rPr>
        <w:t>заказов ТОРО и сетевых графиков и расчёта резервов поддержания производственных активов и целевых программ</w:t>
      </w:r>
      <w:r w:rsidR="00626F95" w:rsidRPr="00626F95">
        <w:rPr>
          <w:rFonts w:ascii="Arial" w:hAnsi="Arial" w:cs="Arial"/>
          <w:color w:val="000000" w:themeColor="text1"/>
        </w:rPr>
        <w:t>.</w:t>
      </w:r>
    </w:p>
    <w:p w14:paraId="65B93B44" w14:textId="5F002045" w:rsidR="00626F95" w:rsidRPr="00626F95" w:rsidRDefault="00493A60" w:rsidP="000A1539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26F95">
        <w:rPr>
          <w:rFonts w:ascii="Arial" w:hAnsi="Arial" w:cs="Arial"/>
          <w:color w:val="000000" w:themeColor="text1"/>
        </w:rPr>
        <w:t>Рассмотрение и согласован</w:t>
      </w:r>
      <w:r w:rsidR="00626F95" w:rsidRPr="00626F95">
        <w:rPr>
          <w:rFonts w:ascii="Arial" w:hAnsi="Arial" w:cs="Arial"/>
          <w:color w:val="000000" w:themeColor="text1"/>
        </w:rPr>
        <w:t>ие годового бюджета воздействий</w:t>
      </w:r>
      <w:r w:rsidR="00540585">
        <w:rPr>
          <w:rFonts w:ascii="Arial" w:hAnsi="Arial" w:cs="Arial"/>
          <w:color w:val="000000" w:themeColor="text1"/>
        </w:rPr>
        <w:t xml:space="preserve"> совместно с долгосрочным и среднесрочным бюджетами</w:t>
      </w:r>
      <w:r w:rsidR="00626F95" w:rsidRPr="00626F95">
        <w:rPr>
          <w:rFonts w:ascii="Arial" w:hAnsi="Arial" w:cs="Arial"/>
          <w:color w:val="000000" w:themeColor="text1"/>
        </w:rPr>
        <w:t xml:space="preserve">. Это шаги анализа и согласования заполненного формата планирования </w:t>
      </w:r>
      <w:r w:rsidR="00C60251">
        <w:rPr>
          <w:rFonts w:ascii="Arial" w:hAnsi="Arial" w:cs="Arial"/>
          <w:color w:val="000000" w:themeColor="text1"/>
        </w:rPr>
        <w:t>годового бюджета воздействий</w:t>
      </w:r>
      <w:r w:rsidR="00626F95" w:rsidRPr="00626F95">
        <w:rPr>
          <w:rFonts w:ascii="Arial" w:hAnsi="Arial" w:cs="Arial"/>
          <w:color w:val="000000" w:themeColor="text1"/>
        </w:rPr>
        <w:t xml:space="preserve">. </w:t>
      </w:r>
      <w:r w:rsidR="00C60251">
        <w:rPr>
          <w:rFonts w:ascii="Arial" w:hAnsi="Arial" w:cs="Arial"/>
          <w:color w:val="000000" w:themeColor="text1"/>
        </w:rPr>
        <w:t xml:space="preserve">В </w:t>
      </w:r>
      <w:r w:rsidR="00E410F0">
        <w:rPr>
          <w:rFonts w:ascii="Arial" w:hAnsi="Arial" w:cs="Arial"/>
          <w:color w:val="000000" w:themeColor="text1"/>
        </w:rPr>
        <w:t xml:space="preserve">качестве </w:t>
      </w:r>
      <w:r w:rsidR="00D86579">
        <w:rPr>
          <w:rFonts w:ascii="Arial" w:hAnsi="Arial" w:cs="Arial"/>
          <w:color w:val="000000" w:themeColor="text1"/>
        </w:rPr>
        <w:t xml:space="preserve">участников </w:t>
      </w:r>
      <w:r w:rsidR="00C60251">
        <w:rPr>
          <w:rFonts w:ascii="Arial" w:hAnsi="Arial" w:cs="Arial"/>
          <w:color w:val="000000" w:themeColor="text1"/>
        </w:rPr>
        <w:t>мо</w:t>
      </w:r>
      <w:r w:rsidR="00D86579">
        <w:rPr>
          <w:rFonts w:ascii="Arial" w:hAnsi="Arial" w:cs="Arial"/>
          <w:color w:val="000000" w:themeColor="text1"/>
        </w:rPr>
        <w:t>гут</w:t>
      </w:r>
      <w:r w:rsidR="00C60251">
        <w:rPr>
          <w:rFonts w:ascii="Arial" w:hAnsi="Arial" w:cs="Arial"/>
          <w:color w:val="000000" w:themeColor="text1"/>
        </w:rPr>
        <w:t xml:space="preserve"> выступать как отдельны</w:t>
      </w:r>
      <w:r w:rsidR="00D86579">
        <w:rPr>
          <w:rFonts w:ascii="Arial" w:hAnsi="Arial" w:cs="Arial"/>
          <w:color w:val="000000" w:themeColor="text1"/>
        </w:rPr>
        <w:t xml:space="preserve">е </w:t>
      </w:r>
      <w:r w:rsidR="00C60251">
        <w:rPr>
          <w:rFonts w:ascii="Arial" w:hAnsi="Arial" w:cs="Arial"/>
          <w:color w:val="000000" w:themeColor="text1"/>
        </w:rPr>
        <w:t>сотрудник</w:t>
      </w:r>
      <w:r w:rsidR="00D86579">
        <w:rPr>
          <w:rFonts w:ascii="Arial" w:hAnsi="Arial" w:cs="Arial"/>
          <w:color w:val="000000" w:themeColor="text1"/>
        </w:rPr>
        <w:t>и</w:t>
      </w:r>
      <w:r w:rsidR="00C60251">
        <w:rPr>
          <w:rFonts w:ascii="Arial" w:hAnsi="Arial" w:cs="Arial"/>
          <w:color w:val="000000" w:themeColor="text1"/>
        </w:rPr>
        <w:t>, так и технически</w:t>
      </w:r>
      <w:r w:rsidR="00D86579">
        <w:rPr>
          <w:rFonts w:ascii="Arial" w:hAnsi="Arial" w:cs="Arial"/>
          <w:color w:val="000000" w:themeColor="text1"/>
        </w:rPr>
        <w:t xml:space="preserve">е </w:t>
      </w:r>
      <w:r w:rsidR="00C60251">
        <w:rPr>
          <w:rFonts w:ascii="Arial" w:hAnsi="Arial" w:cs="Arial"/>
          <w:color w:val="000000" w:themeColor="text1"/>
        </w:rPr>
        <w:t>комитет</w:t>
      </w:r>
      <w:r w:rsidR="00D86579">
        <w:rPr>
          <w:rFonts w:ascii="Arial" w:hAnsi="Arial" w:cs="Arial"/>
          <w:color w:val="000000" w:themeColor="text1"/>
        </w:rPr>
        <w:t xml:space="preserve">ы </w:t>
      </w:r>
      <w:r w:rsidR="00C60251">
        <w:rPr>
          <w:rFonts w:ascii="Arial" w:hAnsi="Arial" w:cs="Arial"/>
          <w:color w:val="000000" w:themeColor="text1"/>
        </w:rPr>
        <w:t xml:space="preserve">в полном составе. </w:t>
      </w:r>
      <w:r w:rsidR="00626F95" w:rsidRPr="00626F95">
        <w:rPr>
          <w:rFonts w:ascii="Arial" w:hAnsi="Arial" w:cs="Arial"/>
          <w:color w:val="000000" w:themeColor="text1"/>
        </w:rPr>
        <w:t xml:space="preserve">В процессе анализа и согласования </w:t>
      </w:r>
      <w:r w:rsidR="00C60251">
        <w:rPr>
          <w:rFonts w:ascii="Arial" w:hAnsi="Arial" w:cs="Arial"/>
          <w:color w:val="000000" w:themeColor="text1"/>
        </w:rPr>
        <w:t xml:space="preserve">годового </w:t>
      </w:r>
      <w:r w:rsidR="00626F95" w:rsidRPr="00626F95">
        <w:rPr>
          <w:rFonts w:ascii="Arial" w:hAnsi="Arial" w:cs="Arial"/>
          <w:color w:val="000000" w:themeColor="text1"/>
        </w:rPr>
        <w:t>бюджета возможны возвраты на шаги формирования с целью корректировки запланированных значений.</w:t>
      </w:r>
    </w:p>
    <w:p w14:paraId="0E2388D5" w14:textId="4D38DAF7" w:rsidR="00493A60" w:rsidRDefault="00493A60" w:rsidP="00B5277D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Передача согласованного переч</w:t>
      </w:r>
      <w:r w:rsidR="00C60251">
        <w:rPr>
          <w:rFonts w:ascii="Arial" w:hAnsi="Arial" w:cs="Arial"/>
          <w:color w:val="000000" w:themeColor="text1"/>
        </w:rPr>
        <w:t xml:space="preserve">ня воздействий </w:t>
      </w:r>
      <w:r w:rsidR="00A906CE">
        <w:rPr>
          <w:rFonts w:ascii="Arial" w:hAnsi="Arial" w:cs="Arial"/>
          <w:color w:val="000000" w:themeColor="text1"/>
        </w:rPr>
        <w:t>на ф</w:t>
      </w:r>
      <w:r w:rsidR="00A906CE" w:rsidRPr="006C5A1B">
        <w:rPr>
          <w:rFonts w:ascii="Arial" w:hAnsi="Arial" w:cs="Arial"/>
          <w:color w:val="000000" w:themeColor="text1"/>
        </w:rPr>
        <w:t xml:space="preserve">ормирование потребности </w:t>
      </w:r>
      <w:r w:rsidR="00A35E87">
        <w:rPr>
          <w:rFonts w:ascii="Arial" w:hAnsi="Arial" w:cs="Arial"/>
          <w:color w:val="000000" w:themeColor="text1"/>
        </w:rPr>
        <w:t>в МТР с длительным сроком поставки</w:t>
      </w:r>
      <w:r w:rsidR="00C60251">
        <w:rPr>
          <w:rFonts w:ascii="Arial" w:hAnsi="Arial" w:cs="Arial"/>
          <w:color w:val="000000" w:themeColor="text1"/>
        </w:rPr>
        <w:t>. Шаг процесса</w:t>
      </w:r>
      <w:r w:rsidR="00A35E87">
        <w:rPr>
          <w:rFonts w:ascii="Arial" w:hAnsi="Arial" w:cs="Arial"/>
          <w:color w:val="000000" w:themeColor="text1"/>
        </w:rPr>
        <w:t xml:space="preserve"> </w:t>
      </w:r>
      <w:r w:rsidR="00C60251">
        <w:rPr>
          <w:rFonts w:ascii="Arial" w:hAnsi="Arial" w:cs="Arial"/>
          <w:color w:val="000000" w:themeColor="text1"/>
        </w:rPr>
        <w:t xml:space="preserve">в результате которого </w:t>
      </w:r>
      <w:r w:rsidR="00A906CE">
        <w:rPr>
          <w:rFonts w:ascii="Arial" w:hAnsi="Arial" w:cs="Arial"/>
          <w:color w:val="000000" w:themeColor="text1"/>
        </w:rPr>
        <w:t xml:space="preserve">изменяется статус </w:t>
      </w:r>
      <w:r w:rsidR="002A3BCB">
        <w:rPr>
          <w:rFonts w:ascii="Arial" w:hAnsi="Arial" w:cs="Arial"/>
          <w:color w:val="000000" w:themeColor="text1"/>
        </w:rPr>
        <w:t>заказ</w:t>
      </w:r>
      <w:r w:rsidR="00A906CE">
        <w:rPr>
          <w:rFonts w:ascii="Arial" w:hAnsi="Arial" w:cs="Arial"/>
          <w:color w:val="000000" w:themeColor="text1"/>
        </w:rPr>
        <w:t>ов</w:t>
      </w:r>
      <w:r w:rsidR="002A3BCB">
        <w:rPr>
          <w:rFonts w:ascii="Arial" w:hAnsi="Arial" w:cs="Arial"/>
          <w:color w:val="000000" w:themeColor="text1"/>
        </w:rPr>
        <w:t xml:space="preserve"> ТОРО</w:t>
      </w:r>
      <w:r w:rsidR="00B5277D">
        <w:rPr>
          <w:rFonts w:ascii="Arial" w:hAnsi="Arial" w:cs="Arial"/>
          <w:color w:val="000000" w:themeColor="text1"/>
        </w:rPr>
        <w:t xml:space="preserve"> (статус «ГИП -С</w:t>
      </w:r>
      <w:r w:rsidR="00B5277D" w:rsidRPr="00B5277D">
        <w:rPr>
          <w:rFonts w:ascii="Arial" w:hAnsi="Arial" w:cs="Arial"/>
          <w:color w:val="000000" w:themeColor="text1"/>
        </w:rPr>
        <w:t>огласован главным инженером</w:t>
      </w:r>
      <w:r w:rsidR="00B5277D">
        <w:rPr>
          <w:rFonts w:ascii="Arial" w:hAnsi="Arial" w:cs="Arial"/>
          <w:color w:val="000000" w:themeColor="text1"/>
        </w:rPr>
        <w:t>»)</w:t>
      </w:r>
      <w:r w:rsidR="002A3BCB">
        <w:rPr>
          <w:rFonts w:ascii="Arial" w:hAnsi="Arial" w:cs="Arial"/>
          <w:color w:val="000000" w:themeColor="text1"/>
        </w:rPr>
        <w:t xml:space="preserve"> и </w:t>
      </w:r>
      <w:r w:rsidR="00A906CE">
        <w:rPr>
          <w:rFonts w:ascii="Arial" w:hAnsi="Arial" w:cs="Arial"/>
          <w:color w:val="000000" w:themeColor="text1"/>
        </w:rPr>
        <w:t xml:space="preserve">формируется потребность </w:t>
      </w:r>
      <w:r w:rsidR="00A906CE" w:rsidRPr="006C5A1B">
        <w:rPr>
          <w:rFonts w:ascii="Arial" w:hAnsi="Arial" w:cs="Arial"/>
          <w:color w:val="000000" w:themeColor="text1"/>
        </w:rPr>
        <w:t xml:space="preserve">в </w:t>
      </w:r>
      <w:r w:rsidR="00A35E87">
        <w:rPr>
          <w:rFonts w:ascii="Arial" w:hAnsi="Arial" w:cs="Arial"/>
          <w:color w:val="000000" w:themeColor="text1"/>
        </w:rPr>
        <w:t>МТР с длительным сроком поставки</w:t>
      </w:r>
      <w:r w:rsidR="002A3BCB">
        <w:rPr>
          <w:rFonts w:ascii="Arial" w:hAnsi="Arial" w:cs="Arial"/>
          <w:color w:val="000000" w:themeColor="text1"/>
        </w:rPr>
        <w:t xml:space="preserve">. </w:t>
      </w:r>
      <w:r w:rsidR="00A906CE">
        <w:rPr>
          <w:rFonts w:ascii="Arial" w:hAnsi="Arial" w:cs="Arial"/>
          <w:color w:val="000000" w:themeColor="text1"/>
        </w:rPr>
        <w:t>Сокращение проектов</w:t>
      </w:r>
      <w:r w:rsidR="00A35E87">
        <w:rPr>
          <w:rFonts w:ascii="Arial" w:hAnsi="Arial" w:cs="Arial"/>
          <w:color w:val="000000" w:themeColor="text1"/>
        </w:rPr>
        <w:t xml:space="preserve"> бизнес-единицы, для исполнения которых сформирована данная потребность в МТР с длительным сроком поставки, </w:t>
      </w:r>
      <w:r w:rsidR="002A3BCB">
        <w:rPr>
          <w:rFonts w:ascii="Arial" w:hAnsi="Arial" w:cs="Arial"/>
          <w:color w:val="000000" w:themeColor="text1"/>
        </w:rPr>
        <w:t xml:space="preserve">в </w:t>
      </w:r>
      <w:r w:rsidR="00A35E87">
        <w:rPr>
          <w:rFonts w:ascii="Arial" w:hAnsi="Arial" w:cs="Arial"/>
          <w:color w:val="000000" w:themeColor="text1"/>
        </w:rPr>
        <w:t xml:space="preserve">ходе </w:t>
      </w:r>
      <w:r w:rsidR="002A3BCB">
        <w:rPr>
          <w:rFonts w:ascii="Arial" w:hAnsi="Arial" w:cs="Arial"/>
          <w:color w:val="000000" w:themeColor="text1"/>
        </w:rPr>
        <w:t xml:space="preserve">согласования бюджета воздействий </w:t>
      </w:r>
      <w:r w:rsidR="00A906CE">
        <w:rPr>
          <w:rFonts w:ascii="Arial" w:hAnsi="Arial" w:cs="Arial"/>
          <w:color w:val="000000" w:themeColor="text1"/>
        </w:rPr>
        <w:t xml:space="preserve">на уровне </w:t>
      </w:r>
      <w:r w:rsidR="00610EA0">
        <w:rPr>
          <w:rFonts w:ascii="Arial" w:hAnsi="Arial" w:cs="Arial"/>
          <w:color w:val="000000" w:themeColor="text1"/>
        </w:rPr>
        <w:t>УК</w:t>
      </w:r>
      <w:r w:rsidR="00A906CE">
        <w:rPr>
          <w:rFonts w:ascii="Arial" w:hAnsi="Arial" w:cs="Arial"/>
          <w:color w:val="000000" w:themeColor="text1"/>
        </w:rPr>
        <w:t xml:space="preserve"> </w:t>
      </w:r>
      <w:r w:rsidR="002A3BCB">
        <w:rPr>
          <w:rFonts w:ascii="Arial" w:hAnsi="Arial" w:cs="Arial"/>
          <w:color w:val="000000" w:themeColor="text1"/>
        </w:rPr>
        <w:t xml:space="preserve">не допускается, если </w:t>
      </w:r>
      <w:r w:rsidR="00A906CE">
        <w:rPr>
          <w:rFonts w:ascii="Arial" w:hAnsi="Arial" w:cs="Arial"/>
          <w:color w:val="000000" w:themeColor="text1"/>
        </w:rPr>
        <w:t xml:space="preserve">формирование потребности в </w:t>
      </w:r>
      <w:r w:rsidR="00A35E87">
        <w:rPr>
          <w:rFonts w:ascii="Arial" w:hAnsi="Arial" w:cs="Arial"/>
          <w:color w:val="000000" w:themeColor="text1"/>
        </w:rPr>
        <w:t xml:space="preserve">МТР </w:t>
      </w:r>
      <w:r w:rsidR="002A3BCB">
        <w:rPr>
          <w:rFonts w:ascii="Arial" w:hAnsi="Arial" w:cs="Arial"/>
          <w:color w:val="000000" w:themeColor="text1"/>
        </w:rPr>
        <w:t>уже начато.</w:t>
      </w:r>
      <w:r w:rsidR="00610EA0">
        <w:rPr>
          <w:rFonts w:ascii="Arial" w:hAnsi="Arial" w:cs="Arial"/>
          <w:color w:val="000000" w:themeColor="text1"/>
        </w:rPr>
        <w:t xml:space="preserve"> Формирование потребности в ресурсах на весь год будет выполнено после согласование перечня воздействий Техническим комитетом УК, но до начала процедуры формирования проекта бюджета закупок в АСКБ</w:t>
      </w:r>
      <w:r w:rsidR="00610EA0">
        <w:rPr>
          <w:rStyle w:val="aff4"/>
        </w:rPr>
        <w:t>.</w:t>
      </w:r>
      <w:r w:rsidR="006D1D60" w:rsidRPr="009936BB">
        <w:rPr>
          <w:rStyle w:val="aff4"/>
        </w:rPr>
        <w:t xml:space="preserve"> </w:t>
      </w:r>
    </w:p>
    <w:p w14:paraId="044500CA" w14:textId="2806A877" w:rsidR="00493A60" w:rsidRPr="004F549C" w:rsidRDefault="00493A60" w:rsidP="00AB69C4">
      <w:pPr>
        <w:pStyle w:val="af9"/>
        <w:numPr>
          <w:ilvl w:val="0"/>
          <w:numId w:val="16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Формирование лимитов в разрезе СПП-элементов для контроля исполнения</w:t>
      </w:r>
      <w:r w:rsidR="00286817">
        <w:rPr>
          <w:rFonts w:ascii="Arial" w:hAnsi="Arial" w:cs="Arial"/>
          <w:color w:val="000000" w:themeColor="text1"/>
        </w:rPr>
        <w:t xml:space="preserve"> г</w:t>
      </w:r>
      <w:r w:rsidR="00286817" w:rsidRPr="004F549C">
        <w:rPr>
          <w:rFonts w:ascii="Arial" w:hAnsi="Arial" w:cs="Arial"/>
          <w:color w:val="000000" w:themeColor="text1"/>
        </w:rPr>
        <w:t>одового бюджета воздействий на производственные активы</w:t>
      </w:r>
      <w:r w:rsidR="00286817">
        <w:rPr>
          <w:rFonts w:ascii="Arial" w:hAnsi="Arial" w:cs="Arial"/>
          <w:color w:val="000000" w:themeColor="text1"/>
        </w:rPr>
        <w:t>.</w:t>
      </w:r>
      <w:r w:rsidR="002A3BCB">
        <w:rPr>
          <w:rFonts w:ascii="Arial" w:hAnsi="Arial" w:cs="Arial"/>
          <w:color w:val="000000" w:themeColor="text1"/>
        </w:rPr>
        <w:t xml:space="preserve"> Для выполнения данного шага планируется реализовать разработку</w:t>
      </w:r>
      <w:r w:rsidR="00D41EFE" w:rsidRPr="00D41EFE">
        <w:rPr>
          <w:rFonts w:ascii="Arial" w:hAnsi="Arial" w:cs="Arial"/>
          <w:color w:val="000000" w:themeColor="text1"/>
        </w:rPr>
        <w:t xml:space="preserve"> (</w:t>
      </w:r>
      <w:r w:rsidR="00AB69C4">
        <w:rPr>
          <w:rFonts w:ascii="Arial" w:hAnsi="Arial" w:cs="Arial"/>
          <w:color w:val="000000" w:themeColor="text1"/>
        </w:rPr>
        <w:t xml:space="preserve">код </w:t>
      </w:r>
      <w:r w:rsidR="00AB69C4" w:rsidRPr="00AB69C4">
        <w:rPr>
          <w:rFonts w:ascii="Arial" w:hAnsi="Arial" w:cs="Arial"/>
          <w:color w:val="000000" w:themeColor="text1"/>
        </w:rPr>
        <w:t xml:space="preserve">MCB14 </w:t>
      </w:r>
      <w:r w:rsidR="00AB69C4">
        <w:rPr>
          <w:rFonts w:ascii="Arial" w:hAnsi="Arial" w:cs="Arial"/>
          <w:color w:val="000000" w:themeColor="text1"/>
        </w:rPr>
        <w:t>в реестре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AB69C4">
        <w:rPr>
          <w:rFonts w:ascii="Arial" w:hAnsi="Arial" w:cs="Arial"/>
          <w:color w:val="000000" w:themeColor="text1"/>
        </w:rPr>
        <w:t>)</w:t>
      </w:r>
      <w:r w:rsidR="002A3BCB">
        <w:rPr>
          <w:rFonts w:ascii="Arial" w:hAnsi="Arial" w:cs="Arial"/>
          <w:color w:val="000000" w:themeColor="text1"/>
        </w:rPr>
        <w:t xml:space="preserve">, направленную на автоматическое формирование лимитов в разрезе СПП-элементов на основании утверждённого годового бюджета воздействий на производственные активы. </w:t>
      </w:r>
      <w:r w:rsidR="004426A7">
        <w:rPr>
          <w:rFonts w:ascii="Arial" w:hAnsi="Arial" w:cs="Arial"/>
          <w:color w:val="000000" w:themeColor="text1"/>
        </w:rPr>
        <w:t>Сформированный лимит в последующем используется для контроля исполнения заказов ТОРО и сетевых графиков.</w:t>
      </w:r>
    </w:p>
    <w:p w14:paraId="663BFBB4" w14:textId="72DF487E" w:rsidR="004F549C" w:rsidRDefault="00540585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Ш</w:t>
      </w:r>
      <w:r w:rsidR="00286817" w:rsidRPr="00286817">
        <w:rPr>
          <w:rFonts w:ascii="Arial" w:hAnsi="Arial" w:cs="Arial"/>
          <w:color w:val="000000" w:themeColor="text1"/>
        </w:rPr>
        <w:t xml:space="preserve">аги выполняются как на уровне бизнес-единицы, так и на уровне </w:t>
      </w:r>
      <w:r w:rsidR="002B0E04" w:rsidRPr="00286817">
        <w:rPr>
          <w:rFonts w:ascii="Arial" w:hAnsi="Arial" w:cs="Arial"/>
          <w:color w:val="000000" w:themeColor="text1"/>
        </w:rPr>
        <w:t>управляющей</w:t>
      </w:r>
      <w:r w:rsidR="00286817" w:rsidRPr="00286817">
        <w:rPr>
          <w:rFonts w:ascii="Arial" w:hAnsi="Arial" w:cs="Arial"/>
          <w:color w:val="000000" w:themeColor="text1"/>
        </w:rPr>
        <w:t xml:space="preserve"> компании.</w:t>
      </w:r>
    </w:p>
    <w:p w14:paraId="26341CAE" w14:textId="547D29C5" w:rsidR="004F549C" w:rsidRDefault="00286817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286817">
        <w:rPr>
          <w:rFonts w:ascii="Arial" w:hAnsi="Arial" w:cs="Arial"/>
          <w:color w:val="000000" w:themeColor="text1"/>
        </w:rPr>
        <w:t xml:space="preserve">Участниками бизнес-процесса </w:t>
      </w:r>
      <w:r>
        <w:rPr>
          <w:rFonts w:ascii="Arial" w:hAnsi="Arial" w:cs="Arial"/>
          <w:color w:val="000000" w:themeColor="text1"/>
        </w:rPr>
        <w:t>ф</w:t>
      </w:r>
      <w:r w:rsidRPr="00286817">
        <w:rPr>
          <w:rFonts w:ascii="Arial" w:hAnsi="Arial" w:cs="Arial"/>
          <w:color w:val="000000" w:themeColor="text1"/>
        </w:rPr>
        <w:t>орм</w:t>
      </w:r>
      <w:r>
        <w:rPr>
          <w:rFonts w:ascii="Arial" w:hAnsi="Arial" w:cs="Arial"/>
          <w:color w:val="000000" w:themeColor="text1"/>
        </w:rPr>
        <w:t xml:space="preserve">ирования </w:t>
      </w:r>
      <w:r w:rsidRPr="00286817">
        <w:rPr>
          <w:rFonts w:ascii="Arial" w:hAnsi="Arial" w:cs="Arial"/>
          <w:color w:val="000000" w:themeColor="text1"/>
        </w:rPr>
        <w:t>годового бюджета воздействий на производственные активы являются:</w:t>
      </w:r>
    </w:p>
    <w:p w14:paraId="6E7F30F2" w14:textId="70140E62" w:rsidR="00F8793D" w:rsidRDefault="00755D79" w:rsidP="00F8793D">
      <w:pPr>
        <w:pStyle w:val="af9"/>
        <w:numPr>
          <w:ilvl w:val="0"/>
          <w:numId w:val="38"/>
        </w:numPr>
        <w:spacing w:after="240" w:line="276" w:lineRule="auto"/>
        <w:rPr>
          <w:ins w:id="956" w:author="Попова Дарья Николаевна (Подрядчик. ООО БерингПойнт)" w:date="2021-04-07T14:09:00Z"/>
          <w:rFonts w:ascii="Arial" w:hAnsi="Arial" w:cs="Arial"/>
          <w:color w:val="000000" w:themeColor="text1"/>
        </w:rPr>
      </w:pPr>
      <w:ins w:id="957" w:author="Попова Дарья Николаевна (Подрядчик. ООО БерингПойнт)" w:date="2021-04-07T14:08:00Z">
        <w:r>
          <w:rPr>
            <w:rFonts w:ascii="Arial" w:hAnsi="Arial" w:cs="Arial"/>
            <w:color w:val="000000" w:themeColor="text1"/>
          </w:rPr>
          <w:t xml:space="preserve">Старший </w:t>
        </w:r>
      </w:ins>
      <w:del w:id="958" w:author="Попова Дарья Николаевна (Подрядчик. ООО БерингПойнт)" w:date="2021-04-07T14:08:00Z">
        <w:r w:rsidR="00F8793D" w:rsidRPr="00F8793D" w:rsidDel="00755D79">
          <w:rPr>
            <w:rFonts w:ascii="Arial" w:hAnsi="Arial" w:cs="Arial"/>
            <w:color w:val="000000" w:themeColor="text1"/>
          </w:rPr>
          <w:delText>В</w:delText>
        </w:r>
      </w:del>
      <w:ins w:id="959" w:author="Попова Дарья Николаевна (Подрядчик. ООО БерингПойнт)" w:date="2021-04-07T14:10:00Z">
        <w:r>
          <w:rPr>
            <w:rFonts w:ascii="Arial" w:hAnsi="Arial" w:cs="Arial"/>
            <w:color w:val="000000" w:themeColor="text1"/>
          </w:rPr>
          <w:t>В</w:t>
        </w:r>
      </w:ins>
      <w:r w:rsidR="00F8793D" w:rsidRPr="00F8793D">
        <w:rPr>
          <w:rFonts w:ascii="Arial" w:hAnsi="Arial" w:cs="Arial"/>
          <w:color w:val="000000" w:themeColor="text1"/>
        </w:rPr>
        <w:t>ице-президент БП и ТП УК</w:t>
      </w:r>
      <w:r w:rsidR="00F8793D">
        <w:rPr>
          <w:rFonts w:ascii="Arial" w:hAnsi="Arial" w:cs="Arial"/>
          <w:color w:val="000000" w:themeColor="text1"/>
        </w:rPr>
        <w:t>;</w:t>
      </w:r>
    </w:p>
    <w:p w14:paraId="103106CF" w14:textId="09D1A16F" w:rsidR="00755D79" w:rsidRDefault="00755D79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ins w:id="960" w:author="Попова Дарья Николаевна (Подрядчик. ООО БерингПойнт)" w:date="2021-04-07T14:09:00Z">
        <w:r>
          <w:rPr>
            <w:rFonts w:ascii="Arial" w:hAnsi="Arial" w:cs="Arial"/>
            <w:color w:val="000000" w:themeColor="text1"/>
          </w:rPr>
          <w:t>В</w:t>
        </w:r>
        <w:r w:rsidRPr="00F8793D">
          <w:rPr>
            <w:rFonts w:ascii="Arial" w:hAnsi="Arial" w:cs="Arial"/>
            <w:color w:val="000000" w:themeColor="text1"/>
          </w:rPr>
          <w:t>ице-президент БП и ТП УК</w:t>
        </w:r>
        <w:r>
          <w:rPr>
            <w:rFonts w:ascii="Arial" w:hAnsi="Arial" w:cs="Arial"/>
            <w:color w:val="000000" w:themeColor="text1"/>
          </w:rPr>
          <w:t>;</w:t>
        </w:r>
      </w:ins>
    </w:p>
    <w:p w14:paraId="75B778F1" w14:textId="3E3A5840" w:rsidR="000C73CB" w:rsidRPr="00F8793D" w:rsidRDefault="000C73CB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Старший </w:t>
      </w:r>
      <w:r w:rsidRPr="00DF125F">
        <w:rPr>
          <w:rFonts w:ascii="Arial" w:hAnsi="Arial" w:cs="Arial"/>
          <w:color w:val="000000" w:themeColor="text1"/>
        </w:rPr>
        <w:t xml:space="preserve">Вице-президент по финансам и стратегии </w:t>
      </w:r>
      <w:r>
        <w:rPr>
          <w:rFonts w:ascii="Arial" w:hAnsi="Arial" w:cs="Arial"/>
          <w:color w:val="000000" w:themeColor="text1"/>
        </w:rPr>
        <w:t>УК;</w:t>
      </w:r>
    </w:p>
    <w:p w14:paraId="20859BC4" w14:textId="4D79DEAE" w:rsidR="00F8793D" w:rsidRPr="00F8793D" w:rsidRDefault="00F8793D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F8793D">
        <w:rPr>
          <w:rFonts w:ascii="Arial" w:hAnsi="Arial" w:cs="Arial"/>
          <w:color w:val="000000" w:themeColor="text1"/>
        </w:rPr>
        <w:t>Технический директор УК</w:t>
      </w:r>
      <w:r>
        <w:rPr>
          <w:rFonts w:ascii="Arial" w:hAnsi="Arial" w:cs="Arial"/>
          <w:color w:val="000000" w:themeColor="text1"/>
        </w:rPr>
        <w:t>;</w:t>
      </w:r>
    </w:p>
    <w:p w14:paraId="40B57EC0" w14:textId="7829E79F" w:rsidR="00F8793D" w:rsidRPr="00F8793D" w:rsidRDefault="00F8793D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F8793D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F8793D">
        <w:rPr>
          <w:rFonts w:ascii="Arial" w:hAnsi="Arial" w:cs="Arial"/>
          <w:color w:val="000000" w:themeColor="text1"/>
        </w:rPr>
        <w:t>ТОиР</w:t>
      </w:r>
      <w:proofErr w:type="spellEnd"/>
      <w:r w:rsidRPr="00F8793D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0DCC6FB5" w14:textId="2F4F4763" w:rsidR="00F8793D" w:rsidRPr="00F8793D" w:rsidRDefault="00F8793D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F8793D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F8793D">
        <w:rPr>
          <w:rFonts w:ascii="Arial" w:hAnsi="Arial" w:cs="Arial"/>
          <w:color w:val="000000" w:themeColor="text1"/>
        </w:rPr>
        <w:t>ТОиР</w:t>
      </w:r>
      <w:proofErr w:type="spellEnd"/>
      <w:r w:rsidRPr="00F8793D">
        <w:rPr>
          <w:rFonts w:ascii="Arial" w:hAnsi="Arial" w:cs="Arial"/>
          <w:color w:val="000000" w:themeColor="text1"/>
        </w:rPr>
        <w:t xml:space="preserve"> УК</w:t>
      </w:r>
      <w:r>
        <w:rPr>
          <w:rFonts w:ascii="Arial" w:hAnsi="Arial" w:cs="Arial"/>
          <w:color w:val="000000" w:themeColor="text1"/>
        </w:rPr>
        <w:t>;</w:t>
      </w:r>
    </w:p>
    <w:p w14:paraId="76E63211" w14:textId="0F926446" w:rsidR="00F8793D" w:rsidRPr="00F8793D" w:rsidRDefault="00F8793D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F8793D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781BA2AB" w14:textId="33E6F924" w:rsidR="00F8793D" w:rsidRPr="00F8793D" w:rsidRDefault="00F8793D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F8793D">
        <w:rPr>
          <w:rFonts w:ascii="Arial" w:hAnsi="Arial" w:cs="Arial"/>
          <w:color w:val="000000" w:themeColor="text1"/>
        </w:rPr>
        <w:t>Планировщик бюджета УА УК</w:t>
      </w:r>
      <w:r>
        <w:rPr>
          <w:rFonts w:ascii="Arial" w:hAnsi="Arial" w:cs="Arial"/>
          <w:color w:val="000000" w:themeColor="text1"/>
        </w:rPr>
        <w:t>;</w:t>
      </w:r>
    </w:p>
    <w:p w14:paraId="4FC30E0A" w14:textId="72561C80" w:rsidR="00F8793D" w:rsidRPr="00F8793D" w:rsidRDefault="00F8793D" w:rsidP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F8793D">
        <w:rPr>
          <w:rFonts w:ascii="Arial" w:hAnsi="Arial" w:cs="Arial"/>
          <w:color w:val="000000" w:themeColor="text1"/>
        </w:rPr>
        <w:t xml:space="preserve">Технический комитет </w:t>
      </w:r>
      <w:r w:rsidR="00E91639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675084DC" w14:textId="1210852F" w:rsidR="00961998" w:rsidRPr="000C73CB" w:rsidRDefault="00F8793D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C73CB">
        <w:rPr>
          <w:rFonts w:ascii="Arial" w:hAnsi="Arial" w:cs="Arial"/>
          <w:color w:val="000000" w:themeColor="text1"/>
        </w:rPr>
        <w:t>Технический комитет УК</w:t>
      </w:r>
      <w:r w:rsidR="00961998" w:rsidRPr="000C73CB">
        <w:rPr>
          <w:rFonts w:ascii="Arial" w:hAnsi="Arial" w:cs="Arial"/>
          <w:color w:val="000000" w:themeColor="text1"/>
        </w:rPr>
        <w:t>.</w:t>
      </w:r>
    </w:p>
    <w:p w14:paraId="5A3DD229" w14:textId="77777777" w:rsidR="00286817" w:rsidRPr="00286817" w:rsidRDefault="00286817" w:rsidP="0028681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286817">
        <w:rPr>
          <w:rFonts w:ascii="Arial" w:hAnsi="Arial" w:cs="Arial"/>
          <w:color w:val="000000" w:themeColor="text1"/>
        </w:rPr>
        <w:t xml:space="preserve">Шаги бизнес-процесса </w:t>
      </w:r>
      <w:r>
        <w:rPr>
          <w:rFonts w:ascii="Arial" w:hAnsi="Arial" w:cs="Arial"/>
          <w:color w:val="000000" w:themeColor="text1"/>
        </w:rPr>
        <w:t>ф</w:t>
      </w:r>
      <w:r w:rsidRPr="00286817">
        <w:rPr>
          <w:rFonts w:ascii="Arial" w:hAnsi="Arial" w:cs="Arial"/>
          <w:color w:val="000000" w:themeColor="text1"/>
        </w:rPr>
        <w:t>орм</w:t>
      </w:r>
      <w:r>
        <w:rPr>
          <w:rFonts w:ascii="Arial" w:hAnsi="Arial" w:cs="Arial"/>
          <w:color w:val="000000" w:themeColor="text1"/>
        </w:rPr>
        <w:t xml:space="preserve">ирования </w:t>
      </w:r>
      <w:r w:rsidRPr="00286817">
        <w:rPr>
          <w:rFonts w:ascii="Arial" w:hAnsi="Arial" w:cs="Arial"/>
          <w:color w:val="000000" w:themeColor="text1"/>
        </w:rPr>
        <w:t>годового бюджета воздействий на производственные активы описаны в разделе 5.2.</w:t>
      </w:r>
      <w:r>
        <w:rPr>
          <w:rFonts w:ascii="Arial" w:hAnsi="Arial" w:cs="Arial"/>
          <w:color w:val="000000" w:themeColor="text1"/>
        </w:rPr>
        <w:t>3</w:t>
      </w:r>
      <w:r w:rsidRPr="00286817">
        <w:rPr>
          <w:rFonts w:ascii="Arial" w:hAnsi="Arial" w:cs="Arial"/>
          <w:color w:val="000000" w:themeColor="text1"/>
        </w:rPr>
        <w:t xml:space="preserve"> настоящего документа.</w:t>
      </w:r>
    </w:p>
    <w:p w14:paraId="2306CCF4" w14:textId="30E231E2" w:rsidR="00CF329F" w:rsidRDefault="00CF329F" w:rsidP="0028681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Б</w:t>
      </w:r>
      <w:r w:rsidR="00286817" w:rsidRPr="00286817">
        <w:rPr>
          <w:rFonts w:ascii="Arial" w:hAnsi="Arial" w:cs="Arial"/>
          <w:color w:val="000000" w:themeColor="text1"/>
        </w:rPr>
        <w:t xml:space="preserve">изнес-процесс </w:t>
      </w:r>
      <w:r w:rsidR="00286817">
        <w:rPr>
          <w:rFonts w:ascii="Arial" w:hAnsi="Arial" w:cs="Arial"/>
          <w:color w:val="000000" w:themeColor="text1"/>
        </w:rPr>
        <w:t>ф</w:t>
      </w:r>
      <w:r w:rsidR="00286817" w:rsidRPr="00286817">
        <w:rPr>
          <w:rFonts w:ascii="Arial" w:hAnsi="Arial" w:cs="Arial"/>
          <w:color w:val="000000" w:themeColor="text1"/>
        </w:rPr>
        <w:t>орм</w:t>
      </w:r>
      <w:r w:rsidR="00286817">
        <w:rPr>
          <w:rFonts w:ascii="Arial" w:hAnsi="Arial" w:cs="Arial"/>
          <w:color w:val="000000" w:themeColor="text1"/>
        </w:rPr>
        <w:t xml:space="preserve">ирования </w:t>
      </w:r>
      <w:r w:rsidR="00286817" w:rsidRPr="00286817">
        <w:rPr>
          <w:rFonts w:ascii="Arial" w:hAnsi="Arial" w:cs="Arial"/>
          <w:color w:val="000000" w:themeColor="text1"/>
        </w:rPr>
        <w:t xml:space="preserve">годового бюджета воздействий на производственные активы </w:t>
      </w:r>
      <w:r>
        <w:rPr>
          <w:rFonts w:ascii="Arial" w:hAnsi="Arial" w:cs="Arial"/>
          <w:color w:val="000000" w:themeColor="text1"/>
        </w:rPr>
        <w:t>регламентируется следующими документами:</w:t>
      </w:r>
    </w:p>
    <w:p w14:paraId="578B9234" w14:textId="33B8E974" w:rsidR="00CF329F" w:rsidRPr="009936BB" w:rsidRDefault="00CF329F" w:rsidP="009936BB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61" w:author="Попова Дарья Николаевна (Подрядчик. ООО БерингПойнт)" w:date="2021-04-05T14:57:00Z">
        <w:r w:rsidRPr="00CF329F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62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9936BB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>
        <w:rPr>
          <w:rFonts w:ascii="Arial" w:hAnsi="Arial" w:cs="Arial"/>
          <w:color w:val="000000" w:themeColor="text1"/>
        </w:rPr>
        <w:t>»;</w:t>
      </w:r>
    </w:p>
    <w:p w14:paraId="7ABA6524" w14:textId="31720861" w:rsidR="00CF329F" w:rsidRPr="009936BB" w:rsidRDefault="00CF329F" w:rsidP="009936BB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63" w:author="Попова Дарья Николаевна (Подрядчик. ООО БерингПойнт)" w:date="2021-04-05T14:55:00Z">
        <w:r w:rsidRPr="00CF329F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64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9936BB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</w:t>
      </w:r>
      <w:r>
        <w:rPr>
          <w:rFonts w:ascii="Arial" w:hAnsi="Arial" w:cs="Arial"/>
          <w:color w:val="000000" w:themeColor="text1"/>
        </w:rPr>
        <w:t>зводственных активов (с учё</w:t>
      </w:r>
      <w:r w:rsidRPr="009936BB">
        <w:rPr>
          <w:rFonts w:ascii="Arial" w:hAnsi="Arial" w:cs="Arial"/>
          <w:color w:val="000000" w:themeColor="text1"/>
        </w:rPr>
        <w:t>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».</w:t>
      </w:r>
    </w:p>
    <w:p w14:paraId="73EBF133" w14:textId="77777777" w:rsidR="00310D9E" w:rsidRPr="00B26985" w:rsidRDefault="00310D9E" w:rsidP="00310D9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Схема бизнес-процесса ф</w:t>
      </w:r>
      <w:r w:rsidRPr="00286817">
        <w:rPr>
          <w:rFonts w:ascii="Arial" w:hAnsi="Arial" w:cs="Arial"/>
          <w:color w:val="000000" w:themeColor="text1"/>
        </w:rPr>
        <w:t>орм</w:t>
      </w:r>
      <w:r>
        <w:rPr>
          <w:rFonts w:ascii="Arial" w:hAnsi="Arial" w:cs="Arial"/>
          <w:color w:val="000000" w:themeColor="text1"/>
        </w:rPr>
        <w:t xml:space="preserve">ирования </w:t>
      </w:r>
      <w:r w:rsidRPr="00286817">
        <w:rPr>
          <w:rFonts w:ascii="Arial" w:hAnsi="Arial" w:cs="Arial"/>
          <w:color w:val="000000" w:themeColor="text1"/>
        </w:rPr>
        <w:t>годового бюджета воздействий на производственные активы</w:t>
      </w:r>
      <w:r>
        <w:rPr>
          <w:rFonts w:ascii="Arial" w:hAnsi="Arial" w:cs="Arial"/>
          <w:color w:val="000000" w:themeColor="text1"/>
        </w:rPr>
        <w:t xml:space="preserve"> расположена в программе </w:t>
      </w:r>
      <w:proofErr w:type="spellStart"/>
      <w:r>
        <w:rPr>
          <w:rFonts w:ascii="Arial" w:hAnsi="Arial" w:cs="Arial"/>
          <w:color w:val="000000" w:themeColor="text1"/>
          <w:lang w:val="en-US"/>
        </w:rPr>
        <w:t>Aris</w:t>
      </w:r>
      <w:proofErr w:type="spellEnd"/>
      <w:r>
        <w:rPr>
          <w:rFonts w:ascii="Arial" w:hAnsi="Arial" w:cs="Arial"/>
          <w:color w:val="000000" w:themeColor="text1"/>
        </w:rPr>
        <w:t xml:space="preserve"> по </w:t>
      </w:r>
      <w:r w:rsidRPr="00B26985">
        <w:rPr>
          <w:rFonts w:ascii="Arial" w:hAnsi="Arial" w:cs="Arial"/>
          <w:color w:val="000000" w:themeColor="text1"/>
        </w:rPr>
        <w:t xml:space="preserve">адресу: </w:t>
      </w:r>
      <w:r w:rsidRPr="009936BB">
        <w:rPr>
          <w:rFonts w:ascii="Arial" w:eastAsia="Calibri" w:hAnsi="Arial" w:cs="Arial"/>
        </w:rPr>
        <w:t>ПОЛЮС/Главная папка/4. В разработке/ERP/ПП-07 Управление производственными активами/</w:t>
      </w:r>
      <w:r w:rsidR="00B26985" w:rsidRPr="00B26985">
        <w:rPr>
          <w:rFonts w:ascii="Arial" w:eastAsia="Calibri" w:hAnsi="Arial" w:cs="Arial"/>
        </w:rPr>
        <w:t>ПП-07.06 Формирование и управление бюджетом программы управления производственными активами</w:t>
      </w:r>
      <w:r w:rsidR="00B26985" w:rsidRPr="009936BB">
        <w:rPr>
          <w:rFonts w:ascii="Arial" w:eastAsia="Calibri" w:hAnsi="Arial" w:cs="Arial"/>
        </w:rPr>
        <w:t>/</w:t>
      </w:r>
    </w:p>
    <w:p w14:paraId="3D9137E0" w14:textId="619A58AA" w:rsidR="00310D9E" w:rsidRDefault="009F4279" w:rsidP="00310D9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Схема бизнес-процесса</w:t>
      </w:r>
      <w:r w:rsidR="00310D9E" w:rsidRPr="00FE59F3">
        <w:rPr>
          <w:rFonts w:ascii="Arial" w:hAnsi="Arial" w:cs="Arial"/>
          <w:color w:val="000000" w:themeColor="text1"/>
        </w:rPr>
        <w:t xml:space="preserve"> «</w:t>
      </w:r>
      <w:r w:rsidR="00310D9E" w:rsidRPr="00310D9E">
        <w:rPr>
          <w:rFonts w:ascii="Arial" w:hAnsi="Arial" w:cs="Arial"/>
          <w:color w:val="000000" w:themeColor="text1"/>
        </w:rPr>
        <w:t>ПП-07.06.03-ERP «Формирование годового бюджета воз</w:t>
      </w:r>
      <w:r w:rsidR="00310D9E">
        <w:rPr>
          <w:rFonts w:ascii="Arial" w:hAnsi="Arial" w:cs="Arial"/>
          <w:color w:val="000000" w:themeColor="text1"/>
        </w:rPr>
        <w:t>действий на производственные ак</w:t>
      </w:r>
      <w:r w:rsidR="00310D9E" w:rsidRPr="00310D9E">
        <w:rPr>
          <w:rFonts w:ascii="Arial" w:hAnsi="Arial" w:cs="Arial"/>
          <w:color w:val="000000" w:themeColor="text1"/>
        </w:rPr>
        <w:t>тивы</w:t>
      </w:r>
      <w:r w:rsidR="00310D9E">
        <w:rPr>
          <w:rFonts w:ascii="Arial" w:hAnsi="Arial" w:cs="Arial"/>
          <w:color w:val="000000" w:themeColor="text1"/>
        </w:rPr>
        <w:t>» приведе</w:t>
      </w:r>
      <w:r w:rsidR="00310D9E" w:rsidRPr="00FE59F3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>а</w:t>
      </w:r>
      <w:r w:rsidR="00310D9E" w:rsidRPr="00FE59F3">
        <w:rPr>
          <w:rFonts w:ascii="Arial" w:hAnsi="Arial" w:cs="Arial"/>
          <w:color w:val="000000" w:themeColor="text1"/>
        </w:rPr>
        <w:t xml:space="preserve"> в </w:t>
      </w:r>
      <w:r w:rsidR="00310D9E">
        <w:rPr>
          <w:rFonts w:ascii="Arial" w:hAnsi="Arial" w:cs="Arial"/>
          <w:color w:val="000000" w:themeColor="text1"/>
        </w:rPr>
        <w:t>Приложении</w:t>
      </w:r>
      <w:r w:rsidR="00310D9E" w:rsidRPr="00FE59F3">
        <w:rPr>
          <w:rFonts w:ascii="Arial" w:hAnsi="Arial" w:cs="Arial"/>
          <w:color w:val="000000" w:themeColor="text1"/>
        </w:rPr>
        <w:t xml:space="preserve"> № 1. </w:t>
      </w:r>
      <w:r w:rsidR="00310D9E">
        <w:rPr>
          <w:rFonts w:ascii="Arial" w:hAnsi="Arial" w:cs="Arial"/>
          <w:color w:val="000000" w:themeColor="text1"/>
        </w:rPr>
        <w:t>«</w:t>
      </w:r>
      <w:r w:rsidR="00310D9E" w:rsidRPr="00FE59F3">
        <w:rPr>
          <w:rFonts w:ascii="Arial" w:hAnsi="Arial" w:cs="Arial"/>
          <w:color w:val="000000" w:themeColor="text1"/>
        </w:rPr>
        <w:t xml:space="preserve">Модели бизнес-процессов» </w:t>
      </w:r>
      <w:r w:rsidR="00310D9E">
        <w:rPr>
          <w:rFonts w:ascii="Arial" w:hAnsi="Arial" w:cs="Arial"/>
          <w:color w:val="000000" w:themeColor="text1"/>
        </w:rPr>
        <w:t>настоящего</w:t>
      </w:r>
      <w:r w:rsidR="00310D9E" w:rsidRPr="00FE59F3">
        <w:rPr>
          <w:rFonts w:ascii="Arial" w:hAnsi="Arial" w:cs="Arial"/>
          <w:color w:val="000000" w:themeColor="text1"/>
        </w:rPr>
        <w:t xml:space="preserve"> документа.</w:t>
      </w:r>
    </w:p>
    <w:p w14:paraId="07195A14" w14:textId="77777777" w:rsidR="00310D9E" w:rsidRPr="00286817" w:rsidRDefault="00310D9E" w:rsidP="0028681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2A1729A" w14:textId="77777777" w:rsidR="00B4077E" w:rsidRDefault="00B4077E">
      <w:pPr>
        <w:pStyle w:val="3"/>
      </w:pPr>
      <w:bookmarkStart w:id="965" w:name="_Toc68528488"/>
      <w:r w:rsidRPr="000835FE">
        <w:t>Описание бизнес-процесса</w:t>
      </w:r>
      <w:r>
        <w:t xml:space="preserve"> </w:t>
      </w:r>
      <w:r w:rsidRPr="00B4077E">
        <w:t xml:space="preserve">ПП-07.06.04-ERP </w:t>
      </w:r>
      <w:r>
        <w:t>«</w:t>
      </w:r>
      <w:r w:rsidRPr="00B4077E">
        <w:t>Исполнение, корректировка и контроль бюджета во</w:t>
      </w:r>
      <w:r w:rsidR="00C57A16">
        <w:t>здей</w:t>
      </w:r>
      <w:r w:rsidRPr="00B4077E">
        <w:t>ствий на производственные активы</w:t>
      </w:r>
      <w:r>
        <w:t>»</w:t>
      </w:r>
      <w:bookmarkEnd w:id="965"/>
    </w:p>
    <w:p w14:paraId="36B666C5" w14:textId="79486811" w:rsidR="00D62BA0" w:rsidRDefault="00C57A16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57A16">
        <w:rPr>
          <w:rFonts w:ascii="Arial" w:hAnsi="Arial" w:cs="Arial"/>
          <w:color w:val="000000" w:themeColor="text1"/>
        </w:rPr>
        <w:t>Бизнес-процесс</w:t>
      </w:r>
      <w:r>
        <w:rPr>
          <w:rFonts w:ascii="Arial" w:hAnsi="Arial" w:cs="Arial"/>
          <w:color w:val="000000" w:themeColor="text1"/>
        </w:rPr>
        <w:t xml:space="preserve"> исполнения, корректировки и контроля </w:t>
      </w:r>
      <w:r w:rsidR="009F573A">
        <w:rPr>
          <w:rFonts w:ascii="Arial" w:hAnsi="Arial" w:cs="Arial"/>
          <w:color w:val="000000" w:themeColor="text1"/>
        </w:rPr>
        <w:t>бюджета воздействий на производ</w:t>
      </w:r>
      <w:r w:rsidRPr="00C57A16">
        <w:rPr>
          <w:rFonts w:ascii="Arial" w:hAnsi="Arial" w:cs="Arial"/>
          <w:color w:val="000000" w:themeColor="text1"/>
        </w:rPr>
        <w:t>ственные активы</w:t>
      </w:r>
      <w:r>
        <w:rPr>
          <w:rFonts w:ascii="Arial" w:hAnsi="Arial" w:cs="Arial"/>
          <w:color w:val="000000" w:themeColor="text1"/>
        </w:rPr>
        <w:t xml:space="preserve"> </w:t>
      </w:r>
      <w:r w:rsidR="009F573A">
        <w:rPr>
          <w:rFonts w:ascii="Arial" w:hAnsi="Arial" w:cs="Arial"/>
          <w:color w:val="000000" w:themeColor="text1"/>
        </w:rPr>
        <w:t xml:space="preserve">содержит шаги по анализу причин </w:t>
      </w:r>
      <w:r w:rsidR="007122FC">
        <w:rPr>
          <w:rFonts w:ascii="Arial" w:hAnsi="Arial" w:cs="Arial"/>
          <w:color w:val="000000" w:themeColor="text1"/>
        </w:rPr>
        <w:t xml:space="preserve">отклонений от </w:t>
      </w:r>
      <w:r w:rsidR="009F573A">
        <w:rPr>
          <w:rFonts w:ascii="Arial" w:hAnsi="Arial" w:cs="Arial"/>
          <w:color w:val="000000" w:themeColor="text1"/>
        </w:rPr>
        <w:t>бюджета и внесению в него необходимых регламентированных изменений.</w:t>
      </w:r>
    </w:p>
    <w:p w14:paraId="4322A325" w14:textId="22D99EE8" w:rsidR="007122FC" w:rsidRDefault="009F573A" w:rsidP="00D62BA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Исполнение бюджета осуществляется в процессах, описывающих</w:t>
      </w:r>
      <w:r w:rsidR="002E1D62">
        <w:rPr>
          <w:rFonts w:ascii="Arial" w:hAnsi="Arial" w:cs="Arial"/>
          <w:color w:val="000000" w:themeColor="text1"/>
        </w:rPr>
        <w:t xml:space="preserve"> выполнение операций воздействий</w:t>
      </w:r>
      <w:r>
        <w:rPr>
          <w:rFonts w:ascii="Arial" w:hAnsi="Arial" w:cs="Arial"/>
          <w:color w:val="000000" w:themeColor="text1"/>
        </w:rPr>
        <w:t xml:space="preserve"> на производственные активы</w:t>
      </w:r>
      <w:r w:rsidR="00D62BA0">
        <w:rPr>
          <w:rFonts w:ascii="Arial" w:hAnsi="Arial" w:cs="Arial"/>
          <w:color w:val="000000" w:themeColor="text1"/>
        </w:rPr>
        <w:t xml:space="preserve">. Эти процессы описаны в следующих методологических </w:t>
      </w:r>
      <w:r w:rsidR="002E1D62">
        <w:rPr>
          <w:rFonts w:ascii="Arial" w:hAnsi="Arial" w:cs="Arial"/>
          <w:color w:val="000000" w:themeColor="text1"/>
        </w:rPr>
        <w:t xml:space="preserve">и проектных </w:t>
      </w:r>
      <w:r w:rsidR="00D62BA0">
        <w:rPr>
          <w:rFonts w:ascii="Arial" w:hAnsi="Arial" w:cs="Arial"/>
          <w:color w:val="000000" w:themeColor="text1"/>
        </w:rPr>
        <w:t>документах:</w:t>
      </w:r>
    </w:p>
    <w:p w14:paraId="11B1E34E" w14:textId="57E0C9D3" w:rsidR="007122FC" w:rsidRDefault="007122FC" w:rsidP="009936BB">
      <w:pPr>
        <w:pStyle w:val="af9"/>
        <w:numPr>
          <w:ilvl w:val="0"/>
          <w:numId w:val="44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66" w:author="Попова Дарья Николаевна (Подрядчик. ООО БерингПойнт)" w:date="2021-04-05T14:57:00Z">
        <w:r w:rsidRPr="007122FC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67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9936BB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>
        <w:rPr>
          <w:rFonts w:ascii="Arial" w:hAnsi="Arial" w:cs="Arial"/>
          <w:color w:val="000000" w:themeColor="text1"/>
        </w:rPr>
        <w:t>»;</w:t>
      </w:r>
    </w:p>
    <w:p w14:paraId="1B6415B4" w14:textId="7EB838B7" w:rsidR="007122FC" w:rsidRDefault="007122FC" w:rsidP="009936BB">
      <w:pPr>
        <w:pStyle w:val="af9"/>
        <w:numPr>
          <w:ilvl w:val="0"/>
          <w:numId w:val="44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68" w:author="Попова Дарья Николаевна (Подрядчик. ООО БерингПойнт)" w:date="2021-04-05T14:55:00Z">
        <w:r w:rsidRPr="007122FC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69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9936BB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</w:t>
      </w:r>
      <w:r w:rsidR="00181E2F">
        <w:rPr>
          <w:rFonts w:ascii="Arial" w:hAnsi="Arial" w:cs="Arial"/>
          <w:color w:val="000000" w:themeColor="text1"/>
        </w:rPr>
        <w:t>венных активов (с учё</w:t>
      </w:r>
      <w:r w:rsidRPr="009936BB">
        <w:rPr>
          <w:rFonts w:ascii="Arial" w:hAnsi="Arial" w:cs="Arial"/>
          <w:color w:val="000000" w:themeColor="text1"/>
        </w:rPr>
        <w:t>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</w:t>
      </w:r>
    </w:p>
    <w:p w14:paraId="6288F661" w14:textId="5B614809" w:rsidR="007122FC" w:rsidRDefault="00713013" w:rsidP="009936BB">
      <w:pPr>
        <w:pStyle w:val="af9"/>
        <w:numPr>
          <w:ilvl w:val="0"/>
          <w:numId w:val="44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ERP</w:t>
      </w:r>
      <w:del w:id="970" w:author="Попова Дарья" w:date="2021-03-09T14:28:00Z">
        <w:r w:rsidDel="00494ECB">
          <w:rPr>
            <w:rFonts w:ascii="Arial" w:hAnsi="Arial" w:cs="Arial"/>
            <w:color w:val="000000" w:themeColor="text1"/>
          </w:rPr>
          <w:delText>.9.9.</w:delText>
        </w:r>
      </w:del>
      <w:ins w:id="971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>
        <w:rPr>
          <w:rFonts w:ascii="Arial" w:hAnsi="Arial" w:cs="Arial"/>
          <w:color w:val="000000" w:themeColor="text1"/>
        </w:rPr>
        <w:t>2.</w:t>
      </w:r>
      <w:r w:rsidR="00181E2F" w:rsidRPr="00181E2F">
        <w:rPr>
          <w:rFonts w:ascii="Arial" w:hAnsi="Arial" w:cs="Arial"/>
          <w:color w:val="000000" w:themeColor="text1"/>
        </w:rPr>
        <w:t>54</w:t>
      </w:r>
      <w:r w:rsidR="00181E2F">
        <w:rPr>
          <w:rFonts w:ascii="Arial" w:hAnsi="Arial" w:cs="Arial"/>
          <w:color w:val="000000" w:themeColor="text1"/>
        </w:rPr>
        <w:t xml:space="preserve"> «</w:t>
      </w:r>
      <w:r w:rsidR="00181E2F" w:rsidRPr="009936BB">
        <w:rPr>
          <w:rFonts w:ascii="Arial" w:hAnsi="Arial" w:cs="Arial"/>
          <w:color w:val="000000" w:themeColor="text1"/>
        </w:rPr>
        <w:t xml:space="preserve">Оперативное планирование мероприятий </w:t>
      </w:r>
      <w:proofErr w:type="spellStart"/>
      <w:r w:rsidR="00181E2F" w:rsidRPr="009936BB">
        <w:rPr>
          <w:rFonts w:ascii="Arial" w:hAnsi="Arial" w:cs="Arial"/>
          <w:color w:val="000000" w:themeColor="text1"/>
        </w:rPr>
        <w:t>ТОиР</w:t>
      </w:r>
      <w:proofErr w:type="spellEnd"/>
      <w:r w:rsidR="00181E2F">
        <w:rPr>
          <w:rFonts w:ascii="Arial" w:hAnsi="Arial" w:cs="Arial"/>
          <w:color w:val="000000" w:themeColor="text1"/>
        </w:rPr>
        <w:t>»;</w:t>
      </w:r>
    </w:p>
    <w:p w14:paraId="7B59CF56" w14:textId="3E155D2B" w:rsidR="00181E2F" w:rsidRPr="009936BB" w:rsidRDefault="00713013" w:rsidP="009936BB">
      <w:pPr>
        <w:pStyle w:val="af9"/>
        <w:numPr>
          <w:ilvl w:val="0"/>
          <w:numId w:val="44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ERP</w:t>
      </w:r>
      <w:del w:id="972" w:author="Попова Дарья" w:date="2021-03-09T14:28:00Z">
        <w:r w:rsidDel="00494ECB">
          <w:rPr>
            <w:rFonts w:ascii="Arial" w:hAnsi="Arial" w:cs="Arial"/>
            <w:color w:val="000000" w:themeColor="text1"/>
          </w:rPr>
          <w:delText>.9.9.</w:delText>
        </w:r>
      </w:del>
      <w:ins w:id="973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>
        <w:rPr>
          <w:rFonts w:ascii="Arial" w:hAnsi="Arial" w:cs="Arial"/>
          <w:color w:val="000000" w:themeColor="text1"/>
        </w:rPr>
        <w:t>2.</w:t>
      </w:r>
      <w:r w:rsidR="00181E2F" w:rsidRPr="00181E2F">
        <w:rPr>
          <w:rFonts w:ascii="Arial" w:hAnsi="Arial" w:cs="Arial"/>
          <w:color w:val="000000" w:themeColor="text1"/>
        </w:rPr>
        <w:t>55</w:t>
      </w:r>
      <w:r w:rsidR="00181E2F">
        <w:rPr>
          <w:rFonts w:ascii="Arial" w:hAnsi="Arial" w:cs="Arial"/>
          <w:color w:val="000000" w:themeColor="text1"/>
        </w:rPr>
        <w:t xml:space="preserve"> «Выполнение и фактический учё</w:t>
      </w:r>
      <w:r w:rsidR="00181E2F" w:rsidRPr="009936BB">
        <w:rPr>
          <w:rFonts w:ascii="Arial" w:hAnsi="Arial" w:cs="Arial"/>
          <w:color w:val="000000" w:themeColor="text1"/>
        </w:rPr>
        <w:t>т работ</w:t>
      </w:r>
      <w:r w:rsidR="00181E2F">
        <w:rPr>
          <w:rFonts w:ascii="Arial" w:hAnsi="Arial" w:cs="Arial"/>
          <w:color w:val="000000" w:themeColor="text1"/>
        </w:rPr>
        <w:t>»</w:t>
      </w:r>
    </w:p>
    <w:p w14:paraId="7CCB78B1" w14:textId="54A41F53" w:rsidR="00C57A16" w:rsidRDefault="009F573A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Контроль исполнения бюджета выполняется </w:t>
      </w:r>
      <w:r w:rsidR="002E1D62">
        <w:rPr>
          <w:rFonts w:ascii="Arial" w:hAnsi="Arial" w:cs="Arial"/>
          <w:color w:val="000000" w:themeColor="text1"/>
        </w:rPr>
        <w:t>в процессе</w:t>
      </w:r>
      <w:r>
        <w:rPr>
          <w:rFonts w:ascii="Arial" w:hAnsi="Arial" w:cs="Arial"/>
          <w:color w:val="000000" w:themeColor="text1"/>
        </w:rPr>
        <w:t xml:space="preserve"> формирования </w:t>
      </w:r>
      <w:r w:rsidR="002E1D62">
        <w:rPr>
          <w:rFonts w:ascii="Arial" w:hAnsi="Arial" w:cs="Arial"/>
          <w:color w:val="000000" w:themeColor="text1"/>
        </w:rPr>
        <w:t>и анализа отчётности. Этот процесс описан в концептуальном дизайне</w:t>
      </w:r>
      <w:r w:rsidR="00D02E7B">
        <w:rPr>
          <w:rFonts w:ascii="Arial" w:hAnsi="Arial" w:cs="Arial"/>
          <w:color w:val="000000" w:themeColor="text1"/>
        </w:rPr>
        <w:t xml:space="preserve"> </w:t>
      </w:r>
      <w:r w:rsidR="00713013">
        <w:rPr>
          <w:rFonts w:ascii="Arial" w:hAnsi="Arial" w:cs="Arial"/>
          <w:color w:val="000000" w:themeColor="text1"/>
        </w:rPr>
        <w:t>ERP</w:t>
      </w:r>
      <w:del w:id="974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975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D02E7B" w:rsidRPr="00D02E7B">
        <w:rPr>
          <w:rFonts w:ascii="Arial" w:hAnsi="Arial" w:cs="Arial"/>
          <w:color w:val="000000" w:themeColor="text1"/>
        </w:rPr>
        <w:t>15</w:t>
      </w:r>
      <w:r w:rsidR="002E1D62">
        <w:rPr>
          <w:rFonts w:ascii="Arial" w:hAnsi="Arial" w:cs="Arial"/>
          <w:color w:val="000000" w:themeColor="text1"/>
        </w:rPr>
        <w:t xml:space="preserve"> «</w:t>
      </w:r>
      <w:r w:rsidR="002B0E04" w:rsidRPr="002E1D62">
        <w:rPr>
          <w:rFonts w:ascii="Arial" w:hAnsi="Arial" w:cs="Arial"/>
          <w:color w:val="000000" w:themeColor="text1"/>
        </w:rPr>
        <w:t>Отчётность</w:t>
      </w:r>
      <w:r w:rsidR="002E1D62" w:rsidRPr="002E1D62">
        <w:rPr>
          <w:rFonts w:ascii="Arial" w:hAnsi="Arial" w:cs="Arial"/>
          <w:color w:val="000000" w:themeColor="text1"/>
        </w:rPr>
        <w:t xml:space="preserve"> по направлению </w:t>
      </w:r>
      <w:proofErr w:type="spellStart"/>
      <w:r w:rsidR="002E1D62" w:rsidRPr="002E1D62">
        <w:rPr>
          <w:rFonts w:ascii="Arial" w:hAnsi="Arial" w:cs="Arial"/>
          <w:color w:val="000000" w:themeColor="text1"/>
        </w:rPr>
        <w:t>ТОиР</w:t>
      </w:r>
      <w:proofErr w:type="spellEnd"/>
      <w:r w:rsidR="002E1D62">
        <w:rPr>
          <w:rFonts w:ascii="Arial" w:hAnsi="Arial" w:cs="Arial"/>
          <w:color w:val="000000" w:themeColor="text1"/>
        </w:rPr>
        <w:t>».</w:t>
      </w:r>
    </w:p>
    <w:p w14:paraId="24E20CF9" w14:textId="77777777" w:rsidR="00BF5795" w:rsidRDefault="00BF5795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F5795">
        <w:rPr>
          <w:rFonts w:ascii="Arial" w:hAnsi="Arial" w:cs="Arial"/>
          <w:color w:val="000000" w:themeColor="text1"/>
        </w:rPr>
        <w:t xml:space="preserve">Процесс </w:t>
      </w:r>
      <w:r w:rsidR="00632C7E">
        <w:rPr>
          <w:rFonts w:ascii="Arial" w:hAnsi="Arial" w:cs="Arial"/>
          <w:color w:val="000000" w:themeColor="text1"/>
        </w:rPr>
        <w:t xml:space="preserve">исполнения, корректировки и </w:t>
      </w:r>
      <w:r w:rsidR="00632C7E" w:rsidRPr="00632C7E">
        <w:rPr>
          <w:rFonts w:ascii="Arial" w:hAnsi="Arial" w:cs="Arial"/>
          <w:color w:val="000000" w:themeColor="text1"/>
        </w:rPr>
        <w:t>контрол</w:t>
      </w:r>
      <w:r w:rsidR="00632C7E">
        <w:rPr>
          <w:rFonts w:ascii="Arial" w:hAnsi="Arial" w:cs="Arial"/>
          <w:color w:val="000000" w:themeColor="text1"/>
        </w:rPr>
        <w:t xml:space="preserve">я </w:t>
      </w:r>
      <w:r w:rsidR="00632C7E" w:rsidRPr="00632C7E">
        <w:rPr>
          <w:rFonts w:ascii="Arial" w:hAnsi="Arial" w:cs="Arial"/>
          <w:color w:val="000000" w:themeColor="text1"/>
        </w:rPr>
        <w:t xml:space="preserve">бюджета воздействий на производственные активы </w:t>
      </w:r>
      <w:r w:rsidR="00B84FE2">
        <w:rPr>
          <w:rFonts w:ascii="Arial" w:hAnsi="Arial" w:cs="Arial"/>
          <w:color w:val="000000" w:themeColor="text1"/>
        </w:rPr>
        <w:t>описывается далее в настоящем документе</w:t>
      </w:r>
      <w:r w:rsidR="00632C7E">
        <w:rPr>
          <w:rFonts w:ascii="Arial" w:hAnsi="Arial" w:cs="Arial"/>
          <w:color w:val="000000" w:themeColor="text1"/>
        </w:rPr>
        <w:t>.</w:t>
      </w:r>
    </w:p>
    <w:p w14:paraId="0F186AE0" w14:textId="67C2B1A0" w:rsidR="00D85BC8" w:rsidRPr="00C87736" w:rsidRDefault="00D85BC8" w:rsidP="00D85BC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87736">
        <w:rPr>
          <w:rFonts w:ascii="Arial" w:hAnsi="Arial" w:cs="Arial"/>
          <w:color w:val="000000" w:themeColor="text1"/>
        </w:rPr>
        <w:t>В случае исчерпания бюджетных лимитов на СПП-элементе</w:t>
      </w:r>
      <w:r w:rsidR="006F6E6C">
        <w:rPr>
          <w:rFonts w:ascii="Arial" w:hAnsi="Arial" w:cs="Arial"/>
          <w:color w:val="000000" w:themeColor="text1"/>
        </w:rPr>
        <w:t xml:space="preserve"> (иерархической структуры</w:t>
      </w:r>
      <w:r w:rsidR="002923D9" w:rsidRPr="00D34937">
        <w:rPr>
          <w:rFonts w:ascii="Arial" w:hAnsi="Arial" w:cs="Arial"/>
          <w:color w:val="000000" w:themeColor="text1"/>
        </w:rPr>
        <w:t xml:space="preserve"> о</w:t>
      </w:r>
      <w:r w:rsidR="002923D9">
        <w:rPr>
          <w:rFonts w:ascii="Arial" w:hAnsi="Arial" w:cs="Arial"/>
          <w:color w:val="000000" w:themeColor="text1"/>
        </w:rPr>
        <w:t>бъектов, используемых для планирования и учёта за</w:t>
      </w:r>
      <w:r w:rsidR="002923D9" w:rsidRPr="00D34937">
        <w:rPr>
          <w:rFonts w:ascii="Arial" w:hAnsi="Arial" w:cs="Arial"/>
          <w:color w:val="000000" w:themeColor="text1"/>
        </w:rPr>
        <w:t>трат</w:t>
      </w:r>
      <w:r w:rsidR="002923D9">
        <w:rPr>
          <w:rFonts w:ascii="Arial" w:hAnsi="Arial" w:cs="Arial"/>
          <w:color w:val="000000" w:themeColor="text1"/>
        </w:rPr>
        <w:t xml:space="preserve">, а также капитальных вложений. Подробнее в разделе </w:t>
      </w:r>
      <w:r w:rsidR="006F6E6C">
        <w:rPr>
          <w:rFonts w:ascii="Arial" w:hAnsi="Arial" w:cs="Arial"/>
          <w:color w:val="000000" w:themeColor="text1"/>
        </w:rPr>
        <w:t>5.6 настоящего КД)</w:t>
      </w:r>
      <w:r w:rsidRPr="00C87736">
        <w:rPr>
          <w:rFonts w:ascii="Arial" w:hAnsi="Arial" w:cs="Arial"/>
          <w:color w:val="000000" w:themeColor="text1"/>
        </w:rPr>
        <w:t xml:space="preserve">, система не позволяет </w:t>
      </w:r>
      <w:r>
        <w:rPr>
          <w:rFonts w:ascii="Arial" w:hAnsi="Arial" w:cs="Arial"/>
          <w:color w:val="000000" w:themeColor="text1"/>
        </w:rPr>
        <w:t>исполнять</w:t>
      </w:r>
      <w:r w:rsidRPr="00C8773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воздействия</w:t>
      </w:r>
      <w:r w:rsidRPr="00C87736">
        <w:rPr>
          <w:rFonts w:ascii="Arial" w:hAnsi="Arial" w:cs="Arial"/>
          <w:color w:val="000000" w:themeColor="text1"/>
        </w:rPr>
        <w:t xml:space="preserve">, </w:t>
      </w:r>
      <w:r w:rsidR="006F6E6C">
        <w:rPr>
          <w:rFonts w:ascii="Arial" w:hAnsi="Arial" w:cs="Arial"/>
          <w:color w:val="000000" w:themeColor="text1"/>
        </w:rPr>
        <w:t>затраты на которые запланированы</w:t>
      </w:r>
      <w:r w:rsidRPr="00C8773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на это</w:t>
      </w:r>
      <w:r w:rsidR="00633EE3">
        <w:rPr>
          <w:rFonts w:ascii="Arial" w:hAnsi="Arial" w:cs="Arial"/>
          <w:color w:val="000000" w:themeColor="text1"/>
        </w:rPr>
        <w:t xml:space="preserve">м </w:t>
      </w:r>
      <w:r w:rsidRPr="00C87736">
        <w:rPr>
          <w:rFonts w:ascii="Arial" w:hAnsi="Arial" w:cs="Arial"/>
          <w:color w:val="000000" w:themeColor="text1"/>
        </w:rPr>
        <w:t>СПП-элемент</w:t>
      </w:r>
      <w:r w:rsidR="00633EE3">
        <w:rPr>
          <w:rFonts w:ascii="Arial" w:hAnsi="Arial" w:cs="Arial"/>
          <w:color w:val="000000" w:themeColor="text1"/>
        </w:rPr>
        <w:t>е</w:t>
      </w:r>
      <w:r w:rsidRPr="00C87736">
        <w:rPr>
          <w:rFonts w:ascii="Arial" w:hAnsi="Arial" w:cs="Arial"/>
          <w:color w:val="000000" w:themeColor="text1"/>
        </w:rPr>
        <w:t>. В этом случае инициируется к</w:t>
      </w:r>
      <w:r>
        <w:rPr>
          <w:rFonts w:ascii="Arial" w:hAnsi="Arial" w:cs="Arial"/>
          <w:color w:val="000000" w:themeColor="text1"/>
        </w:rPr>
        <w:t>орректировка бюджетных лимитов в соответствии со следующими сценариями</w:t>
      </w:r>
      <w:r w:rsidRPr="00C87736">
        <w:rPr>
          <w:rFonts w:ascii="Arial" w:hAnsi="Arial" w:cs="Arial"/>
          <w:color w:val="000000" w:themeColor="text1"/>
        </w:rPr>
        <w:t>:</w:t>
      </w:r>
    </w:p>
    <w:p w14:paraId="57B9A316" w14:textId="75B4A726" w:rsidR="00A331CC" w:rsidRPr="00A331CC" w:rsidRDefault="00A331CC" w:rsidP="009936BB">
      <w:pPr>
        <w:pStyle w:val="af9"/>
        <w:numPr>
          <w:ilvl w:val="0"/>
          <w:numId w:val="2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331CC">
        <w:rPr>
          <w:rFonts w:ascii="Arial" w:hAnsi="Arial" w:cs="Arial"/>
          <w:color w:val="000000" w:themeColor="text1"/>
        </w:rPr>
        <w:t>перераспределение лимитов без увеличения общего лимита на БЕ:</w:t>
      </w:r>
    </w:p>
    <w:p w14:paraId="07B25797" w14:textId="19C20EEC" w:rsidR="00A331CC" w:rsidRPr="00A331CC" w:rsidRDefault="00A331CC" w:rsidP="009936BB">
      <w:pPr>
        <w:pStyle w:val="af9"/>
        <w:numPr>
          <w:ilvl w:val="1"/>
          <w:numId w:val="2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331CC">
        <w:rPr>
          <w:rFonts w:ascii="Arial" w:hAnsi="Arial" w:cs="Arial"/>
          <w:color w:val="000000" w:themeColor="text1"/>
        </w:rPr>
        <w:t>перенос лимитов с другого СПП-элемента в рамках одного направления;</w:t>
      </w:r>
    </w:p>
    <w:p w14:paraId="5FD6F21A" w14:textId="107E94DE" w:rsidR="00A331CC" w:rsidRPr="00A331CC" w:rsidRDefault="00A331CC" w:rsidP="009936BB">
      <w:pPr>
        <w:pStyle w:val="af9"/>
        <w:numPr>
          <w:ilvl w:val="1"/>
          <w:numId w:val="2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331CC">
        <w:rPr>
          <w:rFonts w:ascii="Arial" w:hAnsi="Arial" w:cs="Arial"/>
          <w:color w:val="000000" w:themeColor="text1"/>
        </w:rPr>
        <w:t>запрос ресурсов из СПП-элемента «Резерв OPEX» или «Резерв CAPEX» на уровне БЕ (в случае наличия средств на СПП-элементе);</w:t>
      </w:r>
    </w:p>
    <w:p w14:paraId="5412BCC4" w14:textId="1F9150EE" w:rsidR="00A331CC" w:rsidRPr="00A331CC" w:rsidRDefault="00A331CC" w:rsidP="009936BB">
      <w:pPr>
        <w:pStyle w:val="af9"/>
        <w:numPr>
          <w:ilvl w:val="0"/>
          <w:numId w:val="2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331CC">
        <w:rPr>
          <w:rFonts w:ascii="Arial" w:hAnsi="Arial" w:cs="Arial"/>
          <w:color w:val="000000" w:themeColor="text1"/>
        </w:rPr>
        <w:t>увеличение бюджетных лимитов на БЕ:</w:t>
      </w:r>
    </w:p>
    <w:p w14:paraId="6CF15893" w14:textId="6C986C42" w:rsidR="00A331CC" w:rsidRDefault="00A331CC" w:rsidP="009936BB">
      <w:pPr>
        <w:pStyle w:val="af9"/>
        <w:numPr>
          <w:ilvl w:val="1"/>
          <w:numId w:val="2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331CC">
        <w:rPr>
          <w:rFonts w:ascii="Arial" w:hAnsi="Arial" w:cs="Arial"/>
          <w:color w:val="000000" w:themeColor="text1"/>
        </w:rPr>
        <w:t>запрос ресурсов из СПП-элемента «Резерв OPEX» или «Резерв CAPEX» на уровне УК (в случае наличия средств на СПП-элементе).</w:t>
      </w:r>
    </w:p>
    <w:p w14:paraId="4AA2FD2D" w14:textId="7C64CF9E" w:rsidR="00A331CC" w:rsidRDefault="00A331C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A331CC">
        <w:rPr>
          <w:rFonts w:ascii="Arial" w:hAnsi="Arial" w:cs="Arial"/>
          <w:color w:val="000000" w:themeColor="text1"/>
        </w:rPr>
        <w:t xml:space="preserve">Процесс </w:t>
      </w:r>
      <w:r w:rsidR="00D03821">
        <w:rPr>
          <w:rFonts w:ascii="Arial" w:hAnsi="Arial" w:cs="Arial"/>
          <w:color w:val="000000" w:themeColor="text1"/>
        </w:rPr>
        <w:t>корректировки</w:t>
      </w:r>
      <w:r w:rsidRPr="00A331CC">
        <w:rPr>
          <w:rFonts w:ascii="Arial" w:hAnsi="Arial" w:cs="Arial"/>
          <w:color w:val="000000" w:themeColor="text1"/>
        </w:rPr>
        <w:t xml:space="preserve"> бюджетных лимитов </w:t>
      </w:r>
      <w:r w:rsidR="00D03821">
        <w:rPr>
          <w:rFonts w:ascii="Arial" w:hAnsi="Arial" w:cs="Arial"/>
          <w:color w:val="000000" w:themeColor="text1"/>
        </w:rPr>
        <w:t xml:space="preserve">как путём их перераспределения </w:t>
      </w:r>
      <w:r w:rsidRPr="00A331CC">
        <w:rPr>
          <w:rFonts w:ascii="Arial" w:hAnsi="Arial" w:cs="Arial"/>
          <w:color w:val="000000" w:themeColor="text1"/>
        </w:rPr>
        <w:t>без увеличения общего лимита на БЕ</w:t>
      </w:r>
      <w:r w:rsidR="00D03821">
        <w:rPr>
          <w:rFonts w:ascii="Arial" w:hAnsi="Arial" w:cs="Arial"/>
          <w:color w:val="000000" w:themeColor="text1"/>
        </w:rPr>
        <w:t xml:space="preserve">, так и с увеличением бюджетных лимитом на БЕ описан в документе </w:t>
      </w:r>
      <w:del w:id="976" w:author="Попова Дарья Николаевна (Подрядчик. ООО БерингПойнт)" w:date="2021-04-05T14:55:00Z">
        <w:r w:rsidR="00D03821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77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D03821">
        <w:rPr>
          <w:rFonts w:ascii="Arial" w:hAnsi="Arial" w:cs="Arial"/>
          <w:color w:val="000000" w:themeColor="text1"/>
        </w:rPr>
        <w:t xml:space="preserve"> «</w:t>
      </w:r>
      <w:r w:rsidR="00D03821" w:rsidRPr="00D03821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</w:t>
      </w:r>
      <w:r w:rsidR="00D03821">
        <w:rPr>
          <w:rFonts w:ascii="Arial" w:hAnsi="Arial" w:cs="Arial"/>
          <w:color w:val="000000" w:themeColor="text1"/>
        </w:rPr>
        <w:t xml:space="preserve"> учё</w:t>
      </w:r>
      <w:r w:rsidR="00D03821" w:rsidRPr="00D03821">
        <w:rPr>
          <w:rFonts w:ascii="Arial" w:hAnsi="Arial" w:cs="Arial"/>
          <w:color w:val="000000" w:themeColor="text1"/>
        </w:rPr>
        <w:t>том капитализации затрат на ремонт основных средств)</w:t>
      </w:r>
      <w:r w:rsidR="00D03821">
        <w:rPr>
          <w:rFonts w:ascii="Arial" w:hAnsi="Arial" w:cs="Arial"/>
          <w:color w:val="000000" w:themeColor="text1"/>
        </w:rPr>
        <w:t>».</w:t>
      </w:r>
    </w:p>
    <w:p w14:paraId="6B24719B" w14:textId="77777777" w:rsidR="00B36B03" w:rsidRDefault="00B36B03" w:rsidP="00C8773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Фактические </w:t>
      </w:r>
      <w:r w:rsidR="00B84FE2">
        <w:rPr>
          <w:rFonts w:ascii="Arial" w:hAnsi="Arial" w:cs="Arial"/>
          <w:color w:val="000000" w:themeColor="text1"/>
        </w:rPr>
        <w:t xml:space="preserve">операционные </w:t>
      </w:r>
      <w:r>
        <w:rPr>
          <w:rFonts w:ascii="Arial" w:hAnsi="Arial" w:cs="Arial"/>
          <w:color w:val="000000" w:themeColor="text1"/>
        </w:rPr>
        <w:t xml:space="preserve">затраты и </w:t>
      </w:r>
      <w:r w:rsidR="00B84FE2">
        <w:rPr>
          <w:rFonts w:ascii="Arial" w:hAnsi="Arial" w:cs="Arial"/>
          <w:color w:val="000000" w:themeColor="text1"/>
        </w:rPr>
        <w:t xml:space="preserve">капитальные </w:t>
      </w:r>
      <w:r>
        <w:rPr>
          <w:rFonts w:ascii="Arial" w:hAnsi="Arial" w:cs="Arial"/>
          <w:color w:val="000000" w:themeColor="text1"/>
        </w:rPr>
        <w:t xml:space="preserve">вложения по </w:t>
      </w:r>
      <w:r w:rsidR="00B84FE2">
        <w:rPr>
          <w:rFonts w:ascii="Arial" w:hAnsi="Arial" w:cs="Arial"/>
          <w:color w:val="000000" w:themeColor="text1"/>
        </w:rPr>
        <w:t xml:space="preserve">годовому </w:t>
      </w:r>
      <w:r>
        <w:rPr>
          <w:rFonts w:ascii="Arial" w:hAnsi="Arial" w:cs="Arial"/>
          <w:color w:val="000000" w:themeColor="text1"/>
        </w:rPr>
        <w:t>бюдже</w:t>
      </w:r>
      <w:r w:rsidR="00C87736">
        <w:rPr>
          <w:rFonts w:ascii="Arial" w:hAnsi="Arial" w:cs="Arial"/>
          <w:color w:val="000000" w:themeColor="text1"/>
        </w:rPr>
        <w:t xml:space="preserve">ту воздействий на производственные активы отражаются в системе по результатам закрытия месяца, </w:t>
      </w:r>
      <w:r w:rsidRPr="00B36B03">
        <w:rPr>
          <w:rFonts w:ascii="Arial" w:hAnsi="Arial" w:cs="Arial"/>
          <w:color w:val="000000" w:themeColor="text1"/>
        </w:rPr>
        <w:t xml:space="preserve">квартала </w:t>
      </w:r>
      <w:r w:rsidR="00C87736">
        <w:rPr>
          <w:rFonts w:ascii="Arial" w:hAnsi="Arial" w:cs="Arial"/>
          <w:color w:val="000000" w:themeColor="text1"/>
        </w:rPr>
        <w:t xml:space="preserve">и года. </w:t>
      </w:r>
      <w:r w:rsidR="00C87736" w:rsidRPr="00C87736">
        <w:rPr>
          <w:rFonts w:ascii="Arial" w:hAnsi="Arial" w:cs="Arial"/>
          <w:color w:val="000000" w:themeColor="text1"/>
        </w:rPr>
        <w:t xml:space="preserve">На основании данных о фактических затратах за истекший период, в системе формируется план-факт </w:t>
      </w:r>
      <w:r w:rsidR="00B84FE2">
        <w:rPr>
          <w:rFonts w:ascii="Arial" w:hAnsi="Arial" w:cs="Arial"/>
          <w:color w:val="000000" w:themeColor="text1"/>
        </w:rPr>
        <w:t>отчётность</w:t>
      </w:r>
      <w:r w:rsidR="00C87736" w:rsidRPr="00C87736">
        <w:rPr>
          <w:rFonts w:ascii="Arial" w:hAnsi="Arial" w:cs="Arial"/>
          <w:color w:val="000000" w:themeColor="text1"/>
        </w:rPr>
        <w:t xml:space="preserve"> в разрезе СПП-элементов с целью выявления тенденции к превышению плановых значений по затратам.</w:t>
      </w:r>
    </w:p>
    <w:p w14:paraId="693CE541" w14:textId="2279AD2E" w:rsidR="00013DFE" w:rsidRDefault="00013DFE" w:rsidP="00E9401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13DFE">
        <w:rPr>
          <w:rFonts w:ascii="Arial" w:hAnsi="Arial" w:cs="Arial"/>
          <w:color w:val="000000" w:themeColor="text1"/>
        </w:rPr>
        <w:t>В случае формирования профицита на проектах, по закрытию отчётного периода (месяц) сэкономленные денежные средства со всех СПП-элементов автоматически переносятся на СПП-элемент «Резерв OPEX» или «Резерв CAPEX» в зависимости от типа затрат</w:t>
      </w:r>
      <w:r w:rsidRPr="009936BB"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color w:val="000000" w:themeColor="text1"/>
        </w:rPr>
        <w:t xml:space="preserve">код в реестре разработок </w:t>
      </w:r>
      <w:r w:rsidRPr="00013DFE">
        <w:rPr>
          <w:rFonts w:ascii="Arial" w:hAnsi="Arial" w:cs="Arial"/>
          <w:color w:val="000000" w:themeColor="text1"/>
        </w:rPr>
        <w:t>MCB19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>
        <w:rPr>
          <w:rFonts w:ascii="Arial" w:hAnsi="Arial" w:cs="Arial"/>
          <w:color w:val="000000" w:themeColor="text1"/>
        </w:rPr>
        <w:t>)</w:t>
      </w:r>
      <w:r w:rsidRPr="00013DFE">
        <w:rPr>
          <w:rFonts w:ascii="Arial" w:hAnsi="Arial" w:cs="Arial"/>
          <w:color w:val="000000" w:themeColor="text1"/>
        </w:rPr>
        <w:t>.</w:t>
      </w:r>
    </w:p>
    <w:p w14:paraId="4C75FDDB" w14:textId="77777777" w:rsidR="003351C5" w:rsidRPr="003351C5" w:rsidRDefault="003351C5" w:rsidP="003351C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351C5">
        <w:rPr>
          <w:rFonts w:ascii="Arial" w:hAnsi="Arial" w:cs="Arial"/>
          <w:color w:val="000000" w:themeColor="text1"/>
        </w:rPr>
        <w:lastRenderedPageBreak/>
        <w:t>Анализ</w:t>
      </w:r>
      <w:r w:rsidR="00B84FE2">
        <w:rPr>
          <w:rFonts w:ascii="Arial" w:hAnsi="Arial" w:cs="Arial"/>
          <w:color w:val="000000" w:themeColor="text1"/>
        </w:rPr>
        <w:t xml:space="preserve"> бюджетов</w:t>
      </w:r>
      <w:r w:rsidRPr="003351C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воздействий возможен по следующим</w:t>
      </w:r>
      <w:r w:rsidRPr="003351C5">
        <w:rPr>
          <w:rFonts w:ascii="Arial" w:hAnsi="Arial" w:cs="Arial"/>
          <w:color w:val="000000" w:themeColor="text1"/>
        </w:rPr>
        <w:t xml:space="preserve"> направления</w:t>
      </w:r>
      <w:r>
        <w:rPr>
          <w:rFonts w:ascii="Arial" w:hAnsi="Arial" w:cs="Arial"/>
          <w:color w:val="000000" w:themeColor="text1"/>
        </w:rPr>
        <w:t>м</w:t>
      </w:r>
      <w:r w:rsidRPr="003351C5">
        <w:rPr>
          <w:rFonts w:ascii="Arial" w:hAnsi="Arial" w:cs="Arial"/>
          <w:color w:val="000000" w:themeColor="text1"/>
        </w:rPr>
        <w:t>:</w:t>
      </w:r>
    </w:p>
    <w:p w14:paraId="659885C9" w14:textId="77777777" w:rsidR="003351C5" w:rsidRDefault="003351C5" w:rsidP="000A1539">
      <w:pPr>
        <w:pStyle w:val="af9"/>
        <w:numPr>
          <w:ilvl w:val="0"/>
          <w:numId w:val="2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351C5">
        <w:rPr>
          <w:rFonts w:ascii="Arial" w:hAnsi="Arial" w:cs="Arial"/>
          <w:color w:val="000000" w:themeColor="text1"/>
        </w:rPr>
        <w:t>Плановый бюджет – бюджет планируемых затрат всех видов воздействий в годовом, среднесрочном и долгос</w:t>
      </w:r>
      <w:r>
        <w:rPr>
          <w:rFonts w:ascii="Arial" w:hAnsi="Arial" w:cs="Arial"/>
          <w:color w:val="000000" w:themeColor="text1"/>
        </w:rPr>
        <w:t>рочном горизонте планирования</w:t>
      </w:r>
      <w:r w:rsidRPr="003351C5">
        <w:rPr>
          <w:rFonts w:ascii="Arial" w:hAnsi="Arial" w:cs="Arial"/>
          <w:color w:val="000000" w:themeColor="text1"/>
        </w:rPr>
        <w:t>.</w:t>
      </w:r>
    </w:p>
    <w:p w14:paraId="275157F2" w14:textId="77777777" w:rsidR="003351C5" w:rsidRDefault="003351C5" w:rsidP="000A1539">
      <w:pPr>
        <w:pStyle w:val="af9"/>
        <w:numPr>
          <w:ilvl w:val="0"/>
          <w:numId w:val="2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351C5">
        <w:rPr>
          <w:rFonts w:ascii="Arial" w:hAnsi="Arial" w:cs="Arial"/>
          <w:color w:val="000000" w:themeColor="text1"/>
        </w:rPr>
        <w:t>Фактический бюджет – бюджет, отражающий фактически</w:t>
      </w:r>
      <w:r>
        <w:rPr>
          <w:rFonts w:ascii="Arial" w:hAnsi="Arial" w:cs="Arial"/>
          <w:color w:val="000000" w:themeColor="text1"/>
        </w:rPr>
        <w:t>е</w:t>
      </w:r>
      <w:r w:rsidRPr="003351C5">
        <w:rPr>
          <w:rFonts w:ascii="Arial" w:hAnsi="Arial" w:cs="Arial"/>
          <w:color w:val="000000" w:themeColor="text1"/>
        </w:rPr>
        <w:t xml:space="preserve"> затраты годового бюджета по результатам отчётного периода (мес</w:t>
      </w:r>
      <w:r w:rsidR="00260F29">
        <w:rPr>
          <w:rFonts w:ascii="Arial" w:hAnsi="Arial" w:cs="Arial"/>
          <w:color w:val="000000" w:themeColor="text1"/>
        </w:rPr>
        <w:t>яц, квартал, год).</w:t>
      </w:r>
    </w:p>
    <w:p w14:paraId="76A7B647" w14:textId="77777777" w:rsidR="003351C5" w:rsidRPr="003351C5" w:rsidRDefault="003351C5" w:rsidP="000A1539">
      <w:pPr>
        <w:pStyle w:val="af9"/>
        <w:numPr>
          <w:ilvl w:val="0"/>
          <w:numId w:val="2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3351C5">
        <w:rPr>
          <w:rFonts w:ascii="Arial" w:hAnsi="Arial" w:cs="Arial"/>
          <w:color w:val="000000" w:themeColor="text1"/>
        </w:rPr>
        <w:t>Прогнозный бюджет – бюджет, включающий в себя фактически</w:t>
      </w:r>
      <w:r w:rsidR="00260F29">
        <w:rPr>
          <w:rFonts w:ascii="Arial" w:hAnsi="Arial" w:cs="Arial"/>
          <w:color w:val="000000" w:themeColor="text1"/>
        </w:rPr>
        <w:t>е</w:t>
      </w:r>
      <w:r w:rsidRPr="003351C5">
        <w:rPr>
          <w:rFonts w:ascii="Arial" w:hAnsi="Arial" w:cs="Arial"/>
          <w:color w:val="000000" w:themeColor="text1"/>
        </w:rPr>
        <w:t xml:space="preserve"> </w:t>
      </w:r>
      <w:r w:rsidR="00260F29">
        <w:rPr>
          <w:rFonts w:ascii="Arial" w:hAnsi="Arial" w:cs="Arial"/>
          <w:color w:val="000000" w:themeColor="text1"/>
        </w:rPr>
        <w:t>затраты за рассматриваемый отчё</w:t>
      </w:r>
      <w:r w:rsidRPr="003351C5">
        <w:rPr>
          <w:rFonts w:ascii="Arial" w:hAnsi="Arial" w:cs="Arial"/>
          <w:color w:val="000000" w:themeColor="text1"/>
        </w:rPr>
        <w:t>тный период (месяц, квартал) и плановый прогноз исполнения до конца теку</w:t>
      </w:r>
      <w:r w:rsidR="00260F29">
        <w:rPr>
          <w:rFonts w:ascii="Arial" w:hAnsi="Arial" w:cs="Arial"/>
          <w:color w:val="000000" w:themeColor="text1"/>
        </w:rPr>
        <w:t>щего года с учёт</w:t>
      </w:r>
      <w:r w:rsidRPr="003351C5">
        <w:rPr>
          <w:rFonts w:ascii="Arial" w:hAnsi="Arial" w:cs="Arial"/>
          <w:color w:val="000000" w:themeColor="text1"/>
        </w:rPr>
        <w:t>ом плановых и внеплановых корректировок.</w:t>
      </w:r>
    </w:p>
    <w:p w14:paraId="1B08BA0E" w14:textId="77777777" w:rsidR="009F573A" w:rsidRDefault="009F573A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F573A">
        <w:rPr>
          <w:rFonts w:ascii="Arial" w:hAnsi="Arial" w:cs="Arial"/>
          <w:color w:val="000000" w:themeColor="text1"/>
        </w:rPr>
        <w:t>В следующей таблице приведены связанные б</w:t>
      </w:r>
      <w:r>
        <w:rPr>
          <w:rFonts w:ascii="Arial" w:hAnsi="Arial" w:cs="Arial"/>
          <w:color w:val="000000" w:themeColor="text1"/>
        </w:rPr>
        <w:t>изнес-процессы, входящие и исхо</w:t>
      </w:r>
      <w:r w:rsidRPr="009F573A">
        <w:rPr>
          <w:rFonts w:ascii="Arial" w:hAnsi="Arial" w:cs="Arial"/>
          <w:color w:val="000000" w:themeColor="text1"/>
        </w:rPr>
        <w:t>дящие документы.</w:t>
      </w:r>
    </w:p>
    <w:p w14:paraId="38D67318" w14:textId="265B0A92" w:rsidR="00B4077E" w:rsidRPr="000835FE" w:rsidRDefault="00B4077E" w:rsidP="00B4077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9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Pr="000835FE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«</w:t>
      </w:r>
      <w:r w:rsidRPr="00F31DC0">
        <w:rPr>
          <w:rFonts w:ascii="Arial" w:hAnsi="Arial" w:cs="Arial"/>
          <w:b/>
          <w:sz w:val="22"/>
        </w:rPr>
        <w:t>ПП-07.06.04-ERP Исполнение, корректировка и контроль бюдж</w:t>
      </w:r>
      <w:r w:rsidR="00C05075">
        <w:rPr>
          <w:rFonts w:ascii="Arial" w:hAnsi="Arial" w:cs="Arial"/>
          <w:b/>
          <w:sz w:val="22"/>
        </w:rPr>
        <w:t>ета воздействий на произ</w:t>
      </w:r>
      <w:r w:rsidRPr="00F31DC0">
        <w:rPr>
          <w:rFonts w:ascii="Arial" w:hAnsi="Arial" w:cs="Arial"/>
          <w:b/>
          <w:sz w:val="22"/>
        </w:rPr>
        <w:t>водственные активы</w:t>
      </w:r>
      <w:r>
        <w:rPr>
          <w:rFonts w:ascii="Arial" w:hAnsi="Arial" w:cs="Arial"/>
          <w:b/>
          <w:sz w:val="22"/>
        </w:rPr>
        <w:t>»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B4077E" w:rsidRPr="00BE014D" w14:paraId="249B6BF9" w14:textId="77777777" w:rsidTr="00C358D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160A288D" w14:textId="77777777" w:rsidR="00B4077E" w:rsidRPr="00BE014D" w:rsidRDefault="00B4077E" w:rsidP="00C358D0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1EC271FB" w14:textId="77777777" w:rsidR="00B4077E" w:rsidRPr="00BE014D" w:rsidRDefault="00B4077E" w:rsidP="00C358D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31D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ПП-07.06.04-ERP Исполнение, корректировка и контроль бюджета </w:t>
            </w:r>
            <w:r w:rsidR="002B0E04" w:rsidRPr="00F31D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воздействий</w:t>
            </w:r>
            <w:r w:rsidRPr="00F31D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на </w:t>
            </w:r>
            <w:r w:rsidR="002B0E04" w:rsidRPr="00F31D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производственные</w:t>
            </w:r>
            <w:r w:rsidRPr="00F31D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активы</w:t>
            </w:r>
          </w:p>
        </w:tc>
      </w:tr>
      <w:tr w:rsidR="00B4077E" w:rsidRPr="00BE014D" w14:paraId="029CEEA2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989F55D" w14:textId="77777777" w:rsidR="00B4077E" w:rsidRPr="00BE014D" w:rsidRDefault="00B4077E" w:rsidP="00C358D0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3C96DCAF" w14:textId="77777777" w:rsidR="00B4077E" w:rsidRPr="00BE014D" w:rsidRDefault="00B4077E" w:rsidP="00C358D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Анализа </w:t>
            </w:r>
            <w:r w:rsidR="002E1D62">
              <w:rPr>
                <w:rFonts w:ascii="Arial" w:hAnsi="Arial" w:cs="Arial"/>
                <w:sz w:val="20"/>
                <w:szCs w:val="20"/>
              </w:rPr>
              <w:t xml:space="preserve">причин </w:t>
            </w:r>
            <w:r>
              <w:rPr>
                <w:rFonts w:ascii="Arial" w:hAnsi="Arial" w:cs="Arial"/>
                <w:sz w:val="20"/>
                <w:szCs w:val="20"/>
              </w:rPr>
              <w:t>и корректировка годового бюджета воздействий на производственные активы.</w:t>
            </w:r>
          </w:p>
        </w:tc>
      </w:tr>
      <w:tr w:rsidR="00B4077E" w:rsidRPr="00BE014D" w14:paraId="2460F241" w14:textId="77777777" w:rsidTr="00C358D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597B7426" w14:textId="77777777" w:rsidR="00B4077E" w:rsidRPr="00BE014D" w:rsidRDefault="00B4077E" w:rsidP="00C358D0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7023B197" w14:textId="77777777" w:rsidR="00B4077E" w:rsidRPr="00BE014D" w:rsidRDefault="00B4077E" w:rsidP="00C358D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Ежегодно, ежеквартально, по необходимости</w:t>
            </w:r>
          </w:p>
        </w:tc>
      </w:tr>
      <w:tr w:rsidR="00B4077E" w:rsidRPr="00BE014D" w14:paraId="5216ECD4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63A7FF4" w14:textId="77777777" w:rsidR="00B4077E" w:rsidRPr="00BE014D" w:rsidRDefault="00B4077E" w:rsidP="00C358D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73E8EC90" w14:textId="77777777" w:rsidR="000C73CB" w:rsidRPr="009D75EF" w:rsidRDefault="000C73CB" w:rsidP="000C73C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ОП-03.02.21.03-ERP Корректировка утверждённого бюджета проекта в части ОСС и других статей</w:t>
            </w:r>
          </w:p>
          <w:p w14:paraId="05BE6302" w14:textId="194B3C29" w:rsidR="000C73CB" w:rsidRDefault="000C73CB" w:rsidP="000C73C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ПП-07.02.03.04 Планирование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программ </w:t>
            </w: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ОВП в рамках программы воздействий на ПА и инвестиционной программы</w:t>
            </w:r>
          </w:p>
          <w:p w14:paraId="7D4B9365" w14:textId="77777777" w:rsidR="009342C3" w:rsidRPr="009342C3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ПП-07.06.03-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Формирование годового бюджета воздействий на производственные активы</w:t>
            </w:r>
          </w:p>
          <w:p w14:paraId="57628F23" w14:textId="77777777" w:rsidR="009342C3" w:rsidRPr="009342C3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Оперативное (месячное) планирование воздействий на производственные активы</w:t>
            </w:r>
          </w:p>
          <w:p w14:paraId="7B1A1EE2" w14:textId="77777777" w:rsidR="009342C3" w:rsidRPr="009342C3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ПП-07.03.02-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Недельно-суточное планирование воздействий на производственные активы</w:t>
            </w:r>
          </w:p>
          <w:p w14:paraId="341FB6E5" w14:textId="77777777" w:rsidR="009342C3" w:rsidRPr="009342C3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ПП-07.03.03.02-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Управление внеплановыми воздействиями </w:t>
            </w:r>
            <w:proofErr w:type="spellStart"/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17A939B1" w14:textId="0E48387C" w:rsidR="00EC594A" w:rsidRPr="009342C3" w:rsidRDefault="009342C3" w:rsidP="00C4426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ПП-07.03.03.01-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Выполнение и фактический </w:t>
            </w:r>
            <w:r w:rsidR="002B0E04"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учёт</w:t>
            </w: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воздействий</w:t>
            </w:r>
          </w:p>
        </w:tc>
      </w:tr>
      <w:tr w:rsidR="00B4077E" w:rsidRPr="00BE014D" w14:paraId="735985A9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4885D54" w14:textId="77777777" w:rsidR="00B4077E" w:rsidRPr="00BE014D" w:rsidRDefault="00B4077E" w:rsidP="00C358D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27703837" w14:textId="3795AE0D" w:rsidR="009342C3" w:rsidRPr="009342C3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17297092" w14:textId="77777777" w:rsidR="009342C3" w:rsidRPr="009342C3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ПП-07.03.02-ERP Недельно-суточное планирование воздействий на производственные активы</w:t>
            </w:r>
          </w:p>
          <w:p w14:paraId="35CC6783" w14:textId="77777777" w:rsidR="00B4077E" w:rsidRDefault="009342C3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ПП-07.03.03.02-ERP Управление внеплановыми воздействиями </w:t>
            </w:r>
            <w:proofErr w:type="spellStart"/>
            <w:r w:rsidRPr="009342C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ТОиР</w:t>
            </w:r>
            <w:proofErr w:type="spellEnd"/>
          </w:p>
          <w:p w14:paraId="0F3D4B15" w14:textId="7C84990C" w:rsidR="00EC594A" w:rsidRDefault="00417E32" w:rsidP="00C4426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02.</w:t>
            </w: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04.04 Изменение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бюджета проекта</w:t>
            </w: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(вывод средств из резерв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а/увеличение/уменьшение бюджета)</w:t>
            </w:r>
          </w:p>
          <w:p w14:paraId="2BD05BAB" w14:textId="710B0743" w:rsidR="00EC594A" w:rsidRPr="00BE014D" w:rsidRDefault="00EC594A" w:rsidP="009342C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УП-04.02.02.01 Формирование и согласование ВБ</w:t>
            </w:r>
          </w:p>
        </w:tc>
      </w:tr>
      <w:tr w:rsidR="00B4077E" w:rsidRPr="00BE014D" w14:paraId="4457F036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C699CBB" w14:textId="77777777" w:rsidR="00B4077E" w:rsidRPr="00BE014D" w:rsidRDefault="00B4077E" w:rsidP="00C358D0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0AAE80FD" w14:textId="0443002B" w:rsidR="00DE05C0" w:rsidRPr="00DE05C0" w:rsidRDefault="00DE05C0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Год</w:t>
            </w:r>
            <w:r w:rsidR="002E1D6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овой бюджет </w:t>
            </w:r>
            <w:r w:rsidR="00A0630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воздействий на ПА</w:t>
            </w:r>
          </w:p>
          <w:p w14:paraId="63970F39" w14:textId="77777777" w:rsidR="00DE05C0" w:rsidRPr="00DE05C0" w:rsidRDefault="00DE05C0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Лимиты бюджета по СПП-элементам</w:t>
            </w:r>
          </w:p>
          <w:p w14:paraId="352FE915" w14:textId="77777777" w:rsidR="00DE05C0" w:rsidRPr="00DE05C0" w:rsidRDefault="00DE05C0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0A0D8946" w14:textId="05F05D98" w:rsidR="00B4077E" w:rsidRPr="00BE014D" w:rsidRDefault="00DE05C0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Сетевые графики</w:t>
            </w:r>
          </w:p>
        </w:tc>
      </w:tr>
      <w:tr w:rsidR="00B4077E" w:rsidRPr="00BE014D" w14:paraId="495758EE" w14:textId="77777777" w:rsidTr="00C358D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CA720C7" w14:textId="77777777" w:rsidR="00B4077E" w:rsidRPr="00BE014D" w:rsidRDefault="00B4077E" w:rsidP="00C358D0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32A17857" w14:textId="77777777" w:rsidR="00DE05C0" w:rsidRPr="00DE05C0" w:rsidRDefault="00DE05C0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Лимиты бюджета по СПП-элементам</w:t>
            </w:r>
          </w:p>
          <w:p w14:paraId="78B62BD2" w14:textId="3D7A4A79" w:rsidR="00EC594A" w:rsidRDefault="00417E32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Корректировка г</w:t>
            </w:r>
            <w:r w:rsidR="00DE05C0"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одово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</w:t>
            </w:r>
            <w:r w:rsidR="00DE05C0"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бюджет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</w:t>
            </w:r>
            <w:r w:rsidR="00DE05C0" w:rsidRPr="00DE05C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A0630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воздействий на ПА</w:t>
            </w:r>
          </w:p>
          <w:p w14:paraId="01147251" w14:textId="77777777" w:rsidR="00417E32" w:rsidRPr="009D75EF" w:rsidRDefault="00417E32" w:rsidP="00417E32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Протокол ТК БЕ о корректировке</w:t>
            </w:r>
          </w:p>
          <w:p w14:paraId="5ABC339A" w14:textId="310EAFCC" w:rsidR="00417E32" w:rsidRDefault="00417E32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D75E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Служебная записка на корректировку</w:t>
            </w:r>
          </w:p>
          <w:p w14:paraId="3A2E91AA" w14:textId="77777777" w:rsidR="00EC594A" w:rsidRDefault="00EC594A" w:rsidP="00DE05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779279CB" w14:textId="1B7AED58" w:rsidR="00B4077E" w:rsidRPr="00BE014D" w:rsidRDefault="00EC594A" w:rsidP="00F85DB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Сетевые графики</w:t>
            </w:r>
          </w:p>
        </w:tc>
      </w:tr>
    </w:tbl>
    <w:p w14:paraId="36FB89CA" w14:textId="77777777" w:rsidR="00B4077E" w:rsidRPr="00F94454" w:rsidRDefault="00B4077E" w:rsidP="00B4077E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6AE1D05D" w14:textId="56F66A74" w:rsidR="00B4077E" w:rsidRDefault="00B84FE2" w:rsidP="00B407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</w:t>
      </w:r>
      <w:r w:rsidR="00C05075" w:rsidRPr="00C05075">
        <w:rPr>
          <w:rFonts w:ascii="Arial" w:hAnsi="Arial" w:cs="Arial"/>
          <w:color w:val="000000" w:themeColor="text1"/>
        </w:rPr>
        <w:t xml:space="preserve">ледующие шаги бизнес-процесса </w:t>
      </w:r>
      <w:r w:rsidR="00C05075">
        <w:rPr>
          <w:rFonts w:ascii="Arial" w:hAnsi="Arial" w:cs="Arial"/>
          <w:color w:val="000000" w:themeColor="text1"/>
        </w:rPr>
        <w:t xml:space="preserve">корректировки и контроля </w:t>
      </w:r>
      <w:r w:rsidR="00C05075" w:rsidRPr="00C05075">
        <w:rPr>
          <w:rFonts w:ascii="Arial" w:hAnsi="Arial" w:cs="Arial"/>
          <w:color w:val="000000" w:themeColor="text1"/>
        </w:rPr>
        <w:t>бюджета возде</w:t>
      </w:r>
      <w:r w:rsidR="00C05075">
        <w:rPr>
          <w:rFonts w:ascii="Arial" w:hAnsi="Arial" w:cs="Arial"/>
          <w:color w:val="000000" w:themeColor="text1"/>
        </w:rPr>
        <w:t>йствий на производственные акти</w:t>
      </w:r>
      <w:r w:rsidR="00C05075" w:rsidRPr="00C05075">
        <w:rPr>
          <w:rFonts w:ascii="Arial" w:hAnsi="Arial" w:cs="Arial"/>
          <w:color w:val="000000" w:themeColor="text1"/>
        </w:rPr>
        <w:t>вы</w:t>
      </w:r>
      <w:r>
        <w:rPr>
          <w:rFonts w:ascii="Arial" w:hAnsi="Arial" w:cs="Arial"/>
          <w:color w:val="000000" w:themeColor="text1"/>
        </w:rPr>
        <w:t xml:space="preserve"> </w:t>
      </w:r>
      <w:r w:rsidR="00013DFE">
        <w:rPr>
          <w:rFonts w:ascii="Arial" w:hAnsi="Arial" w:cs="Arial"/>
          <w:color w:val="000000" w:themeColor="text1"/>
        </w:rPr>
        <w:t>являются</w:t>
      </w:r>
      <w:r>
        <w:rPr>
          <w:rFonts w:ascii="Arial" w:hAnsi="Arial" w:cs="Arial"/>
          <w:color w:val="000000" w:themeColor="text1"/>
        </w:rPr>
        <w:t xml:space="preserve"> о</w:t>
      </w:r>
      <w:r w:rsidRPr="00C05075">
        <w:rPr>
          <w:rFonts w:ascii="Arial" w:hAnsi="Arial" w:cs="Arial"/>
          <w:color w:val="000000" w:themeColor="text1"/>
        </w:rPr>
        <w:t>сновными</w:t>
      </w:r>
      <w:r w:rsidR="00C05075" w:rsidRPr="00C05075">
        <w:rPr>
          <w:rFonts w:ascii="Arial" w:hAnsi="Arial" w:cs="Arial"/>
          <w:color w:val="000000" w:themeColor="text1"/>
        </w:rPr>
        <w:t>:</w:t>
      </w:r>
    </w:p>
    <w:p w14:paraId="740372A6" w14:textId="77777777" w:rsidR="00C05075" w:rsidRDefault="00C05075" w:rsidP="000A1539">
      <w:pPr>
        <w:pStyle w:val="af9"/>
        <w:numPr>
          <w:ilvl w:val="0"/>
          <w:numId w:val="1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Анализ</w:t>
      </w:r>
      <w:r w:rsidR="00260F29">
        <w:rPr>
          <w:rFonts w:ascii="Arial" w:hAnsi="Arial" w:cs="Arial"/>
          <w:color w:val="000000" w:themeColor="text1"/>
        </w:rPr>
        <w:t xml:space="preserve"> результатов контроля лимитов. Шаг процесса направлен на анализ контрольных процедур, выполняемых в ходе исполнения бюджета. В целях выполнения анализа формируется отчётность по фактическому исполнению бюджета воздействий, а также </w:t>
      </w:r>
      <w:r w:rsidR="00B84FE2">
        <w:rPr>
          <w:rFonts w:ascii="Arial" w:hAnsi="Arial" w:cs="Arial"/>
          <w:color w:val="000000" w:themeColor="text1"/>
        </w:rPr>
        <w:t xml:space="preserve">об </w:t>
      </w:r>
      <w:r w:rsidR="00260F29">
        <w:rPr>
          <w:rFonts w:ascii="Arial" w:hAnsi="Arial" w:cs="Arial"/>
          <w:color w:val="000000" w:themeColor="text1"/>
        </w:rPr>
        <w:t>ожидаемом исполнении.</w:t>
      </w:r>
    </w:p>
    <w:p w14:paraId="435235AD" w14:textId="77777777" w:rsidR="00C05075" w:rsidRDefault="00C05075" w:rsidP="000A1539">
      <w:pPr>
        <w:pStyle w:val="af9"/>
        <w:numPr>
          <w:ilvl w:val="0"/>
          <w:numId w:val="1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Выбор способа корректи</w:t>
      </w:r>
      <w:r w:rsidR="003E4C07">
        <w:rPr>
          <w:rFonts w:ascii="Arial" w:hAnsi="Arial" w:cs="Arial"/>
          <w:color w:val="000000" w:themeColor="text1"/>
        </w:rPr>
        <w:t>ровки бюджета. Шаг направлен на выбор соответствующего сценария корректировки в зависимости от причин её возникновения и возможностей для исполнения. На этом шаге определяется и подтверждается источник покрыти</w:t>
      </w:r>
      <w:r w:rsidR="00E56E48">
        <w:rPr>
          <w:rFonts w:ascii="Arial" w:hAnsi="Arial" w:cs="Arial"/>
          <w:color w:val="000000" w:themeColor="text1"/>
        </w:rPr>
        <w:t>я</w:t>
      </w:r>
      <w:r w:rsidR="003E4C07">
        <w:rPr>
          <w:rFonts w:ascii="Arial" w:hAnsi="Arial" w:cs="Arial"/>
          <w:color w:val="000000" w:themeColor="text1"/>
        </w:rPr>
        <w:t xml:space="preserve"> дефицита бюджета.</w:t>
      </w:r>
    </w:p>
    <w:p w14:paraId="43E212ED" w14:textId="77777777" w:rsidR="00C05075" w:rsidRDefault="00C05075" w:rsidP="000A1539">
      <w:pPr>
        <w:pStyle w:val="af9"/>
        <w:numPr>
          <w:ilvl w:val="0"/>
          <w:numId w:val="1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Выполнение корректировки и её согласование.</w:t>
      </w:r>
      <w:r w:rsidR="003E4C07">
        <w:rPr>
          <w:rFonts w:ascii="Arial" w:hAnsi="Arial" w:cs="Arial"/>
          <w:color w:val="000000" w:themeColor="text1"/>
        </w:rPr>
        <w:t xml:space="preserve"> Шаг представляет собой выполнение операций переноса бюджета между СПП-элементами </w:t>
      </w:r>
      <w:r w:rsidR="00E03696">
        <w:rPr>
          <w:rFonts w:ascii="Arial" w:hAnsi="Arial" w:cs="Arial"/>
          <w:color w:val="000000" w:themeColor="text1"/>
        </w:rPr>
        <w:t>и согласование результатов этого переноса со всеми причастными лицами.</w:t>
      </w:r>
    </w:p>
    <w:p w14:paraId="52FCE936" w14:textId="77777777" w:rsidR="00C05075" w:rsidRPr="00C05075" w:rsidRDefault="00C05075" w:rsidP="00C0507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Ш</w:t>
      </w:r>
      <w:r w:rsidRPr="00C05075">
        <w:rPr>
          <w:rFonts w:ascii="Arial" w:hAnsi="Arial" w:cs="Arial"/>
          <w:color w:val="000000" w:themeColor="text1"/>
        </w:rPr>
        <w:t>аги выполняются как на уровне бизнес-единицы, так и на уровне</w:t>
      </w:r>
      <w:r>
        <w:rPr>
          <w:rFonts w:ascii="Arial" w:hAnsi="Arial" w:cs="Arial"/>
          <w:color w:val="000000" w:themeColor="text1"/>
        </w:rPr>
        <w:t xml:space="preserve"> управ</w:t>
      </w:r>
      <w:r w:rsidRPr="00C05075">
        <w:rPr>
          <w:rFonts w:ascii="Arial" w:hAnsi="Arial" w:cs="Arial"/>
          <w:color w:val="000000" w:themeColor="text1"/>
        </w:rPr>
        <w:t>ляющей компании.</w:t>
      </w:r>
    </w:p>
    <w:p w14:paraId="4B8B91A9" w14:textId="77777777" w:rsidR="00C05075" w:rsidRDefault="00C05075" w:rsidP="00C0507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05075">
        <w:rPr>
          <w:rFonts w:ascii="Arial" w:hAnsi="Arial" w:cs="Arial"/>
          <w:color w:val="000000" w:themeColor="text1"/>
        </w:rPr>
        <w:t xml:space="preserve">Участниками бизнес-процесса </w:t>
      </w:r>
      <w:r>
        <w:rPr>
          <w:rFonts w:ascii="Arial" w:hAnsi="Arial" w:cs="Arial"/>
          <w:color w:val="000000" w:themeColor="text1"/>
        </w:rPr>
        <w:t xml:space="preserve">корректировки и контроля </w:t>
      </w:r>
      <w:r w:rsidRPr="00C05075">
        <w:rPr>
          <w:rFonts w:ascii="Arial" w:hAnsi="Arial" w:cs="Arial"/>
          <w:color w:val="000000" w:themeColor="text1"/>
        </w:rPr>
        <w:t>бюджета возде</w:t>
      </w:r>
      <w:r>
        <w:rPr>
          <w:rFonts w:ascii="Arial" w:hAnsi="Arial" w:cs="Arial"/>
          <w:color w:val="000000" w:themeColor="text1"/>
        </w:rPr>
        <w:t>йствий на производственные акти</w:t>
      </w:r>
      <w:r w:rsidRPr="00C05075">
        <w:rPr>
          <w:rFonts w:ascii="Arial" w:hAnsi="Arial" w:cs="Arial"/>
          <w:color w:val="000000" w:themeColor="text1"/>
        </w:rPr>
        <w:t>вы являются:</w:t>
      </w:r>
    </w:p>
    <w:p w14:paraId="0DB41519" w14:textId="6FB725C7" w:rsidR="00A0630C" w:rsidRP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>Вице-президент БП и ТП УК</w:t>
      </w:r>
      <w:r>
        <w:rPr>
          <w:rFonts w:ascii="Arial" w:hAnsi="Arial" w:cs="Arial"/>
          <w:color w:val="000000" w:themeColor="text1"/>
        </w:rPr>
        <w:t>;</w:t>
      </w:r>
    </w:p>
    <w:p w14:paraId="509A1C79" w14:textId="55F00057" w:rsidR="00A0630C" w:rsidRP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 xml:space="preserve">Главный инженер </w:t>
      </w:r>
      <w:r w:rsidR="00C44264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4343373B" w14:textId="7349EC5C" w:rsid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A0630C">
        <w:rPr>
          <w:rFonts w:ascii="Arial" w:hAnsi="Arial" w:cs="Arial"/>
          <w:color w:val="000000" w:themeColor="text1"/>
        </w:rPr>
        <w:t>ТОиР</w:t>
      </w:r>
      <w:proofErr w:type="spellEnd"/>
      <w:r w:rsidRPr="00A0630C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04AAB425" w14:textId="7E631180" w:rsidR="00A0630C" w:rsidRP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23CD9D86" w14:textId="5F1DCB7E" w:rsidR="00A0630C" w:rsidRP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>Планировщик бюджета УА УК</w:t>
      </w:r>
      <w:r>
        <w:rPr>
          <w:rFonts w:ascii="Arial" w:hAnsi="Arial" w:cs="Arial"/>
          <w:color w:val="000000" w:themeColor="text1"/>
        </w:rPr>
        <w:t>;</w:t>
      </w:r>
    </w:p>
    <w:p w14:paraId="2220EC5B" w14:textId="39A35855" w:rsid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 xml:space="preserve">Планировщик </w:t>
      </w:r>
      <w:proofErr w:type="spellStart"/>
      <w:r w:rsidRPr="00A0630C">
        <w:rPr>
          <w:rFonts w:ascii="Arial" w:hAnsi="Arial" w:cs="Arial"/>
          <w:color w:val="000000" w:themeColor="text1"/>
        </w:rPr>
        <w:t>ТОиР</w:t>
      </w:r>
      <w:proofErr w:type="spellEnd"/>
      <w:r w:rsidRPr="00A0630C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;</w:t>
      </w:r>
    </w:p>
    <w:p w14:paraId="6559DCF7" w14:textId="437EDC9A" w:rsidR="005A18D5" w:rsidRDefault="005A18D5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Планировщик ОВП;</w:t>
      </w:r>
    </w:p>
    <w:p w14:paraId="7CC92C7C" w14:textId="1F113CC1" w:rsidR="005A18D5" w:rsidRPr="00494ECB" w:rsidRDefault="005A18D5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Старший планировщик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 УО;</w:t>
      </w:r>
    </w:p>
    <w:p w14:paraId="0EB37398" w14:textId="0F3A64FF" w:rsidR="00A0630C" w:rsidRP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>Старший Вице-президент по операционной деятельности УК</w:t>
      </w:r>
      <w:r>
        <w:rPr>
          <w:rFonts w:ascii="Arial" w:hAnsi="Arial" w:cs="Arial"/>
          <w:color w:val="000000" w:themeColor="text1"/>
        </w:rPr>
        <w:t>;</w:t>
      </w:r>
    </w:p>
    <w:p w14:paraId="15664AFD" w14:textId="3D0A0AF2" w:rsidR="00A0630C" w:rsidRPr="00A0630C" w:rsidDel="005170B8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del w:id="978" w:author="Попова Дарья" w:date="2021-04-02T17:31:00Z"/>
          <w:rFonts w:ascii="Arial" w:hAnsi="Arial" w:cs="Arial"/>
          <w:color w:val="000000" w:themeColor="text1"/>
        </w:rPr>
      </w:pPr>
      <w:del w:id="979" w:author="Попова Дарья" w:date="2021-04-02T17:31:00Z">
        <w:r w:rsidRPr="00A0630C" w:rsidDel="005170B8">
          <w:rPr>
            <w:rFonts w:ascii="Arial" w:hAnsi="Arial" w:cs="Arial"/>
            <w:color w:val="000000" w:themeColor="text1"/>
          </w:rPr>
          <w:delText>Старший Вице-президент по финансам и стратегии УК</w:delText>
        </w:r>
        <w:r w:rsidDel="005170B8">
          <w:rPr>
            <w:rFonts w:ascii="Arial" w:hAnsi="Arial" w:cs="Arial"/>
            <w:color w:val="000000" w:themeColor="text1"/>
          </w:rPr>
          <w:delText>;</w:delText>
        </w:r>
      </w:del>
    </w:p>
    <w:p w14:paraId="10578B4D" w14:textId="39CD3B21" w:rsidR="00A0630C" w:rsidRPr="00A0630C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t>Технический директор УК</w:t>
      </w:r>
      <w:r>
        <w:rPr>
          <w:rFonts w:ascii="Arial" w:hAnsi="Arial" w:cs="Arial"/>
          <w:color w:val="000000" w:themeColor="text1"/>
        </w:rPr>
        <w:t>;</w:t>
      </w:r>
    </w:p>
    <w:p w14:paraId="688C7F49" w14:textId="638160C5" w:rsidR="005A18D5" w:rsidRDefault="00A0630C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0630C">
        <w:rPr>
          <w:rFonts w:ascii="Arial" w:hAnsi="Arial" w:cs="Arial"/>
          <w:color w:val="000000" w:themeColor="text1"/>
        </w:rPr>
        <w:lastRenderedPageBreak/>
        <w:t xml:space="preserve">Технический комитет </w:t>
      </w:r>
      <w:r w:rsidR="00E91639">
        <w:rPr>
          <w:rFonts w:ascii="Arial" w:hAnsi="Arial" w:cs="Arial"/>
          <w:color w:val="000000" w:themeColor="text1"/>
        </w:rPr>
        <w:t>УО</w:t>
      </w:r>
      <w:r w:rsidR="005A18D5">
        <w:rPr>
          <w:rFonts w:ascii="Arial" w:hAnsi="Arial" w:cs="Arial"/>
          <w:color w:val="000000" w:themeColor="text1"/>
        </w:rPr>
        <w:t>;</w:t>
      </w:r>
    </w:p>
    <w:p w14:paraId="0C9CAAC9" w14:textId="77777777" w:rsidR="005A18D5" w:rsidRDefault="005A18D5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Утверждающий бюджет проекта УК;</w:t>
      </w:r>
    </w:p>
    <w:p w14:paraId="72BC93F5" w14:textId="756A5D73" w:rsidR="00961998" w:rsidRPr="00FD1389" w:rsidRDefault="005A18D5" w:rsidP="00A0630C">
      <w:pPr>
        <w:pStyle w:val="af9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Утверждающий бюджет проекта УО.</w:t>
      </w:r>
    </w:p>
    <w:p w14:paraId="08CD86E9" w14:textId="77777777" w:rsidR="00C05075" w:rsidRPr="00C05075" w:rsidRDefault="00C05075" w:rsidP="00C0507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05075">
        <w:rPr>
          <w:rFonts w:ascii="Arial" w:hAnsi="Arial" w:cs="Arial"/>
          <w:color w:val="000000" w:themeColor="text1"/>
        </w:rPr>
        <w:t xml:space="preserve">Шаги бизнес-процесса </w:t>
      </w:r>
      <w:r>
        <w:rPr>
          <w:rFonts w:ascii="Arial" w:hAnsi="Arial" w:cs="Arial"/>
          <w:color w:val="000000" w:themeColor="text1"/>
        </w:rPr>
        <w:t xml:space="preserve">корректировки и контроля </w:t>
      </w:r>
      <w:r w:rsidRPr="00C05075">
        <w:rPr>
          <w:rFonts w:ascii="Arial" w:hAnsi="Arial" w:cs="Arial"/>
          <w:color w:val="000000" w:themeColor="text1"/>
        </w:rPr>
        <w:t>бюджета возде</w:t>
      </w:r>
      <w:r>
        <w:rPr>
          <w:rFonts w:ascii="Arial" w:hAnsi="Arial" w:cs="Arial"/>
          <w:color w:val="000000" w:themeColor="text1"/>
        </w:rPr>
        <w:t>йствий на производственные акти</w:t>
      </w:r>
      <w:r w:rsidRPr="00C05075">
        <w:rPr>
          <w:rFonts w:ascii="Arial" w:hAnsi="Arial" w:cs="Arial"/>
          <w:color w:val="000000" w:themeColor="text1"/>
        </w:rPr>
        <w:t>вы</w:t>
      </w:r>
      <w:r>
        <w:rPr>
          <w:rFonts w:ascii="Arial" w:hAnsi="Arial" w:cs="Arial"/>
          <w:color w:val="000000" w:themeColor="text1"/>
        </w:rPr>
        <w:t xml:space="preserve"> описаны в разделе 5.2.4</w:t>
      </w:r>
      <w:r w:rsidRPr="00C05075">
        <w:rPr>
          <w:rFonts w:ascii="Arial" w:hAnsi="Arial" w:cs="Arial"/>
          <w:color w:val="000000" w:themeColor="text1"/>
        </w:rPr>
        <w:t xml:space="preserve"> настоящего документа.</w:t>
      </w:r>
    </w:p>
    <w:p w14:paraId="2D16E35D" w14:textId="698CE326" w:rsidR="00FD1389" w:rsidRDefault="00FD1389" w:rsidP="00FD138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</w:t>
      </w:r>
      <w:r w:rsidRPr="00286817">
        <w:rPr>
          <w:rFonts w:ascii="Arial" w:hAnsi="Arial" w:cs="Arial"/>
          <w:color w:val="000000" w:themeColor="text1"/>
        </w:rPr>
        <w:t xml:space="preserve">изнес-процесс </w:t>
      </w:r>
      <w:r>
        <w:rPr>
          <w:rFonts w:ascii="Arial" w:hAnsi="Arial" w:cs="Arial"/>
          <w:color w:val="000000" w:themeColor="text1"/>
        </w:rPr>
        <w:t xml:space="preserve">корректировки и контроля </w:t>
      </w:r>
      <w:r w:rsidRPr="00C05075">
        <w:rPr>
          <w:rFonts w:ascii="Arial" w:hAnsi="Arial" w:cs="Arial"/>
          <w:color w:val="000000" w:themeColor="text1"/>
        </w:rPr>
        <w:t>бюджета возде</w:t>
      </w:r>
      <w:r>
        <w:rPr>
          <w:rFonts w:ascii="Arial" w:hAnsi="Arial" w:cs="Arial"/>
          <w:color w:val="000000" w:themeColor="text1"/>
        </w:rPr>
        <w:t>йствий на производственные акти</w:t>
      </w:r>
      <w:r w:rsidRPr="00C05075">
        <w:rPr>
          <w:rFonts w:ascii="Arial" w:hAnsi="Arial" w:cs="Arial"/>
          <w:color w:val="000000" w:themeColor="text1"/>
        </w:rPr>
        <w:t>вы</w:t>
      </w:r>
      <w:r>
        <w:rPr>
          <w:rFonts w:ascii="Arial" w:hAnsi="Arial" w:cs="Arial"/>
          <w:color w:val="000000" w:themeColor="text1"/>
        </w:rPr>
        <w:t xml:space="preserve"> регламентируется следующими документами:</w:t>
      </w:r>
    </w:p>
    <w:p w14:paraId="621D22BA" w14:textId="65AB96D1" w:rsidR="00FD1389" w:rsidRPr="005A31FA" w:rsidRDefault="00FD1389" w:rsidP="00FD1389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80" w:author="Попова Дарья Николаевна (Подрядчик. ООО БерингПойнт)" w:date="2021-04-05T14:57:00Z">
        <w:r w:rsidRPr="00CF329F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81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5A31FA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Pr="005A31FA">
        <w:rPr>
          <w:rFonts w:ascii="Arial" w:hAnsi="Arial" w:cs="Arial"/>
          <w:color w:val="000000" w:themeColor="text1"/>
        </w:rPr>
        <w:t>ТОиР</w:t>
      </w:r>
      <w:proofErr w:type="spellEnd"/>
      <w:r w:rsidRPr="005A31FA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>
        <w:rPr>
          <w:rFonts w:ascii="Arial" w:hAnsi="Arial" w:cs="Arial"/>
          <w:color w:val="000000" w:themeColor="text1"/>
        </w:rPr>
        <w:t>»;</w:t>
      </w:r>
    </w:p>
    <w:p w14:paraId="12CA1F67" w14:textId="427DEC71" w:rsidR="00FD1389" w:rsidRPr="005A31FA" w:rsidRDefault="00FD1389" w:rsidP="00FD1389">
      <w:pPr>
        <w:pStyle w:val="af9"/>
        <w:numPr>
          <w:ilvl w:val="0"/>
          <w:numId w:val="43"/>
        </w:numPr>
        <w:spacing w:after="240" w:line="276" w:lineRule="auto"/>
        <w:rPr>
          <w:rFonts w:ascii="Arial" w:hAnsi="Arial" w:cs="Arial"/>
          <w:color w:val="000000" w:themeColor="text1"/>
        </w:rPr>
      </w:pPr>
      <w:del w:id="982" w:author="Попова Дарья Николаевна (Подрядчик. ООО БерингПойнт)" w:date="2021-04-05T14:55:00Z">
        <w:r w:rsidRPr="00CF329F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83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5A31F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».</w:t>
      </w:r>
    </w:p>
    <w:p w14:paraId="184CBFCA" w14:textId="7134076A" w:rsidR="00B26985" w:rsidRDefault="00E56E48" w:rsidP="00E56E4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Схема бизнес-процесса корректировки и контроля </w:t>
      </w:r>
      <w:r w:rsidRPr="00C05075">
        <w:rPr>
          <w:rFonts w:ascii="Arial" w:hAnsi="Arial" w:cs="Arial"/>
          <w:color w:val="000000" w:themeColor="text1"/>
        </w:rPr>
        <w:t>бюджета возде</w:t>
      </w:r>
      <w:r>
        <w:rPr>
          <w:rFonts w:ascii="Arial" w:hAnsi="Arial" w:cs="Arial"/>
          <w:color w:val="000000" w:themeColor="text1"/>
        </w:rPr>
        <w:t>йствий на производственные акти</w:t>
      </w:r>
      <w:r w:rsidRPr="00C05075">
        <w:rPr>
          <w:rFonts w:ascii="Arial" w:hAnsi="Arial" w:cs="Arial"/>
          <w:color w:val="000000" w:themeColor="text1"/>
        </w:rPr>
        <w:t>вы</w:t>
      </w:r>
      <w:r>
        <w:rPr>
          <w:rFonts w:ascii="Arial" w:hAnsi="Arial" w:cs="Arial"/>
          <w:color w:val="000000" w:themeColor="text1"/>
        </w:rPr>
        <w:t xml:space="preserve"> расположена в программе </w:t>
      </w:r>
      <w:proofErr w:type="spellStart"/>
      <w:r>
        <w:rPr>
          <w:rFonts w:ascii="Arial" w:hAnsi="Arial" w:cs="Arial"/>
          <w:color w:val="000000" w:themeColor="text1"/>
          <w:lang w:val="en-US"/>
        </w:rPr>
        <w:t>Aris</w:t>
      </w:r>
      <w:proofErr w:type="spellEnd"/>
      <w:r>
        <w:rPr>
          <w:rFonts w:ascii="Arial" w:hAnsi="Arial" w:cs="Arial"/>
          <w:color w:val="000000" w:themeColor="text1"/>
        </w:rPr>
        <w:t xml:space="preserve"> по адресу: </w:t>
      </w:r>
      <w:r w:rsidR="00B26985" w:rsidRPr="00B26985">
        <w:rPr>
          <w:rFonts w:ascii="Arial" w:hAnsi="Arial" w:cs="Arial"/>
          <w:color w:val="000000" w:themeColor="text1"/>
        </w:rPr>
        <w:t xml:space="preserve">ПОЛЮС/Главная папка/4. В разработке/ERP/ПП-07 </w:t>
      </w:r>
      <w:r w:rsidR="00B26985">
        <w:rPr>
          <w:rFonts w:ascii="Arial" w:hAnsi="Arial" w:cs="Arial"/>
          <w:color w:val="000000" w:themeColor="text1"/>
        </w:rPr>
        <w:t>Управление производственными ак</w:t>
      </w:r>
      <w:r w:rsidR="00B26985" w:rsidRPr="00B26985">
        <w:rPr>
          <w:rFonts w:ascii="Arial" w:hAnsi="Arial" w:cs="Arial"/>
          <w:color w:val="000000" w:themeColor="text1"/>
        </w:rPr>
        <w:t>тивами/ПП-07.06 Формирование и управление бюдж</w:t>
      </w:r>
      <w:r w:rsidR="00B26985">
        <w:rPr>
          <w:rFonts w:ascii="Arial" w:hAnsi="Arial" w:cs="Arial"/>
          <w:color w:val="000000" w:themeColor="text1"/>
        </w:rPr>
        <w:t>етом программы управления произ</w:t>
      </w:r>
      <w:r w:rsidR="00B26985" w:rsidRPr="00B26985">
        <w:rPr>
          <w:rFonts w:ascii="Arial" w:hAnsi="Arial" w:cs="Arial"/>
          <w:color w:val="000000" w:themeColor="text1"/>
        </w:rPr>
        <w:t>водственными активами/</w:t>
      </w:r>
    </w:p>
    <w:p w14:paraId="536664ED" w14:textId="7EFD239E" w:rsidR="00E56E48" w:rsidRDefault="00013DFE" w:rsidP="00E56E4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Схема бизнес-процесса</w:t>
      </w:r>
      <w:r w:rsidRPr="00FE59F3">
        <w:rPr>
          <w:rFonts w:ascii="Arial" w:hAnsi="Arial" w:cs="Arial"/>
          <w:color w:val="000000" w:themeColor="text1"/>
        </w:rPr>
        <w:t xml:space="preserve"> </w:t>
      </w:r>
      <w:r w:rsidR="00E56E48" w:rsidRPr="00FE59F3">
        <w:rPr>
          <w:rFonts w:ascii="Arial" w:hAnsi="Arial" w:cs="Arial"/>
          <w:color w:val="000000" w:themeColor="text1"/>
        </w:rPr>
        <w:t>«</w:t>
      </w:r>
      <w:r w:rsidR="00E56E48" w:rsidRPr="00E56E48">
        <w:rPr>
          <w:rFonts w:ascii="Arial" w:hAnsi="Arial" w:cs="Arial"/>
          <w:color w:val="000000" w:themeColor="text1"/>
        </w:rPr>
        <w:t>ПП-07.06.04-ERP Исполнение, корректировка и контро</w:t>
      </w:r>
      <w:r w:rsidR="00E56E48">
        <w:rPr>
          <w:rFonts w:ascii="Arial" w:hAnsi="Arial" w:cs="Arial"/>
          <w:color w:val="000000" w:themeColor="text1"/>
        </w:rPr>
        <w:t>ль бюджета воздействий на произ</w:t>
      </w:r>
      <w:r w:rsidR="00E56E48" w:rsidRPr="00E56E48">
        <w:rPr>
          <w:rFonts w:ascii="Arial" w:hAnsi="Arial" w:cs="Arial"/>
          <w:color w:val="000000" w:themeColor="text1"/>
        </w:rPr>
        <w:t>водственные активы</w:t>
      </w:r>
      <w:r w:rsidR="00E56E48">
        <w:rPr>
          <w:rFonts w:ascii="Arial" w:hAnsi="Arial" w:cs="Arial"/>
          <w:color w:val="000000" w:themeColor="text1"/>
        </w:rPr>
        <w:t>» приведе</w:t>
      </w:r>
      <w:r w:rsidR="00E56E48" w:rsidRPr="00FE59F3">
        <w:rPr>
          <w:rFonts w:ascii="Arial" w:hAnsi="Arial" w:cs="Arial"/>
          <w:color w:val="000000" w:themeColor="text1"/>
        </w:rPr>
        <w:t xml:space="preserve">но в </w:t>
      </w:r>
      <w:r w:rsidR="00E56E48">
        <w:rPr>
          <w:rFonts w:ascii="Arial" w:hAnsi="Arial" w:cs="Arial"/>
          <w:color w:val="000000" w:themeColor="text1"/>
        </w:rPr>
        <w:t>Приложении</w:t>
      </w:r>
      <w:r w:rsidR="00E56E48" w:rsidRPr="00FE59F3">
        <w:rPr>
          <w:rFonts w:ascii="Arial" w:hAnsi="Arial" w:cs="Arial"/>
          <w:color w:val="000000" w:themeColor="text1"/>
        </w:rPr>
        <w:t xml:space="preserve"> № 1. </w:t>
      </w:r>
      <w:r w:rsidR="00E56E48">
        <w:rPr>
          <w:rFonts w:ascii="Arial" w:hAnsi="Arial" w:cs="Arial"/>
          <w:color w:val="000000" w:themeColor="text1"/>
        </w:rPr>
        <w:t>«</w:t>
      </w:r>
      <w:r w:rsidR="00E56E48" w:rsidRPr="00FE59F3">
        <w:rPr>
          <w:rFonts w:ascii="Arial" w:hAnsi="Arial" w:cs="Arial"/>
          <w:color w:val="000000" w:themeColor="text1"/>
        </w:rPr>
        <w:t xml:space="preserve">Модели бизнес-процессов» </w:t>
      </w:r>
      <w:r w:rsidR="00E56E48">
        <w:rPr>
          <w:rFonts w:ascii="Arial" w:hAnsi="Arial" w:cs="Arial"/>
          <w:color w:val="000000" w:themeColor="text1"/>
        </w:rPr>
        <w:t>настоящего</w:t>
      </w:r>
      <w:r w:rsidR="00E56E48" w:rsidRPr="00FE59F3">
        <w:rPr>
          <w:rFonts w:ascii="Arial" w:hAnsi="Arial" w:cs="Arial"/>
          <w:color w:val="000000" w:themeColor="text1"/>
        </w:rPr>
        <w:t xml:space="preserve"> документа.</w:t>
      </w:r>
    </w:p>
    <w:p w14:paraId="1A3AA8F3" w14:textId="77777777" w:rsidR="00E56E48" w:rsidRPr="00C05075" w:rsidRDefault="00E56E48" w:rsidP="00C0507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7702561" w14:textId="77777777" w:rsidR="0043622A" w:rsidRDefault="0043622A" w:rsidP="0043622A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984" w:name="_Toc68528489"/>
      <w:r w:rsidRPr="00BE014D">
        <w:rPr>
          <w:rFonts w:eastAsiaTheme="majorEastAsia" w:cstheme="majorBidi"/>
          <w:bCs w:val="0"/>
          <w:iCs w:val="0"/>
          <w:szCs w:val="26"/>
        </w:rPr>
        <w:t>Описание шагов бизнес-процесс</w:t>
      </w:r>
      <w:r w:rsidR="00B1419A">
        <w:rPr>
          <w:rFonts w:eastAsiaTheme="majorEastAsia" w:cstheme="majorBidi"/>
          <w:bCs w:val="0"/>
          <w:iCs w:val="0"/>
          <w:szCs w:val="26"/>
        </w:rPr>
        <w:t>ов</w:t>
      </w:r>
      <w:bookmarkEnd w:id="984"/>
    </w:p>
    <w:p w14:paraId="0456CF70" w14:textId="391CF843" w:rsidR="0043622A" w:rsidRPr="00844151" w:rsidRDefault="0043622A">
      <w:pPr>
        <w:pStyle w:val="3"/>
      </w:pPr>
      <w:bookmarkStart w:id="985" w:name="_Toc514340553"/>
      <w:bookmarkStart w:id="986" w:name="_Toc68528490"/>
      <w:r w:rsidRPr="00844151">
        <w:t xml:space="preserve">Описание шагов бизнес-процесса </w:t>
      </w:r>
      <w:bookmarkEnd w:id="985"/>
      <w:r w:rsidR="00B4077E" w:rsidRPr="00844151">
        <w:t xml:space="preserve">ПП-07.02.01-ERP «Долгосрочное планирование воздействий на </w:t>
      </w:r>
      <w:r w:rsidR="002B0E04" w:rsidRPr="00844151">
        <w:t>производственные</w:t>
      </w:r>
      <w:r w:rsidR="00B4077E" w:rsidRPr="00844151">
        <w:t xml:space="preserve"> активы (мастер-план от 3-х до 10 лет)»</w:t>
      </w:r>
      <w:bookmarkEnd w:id="986"/>
    </w:p>
    <w:p w14:paraId="4CE11AAB" w14:textId="5DAFB627" w:rsidR="008B6B44" w:rsidRPr="00BC295D" w:rsidRDefault="008B6B44" w:rsidP="008B6B44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10</w:t>
      </w:r>
      <w:r w:rsidRPr="00BC295D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Формирование приказа о начале планирования</w:t>
      </w:r>
    </w:p>
    <w:p w14:paraId="72C8EE21" w14:textId="60FEE6B6" w:rsidR="008B6B44" w:rsidRPr="003F1ECC" w:rsidRDefault="008B6B44" w:rsidP="008B6B4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E78E6">
        <w:rPr>
          <w:rFonts w:ascii="Arial" w:hAnsi="Arial" w:cs="Arial"/>
          <w:color w:val="000000" w:themeColor="text1"/>
        </w:rPr>
        <w:t xml:space="preserve">На данном шаге </w:t>
      </w:r>
      <w:r w:rsidR="00961FB3" w:rsidRPr="00961FB3">
        <w:rPr>
          <w:rFonts w:ascii="Arial" w:hAnsi="Arial" w:cs="Arial"/>
          <w:color w:val="000000" w:themeColor="text1"/>
        </w:rPr>
        <w:t>Генеральным директором УК</w:t>
      </w:r>
      <w:r w:rsidR="00961FB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вне системы готовится </w:t>
      </w:r>
      <w:r w:rsidR="00BE13CE">
        <w:rPr>
          <w:rFonts w:ascii="Arial" w:hAnsi="Arial" w:cs="Arial"/>
          <w:color w:val="000000" w:themeColor="text1"/>
        </w:rPr>
        <w:t xml:space="preserve">приказ </w:t>
      </w:r>
      <w:r w:rsidRPr="006E78E6">
        <w:rPr>
          <w:rFonts w:ascii="Arial" w:hAnsi="Arial" w:cs="Arial"/>
          <w:color w:val="000000" w:themeColor="text1"/>
        </w:rPr>
        <w:t xml:space="preserve">о начале процесса </w:t>
      </w:r>
      <w:r w:rsidR="00BE13CE">
        <w:rPr>
          <w:rFonts w:ascii="Arial" w:hAnsi="Arial" w:cs="Arial"/>
          <w:color w:val="000000" w:themeColor="text1"/>
        </w:rPr>
        <w:t xml:space="preserve">формирования плана и бюджета </w:t>
      </w:r>
      <w:r>
        <w:rPr>
          <w:rFonts w:ascii="Arial" w:hAnsi="Arial" w:cs="Arial"/>
          <w:color w:val="000000" w:themeColor="text1"/>
        </w:rPr>
        <w:t>воздействий на производственные активы.</w:t>
      </w:r>
      <w:r w:rsidR="00BE13CE">
        <w:rPr>
          <w:rFonts w:ascii="Arial" w:hAnsi="Arial" w:cs="Arial"/>
          <w:color w:val="000000" w:themeColor="text1"/>
        </w:rPr>
        <w:t xml:space="preserve"> Данный приказ устанавливает порядок и сроки планирования. Приказ доводится до </w:t>
      </w:r>
      <w:r w:rsidR="00BE13CE" w:rsidRPr="00BE13CE">
        <w:rPr>
          <w:rFonts w:ascii="Arial" w:hAnsi="Arial" w:cs="Arial"/>
          <w:color w:val="000000" w:themeColor="text1"/>
        </w:rPr>
        <w:t>Управляющих директоров БЕ через СЭД</w:t>
      </w:r>
      <w:r w:rsidR="00BE13CE">
        <w:rPr>
          <w:rFonts w:ascii="Arial" w:hAnsi="Arial" w:cs="Arial"/>
          <w:color w:val="000000" w:themeColor="text1"/>
        </w:rPr>
        <w:t>.</w:t>
      </w:r>
    </w:p>
    <w:p w14:paraId="21646A4A" w14:textId="77777777" w:rsidR="008B6B44" w:rsidRPr="006E78E6" w:rsidRDefault="008B6B44" w:rsidP="008B6B4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9FC49DF" w14:textId="082B102D" w:rsidR="008B6B44" w:rsidRPr="009936BB" w:rsidRDefault="008B6B44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 xml:space="preserve">Шаг процесса 20 – </w:t>
      </w:r>
      <w:r w:rsidRPr="008B6B44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приказа о начале планирования БЕ</w:t>
      </w:r>
    </w:p>
    <w:p w14:paraId="3FF10DB5" w14:textId="3DF5E3B9" w:rsidR="008B6B44" w:rsidRPr="009E3E5C" w:rsidRDefault="00BE13CE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87" w:author="Попова Дарья" w:date="2021-03-10T17:21:00Z">
            <w:rPr>
              <w:rFonts w:cs="Arial"/>
              <w:color w:val="000000" w:themeColor="text1"/>
            </w:rPr>
          </w:rPrChange>
        </w:rPr>
      </w:pPr>
      <w:r>
        <w:rPr>
          <w:rFonts w:ascii="Arial" w:hAnsi="Arial" w:cs="Arial"/>
          <w:color w:val="000000" w:themeColor="text1"/>
        </w:rPr>
        <w:t xml:space="preserve">На данном шаге </w:t>
      </w:r>
      <w:r w:rsidR="00F57FF9">
        <w:rPr>
          <w:rFonts w:ascii="Arial" w:hAnsi="Arial" w:cs="Arial"/>
          <w:color w:val="000000" w:themeColor="text1"/>
        </w:rPr>
        <w:t>Управляющий директор БЕ, п</w:t>
      </w:r>
      <w:r w:rsidRPr="00BE13CE">
        <w:rPr>
          <w:rFonts w:ascii="Arial" w:hAnsi="Arial" w:cs="Arial"/>
          <w:color w:val="000000" w:themeColor="text1"/>
        </w:rPr>
        <w:t xml:space="preserve">осле получения приказа </w:t>
      </w:r>
      <w:r w:rsidR="00F57FF9" w:rsidRPr="00BE13CE">
        <w:rPr>
          <w:rFonts w:ascii="Arial" w:hAnsi="Arial" w:cs="Arial"/>
          <w:color w:val="000000" w:themeColor="text1"/>
        </w:rPr>
        <w:t xml:space="preserve">Генерального директора УК </w:t>
      </w:r>
      <w:r w:rsidRPr="00BE13CE">
        <w:rPr>
          <w:rFonts w:ascii="Arial" w:hAnsi="Arial" w:cs="Arial"/>
          <w:color w:val="000000" w:themeColor="text1"/>
        </w:rPr>
        <w:t>о на</w:t>
      </w:r>
      <w:r w:rsidR="00F57FF9">
        <w:rPr>
          <w:rFonts w:ascii="Arial" w:hAnsi="Arial" w:cs="Arial"/>
          <w:color w:val="000000" w:themeColor="text1"/>
        </w:rPr>
        <w:t>чале планирования бюджета на БЕ и в соответствии с ним, вне системы выпускает</w:t>
      </w:r>
      <w:r w:rsidRPr="00BE13CE">
        <w:rPr>
          <w:rFonts w:ascii="Arial" w:hAnsi="Arial" w:cs="Arial"/>
          <w:color w:val="000000" w:themeColor="text1"/>
        </w:rPr>
        <w:t xml:space="preserve"> приказ с указанием ответственны</w:t>
      </w:r>
      <w:r w:rsidR="00F57FF9">
        <w:rPr>
          <w:rFonts w:ascii="Arial" w:hAnsi="Arial" w:cs="Arial"/>
          <w:color w:val="000000" w:themeColor="text1"/>
        </w:rPr>
        <w:t>х и сроков по планированию</w:t>
      </w:r>
      <w:r w:rsidRPr="00BE13CE">
        <w:rPr>
          <w:rFonts w:ascii="Arial" w:hAnsi="Arial" w:cs="Arial"/>
          <w:color w:val="000000" w:themeColor="text1"/>
        </w:rPr>
        <w:t>.</w:t>
      </w:r>
    </w:p>
    <w:p w14:paraId="6185A832" w14:textId="77777777" w:rsidR="00BE13CE" w:rsidRPr="009E3E5C" w:rsidRDefault="00BE13CE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88" w:author="Попова Дарья" w:date="2021-03-10T17:21:00Z">
            <w:rPr>
              <w:rFonts w:cs="Arial"/>
              <w:color w:val="000000" w:themeColor="text1"/>
            </w:rPr>
          </w:rPrChange>
        </w:rPr>
      </w:pPr>
    </w:p>
    <w:p w14:paraId="0FD0DEAF" w14:textId="6BA24FB2" w:rsidR="00A6235E" w:rsidRPr="006B3929" w:rsidRDefault="00A6235E" w:rsidP="00A6235E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6B392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9700E1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30</w:t>
      </w:r>
      <w:r w:rsidRPr="006B392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А</w:t>
      </w:r>
      <w:r w:rsidRPr="008B6B44">
        <w:rPr>
          <w:rFonts w:eastAsiaTheme="majorEastAsia" w:cstheme="majorBidi"/>
          <w:b/>
          <w:i w:val="0"/>
          <w:caps w:val="0"/>
          <w:sz w:val="24"/>
          <w:szCs w:val="24"/>
        </w:rPr>
        <w:t>ктуализация структуры СПП-элементов для долгосрочного плана</w:t>
      </w:r>
    </w:p>
    <w:p w14:paraId="21D943B3" w14:textId="73700185" w:rsidR="00231267" w:rsidRDefault="00231267" w:rsidP="00A6235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Структура проектов и СПП-элементов, относящихся к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 w:rsidR="001D0AD9">
        <w:rPr>
          <w:rFonts w:ascii="Arial" w:hAnsi="Arial" w:cs="Arial"/>
          <w:color w:val="000000" w:themeColor="text1"/>
        </w:rPr>
        <w:t xml:space="preserve"> и ОВП</w:t>
      </w:r>
      <w:r>
        <w:rPr>
          <w:rFonts w:ascii="Arial" w:hAnsi="Arial" w:cs="Arial"/>
          <w:color w:val="000000" w:themeColor="text1"/>
        </w:rPr>
        <w:t xml:space="preserve">, не создаются на 10 лет вперед. В рамках долгосрочного планирования за основу берется структура проектов и СПП-элементов текущего </w:t>
      </w:r>
      <w:r w:rsidR="00E91639">
        <w:rPr>
          <w:rFonts w:ascii="Arial" w:hAnsi="Arial" w:cs="Arial"/>
          <w:color w:val="000000" w:themeColor="text1"/>
        </w:rPr>
        <w:t>и первого планируемого годов</w:t>
      </w:r>
      <w:r>
        <w:rPr>
          <w:rFonts w:ascii="Arial" w:hAnsi="Arial" w:cs="Arial"/>
          <w:color w:val="000000" w:themeColor="text1"/>
        </w:rPr>
        <w:t>.</w:t>
      </w:r>
    </w:p>
    <w:p w14:paraId="51572D39" w14:textId="77777777" w:rsidR="00A6235E" w:rsidRPr="0051394C" w:rsidRDefault="00A6235E" w:rsidP="00A6235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1609CF5" w14:textId="41DED8D7" w:rsidR="00A31E35" w:rsidRPr="009936BB" w:rsidRDefault="0012135C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9700E1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4</w:t>
      </w:r>
      <w:r w:rsidR="00A31E35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8B6B44" w:rsidRPr="008B6B44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долгосрочного плана БЕ</w:t>
      </w:r>
    </w:p>
    <w:p w14:paraId="42722F5B" w14:textId="07A84370" w:rsidR="001A3DB0" w:rsidRDefault="001A3DB0" w:rsidP="001A3DB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Долгосрочный</w:t>
      </w:r>
      <w:r w:rsidR="00D8330C">
        <w:rPr>
          <w:rFonts w:ascii="Arial" w:hAnsi="Arial" w:cs="Arial"/>
          <w:color w:val="000000" w:themeColor="text1"/>
        </w:rPr>
        <w:t xml:space="preserve"> </w:t>
      </w:r>
      <w:r w:rsidR="009025B1">
        <w:rPr>
          <w:rFonts w:ascii="Arial" w:hAnsi="Arial" w:cs="Arial"/>
          <w:color w:val="000000" w:themeColor="text1"/>
        </w:rPr>
        <w:t>план</w:t>
      </w:r>
      <w:r w:rsidR="009025B1" w:rsidRPr="00FF2CB8">
        <w:rPr>
          <w:rFonts w:ascii="Arial" w:hAnsi="Arial" w:cs="Arial"/>
          <w:color w:val="000000" w:themeColor="text1"/>
        </w:rPr>
        <w:t xml:space="preserve"> </w:t>
      </w:r>
      <w:r w:rsidR="00BF10EA">
        <w:rPr>
          <w:rFonts w:ascii="Arial" w:hAnsi="Arial" w:cs="Arial"/>
          <w:color w:val="000000" w:themeColor="text1"/>
        </w:rPr>
        <w:t>воздействий на</w:t>
      </w:r>
      <w:r>
        <w:rPr>
          <w:rFonts w:ascii="Arial" w:hAnsi="Arial" w:cs="Arial"/>
          <w:color w:val="000000" w:themeColor="text1"/>
        </w:rPr>
        <w:t xml:space="preserve"> производственны</w:t>
      </w:r>
      <w:r w:rsidR="00BF10EA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 актив</w:t>
      </w:r>
      <w:r w:rsidR="00BF10EA">
        <w:rPr>
          <w:rFonts w:ascii="Arial" w:hAnsi="Arial" w:cs="Arial"/>
          <w:color w:val="000000" w:themeColor="text1"/>
        </w:rPr>
        <w:t>ы</w:t>
      </w:r>
      <w:r w:rsidR="008972E0" w:rsidRPr="009936BB">
        <w:rPr>
          <w:rFonts w:ascii="Arial" w:hAnsi="Arial" w:cs="Arial"/>
          <w:color w:val="000000" w:themeColor="text1"/>
        </w:rPr>
        <w:t xml:space="preserve"> </w:t>
      </w:r>
      <w:r w:rsidR="008972E0">
        <w:rPr>
          <w:rFonts w:ascii="Arial" w:hAnsi="Arial" w:cs="Arial"/>
          <w:color w:val="000000" w:themeColor="text1"/>
        </w:rPr>
        <w:t>БЕ</w:t>
      </w:r>
      <w:r w:rsidRPr="00FF2CB8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формиру</w:t>
      </w:r>
      <w:r w:rsidR="00D8330C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тся специалистом в роли </w:t>
      </w:r>
      <w:r w:rsidR="00BF10EA" w:rsidRPr="00BF10EA">
        <w:rPr>
          <w:rFonts w:ascii="Arial" w:hAnsi="Arial" w:cs="Arial"/>
          <w:color w:val="000000" w:themeColor="text1"/>
        </w:rPr>
        <w:t>Планировщик</w:t>
      </w:r>
      <w:r w:rsidR="00BF10EA">
        <w:rPr>
          <w:rFonts w:ascii="Arial" w:hAnsi="Arial" w:cs="Arial"/>
          <w:color w:val="000000" w:themeColor="text1"/>
        </w:rPr>
        <w:t>а</w:t>
      </w:r>
      <w:r w:rsidR="00487760">
        <w:rPr>
          <w:rFonts w:ascii="Arial" w:hAnsi="Arial" w:cs="Arial"/>
          <w:color w:val="000000" w:themeColor="text1"/>
        </w:rPr>
        <w:t xml:space="preserve"> </w:t>
      </w:r>
      <w:r w:rsidR="00BF10EA" w:rsidRPr="00BF10EA">
        <w:rPr>
          <w:rFonts w:ascii="Arial" w:hAnsi="Arial" w:cs="Arial"/>
          <w:color w:val="000000" w:themeColor="text1"/>
        </w:rPr>
        <w:t xml:space="preserve">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487760">
        <w:rPr>
          <w:rFonts w:ascii="Arial" w:hAnsi="Arial" w:cs="Arial"/>
          <w:color w:val="000000" w:themeColor="text1"/>
        </w:rPr>
        <w:t>, специализирующегося на планировании 10-летнего плана и бюджета воздействий</w:t>
      </w:r>
      <w:r>
        <w:rPr>
          <w:rFonts w:ascii="Arial" w:hAnsi="Arial" w:cs="Arial"/>
          <w:color w:val="000000" w:themeColor="text1"/>
        </w:rPr>
        <w:t>.</w:t>
      </w:r>
    </w:p>
    <w:p w14:paraId="318F936C" w14:textId="0E7167AF" w:rsidR="001A3DB0" w:rsidRDefault="001A3DB0" w:rsidP="001A3DB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выполнения данной операции и всего процесса формирования долгосрочного </w:t>
      </w:r>
      <w:r w:rsidR="00BF10EA">
        <w:rPr>
          <w:rFonts w:ascii="Arial" w:hAnsi="Arial" w:cs="Arial"/>
          <w:color w:val="000000" w:themeColor="text1"/>
        </w:rPr>
        <w:t xml:space="preserve">плана </w:t>
      </w:r>
      <w:r w:rsidR="00E26653">
        <w:rPr>
          <w:rFonts w:ascii="Arial" w:hAnsi="Arial" w:cs="Arial"/>
          <w:color w:val="000000" w:themeColor="text1"/>
        </w:rPr>
        <w:t xml:space="preserve">и бюджета </w:t>
      </w:r>
      <w:r>
        <w:rPr>
          <w:rFonts w:ascii="Arial" w:hAnsi="Arial" w:cs="Arial"/>
          <w:color w:val="000000" w:themeColor="text1"/>
        </w:rPr>
        <w:t xml:space="preserve">воздействий в </w:t>
      </w:r>
      <w:r w:rsidR="00BF10EA">
        <w:rPr>
          <w:rFonts w:ascii="Arial" w:hAnsi="Arial" w:cs="Arial"/>
          <w:color w:val="000000" w:themeColor="text1"/>
        </w:rPr>
        <w:t>С</w:t>
      </w:r>
      <w:r>
        <w:rPr>
          <w:rFonts w:ascii="Arial" w:hAnsi="Arial" w:cs="Arial"/>
          <w:color w:val="000000" w:themeColor="text1"/>
        </w:rPr>
        <w:t xml:space="preserve">истеме будет настроен поток бизнес-операций, содержащий необходимые шаги. </w:t>
      </w:r>
      <w:r w:rsidRPr="004711BF">
        <w:rPr>
          <w:rFonts w:ascii="Arial" w:hAnsi="Arial" w:cs="Arial"/>
          <w:color w:val="000000" w:themeColor="text1"/>
        </w:rPr>
        <w:t>Поток бизнес-операций позволяет организ</w:t>
      </w:r>
      <w:r>
        <w:rPr>
          <w:rFonts w:ascii="Arial" w:hAnsi="Arial" w:cs="Arial"/>
          <w:color w:val="000000" w:themeColor="text1"/>
        </w:rPr>
        <w:t>овать процесс формирования, рас</w:t>
      </w:r>
      <w:r w:rsidRPr="004711BF">
        <w:rPr>
          <w:rFonts w:ascii="Arial" w:hAnsi="Arial" w:cs="Arial"/>
          <w:color w:val="000000" w:themeColor="text1"/>
        </w:rPr>
        <w:t xml:space="preserve">смотрения и согласования </w:t>
      </w:r>
      <w:r>
        <w:rPr>
          <w:rFonts w:ascii="Arial" w:hAnsi="Arial" w:cs="Arial"/>
          <w:color w:val="000000" w:themeColor="text1"/>
        </w:rPr>
        <w:t xml:space="preserve">долгосрочного </w:t>
      </w:r>
      <w:r w:rsidR="00BF10EA">
        <w:rPr>
          <w:rFonts w:ascii="Arial" w:hAnsi="Arial" w:cs="Arial"/>
          <w:color w:val="000000" w:themeColor="text1"/>
        </w:rPr>
        <w:t xml:space="preserve">плана </w:t>
      </w:r>
      <w:r w:rsidRPr="004711BF">
        <w:rPr>
          <w:rFonts w:ascii="Arial" w:hAnsi="Arial" w:cs="Arial"/>
          <w:color w:val="000000" w:themeColor="text1"/>
        </w:rPr>
        <w:t>воздействий в последовательность шагов с назначением ответственных исполнителей, сроков на</w:t>
      </w:r>
      <w:r>
        <w:rPr>
          <w:rFonts w:ascii="Arial" w:hAnsi="Arial" w:cs="Arial"/>
          <w:color w:val="000000" w:themeColor="text1"/>
        </w:rPr>
        <w:t xml:space="preserve">чала и завершения операций. Сотрудник в роли </w:t>
      </w:r>
      <w:r w:rsidR="00E26653" w:rsidRPr="00E26653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E2665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перед началом </w:t>
      </w:r>
      <w:r w:rsidR="00C23E8E">
        <w:rPr>
          <w:rFonts w:ascii="Arial" w:hAnsi="Arial" w:cs="Arial"/>
          <w:color w:val="000000" w:themeColor="text1"/>
        </w:rPr>
        <w:t xml:space="preserve">формирования </w:t>
      </w:r>
      <w:r w:rsidR="00BF10EA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должен создать инстанцию </w:t>
      </w:r>
      <w:r w:rsidR="00C23E8E">
        <w:rPr>
          <w:rFonts w:ascii="Arial" w:hAnsi="Arial" w:cs="Arial"/>
          <w:color w:val="000000" w:themeColor="text1"/>
        </w:rPr>
        <w:t xml:space="preserve">(экземпляр) </w:t>
      </w:r>
      <w:r w:rsidR="00804DC1">
        <w:rPr>
          <w:rFonts w:ascii="Arial" w:hAnsi="Arial" w:cs="Arial"/>
          <w:color w:val="000000" w:themeColor="text1"/>
        </w:rPr>
        <w:t>потока</w:t>
      </w:r>
      <w:r>
        <w:rPr>
          <w:rFonts w:ascii="Arial" w:hAnsi="Arial" w:cs="Arial"/>
          <w:color w:val="000000" w:themeColor="text1"/>
        </w:rPr>
        <w:t xml:space="preserve"> </w:t>
      </w:r>
      <w:r w:rsidR="00AC4B0D">
        <w:rPr>
          <w:rFonts w:ascii="Arial" w:hAnsi="Arial" w:cs="Arial"/>
          <w:color w:val="000000" w:themeColor="text1"/>
        </w:rPr>
        <w:t>бизнес-</w:t>
      </w:r>
      <w:r>
        <w:rPr>
          <w:rFonts w:ascii="Arial" w:hAnsi="Arial" w:cs="Arial"/>
          <w:color w:val="000000" w:themeColor="text1"/>
        </w:rPr>
        <w:t>операций. Далее выполнение всех действий будет регламентироваться запущенным экземпляром потока операций. Описание механизма потока бизнес-операций и его инстанций приведено в разделе 5.10 настоящего документа.</w:t>
      </w:r>
    </w:p>
    <w:p w14:paraId="6C175625" w14:textId="790E2358" w:rsidR="001A3DB0" w:rsidRDefault="001A3DB0" w:rsidP="001A3DB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создании инстанции используется шаблон потока бизнес-операций, относящийся к процессу формирования </w:t>
      </w:r>
      <w:r w:rsidR="00C23E8E">
        <w:rPr>
          <w:rFonts w:ascii="Arial" w:hAnsi="Arial" w:cs="Arial"/>
          <w:color w:val="000000" w:themeColor="text1"/>
        </w:rPr>
        <w:t xml:space="preserve">долгосрочного </w:t>
      </w:r>
      <w:r w:rsidR="00BF10EA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соответствующей бизнес-единицы. Таким образом, каждая бизнес-единица создаёт и выполняет инстанцию своего потока бизнес-операций. На уровне управляющей компании создаётся отдельная инстанция потока бизнес-операций </w:t>
      </w:r>
      <w:r w:rsidR="00B445FA">
        <w:rPr>
          <w:rFonts w:ascii="Arial" w:hAnsi="Arial" w:cs="Arial"/>
          <w:color w:val="000000" w:themeColor="text1"/>
        </w:rPr>
        <w:t>согласования долгосрочных планов воздействий бизнес-единиц</w:t>
      </w:r>
      <w:r>
        <w:rPr>
          <w:rFonts w:ascii="Arial" w:hAnsi="Arial" w:cs="Arial"/>
          <w:color w:val="000000" w:themeColor="text1"/>
        </w:rPr>
        <w:t>.</w:t>
      </w:r>
    </w:p>
    <w:p w14:paraId="5650C752" w14:textId="77777777" w:rsidR="001A3DB0" w:rsidRDefault="001A3DB0" w:rsidP="001A3DB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создании инстанции потока бизнес-операций последовательно указываются необходимые параметры, а именно:</w:t>
      </w:r>
    </w:p>
    <w:p w14:paraId="73FB749F" w14:textId="290E158B" w:rsidR="001A3DB0" w:rsidRDefault="001A3DB0" w:rsidP="00E26653">
      <w:pPr>
        <w:pStyle w:val="af9"/>
        <w:numPr>
          <w:ilvl w:val="0"/>
          <w:numId w:val="2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Указывается сотрудник, ответственный за запуск и завершение инстанции потока бизнес-операций. Будет указываться сотрудник в роли </w:t>
      </w:r>
      <w:r w:rsidR="00E26653" w:rsidRPr="00E26653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.</w:t>
      </w:r>
    </w:p>
    <w:p w14:paraId="10B5DDD1" w14:textId="77777777" w:rsidR="001A3DB0" w:rsidRDefault="001A3DB0" w:rsidP="001A3DB0">
      <w:pPr>
        <w:pStyle w:val="af9"/>
        <w:numPr>
          <w:ilvl w:val="0"/>
          <w:numId w:val="2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Указываются параметры, с которыми будут выполняться все операции запускаемой инстанции потока бизнес-операций. К таким параметрам относятся: </w:t>
      </w:r>
      <w:r w:rsidR="00804DC1">
        <w:rPr>
          <w:rFonts w:ascii="Arial" w:hAnsi="Arial" w:cs="Arial"/>
          <w:color w:val="000000" w:themeColor="text1"/>
        </w:rPr>
        <w:t>бюджетная кампания</w:t>
      </w:r>
      <w:r>
        <w:rPr>
          <w:rFonts w:ascii="Arial" w:hAnsi="Arial" w:cs="Arial"/>
          <w:color w:val="000000" w:themeColor="text1"/>
        </w:rPr>
        <w:t xml:space="preserve"> и версия.</w:t>
      </w:r>
    </w:p>
    <w:p w14:paraId="2C0B5DB0" w14:textId="77777777" w:rsidR="001A3DB0" w:rsidRDefault="001A3DB0" w:rsidP="001A3DB0">
      <w:pPr>
        <w:pStyle w:val="af9"/>
        <w:numPr>
          <w:ilvl w:val="0"/>
          <w:numId w:val="2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Приводится предложение по сотрудникам и/или группам сотрудников, ответственным за выполнение операций запускаемой инстанции потока бизнес-операций. Данное предложение может быть изменено по усмотрению сотрудника, ответственного за запуск инстанции потока бизнес-операций.</w:t>
      </w:r>
    </w:p>
    <w:p w14:paraId="4B15FCB5" w14:textId="2CBB8121" w:rsidR="001A3DB0" w:rsidRDefault="001A3DB0" w:rsidP="001A3DB0">
      <w:pPr>
        <w:pStyle w:val="af9"/>
        <w:numPr>
          <w:ilvl w:val="0"/>
          <w:numId w:val="2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Приводится предложение по срокам завершения операций инстанции потока бизнес-операций. Данное предложение может быть изменено по усмотрению сотрудника, ответственного за запуск инстанции потока бизнес-операций</w:t>
      </w:r>
      <w:r w:rsidR="00B445FA">
        <w:rPr>
          <w:rFonts w:ascii="Arial" w:hAnsi="Arial" w:cs="Arial"/>
          <w:color w:val="000000" w:themeColor="text1"/>
        </w:rPr>
        <w:t>.</w:t>
      </w:r>
    </w:p>
    <w:p w14:paraId="258C8871" w14:textId="77777777" w:rsidR="001A3DB0" w:rsidRDefault="001A3DB0" w:rsidP="001A3DB0">
      <w:pPr>
        <w:pStyle w:val="af9"/>
        <w:numPr>
          <w:ilvl w:val="0"/>
          <w:numId w:val="28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Указывается дата запуска инстанции потока бизнес-операций – немедленно, по расписанию или позже в ручном режиме.</w:t>
      </w:r>
    </w:p>
    <w:p w14:paraId="12A66111" w14:textId="3B813345" w:rsidR="001A3DB0" w:rsidRPr="00B9283B" w:rsidRDefault="00871EC8" w:rsidP="001A3DB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Долгосрочный п</w:t>
      </w:r>
      <w:r w:rsidR="00B445FA">
        <w:rPr>
          <w:rFonts w:ascii="Arial" w:hAnsi="Arial" w:cs="Arial"/>
          <w:color w:val="000000" w:themeColor="text1"/>
        </w:rPr>
        <w:t xml:space="preserve">лан </w:t>
      </w:r>
      <w:r w:rsidR="001A3DB0">
        <w:rPr>
          <w:rFonts w:ascii="Arial" w:hAnsi="Arial" w:cs="Arial"/>
          <w:color w:val="000000" w:themeColor="text1"/>
        </w:rPr>
        <w:t xml:space="preserve">будет </w:t>
      </w:r>
      <w:r w:rsidR="00B445FA">
        <w:rPr>
          <w:rFonts w:ascii="Arial" w:hAnsi="Arial" w:cs="Arial"/>
          <w:color w:val="000000" w:themeColor="text1"/>
        </w:rPr>
        <w:t xml:space="preserve">формироваться </w:t>
      </w:r>
      <w:r w:rsidR="008B2141">
        <w:rPr>
          <w:rFonts w:ascii="Arial" w:hAnsi="Arial" w:cs="Arial"/>
          <w:color w:val="000000" w:themeColor="text1"/>
        </w:rPr>
        <w:t>на уровне бизнес-единицы.</w:t>
      </w:r>
      <w:r w:rsidR="001A3DB0">
        <w:rPr>
          <w:rFonts w:ascii="Arial" w:hAnsi="Arial" w:cs="Arial"/>
          <w:color w:val="000000" w:themeColor="text1"/>
        </w:rPr>
        <w:t xml:space="preserve"> </w:t>
      </w:r>
      <w:r w:rsidR="008B2141">
        <w:rPr>
          <w:rFonts w:ascii="Arial" w:hAnsi="Arial" w:cs="Arial"/>
          <w:color w:val="000000" w:themeColor="text1"/>
        </w:rPr>
        <w:t>Д</w:t>
      </w:r>
      <w:r w:rsidR="00051249">
        <w:rPr>
          <w:rFonts w:ascii="Arial" w:hAnsi="Arial" w:cs="Arial"/>
          <w:color w:val="000000" w:themeColor="text1"/>
        </w:rPr>
        <w:t xml:space="preserve">олгосрочный </w:t>
      </w:r>
      <w:r>
        <w:rPr>
          <w:rFonts w:ascii="Arial" w:hAnsi="Arial" w:cs="Arial"/>
          <w:color w:val="000000" w:themeColor="text1"/>
        </w:rPr>
        <w:t xml:space="preserve">план </w:t>
      </w:r>
      <w:r w:rsidR="001A3DB0">
        <w:rPr>
          <w:rFonts w:ascii="Arial" w:hAnsi="Arial" w:cs="Arial"/>
          <w:color w:val="000000" w:themeColor="text1"/>
        </w:rPr>
        <w:t xml:space="preserve">управляющей компании будет формироваться путём агрегации </w:t>
      </w:r>
      <w:r>
        <w:rPr>
          <w:rFonts w:ascii="Arial" w:hAnsi="Arial" w:cs="Arial"/>
          <w:color w:val="000000" w:themeColor="text1"/>
        </w:rPr>
        <w:t xml:space="preserve">долгосрочных планов </w:t>
      </w:r>
      <w:r w:rsidR="001A3DB0">
        <w:rPr>
          <w:rFonts w:ascii="Arial" w:hAnsi="Arial" w:cs="Arial"/>
          <w:color w:val="000000" w:themeColor="text1"/>
        </w:rPr>
        <w:t>бизнес-единиц.</w:t>
      </w:r>
    </w:p>
    <w:p w14:paraId="13E67F47" w14:textId="3EABB69A" w:rsidR="00606BDC" w:rsidRDefault="00051249" w:rsidP="00606BD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После запуска инстанции потока, сотруднику в роли </w:t>
      </w:r>
      <w:r w:rsidR="00871EC8" w:rsidRPr="00871EC8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, </w:t>
      </w:r>
      <w:r w:rsidR="00AF44EE">
        <w:rPr>
          <w:rFonts w:ascii="Arial" w:hAnsi="Arial" w:cs="Arial"/>
          <w:color w:val="000000" w:themeColor="text1"/>
        </w:rPr>
        <w:t xml:space="preserve">выступающему в качестве </w:t>
      </w:r>
      <w:r>
        <w:rPr>
          <w:rFonts w:ascii="Arial" w:hAnsi="Arial" w:cs="Arial"/>
          <w:color w:val="000000" w:themeColor="text1"/>
        </w:rPr>
        <w:t xml:space="preserve">исполнителя, будет </w:t>
      </w:r>
      <w:r w:rsidR="00B521C3">
        <w:rPr>
          <w:rFonts w:ascii="Arial" w:hAnsi="Arial" w:cs="Arial"/>
          <w:color w:val="000000" w:themeColor="text1"/>
        </w:rPr>
        <w:t>доступна</w:t>
      </w:r>
      <w:r>
        <w:rPr>
          <w:rFonts w:ascii="Arial" w:hAnsi="Arial" w:cs="Arial"/>
          <w:color w:val="000000" w:themeColor="text1"/>
        </w:rPr>
        <w:t xml:space="preserve"> операция формирования долгосрочного </w:t>
      </w:r>
      <w:r w:rsidR="00871EC8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>воздействий на производственные активы бизнес-единицы.</w:t>
      </w:r>
    </w:p>
    <w:p w14:paraId="0CAD7FD1" w14:textId="02C5B0BD" w:rsidR="00051249" w:rsidRDefault="0005124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формирования </w:t>
      </w:r>
      <w:r w:rsidR="00606BDC">
        <w:rPr>
          <w:rFonts w:ascii="Arial" w:hAnsi="Arial" w:cs="Arial"/>
          <w:color w:val="000000" w:themeColor="text1"/>
        </w:rPr>
        <w:t xml:space="preserve">долгосрочного </w:t>
      </w:r>
      <w:r w:rsidR="00871EC8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сотрудник в роли </w:t>
      </w:r>
      <w:r w:rsidR="00871EC8" w:rsidRPr="00871EC8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запускает формат планирования в приложении</w:t>
      </w:r>
      <w:r w:rsidRPr="000D01DD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0D01DD">
        <w:rPr>
          <w:rFonts w:ascii="Arial" w:hAnsi="Arial" w:cs="Arial"/>
          <w:color w:val="000000" w:themeColor="text1"/>
        </w:rPr>
        <w:t>Analysis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for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Excel</w:t>
      </w:r>
      <w:proofErr w:type="spellEnd"/>
      <w:r w:rsidR="00E33A67">
        <w:rPr>
          <w:rFonts w:ascii="Arial" w:hAnsi="Arial" w:cs="Arial"/>
          <w:color w:val="000000" w:themeColor="text1"/>
        </w:rPr>
        <w:t xml:space="preserve"> (код </w:t>
      </w:r>
      <w:r w:rsidR="00E33A67" w:rsidRPr="00E33A67">
        <w:rPr>
          <w:rFonts w:ascii="Arial" w:hAnsi="Arial" w:cs="Arial"/>
          <w:color w:val="000000" w:themeColor="text1"/>
        </w:rPr>
        <w:t>MCB08</w:t>
      </w:r>
      <w:r w:rsidR="00003120">
        <w:rPr>
          <w:rFonts w:ascii="Arial" w:hAnsi="Arial" w:cs="Arial"/>
          <w:color w:val="000000" w:themeColor="text1"/>
        </w:rPr>
        <w:t>-03</w:t>
      </w:r>
      <w:r w:rsidR="00E33A67">
        <w:rPr>
          <w:rFonts w:ascii="Arial" w:hAnsi="Arial" w:cs="Arial"/>
          <w:color w:val="000000" w:themeColor="text1"/>
        </w:rPr>
        <w:t xml:space="preserve"> в реестре</w:t>
      </w:r>
      <w:r w:rsidR="008B2141">
        <w:rPr>
          <w:rFonts w:ascii="Arial" w:hAnsi="Arial" w:cs="Arial"/>
          <w:color w:val="000000" w:themeColor="text1"/>
        </w:rPr>
        <w:t xml:space="preserve">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E33A67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. Формат планирования </w:t>
      </w:r>
      <w:r w:rsidR="00606BDC">
        <w:rPr>
          <w:rFonts w:ascii="Arial" w:hAnsi="Arial" w:cs="Arial"/>
          <w:color w:val="000000" w:themeColor="text1"/>
        </w:rPr>
        <w:t xml:space="preserve">долгосрочного </w:t>
      </w:r>
      <w:r w:rsidR="00871EC8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приведён в документе </w:t>
      </w:r>
      <w:del w:id="989" w:author="Попова Дарья Николаевна (Подрядчик. ООО БерингПойнт)" w:date="2021-04-05T14:57:00Z">
        <w:r w:rsidR="00EA47D8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90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EA47D8">
        <w:rPr>
          <w:rFonts w:ascii="Arial" w:hAnsi="Arial" w:cs="Arial"/>
          <w:color w:val="000000" w:themeColor="text1"/>
        </w:rPr>
        <w:t xml:space="preserve"> «</w:t>
      </w:r>
      <w:r w:rsidR="00EA47D8" w:rsidRPr="00EA47D8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EA47D8" w:rsidRPr="00EA47D8">
        <w:rPr>
          <w:rFonts w:ascii="Arial" w:hAnsi="Arial" w:cs="Arial"/>
          <w:color w:val="000000" w:themeColor="text1"/>
        </w:rPr>
        <w:t>ТОиР</w:t>
      </w:r>
      <w:proofErr w:type="spellEnd"/>
      <w:r w:rsidR="00EA47D8" w:rsidRPr="00EA47D8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EA47D8">
        <w:rPr>
          <w:rFonts w:ascii="Arial" w:hAnsi="Arial" w:cs="Arial"/>
          <w:color w:val="000000" w:themeColor="text1"/>
        </w:rPr>
        <w:t>».</w:t>
      </w:r>
    </w:p>
    <w:p w14:paraId="770D312A" w14:textId="7905CFC7" w:rsidR="00606BDC" w:rsidRDefault="00051249" w:rsidP="00606BD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Запуск формата планирования </w:t>
      </w:r>
      <w:r w:rsidR="00606BDC">
        <w:rPr>
          <w:rFonts w:ascii="Arial" w:hAnsi="Arial" w:cs="Arial"/>
          <w:color w:val="000000" w:themeColor="text1"/>
        </w:rPr>
        <w:t xml:space="preserve">долгосрочного </w:t>
      </w:r>
      <w:r w:rsidR="00EA47D8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выполняется из потока бизнес-операций. Пользователь проходит по ссылке в потоке бизнес-операций, при этом на компьютер пользователя скачивается файл с расширением </w:t>
      </w:r>
      <w:r w:rsidRPr="00513898">
        <w:rPr>
          <w:rFonts w:ascii="Arial" w:hAnsi="Arial" w:cs="Arial"/>
          <w:color w:val="000000" w:themeColor="text1"/>
        </w:rPr>
        <w:t>.</w:t>
      </w:r>
      <w:proofErr w:type="spellStart"/>
      <w:r>
        <w:rPr>
          <w:rFonts w:ascii="Arial" w:hAnsi="Arial" w:cs="Arial"/>
          <w:color w:val="000000" w:themeColor="text1"/>
          <w:lang w:val="en-US"/>
        </w:rPr>
        <w:t>sapaox</w:t>
      </w:r>
      <w:proofErr w:type="spellEnd"/>
      <w:r w:rsidRPr="00513898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в котором передаются параметры и команда запуска </w:t>
      </w:r>
      <w:r w:rsidRPr="00D614C9">
        <w:rPr>
          <w:rFonts w:ascii="Arial" w:hAnsi="Arial" w:cs="Arial"/>
          <w:color w:val="000000" w:themeColor="text1"/>
        </w:rPr>
        <w:t>приложени</w:t>
      </w:r>
      <w:r>
        <w:rPr>
          <w:rFonts w:ascii="Arial" w:hAnsi="Arial" w:cs="Arial"/>
          <w:color w:val="000000" w:themeColor="text1"/>
        </w:rPr>
        <w:t>я</w:t>
      </w:r>
      <w:r w:rsidRPr="00D614C9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D614C9">
        <w:rPr>
          <w:rFonts w:ascii="Arial" w:hAnsi="Arial" w:cs="Arial"/>
          <w:color w:val="000000" w:themeColor="text1"/>
        </w:rPr>
        <w:t>Analysis</w:t>
      </w:r>
      <w:proofErr w:type="spellEnd"/>
      <w:r w:rsidRPr="00D614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614C9">
        <w:rPr>
          <w:rFonts w:ascii="Arial" w:hAnsi="Arial" w:cs="Arial"/>
          <w:color w:val="000000" w:themeColor="text1"/>
        </w:rPr>
        <w:t>for</w:t>
      </w:r>
      <w:proofErr w:type="spellEnd"/>
      <w:r w:rsidRPr="00D614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614C9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>. Открытие скаченного файла запускает приложение и открывает в н</w:t>
      </w:r>
      <w:r w:rsidR="00606BDC">
        <w:rPr>
          <w:rFonts w:ascii="Arial" w:hAnsi="Arial" w:cs="Arial"/>
          <w:color w:val="000000" w:themeColor="text1"/>
        </w:rPr>
        <w:t xml:space="preserve">ём формат планирования. При открытии формат планирования наследует параметры запуска из инстанции потока бизнес-операций, а именно: </w:t>
      </w:r>
      <w:r w:rsidR="00B521C3">
        <w:rPr>
          <w:rFonts w:ascii="Arial" w:hAnsi="Arial" w:cs="Arial"/>
          <w:color w:val="000000" w:themeColor="text1"/>
        </w:rPr>
        <w:t>бюджетная кампания</w:t>
      </w:r>
      <w:r w:rsidR="00606BDC">
        <w:rPr>
          <w:rFonts w:ascii="Arial" w:hAnsi="Arial" w:cs="Arial"/>
          <w:color w:val="000000" w:themeColor="text1"/>
        </w:rPr>
        <w:t>, организационная единица, версия планирования.</w:t>
      </w:r>
    </w:p>
    <w:p w14:paraId="502419F5" w14:textId="73E47141" w:rsidR="00051249" w:rsidRDefault="0005124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</w:t>
      </w:r>
      <w:r w:rsidRPr="00495EAD">
        <w:rPr>
          <w:rFonts w:ascii="Arial" w:hAnsi="Arial" w:cs="Arial"/>
          <w:color w:val="000000" w:themeColor="text1"/>
        </w:rPr>
        <w:t>ормат планирования структурирован</w:t>
      </w:r>
      <w:r w:rsidR="00606BDC">
        <w:rPr>
          <w:rFonts w:ascii="Arial" w:hAnsi="Arial" w:cs="Arial"/>
          <w:color w:val="000000" w:themeColor="text1"/>
        </w:rPr>
        <w:t xml:space="preserve"> </w:t>
      </w:r>
      <w:r w:rsidR="00EA47D8">
        <w:rPr>
          <w:rFonts w:ascii="Arial" w:hAnsi="Arial" w:cs="Arial"/>
          <w:color w:val="000000" w:themeColor="text1"/>
        </w:rPr>
        <w:t>в соотв</w:t>
      </w:r>
      <w:r w:rsidR="00097E3F">
        <w:rPr>
          <w:rFonts w:ascii="Arial" w:hAnsi="Arial" w:cs="Arial"/>
          <w:color w:val="000000" w:themeColor="text1"/>
        </w:rPr>
        <w:t>етствии с проектами</w:t>
      </w:r>
      <w:r>
        <w:rPr>
          <w:rFonts w:ascii="Arial" w:hAnsi="Arial" w:cs="Arial"/>
          <w:color w:val="000000" w:themeColor="text1"/>
        </w:rPr>
        <w:t xml:space="preserve">. Описание принципов структурирования </w:t>
      </w:r>
      <w:r w:rsidR="00097E3F">
        <w:rPr>
          <w:rFonts w:ascii="Arial" w:hAnsi="Arial" w:cs="Arial"/>
          <w:color w:val="000000" w:themeColor="text1"/>
        </w:rPr>
        <w:t xml:space="preserve">проектов </w:t>
      </w:r>
      <w:r>
        <w:rPr>
          <w:rFonts w:ascii="Arial" w:hAnsi="Arial" w:cs="Arial"/>
          <w:color w:val="000000" w:themeColor="text1"/>
        </w:rPr>
        <w:t xml:space="preserve">приведено в </w:t>
      </w:r>
      <w:r w:rsidR="0013701A">
        <w:rPr>
          <w:rFonts w:ascii="Arial" w:hAnsi="Arial" w:cs="Arial"/>
          <w:color w:val="000000" w:themeColor="text1"/>
        </w:rPr>
        <w:t xml:space="preserve">документе </w:t>
      </w:r>
      <w:del w:id="991" w:author="Попова Дарья Николаевна (Подрядчик. ООО БерингПойнт)" w:date="2021-04-05T14:55:00Z">
        <w:r w:rsidR="0013701A" w:rsidDel="002E6C85">
          <w:rPr>
            <w:rFonts w:ascii="Arial" w:hAnsi="Arial" w:cs="Arial"/>
            <w:color w:val="000000" w:themeColor="text1"/>
          </w:rPr>
          <w:lastRenderedPageBreak/>
          <w:delText>ERP.2.1_17_PM</w:delText>
        </w:r>
      </w:del>
      <w:ins w:id="992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13701A">
        <w:rPr>
          <w:rFonts w:ascii="Arial" w:hAnsi="Arial" w:cs="Arial"/>
          <w:color w:val="000000" w:themeColor="text1"/>
        </w:rPr>
        <w:t xml:space="preserve"> «</w:t>
      </w:r>
      <w:r w:rsidR="0013701A" w:rsidRPr="0013701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13701A">
        <w:rPr>
          <w:rFonts w:ascii="Arial" w:hAnsi="Arial" w:cs="Arial"/>
          <w:color w:val="000000" w:themeColor="text1"/>
        </w:rPr>
        <w:t>»</w:t>
      </w:r>
      <w:r w:rsidRPr="00495EAD">
        <w:rPr>
          <w:rFonts w:ascii="Arial" w:hAnsi="Arial" w:cs="Arial"/>
          <w:color w:val="000000" w:themeColor="text1"/>
        </w:rPr>
        <w:t>. В общем виде структура</w:t>
      </w:r>
      <w:r w:rsidR="00097E3F">
        <w:rPr>
          <w:rFonts w:ascii="Arial" w:hAnsi="Arial" w:cs="Arial"/>
          <w:color w:val="000000" w:themeColor="text1"/>
        </w:rPr>
        <w:t xml:space="preserve"> проектов </w:t>
      </w:r>
      <w:r w:rsidRPr="00495EAD">
        <w:rPr>
          <w:rFonts w:ascii="Arial" w:hAnsi="Arial" w:cs="Arial"/>
          <w:color w:val="000000" w:themeColor="text1"/>
        </w:rPr>
        <w:t xml:space="preserve">представляет собой иерархический </w:t>
      </w:r>
      <w:r>
        <w:rPr>
          <w:rFonts w:ascii="Arial" w:hAnsi="Arial" w:cs="Arial"/>
          <w:color w:val="000000" w:themeColor="text1"/>
        </w:rPr>
        <w:t xml:space="preserve">справочник, </w:t>
      </w:r>
      <w:r w:rsidRPr="00495EAD">
        <w:rPr>
          <w:rFonts w:ascii="Arial" w:hAnsi="Arial" w:cs="Arial"/>
          <w:color w:val="000000" w:themeColor="text1"/>
        </w:rPr>
        <w:t xml:space="preserve">элементы которого являются </w:t>
      </w:r>
      <w:r>
        <w:rPr>
          <w:rFonts w:ascii="Arial" w:hAnsi="Arial" w:cs="Arial"/>
          <w:color w:val="000000" w:themeColor="text1"/>
        </w:rPr>
        <w:t>объектами</w:t>
      </w:r>
      <w:r w:rsidRPr="00495EAD">
        <w:rPr>
          <w:rFonts w:ascii="Arial" w:hAnsi="Arial" w:cs="Arial"/>
          <w:color w:val="000000" w:themeColor="text1"/>
        </w:rPr>
        <w:t xml:space="preserve"> планирования и контроля </w:t>
      </w:r>
      <w:r w:rsidR="00606BDC">
        <w:rPr>
          <w:rFonts w:ascii="Arial" w:hAnsi="Arial" w:cs="Arial"/>
          <w:color w:val="000000" w:themeColor="text1"/>
        </w:rPr>
        <w:t>долгосрочн</w:t>
      </w:r>
      <w:r w:rsidR="001857D9">
        <w:rPr>
          <w:rFonts w:ascii="Arial" w:hAnsi="Arial" w:cs="Arial"/>
          <w:color w:val="000000" w:themeColor="text1"/>
        </w:rPr>
        <w:t>ых</w:t>
      </w:r>
      <w:r w:rsidR="00606BDC">
        <w:rPr>
          <w:rFonts w:ascii="Arial" w:hAnsi="Arial" w:cs="Arial"/>
          <w:color w:val="000000" w:themeColor="text1"/>
        </w:rPr>
        <w:t xml:space="preserve"> </w:t>
      </w:r>
      <w:r w:rsidR="0013701A">
        <w:rPr>
          <w:rFonts w:ascii="Arial" w:hAnsi="Arial" w:cs="Arial"/>
          <w:color w:val="000000" w:themeColor="text1"/>
        </w:rPr>
        <w:t xml:space="preserve">плана </w:t>
      </w:r>
      <w:r w:rsidR="00301E1E">
        <w:rPr>
          <w:rFonts w:ascii="Arial" w:hAnsi="Arial" w:cs="Arial"/>
          <w:color w:val="000000" w:themeColor="text1"/>
        </w:rPr>
        <w:t xml:space="preserve">и бюджета </w:t>
      </w:r>
      <w:r>
        <w:rPr>
          <w:rFonts w:ascii="Arial" w:hAnsi="Arial" w:cs="Arial"/>
          <w:color w:val="000000" w:themeColor="text1"/>
        </w:rPr>
        <w:t>воздействий на производственные активы.</w:t>
      </w:r>
    </w:p>
    <w:p w14:paraId="30635DDC" w14:textId="7519E9D8" w:rsidR="00442B0B" w:rsidRDefault="001857D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Раздел долгосрочного плана, связанный с проектами</w:t>
      </w:r>
      <w:r w:rsidR="00442B0B">
        <w:rPr>
          <w:rFonts w:ascii="Arial" w:hAnsi="Arial" w:cs="Arial"/>
          <w:color w:val="000000" w:themeColor="text1"/>
        </w:rPr>
        <w:t xml:space="preserve"> поддержания производственных активов</w:t>
      </w:r>
      <w:r>
        <w:rPr>
          <w:rFonts w:ascii="Arial" w:hAnsi="Arial" w:cs="Arial"/>
          <w:color w:val="000000" w:themeColor="text1"/>
        </w:rPr>
        <w:t xml:space="preserve">, </w:t>
      </w:r>
      <w:r w:rsidR="0079329A">
        <w:rPr>
          <w:rFonts w:ascii="Arial" w:hAnsi="Arial" w:cs="Arial"/>
          <w:color w:val="000000" w:themeColor="text1"/>
        </w:rPr>
        <w:t xml:space="preserve">на 2 и 3 года </w:t>
      </w:r>
      <w:r>
        <w:rPr>
          <w:rFonts w:ascii="Arial" w:hAnsi="Arial" w:cs="Arial"/>
          <w:color w:val="000000" w:themeColor="text1"/>
        </w:rPr>
        <w:t xml:space="preserve">формируется путём </w:t>
      </w:r>
      <w:r w:rsidR="00442B0B" w:rsidRPr="00442B0B">
        <w:rPr>
          <w:rFonts w:ascii="Arial" w:hAnsi="Arial" w:cs="Arial"/>
          <w:color w:val="000000" w:themeColor="text1"/>
        </w:rPr>
        <w:t xml:space="preserve">моделирования в </w:t>
      </w:r>
      <w:r w:rsidR="00442B0B">
        <w:rPr>
          <w:rFonts w:ascii="Arial" w:hAnsi="Arial" w:cs="Arial"/>
          <w:color w:val="000000" w:themeColor="text1"/>
        </w:rPr>
        <w:t xml:space="preserve">Системе (код </w:t>
      </w:r>
      <w:r w:rsidR="00442B0B" w:rsidRPr="00D37948">
        <w:rPr>
          <w:rFonts w:ascii="Arial" w:hAnsi="Arial" w:cs="Arial"/>
          <w:color w:val="000000" w:themeColor="text1"/>
        </w:rPr>
        <w:t>MCB</w:t>
      </w:r>
      <w:r w:rsidR="00003120">
        <w:rPr>
          <w:rFonts w:ascii="Arial" w:hAnsi="Arial" w:cs="Arial"/>
          <w:color w:val="000000" w:themeColor="text1"/>
        </w:rPr>
        <w:t>0</w:t>
      </w:r>
      <w:r w:rsidR="00442B0B" w:rsidRPr="00D37948">
        <w:rPr>
          <w:rFonts w:ascii="Arial" w:hAnsi="Arial" w:cs="Arial"/>
          <w:color w:val="000000" w:themeColor="text1"/>
        </w:rPr>
        <w:t>8</w:t>
      </w:r>
      <w:r w:rsidR="00003120">
        <w:rPr>
          <w:rFonts w:ascii="Arial" w:hAnsi="Arial" w:cs="Arial"/>
          <w:color w:val="000000" w:themeColor="text1"/>
        </w:rPr>
        <w:t>-03</w:t>
      </w:r>
      <w:r w:rsidR="00442B0B" w:rsidRPr="00446DC7">
        <w:rPr>
          <w:rFonts w:ascii="Arial" w:hAnsi="Arial" w:cs="Arial"/>
          <w:color w:val="000000" w:themeColor="text1"/>
        </w:rPr>
        <w:t xml:space="preserve"> </w:t>
      </w:r>
      <w:r w:rsidR="00442B0B">
        <w:rPr>
          <w:rFonts w:ascii="Arial" w:hAnsi="Arial" w:cs="Arial"/>
          <w:color w:val="000000" w:themeColor="text1"/>
        </w:rPr>
        <w:t>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442B0B">
        <w:rPr>
          <w:rFonts w:ascii="Arial" w:hAnsi="Arial" w:cs="Arial"/>
          <w:color w:val="000000" w:themeColor="text1"/>
        </w:rPr>
        <w:t>)</w:t>
      </w:r>
      <w:r w:rsidR="00442B0B" w:rsidRPr="00442B0B">
        <w:rPr>
          <w:rFonts w:ascii="Arial" w:hAnsi="Arial" w:cs="Arial"/>
          <w:color w:val="000000" w:themeColor="text1"/>
        </w:rPr>
        <w:t xml:space="preserve"> мероприятий </w:t>
      </w:r>
      <w:proofErr w:type="spellStart"/>
      <w:r w:rsidR="00442B0B" w:rsidRPr="00442B0B">
        <w:rPr>
          <w:rFonts w:ascii="Arial" w:hAnsi="Arial" w:cs="Arial"/>
          <w:color w:val="000000" w:themeColor="text1"/>
        </w:rPr>
        <w:t>ТОиР</w:t>
      </w:r>
      <w:proofErr w:type="spellEnd"/>
      <w:r w:rsidR="00442B0B" w:rsidRPr="00442B0B">
        <w:rPr>
          <w:rFonts w:ascii="Arial" w:hAnsi="Arial" w:cs="Arial"/>
          <w:color w:val="000000" w:themeColor="text1"/>
        </w:rPr>
        <w:t xml:space="preserve"> в соответствии с разделами 4.2.9-10 </w:t>
      </w:r>
      <w:r w:rsidR="00442B0B">
        <w:rPr>
          <w:rFonts w:ascii="Arial" w:hAnsi="Arial" w:cs="Arial"/>
          <w:color w:val="000000" w:themeColor="text1"/>
        </w:rPr>
        <w:t xml:space="preserve">документа </w:t>
      </w:r>
      <w:del w:id="993" w:author="Попова Дарья Николаевна (Подрядчик. ООО БерингПойнт)" w:date="2021-04-05T14:57:00Z">
        <w:r w:rsidR="00442B0B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994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442B0B">
        <w:rPr>
          <w:rFonts w:ascii="Arial" w:hAnsi="Arial" w:cs="Arial"/>
          <w:color w:val="000000" w:themeColor="text1"/>
        </w:rPr>
        <w:t xml:space="preserve"> «</w:t>
      </w:r>
      <w:r w:rsidR="00442B0B" w:rsidRPr="00442B0B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442B0B" w:rsidRPr="00442B0B">
        <w:rPr>
          <w:rFonts w:ascii="Arial" w:hAnsi="Arial" w:cs="Arial"/>
          <w:color w:val="000000" w:themeColor="text1"/>
        </w:rPr>
        <w:t>ТОиР</w:t>
      </w:r>
      <w:proofErr w:type="spellEnd"/>
      <w:r w:rsidR="00442B0B" w:rsidRPr="00442B0B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442B0B">
        <w:rPr>
          <w:rFonts w:ascii="Arial" w:hAnsi="Arial" w:cs="Arial"/>
          <w:color w:val="000000" w:themeColor="text1"/>
        </w:rPr>
        <w:t>»</w:t>
      </w:r>
      <w:r w:rsidR="00301E1E">
        <w:rPr>
          <w:rFonts w:ascii="Arial" w:hAnsi="Arial" w:cs="Arial"/>
          <w:color w:val="000000" w:themeColor="text1"/>
        </w:rPr>
        <w:t>.</w:t>
      </w:r>
    </w:p>
    <w:p w14:paraId="13C80536" w14:textId="29A5E66D" w:rsidR="00051249" w:rsidRDefault="00051249" w:rsidP="0005124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формирования </w:t>
      </w:r>
      <w:r w:rsidR="0051394C">
        <w:rPr>
          <w:rFonts w:ascii="Arial" w:hAnsi="Arial" w:cs="Arial"/>
          <w:color w:val="000000" w:themeColor="text1"/>
        </w:rPr>
        <w:t xml:space="preserve">долгосрочного </w:t>
      </w:r>
      <w:r w:rsidR="00442B0B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</w:t>
      </w:r>
      <w:r w:rsidR="005A53B1">
        <w:rPr>
          <w:rFonts w:ascii="Arial" w:hAnsi="Arial" w:cs="Arial"/>
          <w:color w:val="000000" w:themeColor="text1"/>
        </w:rPr>
        <w:t xml:space="preserve">на ПА </w:t>
      </w:r>
      <w:r>
        <w:rPr>
          <w:rFonts w:ascii="Arial" w:hAnsi="Arial" w:cs="Arial"/>
          <w:color w:val="000000" w:themeColor="text1"/>
        </w:rPr>
        <w:t xml:space="preserve">проекты могут быть </w:t>
      </w:r>
      <w:r w:rsidR="0010506B">
        <w:rPr>
          <w:rFonts w:ascii="Arial" w:hAnsi="Arial" w:cs="Arial"/>
          <w:color w:val="000000" w:themeColor="text1"/>
        </w:rPr>
        <w:t xml:space="preserve">вручную </w:t>
      </w:r>
      <w:r>
        <w:rPr>
          <w:rFonts w:ascii="Arial" w:hAnsi="Arial" w:cs="Arial"/>
          <w:color w:val="000000" w:themeColor="text1"/>
        </w:rPr>
        <w:t>как исключены из плана работ, так и добавлены в него.</w:t>
      </w:r>
    </w:p>
    <w:p w14:paraId="7B7C93D9" w14:textId="77777777" w:rsidR="00051249" w:rsidRPr="003B0EFD" w:rsidRDefault="00051249" w:rsidP="003B0EF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7F10934" w14:textId="64860E3E" w:rsidR="004E068A" w:rsidRDefault="004E068A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60 - </w:t>
      </w:r>
      <w:r w:rsidRPr="004E068A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проекта долгосрочного бюджета воздействий БЕ</w:t>
      </w:r>
    </w:p>
    <w:p w14:paraId="0DF34620" w14:textId="10F86039" w:rsidR="0066114E" w:rsidRDefault="00834434" w:rsidP="009936BB">
      <w:pPr>
        <w:spacing w:after="240" w:line="276" w:lineRule="auto"/>
        <w:ind w:firstLine="567"/>
        <w:rPr>
          <w:rFonts w:cs="Arial"/>
          <w:color w:val="000000" w:themeColor="text1"/>
        </w:rPr>
      </w:pPr>
      <w:r w:rsidRPr="00834434">
        <w:rPr>
          <w:rFonts w:ascii="Arial" w:hAnsi="Arial" w:cs="Arial"/>
          <w:color w:val="000000" w:themeColor="text1"/>
        </w:rPr>
        <w:t xml:space="preserve">Долгосрочный </w:t>
      </w:r>
      <w:r>
        <w:rPr>
          <w:rFonts w:ascii="Arial" w:hAnsi="Arial" w:cs="Arial"/>
          <w:color w:val="000000" w:themeColor="text1"/>
        </w:rPr>
        <w:t>бюджет</w:t>
      </w:r>
      <w:r w:rsidRPr="00834434">
        <w:rPr>
          <w:rFonts w:ascii="Arial" w:hAnsi="Arial" w:cs="Arial"/>
          <w:color w:val="000000" w:themeColor="text1"/>
        </w:rPr>
        <w:t xml:space="preserve"> воздействий на производственные активы БЕ формируется специалистом в роли 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487760">
        <w:rPr>
          <w:rFonts w:ascii="Arial" w:hAnsi="Arial" w:cs="Arial"/>
          <w:color w:val="000000" w:themeColor="text1"/>
        </w:rPr>
        <w:t>, специализирующегося на планировании 10-летнего плана и бюджета воздействий</w:t>
      </w:r>
      <w:r>
        <w:rPr>
          <w:rFonts w:ascii="Arial" w:hAnsi="Arial" w:cs="Arial"/>
          <w:color w:val="000000" w:themeColor="text1"/>
        </w:rPr>
        <w:t>.</w:t>
      </w:r>
    </w:p>
    <w:p w14:paraId="05DD4083" w14:textId="1DD9D263" w:rsidR="004E068A" w:rsidRDefault="00834434" w:rsidP="009936BB">
      <w:pPr>
        <w:spacing w:after="240" w:line="276" w:lineRule="auto"/>
        <w:ind w:firstLine="567"/>
        <w:rPr>
          <w:rFonts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формирования долгосрочного бюджета воздействий на производственные активы сотрудник в роли </w:t>
      </w:r>
      <w:r w:rsidRPr="00871EC8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запускает формат планирования в приложении</w:t>
      </w:r>
      <w:r w:rsidRPr="000D01DD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0D01DD">
        <w:rPr>
          <w:rFonts w:ascii="Arial" w:hAnsi="Arial" w:cs="Arial"/>
          <w:color w:val="000000" w:themeColor="text1"/>
        </w:rPr>
        <w:t>Analysis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for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 (код </w:t>
      </w:r>
      <w:r w:rsidRPr="00E33A67">
        <w:rPr>
          <w:rFonts w:ascii="Arial" w:hAnsi="Arial" w:cs="Arial"/>
          <w:color w:val="000000" w:themeColor="text1"/>
        </w:rPr>
        <w:t>MCB08</w:t>
      </w:r>
      <w:r w:rsidR="00E10158">
        <w:rPr>
          <w:rFonts w:ascii="Arial" w:hAnsi="Arial" w:cs="Arial"/>
          <w:color w:val="000000" w:themeColor="text1"/>
        </w:rPr>
        <w:t>-03</w:t>
      </w:r>
      <w:r>
        <w:rPr>
          <w:rFonts w:ascii="Arial" w:hAnsi="Arial" w:cs="Arial"/>
          <w:color w:val="000000" w:themeColor="text1"/>
        </w:rPr>
        <w:t xml:space="preserve"> в реестре разработок, описание в разделе 5.10 настоящего КД). </w:t>
      </w:r>
      <w:r w:rsidR="0066114E" w:rsidRPr="009936BB">
        <w:rPr>
          <w:rFonts w:ascii="Arial" w:hAnsi="Arial" w:cs="Arial"/>
          <w:color w:val="000000" w:themeColor="text1"/>
        </w:rPr>
        <w:t xml:space="preserve">Формат планирования стоимостного выражения долгосрочного плана воздействий – долгосрочный бюджет воздействий, приведён в документе </w:t>
      </w:r>
      <w:del w:id="995" w:author="Попова Дарья Николаевна (Подрядчик. ООО БерингПойнт)" w:date="2021-04-05T14:55:00Z">
        <w:r w:rsidR="0066114E" w:rsidRPr="009936BB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96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66114E" w:rsidRPr="009936BB">
        <w:rPr>
          <w:rFonts w:ascii="Arial" w:hAnsi="Arial" w:cs="Arial"/>
          <w:color w:val="000000" w:themeColor="text1"/>
        </w:rPr>
        <w:t xml:space="preserve"> «Методика планирования и контроля факта затрат на поддержание производственных активов (с учётом капитализации затрат на ремонт основных средств)».</w:t>
      </w:r>
    </w:p>
    <w:p w14:paraId="0CC823C0" w14:textId="4868D889" w:rsidR="00301E1E" w:rsidRDefault="00834434" w:rsidP="009936BB">
      <w:pPr>
        <w:spacing w:after="240" w:line="276" w:lineRule="auto"/>
        <w:ind w:firstLine="567"/>
        <w:rPr>
          <w:rFonts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Раздел долгосрочного бюджета, связанный с проектами поддержания производственных активов, перечень которых сформировался путём моделирования в Системе (в результате работы разработки </w:t>
      </w:r>
      <w:r>
        <w:rPr>
          <w:rFonts w:ascii="Arial" w:hAnsi="Arial" w:cs="Arial"/>
          <w:color w:val="000000" w:themeColor="text1"/>
          <w:lang w:val="en-US"/>
        </w:rPr>
        <w:t>MCB</w:t>
      </w:r>
      <w:r w:rsidR="00E10158">
        <w:rPr>
          <w:rFonts w:ascii="Arial" w:hAnsi="Arial" w:cs="Arial"/>
          <w:color w:val="000000" w:themeColor="text1"/>
        </w:rPr>
        <w:t>0</w:t>
      </w:r>
      <w:r w:rsidRPr="009936BB">
        <w:rPr>
          <w:rFonts w:ascii="Arial" w:hAnsi="Arial" w:cs="Arial"/>
          <w:color w:val="000000" w:themeColor="text1"/>
        </w:rPr>
        <w:t>8</w:t>
      </w:r>
      <w:r w:rsidR="00E10158">
        <w:rPr>
          <w:rFonts w:ascii="Arial" w:hAnsi="Arial" w:cs="Arial"/>
          <w:color w:val="000000" w:themeColor="text1"/>
        </w:rPr>
        <w:t>-03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 реестре разработок), </w:t>
      </w:r>
      <w:r w:rsidR="00A24B9F">
        <w:rPr>
          <w:rFonts w:ascii="Arial" w:hAnsi="Arial" w:cs="Arial"/>
          <w:color w:val="000000" w:themeColor="text1"/>
        </w:rPr>
        <w:t xml:space="preserve">будет оценён в соответствии с плановыми ценами материалов и услуг сторонних организаций. Также в бюджет будут включены </w:t>
      </w:r>
      <w:r w:rsidR="00A24B9F" w:rsidRPr="00442B0B">
        <w:rPr>
          <w:rFonts w:ascii="Arial" w:hAnsi="Arial" w:cs="Arial"/>
          <w:color w:val="000000" w:themeColor="text1"/>
        </w:rPr>
        <w:t>затрат</w:t>
      </w:r>
      <w:r w:rsidR="00A24B9F">
        <w:rPr>
          <w:rFonts w:ascii="Arial" w:hAnsi="Arial" w:cs="Arial"/>
          <w:color w:val="000000" w:themeColor="text1"/>
        </w:rPr>
        <w:t>ы</w:t>
      </w:r>
      <w:r w:rsidR="00A24B9F" w:rsidRPr="00442B0B">
        <w:rPr>
          <w:rFonts w:ascii="Arial" w:hAnsi="Arial" w:cs="Arial"/>
          <w:color w:val="000000" w:themeColor="text1"/>
        </w:rPr>
        <w:t xml:space="preserve"> на основании статистики по работам, выполняемым не по нормативу</w:t>
      </w:r>
      <w:r w:rsidR="00A24B9F">
        <w:rPr>
          <w:rFonts w:ascii="Arial" w:hAnsi="Arial" w:cs="Arial"/>
          <w:color w:val="000000" w:themeColor="text1"/>
        </w:rPr>
        <w:t xml:space="preserve">. </w:t>
      </w:r>
      <w:r w:rsidR="00551DE5">
        <w:rPr>
          <w:rFonts w:ascii="Arial" w:hAnsi="Arial" w:cs="Arial"/>
          <w:color w:val="000000" w:themeColor="text1"/>
        </w:rPr>
        <w:t>С</w:t>
      </w:r>
      <w:r w:rsidR="00301E1E">
        <w:rPr>
          <w:rFonts w:ascii="Arial" w:hAnsi="Arial" w:cs="Arial"/>
          <w:color w:val="000000" w:themeColor="text1"/>
        </w:rPr>
        <w:t xml:space="preserve">огласно документу </w:t>
      </w:r>
      <w:del w:id="997" w:author="Попова Дарья Николаевна (Подрядчик. ООО БерингПойнт)" w:date="2021-04-05T14:55:00Z">
        <w:r w:rsidR="00301E1E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998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301E1E">
        <w:rPr>
          <w:rFonts w:ascii="Arial" w:hAnsi="Arial" w:cs="Arial"/>
          <w:color w:val="000000" w:themeColor="text1"/>
        </w:rPr>
        <w:t xml:space="preserve"> «</w:t>
      </w:r>
      <w:r w:rsidR="00301E1E" w:rsidRPr="00442B0B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301E1E">
        <w:rPr>
          <w:rFonts w:ascii="Arial" w:hAnsi="Arial" w:cs="Arial"/>
          <w:color w:val="000000" w:themeColor="text1"/>
        </w:rPr>
        <w:t>»</w:t>
      </w:r>
      <w:r w:rsidR="00551DE5">
        <w:rPr>
          <w:rFonts w:ascii="Arial" w:hAnsi="Arial" w:cs="Arial"/>
          <w:color w:val="000000" w:themeColor="text1"/>
        </w:rPr>
        <w:t xml:space="preserve"> н</w:t>
      </w:r>
      <w:r w:rsidR="00551DE5" w:rsidRPr="00442B0B">
        <w:rPr>
          <w:rFonts w:ascii="Arial" w:hAnsi="Arial" w:cs="Arial"/>
          <w:color w:val="000000" w:themeColor="text1"/>
        </w:rPr>
        <w:t>а долгосрочном горизонте допускается погрешность в расчётах</w:t>
      </w:r>
      <w:r w:rsidR="00551DE5">
        <w:rPr>
          <w:rFonts w:ascii="Arial" w:hAnsi="Arial" w:cs="Arial"/>
          <w:color w:val="000000" w:themeColor="text1"/>
        </w:rPr>
        <w:t xml:space="preserve"> стоимости мероприятий</w:t>
      </w:r>
      <w:r w:rsidR="00301E1E">
        <w:rPr>
          <w:rFonts w:ascii="Arial" w:hAnsi="Arial" w:cs="Arial"/>
          <w:color w:val="000000" w:themeColor="text1"/>
        </w:rPr>
        <w:t>.</w:t>
      </w:r>
    </w:p>
    <w:p w14:paraId="7700A0E7" w14:textId="2EF5B0DE" w:rsidR="00A24B9F" w:rsidRPr="002A704F" w:rsidRDefault="00A24B9F" w:rsidP="009936BB">
      <w:pPr>
        <w:spacing w:after="240" w:line="276" w:lineRule="auto"/>
        <w:ind w:firstLine="567"/>
        <w:rPr>
          <w:rFonts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По окончании формирования долгосрочного бюджета воздействий на производственные активы </w:t>
      </w:r>
      <w:r w:rsidRPr="00834434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сохраняет полученный результат в формате планирования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Analysis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for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Excel</w:t>
      </w:r>
      <w:r w:rsidRPr="009936B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Затем ему необходимо выполнить операцию </w:t>
      </w:r>
      <w:r w:rsidR="001A5AB2">
        <w:rPr>
          <w:rFonts w:ascii="Arial" w:hAnsi="Arial" w:cs="Arial"/>
          <w:color w:val="000000" w:themeColor="text1"/>
        </w:rPr>
        <w:t>отправки долгосрочного плана и бюджета на рассмотрение Главному специалисту</w:t>
      </w:r>
      <w:r w:rsidR="001A5AB2" w:rsidRPr="001A5AB2">
        <w:rPr>
          <w:rFonts w:ascii="Arial" w:hAnsi="Arial" w:cs="Arial"/>
          <w:color w:val="000000" w:themeColor="text1"/>
        </w:rPr>
        <w:t xml:space="preserve"> </w:t>
      </w:r>
      <w:proofErr w:type="spellStart"/>
      <w:r w:rsidR="001A5AB2" w:rsidRPr="001A5AB2">
        <w:rPr>
          <w:rFonts w:ascii="Arial" w:hAnsi="Arial" w:cs="Arial"/>
          <w:color w:val="000000" w:themeColor="text1"/>
        </w:rPr>
        <w:t>ТОиР</w:t>
      </w:r>
      <w:proofErr w:type="spellEnd"/>
      <w:r w:rsidR="001A5AB2" w:rsidRPr="001A5AB2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– </w:t>
      </w:r>
      <w:r w:rsidR="00E0703C" w:rsidRPr="00E0703C">
        <w:rPr>
          <w:rFonts w:ascii="Arial" w:hAnsi="Arial" w:cs="Arial"/>
          <w:color w:val="000000" w:themeColor="text1"/>
        </w:rPr>
        <w:t>Руководи</w:t>
      </w:r>
      <w:r w:rsidR="00E0703C">
        <w:rPr>
          <w:rFonts w:ascii="Arial" w:hAnsi="Arial" w:cs="Arial"/>
          <w:color w:val="000000" w:themeColor="text1"/>
        </w:rPr>
        <w:t>телю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="001A5AB2">
        <w:rPr>
          <w:rFonts w:ascii="Arial" w:hAnsi="Arial" w:cs="Arial"/>
          <w:color w:val="000000" w:themeColor="text1"/>
        </w:rPr>
        <w:t xml:space="preserve">. Эта операция выполняется в </w:t>
      </w:r>
      <w:r>
        <w:rPr>
          <w:rFonts w:ascii="Arial" w:hAnsi="Arial" w:cs="Arial"/>
          <w:color w:val="000000" w:themeColor="text1"/>
        </w:rPr>
        <w:t>веб-интерфейсе потока бизнес-операций путём нажатия на кнопку</w:t>
      </w:r>
      <w:r w:rsidR="001A5AB2">
        <w:rPr>
          <w:rFonts w:ascii="Arial" w:hAnsi="Arial" w:cs="Arial"/>
          <w:color w:val="000000" w:themeColor="text1"/>
        </w:rPr>
        <w:t xml:space="preserve"> «Отправить»</w:t>
      </w:r>
      <w:r>
        <w:rPr>
          <w:rFonts w:ascii="Arial" w:hAnsi="Arial" w:cs="Arial"/>
          <w:color w:val="000000" w:themeColor="text1"/>
        </w:rPr>
        <w:t>.</w:t>
      </w:r>
    </w:p>
    <w:p w14:paraId="6B4BDF53" w14:textId="77777777" w:rsidR="0066114E" w:rsidRPr="009936BB" w:rsidRDefault="0066114E" w:rsidP="009936BB">
      <w:pPr>
        <w:spacing w:after="240" w:line="276" w:lineRule="auto"/>
        <w:ind w:firstLine="567"/>
        <w:rPr>
          <w:rFonts w:cs="Arial"/>
          <w:color w:val="000000" w:themeColor="text1"/>
        </w:rPr>
      </w:pPr>
    </w:p>
    <w:p w14:paraId="457DC9A5" w14:textId="6EFC16EB" w:rsidR="00A31E35" w:rsidRPr="009936BB" w:rsidRDefault="00A31E35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4E068A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7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4E068A" w:rsidRPr="004E068A">
        <w:rPr>
          <w:rFonts w:eastAsiaTheme="majorEastAsia" w:cstheme="majorBidi"/>
          <w:b/>
          <w:i w:val="0"/>
          <w:caps w:val="0"/>
          <w:sz w:val="24"/>
          <w:szCs w:val="24"/>
        </w:rPr>
        <w:t>Анализ долгосрочного плана и бюджета</w:t>
      </w:r>
      <w:r w:rsidR="004E068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БЕ)</w:t>
      </w:r>
    </w:p>
    <w:p w14:paraId="64CFC5A2" w14:textId="228F0413" w:rsidR="00F75802" w:rsidRDefault="00F7580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D228D">
        <w:rPr>
          <w:rFonts w:ascii="Arial" w:hAnsi="Arial" w:cs="Arial"/>
          <w:color w:val="000000" w:themeColor="text1"/>
        </w:rPr>
        <w:t xml:space="preserve">По завершении </w:t>
      </w:r>
      <w:r>
        <w:rPr>
          <w:rFonts w:ascii="Arial" w:hAnsi="Arial" w:cs="Arial"/>
          <w:color w:val="000000" w:themeColor="text1"/>
        </w:rPr>
        <w:t>формирования</w:t>
      </w:r>
      <w:r w:rsidRPr="000D228D">
        <w:rPr>
          <w:rFonts w:ascii="Arial" w:hAnsi="Arial" w:cs="Arial"/>
          <w:color w:val="000000" w:themeColor="text1"/>
        </w:rPr>
        <w:t xml:space="preserve"> долгосрочного </w:t>
      </w:r>
      <w:r>
        <w:rPr>
          <w:rFonts w:ascii="Arial" w:hAnsi="Arial" w:cs="Arial"/>
          <w:color w:val="000000" w:themeColor="text1"/>
        </w:rPr>
        <w:t>плана</w:t>
      </w:r>
      <w:r w:rsidR="00CB2B14">
        <w:rPr>
          <w:rFonts w:ascii="Arial" w:hAnsi="Arial" w:cs="Arial"/>
          <w:color w:val="000000" w:themeColor="text1"/>
        </w:rPr>
        <w:t xml:space="preserve"> и бюджета</w:t>
      </w:r>
      <w:r w:rsidRPr="000D228D">
        <w:rPr>
          <w:rFonts w:ascii="Arial" w:hAnsi="Arial" w:cs="Arial"/>
          <w:color w:val="000000" w:themeColor="text1"/>
        </w:rPr>
        <w:t xml:space="preserve"> воздействий на производственные активы и его отправки на рассмотрение </w:t>
      </w:r>
      <w:r w:rsidR="001A5AB2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1A5AB2" w:rsidRPr="001A5AB2">
        <w:rPr>
          <w:rFonts w:ascii="Arial" w:hAnsi="Arial" w:cs="Arial"/>
          <w:color w:val="000000" w:themeColor="text1"/>
        </w:rPr>
        <w:t>ТОиР</w:t>
      </w:r>
      <w:proofErr w:type="spellEnd"/>
      <w:r w:rsidR="001A5AB2" w:rsidRPr="001A5AB2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551DE5">
        <w:rPr>
          <w:rFonts w:ascii="Arial" w:hAnsi="Arial" w:cs="Arial"/>
          <w:color w:val="000000" w:themeColor="text1"/>
        </w:rPr>
        <w:t xml:space="preserve"> - </w:t>
      </w:r>
      <w:r w:rsidR="00551DE5" w:rsidRPr="00551DE5">
        <w:rPr>
          <w:rFonts w:ascii="Arial" w:hAnsi="Arial" w:cs="Arial"/>
          <w:color w:val="000000" w:themeColor="text1"/>
        </w:rPr>
        <w:t>Руководитель ЦФО</w:t>
      </w:r>
      <w:r w:rsidR="001A5AB2">
        <w:rPr>
          <w:rFonts w:ascii="Arial" w:hAnsi="Arial" w:cs="Arial"/>
          <w:color w:val="000000" w:themeColor="text1"/>
        </w:rPr>
        <w:t xml:space="preserve">, </w:t>
      </w:r>
      <w:r w:rsidRPr="000D228D">
        <w:rPr>
          <w:rFonts w:ascii="Arial" w:hAnsi="Arial" w:cs="Arial"/>
          <w:color w:val="000000" w:themeColor="text1"/>
        </w:rPr>
        <w:t xml:space="preserve">в </w:t>
      </w:r>
      <w:r>
        <w:rPr>
          <w:rFonts w:ascii="Arial" w:hAnsi="Arial" w:cs="Arial"/>
          <w:color w:val="000000" w:themeColor="text1"/>
        </w:rPr>
        <w:t xml:space="preserve">качестве </w:t>
      </w:r>
      <w:r w:rsidRPr="000D228D">
        <w:rPr>
          <w:rFonts w:ascii="Arial" w:hAnsi="Arial" w:cs="Arial"/>
          <w:color w:val="000000" w:themeColor="text1"/>
        </w:rPr>
        <w:t>проверяющего</w:t>
      </w:r>
      <w:r w:rsidR="001A5AB2">
        <w:rPr>
          <w:rFonts w:ascii="Arial" w:hAnsi="Arial" w:cs="Arial"/>
          <w:color w:val="000000" w:themeColor="text1"/>
        </w:rPr>
        <w:t xml:space="preserve">, </w:t>
      </w:r>
      <w:r w:rsidRPr="000D228D">
        <w:rPr>
          <w:rFonts w:ascii="Arial" w:hAnsi="Arial" w:cs="Arial"/>
          <w:color w:val="000000" w:themeColor="text1"/>
        </w:rPr>
        <w:t>получит уведомление об этом по электронной почте. По ссылке из электронного письма, либо из потока бизнес-операций в веб-интерфейсе, он сможет перейти к выполнению данной операции.</w:t>
      </w:r>
    </w:p>
    <w:p w14:paraId="05AD9FD4" w14:textId="7947DEED" w:rsidR="00F278F7" w:rsidRPr="000D228D" w:rsidRDefault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D228D">
        <w:rPr>
          <w:rFonts w:ascii="Arial" w:hAnsi="Arial" w:cs="Arial"/>
          <w:color w:val="000000" w:themeColor="text1"/>
        </w:rPr>
        <w:t xml:space="preserve">Анализ сформированного </w:t>
      </w:r>
      <w:r w:rsidR="001B3872" w:rsidRPr="000D228D">
        <w:rPr>
          <w:rFonts w:ascii="Arial" w:hAnsi="Arial" w:cs="Arial"/>
          <w:color w:val="000000" w:themeColor="text1"/>
        </w:rPr>
        <w:t xml:space="preserve">долгосрочного </w:t>
      </w:r>
      <w:r w:rsidR="00C134AF">
        <w:rPr>
          <w:rFonts w:ascii="Arial" w:hAnsi="Arial" w:cs="Arial"/>
          <w:color w:val="000000" w:themeColor="text1"/>
        </w:rPr>
        <w:t xml:space="preserve">плана </w:t>
      </w:r>
      <w:r w:rsidR="001A5AB2">
        <w:rPr>
          <w:rFonts w:ascii="Arial" w:hAnsi="Arial" w:cs="Arial"/>
          <w:color w:val="000000" w:themeColor="text1"/>
        </w:rPr>
        <w:t xml:space="preserve">и бюджета </w:t>
      </w:r>
      <w:r w:rsidRPr="000D228D">
        <w:rPr>
          <w:rFonts w:ascii="Arial" w:hAnsi="Arial" w:cs="Arial"/>
          <w:color w:val="000000" w:themeColor="text1"/>
        </w:rPr>
        <w:t xml:space="preserve">воздействий на производственные активы бизнес-единицы выполняется проверяющим </w:t>
      </w:r>
      <w:r w:rsidR="000D228D" w:rsidRPr="000D228D">
        <w:rPr>
          <w:rFonts w:ascii="Arial" w:hAnsi="Arial" w:cs="Arial"/>
          <w:color w:val="000000" w:themeColor="text1"/>
        </w:rPr>
        <w:t>–</w:t>
      </w:r>
      <w:r w:rsidRPr="000D228D">
        <w:rPr>
          <w:rFonts w:ascii="Arial" w:hAnsi="Arial" w:cs="Arial"/>
          <w:color w:val="000000" w:themeColor="text1"/>
        </w:rPr>
        <w:t xml:space="preserve"> </w:t>
      </w:r>
      <w:r w:rsidR="00C134AF">
        <w:rPr>
          <w:rFonts w:ascii="Arial" w:hAnsi="Arial" w:cs="Arial"/>
          <w:color w:val="000000" w:themeColor="text1"/>
        </w:rPr>
        <w:t xml:space="preserve">Главным </w:t>
      </w:r>
      <w:r w:rsidR="00C134AF" w:rsidRPr="00C134AF">
        <w:rPr>
          <w:rFonts w:ascii="Arial" w:hAnsi="Arial" w:cs="Arial"/>
          <w:color w:val="000000" w:themeColor="text1"/>
        </w:rPr>
        <w:t>специалист</w:t>
      </w:r>
      <w:r w:rsidR="00C134AF">
        <w:rPr>
          <w:rFonts w:ascii="Arial" w:hAnsi="Arial" w:cs="Arial"/>
          <w:color w:val="000000" w:themeColor="text1"/>
        </w:rPr>
        <w:t>ом</w:t>
      </w:r>
      <w:r w:rsidR="00C134AF" w:rsidRPr="00C134AF">
        <w:rPr>
          <w:rFonts w:ascii="Arial" w:hAnsi="Arial" w:cs="Arial"/>
          <w:color w:val="000000" w:themeColor="text1"/>
        </w:rPr>
        <w:t xml:space="preserve"> </w:t>
      </w:r>
      <w:proofErr w:type="spellStart"/>
      <w:r w:rsidR="00C134AF" w:rsidRPr="00C134AF">
        <w:rPr>
          <w:rFonts w:ascii="Arial" w:hAnsi="Arial" w:cs="Arial"/>
          <w:color w:val="000000" w:themeColor="text1"/>
        </w:rPr>
        <w:t>ТОиР</w:t>
      </w:r>
      <w:proofErr w:type="spellEnd"/>
      <w:r w:rsidR="00C134AF" w:rsidRPr="00C134AF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</w:t>
      </w:r>
      <w:r w:rsidR="00E0703C" w:rsidRPr="00E0703C">
        <w:rPr>
          <w:rFonts w:ascii="Arial" w:hAnsi="Arial" w:cs="Arial"/>
          <w:color w:val="000000" w:themeColor="text1"/>
        </w:rPr>
        <w:t>Руководител</w:t>
      </w:r>
      <w:r w:rsidR="00E0703C">
        <w:rPr>
          <w:rFonts w:ascii="Arial" w:hAnsi="Arial" w:cs="Arial"/>
          <w:color w:val="000000" w:themeColor="text1"/>
        </w:rPr>
        <w:t>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Pr="000D228D">
        <w:rPr>
          <w:rFonts w:ascii="Arial" w:hAnsi="Arial" w:cs="Arial"/>
          <w:color w:val="000000" w:themeColor="text1"/>
        </w:rPr>
        <w:t>.</w:t>
      </w:r>
      <w:r w:rsidR="00702944">
        <w:rPr>
          <w:rFonts w:ascii="Arial" w:hAnsi="Arial" w:cs="Arial"/>
          <w:color w:val="000000" w:themeColor="text1"/>
        </w:rPr>
        <w:t xml:space="preserve"> </w:t>
      </w:r>
      <w:r w:rsidR="00F75802">
        <w:rPr>
          <w:rFonts w:ascii="Arial" w:hAnsi="Arial" w:cs="Arial"/>
          <w:color w:val="000000" w:themeColor="text1"/>
        </w:rPr>
        <w:t xml:space="preserve">Анализ заключается в проверке </w:t>
      </w:r>
      <w:r w:rsidR="00F75802" w:rsidRPr="00F75802">
        <w:rPr>
          <w:rFonts w:ascii="Arial" w:hAnsi="Arial" w:cs="Arial"/>
          <w:color w:val="000000" w:themeColor="text1"/>
        </w:rPr>
        <w:t>со</w:t>
      </w:r>
      <w:r w:rsidR="00F75802">
        <w:rPr>
          <w:rFonts w:ascii="Arial" w:hAnsi="Arial" w:cs="Arial"/>
          <w:color w:val="000000" w:themeColor="text1"/>
        </w:rPr>
        <w:t xml:space="preserve">ответствия </w:t>
      </w:r>
      <w:r w:rsidR="00F75802" w:rsidRPr="00F75802">
        <w:rPr>
          <w:rFonts w:ascii="Arial" w:hAnsi="Arial" w:cs="Arial"/>
          <w:color w:val="000000" w:themeColor="text1"/>
        </w:rPr>
        <w:t xml:space="preserve">долгосрочного плана </w:t>
      </w:r>
      <w:r w:rsidR="001A5AB2">
        <w:rPr>
          <w:rFonts w:ascii="Arial" w:hAnsi="Arial" w:cs="Arial"/>
          <w:color w:val="000000" w:themeColor="text1"/>
        </w:rPr>
        <w:t xml:space="preserve">и бюджета </w:t>
      </w:r>
      <w:r w:rsidR="00F75802" w:rsidRPr="00F75802">
        <w:rPr>
          <w:rFonts w:ascii="Arial" w:hAnsi="Arial" w:cs="Arial"/>
          <w:color w:val="000000" w:themeColor="text1"/>
        </w:rPr>
        <w:t>воздействий на производственные активы долгосрочному плану</w:t>
      </w:r>
      <w:r w:rsidR="001A5AB2">
        <w:rPr>
          <w:rFonts w:ascii="Arial" w:hAnsi="Arial" w:cs="Arial"/>
          <w:color w:val="000000" w:themeColor="text1"/>
        </w:rPr>
        <w:t xml:space="preserve"> и бюджету</w:t>
      </w:r>
      <w:r w:rsidR="00F75802" w:rsidRPr="00F75802">
        <w:rPr>
          <w:rFonts w:ascii="Arial" w:hAnsi="Arial" w:cs="Arial"/>
          <w:color w:val="000000" w:themeColor="text1"/>
        </w:rPr>
        <w:t xml:space="preserve">, утверждённому в предыдущую бюджетную кампанию. </w:t>
      </w:r>
      <w:r w:rsidR="00F75802">
        <w:rPr>
          <w:rFonts w:ascii="Arial" w:hAnsi="Arial" w:cs="Arial"/>
          <w:color w:val="000000" w:themeColor="text1"/>
        </w:rPr>
        <w:t xml:space="preserve">Проверке подвергаются проекты </w:t>
      </w:r>
      <w:r w:rsidR="00276DCB">
        <w:rPr>
          <w:rFonts w:ascii="Arial" w:hAnsi="Arial" w:cs="Arial"/>
          <w:color w:val="000000" w:themeColor="text1"/>
        </w:rPr>
        <w:t>ОВП</w:t>
      </w:r>
      <w:r w:rsidR="00F75802">
        <w:rPr>
          <w:rFonts w:ascii="Arial" w:hAnsi="Arial" w:cs="Arial"/>
          <w:color w:val="000000" w:themeColor="text1"/>
        </w:rPr>
        <w:t xml:space="preserve">, </w:t>
      </w:r>
      <w:r w:rsidR="00F75802" w:rsidRPr="00F75802">
        <w:rPr>
          <w:rFonts w:ascii="Arial" w:hAnsi="Arial" w:cs="Arial"/>
          <w:color w:val="000000" w:themeColor="text1"/>
        </w:rPr>
        <w:t>проекты целевых программ на соответствие критериям включения в бюджет воздейст</w:t>
      </w:r>
      <w:r w:rsidR="00F75802">
        <w:rPr>
          <w:rFonts w:ascii="Arial" w:hAnsi="Arial" w:cs="Arial"/>
          <w:color w:val="000000" w:themeColor="text1"/>
        </w:rPr>
        <w:t>в</w:t>
      </w:r>
      <w:r w:rsidR="00F75802" w:rsidRPr="00F75802">
        <w:rPr>
          <w:rFonts w:ascii="Arial" w:hAnsi="Arial" w:cs="Arial"/>
          <w:color w:val="000000" w:themeColor="text1"/>
        </w:rPr>
        <w:t>ий на ПА</w:t>
      </w:r>
      <w:r w:rsidR="00F75802">
        <w:rPr>
          <w:rFonts w:ascii="Arial" w:hAnsi="Arial" w:cs="Arial"/>
          <w:color w:val="000000" w:themeColor="text1"/>
        </w:rPr>
        <w:t xml:space="preserve">, а не критериям инвестиционного проекта, согласно документу </w:t>
      </w:r>
      <w:del w:id="999" w:author="Попова Дарья Николаевна (Подрядчик. ООО БерингПойнт)" w:date="2021-04-05T14:55:00Z">
        <w:r w:rsidR="00F75802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00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F75802">
        <w:rPr>
          <w:rFonts w:ascii="Arial" w:hAnsi="Arial" w:cs="Arial"/>
          <w:color w:val="000000" w:themeColor="text1"/>
        </w:rPr>
        <w:t xml:space="preserve"> «</w:t>
      </w:r>
      <w:r w:rsidR="00F75802" w:rsidRPr="00F75802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F75802">
        <w:rPr>
          <w:rFonts w:ascii="Arial" w:hAnsi="Arial" w:cs="Arial"/>
          <w:color w:val="000000" w:themeColor="text1"/>
        </w:rPr>
        <w:t>»</w:t>
      </w:r>
      <w:r w:rsidR="00F75802" w:rsidRPr="00F75802">
        <w:rPr>
          <w:rFonts w:ascii="Arial" w:hAnsi="Arial" w:cs="Arial"/>
          <w:color w:val="000000" w:themeColor="text1"/>
        </w:rPr>
        <w:t>.</w:t>
      </w:r>
    </w:p>
    <w:p w14:paraId="70D9362B" w14:textId="7E2D0398" w:rsidR="00F278F7" w:rsidRPr="000D228D" w:rsidRDefault="00A4781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Буде</w:t>
      </w:r>
      <w:r w:rsidR="00F278F7" w:rsidRPr="000D228D">
        <w:rPr>
          <w:rFonts w:ascii="Arial" w:hAnsi="Arial" w:cs="Arial"/>
          <w:color w:val="000000" w:themeColor="text1"/>
        </w:rPr>
        <w:t>т реализован</w:t>
      </w:r>
      <w:r>
        <w:rPr>
          <w:rFonts w:ascii="Arial" w:hAnsi="Arial" w:cs="Arial"/>
          <w:color w:val="000000" w:themeColor="text1"/>
        </w:rPr>
        <w:t xml:space="preserve"> </w:t>
      </w:r>
      <w:r w:rsidR="00F278F7" w:rsidRPr="000D228D">
        <w:rPr>
          <w:rFonts w:ascii="Arial" w:hAnsi="Arial" w:cs="Arial"/>
          <w:color w:val="000000" w:themeColor="text1"/>
        </w:rPr>
        <w:t>аналитич</w:t>
      </w:r>
      <w:r>
        <w:rPr>
          <w:rFonts w:ascii="Arial" w:hAnsi="Arial" w:cs="Arial"/>
          <w:color w:val="000000" w:themeColor="text1"/>
        </w:rPr>
        <w:t xml:space="preserve">еский </w:t>
      </w:r>
      <w:r w:rsidR="00F278F7" w:rsidRPr="000D228D">
        <w:rPr>
          <w:rFonts w:ascii="Arial" w:hAnsi="Arial" w:cs="Arial"/>
          <w:color w:val="000000" w:themeColor="text1"/>
        </w:rPr>
        <w:t>отчёт</w:t>
      </w:r>
      <w:r>
        <w:rPr>
          <w:rFonts w:ascii="Arial" w:hAnsi="Arial" w:cs="Arial"/>
          <w:color w:val="000000" w:themeColor="text1"/>
        </w:rPr>
        <w:t xml:space="preserve"> </w:t>
      </w:r>
      <w:r w:rsidR="00F278F7" w:rsidRPr="000D228D">
        <w:rPr>
          <w:rFonts w:ascii="Arial" w:hAnsi="Arial" w:cs="Arial"/>
          <w:color w:val="000000" w:themeColor="text1"/>
        </w:rPr>
        <w:t xml:space="preserve">в приложении </w:t>
      </w:r>
      <w:proofErr w:type="spellStart"/>
      <w:r w:rsidR="00F278F7" w:rsidRPr="000D228D">
        <w:rPr>
          <w:rFonts w:ascii="Arial" w:hAnsi="Arial" w:cs="Arial"/>
          <w:color w:val="000000" w:themeColor="text1"/>
        </w:rPr>
        <w:t>Analysis</w:t>
      </w:r>
      <w:proofErr w:type="spellEnd"/>
      <w:r w:rsidR="00F278F7" w:rsidRPr="000D228D">
        <w:rPr>
          <w:rFonts w:ascii="Arial" w:hAnsi="Arial" w:cs="Arial"/>
          <w:color w:val="000000" w:themeColor="text1"/>
        </w:rPr>
        <w:t xml:space="preserve"> </w:t>
      </w:r>
      <w:proofErr w:type="spellStart"/>
      <w:r w:rsidR="00F278F7" w:rsidRPr="000D228D">
        <w:rPr>
          <w:rFonts w:ascii="Arial" w:hAnsi="Arial" w:cs="Arial"/>
          <w:color w:val="000000" w:themeColor="text1"/>
        </w:rPr>
        <w:t>for</w:t>
      </w:r>
      <w:proofErr w:type="spellEnd"/>
      <w:r w:rsidR="00F278F7" w:rsidRPr="000D228D">
        <w:rPr>
          <w:rFonts w:ascii="Arial" w:hAnsi="Arial" w:cs="Arial"/>
          <w:color w:val="000000" w:themeColor="text1"/>
        </w:rPr>
        <w:t xml:space="preserve"> </w:t>
      </w:r>
      <w:proofErr w:type="spellStart"/>
      <w:r w:rsidR="00F278F7" w:rsidRPr="000D228D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 (код </w:t>
      </w:r>
      <w:r w:rsidR="00B04EF5" w:rsidRPr="00B04EF5">
        <w:rPr>
          <w:rFonts w:ascii="Arial" w:hAnsi="Arial" w:cs="Arial"/>
          <w:color w:val="000000" w:themeColor="text1"/>
        </w:rPr>
        <w:t>MCB0</w:t>
      </w:r>
      <w:ins w:id="1001" w:author="Попова Дарья" w:date="2021-03-17T21:08:00Z">
        <w:r w:rsidR="00D1791C">
          <w:rPr>
            <w:rFonts w:ascii="Arial" w:hAnsi="Arial" w:cs="Arial"/>
            <w:color w:val="000000" w:themeColor="text1"/>
          </w:rPr>
          <w:t>8-03</w:t>
        </w:r>
      </w:ins>
      <w:del w:id="1002" w:author="Попова Дарья" w:date="2021-03-17T21:08:00Z">
        <w:r w:rsidR="00B04EF5" w:rsidRPr="00B04EF5" w:rsidDel="00D1791C">
          <w:rPr>
            <w:rFonts w:ascii="Arial" w:hAnsi="Arial" w:cs="Arial"/>
            <w:color w:val="000000" w:themeColor="text1"/>
          </w:rPr>
          <w:delText>5</w:delText>
        </w:r>
      </w:del>
      <w:r>
        <w:rPr>
          <w:rFonts w:ascii="Arial" w:hAnsi="Arial" w:cs="Arial"/>
          <w:color w:val="000000" w:themeColor="text1"/>
        </w:rPr>
        <w:t xml:space="preserve"> 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>
        <w:rPr>
          <w:rFonts w:ascii="Arial" w:hAnsi="Arial" w:cs="Arial"/>
          <w:color w:val="000000" w:themeColor="text1"/>
        </w:rPr>
        <w:t>)</w:t>
      </w:r>
      <w:r w:rsidR="00F278F7" w:rsidRPr="000D228D">
        <w:rPr>
          <w:rFonts w:ascii="Arial" w:hAnsi="Arial" w:cs="Arial"/>
          <w:color w:val="000000" w:themeColor="text1"/>
        </w:rPr>
        <w:t>, в котор</w:t>
      </w:r>
      <w:r>
        <w:rPr>
          <w:rFonts w:ascii="Arial" w:hAnsi="Arial" w:cs="Arial"/>
          <w:color w:val="000000" w:themeColor="text1"/>
        </w:rPr>
        <w:t>ом</w:t>
      </w:r>
      <w:r w:rsidR="000D228D">
        <w:rPr>
          <w:rFonts w:ascii="Arial" w:hAnsi="Arial" w:cs="Arial"/>
          <w:color w:val="000000" w:themeColor="text1"/>
        </w:rPr>
        <w:t xml:space="preserve"> буде</w:t>
      </w:r>
      <w:r w:rsidR="00F278F7" w:rsidRPr="000D228D">
        <w:rPr>
          <w:rFonts w:ascii="Arial" w:hAnsi="Arial" w:cs="Arial"/>
          <w:color w:val="000000" w:themeColor="text1"/>
        </w:rPr>
        <w:t xml:space="preserve">т выведен </w:t>
      </w:r>
      <w:r w:rsidR="000D228D" w:rsidRPr="000D228D">
        <w:rPr>
          <w:rFonts w:ascii="Arial" w:hAnsi="Arial" w:cs="Arial"/>
          <w:color w:val="000000" w:themeColor="text1"/>
        </w:rPr>
        <w:t>долгосрочный</w:t>
      </w:r>
      <w:r w:rsidR="00F278F7" w:rsidRPr="000D228D">
        <w:rPr>
          <w:rFonts w:ascii="Arial" w:hAnsi="Arial" w:cs="Arial"/>
          <w:color w:val="000000" w:themeColor="text1"/>
        </w:rPr>
        <w:t xml:space="preserve"> </w:t>
      </w:r>
      <w:r w:rsidR="00F75802">
        <w:rPr>
          <w:rFonts w:ascii="Arial" w:hAnsi="Arial" w:cs="Arial"/>
          <w:color w:val="000000" w:themeColor="text1"/>
        </w:rPr>
        <w:t>план</w:t>
      </w:r>
      <w:r w:rsidR="00F75802" w:rsidRPr="000D228D">
        <w:rPr>
          <w:rFonts w:ascii="Arial" w:hAnsi="Arial" w:cs="Arial"/>
          <w:color w:val="000000" w:themeColor="text1"/>
        </w:rPr>
        <w:t xml:space="preserve"> </w:t>
      </w:r>
      <w:r w:rsidR="00F278F7" w:rsidRPr="000D228D">
        <w:rPr>
          <w:rFonts w:ascii="Arial" w:hAnsi="Arial" w:cs="Arial"/>
          <w:color w:val="000000" w:themeColor="text1"/>
        </w:rPr>
        <w:t>воздействий</w:t>
      </w:r>
      <w:r w:rsidR="000D228D" w:rsidRPr="000D228D">
        <w:rPr>
          <w:rFonts w:ascii="Arial" w:hAnsi="Arial" w:cs="Arial"/>
          <w:color w:val="000000" w:themeColor="text1"/>
        </w:rPr>
        <w:t xml:space="preserve"> на производственные активы биз</w:t>
      </w:r>
      <w:r w:rsidR="00F278F7" w:rsidRPr="000D228D">
        <w:rPr>
          <w:rFonts w:ascii="Arial" w:hAnsi="Arial" w:cs="Arial"/>
          <w:color w:val="000000" w:themeColor="text1"/>
        </w:rPr>
        <w:t>нес-единицы в разрезе структуры СПП-элементов</w:t>
      </w:r>
      <w:r w:rsidR="00F75802">
        <w:rPr>
          <w:rFonts w:ascii="Arial" w:hAnsi="Arial" w:cs="Arial"/>
          <w:color w:val="000000" w:themeColor="text1"/>
        </w:rPr>
        <w:t xml:space="preserve"> и его стоимостное выражение в виде долгосрочного бюджета воздействий</w:t>
      </w:r>
      <w:r w:rsidR="00F278F7" w:rsidRPr="000D228D">
        <w:rPr>
          <w:rFonts w:ascii="Arial" w:hAnsi="Arial" w:cs="Arial"/>
          <w:color w:val="000000" w:themeColor="text1"/>
        </w:rPr>
        <w:t>.</w:t>
      </w:r>
      <w:r w:rsidR="00FE583D">
        <w:rPr>
          <w:rFonts w:ascii="Arial" w:hAnsi="Arial" w:cs="Arial"/>
          <w:color w:val="000000" w:themeColor="text1"/>
        </w:rPr>
        <w:t xml:space="preserve"> </w:t>
      </w:r>
      <w:r w:rsidR="000D228D">
        <w:rPr>
          <w:rFonts w:ascii="Arial" w:hAnsi="Arial" w:cs="Arial"/>
          <w:color w:val="000000" w:themeColor="text1"/>
        </w:rPr>
        <w:t xml:space="preserve">Форматы отчётов приведены в </w:t>
      </w:r>
      <w:r w:rsidR="00F75802">
        <w:rPr>
          <w:rFonts w:ascii="Arial" w:hAnsi="Arial" w:cs="Arial"/>
          <w:color w:val="000000" w:themeColor="text1"/>
        </w:rPr>
        <w:t>документах:</w:t>
      </w:r>
      <w:r w:rsidR="00F75802" w:rsidRPr="00F75802">
        <w:t xml:space="preserve"> </w:t>
      </w:r>
      <w:del w:id="1003" w:author="Попова Дарья Николаевна (Подрядчик. ООО БерингПойнт)" w:date="2021-04-05T14:57:00Z">
        <w:r w:rsidR="00F75802" w:rsidRPr="00F75802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1004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F75802">
        <w:rPr>
          <w:rFonts w:ascii="Arial" w:hAnsi="Arial" w:cs="Arial"/>
          <w:color w:val="000000" w:themeColor="text1"/>
        </w:rPr>
        <w:t xml:space="preserve"> «</w:t>
      </w:r>
      <w:r w:rsidR="00F75802" w:rsidRPr="00F75802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F75802" w:rsidRPr="00F75802">
        <w:rPr>
          <w:rFonts w:ascii="Arial" w:hAnsi="Arial" w:cs="Arial"/>
          <w:color w:val="000000" w:themeColor="text1"/>
        </w:rPr>
        <w:t>ТОиР</w:t>
      </w:r>
      <w:proofErr w:type="spellEnd"/>
      <w:r w:rsidR="00F75802" w:rsidRPr="00F75802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F75802">
        <w:rPr>
          <w:rFonts w:ascii="Arial" w:hAnsi="Arial" w:cs="Arial"/>
          <w:color w:val="000000" w:themeColor="text1"/>
        </w:rPr>
        <w:t xml:space="preserve">» и </w:t>
      </w:r>
      <w:del w:id="1005" w:author="Попова Дарья Николаевна (Подрядчик. ООО БерингПойнт)" w:date="2021-04-05T14:55:00Z">
        <w:r w:rsidR="00F75802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06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F75802">
        <w:rPr>
          <w:rFonts w:ascii="Arial" w:hAnsi="Arial" w:cs="Arial"/>
          <w:color w:val="000000" w:themeColor="text1"/>
        </w:rPr>
        <w:t xml:space="preserve"> «</w:t>
      </w:r>
      <w:r w:rsidR="00F75802" w:rsidRPr="00F75802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F75802">
        <w:rPr>
          <w:rFonts w:ascii="Arial" w:hAnsi="Arial" w:cs="Arial"/>
          <w:color w:val="000000" w:themeColor="text1"/>
        </w:rPr>
        <w:t>»</w:t>
      </w:r>
      <w:r w:rsidR="000D228D">
        <w:rPr>
          <w:rFonts w:ascii="Arial" w:hAnsi="Arial" w:cs="Arial"/>
          <w:color w:val="000000" w:themeColor="text1"/>
        </w:rPr>
        <w:t>.</w:t>
      </w:r>
    </w:p>
    <w:p w14:paraId="58000BA0" w14:textId="1751C2B1" w:rsidR="00F278F7" w:rsidRPr="00C604D5" w:rsidRDefault="00F278F7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D228D">
        <w:rPr>
          <w:rFonts w:ascii="Arial" w:hAnsi="Arial" w:cs="Arial"/>
          <w:color w:val="000000" w:themeColor="text1"/>
        </w:rPr>
        <w:t xml:space="preserve">При анализе будут использоваться </w:t>
      </w:r>
      <w:r w:rsidR="000D228D" w:rsidRPr="000D228D">
        <w:rPr>
          <w:rFonts w:ascii="Arial" w:hAnsi="Arial" w:cs="Arial"/>
          <w:color w:val="000000" w:themeColor="text1"/>
        </w:rPr>
        <w:t>р</w:t>
      </w:r>
      <w:r w:rsidRPr="000D228D">
        <w:rPr>
          <w:rFonts w:ascii="Arial" w:hAnsi="Arial" w:cs="Arial"/>
          <w:color w:val="000000" w:themeColor="text1"/>
        </w:rPr>
        <w:t xml:space="preserve">езультаты прошлого </w:t>
      </w:r>
      <w:r w:rsidR="000D228D" w:rsidRPr="000D228D">
        <w:rPr>
          <w:rFonts w:ascii="Arial" w:hAnsi="Arial" w:cs="Arial"/>
          <w:color w:val="000000" w:themeColor="text1"/>
        </w:rPr>
        <w:t>долгосрочного</w:t>
      </w:r>
      <w:r w:rsidRPr="000D228D">
        <w:rPr>
          <w:rFonts w:ascii="Arial" w:hAnsi="Arial" w:cs="Arial"/>
          <w:color w:val="000000" w:themeColor="text1"/>
        </w:rPr>
        <w:t xml:space="preserve"> планирования, которые</w:t>
      </w:r>
      <w:r w:rsidR="000D228D" w:rsidRPr="000D228D">
        <w:rPr>
          <w:rFonts w:ascii="Arial" w:hAnsi="Arial" w:cs="Arial"/>
          <w:color w:val="000000" w:themeColor="text1"/>
        </w:rPr>
        <w:t xml:space="preserve"> охватывают текущие периоды планирования</w:t>
      </w:r>
      <w:r w:rsidRPr="000D228D">
        <w:rPr>
          <w:rFonts w:ascii="Arial" w:hAnsi="Arial" w:cs="Arial"/>
          <w:color w:val="000000" w:themeColor="text1"/>
        </w:rPr>
        <w:t xml:space="preserve">. Возможно сравнение всего сформированного </w:t>
      </w:r>
      <w:r w:rsidR="00405ACA">
        <w:rPr>
          <w:rFonts w:ascii="Arial" w:hAnsi="Arial" w:cs="Arial"/>
          <w:color w:val="000000" w:themeColor="text1"/>
        </w:rPr>
        <w:t xml:space="preserve">долгосрочного </w:t>
      </w:r>
      <w:r w:rsidR="001A5AB2">
        <w:rPr>
          <w:rFonts w:ascii="Arial" w:hAnsi="Arial" w:cs="Arial"/>
          <w:color w:val="000000" w:themeColor="text1"/>
        </w:rPr>
        <w:t xml:space="preserve">плана и </w:t>
      </w:r>
      <w:r w:rsidRPr="000D228D">
        <w:rPr>
          <w:rFonts w:ascii="Arial" w:hAnsi="Arial" w:cs="Arial"/>
          <w:color w:val="000000" w:themeColor="text1"/>
        </w:rPr>
        <w:t>бюджета или отдельных его</w:t>
      </w:r>
      <w:r w:rsidR="00373D03">
        <w:rPr>
          <w:rFonts w:ascii="Arial" w:hAnsi="Arial" w:cs="Arial"/>
          <w:color w:val="000000" w:themeColor="text1"/>
        </w:rPr>
        <w:t xml:space="preserve"> проектов и</w:t>
      </w:r>
      <w:r w:rsidRPr="000D228D">
        <w:rPr>
          <w:rFonts w:ascii="Arial" w:hAnsi="Arial" w:cs="Arial"/>
          <w:color w:val="000000" w:themeColor="text1"/>
        </w:rPr>
        <w:t xml:space="preserve"> СПП-элементов с утверждёнными результатами такого же планирования прошлой бюджетной кампании. Так же сформированный </w:t>
      </w:r>
      <w:r w:rsidR="000D228D" w:rsidRPr="000D228D">
        <w:rPr>
          <w:rFonts w:ascii="Arial" w:hAnsi="Arial" w:cs="Arial"/>
          <w:color w:val="000000" w:themeColor="text1"/>
        </w:rPr>
        <w:t xml:space="preserve">долгосрочный </w:t>
      </w:r>
      <w:r w:rsidR="001A5AB2">
        <w:rPr>
          <w:rFonts w:ascii="Arial" w:hAnsi="Arial" w:cs="Arial"/>
          <w:color w:val="000000" w:themeColor="text1"/>
        </w:rPr>
        <w:t xml:space="preserve">план </w:t>
      </w:r>
      <w:r w:rsidRPr="000D228D">
        <w:rPr>
          <w:rFonts w:ascii="Arial" w:hAnsi="Arial" w:cs="Arial"/>
          <w:color w:val="000000" w:themeColor="text1"/>
        </w:rPr>
        <w:t xml:space="preserve">проверяется на </w:t>
      </w:r>
      <w:r w:rsidRPr="000D228D">
        <w:rPr>
          <w:rFonts w:ascii="Arial" w:hAnsi="Arial" w:cs="Arial"/>
          <w:color w:val="000000" w:themeColor="text1"/>
        </w:rPr>
        <w:lastRenderedPageBreak/>
        <w:t>предмет отсутствия плановых воздействий на объекты после плановой даты их списания. В случае выявления таких воздействий инициируе</w:t>
      </w:r>
      <w:r w:rsidRPr="00C604D5">
        <w:rPr>
          <w:rFonts w:ascii="Arial" w:hAnsi="Arial" w:cs="Arial"/>
          <w:color w:val="000000" w:themeColor="text1"/>
        </w:rPr>
        <w:t>т</w:t>
      </w:r>
      <w:r w:rsidR="00405ACA">
        <w:rPr>
          <w:rFonts w:ascii="Arial" w:hAnsi="Arial" w:cs="Arial"/>
          <w:color w:val="000000" w:themeColor="text1"/>
        </w:rPr>
        <w:t>ся</w:t>
      </w:r>
      <w:r w:rsidRPr="00C604D5">
        <w:rPr>
          <w:rFonts w:ascii="Arial" w:hAnsi="Arial" w:cs="Arial"/>
          <w:color w:val="000000" w:themeColor="text1"/>
        </w:rPr>
        <w:t xml:space="preserve"> их исключение и корректировка плана.</w:t>
      </w:r>
    </w:p>
    <w:p w14:paraId="14CAEAA5" w14:textId="30E2B69B" w:rsidR="00F278F7" w:rsidRPr="00C604D5" w:rsidRDefault="00F278F7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604D5">
        <w:rPr>
          <w:rFonts w:ascii="Arial" w:hAnsi="Arial" w:cs="Arial"/>
          <w:color w:val="000000" w:themeColor="text1"/>
        </w:rPr>
        <w:t xml:space="preserve">Если сформированный </w:t>
      </w:r>
      <w:r w:rsidR="000D228D" w:rsidRPr="00C604D5">
        <w:rPr>
          <w:rFonts w:ascii="Arial" w:hAnsi="Arial" w:cs="Arial"/>
          <w:color w:val="000000" w:themeColor="text1"/>
        </w:rPr>
        <w:t>долгосрочный</w:t>
      </w:r>
      <w:r w:rsidRPr="00C604D5">
        <w:rPr>
          <w:rFonts w:ascii="Arial" w:hAnsi="Arial" w:cs="Arial"/>
          <w:color w:val="000000" w:themeColor="text1"/>
        </w:rPr>
        <w:t xml:space="preserve"> </w:t>
      </w:r>
      <w:r w:rsidR="00E22FE7">
        <w:rPr>
          <w:rFonts w:ascii="Arial" w:hAnsi="Arial" w:cs="Arial"/>
          <w:color w:val="000000" w:themeColor="text1"/>
        </w:rPr>
        <w:t>план</w:t>
      </w:r>
      <w:r w:rsidR="00E22FE7" w:rsidRPr="00C604D5">
        <w:rPr>
          <w:rFonts w:ascii="Arial" w:hAnsi="Arial" w:cs="Arial"/>
          <w:color w:val="000000" w:themeColor="text1"/>
        </w:rPr>
        <w:t xml:space="preserve"> </w:t>
      </w:r>
      <w:r w:rsidR="001A5AB2">
        <w:rPr>
          <w:rFonts w:ascii="Arial" w:hAnsi="Arial" w:cs="Arial"/>
          <w:color w:val="000000" w:themeColor="text1"/>
        </w:rPr>
        <w:t xml:space="preserve">и бюджет </w:t>
      </w:r>
      <w:r w:rsidRPr="00C604D5">
        <w:rPr>
          <w:rFonts w:ascii="Arial" w:hAnsi="Arial" w:cs="Arial"/>
          <w:color w:val="000000" w:themeColor="text1"/>
        </w:rPr>
        <w:t xml:space="preserve">воздействий на производственные активы удовлетворяет </w:t>
      </w:r>
      <w:r w:rsidR="007870CF">
        <w:rPr>
          <w:rFonts w:ascii="Arial" w:hAnsi="Arial" w:cs="Arial"/>
          <w:color w:val="000000" w:themeColor="text1"/>
        </w:rPr>
        <w:t>Г</w:t>
      </w:r>
      <w:r w:rsidR="000D228D" w:rsidRPr="00C604D5">
        <w:rPr>
          <w:rFonts w:ascii="Arial" w:hAnsi="Arial" w:cs="Arial"/>
          <w:color w:val="000000" w:themeColor="text1"/>
        </w:rPr>
        <w:t xml:space="preserve">лавного специалиста </w:t>
      </w:r>
      <w:proofErr w:type="spellStart"/>
      <w:r w:rsidR="000D228D" w:rsidRPr="00C604D5">
        <w:rPr>
          <w:rFonts w:ascii="Arial" w:hAnsi="Arial" w:cs="Arial"/>
          <w:color w:val="000000" w:themeColor="text1"/>
        </w:rPr>
        <w:t>ТОиР</w:t>
      </w:r>
      <w:proofErr w:type="spellEnd"/>
      <w:r w:rsidR="000D228D" w:rsidRPr="00C604D5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Руководителя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Pr="00C604D5">
        <w:rPr>
          <w:rFonts w:ascii="Arial" w:hAnsi="Arial" w:cs="Arial"/>
          <w:color w:val="000000" w:themeColor="text1"/>
        </w:rPr>
        <w:t>, то он выполняет операцию «Утв</w:t>
      </w:r>
      <w:r w:rsidR="00C604D5" w:rsidRPr="00C604D5">
        <w:rPr>
          <w:rFonts w:ascii="Arial" w:hAnsi="Arial" w:cs="Arial"/>
          <w:color w:val="000000" w:themeColor="text1"/>
        </w:rPr>
        <w:t>ердить»</w:t>
      </w:r>
      <w:r w:rsidR="00E22FE7">
        <w:rPr>
          <w:rFonts w:ascii="Arial" w:hAnsi="Arial" w:cs="Arial"/>
          <w:color w:val="000000" w:themeColor="text1"/>
        </w:rPr>
        <w:t xml:space="preserve"> путём нажатия соответствующей кнопки в интерфейсе потока бизнес-операций</w:t>
      </w:r>
      <w:r w:rsidR="00C604D5" w:rsidRPr="00C604D5">
        <w:rPr>
          <w:rFonts w:ascii="Arial" w:hAnsi="Arial" w:cs="Arial"/>
          <w:color w:val="000000" w:themeColor="text1"/>
        </w:rPr>
        <w:t>. При этом ввод коммента</w:t>
      </w:r>
      <w:r w:rsidRPr="00C604D5">
        <w:rPr>
          <w:rFonts w:ascii="Arial" w:hAnsi="Arial" w:cs="Arial"/>
          <w:color w:val="000000" w:themeColor="text1"/>
        </w:rPr>
        <w:t xml:space="preserve">рия опционален. Утверждённый </w:t>
      </w:r>
      <w:r w:rsidR="00C604D5" w:rsidRPr="00C604D5">
        <w:rPr>
          <w:rFonts w:ascii="Arial" w:hAnsi="Arial" w:cs="Arial"/>
          <w:color w:val="000000" w:themeColor="text1"/>
        </w:rPr>
        <w:t xml:space="preserve">долгосрочный </w:t>
      </w:r>
      <w:r w:rsidR="00DA6B7D">
        <w:rPr>
          <w:rFonts w:ascii="Arial" w:hAnsi="Arial" w:cs="Arial"/>
          <w:color w:val="000000" w:themeColor="text1"/>
        </w:rPr>
        <w:t>план</w:t>
      </w:r>
      <w:r w:rsidR="00DA6B7D" w:rsidRPr="00C604D5">
        <w:rPr>
          <w:rFonts w:ascii="Arial" w:hAnsi="Arial" w:cs="Arial"/>
          <w:color w:val="000000" w:themeColor="text1"/>
        </w:rPr>
        <w:t xml:space="preserve"> </w:t>
      </w:r>
      <w:r w:rsidR="001A5AB2">
        <w:rPr>
          <w:rFonts w:ascii="Arial" w:hAnsi="Arial" w:cs="Arial"/>
          <w:color w:val="000000" w:themeColor="text1"/>
        </w:rPr>
        <w:t xml:space="preserve">и бюджет </w:t>
      </w:r>
      <w:r w:rsidRPr="00C604D5">
        <w:rPr>
          <w:rFonts w:ascii="Arial" w:hAnsi="Arial" w:cs="Arial"/>
          <w:color w:val="000000" w:themeColor="text1"/>
        </w:rPr>
        <w:t>блокируется от изменений и становится доступен следующий шаг процесса</w:t>
      </w:r>
      <w:r w:rsidR="0019155B">
        <w:rPr>
          <w:rFonts w:ascii="Arial" w:hAnsi="Arial" w:cs="Arial"/>
          <w:color w:val="000000" w:themeColor="text1"/>
        </w:rPr>
        <w:t xml:space="preserve"> – Рассмотрение плана и бюджета воздействий на ПА 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Pr="00C604D5">
        <w:rPr>
          <w:rFonts w:ascii="Arial" w:hAnsi="Arial" w:cs="Arial"/>
          <w:color w:val="000000" w:themeColor="text1"/>
        </w:rPr>
        <w:t>. Уч</w:t>
      </w:r>
      <w:r w:rsidR="00C604D5" w:rsidRPr="00C604D5">
        <w:rPr>
          <w:rFonts w:ascii="Arial" w:hAnsi="Arial" w:cs="Arial"/>
          <w:color w:val="000000" w:themeColor="text1"/>
        </w:rPr>
        <w:t xml:space="preserve">астники </w:t>
      </w:r>
      <w:r w:rsidR="0019155B">
        <w:rPr>
          <w:rFonts w:ascii="Arial" w:hAnsi="Arial" w:cs="Arial"/>
          <w:color w:val="000000" w:themeColor="text1"/>
        </w:rPr>
        <w:t xml:space="preserve">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C604D5" w:rsidRPr="00C604D5">
        <w:rPr>
          <w:rFonts w:ascii="Arial" w:hAnsi="Arial" w:cs="Arial"/>
          <w:color w:val="000000" w:themeColor="text1"/>
        </w:rPr>
        <w:t xml:space="preserve"> информи</w:t>
      </w:r>
      <w:r w:rsidRPr="00C604D5">
        <w:rPr>
          <w:rFonts w:ascii="Arial" w:hAnsi="Arial" w:cs="Arial"/>
          <w:color w:val="000000" w:themeColor="text1"/>
        </w:rPr>
        <w:t>руются по электронной почте о необходимости выполнить свои шаги процесса.</w:t>
      </w:r>
    </w:p>
    <w:p w14:paraId="47987689" w14:textId="56E16A82" w:rsidR="00F278F7" w:rsidRDefault="00F278F7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604D5">
        <w:rPr>
          <w:rFonts w:ascii="Arial" w:hAnsi="Arial" w:cs="Arial"/>
          <w:color w:val="000000" w:themeColor="text1"/>
        </w:rPr>
        <w:t xml:space="preserve">Если результаты планирования </w:t>
      </w:r>
      <w:r w:rsidR="00C604D5" w:rsidRPr="00C604D5">
        <w:rPr>
          <w:rFonts w:ascii="Arial" w:hAnsi="Arial" w:cs="Arial"/>
          <w:color w:val="000000" w:themeColor="text1"/>
        </w:rPr>
        <w:t xml:space="preserve">долгосрочного </w:t>
      </w:r>
      <w:r w:rsidR="001A5AB2">
        <w:rPr>
          <w:rFonts w:ascii="Arial" w:hAnsi="Arial" w:cs="Arial"/>
          <w:color w:val="000000" w:themeColor="text1"/>
        </w:rPr>
        <w:t xml:space="preserve">плана и </w:t>
      </w:r>
      <w:r w:rsidRPr="00C604D5">
        <w:rPr>
          <w:rFonts w:ascii="Arial" w:hAnsi="Arial" w:cs="Arial"/>
          <w:color w:val="000000" w:themeColor="text1"/>
        </w:rPr>
        <w:t>бюджет</w:t>
      </w:r>
      <w:r w:rsidR="001A5AB2">
        <w:rPr>
          <w:rFonts w:ascii="Arial" w:hAnsi="Arial" w:cs="Arial"/>
          <w:color w:val="000000" w:themeColor="text1"/>
        </w:rPr>
        <w:t>а</w:t>
      </w:r>
      <w:r w:rsidRPr="00C604D5">
        <w:rPr>
          <w:rFonts w:ascii="Arial" w:hAnsi="Arial" w:cs="Arial"/>
          <w:color w:val="000000" w:themeColor="text1"/>
        </w:rPr>
        <w:t xml:space="preserve"> воздействий на прои</w:t>
      </w:r>
      <w:r w:rsidR="00C604D5" w:rsidRPr="00C604D5">
        <w:rPr>
          <w:rFonts w:ascii="Arial" w:hAnsi="Arial" w:cs="Arial"/>
          <w:color w:val="000000" w:themeColor="text1"/>
        </w:rPr>
        <w:t>звод</w:t>
      </w:r>
      <w:r w:rsidRPr="00C604D5">
        <w:rPr>
          <w:rFonts w:ascii="Arial" w:hAnsi="Arial" w:cs="Arial"/>
          <w:color w:val="000000" w:themeColor="text1"/>
        </w:rPr>
        <w:t xml:space="preserve">ственные активы неудовлетворительные, то </w:t>
      </w:r>
      <w:r w:rsidR="001A5AB2">
        <w:rPr>
          <w:rFonts w:ascii="Arial" w:hAnsi="Arial" w:cs="Arial"/>
          <w:color w:val="000000" w:themeColor="text1"/>
        </w:rPr>
        <w:t>Главный специалист</w:t>
      </w:r>
      <w:r w:rsidR="001A5AB2" w:rsidRPr="00C604D5">
        <w:rPr>
          <w:rFonts w:ascii="Arial" w:hAnsi="Arial" w:cs="Arial"/>
          <w:color w:val="000000" w:themeColor="text1"/>
        </w:rPr>
        <w:t xml:space="preserve"> </w:t>
      </w:r>
      <w:proofErr w:type="spellStart"/>
      <w:r w:rsidR="001A5AB2" w:rsidRPr="00C604D5">
        <w:rPr>
          <w:rFonts w:ascii="Arial" w:hAnsi="Arial" w:cs="Arial"/>
          <w:color w:val="000000" w:themeColor="text1"/>
        </w:rPr>
        <w:t>ТОиР</w:t>
      </w:r>
      <w:proofErr w:type="spellEnd"/>
      <w:r w:rsidR="001A5AB2" w:rsidRPr="00C604D5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</w:t>
      </w:r>
      <w:r w:rsidR="00E0703C" w:rsidRPr="00E0703C">
        <w:rPr>
          <w:rFonts w:ascii="Arial" w:hAnsi="Arial" w:cs="Arial"/>
          <w:color w:val="000000" w:themeColor="text1"/>
        </w:rPr>
        <w:t>Руководитель ЦФО</w:t>
      </w:r>
      <w:r w:rsidR="001A5AB2">
        <w:rPr>
          <w:rFonts w:ascii="Arial" w:hAnsi="Arial" w:cs="Arial"/>
          <w:color w:val="000000" w:themeColor="text1"/>
        </w:rPr>
        <w:t xml:space="preserve"> </w:t>
      </w:r>
      <w:r w:rsidRPr="00C604D5">
        <w:rPr>
          <w:rFonts w:ascii="Arial" w:hAnsi="Arial" w:cs="Arial"/>
          <w:color w:val="000000" w:themeColor="text1"/>
        </w:rPr>
        <w:t xml:space="preserve">отклоняет сформированный </w:t>
      </w:r>
      <w:r w:rsidR="00C604D5" w:rsidRPr="00C604D5">
        <w:rPr>
          <w:rFonts w:ascii="Arial" w:hAnsi="Arial" w:cs="Arial"/>
          <w:color w:val="000000" w:themeColor="text1"/>
        </w:rPr>
        <w:t xml:space="preserve">десятилетний </w:t>
      </w:r>
      <w:r w:rsidR="001A5AB2">
        <w:rPr>
          <w:rFonts w:ascii="Arial" w:hAnsi="Arial" w:cs="Arial"/>
          <w:color w:val="000000" w:themeColor="text1"/>
        </w:rPr>
        <w:t xml:space="preserve">план и </w:t>
      </w:r>
      <w:r w:rsidRPr="00C604D5">
        <w:rPr>
          <w:rFonts w:ascii="Arial" w:hAnsi="Arial" w:cs="Arial"/>
          <w:color w:val="000000" w:themeColor="text1"/>
        </w:rPr>
        <w:t xml:space="preserve">бюджет. При этом ввод комментария обязателен. Отклонённый </w:t>
      </w:r>
      <w:r w:rsidR="00C604D5" w:rsidRPr="00C604D5">
        <w:rPr>
          <w:rFonts w:ascii="Arial" w:hAnsi="Arial" w:cs="Arial"/>
          <w:color w:val="000000" w:themeColor="text1"/>
        </w:rPr>
        <w:t xml:space="preserve">долгосрочный </w:t>
      </w:r>
      <w:r w:rsidR="00DA6B7D">
        <w:rPr>
          <w:rFonts w:ascii="Arial" w:hAnsi="Arial" w:cs="Arial"/>
          <w:color w:val="000000" w:themeColor="text1"/>
        </w:rPr>
        <w:t>план</w:t>
      </w:r>
      <w:r w:rsidR="00DA6B7D" w:rsidRPr="00C604D5">
        <w:rPr>
          <w:rFonts w:ascii="Arial" w:hAnsi="Arial" w:cs="Arial"/>
          <w:color w:val="000000" w:themeColor="text1"/>
        </w:rPr>
        <w:t xml:space="preserve"> </w:t>
      </w:r>
      <w:r w:rsidR="001A5AB2">
        <w:rPr>
          <w:rFonts w:ascii="Arial" w:hAnsi="Arial" w:cs="Arial"/>
          <w:color w:val="000000" w:themeColor="text1"/>
        </w:rPr>
        <w:t xml:space="preserve">и бюджет </w:t>
      </w:r>
      <w:r w:rsidRPr="00C604D5">
        <w:rPr>
          <w:rFonts w:ascii="Arial" w:hAnsi="Arial" w:cs="Arial"/>
          <w:color w:val="000000" w:themeColor="text1"/>
        </w:rPr>
        <w:t>возвращается исполнителю</w:t>
      </w:r>
      <w:r w:rsidR="00DA6B7D">
        <w:rPr>
          <w:rFonts w:ascii="Arial" w:hAnsi="Arial" w:cs="Arial"/>
          <w:color w:val="000000" w:themeColor="text1"/>
        </w:rPr>
        <w:t xml:space="preserve"> - Планировщику</w:t>
      </w:r>
      <w:r w:rsidR="00DA6B7D" w:rsidRPr="00DA6B7D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DA6B7D">
        <w:rPr>
          <w:rFonts w:ascii="Arial" w:hAnsi="Arial" w:cs="Arial"/>
          <w:color w:val="000000" w:themeColor="text1"/>
        </w:rPr>
        <w:t xml:space="preserve">, </w:t>
      </w:r>
      <w:r w:rsidRPr="00C604D5">
        <w:rPr>
          <w:rFonts w:ascii="Arial" w:hAnsi="Arial" w:cs="Arial"/>
          <w:color w:val="000000" w:themeColor="text1"/>
        </w:rPr>
        <w:t>на доработку. Исполнитель информируется об этом по электронной почте.</w:t>
      </w:r>
    </w:p>
    <w:p w14:paraId="3F084142" w14:textId="77777777" w:rsidR="00C604D5" w:rsidRPr="00C604D5" w:rsidRDefault="00C604D5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EFCEFBE" w14:textId="22987D8F" w:rsidR="00A31E35" w:rsidRPr="009936BB" w:rsidRDefault="00A31E35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4E068A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8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4E068A" w:rsidRPr="004E068A">
        <w:rPr>
          <w:rFonts w:eastAsiaTheme="majorEastAsia" w:cstheme="majorBidi"/>
          <w:b/>
          <w:i w:val="0"/>
          <w:caps w:val="0"/>
          <w:sz w:val="24"/>
          <w:szCs w:val="24"/>
        </w:rPr>
        <w:t>Корректировка долгосрочного плана</w:t>
      </w:r>
      <w:r w:rsidR="004E068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БЕ)</w:t>
      </w:r>
    </w:p>
    <w:p w14:paraId="1885F649" w14:textId="20BFDC8A" w:rsidR="00F278F7" w:rsidRPr="002A704F" w:rsidRDefault="00D5712E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5732F">
        <w:rPr>
          <w:rFonts w:ascii="Arial" w:hAnsi="Arial" w:cs="Arial"/>
          <w:color w:val="000000" w:themeColor="text1"/>
        </w:rPr>
        <w:t xml:space="preserve">Корректировка долгосрочного </w:t>
      </w:r>
      <w:r w:rsidR="00DF37B3">
        <w:rPr>
          <w:rFonts w:ascii="Arial" w:hAnsi="Arial" w:cs="Arial"/>
          <w:color w:val="000000" w:themeColor="text1"/>
        </w:rPr>
        <w:t>плана</w:t>
      </w:r>
      <w:r w:rsidR="00DF37B3" w:rsidRPr="0005732F">
        <w:rPr>
          <w:rFonts w:ascii="Arial" w:hAnsi="Arial" w:cs="Arial"/>
          <w:color w:val="000000" w:themeColor="text1"/>
        </w:rPr>
        <w:t xml:space="preserve"> </w:t>
      </w:r>
      <w:r w:rsidRPr="0005732F">
        <w:rPr>
          <w:rFonts w:ascii="Arial" w:hAnsi="Arial" w:cs="Arial"/>
          <w:color w:val="000000" w:themeColor="text1"/>
        </w:rPr>
        <w:t xml:space="preserve">воздействий предполагает внесение изменений в перечень проектов </w:t>
      </w:r>
      <w:r w:rsidR="00276DCB">
        <w:rPr>
          <w:rFonts w:ascii="Arial" w:hAnsi="Arial" w:cs="Arial"/>
          <w:color w:val="000000" w:themeColor="text1"/>
        </w:rPr>
        <w:t>ОВП</w:t>
      </w:r>
      <w:r w:rsidRPr="0005732F">
        <w:rPr>
          <w:rFonts w:ascii="Arial" w:hAnsi="Arial" w:cs="Arial"/>
          <w:color w:val="000000" w:themeColor="text1"/>
        </w:rPr>
        <w:t xml:space="preserve">, объёма ремонтных воздействий и повторение процедуры формирования </w:t>
      </w:r>
      <w:r w:rsidR="00881B70">
        <w:rPr>
          <w:rFonts w:ascii="Arial" w:hAnsi="Arial" w:cs="Arial"/>
          <w:color w:val="000000" w:themeColor="text1"/>
        </w:rPr>
        <w:t xml:space="preserve">плана и </w:t>
      </w:r>
      <w:r w:rsidRPr="0005732F">
        <w:rPr>
          <w:rFonts w:ascii="Arial" w:hAnsi="Arial" w:cs="Arial"/>
          <w:color w:val="000000" w:themeColor="text1"/>
        </w:rPr>
        <w:t>бюджета.</w:t>
      </w:r>
    </w:p>
    <w:p w14:paraId="66461314" w14:textId="59B795E2" w:rsidR="00A06774" w:rsidRDefault="00D5712E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случае отклонения долгосрочного </w:t>
      </w:r>
      <w:r w:rsidR="00DF37B3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</w:t>
      </w:r>
      <w:r w:rsidR="00DF37B3">
        <w:rPr>
          <w:rFonts w:ascii="Arial" w:hAnsi="Arial" w:cs="Arial"/>
          <w:color w:val="000000" w:themeColor="text1"/>
        </w:rPr>
        <w:t xml:space="preserve">Главным </w:t>
      </w:r>
      <w:r w:rsidR="00DF37B3" w:rsidRPr="00C134AF">
        <w:rPr>
          <w:rFonts w:ascii="Arial" w:hAnsi="Arial" w:cs="Arial"/>
          <w:color w:val="000000" w:themeColor="text1"/>
        </w:rPr>
        <w:t>специалист</w:t>
      </w:r>
      <w:r w:rsidR="00DF37B3">
        <w:rPr>
          <w:rFonts w:ascii="Arial" w:hAnsi="Arial" w:cs="Arial"/>
          <w:color w:val="000000" w:themeColor="text1"/>
        </w:rPr>
        <w:t>ом</w:t>
      </w:r>
      <w:r w:rsidR="00DF37B3" w:rsidRPr="00C134AF">
        <w:rPr>
          <w:rFonts w:ascii="Arial" w:hAnsi="Arial" w:cs="Arial"/>
          <w:color w:val="000000" w:themeColor="text1"/>
        </w:rPr>
        <w:t xml:space="preserve"> </w:t>
      </w:r>
      <w:proofErr w:type="spellStart"/>
      <w:r w:rsidR="00DF37B3" w:rsidRPr="00C134AF">
        <w:rPr>
          <w:rFonts w:ascii="Arial" w:hAnsi="Arial" w:cs="Arial"/>
          <w:color w:val="000000" w:themeColor="text1"/>
        </w:rPr>
        <w:t>ТОиР</w:t>
      </w:r>
      <w:proofErr w:type="spellEnd"/>
      <w:r w:rsidR="00DF37B3" w:rsidRPr="00C134AF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DF37B3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 xml:space="preserve">- </w:t>
      </w:r>
      <w:r w:rsidR="00E0703C" w:rsidRPr="00E0703C">
        <w:rPr>
          <w:rFonts w:ascii="Arial" w:hAnsi="Arial" w:cs="Arial"/>
          <w:color w:val="000000" w:themeColor="text1"/>
        </w:rPr>
        <w:t>Руководител</w:t>
      </w:r>
      <w:r w:rsidR="00E0703C">
        <w:rPr>
          <w:rFonts w:ascii="Arial" w:hAnsi="Arial" w:cs="Arial"/>
          <w:color w:val="000000" w:themeColor="text1"/>
        </w:rPr>
        <w:t>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="00E0703C" w:rsidRPr="00E0703C" w:rsidDel="00DF37B3">
        <w:rPr>
          <w:rFonts w:ascii="Arial" w:hAnsi="Arial" w:cs="Arial"/>
          <w:color w:val="000000" w:themeColor="text1"/>
        </w:rPr>
        <w:t xml:space="preserve"> </w:t>
      </w:r>
      <w:r w:rsidR="009B0A87">
        <w:rPr>
          <w:rFonts w:ascii="Arial" w:hAnsi="Arial" w:cs="Arial"/>
          <w:color w:val="000000" w:themeColor="text1"/>
        </w:rPr>
        <w:t xml:space="preserve">или </w:t>
      </w:r>
      <w:r w:rsidR="00DF37B3">
        <w:rPr>
          <w:rFonts w:ascii="Arial" w:hAnsi="Arial" w:cs="Arial"/>
          <w:color w:val="000000" w:themeColor="text1"/>
        </w:rPr>
        <w:t xml:space="preserve">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="00DF37B3">
        <w:rPr>
          <w:rFonts w:ascii="Arial" w:hAnsi="Arial" w:cs="Arial"/>
          <w:color w:val="000000" w:themeColor="text1"/>
        </w:rPr>
        <w:t xml:space="preserve"> </w:t>
      </w:r>
      <w:r w:rsidR="00A06774">
        <w:rPr>
          <w:rFonts w:ascii="Arial" w:hAnsi="Arial" w:cs="Arial"/>
          <w:color w:val="000000" w:themeColor="text1"/>
        </w:rPr>
        <w:t xml:space="preserve">инициируется процедура корректировки долгосрочного </w:t>
      </w:r>
      <w:r w:rsidR="00DF37B3">
        <w:rPr>
          <w:rFonts w:ascii="Arial" w:hAnsi="Arial" w:cs="Arial"/>
          <w:color w:val="000000" w:themeColor="text1"/>
        </w:rPr>
        <w:t xml:space="preserve">плана </w:t>
      </w:r>
      <w:r w:rsidR="00A06774">
        <w:rPr>
          <w:rFonts w:ascii="Arial" w:hAnsi="Arial" w:cs="Arial"/>
          <w:color w:val="000000" w:themeColor="text1"/>
        </w:rPr>
        <w:t>воздействий на производственные актив</w:t>
      </w:r>
      <w:r w:rsidR="00DF44EF">
        <w:rPr>
          <w:rFonts w:ascii="Arial" w:hAnsi="Arial" w:cs="Arial"/>
          <w:color w:val="000000" w:themeColor="text1"/>
        </w:rPr>
        <w:t>ы бизнес-единицы.</w:t>
      </w:r>
    </w:p>
    <w:p w14:paraId="2956C7D3" w14:textId="112D5391" w:rsidR="00D5712E" w:rsidRDefault="00DF44EF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рамках потока бизнес-операций</w:t>
      </w:r>
      <w:r w:rsidR="00A06774">
        <w:rPr>
          <w:rFonts w:ascii="Arial" w:hAnsi="Arial" w:cs="Arial"/>
          <w:color w:val="000000" w:themeColor="text1"/>
        </w:rPr>
        <w:t xml:space="preserve"> корректировка представляет собой повторное открытие </w:t>
      </w:r>
      <w:r w:rsidR="00E27D78">
        <w:rPr>
          <w:rFonts w:ascii="Arial" w:hAnsi="Arial" w:cs="Arial"/>
          <w:color w:val="000000" w:themeColor="text1"/>
        </w:rPr>
        <w:t xml:space="preserve">и выполнение </w:t>
      </w:r>
      <w:r>
        <w:rPr>
          <w:rFonts w:ascii="Arial" w:hAnsi="Arial" w:cs="Arial"/>
          <w:color w:val="000000" w:themeColor="text1"/>
        </w:rPr>
        <w:t xml:space="preserve">операций </w:t>
      </w:r>
      <w:r w:rsidR="00A06774">
        <w:rPr>
          <w:rFonts w:ascii="Arial" w:hAnsi="Arial" w:cs="Arial"/>
          <w:color w:val="000000" w:themeColor="text1"/>
        </w:rPr>
        <w:t xml:space="preserve">формирования долгосрочного </w:t>
      </w:r>
      <w:r w:rsidR="00DF37B3">
        <w:rPr>
          <w:rFonts w:ascii="Arial" w:hAnsi="Arial" w:cs="Arial"/>
          <w:color w:val="000000" w:themeColor="text1"/>
        </w:rPr>
        <w:t xml:space="preserve">плана </w:t>
      </w:r>
      <w:r w:rsidR="00A06774">
        <w:rPr>
          <w:rFonts w:ascii="Arial" w:hAnsi="Arial" w:cs="Arial"/>
          <w:color w:val="000000" w:themeColor="text1"/>
        </w:rPr>
        <w:t>воздейст</w:t>
      </w:r>
      <w:r>
        <w:rPr>
          <w:rFonts w:ascii="Arial" w:hAnsi="Arial" w:cs="Arial"/>
          <w:color w:val="000000" w:themeColor="text1"/>
        </w:rPr>
        <w:t>вий.</w:t>
      </w:r>
      <w:r w:rsidR="006B32B2" w:rsidRPr="006B32B2">
        <w:t xml:space="preserve"> </w:t>
      </w:r>
      <w:r w:rsidR="006B32B2" w:rsidRPr="006B32B2">
        <w:rPr>
          <w:rFonts w:ascii="Arial" w:hAnsi="Arial" w:cs="Arial"/>
          <w:color w:val="000000" w:themeColor="text1"/>
        </w:rPr>
        <w:t xml:space="preserve">Для формирования долгосрочного плана воздействий на производственные активы </w:t>
      </w:r>
      <w:r w:rsidR="006B32B2">
        <w:rPr>
          <w:rFonts w:ascii="Arial" w:hAnsi="Arial" w:cs="Arial"/>
          <w:color w:val="000000" w:themeColor="text1"/>
        </w:rPr>
        <w:t>будет использоваться</w:t>
      </w:r>
      <w:r w:rsidR="006B32B2" w:rsidRPr="006B32B2">
        <w:rPr>
          <w:rFonts w:ascii="Arial" w:hAnsi="Arial" w:cs="Arial"/>
          <w:color w:val="000000" w:themeColor="text1"/>
        </w:rPr>
        <w:t xml:space="preserve"> формат планирования в приложении для анализа данных - SAP </w:t>
      </w:r>
      <w:proofErr w:type="spellStart"/>
      <w:r w:rsidR="006B32B2" w:rsidRPr="006B32B2">
        <w:rPr>
          <w:rFonts w:ascii="Arial" w:hAnsi="Arial" w:cs="Arial"/>
          <w:color w:val="000000" w:themeColor="text1"/>
        </w:rPr>
        <w:t>Analysis</w:t>
      </w:r>
      <w:proofErr w:type="spellEnd"/>
      <w:r w:rsidR="006B32B2" w:rsidRPr="006B32B2">
        <w:rPr>
          <w:rFonts w:ascii="Arial" w:hAnsi="Arial" w:cs="Arial"/>
          <w:color w:val="000000" w:themeColor="text1"/>
        </w:rPr>
        <w:t xml:space="preserve"> </w:t>
      </w:r>
      <w:proofErr w:type="spellStart"/>
      <w:r w:rsidR="006B32B2" w:rsidRPr="006B32B2">
        <w:rPr>
          <w:rFonts w:ascii="Arial" w:hAnsi="Arial" w:cs="Arial"/>
          <w:color w:val="000000" w:themeColor="text1"/>
        </w:rPr>
        <w:t>for</w:t>
      </w:r>
      <w:proofErr w:type="spellEnd"/>
      <w:r w:rsidR="006B32B2" w:rsidRPr="006B32B2">
        <w:rPr>
          <w:rFonts w:ascii="Arial" w:hAnsi="Arial" w:cs="Arial"/>
          <w:color w:val="000000" w:themeColor="text1"/>
        </w:rPr>
        <w:t xml:space="preserve"> </w:t>
      </w:r>
      <w:proofErr w:type="spellStart"/>
      <w:r w:rsidR="006B32B2" w:rsidRPr="006B32B2">
        <w:rPr>
          <w:rFonts w:ascii="Arial" w:hAnsi="Arial" w:cs="Arial"/>
          <w:color w:val="000000" w:themeColor="text1"/>
        </w:rPr>
        <w:t>Excel</w:t>
      </w:r>
      <w:proofErr w:type="spellEnd"/>
      <w:r w:rsidR="006B32B2" w:rsidRPr="006B32B2">
        <w:rPr>
          <w:rFonts w:ascii="Arial" w:hAnsi="Arial" w:cs="Arial"/>
          <w:color w:val="000000" w:themeColor="text1"/>
        </w:rPr>
        <w:t xml:space="preserve"> (код MCB08</w:t>
      </w:r>
      <w:r w:rsidR="00E10158">
        <w:rPr>
          <w:rFonts w:ascii="Arial" w:hAnsi="Arial" w:cs="Arial"/>
          <w:color w:val="000000" w:themeColor="text1"/>
        </w:rPr>
        <w:t>-03</w:t>
      </w:r>
      <w:r w:rsidR="006B32B2" w:rsidRPr="006B32B2">
        <w:rPr>
          <w:rFonts w:ascii="Arial" w:hAnsi="Arial" w:cs="Arial"/>
          <w:color w:val="000000" w:themeColor="text1"/>
        </w:rPr>
        <w:t xml:space="preserve"> 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6B32B2" w:rsidRPr="006B32B2">
        <w:rPr>
          <w:rFonts w:ascii="Arial" w:hAnsi="Arial" w:cs="Arial"/>
          <w:color w:val="000000" w:themeColor="text1"/>
        </w:rPr>
        <w:t>).</w:t>
      </w:r>
      <w:r w:rsidR="006B32B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Операция </w:t>
      </w:r>
      <w:r w:rsidR="00A06774">
        <w:rPr>
          <w:rFonts w:ascii="Arial" w:hAnsi="Arial" w:cs="Arial"/>
          <w:color w:val="000000" w:themeColor="text1"/>
        </w:rPr>
        <w:t xml:space="preserve">выполняется специалистом в роли </w:t>
      </w:r>
      <w:r w:rsidR="00DF37B3" w:rsidRPr="00DF37B3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A06774">
        <w:rPr>
          <w:rFonts w:ascii="Arial" w:hAnsi="Arial" w:cs="Arial"/>
          <w:color w:val="000000" w:themeColor="text1"/>
        </w:rPr>
        <w:t>.</w:t>
      </w:r>
    </w:p>
    <w:p w14:paraId="013CB02A" w14:textId="17D1F2AC" w:rsidR="00A06774" w:rsidRDefault="00A0677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внесении </w:t>
      </w:r>
      <w:r w:rsidR="00E27D78">
        <w:rPr>
          <w:rFonts w:ascii="Arial" w:hAnsi="Arial" w:cs="Arial"/>
          <w:color w:val="000000" w:themeColor="text1"/>
        </w:rPr>
        <w:t xml:space="preserve">изменений в долгосрочный </w:t>
      </w:r>
      <w:r w:rsidR="006B32B2">
        <w:rPr>
          <w:rFonts w:ascii="Arial" w:hAnsi="Arial" w:cs="Arial"/>
          <w:color w:val="000000" w:themeColor="text1"/>
        </w:rPr>
        <w:t xml:space="preserve">план </w:t>
      </w:r>
      <w:r w:rsidR="00E27D78">
        <w:rPr>
          <w:rFonts w:ascii="Arial" w:hAnsi="Arial" w:cs="Arial"/>
          <w:color w:val="000000" w:themeColor="text1"/>
        </w:rPr>
        <w:t>воздействий исполнитель</w:t>
      </w:r>
      <w:r w:rsidR="006B32B2">
        <w:rPr>
          <w:rFonts w:ascii="Arial" w:hAnsi="Arial" w:cs="Arial"/>
          <w:color w:val="000000" w:themeColor="text1"/>
        </w:rPr>
        <w:t xml:space="preserve"> - </w:t>
      </w:r>
      <w:r w:rsidR="006B32B2" w:rsidRPr="006B32B2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6B32B2">
        <w:rPr>
          <w:rFonts w:ascii="Arial" w:hAnsi="Arial" w:cs="Arial"/>
          <w:color w:val="000000" w:themeColor="text1"/>
        </w:rPr>
        <w:t xml:space="preserve">, </w:t>
      </w:r>
      <w:r w:rsidR="00E27D78">
        <w:rPr>
          <w:rFonts w:ascii="Arial" w:hAnsi="Arial" w:cs="Arial"/>
          <w:color w:val="000000" w:themeColor="text1"/>
        </w:rPr>
        <w:t xml:space="preserve">должен придерживаться принципов, описанных в </w:t>
      </w:r>
      <w:r w:rsidR="006B32B2">
        <w:rPr>
          <w:rFonts w:ascii="Arial" w:hAnsi="Arial" w:cs="Arial"/>
          <w:color w:val="000000" w:themeColor="text1"/>
        </w:rPr>
        <w:t xml:space="preserve">документе </w:t>
      </w:r>
      <w:del w:id="1007" w:author="Попова Дарья Николаевна (Подрядчик. ООО БерингПойнт)" w:date="2021-04-05T14:55:00Z">
        <w:r w:rsidR="006B32B2" w:rsidRPr="006B32B2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08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6B32B2">
        <w:rPr>
          <w:rFonts w:ascii="Arial" w:hAnsi="Arial" w:cs="Arial"/>
          <w:color w:val="000000" w:themeColor="text1"/>
        </w:rPr>
        <w:t xml:space="preserve"> «</w:t>
      </w:r>
      <w:r w:rsidR="006B32B2" w:rsidRPr="006B32B2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6B32B2">
        <w:rPr>
          <w:rFonts w:ascii="Arial" w:hAnsi="Arial" w:cs="Arial"/>
          <w:color w:val="000000" w:themeColor="text1"/>
        </w:rPr>
        <w:t>»</w:t>
      </w:r>
      <w:r w:rsidR="00E27D78">
        <w:rPr>
          <w:rFonts w:ascii="Arial" w:hAnsi="Arial" w:cs="Arial"/>
          <w:color w:val="000000" w:themeColor="text1"/>
        </w:rPr>
        <w:t>.</w:t>
      </w:r>
    </w:p>
    <w:p w14:paraId="103EEBD1" w14:textId="4096F431" w:rsidR="00E27D78" w:rsidRPr="009B0A87" w:rsidRDefault="00E27D78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После завершения корректировки долгосрочного </w:t>
      </w:r>
      <w:r w:rsidR="00B53D85">
        <w:rPr>
          <w:rFonts w:ascii="Arial" w:hAnsi="Arial" w:cs="Arial"/>
          <w:color w:val="000000" w:themeColor="text1"/>
        </w:rPr>
        <w:t>пла</w:t>
      </w:r>
      <w:r w:rsidR="00F96806">
        <w:rPr>
          <w:rFonts w:ascii="Arial" w:hAnsi="Arial" w:cs="Arial"/>
          <w:color w:val="000000" w:themeColor="text1"/>
        </w:rPr>
        <w:t>н</w:t>
      </w:r>
      <w:r w:rsidR="00B53D85">
        <w:rPr>
          <w:rFonts w:ascii="Arial" w:hAnsi="Arial" w:cs="Arial"/>
          <w:color w:val="000000" w:themeColor="text1"/>
        </w:rPr>
        <w:t>а</w:t>
      </w:r>
      <w:r w:rsidR="00F96806">
        <w:rPr>
          <w:rFonts w:ascii="Arial" w:hAnsi="Arial" w:cs="Arial"/>
          <w:color w:val="000000" w:themeColor="text1"/>
        </w:rPr>
        <w:t xml:space="preserve"> воздействий</w:t>
      </w:r>
      <w:r w:rsidR="00B53D85">
        <w:rPr>
          <w:rFonts w:ascii="Arial" w:hAnsi="Arial" w:cs="Arial"/>
          <w:color w:val="000000" w:themeColor="text1"/>
        </w:rPr>
        <w:t xml:space="preserve"> Планировщик</w:t>
      </w:r>
      <w:r w:rsidR="00B53D85" w:rsidRPr="00B53D85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B53D85">
        <w:rPr>
          <w:rFonts w:ascii="Arial" w:hAnsi="Arial" w:cs="Arial"/>
          <w:color w:val="000000" w:themeColor="text1"/>
        </w:rPr>
        <w:t xml:space="preserve"> </w:t>
      </w:r>
      <w:r w:rsidR="00435ED7" w:rsidRPr="00F278F7">
        <w:rPr>
          <w:rFonts w:ascii="Arial" w:hAnsi="Arial" w:cs="Arial"/>
          <w:color w:val="000000" w:themeColor="text1"/>
        </w:rPr>
        <w:t xml:space="preserve">выполняет операцию отправки бюджета на согласование </w:t>
      </w:r>
      <w:r w:rsidR="00B53D85">
        <w:rPr>
          <w:rFonts w:ascii="Arial" w:hAnsi="Arial" w:cs="Arial"/>
          <w:color w:val="000000" w:themeColor="text1"/>
        </w:rPr>
        <w:t>Главно</w:t>
      </w:r>
      <w:r w:rsidR="00B53D85" w:rsidRPr="00B53D85">
        <w:rPr>
          <w:rFonts w:ascii="Arial" w:hAnsi="Arial" w:cs="Arial"/>
          <w:color w:val="000000" w:themeColor="text1"/>
        </w:rPr>
        <w:t>м</w:t>
      </w:r>
      <w:r w:rsidR="00B53D85">
        <w:rPr>
          <w:rFonts w:ascii="Arial" w:hAnsi="Arial" w:cs="Arial"/>
          <w:color w:val="000000" w:themeColor="text1"/>
        </w:rPr>
        <w:t>у специалисту</w:t>
      </w:r>
      <w:r w:rsidR="00B53D85" w:rsidRPr="00B53D85">
        <w:rPr>
          <w:rFonts w:ascii="Arial" w:hAnsi="Arial" w:cs="Arial"/>
          <w:color w:val="000000" w:themeColor="text1"/>
        </w:rPr>
        <w:t xml:space="preserve"> </w:t>
      </w:r>
      <w:proofErr w:type="spellStart"/>
      <w:r w:rsidR="00B53D85" w:rsidRPr="00B53D85">
        <w:rPr>
          <w:rFonts w:ascii="Arial" w:hAnsi="Arial" w:cs="Arial"/>
          <w:color w:val="000000" w:themeColor="text1"/>
        </w:rPr>
        <w:t>ТОиР</w:t>
      </w:r>
      <w:proofErr w:type="spellEnd"/>
      <w:r w:rsidR="00B53D85" w:rsidRPr="00B53D85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Руководителю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>
        <w:rPr>
          <w:rFonts w:ascii="Arial" w:hAnsi="Arial" w:cs="Arial"/>
          <w:color w:val="000000" w:themeColor="text1"/>
        </w:rPr>
        <w:t>.</w:t>
      </w:r>
      <w:r w:rsidR="00223978">
        <w:rPr>
          <w:rFonts w:ascii="Arial" w:hAnsi="Arial" w:cs="Arial"/>
          <w:color w:val="000000" w:themeColor="text1"/>
        </w:rPr>
        <w:t xml:space="preserve"> Повторя</w:t>
      </w:r>
      <w:r w:rsidR="0019155B">
        <w:rPr>
          <w:rFonts w:ascii="Arial" w:hAnsi="Arial" w:cs="Arial"/>
          <w:color w:val="000000" w:themeColor="text1"/>
        </w:rPr>
        <w:t>ю</w:t>
      </w:r>
      <w:r w:rsidR="00223978">
        <w:rPr>
          <w:rFonts w:ascii="Arial" w:hAnsi="Arial" w:cs="Arial"/>
          <w:color w:val="000000" w:themeColor="text1"/>
        </w:rPr>
        <w:t>тся ша</w:t>
      </w:r>
      <w:r w:rsidR="00456598">
        <w:rPr>
          <w:rFonts w:ascii="Arial" w:hAnsi="Arial" w:cs="Arial"/>
          <w:color w:val="000000" w:themeColor="text1"/>
        </w:rPr>
        <w:t>г</w:t>
      </w:r>
      <w:r w:rsidR="0019155B">
        <w:rPr>
          <w:rFonts w:ascii="Arial" w:hAnsi="Arial" w:cs="Arial"/>
          <w:color w:val="000000" w:themeColor="text1"/>
        </w:rPr>
        <w:t>и</w:t>
      </w:r>
      <w:r w:rsidR="00223978">
        <w:rPr>
          <w:rFonts w:ascii="Arial" w:hAnsi="Arial" w:cs="Arial"/>
          <w:color w:val="000000" w:themeColor="text1"/>
        </w:rPr>
        <w:t xml:space="preserve"> анализа </w:t>
      </w:r>
      <w:r w:rsidR="00B53D85">
        <w:rPr>
          <w:rFonts w:ascii="Arial" w:hAnsi="Arial" w:cs="Arial"/>
          <w:color w:val="000000" w:themeColor="text1"/>
        </w:rPr>
        <w:t xml:space="preserve">плана Главным специалистом </w:t>
      </w:r>
      <w:proofErr w:type="spellStart"/>
      <w:r w:rsidR="00B53D85" w:rsidRPr="00B53D85">
        <w:rPr>
          <w:rFonts w:ascii="Arial" w:hAnsi="Arial" w:cs="Arial"/>
          <w:color w:val="000000" w:themeColor="text1"/>
        </w:rPr>
        <w:t>ТОиР</w:t>
      </w:r>
      <w:proofErr w:type="spellEnd"/>
      <w:r w:rsidR="00B53D85" w:rsidRPr="00B53D85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B53D85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>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="00E0703C" w:rsidRPr="00E0703C" w:rsidDel="00B53D85">
        <w:rPr>
          <w:rFonts w:ascii="Arial" w:hAnsi="Arial" w:cs="Arial"/>
          <w:color w:val="000000" w:themeColor="text1"/>
        </w:rPr>
        <w:t xml:space="preserve"> </w:t>
      </w:r>
      <w:r w:rsidR="00223978">
        <w:rPr>
          <w:rFonts w:ascii="Arial" w:hAnsi="Arial" w:cs="Arial"/>
          <w:color w:val="000000" w:themeColor="text1"/>
        </w:rPr>
        <w:t>и его рассмотрени</w:t>
      </w:r>
      <w:r w:rsidR="00F96806">
        <w:rPr>
          <w:rFonts w:ascii="Arial" w:hAnsi="Arial" w:cs="Arial"/>
          <w:color w:val="000000" w:themeColor="text1"/>
        </w:rPr>
        <w:t>я Т</w:t>
      </w:r>
      <w:r w:rsidR="00223978">
        <w:rPr>
          <w:rFonts w:ascii="Arial" w:hAnsi="Arial" w:cs="Arial"/>
          <w:color w:val="000000" w:themeColor="text1"/>
        </w:rPr>
        <w:t>ехническим комитетом бизнес-единицы.</w:t>
      </w:r>
    </w:p>
    <w:p w14:paraId="58E95903" w14:textId="77777777" w:rsidR="00D5712E" w:rsidRPr="003F3568" w:rsidRDefault="00D5712E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B08B441" w14:textId="7A22CDC5" w:rsidR="00A31E35" w:rsidRPr="009936BB" w:rsidRDefault="00A31E35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4E068A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9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4E068A" w:rsidRPr="004E068A">
        <w:rPr>
          <w:rFonts w:eastAsiaTheme="majorEastAsia" w:cstheme="majorBidi"/>
          <w:b/>
          <w:i w:val="0"/>
          <w:caps w:val="0"/>
          <w:sz w:val="24"/>
          <w:szCs w:val="24"/>
        </w:rPr>
        <w:t>Фо</w:t>
      </w:r>
      <w:r w:rsidR="004E068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рмирование долгосрочного плана </w:t>
      </w:r>
      <w:r w:rsidR="00EC5832">
        <w:rPr>
          <w:rFonts w:eastAsiaTheme="majorEastAsia" w:cstheme="majorBidi"/>
          <w:b/>
          <w:i w:val="0"/>
          <w:caps w:val="0"/>
          <w:sz w:val="24"/>
          <w:szCs w:val="24"/>
        </w:rPr>
        <w:t>на уровне УК</w:t>
      </w:r>
    </w:p>
    <w:p w14:paraId="67F7C979" w14:textId="243CF3D5" w:rsidR="00F278F7" w:rsidRPr="00B742E4" w:rsidRDefault="00F278F7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742E4">
        <w:rPr>
          <w:rFonts w:ascii="Arial" w:hAnsi="Arial" w:cs="Arial"/>
          <w:color w:val="000000" w:themeColor="text1"/>
        </w:rPr>
        <w:t xml:space="preserve">Шаг формирования </w:t>
      </w:r>
      <w:r w:rsidR="003F3568" w:rsidRPr="00B742E4">
        <w:rPr>
          <w:rFonts w:ascii="Arial" w:hAnsi="Arial" w:cs="Arial"/>
          <w:color w:val="000000" w:themeColor="text1"/>
        </w:rPr>
        <w:t>долгосрочного</w:t>
      </w:r>
      <w:r w:rsidRPr="00B742E4">
        <w:rPr>
          <w:rFonts w:ascii="Arial" w:hAnsi="Arial" w:cs="Arial"/>
          <w:color w:val="000000" w:themeColor="text1"/>
        </w:rPr>
        <w:t xml:space="preserve"> </w:t>
      </w:r>
      <w:r w:rsidR="009B6FFE">
        <w:rPr>
          <w:rFonts w:ascii="Arial" w:hAnsi="Arial" w:cs="Arial"/>
          <w:color w:val="000000" w:themeColor="text1"/>
        </w:rPr>
        <w:t>плана</w:t>
      </w:r>
      <w:r w:rsidR="009B6FFE" w:rsidRPr="00B742E4">
        <w:rPr>
          <w:rFonts w:ascii="Arial" w:hAnsi="Arial" w:cs="Arial"/>
          <w:color w:val="000000" w:themeColor="text1"/>
        </w:rPr>
        <w:t xml:space="preserve"> </w:t>
      </w:r>
      <w:r w:rsidRPr="00B742E4">
        <w:rPr>
          <w:rFonts w:ascii="Arial" w:hAnsi="Arial" w:cs="Arial"/>
          <w:color w:val="000000" w:themeColor="text1"/>
        </w:rPr>
        <w:t xml:space="preserve">воздействий на </w:t>
      </w:r>
      <w:r w:rsidR="003F3568" w:rsidRPr="00B742E4">
        <w:rPr>
          <w:rFonts w:ascii="Arial" w:hAnsi="Arial" w:cs="Arial"/>
          <w:color w:val="000000" w:themeColor="text1"/>
        </w:rPr>
        <w:t>производственные</w:t>
      </w:r>
      <w:r w:rsidRPr="00B742E4">
        <w:rPr>
          <w:rFonts w:ascii="Arial" w:hAnsi="Arial" w:cs="Arial"/>
          <w:color w:val="000000" w:themeColor="text1"/>
        </w:rPr>
        <w:t xml:space="preserve"> активы на уровне управляющей компании выполняется </w:t>
      </w:r>
      <w:r w:rsidR="0019155B" w:rsidRPr="0019155B">
        <w:rPr>
          <w:rFonts w:ascii="Arial" w:hAnsi="Arial" w:cs="Arial"/>
          <w:color w:val="000000" w:themeColor="text1"/>
        </w:rPr>
        <w:t>Планировщик</w:t>
      </w:r>
      <w:r w:rsidR="0019155B">
        <w:rPr>
          <w:rFonts w:ascii="Arial" w:hAnsi="Arial" w:cs="Arial"/>
          <w:color w:val="000000" w:themeColor="text1"/>
        </w:rPr>
        <w:t>ом</w:t>
      </w:r>
      <w:r w:rsidR="0019155B" w:rsidRPr="0019155B">
        <w:rPr>
          <w:rFonts w:ascii="Arial" w:hAnsi="Arial" w:cs="Arial"/>
          <w:color w:val="000000" w:themeColor="text1"/>
        </w:rPr>
        <w:t xml:space="preserve"> бюджета УА УК</w:t>
      </w:r>
      <w:r w:rsidR="00487760">
        <w:rPr>
          <w:rFonts w:ascii="Arial" w:hAnsi="Arial" w:cs="Arial"/>
          <w:color w:val="000000" w:themeColor="text1"/>
        </w:rPr>
        <w:t>, специализирующимся на планировании 10-летнего плана и бюджета воздействий</w:t>
      </w:r>
      <w:r w:rsidRPr="00B742E4">
        <w:rPr>
          <w:rFonts w:ascii="Arial" w:hAnsi="Arial" w:cs="Arial"/>
          <w:color w:val="000000" w:themeColor="text1"/>
        </w:rPr>
        <w:t xml:space="preserve">. Выполнение данного шага становится доступно, когда </w:t>
      </w:r>
      <w:r w:rsidR="00B742E4" w:rsidRPr="00B742E4">
        <w:rPr>
          <w:rFonts w:ascii="Arial" w:hAnsi="Arial" w:cs="Arial"/>
          <w:color w:val="000000" w:themeColor="text1"/>
        </w:rPr>
        <w:t>долгосрочны</w:t>
      </w:r>
      <w:r w:rsidR="0019155B">
        <w:rPr>
          <w:rFonts w:ascii="Arial" w:hAnsi="Arial" w:cs="Arial"/>
          <w:color w:val="000000" w:themeColor="text1"/>
        </w:rPr>
        <w:t xml:space="preserve">е планы и бюджеты </w:t>
      </w:r>
      <w:r w:rsidRPr="00B742E4">
        <w:rPr>
          <w:rFonts w:ascii="Arial" w:hAnsi="Arial" w:cs="Arial"/>
          <w:color w:val="000000" w:themeColor="text1"/>
        </w:rPr>
        <w:t>воздействий</w:t>
      </w:r>
      <w:r w:rsidR="0019155B">
        <w:rPr>
          <w:rFonts w:ascii="Arial" w:hAnsi="Arial" w:cs="Arial"/>
          <w:color w:val="000000" w:themeColor="text1"/>
        </w:rPr>
        <w:t xml:space="preserve"> БЕ согласованы 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Pr="00B742E4">
        <w:rPr>
          <w:rFonts w:ascii="Arial" w:hAnsi="Arial" w:cs="Arial"/>
          <w:color w:val="000000" w:themeColor="text1"/>
        </w:rPr>
        <w:t>. О наступлении этого события исполнитель</w:t>
      </w:r>
      <w:r w:rsidR="00E747BC">
        <w:rPr>
          <w:rFonts w:ascii="Arial" w:hAnsi="Arial" w:cs="Arial"/>
          <w:color w:val="000000" w:themeColor="text1"/>
        </w:rPr>
        <w:t xml:space="preserve"> -</w:t>
      </w:r>
      <w:r w:rsidRPr="00B742E4">
        <w:rPr>
          <w:rFonts w:ascii="Arial" w:hAnsi="Arial" w:cs="Arial"/>
          <w:color w:val="000000" w:themeColor="text1"/>
        </w:rPr>
        <w:t xml:space="preserve"> </w:t>
      </w:r>
      <w:r w:rsidR="0019155B" w:rsidRPr="0019155B">
        <w:rPr>
          <w:rFonts w:ascii="Arial" w:hAnsi="Arial" w:cs="Arial"/>
          <w:color w:val="000000" w:themeColor="text1"/>
        </w:rPr>
        <w:t>Планировщик бюджета УА УК</w:t>
      </w:r>
      <w:r w:rsidR="00E747BC">
        <w:rPr>
          <w:rFonts w:ascii="Arial" w:hAnsi="Arial" w:cs="Arial"/>
          <w:color w:val="000000" w:themeColor="text1"/>
        </w:rPr>
        <w:t>,</w:t>
      </w:r>
      <w:r w:rsidR="00E747BC" w:rsidRPr="00E747BC">
        <w:rPr>
          <w:rFonts w:ascii="Arial" w:hAnsi="Arial" w:cs="Arial"/>
          <w:color w:val="000000" w:themeColor="text1"/>
        </w:rPr>
        <w:t xml:space="preserve"> </w:t>
      </w:r>
      <w:r w:rsidRPr="00B742E4">
        <w:rPr>
          <w:rFonts w:ascii="Arial" w:hAnsi="Arial" w:cs="Arial"/>
          <w:color w:val="000000" w:themeColor="text1"/>
        </w:rPr>
        <w:t>получит уведомление по электронной почте.</w:t>
      </w:r>
    </w:p>
    <w:p w14:paraId="27F91913" w14:textId="1B0BD630" w:rsidR="00F278F7" w:rsidRDefault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742E4">
        <w:rPr>
          <w:rFonts w:ascii="Arial" w:hAnsi="Arial" w:cs="Arial"/>
          <w:color w:val="000000" w:themeColor="text1"/>
        </w:rPr>
        <w:t xml:space="preserve">Запуск формата планирования </w:t>
      </w:r>
      <w:r w:rsidR="00B742E4" w:rsidRPr="00B742E4">
        <w:rPr>
          <w:rFonts w:ascii="Arial" w:hAnsi="Arial" w:cs="Arial"/>
          <w:color w:val="000000" w:themeColor="text1"/>
        </w:rPr>
        <w:t xml:space="preserve">долгосрочного </w:t>
      </w:r>
      <w:r w:rsidR="00E747BC">
        <w:rPr>
          <w:rFonts w:ascii="Arial" w:hAnsi="Arial" w:cs="Arial"/>
          <w:color w:val="000000" w:themeColor="text1"/>
        </w:rPr>
        <w:t>плана</w:t>
      </w:r>
      <w:r w:rsidR="00E747BC" w:rsidRPr="00B742E4">
        <w:rPr>
          <w:rFonts w:ascii="Arial" w:hAnsi="Arial" w:cs="Arial"/>
          <w:color w:val="000000" w:themeColor="text1"/>
        </w:rPr>
        <w:t xml:space="preserve"> </w:t>
      </w:r>
      <w:r w:rsidRPr="00B742E4">
        <w:rPr>
          <w:rFonts w:ascii="Arial" w:hAnsi="Arial" w:cs="Arial"/>
          <w:color w:val="000000" w:themeColor="text1"/>
        </w:rPr>
        <w:t xml:space="preserve">воздействий осуществляется из потока бизнес-операций в приложении </w:t>
      </w:r>
      <w:proofErr w:type="spellStart"/>
      <w:r w:rsidRPr="00B742E4">
        <w:rPr>
          <w:rFonts w:ascii="Arial" w:hAnsi="Arial" w:cs="Arial"/>
          <w:color w:val="000000" w:themeColor="text1"/>
        </w:rPr>
        <w:t>Analysis</w:t>
      </w:r>
      <w:proofErr w:type="spellEnd"/>
      <w:r w:rsidRPr="00B742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742E4">
        <w:rPr>
          <w:rFonts w:ascii="Arial" w:hAnsi="Arial" w:cs="Arial"/>
          <w:color w:val="000000" w:themeColor="text1"/>
        </w:rPr>
        <w:t>for</w:t>
      </w:r>
      <w:proofErr w:type="spellEnd"/>
      <w:r w:rsidRPr="00B742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742E4">
        <w:rPr>
          <w:rFonts w:ascii="Arial" w:hAnsi="Arial" w:cs="Arial"/>
          <w:color w:val="000000" w:themeColor="text1"/>
        </w:rPr>
        <w:t>Excel</w:t>
      </w:r>
      <w:proofErr w:type="spellEnd"/>
      <w:r w:rsidR="00E33A67">
        <w:rPr>
          <w:rFonts w:ascii="Arial" w:hAnsi="Arial" w:cs="Arial"/>
          <w:color w:val="000000" w:themeColor="text1"/>
        </w:rPr>
        <w:t xml:space="preserve"> (код </w:t>
      </w:r>
      <w:r w:rsidR="00E33A67" w:rsidRPr="00E33A67">
        <w:rPr>
          <w:rFonts w:ascii="Arial" w:hAnsi="Arial" w:cs="Arial"/>
          <w:color w:val="000000" w:themeColor="text1"/>
        </w:rPr>
        <w:t>MCB08</w:t>
      </w:r>
      <w:r w:rsidR="00E10158">
        <w:rPr>
          <w:rFonts w:ascii="Arial" w:hAnsi="Arial" w:cs="Arial"/>
          <w:color w:val="000000" w:themeColor="text1"/>
        </w:rPr>
        <w:t>-03</w:t>
      </w:r>
      <w:r w:rsidR="00E33A67">
        <w:rPr>
          <w:rFonts w:ascii="Arial" w:hAnsi="Arial" w:cs="Arial"/>
          <w:color w:val="000000" w:themeColor="text1"/>
        </w:rPr>
        <w:t xml:space="preserve"> в реестре</w:t>
      </w:r>
      <w:r w:rsidR="00DF44EF">
        <w:rPr>
          <w:rFonts w:ascii="Arial" w:hAnsi="Arial" w:cs="Arial"/>
          <w:color w:val="000000" w:themeColor="text1"/>
        </w:rPr>
        <w:t xml:space="preserve">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E33A67">
        <w:rPr>
          <w:rFonts w:ascii="Arial" w:hAnsi="Arial" w:cs="Arial"/>
          <w:color w:val="000000" w:themeColor="text1"/>
        </w:rPr>
        <w:t>)</w:t>
      </w:r>
      <w:r w:rsidRPr="00B742E4">
        <w:rPr>
          <w:rFonts w:ascii="Arial" w:hAnsi="Arial" w:cs="Arial"/>
          <w:color w:val="000000" w:themeColor="text1"/>
        </w:rPr>
        <w:t xml:space="preserve">. </w:t>
      </w:r>
      <w:r w:rsidR="00B73E3C">
        <w:rPr>
          <w:rFonts w:ascii="Arial" w:hAnsi="Arial" w:cs="Arial"/>
          <w:color w:val="000000" w:themeColor="text1"/>
        </w:rPr>
        <w:t xml:space="preserve">Формат планирования долгосрочного плана воздействий приведён в документе </w:t>
      </w:r>
      <w:del w:id="1009" w:author="Попова Дарья Николаевна (Подрядчик. ООО БерингПойнт)" w:date="2021-04-05T14:57:00Z">
        <w:r w:rsidR="00B73E3C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1010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B73E3C">
        <w:rPr>
          <w:rFonts w:ascii="Arial" w:hAnsi="Arial" w:cs="Arial"/>
          <w:color w:val="000000" w:themeColor="text1"/>
        </w:rPr>
        <w:t xml:space="preserve"> «</w:t>
      </w:r>
      <w:r w:rsidR="00B73E3C" w:rsidRPr="00EA47D8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B73E3C" w:rsidRPr="00EA47D8">
        <w:rPr>
          <w:rFonts w:ascii="Arial" w:hAnsi="Arial" w:cs="Arial"/>
          <w:color w:val="000000" w:themeColor="text1"/>
        </w:rPr>
        <w:t>ТОиР</w:t>
      </w:r>
      <w:proofErr w:type="spellEnd"/>
      <w:r w:rsidR="00B73E3C" w:rsidRPr="00EA47D8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B73E3C">
        <w:rPr>
          <w:rFonts w:ascii="Arial" w:hAnsi="Arial" w:cs="Arial"/>
          <w:color w:val="000000" w:themeColor="text1"/>
        </w:rPr>
        <w:t>». Формат планирования стоимостного выражения долгосрочного плана воздействий –долгосрочного бюджета воздействий, приведён в документе</w:t>
      </w:r>
      <w:r w:rsidR="00B73E3C" w:rsidDel="00EA47D8">
        <w:rPr>
          <w:rFonts w:ascii="Arial" w:hAnsi="Arial" w:cs="Arial"/>
          <w:color w:val="000000" w:themeColor="text1"/>
        </w:rPr>
        <w:t xml:space="preserve"> </w:t>
      </w:r>
      <w:del w:id="1011" w:author="Попова Дарья Николаевна (Подрядчик. ООО БерингПойнт)" w:date="2021-04-05T14:55:00Z">
        <w:r w:rsidR="00B73E3C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12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B73E3C">
        <w:rPr>
          <w:rFonts w:ascii="Arial" w:hAnsi="Arial" w:cs="Arial"/>
          <w:color w:val="000000" w:themeColor="text1"/>
        </w:rPr>
        <w:t xml:space="preserve"> «</w:t>
      </w:r>
      <w:r w:rsidR="00B73E3C" w:rsidRPr="00EA47D8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B73E3C">
        <w:rPr>
          <w:rFonts w:ascii="Arial" w:hAnsi="Arial" w:cs="Arial"/>
          <w:color w:val="000000" w:themeColor="text1"/>
        </w:rPr>
        <w:t xml:space="preserve">». </w:t>
      </w:r>
      <w:r w:rsidR="0019155B">
        <w:rPr>
          <w:rFonts w:ascii="Arial" w:hAnsi="Arial" w:cs="Arial"/>
          <w:color w:val="000000" w:themeColor="text1"/>
        </w:rPr>
        <w:t>Д</w:t>
      </w:r>
      <w:r w:rsidR="00B742E4" w:rsidRPr="00B742E4">
        <w:rPr>
          <w:rFonts w:ascii="Arial" w:hAnsi="Arial" w:cs="Arial"/>
          <w:color w:val="000000" w:themeColor="text1"/>
        </w:rPr>
        <w:t xml:space="preserve">олгосрочный </w:t>
      </w:r>
      <w:r w:rsidR="00E747BC">
        <w:rPr>
          <w:rFonts w:ascii="Arial" w:hAnsi="Arial" w:cs="Arial"/>
          <w:color w:val="000000" w:themeColor="text1"/>
        </w:rPr>
        <w:t xml:space="preserve">план </w:t>
      </w:r>
      <w:r w:rsidRPr="00B742E4">
        <w:rPr>
          <w:rFonts w:ascii="Arial" w:hAnsi="Arial" w:cs="Arial"/>
          <w:color w:val="000000" w:themeColor="text1"/>
        </w:rPr>
        <w:t>воздействий управляющей комп</w:t>
      </w:r>
      <w:r w:rsidR="00B742E4" w:rsidRPr="00B742E4">
        <w:rPr>
          <w:rFonts w:ascii="Arial" w:hAnsi="Arial" w:cs="Arial"/>
          <w:color w:val="000000" w:themeColor="text1"/>
        </w:rPr>
        <w:t>ании формируется методом агрега</w:t>
      </w:r>
      <w:r w:rsidRPr="00B742E4">
        <w:rPr>
          <w:rFonts w:ascii="Arial" w:hAnsi="Arial" w:cs="Arial"/>
          <w:color w:val="000000" w:themeColor="text1"/>
        </w:rPr>
        <w:t xml:space="preserve">ции из </w:t>
      </w:r>
      <w:r w:rsidR="00B742E4" w:rsidRPr="00B742E4">
        <w:rPr>
          <w:rFonts w:ascii="Arial" w:hAnsi="Arial" w:cs="Arial"/>
          <w:color w:val="000000" w:themeColor="text1"/>
        </w:rPr>
        <w:t xml:space="preserve">долгосрочных </w:t>
      </w:r>
      <w:r w:rsidR="00E747BC">
        <w:rPr>
          <w:rFonts w:ascii="Arial" w:hAnsi="Arial" w:cs="Arial"/>
          <w:color w:val="000000" w:themeColor="text1"/>
        </w:rPr>
        <w:t xml:space="preserve">планов </w:t>
      </w:r>
      <w:r w:rsidRPr="00B742E4">
        <w:rPr>
          <w:rFonts w:ascii="Arial" w:hAnsi="Arial" w:cs="Arial"/>
          <w:color w:val="000000" w:themeColor="text1"/>
        </w:rPr>
        <w:t>бизнес-единиц.</w:t>
      </w:r>
    </w:p>
    <w:p w14:paraId="1A43B9E2" w14:textId="0DC911BC" w:rsidR="008E4B3E" w:rsidRDefault="008E4B3E" w:rsidP="008E4B3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долгосрочный </w:t>
      </w:r>
      <w:r w:rsidR="00B73E3C">
        <w:rPr>
          <w:rFonts w:ascii="Arial" w:hAnsi="Arial" w:cs="Arial"/>
          <w:color w:val="000000" w:themeColor="text1"/>
        </w:rPr>
        <w:t xml:space="preserve">план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управляющей компании добавляется блок с целевыми программами. Раздел целевых программ заполняется </w:t>
      </w:r>
      <w:r w:rsidR="00B73E3C" w:rsidRPr="00B73E3C">
        <w:rPr>
          <w:rFonts w:ascii="Arial" w:hAnsi="Arial" w:cs="Arial"/>
          <w:color w:val="000000" w:themeColor="text1"/>
        </w:rPr>
        <w:t>Планировщик</w:t>
      </w:r>
      <w:r w:rsidR="00B73E3C">
        <w:rPr>
          <w:rFonts w:ascii="Arial" w:hAnsi="Arial" w:cs="Arial"/>
          <w:color w:val="000000" w:themeColor="text1"/>
        </w:rPr>
        <w:t>ом</w:t>
      </w:r>
      <w:r w:rsidR="00B73E3C" w:rsidRPr="00B73E3C">
        <w:rPr>
          <w:rFonts w:ascii="Arial" w:hAnsi="Arial" w:cs="Arial"/>
          <w:color w:val="000000" w:themeColor="text1"/>
        </w:rPr>
        <w:t xml:space="preserve"> бюджета УА УК</w:t>
      </w:r>
      <w:r>
        <w:rPr>
          <w:rFonts w:ascii="Arial" w:hAnsi="Arial" w:cs="Arial"/>
          <w:color w:val="000000" w:themeColor="text1"/>
        </w:rPr>
        <w:t xml:space="preserve"> на основании:</w:t>
      </w:r>
    </w:p>
    <w:p w14:paraId="333ECD9F" w14:textId="73570EBA" w:rsidR="008E4B3E" w:rsidRDefault="008E4B3E" w:rsidP="008E4B3E">
      <w:pPr>
        <w:pStyle w:val="af9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8E4B3E">
        <w:rPr>
          <w:rFonts w:ascii="Arial" w:hAnsi="Arial" w:cs="Arial"/>
          <w:color w:val="000000" w:themeColor="text1"/>
        </w:rPr>
        <w:t xml:space="preserve">согласованного </w:t>
      </w:r>
      <w:ins w:id="1013" w:author="Попова Дарья Николаевна (Подрядчик. ООО БерингПойнт)" w:date="2021-04-07T14:12:00Z">
        <w:r w:rsidR="00755D79">
          <w:rPr>
            <w:rFonts w:ascii="Arial" w:hAnsi="Arial" w:cs="Arial"/>
            <w:color w:val="000000" w:themeColor="text1"/>
          </w:rPr>
          <w:t xml:space="preserve">Старшим </w:t>
        </w:r>
      </w:ins>
      <w:r w:rsidR="007870CF">
        <w:rPr>
          <w:rFonts w:ascii="Arial" w:hAnsi="Arial" w:cs="Arial"/>
          <w:color w:val="000000" w:themeColor="text1"/>
        </w:rPr>
        <w:t>В</w:t>
      </w:r>
      <w:r w:rsidRPr="008E4B3E">
        <w:rPr>
          <w:rFonts w:ascii="Arial" w:hAnsi="Arial" w:cs="Arial"/>
          <w:color w:val="000000" w:themeColor="text1"/>
        </w:rPr>
        <w:t xml:space="preserve">ице-президентом </w:t>
      </w:r>
      <w:r w:rsidR="001228A7">
        <w:rPr>
          <w:rFonts w:ascii="Arial" w:hAnsi="Arial" w:cs="Arial"/>
          <w:color w:val="000000" w:themeColor="text1"/>
        </w:rPr>
        <w:t xml:space="preserve">БП </w:t>
      </w:r>
      <w:r w:rsidRPr="008E4B3E">
        <w:rPr>
          <w:rFonts w:ascii="Arial" w:hAnsi="Arial" w:cs="Arial"/>
          <w:color w:val="000000" w:themeColor="text1"/>
        </w:rPr>
        <w:t xml:space="preserve">и </w:t>
      </w:r>
      <w:r w:rsidR="001228A7">
        <w:rPr>
          <w:rFonts w:ascii="Arial" w:hAnsi="Arial" w:cs="Arial"/>
          <w:color w:val="000000" w:themeColor="text1"/>
        </w:rPr>
        <w:t xml:space="preserve">ТП </w:t>
      </w:r>
      <w:ins w:id="1014" w:author="Попова Дарья" w:date="2021-04-02T17:31:00Z">
        <w:r w:rsidR="005170B8">
          <w:rPr>
            <w:rFonts w:ascii="Arial" w:hAnsi="Arial" w:cs="Arial"/>
            <w:color w:val="000000" w:themeColor="text1"/>
          </w:rPr>
          <w:t xml:space="preserve">УК </w:t>
        </w:r>
      </w:ins>
      <w:r w:rsidRPr="008E4B3E">
        <w:rPr>
          <w:rFonts w:ascii="Arial" w:hAnsi="Arial" w:cs="Arial"/>
          <w:color w:val="000000" w:themeColor="text1"/>
        </w:rPr>
        <w:t xml:space="preserve">среднесрочного </w:t>
      </w:r>
      <w:r w:rsidR="0019155B">
        <w:rPr>
          <w:rFonts w:ascii="Arial" w:hAnsi="Arial" w:cs="Arial"/>
          <w:color w:val="000000" w:themeColor="text1"/>
        </w:rPr>
        <w:t xml:space="preserve">плана </w:t>
      </w:r>
      <w:r w:rsidRPr="008E4B3E">
        <w:rPr>
          <w:rFonts w:ascii="Arial" w:hAnsi="Arial" w:cs="Arial"/>
          <w:color w:val="000000" w:themeColor="text1"/>
        </w:rPr>
        <w:t xml:space="preserve">целевых программ в части первых трёх лет долгосрочного </w:t>
      </w:r>
      <w:r w:rsidR="0019155B">
        <w:rPr>
          <w:rFonts w:ascii="Arial" w:hAnsi="Arial" w:cs="Arial"/>
          <w:color w:val="000000" w:themeColor="text1"/>
        </w:rPr>
        <w:t>плана</w:t>
      </w:r>
      <w:r w:rsidRPr="008E4B3E">
        <w:rPr>
          <w:rFonts w:ascii="Arial" w:hAnsi="Arial" w:cs="Arial"/>
          <w:color w:val="000000" w:themeColor="text1"/>
        </w:rPr>
        <w:t>;</w:t>
      </w:r>
    </w:p>
    <w:p w14:paraId="0B632149" w14:textId="51FB5040" w:rsidR="008E4B3E" w:rsidRPr="008E4B3E" w:rsidRDefault="008E4B3E" w:rsidP="008E4B3E">
      <w:pPr>
        <w:pStyle w:val="af9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8E4B3E">
        <w:rPr>
          <w:rFonts w:ascii="Arial" w:hAnsi="Arial" w:cs="Arial"/>
          <w:color w:val="000000" w:themeColor="text1"/>
        </w:rPr>
        <w:t xml:space="preserve">решения </w:t>
      </w:r>
      <w:r w:rsidR="001228A7">
        <w:rPr>
          <w:rFonts w:ascii="Arial" w:hAnsi="Arial" w:cs="Arial"/>
          <w:color w:val="000000" w:themeColor="text1"/>
        </w:rPr>
        <w:t>Т</w:t>
      </w:r>
      <w:r w:rsidRPr="008E4B3E">
        <w:rPr>
          <w:rFonts w:ascii="Arial" w:hAnsi="Arial" w:cs="Arial"/>
          <w:color w:val="000000" w:themeColor="text1"/>
        </w:rPr>
        <w:t xml:space="preserve">ехнического комитета </w:t>
      </w:r>
      <w:r>
        <w:rPr>
          <w:rFonts w:ascii="Arial" w:hAnsi="Arial" w:cs="Arial"/>
          <w:color w:val="000000" w:themeColor="text1"/>
        </w:rPr>
        <w:t>управляющей компании</w:t>
      </w:r>
      <w:r w:rsidRPr="008E4B3E">
        <w:rPr>
          <w:rFonts w:ascii="Arial" w:hAnsi="Arial" w:cs="Arial"/>
          <w:color w:val="000000" w:themeColor="text1"/>
        </w:rPr>
        <w:t xml:space="preserve"> о переносе срока реализации проекта </w:t>
      </w:r>
      <w:r>
        <w:rPr>
          <w:rFonts w:ascii="Arial" w:hAnsi="Arial" w:cs="Arial"/>
          <w:color w:val="000000" w:themeColor="text1"/>
        </w:rPr>
        <w:t xml:space="preserve">целевых программ </w:t>
      </w:r>
      <w:r w:rsidRPr="008E4B3E">
        <w:rPr>
          <w:rFonts w:ascii="Arial" w:hAnsi="Arial" w:cs="Arial"/>
          <w:color w:val="000000" w:themeColor="text1"/>
        </w:rPr>
        <w:t xml:space="preserve">на последующие годы в рамках рассмотрения среднесрочного </w:t>
      </w:r>
      <w:r w:rsidR="0019155B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>целевых программ;</w:t>
      </w:r>
    </w:p>
    <w:p w14:paraId="75009CCC" w14:textId="77777777" w:rsidR="008E4B3E" w:rsidRDefault="008E4B3E" w:rsidP="008E4B3E">
      <w:pPr>
        <w:pStyle w:val="af9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стратегического </w:t>
      </w:r>
      <w:r w:rsidRPr="008E4B3E">
        <w:rPr>
          <w:rFonts w:ascii="Arial" w:hAnsi="Arial" w:cs="Arial"/>
          <w:color w:val="000000" w:themeColor="text1"/>
        </w:rPr>
        <w:t>плана проектов целевых программ</w:t>
      </w:r>
      <w:r>
        <w:rPr>
          <w:rFonts w:ascii="Arial" w:hAnsi="Arial" w:cs="Arial"/>
          <w:color w:val="000000" w:themeColor="text1"/>
        </w:rPr>
        <w:t>.</w:t>
      </w:r>
    </w:p>
    <w:p w14:paraId="0A78CCF8" w14:textId="7395178A" w:rsidR="00F278F7" w:rsidRDefault="00F278F7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E4B3E">
        <w:rPr>
          <w:rFonts w:ascii="Arial" w:hAnsi="Arial" w:cs="Arial"/>
          <w:color w:val="000000" w:themeColor="text1"/>
        </w:rPr>
        <w:lastRenderedPageBreak/>
        <w:t xml:space="preserve">По окончании формирования </w:t>
      </w:r>
      <w:r w:rsidR="008E4B3E" w:rsidRPr="008E4B3E">
        <w:rPr>
          <w:rFonts w:ascii="Arial" w:hAnsi="Arial" w:cs="Arial"/>
          <w:color w:val="000000" w:themeColor="text1"/>
        </w:rPr>
        <w:t xml:space="preserve">долгосрочного </w:t>
      </w:r>
      <w:r w:rsidR="002F48B5">
        <w:rPr>
          <w:rFonts w:ascii="Arial" w:hAnsi="Arial" w:cs="Arial"/>
          <w:color w:val="000000" w:themeColor="text1"/>
        </w:rPr>
        <w:t>плана</w:t>
      </w:r>
      <w:r w:rsidR="002F48B5" w:rsidRPr="008E4B3E">
        <w:rPr>
          <w:rFonts w:ascii="Arial" w:hAnsi="Arial" w:cs="Arial"/>
          <w:color w:val="000000" w:themeColor="text1"/>
        </w:rPr>
        <w:t xml:space="preserve"> </w:t>
      </w:r>
      <w:r w:rsidR="00577D01">
        <w:rPr>
          <w:rFonts w:ascii="Arial" w:hAnsi="Arial" w:cs="Arial"/>
          <w:color w:val="000000" w:themeColor="text1"/>
        </w:rPr>
        <w:t xml:space="preserve">и бюджета </w:t>
      </w:r>
      <w:r w:rsidRPr="008E4B3E">
        <w:rPr>
          <w:rFonts w:ascii="Arial" w:hAnsi="Arial" w:cs="Arial"/>
          <w:color w:val="000000" w:themeColor="text1"/>
        </w:rPr>
        <w:t xml:space="preserve">воздействий на производственные активы управляющей компании </w:t>
      </w:r>
      <w:r w:rsidR="00577D01" w:rsidRPr="00577D01">
        <w:rPr>
          <w:rFonts w:ascii="Arial" w:hAnsi="Arial" w:cs="Arial"/>
          <w:color w:val="000000" w:themeColor="text1"/>
        </w:rPr>
        <w:t>Планировщик бюджета УА УК</w:t>
      </w:r>
      <w:r w:rsidR="00577D01" w:rsidRPr="00577D01" w:rsidDel="002F48B5">
        <w:rPr>
          <w:rFonts w:ascii="Arial" w:hAnsi="Arial" w:cs="Arial"/>
          <w:color w:val="000000" w:themeColor="text1"/>
        </w:rPr>
        <w:t xml:space="preserve"> </w:t>
      </w:r>
      <w:r w:rsidRPr="008E4B3E">
        <w:rPr>
          <w:rFonts w:ascii="Arial" w:hAnsi="Arial" w:cs="Arial"/>
          <w:color w:val="000000" w:themeColor="text1"/>
        </w:rPr>
        <w:t>выполняет операцию «Отправить» и сопровождает выполненную операцию комментарием. Открывается операция проверяющего</w:t>
      </w:r>
      <w:r w:rsidR="002F3FB1">
        <w:rPr>
          <w:rFonts w:ascii="Arial" w:hAnsi="Arial" w:cs="Arial"/>
          <w:color w:val="000000" w:themeColor="text1"/>
        </w:rPr>
        <w:t xml:space="preserve"> –</w:t>
      </w:r>
      <w:r w:rsidR="002F3FB1" w:rsidRPr="002F3FB1">
        <w:t xml:space="preserve"> </w:t>
      </w:r>
      <w:r w:rsidR="00577D01">
        <w:rPr>
          <w:rFonts w:ascii="Arial" w:hAnsi="Arial" w:cs="Arial"/>
          <w:color w:val="000000" w:themeColor="text1"/>
        </w:rPr>
        <w:t>Главного</w:t>
      </w:r>
      <w:r w:rsidR="00577D01" w:rsidRPr="00577D01">
        <w:rPr>
          <w:rFonts w:ascii="Arial" w:hAnsi="Arial" w:cs="Arial"/>
          <w:color w:val="000000" w:themeColor="text1"/>
        </w:rPr>
        <w:t xml:space="preserve"> специалист</w:t>
      </w:r>
      <w:r w:rsidR="00577D01">
        <w:rPr>
          <w:rFonts w:ascii="Arial" w:hAnsi="Arial" w:cs="Arial"/>
          <w:color w:val="000000" w:themeColor="text1"/>
        </w:rPr>
        <w:t>а</w:t>
      </w:r>
      <w:r w:rsidR="00577D01" w:rsidRPr="00577D01">
        <w:rPr>
          <w:rFonts w:ascii="Arial" w:hAnsi="Arial" w:cs="Arial"/>
          <w:color w:val="000000" w:themeColor="text1"/>
        </w:rPr>
        <w:t xml:space="preserve"> </w:t>
      </w:r>
      <w:proofErr w:type="spellStart"/>
      <w:r w:rsidR="00577D01" w:rsidRPr="00577D01">
        <w:rPr>
          <w:rFonts w:ascii="Arial" w:hAnsi="Arial" w:cs="Arial"/>
          <w:color w:val="000000" w:themeColor="text1"/>
        </w:rPr>
        <w:t>ТОиР</w:t>
      </w:r>
      <w:proofErr w:type="spellEnd"/>
      <w:r w:rsidR="00577D01" w:rsidRPr="00577D01">
        <w:rPr>
          <w:rFonts w:ascii="Arial" w:hAnsi="Arial" w:cs="Arial"/>
          <w:color w:val="000000" w:themeColor="text1"/>
        </w:rPr>
        <w:t xml:space="preserve"> УК</w:t>
      </w:r>
      <w:r w:rsidRPr="008E4B3E">
        <w:rPr>
          <w:rFonts w:ascii="Arial" w:hAnsi="Arial" w:cs="Arial"/>
          <w:color w:val="000000" w:themeColor="text1"/>
        </w:rPr>
        <w:t>, о чём он информируется по электронной почте.</w:t>
      </w:r>
    </w:p>
    <w:p w14:paraId="575C0EFF" w14:textId="77777777" w:rsidR="006208D6" w:rsidRPr="00F278F7" w:rsidRDefault="006208D6" w:rsidP="00F278F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1B842BA" w14:textId="359F4402" w:rsidR="00A31E35" w:rsidRPr="009936BB" w:rsidRDefault="00A31E35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4E068A"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100 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- </w:t>
      </w:r>
      <w:r w:rsidR="004E068A" w:rsidRPr="004E068A">
        <w:rPr>
          <w:rFonts w:eastAsiaTheme="majorEastAsia" w:cstheme="majorBidi"/>
          <w:b/>
          <w:i w:val="0"/>
          <w:caps w:val="0"/>
          <w:sz w:val="24"/>
          <w:szCs w:val="24"/>
        </w:rPr>
        <w:t>Анализ долгосрочного плана и бюджета</w:t>
      </w:r>
      <w:r w:rsidR="004E068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УК)</w:t>
      </w:r>
    </w:p>
    <w:p w14:paraId="14E4973D" w14:textId="644AFA09" w:rsidR="006208D6" w:rsidRPr="00375DCD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75DCD">
        <w:rPr>
          <w:rFonts w:ascii="Arial" w:hAnsi="Arial" w:cs="Arial"/>
          <w:color w:val="000000" w:themeColor="text1"/>
        </w:rPr>
        <w:t xml:space="preserve">Шаг анализа </w:t>
      </w:r>
      <w:r w:rsidR="00375DCD" w:rsidRPr="00375DCD">
        <w:rPr>
          <w:rFonts w:ascii="Arial" w:hAnsi="Arial" w:cs="Arial"/>
          <w:color w:val="000000" w:themeColor="text1"/>
        </w:rPr>
        <w:t xml:space="preserve">долгосрочного </w:t>
      </w:r>
      <w:r w:rsidR="009753C9">
        <w:rPr>
          <w:rFonts w:ascii="Arial" w:hAnsi="Arial" w:cs="Arial"/>
          <w:color w:val="000000" w:themeColor="text1"/>
        </w:rPr>
        <w:t xml:space="preserve">плана </w:t>
      </w:r>
      <w:r w:rsidR="00577D01">
        <w:rPr>
          <w:rFonts w:ascii="Arial" w:hAnsi="Arial" w:cs="Arial"/>
          <w:color w:val="000000" w:themeColor="text1"/>
        </w:rPr>
        <w:t xml:space="preserve">и бюджета </w:t>
      </w:r>
      <w:r w:rsidRPr="00375DCD">
        <w:rPr>
          <w:rFonts w:ascii="Arial" w:hAnsi="Arial" w:cs="Arial"/>
          <w:color w:val="000000" w:themeColor="text1"/>
        </w:rPr>
        <w:t xml:space="preserve">воздействий на производственные активы на уровне управляющей компании выполняется </w:t>
      </w:r>
      <w:r w:rsidR="00577D01">
        <w:rPr>
          <w:rFonts w:ascii="Arial" w:hAnsi="Arial" w:cs="Arial"/>
          <w:color w:val="000000" w:themeColor="text1"/>
        </w:rPr>
        <w:t>Главным</w:t>
      </w:r>
      <w:r w:rsidR="00577D01" w:rsidRPr="00577D01">
        <w:rPr>
          <w:rFonts w:ascii="Arial" w:hAnsi="Arial" w:cs="Arial"/>
          <w:color w:val="000000" w:themeColor="text1"/>
        </w:rPr>
        <w:t xml:space="preserve"> специалист</w:t>
      </w:r>
      <w:r w:rsidR="00577D01">
        <w:rPr>
          <w:rFonts w:ascii="Arial" w:hAnsi="Arial" w:cs="Arial"/>
          <w:color w:val="000000" w:themeColor="text1"/>
        </w:rPr>
        <w:t>ом</w:t>
      </w:r>
      <w:r w:rsidR="00577D01" w:rsidRPr="00577D01">
        <w:rPr>
          <w:rFonts w:ascii="Arial" w:hAnsi="Arial" w:cs="Arial"/>
          <w:color w:val="000000" w:themeColor="text1"/>
        </w:rPr>
        <w:t xml:space="preserve"> </w:t>
      </w:r>
      <w:proofErr w:type="spellStart"/>
      <w:r w:rsidR="00577D01" w:rsidRPr="00577D01">
        <w:rPr>
          <w:rFonts w:ascii="Arial" w:hAnsi="Arial" w:cs="Arial"/>
          <w:color w:val="000000" w:themeColor="text1"/>
        </w:rPr>
        <w:t>ТОиР</w:t>
      </w:r>
      <w:proofErr w:type="spellEnd"/>
      <w:r w:rsidR="00577D01" w:rsidRPr="00577D01">
        <w:rPr>
          <w:rFonts w:ascii="Arial" w:hAnsi="Arial" w:cs="Arial"/>
          <w:color w:val="000000" w:themeColor="text1"/>
        </w:rPr>
        <w:t xml:space="preserve"> УК</w:t>
      </w:r>
      <w:r w:rsidRPr="00375DCD">
        <w:rPr>
          <w:rFonts w:ascii="Arial" w:hAnsi="Arial" w:cs="Arial"/>
          <w:color w:val="000000" w:themeColor="text1"/>
        </w:rPr>
        <w:t xml:space="preserve">. По завершении формирования </w:t>
      </w:r>
      <w:r w:rsidR="00375DCD" w:rsidRPr="00375DCD">
        <w:rPr>
          <w:rFonts w:ascii="Arial" w:hAnsi="Arial" w:cs="Arial"/>
          <w:color w:val="000000" w:themeColor="text1"/>
        </w:rPr>
        <w:t xml:space="preserve">долгосрочного </w:t>
      </w:r>
      <w:r w:rsidR="009753C9">
        <w:rPr>
          <w:rFonts w:ascii="Arial" w:hAnsi="Arial" w:cs="Arial"/>
          <w:color w:val="000000" w:themeColor="text1"/>
        </w:rPr>
        <w:t xml:space="preserve">плана </w:t>
      </w:r>
      <w:r w:rsidR="00577D01">
        <w:rPr>
          <w:rFonts w:ascii="Arial" w:hAnsi="Arial" w:cs="Arial"/>
          <w:color w:val="000000" w:themeColor="text1"/>
        </w:rPr>
        <w:t xml:space="preserve">и бюджета </w:t>
      </w:r>
      <w:r w:rsidRPr="00375DCD">
        <w:rPr>
          <w:rFonts w:ascii="Arial" w:hAnsi="Arial" w:cs="Arial"/>
          <w:color w:val="000000" w:themeColor="text1"/>
        </w:rPr>
        <w:t>воздействий на производственные активы</w:t>
      </w:r>
      <w:r w:rsidR="00577D01">
        <w:rPr>
          <w:rFonts w:ascii="Arial" w:hAnsi="Arial" w:cs="Arial"/>
          <w:color w:val="000000" w:themeColor="text1"/>
        </w:rPr>
        <w:t xml:space="preserve"> управляющей компании</w:t>
      </w:r>
      <w:r w:rsidRPr="00375DCD">
        <w:rPr>
          <w:rFonts w:ascii="Arial" w:hAnsi="Arial" w:cs="Arial"/>
          <w:color w:val="000000" w:themeColor="text1"/>
        </w:rPr>
        <w:t xml:space="preserve"> и его отправки на рассмотрение, сотрудник в </w:t>
      </w:r>
      <w:r w:rsidR="00CE388D">
        <w:rPr>
          <w:rFonts w:ascii="Arial" w:hAnsi="Arial" w:cs="Arial"/>
          <w:color w:val="000000" w:themeColor="text1"/>
        </w:rPr>
        <w:t xml:space="preserve">качестве </w:t>
      </w:r>
      <w:r w:rsidRPr="00375DCD">
        <w:rPr>
          <w:rFonts w:ascii="Arial" w:hAnsi="Arial" w:cs="Arial"/>
          <w:color w:val="000000" w:themeColor="text1"/>
        </w:rPr>
        <w:t>проверяющего</w:t>
      </w:r>
      <w:r w:rsidR="009753C9">
        <w:rPr>
          <w:rFonts w:ascii="Arial" w:hAnsi="Arial" w:cs="Arial"/>
          <w:color w:val="000000" w:themeColor="text1"/>
        </w:rPr>
        <w:t xml:space="preserve"> - </w:t>
      </w:r>
      <w:r w:rsidR="00577D01" w:rsidRPr="00577D01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577D01" w:rsidRPr="00577D01">
        <w:rPr>
          <w:rFonts w:ascii="Arial" w:hAnsi="Arial" w:cs="Arial"/>
          <w:color w:val="000000" w:themeColor="text1"/>
        </w:rPr>
        <w:t>ТОиР</w:t>
      </w:r>
      <w:proofErr w:type="spellEnd"/>
      <w:r w:rsidR="00577D01" w:rsidRPr="00577D01">
        <w:rPr>
          <w:rFonts w:ascii="Arial" w:hAnsi="Arial" w:cs="Arial"/>
          <w:color w:val="000000" w:themeColor="text1"/>
        </w:rPr>
        <w:t xml:space="preserve"> УК</w:t>
      </w:r>
      <w:r w:rsidR="009753C9">
        <w:rPr>
          <w:rFonts w:ascii="Arial" w:hAnsi="Arial" w:cs="Arial"/>
          <w:color w:val="000000" w:themeColor="text1"/>
        </w:rPr>
        <w:t>,</w:t>
      </w:r>
      <w:r w:rsidRPr="00375DCD">
        <w:rPr>
          <w:rFonts w:ascii="Arial" w:hAnsi="Arial" w:cs="Arial"/>
          <w:color w:val="000000" w:themeColor="text1"/>
        </w:rPr>
        <w:t xml:space="preserve"> получит уведомление об этом по электронной почте. По ссылке из электронного письма, либо из потока бизнес-операций в веб-интерфейсе, он может перейти к выполнению данной операции.</w:t>
      </w:r>
    </w:p>
    <w:p w14:paraId="208AC573" w14:textId="1406F439" w:rsidR="006208D6" w:rsidRPr="008775BF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75DCD">
        <w:rPr>
          <w:rFonts w:ascii="Arial" w:hAnsi="Arial" w:cs="Arial"/>
          <w:color w:val="000000" w:themeColor="text1"/>
        </w:rPr>
        <w:t xml:space="preserve">Будет реализован аналитический отчёт в приложении </w:t>
      </w:r>
      <w:proofErr w:type="spellStart"/>
      <w:r w:rsidRPr="00375DCD">
        <w:rPr>
          <w:rFonts w:ascii="Arial" w:hAnsi="Arial" w:cs="Arial"/>
          <w:color w:val="000000" w:themeColor="text1"/>
        </w:rPr>
        <w:t>Analysis</w:t>
      </w:r>
      <w:proofErr w:type="spellEnd"/>
      <w:r w:rsidRPr="00375DC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75DCD">
        <w:rPr>
          <w:rFonts w:ascii="Arial" w:hAnsi="Arial" w:cs="Arial"/>
          <w:color w:val="000000" w:themeColor="text1"/>
        </w:rPr>
        <w:t>for</w:t>
      </w:r>
      <w:proofErr w:type="spellEnd"/>
      <w:r w:rsidRPr="00375DC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75DCD">
        <w:rPr>
          <w:rFonts w:ascii="Arial" w:hAnsi="Arial" w:cs="Arial"/>
          <w:color w:val="000000" w:themeColor="text1"/>
        </w:rPr>
        <w:t>Excel</w:t>
      </w:r>
      <w:proofErr w:type="spellEnd"/>
      <w:r w:rsidR="00CE388D">
        <w:rPr>
          <w:rFonts w:ascii="Arial" w:hAnsi="Arial" w:cs="Arial"/>
          <w:color w:val="000000" w:themeColor="text1"/>
        </w:rPr>
        <w:t xml:space="preserve"> (код</w:t>
      </w:r>
      <w:r w:rsidR="00CE388D" w:rsidRPr="009936BB">
        <w:rPr>
          <w:rFonts w:ascii="Arial" w:hAnsi="Arial" w:cs="Arial"/>
          <w:color w:val="000000" w:themeColor="text1"/>
        </w:rPr>
        <w:t xml:space="preserve"> </w:t>
      </w:r>
      <w:r w:rsidR="00B04EF5" w:rsidRPr="009936BB">
        <w:rPr>
          <w:rFonts w:ascii="Arial" w:hAnsi="Arial" w:cs="Arial"/>
          <w:color w:val="000000" w:themeColor="text1"/>
        </w:rPr>
        <w:t>MCB0</w:t>
      </w:r>
      <w:ins w:id="1015" w:author="Попова Дарья" w:date="2021-03-17T21:08:00Z">
        <w:r w:rsidR="00D1791C">
          <w:rPr>
            <w:rFonts w:ascii="Arial" w:hAnsi="Arial" w:cs="Arial"/>
            <w:color w:val="000000" w:themeColor="text1"/>
          </w:rPr>
          <w:t>8-03</w:t>
        </w:r>
      </w:ins>
      <w:del w:id="1016" w:author="Попова Дарья" w:date="2021-03-17T21:08:00Z">
        <w:r w:rsidR="00B04EF5" w:rsidRPr="009936BB" w:rsidDel="00D1791C">
          <w:rPr>
            <w:rFonts w:ascii="Arial" w:hAnsi="Arial" w:cs="Arial"/>
            <w:color w:val="000000" w:themeColor="text1"/>
          </w:rPr>
          <w:delText>5</w:delText>
        </w:r>
      </w:del>
      <w:r w:rsidR="00CE388D">
        <w:rPr>
          <w:rFonts w:ascii="Arial" w:hAnsi="Arial" w:cs="Arial"/>
          <w:color w:val="000000" w:themeColor="text1"/>
        </w:rPr>
        <w:t xml:space="preserve"> 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CE388D">
        <w:rPr>
          <w:rFonts w:ascii="Arial" w:hAnsi="Arial" w:cs="Arial"/>
          <w:color w:val="000000" w:themeColor="text1"/>
        </w:rPr>
        <w:t>)</w:t>
      </w:r>
      <w:r w:rsidRPr="00375DCD">
        <w:rPr>
          <w:rFonts w:ascii="Arial" w:hAnsi="Arial" w:cs="Arial"/>
          <w:color w:val="000000" w:themeColor="text1"/>
        </w:rPr>
        <w:t xml:space="preserve">, в котором будет выведен </w:t>
      </w:r>
      <w:r w:rsidR="00375DCD" w:rsidRPr="00375DCD">
        <w:rPr>
          <w:rFonts w:ascii="Arial" w:hAnsi="Arial" w:cs="Arial"/>
          <w:color w:val="000000" w:themeColor="text1"/>
        </w:rPr>
        <w:t xml:space="preserve">долгосрочный </w:t>
      </w:r>
      <w:r w:rsidR="009753C9">
        <w:rPr>
          <w:rFonts w:ascii="Arial" w:hAnsi="Arial" w:cs="Arial"/>
          <w:color w:val="000000" w:themeColor="text1"/>
        </w:rPr>
        <w:t>план</w:t>
      </w:r>
      <w:r w:rsidR="009753C9" w:rsidRPr="00375DCD">
        <w:rPr>
          <w:rFonts w:ascii="Arial" w:hAnsi="Arial" w:cs="Arial"/>
          <w:color w:val="000000" w:themeColor="text1"/>
        </w:rPr>
        <w:t xml:space="preserve"> </w:t>
      </w:r>
      <w:r w:rsidR="00577D01">
        <w:rPr>
          <w:rFonts w:ascii="Arial" w:hAnsi="Arial" w:cs="Arial"/>
          <w:color w:val="000000" w:themeColor="text1"/>
        </w:rPr>
        <w:t xml:space="preserve">и бюджета </w:t>
      </w:r>
      <w:r w:rsidRPr="00375DCD">
        <w:rPr>
          <w:rFonts w:ascii="Arial" w:hAnsi="Arial" w:cs="Arial"/>
          <w:color w:val="000000" w:themeColor="text1"/>
        </w:rPr>
        <w:t>воздействий на производств</w:t>
      </w:r>
      <w:r w:rsidR="00375DCD" w:rsidRPr="00375DCD">
        <w:rPr>
          <w:rFonts w:ascii="Arial" w:hAnsi="Arial" w:cs="Arial"/>
          <w:color w:val="000000" w:themeColor="text1"/>
        </w:rPr>
        <w:t>енные ак</w:t>
      </w:r>
      <w:r w:rsidRPr="00375DCD">
        <w:rPr>
          <w:rFonts w:ascii="Arial" w:hAnsi="Arial" w:cs="Arial"/>
          <w:color w:val="000000" w:themeColor="text1"/>
        </w:rPr>
        <w:t>тивы управляющей компании в разрезе бизнес-единиц, структуры СПП-элементов.</w:t>
      </w:r>
    </w:p>
    <w:p w14:paraId="06C57F6F" w14:textId="301C5527" w:rsidR="006208D6" w:rsidRPr="00CA01FC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A01FC">
        <w:rPr>
          <w:rFonts w:ascii="Arial" w:hAnsi="Arial" w:cs="Arial"/>
          <w:color w:val="000000" w:themeColor="text1"/>
        </w:rPr>
        <w:t xml:space="preserve">Если сформированный </w:t>
      </w:r>
      <w:r w:rsidR="00913AEA" w:rsidRPr="00CA01FC">
        <w:rPr>
          <w:rFonts w:ascii="Arial" w:hAnsi="Arial" w:cs="Arial"/>
          <w:color w:val="000000" w:themeColor="text1"/>
        </w:rPr>
        <w:t xml:space="preserve">долгосрочный </w:t>
      </w:r>
      <w:r w:rsidR="009753C9">
        <w:rPr>
          <w:rFonts w:ascii="Arial" w:hAnsi="Arial" w:cs="Arial"/>
          <w:color w:val="000000" w:themeColor="text1"/>
        </w:rPr>
        <w:t>план</w:t>
      </w:r>
      <w:r w:rsidR="009753C9" w:rsidRPr="00CA01FC">
        <w:rPr>
          <w:rFonts w:ascii="Arial" w:hAnsi="Arial" w:cs="Arial"/>
          <w:color w:val="000000" w:themeColor="text1"/>
        </w:rPr>
        <w:t xml:space="preserve"> </w:t>
      </w:r>
      <w:r w:rsidR="00577D01">
        <w:rPr>
          <w:rFonts w:ascii="Arial" w:hAnsi="Arial" w:cs="Arial"/>
          <w:color w:val="000000" w:themeColor="text1"/>
        </w:rPr>
        <w:t xml:space="preserve">и бюджет </w:t>
      </w:r>
      <w:r w:rsidR="00913AEA" w:rsidRPr="00CA01FC">
        <w:rPr>
          <w:rFonts w:ascii="Arial" w:hAnsi="Arial" w:cs="Arial"/>
          <w:color w:val="000000" w:themeColor="text1"/>
        </w:rPr>
        <w:t>воздействий на производ</w:t>
      </w:r>
      <w:r w:rsidRPr="00CA01FC">
        <w:rPr>
          <w:rFonts w:ascii="Arial" w:hAnsi="Arial" w:cs="Arial"/>
          <w:color w:val="000000" w:themeColor="text1"/>
        </w:rPr>
        <w:t xml:space="preserve">ственные активы удовлетворяет </w:t>
      </w:r>
      <w:r w:rsidR="00577D01">
        <w:rPr>
          <w:rFonts w:ascii="Arial" w:hAnsi="Arial" w:cs="Arial"/>
          <w:color w:val="000000" w:themeColor="text1"/>
        </w:rPr>
        <w:t>Главного</w:t>
      </w:r>
      <w:r w:rsidR="00577D01" w:rsidRPr="00577D01">
        <w:rPr>
          <w:rFonts w:ascii="Arial" w:hAnsi="Arial" w:cs="Arial"/>
          <w:color w:val="000000" w:themeColor="text1"/>
        </w:rPr>
        <w:t xml:space="preserve"> специалист</w:t>
      </w:r>
      <w:r w:rsidR="00577D01">
        <w:rPr>
          <w:rFonts w:ascii="Arial" w:hAnsi="Arial" w:cs="Arial"/>
          <w:color w:val="000000" w:themeColor="text1"/>
        </w:rPr>
        <w:t>а</w:t>
      </w:r>
      <w:r w:rsidR="00577D01" w:rsidRPr="00577D01">
        <w:rPr>
          <w:rFonts w:ascii="Arial" w:hAnsi="Arial" w:cs="Arial"/>
          <w:color w:val="000000" w:themeColor="text1"/>
        </w:rPr>
        <w:t xml:space="preserve"> </w:t>
      </w:r>
      <w:proofErr w:type="spellStart"/>
      <w:r w:rsidR="00577D01" w:rsidRPr="00577D01">
        <w:rPr>
          <w:rFonts w:ascii="Arial" w:hAnsi="Arial" w:cs="Arial"/>
          <w:color w:val="000000" w:themeColor="text1"/>
        </w:rPr>
        <w:t>ТОиР</w:t>
      </w:r>
      <w:proofErr w:type="spellEnd"/>
      <w:r w:rsidR="00577D01" w:rsidRPr="00577D01">
        <w:rPr>
          <w:rFonts w:ascii="Arial" w:hAnsi="Arial" w:cs="Arial"/>
          <w:color w:val="000000" w:themeColor="text1"/>
        </w:rPr>
        <w:t xml:space="preserve"> УК</w:t>
      </w:r>
      <w:r w:rsidRPr="00CA01FC">
        <w:rPr>
          <w:rFonts w:ascii="Arial" w:hAnsi="Arial" w:cs="Arial"/>
          <w:color w:val="000000" w:themeColor="text1"/>
        </w:rPr>
        <w:t>, то он выполняет операцию «Утвердить»</w:t>
      </w:r>
      <w:r w:rsidR="009753C9">
        <w:rPr>
          <w:rFonts w:ascii="Arial" w:hAnsi="Arial" w:cs="Arial"/>
          <w:color w:val="000000" w:themeColor="text1"/>
        </w:rPr>
        <w:t xml:space="preserve">, в </w:t>
      </w:r>
      <w:r w:rsidR="0077648A">
        <w:rPr>
          <w:rFonts w:ascii="Arial" w:hAnsi="Arial" w:cs="Arial"/>
          <w:color w:val="000000" w:themeColor="text1"/>
        </w:rPr>
        <w:t xml:space="preserve">веб-интерфейсе потока </w:t>
      </w:r>
      <w:r w:rsidR="009753C9">
        <w:rPr>
          <w:rFonts w:ascii="Arial" w:hAnsi="Arial" w:cs="Arial"/>
          <w:color w:val="000000" w:themeColor="text1"/>
        </w:rPr>
        <w:t>бизнес-операций</w:t>
      </w:r>
      <w:r w:rsidR="0077648A">
        <w:rPr>
          <w:rFonts w:ascii="Arial" w:hAnsi="Arial" w:cs="Arial"/>
          <w:color w:val="000000" w:themeColor="text1"/>
        </w:rPr>
        <w:t xml:space="preserve"> нажимает кнопку с соответствующим названием</w:t>
      </w:r>
      <w:r w:rsidRPr="00CA01FC">
        <w:rPr>
          <w:rFonts w:ascii="Arial" w:hAnsi="Arial" w:cs="Arial"/>
          <w:color w:val="000000" w:themeColor="text1"/>
        </w:rPr>
        <w:t xml:space="preserve">. При этом ввод комментария опционален. Утверждённый </w:t>
      </w:r>
      <w:r w:rsidR="00CA01FC" w:rsidRPr="00CA01FC">
        <w:rPr>
          <w:rFonts w:ascii="Arial" w:hAnsi="Arial" w:cs="Arial"/>
          <w:color w:val="000000" w:themeColor="text1"/>
        </w:rPr>
        <w:t xml:space="preserve">долгосрочный </w:t>
      </w:r>
      <w:r w:rsidR="0077648A">
        <w:rPr>
          <w:rFonts w:ascii="Arial" w:hAnsi="Arial" w:cs="Arial"/>
          <w:color w:val="000000" w:themeColor="text1"/>
        </w:rPr>
        <w:t>план</w:t>
      </w:r>
      <w:r w:rsidR="0077648A" w:rsidRPr="00CA01FC">
        <w:rPr>
          <w:rFonts w:ascii="Arial" w:hAnsi="Arial" w:cs="Arial"/>
          <w:color w:val="000000" w:themeColor="text1"/>
        </w:rPr>
        <w:t xml:space="preserve"> </w:t>
      </w:r>
      <w:r w:rsidR="00577D01">
        <w:rPr>
          <w:rFonts w:ascii="Arial" w:hAnsi="Arial" w:cs="Arial"/>
          <w:color w:val="000000" w:themeColor="text1"/>
        </w:rPr>
        <w:t xml:space="preserve">и бюджет </w:t>
      </w:r>
      <w:r w:rsidR="00CA01FC" w:rsidRPr="00CA01FC">
        <w:rPr>
          <w:rFonts w:ascii="Arial" w:hAnsi="Arial" w:cs="Arial"/>
          <w:color w:val="000000" w:themeColor="text1"/>
        </w:rPr>
        <w:t>блоки</w:t>
      </w:r>
      <w:r w:rsidRPr="00CA01FC">
        <w:rPr>
          <w:rFonts w:ascii="Arial" w:hAnsi="Arial" w:cs="Arial"/>
          <w:color w:val="000000" w:themeColor="text1"/>
        </w:rPr>
        <w:t>руется от изменений и становится доступен следующи</w:t>
      </w:r>
      <w:r w:rsidR="00CA01FC" w:rsidRPr="00CA01FC">
        <w:rPr>
          <w:rFonts w:ascii="Arial" w:hAnsi="Arial" w:cs="Arial"/>
          <w:color w:val="000000" w:themeColor="text1"/>
        </w:rPr>
        <w:t>й шаг процесса</w:t>
      </w:r>
      <w:r w:rsidR="00577D01">
        <w:rPr>
          <w:rFonts w:ascii="Arial" w:hAnsi="Arial" w:cs="Arial"/>
          <w:color w:val="000000" w:themeColor="text1"/>
        </w:rPr>
        <w:t xml:space="preserve"> - Рассмотрение плана и бюджета воздействий на ПА Техническим комитетом УК</w:t>
      </w:r>
      <w:r w:rsidR="00CA01FC" w:rsidRPr="00CA01FC">
        <w:rPr>
          <w:rFonts w:ascii="Arial" w:hAnsi="Arial" w:cs="Arial"/>
          <w:color w:val="000000" w:themeColor="text1"/>
        </w:rPr>
        <w:t xml:space="preserve">. Участники </w:t>
      </w:r>
      <w:r w:rsidR="00577D01">
        <w:rPr>
          <w:rFonts w:ascii="Arial" w:hAnsi="Arial" w:cs="Arial"/>
          <w:color w:val="000000" w:themeColor="text1"/>
        </w:rPr>
        <w:t>Технического комитета УК</w:t>
      </w:r>
      <w:r w:rsidRPr="00CA01FC">
        <w:rPr>
          <w:rFonts w:ascii="Arial" w:hAnsi="Arial" w:cs="Arial"/>
          <w:color w:val="000000" w:themeColor="text1"/>
        </w:rPr>
        <w:t xml:space="preserve"> информируются по электронной почте о необходимости выполнить свои шаги процесса.</w:t>
      </w:r>
    </w:p>
    <w:p w14:paraId="61B670B5" w14:textId="46B6922A" w:rsidR="006208D6" w:rsidRPr="00CA01FC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A01FC">
        <w:rPr>
          <w:rFonts w:ascii="Arial" w:hAnsi="Arial" w:cs="Arial"/>
          <w:color w:val="000000" w:themeColor="text1"/>
        </w:rPr>
        <w:t xml:space="preserve">Если результаты планирования </w:t>
      </w:r>
      <w:r w:rsidR="00CA01FC" w:rsidRPr="00CA01FC">
        <w:rPr>
          <w:rFonts w:ascii="Arial" w:hAnsi="Arial" w:cs="Arial"/>
          <w:color w:val="000000" w:themeColor="text1"/>
        </w:rPr>
        <w:t xml:space="preserve">долгосрочного </w:t>
      </w:r>
      <w:r w:rsidR="0077648A">
        <w:rPr>
          <w:rFonts w:ascii="Arial" w:hAnsi="Arial" w:cs="Arial"/>
          <w:color w:val="000000" w:themeColor="text1"/>
        </w:rPr>
        <w:t>плана</w:t>
      </w:r>
      <w:r w:rsidR="0077648A" w:rsidRPr="00CA01FC">
        <w:rPr>
          <w:rFonts w:ascii="Arial" w:hAnsi="Arial" w:cs="Arial"/>
          <w:color w:val="000000" w:themeColor="text1"/>
        </w:rPr>
        <w:t xml:space="preserve"> </w:t>
      </w:r>
      <w:r w:rsidRPr="00CA01FC">
        <w:rPr>
          <w:rFonts w:ascii="Arial" w:hAnsi="Arial" w:cs="Arial"/>
          <w:color w:val="000000" w:themeColor="text1"/>
        </w:rPr>
        <w:t xml:space="preserve">воздействий на производственные активы неудовлетворительные, </w:t>
      </w:r>
      <w:r w:rsidR="00CA01FC" w:rsidRPr="00CA01FC">
        <w:rPr>
          <w:rFonts w:ascii="Arial" w:hAnsi="Arial" w:cs="Arial"/>
          <w:color w:val="000000" w:themeColor="text1"/>
        </w:rPr>
        <w:t xml:space="preserve">то проверяющий </w:t>
      </w:r>
      <w:r w:rsidR="0077648A">
        <w:rPr>
          <w:rFonts w:ascii="Arial" w:hAnsi="Arial" w:cs="Arial"/>
          <w:color w:val="000000" w:themeColor="text1"/>
        </w:rPr>
        <w:t xml:space="preserve">- </w:t>
      </w:r>
      <w:r w:rsidR="00577D01" w:rsidRPr="00577D01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577D01" w:rsidRPr="00577D01">
        <w:rPr>
          <w:rFonts w:ascii="Arial" w:hAnsi="Arial" w:cs="Arial"/>
          <w:color w:val="000000" w:themeColor="text1"/>
        </w:rPr>
        <w:t>ТОиР</w:t>
      </w:r>
      <w:proofErr w:type="spellEnd"/>
      <w:r w:rsidR="00577D01" w:rsidRPr="00577D01">
        <w:rPr>
          <w:rFonts w:ascii="Arial" w:hAnsi="Arial" w:cs="Arial"/>
          <w:color w:val="000000" w:themeColor="text1"/>
        </w:rPr>
        <w:t xml:space="preserve"> УК</w:t>
      </w:r>
      <w:r w:rsidR="0077648A">
        <w:rPr>
          <w:rFonts w:ascii="Arial" w:hAnsi="Arial" w:cs="Arial"/>
          <w:color w:val="000000" w:themeColor="text1"/>
        </w:rPr>
        <w:t xml:space="preserve">, </w:t>
      </w:r>
      <w:r w:rsidR="00CA01FC" w:rsidRPr="00CA01FC">
        <w:rPr>
          <w:rFonts w:ascii="Arial" w:hAnsi="Arial" w:cs="Arial"/>
          <w:color w:val="000000" w:themeColor="text1"/>
        </w:rPr>
        <w:t>отклоняет сформи</w:t>
      </w:r>
      <w:r w:rsidRPr="00CA01FC">
        <w:rPr>
          <w:rFonts w:ascii="Arial" w:hAnsi="Arial" w:cs="Arial"/>
          <w:color w:val="000000" w:themeColor="text1"/>
        </w:rPr>
        <w:t xml:space="preserve">рованный </w:t>
      </w:r>
      <w:r w:rsidR="00577D01">
        <w:rPr>
          <w:rFonts w:ascii="Arial" w:hAnsi="Arial" w:cs="Arial"/>
          <w:color w:val="000000" w:themeColor="text1"/>
        </w:rPr>
        <w:t xml:space="preserve">план и </w:t>
      </w:r>
      <w:r w:rsidRPr="00CA01FC">
        <w:rPr>
          <w:rFonts w:ascii="Arial" w:hAnsi="Arial" w:cs="Arial"/>
          <w:color w:val="000000" w:themeColor="text1"/>
        </w:rPr>
        <w:t>бюджет. При этом ввод комментария обязателен</w:t>
      </w:r>
      <w:r w:rsidR="00CA01FC" w:rsidRPr="00CA01FC">
        <w:rPr>
          <w:rFonts w:ascii="Arial" w:hAnsi="Arial" w:cs="Arial"/>
          <w:color w:val="000000" w:themeColor="text1"/>
        </w:rPr>
        <w:t xml:space="preserve">. Отклонённый долгосрочный </w:t>
      </w:r>
      <w:r w:rsidR="0077648A">
        <w:rPr>
          <w:rFonts w:ascii="Arial" w:hAnsi="Arial" w:cs="Arial"/>
          <w:color w:val="000000" w:themeColor="text1"/>
        </w:rPr>
        <w:t>план</w:t>
      </w:r>
      <w:r w:rsidR="0077648A" w:rsidRPr="00CA01FC">
        <w:rPr>
          <w:rFonts w:ascii="Arial" w:hAnsi="Arial" w:cs="Arial"/>
          <w:color w:val="000000" w:themeColor="text1"/>
        </w:rPr>
        <w:t xml:space="preserve"> </w:t>
      </w:r>
      <w:r w:rsidR="00577D01">
        <w:rPr>
          <w:rFonts w:ascii="Arial" w:hAnsi="Arial" w:cs="Arial"/>
          <w:color w:val="000000" w:themeColor="text1"/>
        </w:rPr>
        <w:t xml:space="preserve">и бюджет отправляется на корректировку, но перед этим </w:t>
      </w:r>
      <w:r w:rsidR="00577D01" w:rsidRPr="00577D01">
        <w:rPr>
          <w:rFonts w:ascii="Arial" w:hAnsi="Arial" w:cs="Arial"/>
          <w:color w:val="000000" w:themeColor="text1"/>
        </w:rPr>
        <w:t>Техническ</w:t>
      </w:r>
      <w:r w:rsidR="00577D01">
        <w:rPr>
          <w:rFonts w:ascii="Arial" w:hAnsi="Arial" w:cs="Arial"/>
          <w:color w:val="000000" w:themeColor="text1"/>
        </w:rPr>
        <w:t>ому</w:t>
      </w:r>
      <w:r w:rsidR="00577D01" w:rsidRPr="00577D01">
        <w:rPr>
          <w:rFonts w:ascii="Arial" w:hAnsi="Arial" w:cs="Arial"/>
          <w:color w:val="000000" w:themeColor="text1"/>
        </w:rPr>
        <w:t xml:space="preserve"> директор</w:t>
      </w:r>
      <w:r w:rsidR="00577D01">
        <w:rPr>
          <w:rFonts w:ascii="Arial" w:hAnsi="Arial" w:cs="Arial"/>
          <w:color w:val="000000" w:themeColor="text1"/>
        </w:rPr>
        <w:t>у</w:t>
      </w:r>
      <w:r w:rsidR="00577D01" w:rsidRPr="00577D01">
        <w:rPr>
          <w:rFonts w:ascii="Arial" w:hAnsi="Arial" w:cs="Arial"/>
          <w:color w:val="000000" w:themeColor="text1"/>
        </w:rPr>
        <w:t xml:space="preserve"> УК</w:t>
      </w:r>
      <w:r w:rsidR="00577D01">
        <w:rPr>
          <w:rFonts w:ascii="Arial" w:hAnsi="Arial" w:cs="Arial"/>
          <w:color w:val="000000" w:themeColor="text1"/>
        </w:rPr>
        <w:t xml:space="preserve"> необходимо определить организационный уровень внесения изменения</w:t>
      </w:r>
      <w:r w:rsidRPr="00CA01FC">
        <w:rPr>
          <w:rFonts w:ascii="Arial" w:hAnsi="Arial" w:cs="Arial"/>
          <w:color w:val="000000" w:themeColor="text1"/>
        </w:rPr>
        <w:t xml:space="preserve">. </w:t>
      </w:r>
      <w:r w:rsidR="00577D01" w:rsidRPr="00577D01">
        <w:rPr>
          <w:rFonts w:ascii="Arial" w:hAnsi="Arial" w:cs="Arial"/>
          <w:color w:val="000000" w:themeColor="text1"/>
        </w:rPr>
        <w:t>Технический директор УК</w:t>
      </w:r>
      <w:r w:rsidR="00577D01" w:rsidRPr="00577D01" w:rsidDel="0077648A">
        <w:rPr>
          <w:rFonts w:ascii="Arial" w:hAnsi="Arial" w:cs="Arial"/>
          <w:color w:val="000000" w:themeColor="text1"/>
        </w:rPr>
        <w:t xml:space="preserve"> </w:t>
      </w:r>
      <w:r w:rsidRPr="00CA01FC">
        <w:rPr>
          <w:rFonts w:ascii="Arial" w:hAnsi="Arial" w:cs="Arial"/>
          <w:color w:val="000000" w:themeColor="text1"/>
        </w:rPr>
        <w:t>информируется об этом по электронной почте.</w:t>
      </w:r>
    </w:p>
    <w:p w14:paraId="2F0EB01D" w14:textId="77777777" w:rsidR="006208D6" w:rsidRPr="00F278F7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BDA4315" w14:textId="5A731141" w:rsidR="00A31E35" w:rsidRPr="009936BB" w:rsidRDefault="00A31E35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 xml:space="preserve">Шаг процесса 110 - </w:t>
      </w:r>
      <w:r w:rsidR="004E068A" w:rsidRPr="004E068A">
        <w:rPr>
          <w:rFonts w:eastAsiaTheme="majorEastAsia" w:cstheme="majorBidi"/>
          <w:b/>
          <w:i w:val="0"/>
          <w:caps w:val="0"/>
          <w:sz w:val="24"/>
          <w:szCs w:val="24"/>
        </w:rPr>
        <w:t>Анализ организационного уровня внесения изменений</w:t>
      </w:r>
    </w:p>
    <w:p w14:paraId="2F4C6A40" w14:textId="6F97ECDF" w:rsidR="006208D6" w:rsidRDefault="00A33244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случае отклонения долгосрочного </w:t>
      </w:r>
      <w:r w:rsidR="00D82D7E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r w:rsidR="007A0FE4">
        <w:rPr>
          <w:rFonts w:ascii="Arial" w:hAnsi="Arial" w:cs="Arial"/>
          <w:color w:val="000000" w:themeColor="text1"/>
        </w:rPr>
        <w:t xml:space="preserve">управляющей компании </w:t>
      </w:r>
      <w:r>
        <w:rPr>
          <w:rFonts w:ascii="Arial" w:hAnsi="Arial" w:cs="Arial"/>
          <w:color w:val="000000" w:themeColor="text1"/>
        </w:rPr>
        <w:t>необходимо внести корректировки</w:t>
      </w:r>
      <w:r w:rsidR="0021223A">
        <w:rPr>
          <w:rFonts w:ascii="Arial" w:hAnsi="Arial" w:cs="Arial"/>
          <w:color w:val="000000" w:themeColor="text1"/>
        </w:rPr>
        <w:t xml:space="preserve">. Перед выполнением корректировок </w:t>
      </w:r>
      <w:r w:rsidR="007A0FE4">
        <w:rPr>
          <w:rFonts w:ascii="Arial" w:hAnsi="Arial" w:cs="Arial"/>
          <w:color w:val="000000" w:themeColor="text1"/>
        </w:rPr>
        <w:t>требуется определить организационный уровень их внесения. В качестве такого уровня может быть выбран уровень бизнес-единицы или уровень управляющей компании.</w:t>
      </w:r>
    </w:p>
    <w:p w14:paraId="2194E933" w14:textId="326713CF" w:rsidR="007A0FE4" w:rsidRDefault="007A0FE4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Уровень внесения корректировок будет определяться в зависимости от раздела долгосрочного </w:t>
      </w:r>
      <w:r w:rsidR="00E258D8">
        <w:rPr>
          <w:rFonts w:ascii="Arial" w:hAnsi="Arial" w:cs="Arial"/>
          <w:color w:val="000000" w:themeColor="text1"/>
        </w:rPr>
        <w:t>плана</w:t>
      </w:r>
      <w:r>
        <w:rPr>
          <w:rFonts w:ascii="Arial" w:hAnsi="Arial" w:cs="Arial"/>
          <w:color w:val="000000" w:themeColor="text1"/>
        </w:rPr>
        <w:t>. Так, если корректировка вносится в раздел с целевыми программами</w:t>
      </w:r>
      <w:r w:rsidR="00E258D8">
        <w:rPr>
          <w:rFonts w:ascii="Arial" w:hAnsi="Arial" w:cs="Arial"/>
          <w:color w:val="000000" w:themeColor="text1"/>
        </w:rPr>
        <w:t xml:space="preserve"> и касается перечня программ или резерва на каждую целевую программу</w:t>
      </w:r>
      <w:r>
        <w:rPr>
          <w:rFonts w:ascii="Arial" w:hAnsi="Arial" w:cs="Arial"/>
          <w:color w:val="000000" w:themeColor="text1"/>
        </w:rPr>
        <w:t xml:space="preserve">, то выбирается уровень управляющей компании. </w:t>
      </w:r>
      <w:r w:rsidR="00E258D8">
        <w:rPr>
          <w:rFonts w:ascii="Arial" w:hAnsi="Arial" w:cs="Arial"/>
          <w:color w:val="000000" w:themeColor="text1"/>
        </w:rPr>
        <w:t xml:space="preserve">Если корректируются проекты в рамках целевой программы, то корректировка может выполняться на уровне той бизнес-единицы, на которой данный проект запланирован. </w:t>
      </w:r>
      <w:r>
        <w:rPr>
          <w:rFonts w:ascii="Arial" w:hAnsi="Arial" w:cs="Arial"/>
          <w:color w:val="000000" w:themeColor="text1"/>
        </w:rPr>
        <w:t xml:space="preserve">Если </w:t>
      </w:r>
      <w:r w:rsidR="00E258D8">
        <w:rPr>
          <w:rFonts w:ascii="Arial" w:hAnsi="Arial" w:cs="Arial"/>
          <w:color w:val="000000" w:themeColor="text1"/>
        </w:rPr>
        <w:t xml:space="preserve">корректируется </w:t>
      </w:r>
      <w:r>
        <w:rPr>
          <w:rFonts w:ascii="Arial" w:hAnsi="Arial" w:cs="Arial"/>
          <w:color w:val="000000" w:themeColor="text1"/>
        </w:rPr>
        <w:t>раздел поддержания производственных активов, то корректировка может касаться одной или нескольких бизнес-единиц. Исключением является резерв управляющей компании на аварийные и восстановительные работы и материалы.</w:t>
      </w:r>
    </w:p>
    <w:p w14:paraId="68C31C19" w14:textId="7AC93519" w:rsidR="007A0FE4" w:rsidRDefault="007A0FE4" w:rsidP="007A0FE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анализа и выбора уровня внесения изменений используется аналитический отчёт по долгосрочному </w:t>
      </w:r>
      <w:r w:rsidR="0017289E">
        <w:rPr>
          <w:rFonts w:ascii="Arial" w:hAnsi="Arial" w:cs="Arial"/>
          <w:color w:val="000000" w:themeColor="text1"/>
        </w:rPr>
        <w:t xml:space="preserve">плану </w:t>
      </w:r>
      <w:r>
        <w:rPr>
          <w:rFonts w:ascii="Arial" w:hAnsi="Arial" w:cs="Arial"/>
          <w:color w:val="000000" w:themeColor="text1"/>
        </w:rPr>
        <w:t xml:space="preserve">воздействий </w:t>
      </w:r>
      <w:r w:rsidR="00A77985" w:rsidRPr="009936BB">
        <w:rPr>
          <w:rFonts w:ascii="Arial" w:hAnsi="Arial" w:cs="Arial"/>
          <w:color w:val="000000" w:themeColor="text1"/>
        </w:rPr>
        <w:t>(</w:t>
      </w:r>
      <w:r w:rsidR="00A77985">
        <w:rPr>
          <w:rFonts w:ascii="Arial" w:hAnsi="Arial" w:cs="Arial"/>
          <w:color w:val="000000" w:themeColor="text1"/>
        </w:rPr>
        <w:t>код</w:t>
      </w:r>
      <w:r w:rsidR="00A77985" w:rsidRPr="00350469">
        <w:rPr>
          <w:rFonts w:ascii="Arial" w:hAnsi="Arial" w:cs="Arial"/>
          <w:color w:val="000000" w:themeColor="text1"/>
        </w:rPr>
        <w:t xml:space="preserve"> MCB0</w:t>
      </w:r>
      <w:del w:id="1017" w:author="Попова Дарья" w:date="2021-03-17T21:07:00Z">
        <w:r w:rsidR="00A77985" w:rsidRPr="00350469" w:rsidDel="00D1791C">
          <w:rPr>
            <w:rFonts w:ascii="Arial" w:hAnsi="Arial" w:cs="Arial"/>
            <w:color w:val="000000" w:themeColor="text1"/>
          </w:rPr>
          <w:delText>5</w:delText>
        </w:r>
      </w:del>
      <w:ins w:id="1018" w:author="Попова Дарья" w:date="2021-03-17T21:07:00Z">
        <w:r w:rsidR="00D1791C">
          <w:rPr>
            <w:rFonts w:ascii="Arial" w:hAnsi="Arial" w:cs="Arial"/>
            <w:color w:val="000000" w:themeColor="text1"/>
          </w:rPr>
          <w:t>8-03</w:t>
        </w:r>
      </w:ins>
      <w:r w:rsidR="00A77985">
        <w:rPr>
          <w:rFonts w:ascii="Arial" w:hAnsi="Arial" w:cs="Arial"/>
          <w:color w:val="000000" w:themeColor="text1"/>
        </w:rPr>
        <w:t xml:space="preserve"> в реестре разработок, описание в разделе 5.10 настоящего КД</w:t>
      </w:r>
      <w:r w:rsidR="00A77985" w:rsidRPr="009936BB">
        <w:rPr>
          <w:rFonts w:ascii="Arial" w:hAnsi="Arial" w:cs="Arial"/>
          <w:color w:val="000000" w:themeColor="text1"/>
        </w:rPr>
        <w:t xml:space="preserve">) </w:t>
      </w:r>
      <w:r>
        <w:rPr>
          <w:rFonts w:ascii="Arial" w:hAnsi="Arial" w:cs="Arial"/>
          <w:color w:val="000000" w:themeColor="text1"/>
        </w:rPr>
        <w:t>в разрезе бизнес-единиц и структуры СПП-элементов, который запускается из потока бизнес-операций.</w:t>
      </w:r>
    </w:p>
    <w:p w14:paraId="2019CB5E" w14:textId="78F3D328" w:rsidR="007A0FE4" w:rsidRDefault="007A0FE4" w:rsidP="007A0FE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Выбор организационного уровня определяет </w:t>
      </w:r>
      <w:r w:rsidR="00F20E6C">
        <w:rPr>
          <w:rFonts w:ascii="Arial" w:hAnsi="Arial" w:cs="Arial"/>
          <w:color w:val="000000" w:themeColor="text1"/>
        </w:rPr>
        <w:t>Т</w:t>
      </w:r>
      <w:r>
        <w:rPr>
          <w:rFonts w:ascii="Arial" w:hAnsi="Arial" w:cs="Arial"/>
          <w:color w:val="000000" w:themeColor="text1"/>
        </w:rPr>
        <w:t xml:space="preserve">ехнический директор управляющей компании, </w:t>
      </w:r>
      <w:r w:rsidR="001669F3">
        <w:rPr>
          <w:rFonts w:ascii="Arial" w:hAnsi="Arial" w:cs="Arial"/>
          <w:color w:val="000000" w:themeColor="text1"/>
        </w:rPr>
        <w:t>либо его заместители. Для этого в</w:t>
      </w:r>
      <w:r>
        <w:rPr>
          <w:rFonts w:ascii="Arial" w:hAnsi="Arial" w:cs="Arial"/>
          <w:color w:val="000000" w:themeColor="text1"/>
        </w:rPr>
        <w:t xml:space="preserve"> качестве исполнителя по данному шагу </w:t>
      </w:r>
      <w:r w:rsidR="001669F3">
        <w:rPr>
          <w:rFonts w:ascii="Arial" w:hAnsi="Arial" w:cs="Arial"/>
          <w:color w:val="000000" w:themeColor="text1"/>
        </w:rPr>
        <w:t>в потоке операций указывается не</w:t>
      </w:r>
      <w:r>
        <w:rPr>
          <w:rFonts w:ascii="Arial" w:hAnsi="Arial" w:cs="Arial"/>
          <w:color w:val="000000" w:themeColor="text1"/>
        </w:rPr>
        <w:t xml:space="preserve"> отдельный пользователь, а группа пользователей.</w:t>
      </w:r>
    </w:p>
    <w:p w14:paraId="189B9849" w14:textId="77777777" w:rsidR="006208D6" w:rsidRPr="006208D6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42DF8C5" w14:textId="3CF88F08" w:rsidR="00A31E35" w:rsidRPr="009936BB" w:rsidRDefault="00A31E35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120 - </w:t>
      </w:r>
      <w:r w:rsidR="004E068A" w:rsidRPr="004E068A">
        <w:rPr>
          <w:rFonts w:eastAsiaTheme="majorEastAsia" w:cstheme="majorBidi"/>
          <w:b/>
          <w:i w:val="0"/>
          <w:caps w:val="0"/>
          <w:sz w:val="24"/>
          <w:szCs w:val="24"/>
        </w:rPr>
        <w:t>Корректировка долгосрочного плана</w:t>
      </w:r>
      <w:r w:rsidR="004E068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УК)</w:t>
      </w:r>
    </w:p>
    <w:p w14:paraId="12AD65A7" w14:textId="3D54BA9C" w:rsidR="006D5DCC" w:rsidRPr="006D5DCC" w:rsidRDefault="006D5DCC" w:rsidP="006D5DC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D5DCC">
        <w:rPr>
          <w:rFonts w:ascii="Arial" w:hAnsi="Arial" w:cs="Arial"/>
          <w:color w:val="000000" w:themeColor="text1"/>
        </w:rPr>
        <w:t xml:space="preserve">Корректировка долгосрочного </w:t>
      </w:r>
      <w:r w:rsidR="00E258D8">
        <w:rPr>
          <w:rFonts w:ascii="Arial" w:hAnsi="Arial" w:cs="Arial"/>
          <w:color w:val="000000" w:themeColor="text1"/>
        </w:rPr>
        <w:t xml:space="preserve">плана </w:t>
      </w:r>
      <w:r w:rsidRPr="006D5DCC">
        <w:rPr>
          <w:rFonts w:ascii="Arial" w:hAnsi="Arial" w:cs="Arial"/>
          <w:color w:val="000000" w:themeColor="text1"/>
        </w:rPr>
        <w:t>воздейс</w:t>
      </w:r>
      <w:r>
        <w:rPr>
          <w:rFonts w:ascii="Arial" w:hAnsi="Arial" w:cs="Arial"/>
          <w:color w:val="000000" w:themeColor="text1"/>
        </w:rPr>
        <w:t>твий управляющей компании предполагает внесение изме</w:t>
      </w:r>
      <w:r w:rsidRPr="006D5DCC">
        <w:rPr>
          <w:rFonts w:ascii="Arial" w:hAnsi="Arial" w:cs="Arial"/>
          <w:color w:val="000000" w:themeColor="text1"/>
        </w:rPr>
        <w:t xml:space="preserve">нений в объём ремонтных воздействий </w:t>
      </w:r>
      <w:r>
        <w:rPr>
          <w:rFonts w:ascii="Arial" w:hAnsi="Arial" w:cs="Arial"/>
          <w:color w:val="000000" w:themeColor="text1"/>
        </w:rPr>
        <w:t xml:space="preserve">на уровне бизнес-единиц, корректировку перечня, стоимости или сроков выполнения целевых программ </w:t>
      </w:r>
      <w:r w:rsidRPr="006D5DCC">
        <w:rPr>
          <w:rFonts w:ascii="Arial" w:hAnsi="Arial" w:cs="Arial"/>
          <w:color w:val="000000" w:themeColor="text1"/>
        </w:rPr>
        <w:t xml:space="preserve">и повторение процедуры формирования </w:t>
      </w:r>
      <w:r>
        <w:rPr>
          <w:rFonts w:ascii="Arial" w:hAnsi="Arial" w:cs="Arial"/>
          <w:color w:val="000000" w:themeColor="text1"/>
        </w:rPr>
        <w:t xml:space="preserve">долгосрочного </w:t>
      </w:r>
      <w:r w:rsidR="00E258D8">
        <w:rPr>
          <w:rFonts w:ascii="Arial" w:hAnsi="Arial" w:cs="Arial"/>
          <w:color w:val="000000" w:themeColor="text1"/>
        </w:rPr>
        <w:t>плана</w:t>
      </w:r>
      <w:r w:rsidRPr="006D5DCC">
        <w:rPr>
          <w:rFonts w:ascii="Arial" w:hAnsi="Arial" w:cs="Arial"/>
          <w:color w:val="000000" w:themeColor="text1"/>
        </w:rPr>
        <w:t>.</w:t>
      </w:r>
    </w:p>
    <w:p w14:paraId="2121611B" w14:textId="66977941" w:rsidR="006D5DCC" w:rsidRPr="006D5DCC" w:rsidRDefault="006D5DCC" w:rsidP="006D5DC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D5DCC">
        <w:rPr>
          <w:rFonts w:ascii="Arial" w:hAnsi="Arial" w:cs="Arial"/>
          <w:color w:val="000000" w:themeColor="text1"/>
        </w:rPr>
        <w:t xml:space="preserve">В случае отклонения долгосрочного </w:t>
      </w:r>
      <w:r w:rsidR="00E258D8">
        <w:rPr>
          <w:rFonts w:ascii="Arial" w:hAnsi="Arial" w:cs="Arial"/>
          <w:color w:val="000000" w:themeColor="text1"/>
        </w:rPr>
        <w:t xml:space="preserve">плана </w:t>
      </w:r>
      <w:r w:rsidRPr="006D5DCC">
        <w:rPr>
          <w:rFonts w:ascii="Arial" w:hAnsi="Arial" w:cs="Arial"/>
          <w:color w:val="000000" w:themeColor="text1"/>
        </w:rPr>
        <w:t xml:space="preserve">воздействий </w:t>
      </w:r>
      <w:r w:rsidR="0017289E">
        <w:rPr>
          <w:rFonts w:ascii="Arial" w:hAnsi="Arial" w:cs="Arial"/>
          <w:color w:val="000000" w:themeColor="text1"/>
        </w:rPr>
        <w:t>Главным</w:t>
      </w:r>
      <w:r w:rsidR="0017289E" w:rsidRPr="0017289E">
        <w:rPr>
          <w:rFonts w:ascii="Arial" w:hAnsi="Arial" w:cs="Arial"/>
          <w:color w:val="000000" w:themeColor="text1"/>
        </w:rPr>
        <w:t xml:space="preserve"> специалист</w:t>
      </w:r>
      <w:r w:rsidR="0017289E">
        <w:rPr>
          <w:rFonts w:ascii="Arial" w:hAnsi="Arial" w:cs="Arial"/>
          <w:color w:val="000000" w:themeColor="text1"/>
        </w:rPr>
        <w:t>ом</w:t>
      </w:r>
      <w:r w:rsidR="0017289E" w:rsidRPr="0017289E">
        <w:rPr>
          <w:rFonts w:ascii="Arial" w:hAnsi="Arial" w:cs="Arial"/>
          <w:color w:val="000000" w:themeColor="text1"/>
        </w:rPr>
        <w:t xml:space="preserve"> </w:t>
      </w:r>
      <w:proofErr w:type="spellStart"/>
      <w:r w:rsidR="0017289E" w:rsidRPr="0017289E">
        <w:rPr>
          <w:rFonts w:ascii="Arial" w:hAnsi="Arial" w:cs="Arial"/>
          <w:color w:val="000000" w:themeColor="text1"/>
        </w:rPr>
        <w:t>ТОиР</w:t>
      </w:r>
      <w:proofErr w:type="spellEnd"/>
      <w:r w:rsidR="0017289E" w:rsidRPr="0017289E">
        <w:rPr>
          <w:rFonts w:ascii="Arial" w:hAnsi="Arial" w:cs="Arial"/>
          <w:color w:val="000000" w:themeColor="text1"/>
        </w:rPr>
        <w:t xml:space="preserve"> УК</w:t>
      </w:r>
      <w:r w:rsidR="0017289E" w:rsidRPr="0017289E" w:rsidDel="0017289E">
        <w:rPr>
          <w:rFonts w:ascii="Arial" w:hAnsi="Arial" w:cs="Arial"/>
          <w:color w:val="000000" w:themeColor="text1"/>
        </w:rPr>
        <w:t xml:space="preserve"> </w:t>
      </w:r>
      <w:r w:rsidR="00DE5DAB">
        <w:rPr>
          <w:rFonts w:ascii="Arial" w:hAnsi="Arial" w:cs="Arial"/>
          <w:color w:val="000000" w:themeColor="text1"/>
        </w:rPr>
        <w:t xml:space="preserve">или </w:t>
      </w:r>
      <w:r w:rsidR="00E258D8">
        <w:rPr>
          <w:rFonts w:ascii="Arial" w:hAnsi="Arial" w:cs="Arial"/>
          <w:color w:val="000000" w:themeColor="text1"/>
        </w:rPr>
        <w:t>Т</w:t>
      </w:r>
      <w:r w:rsidR="00E258D8" w:rsidRPr="006D5DCC">
        <w:rPr>
          <w:rFonts w:ascii="Arial" w:hAnsi="Arial" w:cs="Arial"/>
          <w:color w:val="000000" w:themeColor="text1"/>
        </w:rPr>
        <w:t xml:space="preserve">ехническим </w:t>
      </w:r>
      <w:r w:rsidRPr="006D5DCC">
        <w:rPr>
          <w:rFonts w:ascii="Arial" w:hAnsi="Arial" w:cs="Arial"/>
          <w:color w:val="000000" w:themeColor="text1"/>
        </w:rPr>
        <w:t xml:space="preserve">комитетом </w:t>
      </w:r>
      <w:del w:id="1019" w:author="Попова Дарья Николаевна (Подрядчик. ООО БерингПойнт)" w:date="2021-04-07T14:13:00Z">
        <w:r w:rsidDel="00755D79">
          <w:rPr>
            <w:rFonts w:ascii="Arial" w:hAnsi="Arial" w:cs="Arial"/>
            <w:color w:val="000000" w:themeColor="text1"/>
          </w:rPr>
          <w:delText>управляющей компании</w:delText>
        </w:r>
      </w:del>
      <w:ins w:id="1020" w:author="Попова Дарья Николаевна (Подрядчик. ООО БерингПойнт)" w:date="2021-04-07T14:13:00Z">
        <w:r w:rsidR="00755D79">
          <w:rPr>
            <w:rFonts w:ascii="Arial" w:hAnsi="Arial" w:cs="Arial"/>
            <w:color w:val="000000" w:themeColor="text1"/>
          </w:rPr>
          <w:t>УК</w:t>
        </w:r>
      </w:ins>
      <w:r w:rsidR="0017289E">
        <w:rPr>
          <w:rFonts w:ascii="Arial" w:hAnsi="Arial" w:cs="Arial"/>
          <w:color w:val="000000" w:themeColor="text1"/>
        </w:rPr>
        <w:t xml:space="preserve"> с</w:t>
      </w:r>
      <w:ins w:id="1021" w:author="Попова Дарья Николаевна (Подрядчик. ООО БерингПойнт)" w:date="2021-04-07T14:13:00Z">
        <w:r w:rsidR="00755D79">
          <w:rPr>
            <w:rFonts w:ascii="Arial" w:hAnsi="Arial" w:cs="Arial"/>
            <w:color w:val="000000" w:themeColor="text1"/>
          </w:rPr>
          <w:t>о</w:t>
        </w:r>
      </w:ins>
      <w:r w:rsidR="00DE5DAB">
        <w:rPr>
          <w:rFonts w:ascii="Arial" w:hAnsi="Arial" w:cs="Arial"/>
          <w:color w:val="000000" w:themeColor="text1"/>
        </w:rPr>
        <w:t xml:space="preserve"> </w:t>
      </w:r>
      <w:ins w:id="1022" w:author="Попова Дарья Николаевна (Подрядчик. ООО БерингПойнт)" w:date="2021-04-07T14:14:00Z">
        <w:r w:rsidR="00755D79">
          <w:rPr>
            <w:rFonts w:ascii="Arial" w:hAnsi="Arial" w:cs="Arial"/>
            <w:color w:val="000000" w:themeColor="text1"/>
          </w:rPr>
          <w:t xml:space="preserve">Старшим </w:t>
        </w:r>
      </w:ins>
      <w:r w:rsidR="00F20E6C">
        <w:rPr>
          <w:rFonts w:ascii="Arial" w:hAnsi="Arial" w:cs="Arial"/>
          <w:color w:val="000000" w:themeColor="text1"/>
        </w:rPr>
        <w:t>В</w:t>
      </w:r>
      <w:r>
        <w:rPr>
          <w:rFonts w:ascii="Arial" w:hAnsi="Arial" w:cs="Arial"/>
          <w:color w:val="000000" w:themeColor="text1"/>
        </w:rPr>
        <w:t>ице-президент</w:t>
      </w:r>
      <w:r w:rsidR="0017289E">
        <w:rPr>
          <w:rFonts w:ascii="Arial" w:hAnsi="Arial" w:cs="Arial"/>
          <w:color w:val="000000" w:themeColor="text1"/>
        </w:rPr>
        <w:t xml:space="preserve">ом </w:t>
      </w:r>
      <w:r w:rsidR="00E258D8">
        <w:rPr>
          <w:rFonts w:ascii="Arial" w:hAnsi="Arial" w:cs="Arial"/>
          <w:color w:val="000000" w:themeColor="text1"/>
        </w:rPr>
        <w:t xml:space="preserve">БП </w:t>
      </w:r>
      <w:r>
        <w:rPr>
          <w:rFonts w:ascii="Arial" w:hAnsi="Arial" w:cs="Arial"/>
          <w:color w:val="000000" w:themeColor="text1"/>
        </w:rPr>
        <w:t xml:space="preserve">и </w:t>
      </w:r>
      <w:r w:rsidR="00E258D8">
        <w:rPr>
          <w:rFonts w:ascii="Arial" w:hAnsi="Arial" w:cs="Arial"/>
          <w:color w:val="000000" w:themeColor="text1"/>
        </w:rPr>
        <w:t>ТП</w:t>
      </w:r>
      <w:ins w:id="1023" w:author="Попова Дарья" w:date="2021-04-02T17:31:00Z">
        <w:r w:rsidR="005170B8">
          <w:rPr>
            <w:rFonts w:ascii="Arial" w:hAnsi="Arial" w:cs="Arial"/>
            <w:color w:val="000000" w:themeColor="text1"/>
          </w:rPr>
          <w:t xml:space="preserve"> УК</w:t>
        </w:r>
      </w:ins>
      <w:r w:rsidR="00E258D8">
        <w:rPr>
          <w:rFonts w:ascii="Arial" w:hAnsi="Arial" w:cs="Arial"/>
          <w:color w:val="000000" w:themeColor="text1"/>
        </w:rPr>
        <w:t xml:space="preserve"> </w:t>
      </w:r>
      <w:r w:rsidRPr="006D5DCC">
        <w:rPr>
          <w:rFonts w:ascii="Arial" w:hAnsi="Arial" w:cs="Arial"/>
          <w:color w:val="000000" w:themeColor="text1"/>
        </w:rPr>
        <w:t>инициируется процедура корректировки долгосрочного</w:t>
      </w:r>
      <w:r w:rsidR="00E258D8">
        <w:rPr>
          <w:rFonts w:ascii="Arial" w:hAnsi="Arial" w:cs="Arial"/>
          <w:color w:val="000000" w:themeColor="text1"/>
        </w:rPr>
        <w:t xml:space="preserve"> плана в</w:t>
      </w:r>
      <w:r w:rsidRPr="006D5DCC">
        <w:rPr>
          <w:rFonts w:ascii="Arial" w:hAnsi="Arial" w:cs="Arial"/>
          <w:color w:val="000000" w:themeColor="text1"/>
        </w:rPr>
        <w:t xml:space="preserve">оздействий на производственные активы </w:t>
      </w:r>
      <w:r>
        <w:rPr>
          <w:rFonts w:ascii="Arial" w:hAnsi="Arial" w:cs="Arial"/>
          <w:color w:val="000000" w:themeColor="text1"/>
        </w:rPr>
        <w:t>в соответствии с уровнем внесения изменений.</w:t>
      </w:r>
    </w:p>
    <w:p w14:paraId="18970D72" w14:textId="52F14CEF" w:rsidR="006D5DCC" w:rsidRPr="006D5DCC" w:rsidRDefault="006D5DCC" w:rsidP="006D5DC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D5DCC">
        <w:rPr>
          <w:rFonts w:ascii="Arial" w:hAnsi="Arial" w:cs="Arial"/>
          <w:color w:val="000000" w:themeColor="text1"/>
        </w:rPr>
        <w:t>В рамках потока бизнес-операций, корректировка представл</w:t>
      </w:r>
      <w:r>
        <w:rPr>
          <w:rFonts w:ascii="Arial" w:hAnsi="Arial" w:cs="Arial"/>
          <w:color w:val="000000" w:themeColor="text1"/>
        </w:rPr>
        <w:t>яет собой повторное от</w:t>
      </w:r>
      <w:r w:rsidRPr="006D5DCC">
        <w:rPr>
          <w:rFonts w:ascii="Arial" w:hAnsi="Arial" w:cs="Arial"/>
          <w:color w:val="000000" w:themeColor="text1"/>
        </w:rPr>
        <w:t xml:space="preserve">крытие и выполнение операции формирования долгосрочного </w:t>
      </w:r>
      <w:r w:rsidR="00E258D8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на том или </w:t>
      </w:r>
      <w:r w:rsidR="00DE5DAB">
        <w:rPr>
          <w:rFonts w:ascii="Arial" w:hAnsi="Arial" w:cs="Arial"/>
          <w:color w:val="000000" w:themeColor="text1"/>
        </w:rPr>
        <w:t xml:space="preserve">ином </w:t>
      </w:r>
      <w:r>
        <w:rPr>
          <w:rFonts w:ascii="Arial" w:hAnsi="Arial" w:cs="Arial"/>
          <w:color w:val="000000" w:themeColor="text1"/>
        </w:rPr>
        <w:t>организационном уровне</w:t>
      </w:r>
      <w:r w:rsidRPr="006D5DCC">
        <w:rPr>
          <w:rFonts w:ascii="Arial" w:hAnsi="Arial" w:cs="Arial"/>
          <w:color w:val="000000" w:themeColor="text1"/>
        </w:rPr>
        <w:t>. Операция выполняется специалистом в</w:t>
      </w:r>
      <w:r>
        <w:rPr>
          <w:rFonts w:ascii="Arial" w:hAnsi="Arial" w:cs="Arial"/>
          <w:color w:val="000000" w:themeColor="text1"/>
        </w:rPr>
        <w:t xml:space="preserve"> роли </w:t>
      </w:r>
      <w:r w:rsidR="00E258D8" w:rsidRPr="00E258D8">
        <w:rPr>
          <w:rFonts w:ascii="Arial" w:hAnsi="Arial" w:cs="Arial"/>
          <w:color w:val="000000" w:themeColor="text1"/>
        </w:rPr>
        <w:t xml:space="preserve">Планировщика </w:t>
      </w:r>
      <w:r w:rsidR="00E258D8" w:rsidRPr="00E258D8">
        <w:rPr>
          <w:rFonts w:ascii="Arial" w:hAnsi="Arial" w:cs="Arial"/>
          <w:color w:val="000000" w:themeColor="text1"/>
        </w:rPr>
        <w:lastRenderedPageBreak/>
        <w:t xml:space="preserve">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076FC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или </w:t>
      </w:r>
      <w:r w:rsidR="0017289E" w:rsidRPr="0017289E">
        <w:rPr>
          <w:rFonts w:ascii="Arial" w:hAnsi="Arial" w:cs="Arial"/>
          <w:color w:val="000000" w:themeColor="text1"/>
        </w:rPr>
        <w:t>Планировщик бюджета УА УК</w:t>
      </w:r>
      <w:r w:rsidR="0017289E" w:rsidRPr="0017289E" w:rsidDel="00E258D8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соответственно. Возможно и совместное внесение изменений в соответствующие разделы бюджета</w:t>
      </w:r>
      <w:r w:rsidRPr="006D5DCC">
        <w:rPr>
          <w:rFonts w:ascii="Arial" w:hAnsi="Arial" w:cs="Arial"/>
          <w:color w:val="000000" w:themeColor="text1"/>
        </w:rPr>
        <w:t>.</w:t>
      </w:r>
    </w:p>
    <w:p w14:paraId="75EB9093" w14:textId="72ECE025" w:rsidR="006D5DCC" w:rsidRPr="006D5DCC" w:rsidRDefault="006D5DC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D5DCC">
        <w:rPr>
          <w:rFonts w:ascii="Arial" w:hAnsi="Arial" w:cs="Arial"/>
          <w:color w:val="000000" w:themeColor="text1"/>
        </w:rPr>
        <w:t xml:space="preserve">При внесении изменений в долгосрочный </w:t>
      </w:r>
      <w:r w:rsidR="00E258D8">
        <w:rPr>
          <w:rFonts w:ascii="Arial" w:hAnsi="Arial" w:cs="Arial"/>
          <w:color w:val="000000" w:themeColor="text1"/>
        </w:rPr>
        <w:t xml:space="preserve">план </w:t>
      </w:r>
      <w:r>
        <w:rPr>
          <w:rFonts w:ascii="Arial" w:hAnsi="Arial" w:cs="Arial"/>
          <w:color w:val="000000" w:themeColor="text1"/>
        </w:rPr>
        <w:t>воздействий исполнитель дол</w:t>
      </w:r>
      <w:r w:rsidRPr="006D5DCC">
        <w:rPr>
          <w:rFonts w:ascii="Arial" w:hAnsi="Arial" w:cs="Arial"/>
          <w:color w:val="000000" w:themeColor="text1"/>
        </w:rPr>
        <w:t xml:space="preserve">жен придерживаться принципов, описанных в </w:t>
      </w:r>
      <w:r w:rsidR="00E258D8">
        <w:rPr>
          <w:rFonts w:ascii="Arial" w:hAnsi="Arial" w:cs="Arial"/>
          <w:color w:val="000000" w:themeColor="text1"/>
        </w:rPr>
        <w:t xml:space="preserve">документе </w:t>
      </w:r>
      <w:del w:id="1024" w:author="Попова Дарья Николаевна (Подрядчик. ООО БерингПойнт)" w:date="2021-04-05T14:55:00Z">
        <w:r w:rsidR="00E258D8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25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E258D8">
        <w:rPr>
          <w:rFonts w:ascii="Arial" w:hAnsi="Arial" w:cs="Arial"/>
          <w:color w:val="000000" w:themeColor="text1"/>
        </w:rPr>
        <w:t xml:space="preserve"> «</w:t>
      </w:r>
      <w:r w:rsidR="00E258D8" w:rsidRPr="00E258D8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E258D8">
        <w:rPr>
          <w:rFonts w:ascii="Arial" w:hAnsi="Arial" w:cs="Arial"/>
          <w:color w:val="000000" w:themeColor="text1"/>
        </w:rPr>
        <w:t>»</w:t>
      </w:r>
      <w:r w:rsidRPr="006D5DCC">
        <w:rPr>
          <w:rFonts w:ascii="Arial" w:hAnsi="Arial" w:cs="Arial"/>
          <w:color w:val="000000" w:themeColor="text1"/>
        </w:rPr>
        <w:t>.</w:t>
      </w:r>
    </w:p>
    <w:p w14:paraId="69164026" w14:textId="063ECAD7" w:rsidR="006D5DCC" w:rsidRDefault="006D5DCC" w:rsidP="006D5DCC">
      <w:pPr>
        <w:spacing w:after="240" w:line="276" w:lineRule="auto"/>
        <w:ind w:firstLine="567"/>
        <w:rPr>
          <w:rFonts w:ascii="Arial" w:hAnsi="Arial" w:cs="Arial"/>
          <w:color w:val="000000" w:themeColor="text1"/>
          <w:highlight w:val="yellow"/>
        </w:rPr>
      </w:pPr>
      <w:r w:rsidRPr="006D5DCC">
        <w:rPr>
          <w:rFonts w:ascii="Arial" w:hAnsi="Arial" w:cs="Arial"/>
          <w:color w:val="000000" w:themeColor="text1"/>
        </w:rPr>
        <w:t>После завершения корр</w:t>
      </w:r>
      <w:r>
        <w:rPr>
          <w:rFonts w:ascii="Arial" w:hAnsi="Arial" w:cs="Arial"/>
          <w:color w:val="000000" w:themeColor="text1"/>
        </w:rPr>
        <w:t xml:space="preserve">ектировки долгосрочного </w:t>
      </w:r>
      <w:r w:rsidR="00E258D8">
        <w:rPr>
          <w:rFonts w:ascii="Arial" w:hAnsi="Arial" w:cs="Arial"/>
          <w:color w:val="000000" w:themeColor="text1"/>
        </w:rPr>
        <w:t>плана</w:t>
      </w:r>
      <w:r>
        <w:rPr>
          <w:rFonts w:ascii="Arial" w:hAnsi="Arial" w:cs="Arial"/>
          <w:color w:val="000000" w:themeColor="text1"/>
        </w:rPr>
        <w:t>, в зависимости от уровня внесения изменений, выполняет</w:t>
      </w:r>
      <w:r w:rsidR="00DE5DAB">
        <w:rPr>
          <w:rFonts w:ascii="Arial" w:hAnsi="Arial" w:cs="Arial"/>
          <w:color w:val="000000" w:themeColor="text1"/>
        </w:rPr>
        <w:t>ся</w:t>
      </w:r>
      <w:r>
        <w:rPr>
          <w:rFonts w:ascii="Arial" w:hAnsi="Arial" w:cs="Arial"/>
          <w:color w:val="000000" w:themeColor="text1"/>
        </w:rPr>
        <w:t xml:space="preserve"> операци</w:t>
      </w:r>
      <w:r w:rsidR="0017289E">
        <w:rPr>
          <w:rFonts w:ascii="Arial" w:hAnsi="Arial" w:cs="Arial"/>
          <w:color w:val="000000" w:themeColor="text1"/>
        </w:rPr>
        <w:t xml:space="preserve">и анализа и </w:t>
      </w:r>
      <w:r w:rsidRPr="006D5DCC">
        <w:rPr>
          <w:rFonts w:ascii="Arial" w:hAnsi="Arial" w:cs="Arial"/>
          <w:color w:val="000000" w:themeColor="text1"/>
        </w:rPr>
        <w:t>согласовани</w:t>
      </w:r>
      <w:r w:rsidR="0017289E">
        <w:rPr>
          <w:rFonts w:ascii="Arial" w:hAnsi="Arial" w:cs="Arial"/>
          <w:color w:val="000000" w:themeColor="text1"/>
        </w:rPr>
        <w:t>я</w:t>
      </w:r>
      <w:r w:rsidRPr="006D5DCC">
        <w:rPr>
          <w:rFonts w:ascii="Arial" w:hAnsi="Arial" w:cs="Arial"/>
          <w:color w:val="000000" w:themeColor="text1"/>
        </w:rPr>
        <w:t xml:space="preserve">. Повторяются шаги анализа </w:t>
      </w:r>
      <w:r w:rsidR="00E258D8">
        <w:rPr>
          <w:rFonts w:ascii="Arial" w:hAnsi="Arial" w:cs="Arial"/>
          <w:color w:val="000000" w:themeColor="text1"/>
        </w:rPr>
        <w:t>плана</w:t>
      </w:r>
      <w:r w:rsidR="0001133C">
        <w:rPr>
          <w:rFonts w:ascii="Arial" w:hAnsi="Arial" w:cs="Arial"/>
          <w:color w:val="000000" w:themeColor="text1"/>
        </w:rPr>
        <w:t xml:space="preserve"> (шаги 7</w:t>
      </w:r>
      <w:r w:rsidR="00560473">
        <w:rPr>
          <w:rFonts w:ascii="Arial" w:hAnsi="Arial" w:cs="Arial"/>
          <w:color w:val="000000" w:themeColor="text1"/>
        </w:rPr>
        <w:t xml:space="preserve">0, </w:t>
      </w:r>
      <w:r w:rsidR="0001133C">
        <w:rPr>
          <w:rFonts w:ascii="Arial" w:hAnsi="Arial" w:cs="Arial"/>
          <w:color w:val="000000" w:themeColor="text1"/>
        </w:rPr>
        <w:t>10</w:t>
      </w:r>
      <w:r w:rsidR="00560473">
        <w:rPr>
          <w:rFonts w:ascii="Arial" w:hAnsi="Arial" w:cs="Arial"/>
          <w:color w:val="000000" w:themeColor="text1"/>
        </w:rPr>
        <w:t>0)</w:t>
      </w:r>
      <w:r w:rsidR="00E258D8">
        <w:rPr>
          <w:rFonts w:ascii="Arial" w:hAnsi="Arial" w:cs="Arial"/>
          <w:color w:val="000000" w:themeColor="text1"/>
        </w:rPr>
        <w:t xml:space="preserve"> </w:t>
      </w:r>
      <w:r w:rsidRPr="006D5DCC">
        <w:rPr>
          <w:rFonts w:ascii="Arial" w:hAnsi="Arial" w:cs="Arial"/>
          <w:color w:val="000000" w:themeColor="text1"/>
        </w:rPr>
        <w:t>и его ра</w:t>
      </w:r>
      <w:r>
        <w:rPr>
          <w:rFonts w:ascii="Arial" w:hAnsi="Arial" w:cs="Arial"/>
          <w:color w:val="000000" w:themeColor="text1"/>
        </w:rPr>
        <w:t xml:space="preserve">ссмотрения </w:t>
      </w:r>
      <w:r w:rsidR="00E258D8">
        <w:rPr>
          <w:rFonts w:ascii="Arial" w:hAnsi="Arial" w:cs="Arial"/>
          <w:color w:val="000000" w:themeColor="text1"/>
        </w:rPr>
        <w:t xml:space="preserve">Техническими </w:t>
      </w:r>
      <w:r>
        <w:rPr>
          <w:rFonts w:ascii="Arial" w:hAnsi="Arial" w:cs="Arial"/>
          <w:color w:val="000000" w:themeColor="text1"/>
        </w:rPr>
        <w:t>комитетами</w:t>
      </w:r>
      <w:r w:rsidR="00560473">
        <w:rPr>
          <w:rFonts w:ascii="Arial" w:hAnsi="Arial" w:cs="Arial"/>
          <w:color w:val="000000" w:themeColor="text1"/>
        </w:rPr>
        <w:t xml:space="preserve"> </w:t>
      </w:r>
      <w:r w:rsidR="0017289E">
        <w:rPr>
          <w:rFonts w:ascii="Arial" w:hAnsi="Arial" w:cs="Arial"/>
          <w:color w:val="000000" w:themeColor="text1"/>
        </w:rPr>
        <w:t>БЕ и УК</w:t>
      </w:r>
      <w:r w:rsidRPr="006D5DCC">
        <w:rPr>
          <w:rFonts w:ascii="Arial" w:hAnsi="Arial" w:cs="Arial"/>
          <w:color w:val="000000" w:themeColor="text1"/>
        </w:rPr>
        <w:t>.</w:t>
      </w:r>
    </w:p>
    <w:p w14:paraId="15A7EF9D" w14:textId="77777777" w:rsidR="006208D6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F6DDEB6" w14:textId="77777777" w:rsidR="00394097" w:rsidRDefault="00394097" w:rsidP="00394097">
      <w:pPr>
        <w:pStyle w:val="4"/>
        <w:spacing w:after="120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125 – Подготовка долгосрочного плана и бюджета к утверждению в рамках долгосрочного бизнес-плана (до 20 лет)</w:t>
      </w:r>
    </w:p>
    <w:p w14:paraId="5505B339" w14:textId="77777777" w:rsidR="00394097" w:rsidRDefault="00394097" w:rsidP="0039409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рамках данного шага Планировщиком бюджета УА УК вне системы проводится подготовка долгосрочного плана воздействий УК и бюджета воздействий на ПА БЕ к утверждению в рамках долгосрочного бизнес-плана, охватывающего горизонт планирования до 20 лет.</w:t>
      </w:r>
    </w:p>
    <w:p w14:paraId="56B97A02" w14:textId="77777777" w:rsidR="00394097" w:rsidRDefault="00394097" w:rsidP="0039409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результате выполнения данного шага печатные формы долгосрочного плана воздействий УК и бюджета воздействий на ПА БЕ могут быть рассмотрены в рамках процесса УП-01.04 «Долгосрочное бизнес-планирование (до 20 лет)».</w:t>
      </w:r>
    </w:p>
    <w:p w14:paraId="248A7293" w14:textId="77777777" w:rsidR="00394097" w:rsidRPr="00BF7FC6" w:rsidRDefault="00394097" w:rsidP="0039409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Инициируется внесистемный процесс передачи долгосрочного плана воздействий УК и бюджета воздействий на ПА БЕ на рассмотрение в рамках долгосрочного бизнес-плана на следующие двадцать лет. Передача выполняется в виде печатных форм.</w:t>
      </w:r>
    </w:p>
    <w:p w14:paraId="28F378CB" w14:textId="77777777" w:rsidR="00394097" w:rsidRPr="006208D6" w:rsidRDefault="00394097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6A00C89" w14:textId="1C638EB6" w:rsidR="00A31E35" w:rsidRDefault="00A31E35" w:rsidP="00093B4E">
      <w:pPr>
        <w:pStyle w:val="4"/>
        <w:spacing w:after="120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A31E3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17289E">
        <w:rPr>
          <w:rFonts w:eastAsiaTheme="majorEastAsia" w:cstheme="majorBidi"/>
          <w:b/>
          <w:i w:val="0"/>
          <w:caps w:val="0"/>
          <w:sz w:val="24"/>
          <w:szCs w:val="24"/>
        </w:rPr>
        <w:t>130</w:t>
      </w:r>
      <w:r w:rsidR="004E068A" w:rsidRPr="00A31E3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A31E3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- Доведение </w:t>
      </w:r>
      <w:r w:rsidR="00F475A6" w:rsidRPr="00A31E35">
        <w:rPr>
          <w:rFonts w:eastAsiaTheme="majorEastAsia" w:cstheme="majorBidi"/>
          <w:b/>
          <w:i w:val="0"/>
          <w:caps w:val="0"/>
          <w:sz w:val="24"/>
          <w:szCs w:val="24"/>
        </w:rPr>
        <w:t>утверждённого</w:t>
      </w:r>
      <w:r w:rsidRPr="00A31E3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17289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долгосрочного </w:t>
      </w:r>
      <w:r w:rsidRPr="00A31E35">
        <w:rPr>
          <w:rFonts w:eastAsiaTheme="majorEastAsia" w:cstheme="majorBidi"/>
          <w:b/>
          <w:i w:val="0"/>
          <w:caps w:val="0"/>
          <w:sz w:val="24"/>
          <w:szCs w:val="24"/>
        </w:rPr>
        <w:t>плана</w:t>
      </w:r>
      <w:r w:rsidR="002F3DD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и бюджета воздействий</w:t>
      </w:r>
      <w:r w:rsidRPr="00A31E3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до БЕ для исполнения</w:t>
      </w:r>
    </w:p>
    <w:p w14:paraId="0175B2F8" w14:textId="5DCCC30D" w:rsidR="00196EC8" w:rsidRDefault="00196EC8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согласовании Техническим комитетом управляющей компании долгосрочного плана и бюджета воздействий инициируется внесистемный процесс передачи долгосрочного плана воздействий управляющей компании на рассмотрение в рамках долгосрочного бизнес-плана на следующие двадцать лет. Передача выполняется в виде печатной формы долгосрочного плана воздействий. </w:t>
      </w:r>
      <w:r w:rsidRPr="00CF2776">
        <w:rPr>
          <w:rFonts w:ascii="Arial" w:hAnsi="Arial" w:cs="Arial"/>
          <w:color w:val="000000" w:themeColor="text1"/>
        </w:rPr>
        <w:t>Планировщик</w:t>
      </w:r>
      <w:r>
        <w:rPr>
          <w:rFonts w:ascii="Arial" w:hAnsi="Arial" w:cs="Arial"/>
          <w:color w:val="000000" w:themeColor="text1"/>
        </w:rPr>
        <w:t>у</w:t>
      </w:r>
      <w:r w:rsidRPr="00CF2776">
        <w:rPr>
          <w:rFonts w:ascii="Arial" w:hAnsi="Arial" w:cs="Arial"/>
          <w:color w:val="000000" w:themeColor="text1"/>
        </w:rPr>
        <w:t xml:space="preserve"> бюджета УА УК </w:t>
      </w:r>
      <w:r>
        <w:rPr>
          <w:rFonts w:ascii="Arial" w:hAnsi="Arial" w:cs="Arial"/>
          <w:color w:val="000000" w:themeColor="text1"/>
        </w:rPr>
        <w:t>результат данного рассмотрения будет служить основанием для выполнения шага доведения утверждённого плана до бизнес-единиц для исполнения.</w:t>
      </w:r>
    </w:p>
    <w:p w14:paraId="250DCDF2" w14:textId="526BF703" w:rsidR="006208D6" w:rsidRPr="006208D6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59410B">
        <w:rPr>
          <w:rFonts w:ascii="Arial" w:hAnsi="Arial" w:cs="Arial"/>
          <w:color w:val="000000" w:themeColor="text1"/>
        </w:rPr>
        <w:t xml:space="preserve">Вне системы </w:t>
      </w:r>
      <w:r w:rsidR="00CB30B3">
        <w:rPr>
          <w:rFonts w:ascii="Arial" w:hAnsi="Arial" w:cs="Arial"/>
          <w:color w:val="000000" w:themeColor="text1"/>
        </w:rPr>
        <w:t>по электронной почте</w:t>
      </w:r>
      <w:r w:rsidRPr="0059410B">
        <w:rPr>
          <w:rFonts w:ascii="Arial" w:hAnsi="Arial" w:cs="Arial"/>
          <w:color w:val="000000" w:themeColor="text1"/>
        </w:rPr>
        <w:t xml:space="preserve"> </w:t>
      </w:r>
      <w:r w:rsidR="00CF2776" w:rsidRPr="00CF2776">
        <w:rPr>
          <w:rFonts w:ascii="Arial" w:hAnsi="Arial" w:cs="Arial"/>
          <w:color w:val="000000" w:themeColor="text1"/>
        </w:rPr>
        <w:t xml:space="preserve">Планировщик бюджета УА УК </w:t>
      </w:r>
      <w:r w:rsidRPr="0059410B">
        <w:rPr>
          <w:rFonts w:ascii="Arial" w:hAnsi="Arial" w:cs="Arial"/>
          <w:color w:val="000000" w:themeColor="text1"/>
        </w:rPr>
        <w:t xml:space="preserve">доводит утверждённый </w:t>
      </w:r>
      <w:r w:rsidR="0059410B" w:rsidRPr="0059410B">
        <w:rPr>
          <w:rFonts w:ascii="Arial" w:hAnsi="Arial" w:cs="Arial"/>
          <w:color w:val="000000" w:themeColor="text1"/>
        </w:rPr>
        <w:t>долгосрочный</w:t>
      </w:r>
      <w:r w:rsidRPr="0059410B">
        <w:rPr>
          <w:rFonts w:ascii="Arial" w:hAnsi="Arial" w:cs="Arial"/>
          <w:color w:val="000000" w:themeColor="text1"/>
        </w:rPr>
        <w:t xml:space="preserve"> </w:t>
      </w:r>
      <w:r w:rsidR="00CF2776">
        <w:rPr>
          <w:rFonts w:ascii="Arial" w:hAnsi="Arial" w:cs="Arial"/>
          <w:color w:val="000000" w:themeColor="text1"/>
        </w:rPr>
        <w:t>план</w:t>
      </w:r>
      <w:r w:rsidR="00CF2776" w:rsidRPr="0059410B">
        <w:rPr>
          <w:rFonts w:ascii="Arial" w:hAnsi="Arial" w:cs="Arial"/>
          <w:color w:val="000000" w:themeColor="text1"/>
        </w:rPr>
        <w:t xml:space="preserve"> </w:t>
      </w:r>
      <w:r w:rsidR="002F3DDC">
        <w:rPr>
          <w:rFonts w:ascii="Arial" w:hAnsi="Arial" w:cs="Arial"/>
          <w:color w:val="000000" w:themeColor="text1"/>
        </w:rPr>
        <w:t xml:space="preserve">и бюджет </w:t>
      </w:r>
      <w:r w:rsidRPr="0059410B">
        <w:rPr>
          <w:rFonts w:ascii="Arial" w:hAnsi="Arial" w:cs="Arial"/>
          <w:color w:val="000000" w:themeColor="text1"/>
        </w:rPr>
        <w:t>воздействий на производственные активы до исполнителей на уровне бизнес-</w:t>
      </w:r>
      <w:r w:rsidR="0059410B" w:rsidRPr="0059410B">
        <w:rPr>
          <w:rFonts w:ascii="Arial" w:hAnsi="Arial" w:cs="Arial"/>
          <w:color w:val="000000" w:themeColor="text1"/>
        </w:rPr>
        <w:t>единиц. О по</w:t>
      </w:r>
      <w:r w:rsidRPr="0059410B">
        <w:rPr>
          <w:rFonts w:ascii="Arial" w:hAnsi="Arial" w:cs="Arial"/>
          <w:color w:val="000000" w:themeColor="text1"/>
        </w:rPr>
        <w:t xml:space="preserve">лучении бюджета исполнители информируют </w:t>
      </w:r>
      <w:r w:rsidR="00CF2776" w:rsidRPr="00CF2776">
        <w:rPr>
          <w:rFonts w:ascii="Arial" w:hAnsi="Arial" w:cs="Arial"/>
          <w:color w:val="000000" w:themeColor="text1"/>
        </w:rPr>
        <w:t>Планировщик</w:t>
      </w:r>
      <w:r w:rsidR="00EF3885">
        <w:rPr>
          <w:rFonts w:ascii="Arial" w:hAnsi="Arial" w:cs="Arial"/>
          <w:color w:val="000000" w:themeColor="text1"/>
        </w:rPr>
        <w:t>а</w:t>
      </w:r>
      <w:r w:rsidR="00CF2776" w:rsidRPr="00CF2776">
        <w:rPr>
          <w:rFonts w:ascii="Arial" w:hAnsi="Arial" w:cs="Arial"/>
          <w:color w:val="000000" w:themeColor="text1"/>
        </w:rPr>
        <w:t xml:space="preserve"> бюджета УА УК </w:t>
      </w:r>
      <w:r w:rsidR="00CF2776">
        <w:rPr>
          <w:rFonts w:ascii="Arial" w:hAnsi="Arial" w:cs="Arial"/>
          <w:color w:val="000000" w:themeColor="text1"/>
        </w:rPr>
        <w:t>по электронной почте</w:t>
      </w:r>
      <w:r w:rsidR="00CF2776" w:rsidRPr="0059410B">
        <w:rPr>
          <w:rFonts w:ascii="Arial" w:hAnsi="Arial" w:cs="Arial"/>
          <w:color w:val="000000" w:themeColor="text1"/>
        </w:rPr>
        <w:t xml:space="preserve"> </w:t>
      </w:r>
      <w:r w:rsidRPr="0059410B">
        <w:rPr>
          <w:rFonts w:ascii="Arial" w:hAnsi="Arial" w:cs="Arial"/>
          <w:color w:val="000000" w:themeColor="text1"/>
        </w:rPr>
        <w:t>вне системы.</w:t>
      </w:r>
    </w:p>
    <w:p w14:paraId="1DA27F27" w14:textId="77777777" w:rsidR="001A5B72" w:rsidRPr="006208D6" w:rsidRDefault="001A5B72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DF4C485" w14:textId="77777777" w:rsidR="0043622A" w:rsidRDefault="00722BBB" w:rsidP="0043622A">
      <w:pPr>
        <w:spacing w:after="240" w:line="276" w:lineRule="auto"/>
        <w:ind w:firstLine="567"/>
        <w:rPr>
          <w:rFonts w:ascii="Arial" w:hAnsi="Arial" w:cs="Arial"/>
        </w:rPr>
      </w:pPr>
      <w:r w:rsidRPr="00722BBB">
        <w:rPr>
          <w:rFonts w:ascii="Arial" w:hAnsi="Arial" w:cs="Arial"/>
        </w:rPr>
        <w:t>Описание шагов в структуре модели ARIS приведено в Приложении № 3.</w:t>
      </w:r>
    </w:p>
    <w:p w14:paraId="32241BDA" w14:textId="77777777" w:rsidR="00722BBB" w:rsidRPr="0059410B" w:rsidRDefault="00722BBB" w:rsidP="0059410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E4D45A6" w14:textId="5C719DB9" w:rsidR="0043622A" w:rsidRDefault="0043622A">
      <w:pPr>
        <w:pStyle w:val="3"/>
      </w:pPr>
      <w:bookmarkStart w:id="1026" w:name="_Toc514340554"/>
      <w:bookmarkStart w:id="1027" w:name="_Toc68528491"/>
      <w:r w:rsidRPr="000835FE">
        <w:t xml:space="preserve">Описание </w:t>
      </w:r>
      <w:r>
        <w:t xml:space="preserve">шагов </w:t>
      </w:r>
      <w:r w:rsidRPr="000835FE">
        <w:t xml:space="preserve">бизнес-процесса </w:t>
      </w:r>
      <w:bookmarkEnd w:id="1026"/>
      <w:r w:rsidR="0066125E" w:rsidRPr="0066125E">
        <w:t xml:space="preserve">ПП-07.02.02-ERP </w:t>
      </w:r>
      <w:r w:rsidR="0066125E">
        <w:t>«</w:t>
      </w:r>
      <w:r w:rsidR="0066125E" w:rsidRPr="0066125E">
        <w:t>Перспективное среднесрочное планирование воздействий на производственные активы (3-х летний период)</w:t>
      </w:r>
      <w:r w:rsidR="0066125E">
        <w:t>»</w:t>
      </w:r>
      <w:bookmarkEnd w:id="1027"/>
    </w:p>
    <w:p w14:paraId="0D6ED2D1" w14:textId="77777777" w:rsidR="006E78E6" w:rsidRPr="006E78E6" w:rsidRDefault="006E78E6" w:rsidP="006E78E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F435794" w14:textId="314B06EB" w:rsidR="00133389" w:rsidRPr="009271CC" w:rsidRDefault="00133389" w:rsidP="00133389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271C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2</w:t>
      </w:r>
      <w:r w:rsidRPr="009271C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А</w:t>
      </w:r>
      <w:r w:rsidRPr="005B4CD4">
        <w:rPr>
          <w:rFonts w:eastAsiaTheme="majorEastAsia" w:cstheme="majorBidi"/>
          <w:b/>
          <w:i w:val="0"/>
          <w:caps w:val="0"/>
          <w:sz w:val="24"/>
          <w:szCs w:val="24"/>
        </w:rPr>
        <w:t>ктуализация структуры СПП-элементов для среднесрочного плана</w:t>
      </w:r>
    </w:p>
    <w:p w14:paraId="3FFB68C8" w14:textId="0A2F43F3" w:rsidR="00E10158" w:rsidRDefault="00E10158" w:rsidP="00E1015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Структура проектов и СПП-элементов, относящихся к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 w:rsidR="001D0AD9">
        <w:rPr>
          <w:rFonts w:ascii="Arial" w:hAnsi="Arial" w:cs="Arial"/>
          <w:color w:val="000000" w:themeColor="text1"/>
        </w:rPr>
        <w:t xml:space="preserve"> и ОВП</w:t>
      </w:r>
      <w:r>
        <w:rPr>
          <w:rFonts w:ascii="Arial" w:hAnsi="Arial" w:cs="Arial"/>
          <w:color w:val="000000" w:themeColor="text1"/>
        </w:rPr>
        <w:t xml:space="preserve">, не создаются на 3 года вперед. В рамках среднесрочного планирования за основу берется структура проектов и СПП-элементов </w:t>
      </w:r>
      <w:del w:id="1028" w:author="Попова Дарья" w:date="2021-03-15T09:46:00Z">
        <w:r w:rsidDel="00185DEC">
          <w:rPr>
            <w:rFonts w:ascii="Arial" w:hAnsi="Arial" w:cs="Arial"/>
            <w:color w:val="000000" w:themeColor="text1"/>
          </w:rPr>
          <w:delText xml:space="preserve">текущего </w:delText>
        </w:r>
        <w:r w:rsidR="00530BBE" w:rsidDel="00185DEC">
          <w:rPr>
            <w:rFonts w:ascii="Arial" w:hAnsi="Arial" w:cs="Arial"/>
            <w:color w:val="000000" w:themeColor="text1"/>
          </w:rPr>
          <w:delText xml:space="preserve">и </w:delText>
        </w:r>
      </w:del>
      <w:r w:rsidR="00530BBE">
        <w:rPr>
          <w:rFonts w:ascii="Arial" w:hAnsi="Arial" w:cs="Arial"/>
          <w:color w:val="000000" w:themeColor="text1"/>
        </w:rPr>
        <w:t>первого планир</w:t>
      </w:r>
      <w:r w:rsidR="00E91639">
        <w:rPr>
          <w:rFonts w:ascii="Arial" w:hAnsi="Arial" w:cs="Arial"/>
          <w:color w:val="000000" w:themeColor="text1"/>
        </w:rPr>
        <w:t xml:space="preserve">уемого </w:t>
      </w:r>
      <w:ins w:id="1029" w:author="Попова Дарья" w:date="2021-03-15T09:46:00Z">
        <w:r w:rsidR="00AE22E9">
          <w:rPr>
            <w:rFonts w:ascii="Arial" w:hAnsi="Arial" w:cs="Arial"/>
            <w:color w:val="000000" w:themeColor="text1"/>
          </w:rPr>
          <w:t>года</w:t>
        </w:r>
      </w:ins>
      <w:del w:id="1030" w:author="Попова Дарья" w:date="2021-03-15T11:07:00Z">
        <w:r w:rsidR="00E91639" w:rsidDel="00AE22E9">
          <w:rPr>
            <w:rFonts w:ascii="Arial" w:hAnsi="Arial" w:cs="Arial"/>
            <w:color w:val="000000" w:themeColor="text1"/>
          </w:rPr>
          <w:delText>годов</w:delText>
        </w:r>
      </w:del>
      <w:r>
        <w:rPr>
          <w:rFonts w:ascii="Arial" w:hAnsi="Arial" w:cs="Arial"/>
          <w:color w:val="000000" w:themeColor="text1"/>
        </w:rPr>
        <w:t>.</w:t>
      </w:r>
    </w:p>
    <w:p w14:paraId="412680AC" w14:textId="40C5A2E9" w:rsidR="00133389" w:rsidRPr="006E78E6" w:rsidRDefault="00133389" w:rsidP="0013338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F9A540B" w14:textId="64B2FF02" w:rsidR="00F269A3" w:rsidRPr="009936BB" w:rsidRDefault="00F269A3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133389" w:rsidRPr="00712DFA">
        <w:rPr>
          <w:rFonts w:eastAsiaTheme="majorEastAsia" w:cstheme="majorBidi"/>
          <w:b/>
          <w:i w:val="0"/>
          <w:caps w:val="0"/>
          <w:sz w:val="24"/>
          <w:szCs w:val="24"/>
        </w:rPr>
        <w:t>3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5B4CD4" w:rsidRPr="005B4CD4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среднесрочного плана проектов БЕ</w:t>
      </w:r>
    </w:p>
    <w:p w14:paraId="62795F6C" w14:textId="2A9FACFA" w:rsidR="003310A3" w:rsidRDefault="003310A3" w:rsidP="003310A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выполнения данной операции и всего процесса формирования среднесрочного плана и бюджета воздействий в Системе будет настроен поток бизнес-операций, содержащий необходимые шаги. </w:t>
      </w:r>
      <w:r w:rsidRPr="004711BF">
        <w:rPr>
          <w:rFonts w:ascii="Arial" w:hAnsi="Arial" w:cs="Arial"/>
          <w:color w:val="000000" w:themeColor="text1"/>
        </w:rPr>
        <w:t>Поток бизнес-операций позволяет организ</w:t>
      </w:r>
      <w:r>
        <w:rPr>
          <w:rFonts w:ascii="Arial" w:hAnsi="Arial" w:cs="Arial"/>
          <w:color w:val="000000" w:themeColor="text1"/>
        </w:rPr>
        <w:t>овать процесс формирования, рас</w:t>
      </w:r>
      <w:r w:rsidRPr="004711BF">
        <w:rPr>
          <w:rFonts w:ascii="Arial" w:hAnsi="Arial" w:cs="Arial"/>
          <w:color w:val="000000" w:themeColor="text1"/>
        </w:rPr>
        <w:t xml:space="preserve">смотрения и согласования </w:t>
      </w:r>
      <w:r>
        <w:rPr>
          <w:rFonts w:ascii="Arial" w:hAnsi="Arial" w:cs="Arial"/>
          <w:color w:val="000000" w:themeColor="text1"/>
        </w:rPr>
        <w:t>среднесрочного плана</w:t>
      </w:r>
      <w:ins w:id="1031" w:author="Попова Дарья" w:date="2021-03-10T21:33:00Z">
        <w:r w:rsidR="007C613C">
          <w:rPr>
            <w:rFonts w:ascii="Arial" w:hAnsi="Arial" w:cs="Arial"/>
            <w:color w:val="000000" w:themeColor="text1"/>
          </w:rPr>
          <w:t xml:space="preserve"> и бюджета</w:t>
        </w:r>
      </w:ins>
      <w:r>
        <w:rPr>
          <w:rFonts w:ascii="Arial" w:hAnsi="Arial" w:cs="Arial"/>
          <w:color w:val="000000" w:themeColor="text1"/>
        </w:rPr>
        <w:t xml:space="preserve"> </w:t>
      </w:r>
      <w:r w:rsidRPr="004711BF">
        <w:rPr>
          <w:rFonts w:ascii="Arial" w:hAnsi="Arial" w:cs="Arial"/>
          <w:color w:val="000000" w:themeColor="text1"/>
        </w:rPr>
        <w:t>воздействий в последовательность шагов с назначением ответственных исполнителей, сроков на</w:t>
      </w:r>
      <w:r>
        <w:rPr>
          <w:rFonts w:ascii="Arial" w:hAnsi="Arial" w:cs="Arial"/>
          <w:color w:val="000000" w:themeColor="text1"/>
        </w:rPr>
        <w:t xml:space="preserve">чала и завершения операций. Сотрудник в роли </w:t>
      </w:r>
      <w:r w:rsidRPr="00E26653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перед началом формирования плана должен создать инстанцию (экземпляр) потока бизнес-операций. Далее выполнение всех действий будет регламентироваться запущенным экземпляром потока операций. Описание механизма потока бизнес-операций и его инстанций приведено в разделе 5.10 настоящего документа.</w:t>
      </w:r>
    </w:p>
    <w:p w14:paraId="654E8CD2" w14:textId="13E288D6" w:rsidR="003310A3" w:rsidRDefault="003310A3" w:rsidP="003310A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создании инстанции используется шаблон потока бизнес-операций, относящийся к процессу формирования среднесрочного плана</w:t>
      </w:r>
      <w:ins w:id="1032" w:author="Попова Дарья" w:date="2021-03-10T21:33:00Z">
        <w:r w:rsidR="007C613C">
          <w:rPr>
            <w:rFonts w:ascii="Arial" w:hAnsi="Arial" w:cs="Arial"/>
            <w:color w:val="000000" w:themeColor="text1"/>
          </w:rPr>
          <w:t xml:space="preserve"> и бюджета</w:t>
        </w:r>
      </w:ins>
      <w:r>
        <w:rPr>
          <w:rFonts w:ascii="Arial" w:hAnsi="Arial" w:cs="Arial"/>
          <w:color w:val="000000" w:themeColor="text1"/>
        </w:rPr>
        <w:t xml:space="preserve"> воздействий на производственные активы соответствующей бизнес-единицы. Таким образом, каждая бизнес-единица создаёт и выполняет инстанцию своего потока бизнес-операций.</w:t>
      </w:r>
      <w:del w:id="1033" w:author="Попова Дарья" w:date="2021-03-15T09:49:00Z">
        <w:r w:rsidDel="00185DEC">
          <w:rPr>
            <w:rFonts w:ascii="Arial" w:hAnsi="Arial" w:cs="Arial"/>
            <w:color w:val="000000" w:themeColor="text1"/>
          </w:rPr>
          <w:delText xml:space="preserve"> На уровне управляющей компании создаётся отдельная инстанция потока бизнес-операций согласования среднесрочных планов воздействий бизнес-единиц.</w:delText>
        </w:r>
      </w:del>
    </w:p>
    <w:p w14:paraId="117D4549" w14:textId="77777777" w:rsidR="003310A3" w:rsidRDefault="003310A3" w:rsidP="003310A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создании инстанции потока бизнес-операций последовательно указываются необходимые параметры, а именно:</w:t>
      </w:r>
    </w:p>
    <w:p w14:paraId="0DD7B1B4" w14:textId="2BFB6DEB" w:rsidR="003310A3" w:rsidRDefault="003310A3" w:rsidP="003310A3">
      <w:pPr>
        <w:pStyle w:val="af9"/>
        <w:numPr>
          <w:ilvl w:val="0"/>
          <w:numId w:val="1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Указывается </w:t>
      </w:r>
      <w:ins w:id="1034" w:author="Попова Дарья" w:date="2021-03-15T09:50:00Z">
        <w:r w:rsidR="00185DEC">
          <w:rPr>
            <w:rFonts w:ascii="Arial" w:hAnsi="Arial" w:cs="Arial"/>
            <w:color w:val="000000" w:themeColor="text1"/>
          </w:rPr>
          <w:t xml:space="preserve">группа </w:t>
        </w:r>
      </w:ins>
      <w:r>
        <w:rPr>
          <w:rFonts w:ascii="Arial" w:hAnsi="Arial" w:cs="Arial"/>
          <w:color w:val="000000" w:themeColor="text1"/>
        </w:rPr>
        <w:t>сотрудник</w:t>
      </w:r>
      <w:ins w:id="1035" w:author="Попова Дарья" w:date="2021-03-15T09:50:00Z">
        <w:r w:rsidR="00185DEC">
          <w:rPr>
            <w:rFonts w:ascii="Arial" w:hAnsi="Arial" w:cs="Arial"/>
            <w:color w:val="000000" w:themeColor="text1"/>
          </w:rPr>
          <w:t>ов</w:t>
        </w:r>
      </w:ins>
      <w:r>
        <w:rPr>
          <w:rFonts w:ascii="Arial" w:hAnsi="Arial" w:cs="Arial"/>
          <w:color w:val="000000" w:themeColor="text1"/>
        </w:rPr>
        <w:t>, ответственны</w:t>
      </w:r>
      <w:ins w:id="1036" w:author="Попова Дарья" w:date="2021-03-15T09:50:00Z">
        <w:r w:rsidR="00185DEC">
          <w:rPr>
            <w:rFonts w:ascii="Arial" w:hAnsi="Arial" w:cs="Arial"/>
            <w:color w:val="000000" w:themeColor="text1"/>
          </w:rPr>
          <w:t>х</w:t>
        </w:r>
      </w:ins>
      <w:del w:id="1037" w:author="Попова Дарья" w:date="2021-03-15T09:50:00Z">
        <w:r w:rsidDel="00185DEC">
          <w:rPr>
            <w:rFonts w:ascii="Arial" w:hAnsi="Arial" w:cs="Arial"/>
            <w:color w:val="000000" w:themeColor="text1"/>
          </w:rPr>
          <w:delText>й</w:delText>
        </w:r>
      </w:del>
      <w:r>
        <w:rPr>
          <w:rFonts w:ascii="Arial" w:hAnsi="Arial" w:cs="Arial"/>
          <w:color w:val="000000" w:themeColor="text1"/>
        </w:rPr>
        <w:t xml:space="preserve"> за запуск и завершение инстанции потока бизнес-операций</w:t>
      </w:r>
      <w:r w:rsidRPr="00AB5025">
        <w:rPr>
          <w:rFonts w:ascii="Arial" w:hAnsi="Arial" w:cs="Arial"/>
          <w:color w:val="000000" w:themeColor="text1"/>
        </w:rPr>
        <w:t xml:space="preserve">. </w:t>
      </w:r>
      <w:ins w:id="1038" w:author="Михаил Тришин" w:date="2021-03-16T10:59:00Z">
        <w:r w:rsidR="00245185" w:rsidRPr="003164A4">
          <w:rPr>
            <w:rFonts w:ascii="Arial" w:hAnsi="Arial" w:cs="Arial"/>
            <w:color w:val="000000" w:themeColor="text1"/>
            <w:rPrChange w:id="1039" w:author="Попова Дарья" w:date="2021-03-16T13:38:00Z">
              <w:rPr/>
            </w:rPrChange>
          </w:rPr>
          <w:t xml:space="preserve">В группу добавляются сотрудники с ролью </w:t>
        </w:r>
        <w:r w:rsidR="00245185" w:rsidRPr="003164A4">
          <w:rPr>
            <w:rFonts w:ascii="Arial" w:hAnsi="Arial" w:cs="Arial"/>
            <w:color w:val="000000" w:themeColor="text1"/>
            <w:rPrChange w:id="1040" w:author="Попова Дарья" w:date="2021-03-16T13:38:00Z">
              <w:rPr/>
            </w:rPrChange>
          </w:rPr>
          <w:lastRenderedPageBreak/>
          <w:t>Планировщик бюджета УА УО</w:t>
        </w:r>
      </w:ins>
      <w:ins w:id="1041" w:author="Михаил Тришин" w:date="2021-03-16T11:06:00Z">
        <w:r w:rsidR="00245185" w:rsidRPr="00AB5025">
          <w:rPr>
            <w:rFonts w:ascii="Arial" w:hAnsi="Arial" w:cs="Arial"/>
            <w:color w:val="000000" w:themeColor="text1"/>
          </w:rPr>
          <w:t>.</w:t>
        </w:r>
      </w:ins>
      <w:ins w:id="1042" w:author="Михаил Тришин" w:date="2021-03-16T10:59:00Z">
        <w:r w:rsidR="00245185" w:rsidDel="00245185">
          <w:rPr>
            <w:rFonts w:ascii="Arial" w:hAnsi="Arial" w:cs="Arial"/>
            <w:color w:val="000000" w:themeColor="text1"/>
          </w:rPr>
          <w:t xml:space="preserve"> </w:t>
        </w:r>
      </w:ins>
      <w:del w:id="1043" w:author="Михаил Тришин" w:date="2021-03-16T10:59:00Z">
        <w:r w:rsidDel="00245185">
          <w:rPr>
            <w:rFonts w:ascii="Arial" w:hAnsi="Arial" w:cs="Arial"/>
            <w:color w:val="000000" w:themeColor="text1"/>
          </w:rPr>
          <w:delText xml:space="preserve">Будет указываться сотрудник в роли </w:delText>
        </w:r>
        <w:r w:rsidRPr="00E26653" w:rsidDel="00245185">
          <w:rPr>
            <w:rFonts w:ascii="Arial" w:hAnsi="Arial" w:cs="Arial"/>
            <w:color w:val="000000" w:themeColor="text1"/>
          </w:rPr>
          <w:delText xml:space="preserve">Планировщика бюджета УА </w:delText>
        </w:r>
        <w:r w:rsidR="00A204B1" w:rsidDel="00245185">
          <w:rPr>
            <w:rFonts w:ascii="Arial" w:hAnsi="Arial" w:cs="Arial"/>
            <w:color w:val="000000" w:themeColor="text1"/>
          </w:rPr>
          <w:delText>УО</w:delText>
        </w:r>
        <w:r w:rsidDel="00245185">
          <w:rPr>
            <w:rFonts w:ascii="Arial" w:hAnsi="Arial" w:cs="Arial"/>
            <w:color w:val="000000" w:themeColor="text1"/>
          </w:rPr>
          <w:delText>.</w:delText>
        </w:r>
      </w:del>
    </w:p>
    <w:p w14:paraId="26C8F200" w14:textId="755CA394" w:rsidR="003310A3" w:rsidRDefault="003310A3" w:rsidP="003310A3">
      <w:pPr>
        <w:pStyle w:val="af9"/>
        <w:numPr>
          <w:ilvl w:val="0"/>
          <w:numId w:val="1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Указываются параметры, с которыми будут выполняться все операции запускаемой инстанции потока бизнес-операций. К таким параметрам относятся: бюджетная кампания</w:t>
      </w:r>
      <w:ins w:id="1044" w:author="Попова Дарья" w:date="2021-03-15T09:51:00Z">
        <w:r w:rsidR="00185DEC">
          <w:rPr>
            <w:rFonts w:ascii="Arial" w:hAnsi="Arial" w:cs="Arial"/>
            <w:color w:val="000000" w:themeColor="text1"/>
          </w:rPr>
          <w:t xml:space="preserve">, </w:t>
        </w:r>
      </w:ins>
      <w:del w:id="1045" w:author="Попова Дарья" w:date="2021-03-15T09:51:00Z">
        <w:r w:rsidDel="00185DEC">
          <w:rPr>
            <w:rFonts w:ascii="Arial" w:hAnsi="Arial" w:cs="Arial"/>
            <w:color w:val="000000" w:themeColor="text1"/>
          </w:rPr>
          <w:delText xml:space="preserve"> и </w:delText>
        </w:r>
      </w:del>
      <w:r>
        <w:rPr>
          <w:rFonts w:ascii="Arial" w:hAnsi="Arial" w:cs="Arial"/>
          <w:color w:val="000000" w:themeColor="text1"/>
        </w:rPr>
        <w:t>версия</w:t>
      </w:r>
      <w:ins w:id="1046" w:author="Попова Дарья" w:date="2021-03-15T09:51:00Z">
        <w:r w:rsidR="00185DEC">
          <w:rPr>
            <w:rFonts w:ascii="Arial" w:hAnsi="Arial" w:cs="Arial"/>
            <w:color w:val="000000" w:themeColor="text1"/>
          </w:rPr>
          <w:t>, бизнес-единица</w:t>
        </w:r>
      </w:ins>
      <w:r>
        <w:rPr>
          <w:rFonts w:ascii="Arial" w:hAnsi="Arial" w:cs="Arial"/>
          <w:color w:val="000000" w:themeColor="text1"/>
        </w:rPr>
        <w:t>.</w:t>
      </w:r>
    </w:p>
    <w:p w14:paraId="05F8B8E7" w14:textId="77777777" w:rsidR="003310A3" w:rsidRDefault="003310A3" w:rsidP="003310A3">
      <w:pPr>
        <w:pStyle w:val="af9"/>
        <w:numPr>
          <w:ilvl w:val="0"/>
          <w:numId w:val="1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Приводится предложение по сотрудникам и/или группам сотрудников, ответственным за выполнение операций запускаемой инстанции потока бизнес-операций. Данное предложение может быть изменено по усмотрению сотрудника, ответственного за запуск инстанции потока бизнес-операций.</w:t>
      </w:r>
    </w:p>
    <w:p w14:paraId="31DA33A9" w14:textId="77777777" w:rsidR="003310A3" w:rsidRDefault="003310A3" w:rsidP="003310A3">
      <w:pPr>
        <w:pStyle w:val="af9"/>
        <w:numPr>
          <w:ilvl w:val="0"/>
          <w:numId w:val="1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Приводится предложение по срокам завершения операций инстанции потока бизнес-операций. Данное предложение может быть изменено по усмотрению сотрудника, ответственного за запуск инстанции потока бизнес-операций.</w:t>
      </w:r>
    </w:p>
    <w:p w14:paraId="1AFCA7A6" w14:textId="77777777" w:rsidR="003310A3" w:rsidRDefault="003310A3" w:rsidP="003310A3">
      <w:pPr>
        <w:pStyle w:val="af9"/>
        <w:numPr>
          <w:ilvl w:val="0"/>
          <w:numId w:val="1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Указывается дата запуска инстанции потока бизнес-операций – немедленно, по расписанию или позже в ручном режиме.</w:t>
      </w:r>
    </w:p>
    <w:p w14:paraId="69B84931" w14:textId="691AD6D2" w:rsidR="003310A3" w:rsidRPr="00B9283B" w:rsidRDefault="003310A3" w:rsidP="003310A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</w:t>
      </w:r>
      <w:r w:rsidRPr="00A84021">
        <w:rPr>
          <w:rFonts w:ascii="Arial" w:hAnsi="Arial" w:cs="Arial"/>
          <w:color w:val="000000" w:themeColor="text1"/>
        </w:rPr>
        <w:t>реднесрочн</w:t>
      </w:r>
      <w:r>
        <w:rPr>
          <w:rFonts w:ascii="Arial" w:hAnsi="Arial" w:cs="Arial"/>
          <w:color w:val="000000" w:themeColor="text1"/>
        </w:rPr>
        <w:t>ый</w:t>
      </w:r>
      <w:r w:rsidRPr="00A8402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план</w:t>
      </w:r>
      <w:ins w:id="1047" w:author="Попова Дарья" w:date="2021-03-10T21:34:00Z">
        <w:r w:rsidR="007C613C">
          <w:rPr>
            <w:rFonts w:ascii="Arial" w:hAnsi="Arial" w:cs="Arial"/>
            <w:color w:val="000000" w:themeColor="text1"/>
          </w:rPr>
          <w:t xml:space="preserve"> и бюджет</w:t>
        </w:r>
      </w:ins>
      <w:r>
        <w:rPr>
          <w:rFonts w:ascii="Arial" w:hAnsi="Arial" w:cs="Arial"/>
          <w:color w:val="000000" w:themeColor="text1"/>
        </w:rPr>
        <w:t xml:space="preserve"> </w:t>
      </w:r>
      <w:r w:rsidRPr="00A84021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A8402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будет формироваться на уровне бизнес-единицы</w:t>
      </w:r>
      <w:ins w:id="1048" w:author="Попова Дарья" w:date="2021-03-10T21:34:00Z">
        <w:r w:rsidR="007C613C">
          <w:rPr>
            <w:rFonts w:ascii="Arial" w:hAnsi="Arial" w:cs="Arial"/>
            <w:color w:val="000000" w:themeColor="text1"/>
          </w:rPr>
          <w:t xml:space="preserve"> в разрезе групп планирования</w:t>
        </w:r>
      </w:ins>
      <w:ins w:id="1049" w:author="Попова Дарья" w:date="2021-03-10T21:35:00Z">
        <w:r w:rsidR="007C613C">
          <w:rPr>
            <w:rFonts w:ascii="Arial" w:hAnsi="Arial" w:cs="Arial"/>
            <w:color w:val="000000" w:themeColor="text1"/>
          </w:rPr>
          <w:t>, для формирования среднесрочного плана и бюджета в целом по БЕ необходимо указать все группы планирования</w:t>
        </w:r>
      </w:ins>
      <w:r>
        <w:rPr>
          <w:rFonts w:ascii="Arial" w:hAnsi="Arial" w:cs="Arial"/>
          <w:color w:val="000000" w:themeColor="text1"/>
        </w:rPr>
        <w:t>.</w:t>
      </w:r>
      <w:del w:id="1050" w:author="Попова Дарья" w:date="2021-03-15T09:55:00Z">
        <w:r w:rsidDel="00185DEC">
          <w:rPr>
            <w:rFonts w:ascii="Arial" w:hAnsi="Arial" w:cs="Arial"/>
            <w:color w:val="000000" w:themeColor="text1"/>
          </w:rPr>
          <w:delText xml:space="preserve"> С</w:delText>
        </w:r>
        <w:r w:rsidRPr="00A84021" w:rsidDel="00185DEC">
          <w:rPr>
            <w:rFonts w:ascii="Arial" w:hAnsi="Arial" w:cs="Arial"/>
            <w:color w:val="000000" w:themeColor="text1"/>
          </w:rPr>
          <w:delText>реднесрочн</w:delText>
        </w:r>
        <w:r w:rsidDel="00185DEC">
          <w:rPr>
            <w:rFonts w:ascii="Arial" w:hAnsi="Arial" w:cs="Arial"/>
            <w:color w:val="000000" w:themeColor="text1"/>
          </w:rPr>
          <w:delText>ый</w:delText>
        </w:r>
        <w:r w:rsidRPr="00A84021" w:rsidDel="00185DEC">
          <w:rPr>
            <w:rFonts w:ascii="Arial" w:hAnsi="Arial" w:cs="Arial"/>
            <w:color w:val="000000" w:themeColor="text1"/>
          </w:rPr>
          <w:delText xml:space="preserve"> </w:delText>
        </w:r>
        <w:r w:rsidDel="00185DEC">
          <w:rPr>
            <w:rFonts w:ascii="Arial" w:hAnsi="Arial" w:cs="Arial"/>
            <w:color w:val="000000" w:themeColor="text1"/>
          </w:rPr>
          <w:delText>план управляющей компании будет формироваться путём агрегации с</w:delText>
        </w:r>
        <w:r w:rsidRPr="00A84021" w:rsidDel="00185DEC">
          <w:rPr>
            <w:rFonts w:ascii="Arial" w:hAnsi="Arial" w:cs="Arial"/>
            <w:color w:val="000000" w:themeColor="text1"/>
          </w:rPr>
          <w:delText>реднесрочн</w:delText>
        </w:r>
        <w:r w:rsidDel="00185DEC">
          <w:rPr>
            <w:rFonts w:ascii="Arial" w:hAnsi="Arial" w:cs="Arial"/>
            <w:color w:val="000000" w:themeColor="text1"/>
          </w:rPr>
          <w:delText>ых планов бизнес-единиц.</w:delText>
        </w:r>
      </w:del>
    </w:p>
    <w:p w14:paraId="767786C0" w14:textId="12E585DD" w:rsidR="003310A3" w:rsidRDefault="003310A3" w:rsidP="003310A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запуска инстанции потока</w:t>
      </w:r>
      <w:del w:id="1051" w:author="Попова Дарья" w:date="2021-03-15T09:33:00Z">
        <w:r w:rsidDel="00650A5F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сотруднику в роли </w:t>
      </w:r>
      <w:r w:rsidRPr="00871EC8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, выступающему в качестве исполнителя, будет доступна операция формирования с</w:t>
      </w:r>
      <w:r w:rsidRPr="00A84021">
        <w:rPr>
          <w:rFonts w:ascii="Arial" w:hAnsi="Arial" w:cs="Arial"/>
          <w:color w:val="000000" w:themeColor="text1"/>
        </w:rPr>
        <w:t>реднесрочн</w:t>
      </w:r>
      <w:r>
        <w:rPr>
          <w:rFonts w:ascii="Arial" w:hAnsi="Arial" w:cs="Arial"/>
          <w:color w:val="000000" w:themeColor="text1"/>
        </w:rPr>
        <w:t>ого плана</w:t>
      </w:r>
      <w:ins w:id="1052" w:author="Попова Дарья" w:date="2021-03-10T21:36:00Z">
        <w:r w:rsidR="007C613C">
          <w:rPr>
            <w:rFonts w:ascii="Arial" w:hAnsi="Arial" w:cs="Arial"/>
            <w:color w:val="000000" w:themeColor="text1"/>
          </w:rPr>
          <w:t xml:space="preserve"> и бюджета</w:t>
        </w:r>
      </w:ins>
      <w:r>
        <w:rPr>
          <w:rFonts w:ascii="Arial" w:hAnsi="Arial" w:cs="Arial"/>
          <w:color w:val="000000" w:themeColor="text1"/>
        </w:rPr>
        <w:t xml:space="preserve"> воздействий на производственные активы бизнес-единицы.</w:t>
      </w:r>
    </w:p>
    <w:p w14:paraId="588294F7" w14:textId="0F519F9B" w:rsidR="003631FE" w:rsidRDefault="003631FE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формирования среднесрочного </w:t>
      </w:r>
      <w:r w:rsidR="004F08C7">
        <w:rPr>
          <w:rFonts w:ascii="Arial" w:hAnsi="Arial" w:cs="Arial"/>
          <w:color w:val="000000" w:themeColor="text1"/>
        </w:rPr>
        <w:t xml:space="preserve">плана </w:t>
      </w:r>
      <w:ins w:id="1053" w:author="Попова Дарья" w:date="2021-03-10T21:36:00Z">
        <w:r w:rsidR="007C613C">
          <w:rPr>
            <w:rFonts w:ascii="Arial" w:hAnsi="Arial" w:cs="Arial"/>
            <w:color w:val="000000" w:themeColor="text1"/>
          </w:rPr>
          <w:t xml:space="preserve">и бюджета </w:t>
        </w:r>
      </w:ins>
      <w:r>
        <w:rPr>
          <w:rFonts w:ascii="Arial" w:hAnsi="Arial" w:cs="Arial"/>
          <w:color w:val="000000" w:themeColor="text1"/>
        </w:rPr>
        <w:t xml:space="preserve">воздействий на производственные активы сотрудник в роли </w:t>
      </w:r>
      <w:r w:rsidR="00ED6E4D" w:rsidRPr="00ED6E4D">
        <w:rPr>
          <w:rFonts w:ascii="Arial" w:hAnsi="Arial" w:cs="Arial"/>
          <w:color w:val="000000" w:themeColor="text1"/>
        </w:rPr>
        <w:t>Планировщик</w:t>
      </w:r>
      <w:r w:rsidR="00ED6E4D">
        <w:rPr>
          <w:rFonts w:ascii="Arial" w:hAnsi="Arial" w:cs="Arial"/>
          <w:color w:val="000000" w:themeColor="text1"/>
        </w:rPr>
        <w:t>а</w:t>
      </w:r>
      <w:r w:rsidR="00ED6E4D" w:rsidRPr="00ED6E4D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ED6E4D" w:rsidRPr="00ED6E4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запускает формат планирования в приложении</w:t>
      </w:r>
      <w:r w:rsidRPr="000D01DD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0D01DD">
        <w:rPr>
          <w:rFonts w:ascii="Arial" w:hAnsi="Arial" w:cs="Arial"/>
          <w:color w:val="000000" w:themeColor="text1"/>
        </w:rPr>
        <w:t>Analysis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for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Excel</w:t>
      </w:r>
      <w:proofErr w:type="spellEnd"/>
      <w:r w:rsidR="00E33A67">
        <w:rPr>
          <w:rFonts w:ascii="Arial" w:hAnsi="Arial" w:cs="Arial"/>
          <w:color w:val="000000" w:themeColor="text1"/>
        </w:rPr>
        <w:t xml:space="preserve"> (код </w:t>
      </w:r>
      <w:r w:rsidR="00E33A67" w:rsidRPr="00E33A67">
        <w:rPr>
          <w:rFonts w:ascii="Arial" w:hAnsi="Arial" w:cs="Arial"/>
          <w:color w:val="000000" w:themeColor="text1"/>
        </w:rPr>
        <w:t>MCB08</w:t>
      </w:r>
      <w:r w:rsidR="0079329A">
        <w:rPr>
          <w:rFonts w:ascii="Arial" w:hAnsi="Arial" w:cs="Arial"/>
          <w:color w:val="000000" w:themeColor="text1"/>
        </w:rPr>
        <w:t>-02</w:t>
      </w:r>
      <w:r w:rsidR="00E33A67">
        <w:rPr>
          <w:rFonts w:ascii="Arial" w:hAnsi="Arial" w:cs="Arial"/>
          <w:color w:val="000000" w:themeColor="text1"/>
        </w:rPr>
        <w:t xml:space="preserve"> в реестре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E33A67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. Формат планирования среднесрочного </w:t>
      </w:r>
      <w:r w:rsidR="004F08C7">
        <w:rPr>
          <w:rFonts w:ascii="Arial" w:hAnsi="Arial" w:cs="Arial"/>
          <w:color w:val="000000" w:themeColor="text1"/>
        </w:rPr>
        <w:t xml:space="preserve">плана </w:t>
      </w:r>
      <w:ins w:id="1054" w:author="Попова Дарья" w:date="2021-03-10T21:36:00Z">
        <w:r w:rsidR="007C613C">
          <w:rPr>
            <w:rFonts w:ascii="Arial" w:hAnsi="Arial" w:cs="Arial"/>
            <w:color w:val="000000" w:themeColor="text1"/>
          </w:rPr>
          <w:t xml:space="preserve">и бюджета </w:t>
        </w:r>
      </w:ins>
      <w:r>
        <w:rPr>
          <w:rFonts w:ascii="Arial" w:hAnsi="Arial" w:cs="Arial"/>
          <w:color w:val="000000" w:themeColor="text1"/>
        </w:rPr>
        <w:t xml:space="preserve">воздействий приведён в документе </w:t>
      </w:r>
      <w:del w:id="1055" w:author="Попова Дарья Николаевна (Подрядчик. ООО БерингПойнт)" w:date="2021-04-05T14:57:00Z">
        <w:r w:rsidR="00496D67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1056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496D67">
        <w:rPr>
          <w:rFonts w:ascii="Arial" w:hAnsi="Arial" w:cs="Arial"/>
          <w:color w:val="000000" w:themeColor="text1"/>
        </w:rPr>
        <w:t xml:space="preserve"> «</w:t>
      </w:r>
      <w:r w:rsidR="00496D67" w:rsidRPr="00496D67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496D67" w:rsidRPr="00496D67">
        <w:rPr>
          <w:rFonts w:ascii="Arial" w:hAnsi="Arial" w:cs="Arial"/>
          <w:color w:val="000000" w:themeColor="text1"/>
        </w:rPr>
        <w:t>ТОиР</w:t>
      </w:r>
      <w:proofErr w:type="spellEnd"/>
      <w:r w:rsidR="00496D67" w:rsidRPr="00496D67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496D67">
        <w:rPr>
          <w:rFonts w:ascii="Arial" w:hAnsi="Arial" w:cs="Arial"/>
          <w:color w:val="000000" w:themeColor="text1"/>
        </w:rPr>
        <w:t>».</w:t>
      </w:r>
    </w:p>
    <w:p w14:paraId="2499AD2F" w14:textId="0F61C6CA" w:rsidR="003631FE" w:rsidRDefault="003631FE" w:rsidP="003631F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Запуск формата планирования среднесрочного </w:t>
      </w:r>
      <w:r w:rsidR="00250C4C">
        <w:rPr>
          <w:rFonts w:ascii="Arial" w:hAnsi="Arial" w:cs="Arial"/>
          <w:color w:val="000000" w:themeColor="text1"/>
        </w:rPr>
        <w:t>плана</w:t>
      </w:r>
      <w:ins w:id="1057" w:author="Попова Дарья" w:date="2021-03-10T21:36:00Z">
        <w:r w:rsidR="007C613C">
          <w:rPr>
            <w:rFonts w:ascii="Arial" w:hAnsi="Arial" w:cs="Arial"/>
            <w:color w:val="000000" w:themeColor="text1"/>
          </w:rPr>
          <w:t xml:space="preserve"> и бюджета</w:t>
        </w:r>
      </w:ins>
      <w:r w:rsidR="00250C4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выполняется из потока бизнес-операций. </w:t>
      </w:r>
      <w:r w:rsidR="00097E3F" w:rsidRPr="00097E3F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097E3F" w:rsidRPr="00097E3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проходит по ссылке в потоке бизнес-операций, при этом на компьютер пользователя скачивается файл с расширением </w:t>
      </w:r>
      <w:r w:rsidRPr="00513898">
        <w:rPr>
          <w:rFonts w:ascii="Arial" w:hAnsi="Arial" w:cs="Arial"/>
          <w:color w:val="000000" w:themeColor="text1"/>
        </w:rPr>
        <w:t>.</w:t>
      </w:r>
      <w:proofErr w:type="spellStart"/>
      <w:r>
        <w:rPr>
          <w:rFonts w:ascii="Arial" w:hAnsi="Arial" w:cs="Arial"/>
          <w:color w:val="000000" w:themeColor="text1"/>
          <w:lang w:val="en-US"/>
        </w:rPr>
        <w:t>sapaox</w:t>
      </w:r>
      <w:proofErr w:type="spellEnd"/>
      <w:r w:rsidRPr="00513898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в котором передаются параметры </w:t>
      </w:r>
      <w:r>
        <w:rPr>
          <w:rFonts w:ascii="Arial" w:hAnsi="Arial" w:cs="Arial"/>
          <w:color w:val="000000" w:themeColor="text1"/>
        </w:rPr>
        <w:lastRenderedPageBreak/>
        <w:t xml:space="preserve">и команда запуска </w:t>
      </w:r>
      <w:r w:rsidRPr="00D614C9">
        <w:rPr>
          <w:rFonts w:ascii="Arial" w:hAnsi="Arial" w:cs="Arial"/>
          <w:color w:val="000000" w:themeColor="text1"/>
        </w:rPr>
        <w:t>приложени</w:t>
      </w:r>
      <w:r>
        <w:rPr>
          <w:rFonts w:ascii="Arial" w:hAnsi="Arial" w:cs="Arial"/>
          <w:color w:val="000000" w:themeColor="text1"/>
        </w:rPr>
        <w:t>я</w:t>
      </w:r>
      <w:r w:rsidRPr="00D614C9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D614C9">
        <w:rPr>
          <w:rFonts w:ascii="Arial" w:hAnsi="Arial" w:cs="Arial"/>
          <w:color w:val="000000" w:themeColor="text1"/>
        </w:rPr>
        <w:t>Analysis</w:t>
      </w:r>
      <w:proofErr w:type="spellEnd"/>
      <w:r w:rsidRPr="00D614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614C9">
        <w:rPr>
          <w:rFonts w:ascii="Arial" w:hAnsi="Arial" w:cs="Arial"/>
          <w:color w:val="000000" w:themeColor="text1"/>
        </w:rPr>
        <w:t>for</w:t>
      </w:r>
      <w:proofErr w:type="spellEnd"/>
      <w:r w:rsidRPr="00D614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614C9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>. Открытие скаченного файла запускает приложение и открывает в нём формат планирования.</w:t>
      </w:r>
    </w:p>
    <w:p w14:paraId="3695BBAB" w14:textId="045FD911" w:rsidR="003631FE" w:rsidRDefault="003631FE" w:rsidP="00250C4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</w:t>
      </w:r>
      <w:r w:rsidRPr="00495EAD">
        <w:rPr>
          <w:rFonts w:ascii="Arial" w:hAnsi="Arial" w:cs="Arial"/>
          <w:color w:val="000000" w:themeColor="text1"/>
        </w:rPr>
        <w:t xml:space="preserve">ормат планирования структурирован по иерархии </w:t>
      </w:r>
      <w:del w:id="1058" w:author="Попова Дарья" w:date="2021-03-15T09:56:00Z">
        <w:r w:rsidR="00097E3F" w:rsidDel="00185DEC">
          <w:rPr>
            <w:rFonts w:ascii="Arial" w:hAnsi="Arial" w:cs="Arial"/>
            <w:color w:val="000000" w:themeColor="text1"/>
          </w:rPr>
          <w:delText>проектов</w:delText>
        </w:r>
        <w:r w:rsidR="003F0D03" w:rsidDel="00185DEC">
          <w:rPr>
            <w:rFonts w:ascii="Arial" w:hAnsi="Arial" w:cs="Arial"/>
            <w:color w:val="000000" w:themeColor="text1"/>
          </w:rPr>
          <w:delText xml:space="preserve">, </w:delText>
        </w:r>
      </w:del>
      <w:r w:rsidR="003F0D03">
        <w:rPr>
          <w:rFonts w:ascii="Arial" w:hAnsi="Arial" w:cs="Arial"/>
          <w:color w:val="000000" w:themeColor="text1"/>
        </w:rPr>
        <w:t>СПП-элементов и типу затрат</w:t>
      </w:r>
      <w:r w:rsidR="00250C4C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Описание принципов структурирования </w:t>
      </w:r>
      <w:r w:rsidR="00097E3F">
        <w:rPr>
          <w:rFonts w:ascii="Arial" w:hAnsi="Arial" w:cs="Arial"/>
          <w:color w:val="000000" w:themeColor="text1"/>
        </w:rPr>
        <w:t>проектов</w:t>
      </w:r>
      <w:r>
        <w:rPr>
          <w:rFonts w:ascii="Arial" w:hAnsi="Arial" w:cs="Arial"/>
          <w:color w:val="000000" w:themeColor="text1"/>
        </w:rPr>
        <w:t xml:space="preserve"> приведено в </w:t>
      </w:r>
      <w:r w:rsidR="00250C4C">
        <w:rPr>
          <w:rFonts w:ascii="Arial" w:hAnsi="Arial" w:cs="Arial"/>
          <w:color w:val="000000" w:themeColor="text1"/>
        </w:rPr>
        <w:t xml:space="preserve">документе </w:t>
      </w:r>
      <w:del w:id="1059" w:author="Попова Дарья Николаевна (Подрядчик. ООО БерингПойнт)" w:date="2021-04-05T14:55:00Z">
        <w:r w:rsidR="00250C4C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60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250C4C">
        <w:rPr>
          <w:rFonts w:ascii="Arial" w:hAnsi="Arial" w:cs="Arial"/>
          <w:color w:val="000000" w:themeColor="text1"/>
        </w:rPr>
        <w:t xml:space="preserve"> «</w:t>
      </w:r>
      <w:r w:rsidR="00250C4C" w:rsidRPr="00250C4C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250C4C">
        <w:rPr>
          <w:rFonts w:ascii="Arial" w:hAnsi="Arial" w:cs="Arial"/>
          <w:color w:val="000000" w:themeColor="text1"/>
        </w:rPr>
        <w:t>»</w:t>
      </w:r>
      <w:r w:rsidRPr="00495EAD">
        <w:rPr>
          <w:rFonts w:ascii="Arial" w:hAnsi="Arial" w:cs="Arial"/>
          <w:color w:val="000000" w:themeColor="text1"/>
        </w:rPr>
        <w:t xml:space="preserve">. В общем виде структура </w:t>
      </w:r>
      <w:r w:rsidR="00097E3F">
        <w:rPr>
          <w:rFonts w:ascii="Arial" w:hAnsi="Arial" w:cs="Arial"/>
          <w:color w:val="000000" w:themeColor="text1"/>
        </w:rPr>
        <w:t>проектов</w:t>
      </w:r>
      <w:r w:rsidRPr="00495EAD">
        <w:rPr>
          <w:rFonts w:ascii="Arial" w:hAnsi="Arial" w:cs="Arial"/>
          <w:color w:val="000000" w:themeColor="text1"/>
        </w:rPr>
        <w:t xml:space="preserve"> представляет собой иерархический </w:t>
      </w:r>
      <w:r>
        <w:rPr>
          <w:rFonts w:ascii="Arial" w:hAnsi="Arial" w:cs="Arial"/>
          <w:color w:val="000000" w:themeColor="text1"/>
        </w:rPr>
        <w:t xml:space="preserve">справочник, </w:t>
      </w:r>
      <w:r w:rsidRPr="00495EAD">
        <w:rPr>
          <w:rFonts w:ascii="Arial" w:hAnsi="Arial" w:cs="Arial"/>
          <w:color w:val="000000" w:themeColor="text1"/>
        </w:rPr>
        <w:t xml:space="preserve">элементы которого являются </w:t>
      </w:r>
      <w:r w:rsidR="000C6B7E">
        <w:rPr>
          <w:rFonts w:ascii="Arial" w:hAnsi="Arial" w:cs="Arial"/>
          <w:color w:val="000000" w:themeColor="text1"/>
        </w:rPr>
        <w:t>объектами</w:t>
      </w:r>
      <w:r w:rsidRPr="00495EAD">
        <w:rPr>
          <w:rFonts w:ascii="Arial" w:hAnsi="Arial" w:cs="Arial"/>
          <w:color w:val="000000" w:themeColor="text1"/>
        </w:rPr>
        <w:t xml:space="preserve"> планирования и контроля </w:t>
      </w:r>
      <w:r>
        <w:rPr>
          <w:rFonts w:ascii="Arial" w:hAnsi="Arial" w:cs="Arial"/>
          <w:color w:val="000000" w:themeColor="text1"/>
        </w:rPr>
        <w:t xml:space="preserve">среднесрочного </w:t>
      </w:r>
      <w:r w:rsidR="00250C4C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>воздействий на производственные активы.</w:t>
      </w:r>
    </w:p>
    <w:p w14:paraId="294D4F90" w14:textId="09917328" w:rsidR="003631FE" w:rsidRPr="00FA2DBB" w:rsidRDefault="003631FE" w:rsidP="003631F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открытии формат планирования наследует параметры запуска из инстанции потока бизнес-операций, а именно: </w:t>
      </w:r>
      <w:r w:rsidR="006501B8">
        <w:rPr>
          <w:rFonts w:ascii="Arial" w:hAnsi="Arial" w:cs="Arial"/>
          <w:color w:val="000000" w:themeColor="text1"/>
        </w:rPr>
        <w:t>бюджетная кампания</w:t>
      </w:r>
      <w:r>
        <w:rPr>
          <w:rFonts w:ascii="Arial" w:hAnsi="Arial" w:cs="Arial"/>
          <w:color w:val="000000" w:themeColor="text1"/>
        </w:rPr>
        <w:t>, организационная единица, версия планирования</w:t>
      </w:r>
      <w:ins w:id="1061" w:author="Попова Дарья" w:date="2021-03-15T09:57:00Z">
        <w:r w:rsidR="00185DEC">
          <w:rPr>
            <w:rFonts w:ascii="Arial" w:hAnsi="Arial" w:cs="Arial"/>
            <w:color w:val="000000" w:themeColor="text1"/>
          </w:rPr>
          <w:t xml:space="preserve"> и группа планирования</w:t>
        </w:r>
      </w:ins>
      <w:r>
        <w:rPr>
          <w:rFonts w:ascii="Arial" w:hAnsi="Arial" w:cs="Arial"/>
          <w:color w:val="000000" w:themeColor="text1"/>
        </w:rPr>
        <w:t>.</w:t>
      </w:r>
      <w:ins w:id="1062" w:author="Михаил Тришин" w:date="2021-03-16T11:01:00Z">
        <w:r w:rsidR="00245185">
          <w:rPr>
            <w:rFonts w:ascii="Arial" w:hAnsi="Arial" w:cs="Arial"/>
            <w:color w:val="000000" w:themeColor="text1"/>
          </w:rPr>
          <w:t xml:space="preserve"> </w:t>
        </w:r>
        <w:r w:rsidR="00245185" w:rsidRPr="00AB5025">
          <w:rPr>
            <w:rFonts w:ascii="Arial" w:hAnsi="Arial" w:cs="Arial"/>
            <w:color w:val="000000" w:themeColor="text1"/>
          </w:rPr>
          <w:t>Параметр метод определения стоимости ремонта оп</w:t>
        </w:r>
      </w:ins>
      <w:ins w:id="1063" w:author="Михаил Тришин" w:date="2021-03-16T11:02:00Z">
        <w:r w:rsidR="00245185" w:rsidRPr="003164A4">
          <w:rPr>
            <w:rFonts w:ascii="Arial" w:hAnsi="Arial" w:cs="Arial"/>
            <w:color w:val="000000" w:themeColor="text1"/>
            <w:rPrChange w:id="1064" w:author="Попова Дарья" w:date="2021-03-16T13:39:00Z">
              <w:rPr>
                <w:rFonts w:ascii="Arial" w:hAnsi="Arial" w:cs="Arial"/>
                <w:color w:val="000000" w:themeColor="text1"/>
                <w:highlight w:val="yellow"/>
              </w:rPr>
            </w:rPrChange>
          </w:rPr>
          <w:t>ределяется</w:t>
        </w:r>
      </w:ins>
      <w:ins w:id="1065" w:author="Михаил Тришин" w:date="2021-03-16T11:01:00Z">
        <w:r w:rsidR="00245185" w:rsidRPr="00AB5025">
          <w:rPr>
            <w:rFonts w:ascii="Arial" w:hAnsi="Arial" w:cs="Arial"/>
            <w:color w:val="000000" w:themeColor="text1"/>
          </w:rPr>
          <w:t xml:space="preserve"> в</w:t>
        </w:r>
        <w:del w:id="1066" w:author="Попова Дарья" w:date="2021-03-16T13:38:00Z">
          <w:r w:rsidR="00245185" w:rsidRPr="00A113AA" w:rsidDel="003164A4">
            <w:rPr>
              <w:rFonts w:ascii="Arial" w:hAnsi="Arial" w:cs="Arial"/>
              <w:color w:val="000000" w:themeColor="text1"/>
            </w:rPr>
            <w:delText xml:space="preserve"> </w:delText>
          </w:r>
        </w:del>
        <w:r w:rsidR="00245185" w:rsidRPr="00A113AA">
          <w:rPr>
            <w:rFonts w:ascii="Arial" w:hAnsi="Arial" w:cs="Arial"/>
            <w:color w:val="000000" w:themeColor="text1"/>
          </w:rPr>
          <w:t>ручную.</w:t>
        </w:r>
      </w:ins>
    </w:p>
    <w:p w14:paraId="5791089A" w14:textId="4964B042" w:rsidR="006A1336" w:rsidRPr="00CF1924" w:rsidRDefault="0099265F" w:rsidP="006A1336">
      <w:pPr>
        <w:spacing w:after="240" w:line="276" w:lineRule="auto"/>
        <w:ind w:firstLine="567"/>
        <w:rPr>
          <w:ins w:id="1067" w:author="Попова Дарья" w:date="2021-03-15T13:52:00Z"/>
          <w:rFonts w:ascii="Arial" w:hAnsi="Arial" w:cs="Arial"/>
          <w:color w:val="000000" w:themeColor="text1"/>
        </w:rPr>
      </w:pPr>
      <w:r w:rsidRPr="0099265F">
        <w:rPr>
          <w:rFonts w:ascii="Arial" w:hAnsi="Arial" w:cs="Arial"/>
          <w:color w:val="000000" w:themeColor="text1"/>
        </w:rPr>
        <w:t xml:space="preserve">В первый плановый год среднесрочного </w:t>
      </w:r>
      <w:r w:rsidR="00250C4C">
        <w:rPr>
          <w:rFonts w:ascii="Arial" w:hAnsi="Arial" w:cs="Arial"/>
          <w:color w:val="000000" w:themeColor="text1"/>
        </w:rPr>
        <w:t xml:space="preserve">плана </w:t>
      </w:r>
      <w:r w:rsidRPr="0099265F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r w:rsidRPr="0099265F">
        <w:rPr>
          <w:rFonts w:ascii="Arial" w:hAnsi="Arial" w:cs="Arial"/>
          <w:color w:val="000000" w:themeColor="text1"/>
        </w:rPr>
        <w:t xml:space="preserve"> включается согласованный </w:t>
      </w:r>
      <w:r w:rsidR="00250C4C">
        <w:rPr>
          <w:rFonts w:ascii="Arial" w:hAnsi="Arial" w:cs="Arial"/>
          <w:color w:val="000000" w:themeColor="text1"/>
        </w:rPr>
        <w:t xml:space="preserve">Техническим </w:t>
      </w:r>
      <w:r w:rsidR="0007502B">
        <w:rPr>
          <w:rFonts w:ascii="Arial" w:hAnsi="Arial" w:cs="Arial"/>
          <w:color w:val="000000" w:themeColor="text1"/>
        </w:rPr>
        <w:t xml:space="preserve">комитетом бизнес-единицы </w:t>
      </w:r>
      <w:r w:rsidRPr="0099265F">
        <w:rPr>
          <w:rFonts w:ascii="Arial" w:hAnsi="Arial" w:cs="Arial"/>
          <w:color w:val="000000" w:themeColor="text1"/>
        </w:rPr>
        <w:t xml:space="preserve">годовой </w:t>
      </w:r>
      <w:r w:rsidR="00250C4C">
        <w:rPr>
          <w:rFonts w:ascii="Arial" w:hAnsi="Arial" w:cs="Arial"/>
          <w:color w:val="000000" w:themeColor="text1"/>
        </w:rPr>
        <w:t xml:space="preserve">план </w:t>
      </w:r>
      <w:r w:rsidRPr="0099265F">
        <w:rPr>
          <w:rFonts w:ascii="Arial" w:hAnsi="Arial" w:cs="Arial"/>
          <w:color w:val="000000" w:themeColor="text1"/>
        </w:rPr>
        <w:t xml:space="preserve">воздействий на </w:t>
      </w:r>
      <w:r>
        <w:rPr>
          <w:rFonts w:ascii="Arial" w:hAnsi="Arial" w:cs="Arial"/>
          <w:color w:val="000000" w:themeColor="text1"/>
        </w:rPr>
        <w:t>производственные активы</w:t>
      </w:r>
      <w:ins w:id="1068" w:author="Попова Дарья" w:date="2021-03-10T21:41:00Z">
        <w:r w:rsidR="009A6C31">
          <w:rPr>
            <w:rFonts w:ascii="Arial" w:hAnsi="Arial" w:cs="Arial"/>
            <w:color w:val="000000" w:themeColor="text1"/>
          </w:rPr>
          <w:t xml:space="preserve"> на основе заказов ТОРО и сетевых графиков. </w:t>
        </w:r>
        <w:proofErr w:type="spellStart"/>
        <w:r w:rsidR="009A6C31">
          <w:rPr>
            <w:rFonts w:ascii="Arial" w:hAnsi="Arial" w:cs="Arial"/>
            <w:color w:val="000000" w:themeColor="text1"/>
          </w:rPr>
          <w:t>Вторый</w:t>
        </w:r>
        <w:proofErr w:type="spellEnd"/>
        <w:r w:rsidR="009A6C31">
          <w:rPr>
            <w:rFonts w:ascii="Arial" w:hAnsi="Arial" w:cs="Arial"/>
            <w:color w:val="000000" w:themeColor="text1"/>
          </w:rPr>
          <w:t xml:space="preserve"> и третий года планирования среднесрочного плана воздействий формируются на основе</w:t>
        </w:r>
      </w:ins>
      <w:ins w:id="1069" w:author="Попова Дарья" w:date="2021-03-10T21:43:00Z">
        <w:r w:rsidR="009A6C31">
          <w:rPr>
            <w:rFonts w:ascii="Arial" w:hAnsi="Arial" w:cs="Arial"/>
            <w:color w:val="000000" w:themeColor="text1"/>
          </w:rPr>
          <w:t xml:space="preserve"> </w:t>
        </w:r>
      </w:ins>
      <w:ins w:id="1070" w:author="Попова Дарья" w:date="2021-03-10T21:41:00Z">
        <w:r w:rsidR="009A6C31">
          <w:rPr>
            <w:rFonts w:ascii="Arial" w:hAnsi="Arial" w:cs="Arial"/>
            <w:color w:val="000000" w:themeColor="text1"/>
          </w:rPr>
          <w:t>планов ППР</w:t>
        </w:r>
      </w:ins>
      <w:del w:id="1071" w:author="Попова Дарья" w:date="2021-03-10T21:41:00Z">
        <w:r w:rsidRPr="0099265F" w:rsidDel="009A6C31">
          <w:rPr>
            <w:rFonts w:ascii="Arial" w:hAnsi="Arial" w:cs="Arial"/>
            <w:color w:val="000000" w:themeColor="text1"/>
          </w:rPr>
          <w:delText xml:space="preserve">. </w:delText>
        </w:r>
      </w:del>
      <w:ins w:id="1072" w:author="Попова Дарья" w:date="2021-03-10T21:43:00Z">
        <w:r w:rsidR="009A6C31">
          <w:rPr>
            <w:rFonts w:ascii="Arial" w:hAnsi="Arial" w:cs="Arial"/>
            <w:color w:val="000000" w:themeColor="text1"/>
          </w:rPr>
          <w:t>.</w:t>
        </w:r>
      </w:ins>
      <w:ins w:id="1073" w:author="Попова Дарья" w:date="2021-03-15T13:52:00Z">
        <w:r w:rsidR="006A1336">
          <w:rPr>
            <w:rFonts w:ascii="Arial" w:hAnsi="Arial" w:cs="Arial"/>
            <w:color w:val="000000" w:themeColor="text1"/>
          </w:rPr>
          <w:t xml:space="preserve"> </w:t>
        </w:r>
        <w:r w:rsidR="006A1336" w:rsidRPr="00CF1924">
          <w:rPr>
            <w:rFonts w:ascii="Arial" w:hAnsi="Arial" w:cs="Arial"/>
            <w:color w:val="000000" w:themeColor="text1"/>
          </w:rPr>
          <w:t>Согласно докумен</w:t>
        </w:r>
        <w:r w:rsidR="006A1336">
          <w:rPr>
            <w:rFonts w:ascii="Arial" w:hAnsi="Arial" w:cs="Arial"/>
            <w:color w:val="000000" w:themeColor="text1"/>
          </w:rPr>
          <w:t xml:space="preserve">ту </w:t>
        </w:r>
        <w:del w:id="1074" w:author="Попова Дарья Николаевна (Подрядчик. ООО БерингПойнт)" w:date="2021-04-05T14:57:00Z">
          <w:r w:rsidR="006A1336" w:rsidDel="002E6C85">
            <w:rPr>
              <w:rFonts w:ascii="Arial" w:hAnsi="Arial" w:cs="Arial"/>
              <w:color w:val="000000" w:themeColor="text1"/>
            </w:rPr>
            <w:delText>ERP.2.1_14_PM</w:delText>
          </w:r>
        </w:del>
      </w:ins>
      <w:ins w:id="1075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ins w:id="1076" w:author="Попова Дарья" w:date="2021-03-15T13:52:00Z">
        <w:r w:rsidR="006A1336">
          <w:rPr>
            <w:rFonts w:ascii="Arial" w:hAnsi="Arial" w:cs="Arial"/>
            <w:color w:val="000000" w:themeColor="text1"/>
          </w:rPr>
          <w:t xml:space="preserve"> «</w:t>
        </w:r>
        <w:r w:rsidR="006A1336" w:rsidRPr="00CF1924">
          <w:rPr>
            <w:rFonts w:ascii="Arial" w:hAnsi="Arial" w:cs="Arial"/>
            <w:color w:val="000000" w:themeColor="text1"/>
          </w:rPr>
          <w:t xml:space="preserve">Методика планирования (долгосрочного, годового, месячного, недельного) и учёта работ по </w:t>
        </w:r>
        <w:proofErr w:type="spellStart"/>
        <w:r w:rsidR="006A1336" w:rsidRPr="00CF1924">
          <w:rPr>
            <w:rFonts w:ascii="Arial" w:hAnsi="Arial" w:cs="Arial"/>
            <w:color w:val="000000" w:themeColor="text1"/>
          </w:rPr>
          <w:t>ТОиР</w:t>
        </w:r>
        <w:proofErr w:type="spellEnd"/>
        <w:r w:rsidR="006A1336" w:rsidRPr="00CF1924">
          <w:rPr>
            <w:rFonts w:ascii="Arial" w:hAnsi="Arial" w:cs="Arial"/>
            <w:color w:val="000000" w:themeColor="text1"/>
          </w:rPr>
  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  </w:r>
        <w:r w:rsidR="006A1336">
          <w:rPr>
            <w:rFonts w:ascii="Arial" w:hAnsi="Arial" w:cs="Arial"/>
            <w:color w:val="000000" w:themeColor="text1"/>
          </w:rPr>
          <w:t>» для выводимых из эксплуатации ПА расчёт ремонтных циклов заканчивается с даты планируемого вывода, для этого анализируются</w:t>
        </w:r>
        <w:r w:rsidR="006A1336" w:rsidDel="00782F17">
          <w:rPr>
            <w:rFonts w:ascii="Arial" w:hAnsi="Arial" w:cs="Arial"/>
            <w:color w:val="000000" w:themeColor="text1"/>
          </w:rPr>
          <w:t xml:space="preserve"> </w:t>
        </w:r>
        <w:r w:rsidR="006A1336" w:rsidRPr="00CF1924">
          <w:rPr>
            <w:rFonts w:ascii="Arial" w:hAnsi="Arial" w:cs="Arial"/>
            <w:color w:val="000000" w:themeColor="text1"/>
          </w:rPr>
          <w:t>:</w:t>
        </w:r>
      </w:ins>
    </w:p>
    <w:p w14:paraId="7203D4A8" w14:textId="77777777" w:rsidR="006A1336" w:rsidRPr="009936BB" w:rsidRDefault="006A1336" w:rsidP="006A1336">
      <w:pPr>
        <w:pStyle w:val="af9"/>
        <w:numPr>
          <w:ilvl w:val="0"/>
          <w:numId w:val="49"/>
        </w:numPr>
        <w:spacing w:after="240" w:line="276" w:lineRule="auto"/>
        <w:rPr>
          <w:ins w:id="1077" w:author="Попова Дарья" w:date="2021-03-15T13:52:00Z"/>
          <w:rFonts w:ascii="Arial" w:hAnsi="Arial" w:cs="Arial"/>
          <w:color w:val="000000" w:themeColor="text1"/>
        </w:rPr>
      </w:pPr>
      <w:ins w:id="1078" w:author="Попова Дарья" w:date="2021-03-15T13:52:00Z">
        <w:r>
          <w:rPr>
            <w:rFonts w:ascii="Arial" w:hAnsi="Arial" w:cs="Arial"/>
            <w:color w:val="000000" w:themeColor="text1"/>
          </w:rPr>
          <w:t>карточка ЕО по дате окончания установленного срока эксплуатации, определяемая как ближайшая среди дат достижения нормативного срока службы, паркового ресурса и нормативного пробега</w:t>
        </w:r>
        <w:r w:rsidRPr="009936BB">
          <w:rPr>
            <w:rFonts w:ascii="Arial" w:hAnsi="Arial" w:cs="Arial"/>
            <w:color w:val="000000" w:themeColor="text1"/>
          </w:rPr>
          <w:t xml:space="preserve">. </w:t>
        </w:r>
      </w:ins>
    </w:p>
    <w:p w14:paraId="42A88F5F" w14:textId="7E7A9D5A" w:rsidR="006A1336" w:rsidRPr="00AF4B27" w:rsidDel="006A1336" w:rsidRDefault="006A1336" w:rsidP="0099265F">
      <w:pPr>
        <w:spacing w:after="240" w:line="276" w:lineRule="auto"/>
        <w:ind w:firstLine="567"/>
        <w:rPr>
          <w:del w:id="1079" w:author="Попова Дарья" w:date="2021-03-15T13:52:00Z"/>
          <w:rFonts w:ascii="Arial" w:hAnsi="Arial" w:cs="Arial"/>
          <w:color w:val="000000" w:themeColor="text1"/>
        </w:rPr>
      </w:pPr>
    </w:p>
    <w:p w14:paraId="00655B17" w14:textId="026F8014" w:rsidR="0099265F" w:rsidRDefault="0099265F" w:rsidP="000B2D6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процессе формирования сред</w:t>
      </w:r>
      <w:r w:rsidR="000E65A9">
        <w:rPr>
          <w:rFonts w:ascii="Arial" w:hAnsi="Arial" w:cs="Arial"/>
          <w:color w:val="000000" w:themeColor="text1"/>
        </w:rPr>
        <w:t xml:space="preserve">несрочного </w:t>
      </w:r>
      <w:r w:rsidR="00250C4C">
        <w:rPr>
          <w:rFonts w:ascii="Arial" w:hAnsi="Arial" w:cs="Arial"/>
          <w:color w:val="000000" w:themeColor="text1"/>
        </w:rPr>
        <w:t xml:space="preserve">плана </w:t>
      </w:r>
      <w:r w:rsidR="000E65A9">
        <w:rPr>
          <w:rFonts w:ascii="Arial" w:hAnsi="Arial" w:cs="Arial"/>
          <w:color w:val="000000" w:themeColor="text1"/>
        </w:rPr>
        <w:t xml:space="preserve">воздействий </w:t>
      </w:r>
      <w:r w:rsidR="005A53B1">
        <w:rPr>
          <w:rFonts w:ascii="Arial" w:hAnsi="Arial" w:cs="Arial"/>
          <w:color w:val="000000" w:themeColor="text1"/>
        </w:rPr>
        <w:t xml:space="preserve">на ПА </w:t>
      </w:r>
      <w:r w:rsidR="000E65A9">
        <w:rPr>
          <w:rFonts w:ascii="Arial" w:hAnsi="Arial" w:cs="Arial"/>
          <w:color w:val="000000" w:themeColor="text1"/>
        </w:rPr>
        <w:t>проекты могут быть как исключены из плана работ, так и добавлены в него</w:t>
      </w:r>
      <w:ins w:id="1080" w:author="Попова Дарья" w:date="2021-03-10T21:44:00Z">
        <w:r w:rsidR="009A6C31">
          <w:rPr>
            <w:rFonts w:ascii="Arial" w:hAnsi="Arial" w:cs="Arial"/>
            <w:color w:val="000000" w:themeColor="text1"/>
          </w:rPr>
          <w:t xml:space="preserve">, для этого могут деактивированы </w:t>
        </w:r>
      </w:ins>
      <w:ins w:id="1081" w:author="Попова Дарья" w:date="2021-03-10T21:45:00Z">
        <w:r w:rsidR="009A6C31">
          <w:rPr>
            <w:rFonts w:ascii="Arial" w:hAnsi="Arial" w:cs="Arial"/>
            <w:color w:val="000000" w:themeColor="text1"/>
          </w:rPr>
          <w:t xml:space="preserve">либо введены новые </w:t>
        </w:r>
      </w:ins>
      <w:ins w:id="1082" w:author="Попова Дарья" w:date="2021-03-10T21:44:00Z">
        <w:r w:rsidR="009A6C31">
          <w:rPr>
            <w:rFonts w:ascii="Arial" w:hAnsi="Arial" w:cs="Arial"/>
            <w:color w:val="000000" w:themeColor="text1"/>
          </w:rPr>
          <w:t>планы ППР</w:t>
        </w:r>
      </w:ins>
      <w:del w:id="1083" w:author="Попова Дарья" w:date="2021-03-10T21:44:00Z">
        <w:r w:rsidR="000E65A9" w:rsidDel="009A6C31">
          <w:rPr>
            <w:rFonts w:ascii="Arial" w:hAnsi="Arial" w:cs="Arial"/>
            <w:color w:val="000000" w:themeColor="text1"/>
          </w:rPr>
          <w:delText>.</w:delText>
        </w:r>
      </w:del>
      <w:ins w:id="1084" w:author="Попова Дарья" w:date="2021-03-10T21:45:00Z">
        <w:r w:rsidR="00185DEC">
          <w:rPr>
            <w:rFonts w:ascii="Arial" w:hAnsi="Arial" w:cs="Arial"/>
            <w:color w:val="000000" w:themeColor="text1"/>
          </w:rPr>
          <w:t>, добавлены или удалены СПП-элементы.</w:t>
        </w:r>
      </w:ins>
    </w:p>
    <w:p w14:paraId="4B6443AB" w14:textId="77777777" w:rsidR="006E78E6" w:rsidRPr="006E78E6" w:rsidRDefault="006E78E6" w:rsidP="006E78E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C388584" w14:textId="7DAB8762" w:rsidR="005B4CD4" w:rsidRDefault="005B4CD4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>Шаг процес</w:t>
      </w:r>
      <w:r w:rsidR="00ED6E4D">
        <w:rPr>
          <w:rFonts w:eastAsiaTheme="majorEastAsia" w:cstheme="majorBidi"/>
          <w:b/>
          <w:i w:val="0"/>
          <w:caps w:val="0"/>
          <w:sz w:val="24"/>
          <w:szCs w:val="24"/>
        </w:rPr>
        <w:t>с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а 50 - </w:t>
      </w:r>
      <w:r w:rsidRPr="005B4CD4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проекта среднесрочного бюджета воздействий БЕ</w:t>
      </w:r>
    </w:p>
    <w:p w14:paraId="2F503943" w14:textId="1CB80288" w:rsidR="001206E2" w:rsidRDefault="001206E2" w:rsidP="009936BB">
      <w:pPr>
        <w:spacing w:after="240" w:line="276" w:lineRule="auto"/>
        <w:ind w:firstLine="567"/>
        <w:rPr>
          <w:rFonts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Среднесрочный</w:t>
      </w:r>
      <w:r w:rsidRPr="001206E2">
        <w:rPr>
          <w:rFonts w:ascii="Arial" w:hAnsi="Arial" w:cs="Arial"/>
          <w:color w:val="000000" w:themeColor="text1"/>
        </w:rPr>
        <w:t xml:space="preserve"> бюджет воздействий на производственные активы БЕ формируется специалистом в роли 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487760">
        <w:rPr>
          <w:rFonts w:ascii="Arial" w:hAnsi="Arial" w:cs="Arial"/>
          <w:color w:val="000000" w:themeColor="text1"/>
        </w:rPr>
        <w:t>, специализирующегося на планировании 3-летнего плана и бюджета воздействий</w:t>
      </w:r>
      <w:r w:rsidRPr="001206E2">
        <w:rPr>
          <w:rFonts w:ascii="Arial" w:hAnsi="Arial" w:cs="Arial"/>
          <w:color w:val="000000" w:themeColor="text1"/>
        </w:rPr>
        <w:t>.</w:t>
      </w:r>
    </w:p>
    <w:p w14:paraId="52AA3081" w14:textId="6C170AC2" w:rsidR="001206E2" w:rsidRPr="002258B9" w:rsidRDefault="001206E2" w:rsidP="001206E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формирования среднесрочного бюджета воздействий на производственные активы сотрудник в роли </w:t>
      </w:r>
      <w:r w:rsidRPr="00871EC8">
        <w:rPr>
          <w:rFonts w:ascii="Arial" w:hAnsi="Arial" w:cs="Arial"/>
          <w:color w:val="000000" w:themeColor="text1"/>
        </w:rPr>
        <w:t xml:space="preserve">Планировщика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запускает формат планирования в приложении</w:t>
      </w:r>
      <w:r w:rsidRPr="000D01DD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0D01DD">
        <w:rPr>
          <w:rFonts w:ascii="Arial" w:hAnsi="Arial" w:cs="Arial"/>
          <w:color w:val="000000" w:themeColor="text1"/>
        </w:rPr>
        <w:t>Analysis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for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 (код </w:t>
      </w:r>
      <w:r w:rsidRPr="00E33A67">
        <w:rPr>
          <w:rFonts w:ascii="Arial" w:hAnsi="Arial" w:cs="Arial"/>
          <w:color w:val="000000" w:themeColor="text1"/>
        </w:rPr>
        <w:t>MCB08</w:t>
      </w:r>
      <w:r w:rsidR="0079329A">
        <w:rPr>
          <w:rFonts w:ascii="Arial" w:hAnsi="Arial" w:cs="Arial"/>
          <w:color w:val="000000" w:themeColor="text1"/>
        </w:rPr>
        <w:t>-02</w:t>
      </w:r>
      <w:r>
        <w:rPr>
          <w:rFonts w:ascii="Arial" w:hAnsi="Arial" w:cs="Arial"/>
          <w:color w:val="000000" w:themeColor="text1"/>
        </w:rPr>
        <w:t xml:space="preserve"> в реестре разработок, описание в разделе 5.10 настоящего КД). </w:t>
      </w:r>
      <w:r w:rsidRPr="002258B9">
        <w:rPr>
          <w:rFonts w:ascii="Arial" w:hAnsi="Arial" w:cs="Arial"/>
          <w:color w:val="000000" w:themeColor="text1"/>
        </w:rPr>
        <w:t xml:space="preserve">Формат планирования стоимостного выражения среднесрочного плана воздействий </w:t>
      </w:r>
      <w:del w:id="1085" w:author="Попова Дарья" w:date="2021-03-15T10:05:00Z">
        <w:r w:rsidRPr="002258B9" w:rsidDel="00917E95">
          <w:rPr>
            <w:rFonts w:ascii="Arial" w:hAnsi="Arial" w:cs="Arial"/>
            <w:color w:val="000000" w:themeColor="text1"/>
          </w:rPr>
          <w:delText xml:space="preserve">– среднесрочный бюджет воздействий, </w:delText>
        </w:r>
      </w:del>
      <w:r w:rsidRPr="002258B9">
        <w:rPr>
          <w:rFonts w:ascii="Arial" w:hAnsi="Arial" w:cs="Arial"/>
          <w:color w:val="000000" w:themeColor="text1"/>
        </w:rPr>
        <w:t xml:space="preserve">приведён в документе </w:t>
      </w:r>
      <w:del w:id="1086" w:author="Попова Дарья Николаевна (Подрядчик. ООО БерингПойнт)" w:date="2021-04-05T14:55:00Z">
        <w:r w:rsidRPr="002258B9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087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Pr="002258B9">
        <w:rPr>
          <w:rFonts w:ascii="Arial" w:hAnsi="Arial" w:cs="Arial"/>
          <w:color w:val="000000" w:themeColor="text1"/>
        </w:rPr>
        <w:t xml:space="preserve"> «Методика планирования и контроля факта затрат на поддержание производственных активов (с учётом капитализации затрат на ремонт основных средств)».</w:t>
      </w:r>
    </w:p>
    <w:p w14:paraId="5CB1FAF6" w14:textId="7DEF9133" w:rsidR="00DC59D2" w:rsidRPr="00DD59C5" w:rsidRDefault="00DC59D2" w:rsidP="00DC59D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 окончании формирования среднесрочного бюджета воздействий на производственные активы </w:t>
      </w:r>
      <w:r w:rsidRPr="00834434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сохраняет полученный результат в формате планирования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DD59C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Analysis</w:t>
      </w:r>
      <w:r w:rsidRPr="00DD59C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for</w:t>
      </w:r>
      <w:r w:rsidRPr="00DD59C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Excel</w:t>
      </w:r>
      <w:r w:rsidRPr="00DD59C5">
        <w:rPr>
          <w:rFonts w:ascii="Arial" w:hAnsi="Arial" w:cs="Arial"/>
          <w:color w:val="000000" w:themeColor="text1"/>
        </w:rPr>
        <w:t>.</w:t>
      </w:r>
    </w:p>
    <w:p w14:paraId="5DA76E58" w14:textId="77777777" w:rsidR="00ED6E4D" w:rsidRPr="009A6C31" w:rsidRDefault="00ED6E4D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88" w:author="Попова Дарья" w:date="2021-03-10T21:47:00Z">
            <w:rPr>
              <w:rFonts w:cs="Arial"/>
              <w:color w:val="000000" w:themeColor="text1"/>
            </w:rPr>
          </w:rPrChange>
        </w:rPr>
      </w:pPr>
    </w:p>
    <w:p w14:paraId="629A2464" w14:textId="0B98FC61" w:rsidR="00F269A3" w:rsidRPr="009936BB" w:rsidRDefault="00F269A3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ins w:id="1089" w:author="Попова Дарья" w:date="2021-03-15T13:39:00Z">
        <w:r w:rsidR="0038138B">
          <w:rPr>
            <w:rFonts w:eastAsiaTheme="majorEastAsia" w:cstheme="majorBidi"/>
            <w:b/>
            <w:i w:val="0"/>
            <w:caps w:val="0"/>
            <w:sz w:val="24"/>
            <w:szCs w:val="24"/>
          </w:rPr>
          <w:t>6</w:t>
        </w:r>
      </w:ins>
      <w:del w:id="1090" w:author="Попова Дарья" w:date="2021-03-15T13:39:00Z">
        <w:r w:rsidR="005B4CD4" w:rsidDel="0038138B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7</w:delText>
        </w:r>
      </w:del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5B4CD4" w:rsidRPr="005B4CD4">
        <w:rPr>
          <w:rFonts w:eastAsiaTheme="majorEastAsia" w:cstheme="majorBidi"/>
          <w:b/>
          <w:i w:val="0"/>
          <w:caps w:val="0"/>
          <w:sz w:val="24"/>
          <w:szCs w:val="24"/>
        </w:rPr>
        <w:t>Анализ проектов на среднесрочный горизонт</w:t>
      </w:r>
      <w:r w:rsidR="005B4CD4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БЕ)</w:t>
      </w:r>
    </w:p>
    <w:p w14:paraId="4E730704" w14:textId="3235391E" w:rsidR="00DB534C" w:rsidRDefault="00DB534C" w:rsidP="00DB534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Анализ сформированного </w:t>
      </w:r>
      <w:r w:rsidR="00F91D62">
        <w:rPr>
          <w:rFonts w:ascii="Arial" w:hAnsi="Arial" w:cs="Arial"/>
          <w:color w:val="000000" w:themeColor="text1"/>
        </w:rPr>
        <w:t>среднесрочного</w:t>
      </w:r>
      <w:r>
        <w:rPr>
          <w:rFonts w:ascii="Arial" w:hAnsi="Arial" w:cs="Arial"/>
          <w:color w:val="000000" w:themeColor="text1"/>
        </w:rPr>
        <w:t xml:space="preserve"> </w:t>
      </w:r>
      <w:r w:rsidR="00A5404F">
        <w:rPr>
          <w:rFonts w:ascii="Arial" w:hAnsi="Arial" w:cs="Arial"/>
          <w:color w:val="000000" w:themeColor="text1"/>
        </w:rPr>
        <w:t xml:space="preserve">плана </w:t>
      </w:r>
      <w:ins w:id="1091" w:author="Попова Дарья" w:date="2021-03-10T21:49:00Z">
        <w:r w:rsidR="009A6C31">
          <w:rPr>
            <w:rFonts w:ascii="Arial" w:hAnsi="Arial" w:cs="Arial"/>
            <w:color w:val="000000" w:themeColor="text1"/>
          </w:rPr>
          <w:t xml:space="preserve">и бюджета </w:t>
        </w:r>
      </w:ins>
      <w:r>
        <w:rPr>
          <w:rFonts w:ascii="Arial" w:hAnsi="Arial" w:cs="Arial"/>
          <w:color w:val="000000" w:themeColor="text1"/>
        </w:rPr>
        <w:t>воздействий на производственные активы бизнес-единицы выполняется</w:t>
      </w:r>
      <w:ins w:id="1092" w:author="Попова Дарья" w:date="2021-03-15T12:38:00Z">
        <w:r w:rsidR="00141CBA">
          <w:rPr>
            <w:rFonts w:ascii="Arial" w:hAnsi="Arial" w:cs="Arial"/>
            <w:color w:val="000000" w:themeColor="text1"/>
          </w:rPr>
          <w:t xml:space="preserve"> по каждому направлению</w:t>
        </w:r>
      </w:ins>
      <w:r>
        <w:rPr>
          <w:rFonts w:ascii="Arial" w:hAnsi="Arial" w:cs="Arial"/>
          <w:color w:val="000000" w:themeColor="text1"/>
        </w:rPr>
        <w:t xml:space="preserve"> </w:t>
      </w:r>
      <w:r w:rsidR="00F91D62">
        <w:rPr>
          <w:rFonts w:ascii="Arial" w:hAnsi="Arial" w:cs="Arial"/>
          <w:color w:val="000000" w:themeColor="text1"/>
        </w:rPr>
        <w:t xml:space="preserve">проверяющим - </w:t>
      </w:r>
      <w:r w:rsidR="0044537D">
        <w:rPr>
          <w:rFonts w:ascii="Arial" w:hAnsi="Arial" w:cs="Arial"/>
          <w:color w:val="000000" w:themeColor="text1"/>
        </w:rPr>
        <w:t>Главным</w:t>
      </w:r>
      <w:r w:rsidR="0044537D" w:rsidRPr="0044537D">
        <w:rPr>
          <w:rFonts w:ascii="Arial" w:hAnsi="Arial" w:cs="Arial"/>
          <w:color w:val="000000" w:themeColor="text1"/>
        </w:rPr>
        <w:t xml:space="preserve"> специалист</w:t>
      </w:r>
      <w:r w:rsidR="0044537D">
        <w:rPr>
          <w:rFonts w:ascii="Arial" w:hAnsi="Arial" w:cs="Arial"/>
          <w:color w:val="000000" w:themeColor="text1"/>
        </w:rPr>
        <w:t>ом</w:t>
      </w:r>
      <w:r w:rsidR="0044537D" w:rsidRPr="0044537D">
        <w:rPr>
          <w:rFonts w:ascii="Arial" w:hAnsi="Arial" w:cs="Arial"/>
          <w:color w:val="000000" w:themeColor="text1"/>
        </w:rPr>
        <w:t xml:space="preserve"> </w:t>
      </w:r>
      <w:proofErr w:type="spellStart"/>
      <w:r w:rsidR="0044537D" w:rsidRPr="0044537D">
        <w:rPr>
          <w:rFonts w:ascii="Arial" w:hAnsi="Arial" w:cs="Arial"/>
          <w:color w:val="000000" w:themeColor="text1"/>
        </w:rPr>
        <w:t>ТОиР</w:t>
      </w:r>
      <w:proofErr w:type="spellEnd"/>
      <w:r w:rsidR="0044537D" w:rsidRPr="0044537D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del w:id="1093" w:author="Попова Дарья" w:date="2021-03-15T12:47:00Z">
        <w:r w:rsidR="00530BBE" w:rsidDel="008F23A5">
          <w:rPr>
            <w:rFonts w:ascii="Arial" w:hAnsi="Arial" w:cs="Arial"/>
            <w:color w:val="000000" w:themeColor="text1"/>
          </w:rPr>
          <w:delText xml:space="preserve"> и Планировщиком </w:delText>
        </w:r>
        <w:r w:rsidR="003B371B" w:rsidDel="008F23A5">
          <w:rPr>
            <w:rFonts w:ascii="Arial" w:hAnsi="Arial" w:cs="Arial"/>
            <w:color w:val="000000" w:themeColor="text1"/>
          </w:rPr>
          <w:delText>проектов ТОиР УО</w:delText>
        </w:r>
      </w:del>
      <w:r>
        <w:rPr>
          <w:rFonts w:ascii="Arial" w:hAnsi="Arial" w:cs="Arial"/>
          <w:color w:val="000000" w:themeColor="text1"/>
        </w:rPr>
        <w:t xml:space="preserve">. По завершении планирования </w:t>
      </w:r>
      <w:r w:rsidR="00F91D62">
        <w:rPr>
          <w:rFonts w:ascii="Arial" w:hAnsi="Arial" w:cs="Arial"/>
          <w:color w:val="000000" w:themeColor="text1"/>
        </w:rPr>
        <w:t>среднесрочного</w:t>
      </w:r>
      <w:r>
        <w:rPr>
          <w:rFonts w:ascii="Arial" w:hAnsi="Arial" w:cs="Arial"/>
          <w:color w:val="000000" w:themeColor="text1"/>
        </w:rPr>
        <w:t xml:space="preserve"> </w:t>
      </w:r>
      <w:r w:rsidR="008A4770">
        <w:rPr>
          <w:rFonts w:ascii="Arial" w:hAnsi="Arial" w:cs="Arial"/>
          <w:color w:val="000000" w:themeColor="text1"/>
        </w:rPr>
        <w:t xml:space="preserve">плана </w:t>
      </w:r>
      <w:ins w:id="1094" w:author="Попова Дарья" w:date="2021-03-10T21:49:00Z">
        <w:r w:rsidR="009A6C31">
          <w:rPr>
            <w:rFonts w:ascii="Arial" w:hAnsi="Arial" w:cs="Arial"/>
            <w:color w:val="000000" w:themeColor="text1"/>
          </w:rPr>
          <w:t xml:space="preserve">и бюджета </w:t>
        </w:r>
      </w:ins>
      <w:r>
        <w:rPr>
          <w:rFonts w:ascii="Arial" w:hAnsi="Arial" w:cs="Arial"/>
          <w:color w:val="000000" w:themeColor="text1"/>
        </w:rPr>
        <w:t>воздействий на производственные активы и его отправки на рассмотрение</w:t>
      </w:r>
      <w:del w:id="1095" w:author="Попова Дарья" w:date="2021-03-15T12:47:00Z">
        <w:r w:rsidDel="008F23A5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</w:t>
      </w:r>
      <w:r w:rsidR="0044537D" w:rsidRPr="0044537D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44537D" w:rsidRPr="0044537D">
        <w:rPr>
          <w:rFonts w:ascii="Arial" w:hAnsi="Arial" w:cs="Arial"/>
          <w:color w:val="000000" w:themeColor="text1"/>
        </w:rPr>
        <w:t>ТОиР</w:t>
      </w:r>
      <w:proofErr w:type="spellEnd"/>
      <w:r w:rsidR="0044537D" w:rsidRPr="0044537D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44537D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 xml:space="preserve">- </w:t>
      </w:r>
      <w:r w:rsidR="00E0703C" w:rsidRPr="00E0703C">
        <w:rPr>
          <w:rFonts w:ascii="Arial" w:hAnsi="Arial" w:cs="Arial"/>
          <w:color w:val="000000" w:themeColor="text1"/>
        </w:rPr>
        <w:t>Руководитель ЦФО</w:t>
      </w:r>
      <w:r w:rsidR="00530BBE">
        <w:rPr>
          <w:rFonts w:ascii="Arial" w:hAnsi="Arial" w:cs="Arial"/>
          <w:color w:val="000000" w:themeColor="text1"/>
        </w:rPr>
        <w:t xml:space="preserve"> </w:t>
      </w:r>
      <w:del w:id="1096" w:author="Попова Дарья" w:date="2021-03-15T12:47:00Z">
        <w:r w:rsidR="00530BBE" w:rsidDel="008F23A5">
          <w:rPr>
            <w:rFonts w:ascii="Arial" w:hAnsi="Arial" w:cs="Arial"/>
            <w:color w:val="000000" w:themeColor="text1"/>
          </w:rPr>
          <w:delText xml:space="preserve">и Планировщик </w:delText>
        </w:r>
        <w:r w:rsidR="003B371B" w:rsidDel="008F23A5">
          <w:rPr>
            <w:rFonts w:ascii="Arial" w:hAnsi="Arial" w:cs="Arial"/>
            <w:color w:val="000000" w:themeColor="text1"/>
          </w:rPr>
          <w:delText>проектов ТОиР УО</w:delText>
        </w:r>
        <w:r w:rsidR="00530BBE" w:rsidDel="008F23A5">
          <w:rPr>
            <w:rFonts w:ascii="Arial" w:hAnsi="Arial" w:cs="Arial"/>
            <w:color w:val="000000" w:themeColor="text1"/>
          </w:rPr>
          <w:delText xml:space="preserve"> </w:delText>
        </w:r>
      </w:del>
      <w:r>
        <w:rPr>
          <w:rFonts w:ascii="Arial" w:hAnsi="Arial" w:cs="Arial"/>
          <w:color w:val="000000" w:themeColor="text1"/>
        </w:rPr>
        <w:t xml:space="preserve">в </w:t>
      </w:r>
      <w:r w:rsidR="006039B9">
        <w:rPr>
          <w:rFonts w:ascii="Arial" w:hAnsi="Arial" w:cs="Arial"/>
          <w:color w:val="000000" w:themeColor="text1"/>
        </w:rPr>
        <w:t xml:space="preserve">качестве </w:t>
      </w:r>
      <w:r>
        <w:rPr>
          <w:rFonts w:ascii="Arial" w:hAnsi="Arial" w:cs="Arial"/>
          <w:color w:val="000000" w:themeColor="text1"/>
        </w:rPr>
        <w:t xml:space="preserve">проверяющего получит уведомление </w:t>
      </w:r>
      <w:del w:id="1097" w:author="Попова Дарья" w:date="2021-03-15T12:47:00Z">
        <w:r w:rsidDel="008F23A5">
          <w:rPr>
            <w:rFonts w:ascii="Arial" w:hAnsi="Arial" w:cs="Arial"/>
            <w:color w:val="000000" w:themeColor="text1"/>
          </w:rPr>
          <w:delText xml:space="preserve">об этом </w:delText>
        </w:r>
      </w:del>
      <w:r>
        <w:rPr>
          <w:rFonts w:ascii="Arial" w:hAnsi="Arial" w:cs="Arial"/>
          <w:color w:val="000000" w:themeColor="text1"/>
        </w:rPr>
        <w:t>по электронной почте. По ссылке из электронного письма</w:t>
      </w:r>
      <w:del w:id="1098" w:author="Попова Дарья" w:date="2021-03-10T21:49:00Z">
        <w:r w:rsidDel="009A6C31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либо из потока бизнес-операций в веб-интерфейсе</w:t>
      </w:r>
      <w:del w:id="1099" w:author="Попова Дарья" w:date="2021-03-10T21:49:00Z">
        <w:r w:rsidDel="009A6C31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он сможет перейти к выполнению данной операции.</w:t>
      </w:r>
    </w:p>
    <w:p w14:paraId="2DE0F381" w14:textId="1FABC3F6" w:rsidR="00F91D62" w:rsidRDefault="00F91D62" w:rsidP="00F91D6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Будет реализован аналитический отчёт в приложении </w:t>
      </w:r>
      <w:proofErr w:type="spellStart"/>
      <w:r w:rsidRPr="000D62E7">
        <w:rPr>
          <w:rFonts w:ascii="Arial" w:hAnsi="Arial" w:cs="Arial"/>
          <w:color w:val="000000" w:themeColor="text1"/>
        </w:rPr>
        <w:t>Analysis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for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Excel</w:t>
      </w:r>
      <w:proofErr w:type="spellEnd"/>
      <w:r w:rsidR="006039B9">
        <w:rPr>
          <w:rFonts w:ascii="Arial" w:hAnsi="Arial" w:cs="Arial"/>
          <w:color w:val="000000" w:themeColor="text1"/>
        </w:rPr>
        <w:t xml:space="preserve"> (код </w:t>
      </w:r>
      <w:r w:rsidR="006039B9" w:rsidRPr="006039B9">
        <w:rPr>
          <w:rFonts w:ascii="Arial" w:hAnsi="Arial" w:cs="Arial"/>
          <w:color w:val="000000" w:themeColor="text1"/>
        </w:rPr>
        <w:t>MCB0</w:t>
      </w:r>
      <w:ins w:id="1100" w:author="Попова Дарья" w:date="2021-03-15T10:16:00Z">
        <w:r w:rsidR="007D06CD">
          <w:rPr>
            <w:rFonts w:ascii="Arial" w:hAnsi="Arial" w:cs="Arial"/>
            <w:color w:val="000000" w:themeColor="text1"/>
          </w:rPr>
          <w:t>8-02</w:t>
        </w:r>
      </w:ins>
      <w:del w:id="1101" w:author="Попова Дарья" w:date="2021-03-15T10:16:00Z">
        <w:r w:rsidR="006039B9" w:rsidRPr="006039B9" w:rsidDel="007D06CD">
          <w:rPr>
            <w:rFonts w:ascii="Arial" w:hAnsi="Arial" w:cs="Arial"/>
            <w:color w:val="000000" w:themeColor="text1"/>
          </w:rPr>
          <w:delText>5</w:delText>
        </w:r>
      </w:del>
      <w:r w:rsidR="006039B9">
        <w:rPr>
          <w:rFonts w:ascii="Arial" w:hAnsi="Arial" w:cs="Arial"/>
          <w:color w:val="000000" w:themeColor="text1"/>
        </w:rPr>
        <w:t xml:space="preserve"> 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6039B9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, в котором будет выведен среднесрочный </w:t>
      </w:r>
      <w:r w:rsidR="008A4770">
        <w:rPr>
          <w:rFonts w:ascii="Arial" w:hAnsi="Arial" w:cs="Arial"/>
          <w:color w:val="000000" w:themeColor="text1"/>
        </w:rPr>
        <w:t>план</w:t>
      </w:r>
      <w:ins w:id="1102" w:author="Попова Дарья" w:date="2021-03-15T12:54:00Z">
        <w:r w:rsidR="00F82708">
          <w:rPr>
            <w:rFonts w:ascii="Arial" w:hAnsi="Arial" w:cs="Arial"/>
            <w:color w:val="000000" w:themeColor="text1"/>
          </w:rPr>
          <w:t xml:space="preserve"> и</w:t>
        </w:r>
      </w:ins>
      <w:ins w:id="1103" w:author="Попова Дарья" w:date="2021-03-10T21:50:00Z">
        <w:r w:rsidR="009A6C31">
          <w:rPr>
            <w:rFonts w:ascii="Arial" w:hAnsi="Arial" w:cs="Arial"/>
            <w:color w:val="000000" w:themeColor="text1"/>
          </w:rPr>
          <w:t xml:space="preserve"> бюджет</w:t>
        </w:r>
      </w:ins>
      <w:r w:rsidR="008A477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бизнес-единицы в разрезе структуры </w:t>
      </w:r>
      <w:r w:rsidR="008A4770">
        <w:rPr>
          <w:rFonts w:ascii="Arial" w:hAnsi="Arial" w:cs="Arial"/>
          <w:color w:val="000000" w:themeColor="text1"/>
        </w:rPr>
        <w:t xml:space="preserve">проектов и </w:t>
      </w:r>
      <w:r>
        <w:rPr>
          <w:rFonts w:ascii="Arial" w:hAnsi="Arial" w:cs="Arial"/>
          <w:color w:val="000000" w:themeColor="text1"/>
        </w:rPr>
        <w:t>СПП-элементов. Запланированные воздействия можно будет проанализировать на предмет их</w:t>
      </w:r>
      <w:del w:id="1104" w:author="Попова Дарья" w:date="2021-03-10T21:51:00Z">
        <w:r w:rsidDel="009A6C31">
          <w:rPr>
            <w:rFonts w:ascii="Arial" w:hAnsi="Arial" w:cs="Arial"/>
            <w:color w:val="000000" w:themeColor="text1"/>
          </w:rPr>
          <w:delText xml:space="preserve"> исполнения подрядным или хозяйственным способами</w:delText>
        </w:r>
      </w:del>
      <w:ins w:id="1105" w:author="Попова Дарья" w:date="2021-03-10T21:51:00Z">
        <w:r w:rsidR="009A6C31">
          <w:rPr>
            <w:rFonts w:ascii="Arial" w:hAnsi="Arial" w:cs="Arial"/>
            <w:color w:val="000000" w:themeColor="text1"/>
          </w:rPr>
          <w:t xml:space="preserve"> корректности</w:t>
        </w:r>
      </w:ins>
      <w:r>
        <w:rPr>
          <w:rFonts w:ascii="Arial" w:hAnsi="Arial" w:cs="Arial"/>
          <w:color w:val="000000" w:themeColor="text1"/>
        </w:rPr>
        <w:t>, разделить на операционные затраты и капитальные вложения.</w:t>
      </w:r>
      <w:ins w:id="1106" w:author="Попова Дарья" w:date="2021-03-15T13:55:00Z">
        <w:r w:rsidR="006A1336">
          <w:rPr>
            <w:rFonts w:ascii="Arial" w:hAnsi="Arial" w:cs="Arial"/>
            <w:color w:val="000000" w:themeColor="text1"/>
          </w:rPr>
          <w:t xml:space="preserve"> При необходимости </w:t>
        </w:r>
        <w:r w:rsidR="006A1336" w:rsidRPr="00A85328">
          <w:rPr>
            <w:rFonts w:ascii="Arial" w:hAnsi="Arial" w:cs="Arial"/>
            <w:color w:val="000000" w:themeColor="text1"/>
          </w:rPr>
          <w:t xml:space="preserve">Главный специалист </w:t>
        </w:r>
        <w:proofErr w:type="spellStart"/>
        <w:r w:rsidR="006A1336" w:rsidRPr="00A85328">
          <w:rPr>
            <w:rFonts w:ascii="Arial" w:hAnsi="Arial" w:cs="Arial"/>
            <w:color w:val="000000" w:themeColor="text1"/>
          </w:rPr>
          <w:t>ТОиР</w:t>
        </w:r>
        <w:proofErr w:type="spellEnd"/>
        <w:r w:rsidR="006A1336" w:rsidRPr="00A85328">
          <w:rPr>
            <w:rFonts w:ascii="Arial" w:hAnsi="Arial" w:cs="Arial"/>
            <w:color w:val="000000" w:themeColor="text1"/>
          </w:rPr>
          <w:t xml:space="preserve"> </w:t>
        </w:r>
        <w:r w:rsidR="006A1336">
          <w:rPr>
            <w:rFonts w:ascii="Arial" w:hAnsi="Arial" w:cs="Arial"/>
            <w:color w:val="000000" w:themeColor="text1"/>
          </w:rPr>
          <w:t>УО</w:t>
        </w:r>
        <w:r w:rsidR="006A1336" w:rsidRPr="00A85328">
          <w:rPr>
            <w:rFonts w:ascii="Arial" w:hAnsi="Arial" w:cs="Arial"/>
            <w:color w:val="000000" w:themeColor="text1"/>
          </w:rPr>
          <w:t xml:space="preserve"> </w:t>
        </w:r>
        <w:r w:rsidR="006A1336">
          <w:rPr>
            <w:rFonts w:ascii="Arial" w:hAnsi="Arial" w:cs="Arial"/>
            <w:color w:val="000000" w:themeColor="text1"/>
          </w:rPr>
          <w:t xml:space="preserve">- </w:t>
        </w:r>
        <w:r w:rsidR="006A1336" w:rsidRPr="00E0703C">
          <w:rPr>
            <w:rFonts w:ascii="Arial" w:hAnsi="Arial" w:cs="Arial"/>
            <w:color w:val="000000" w:themeColor="text1"/>
          </w:rPr>
          <w:t xml:space="preserve">Руководитель ЦФО </w:t>
        </w:r>
        <w:r w:rsidR="006A1336">
          <w:rPr>
            <w:rFonts w:ascii="Arial" w:hAnsi="Arial" w:cs="Arial"/>
            <w:color w:val="000000" w:themeColor="text1"/>
          </w:rPr>
          <w:t>сможет детализировать сумму, запланированную по СПП-элементу, в разрезе сформировавших её заказов ТОРО и планов ППР.</w:t>
        </w:r>
      </w:ins>
    </w:p>
    <w:p w14:paraId="00EE85AF" w14:textId="6B7CC62B" w:rsidR="00CF1924" w:rsidRPr="00CF1924" w:rsidDel="006A1336" w:rsidRDefault="00DA6AFF" w:rsidP="00CF1924">
      <w:pPr>
        <w:spacing w:after="240" w:line="276" w:lineRule="auto"/>
        <w:ind w:firstLine="567"/>
        <w:rPr>
          <w:del w:id="1107" w:author="Попова Дарья" w:date="2021-03-15T13:52:00Z"/>
          <w:rFonts w:ascii="Arial" w:hAnsi="Arial" w:cs="Arial"/>
          <w:color w:val="000000" w:themeColor="text1"/>
        </w:rPr>
      </w:pPr>
      <w:del w:id="1108" w:author="Попова Дарья" w:date="2021-03-15T12:55:00Z">
        <w:r w:rsidRPr="00782F17" w:rsidDel="00F82708">
          <w:rPr>
            <w:rFonts w:ascii="Arial" w:hAnsi="Arial" w:cs="Arial"/>
            <w:color w:val="000000" w:themeColor="text1"/>
            <w:highlight w:val="yellow"/>
            <w:rPrChange w:id="1109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lastRenderedPageBreak/>
          <w:delText xml:space="preserve">При анализе будут использоваться ориентиры затрат на </w:delText>
        </w:r>
        <w:r w:rsidR="0044537D" w:rsidRPr="00782F17" w:rsidDel="00F82708">
          <w:rPr>
            <w:rFonts w:ascii="Arial" w:hAnsi="Arial" w:cs="Arial"/>
            <w:color w:val="000000" w:themeColor="text1"/>
            <w:highlight w:val="yellow"/>
            <w:rPrChange w:id="1110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delText>поддержание производственных активов</w:delText>
        </w:r>
        <w:r w:rsidRPr="00782F17" w:rsidDel="00F82708">
          <w:rPr>
            <w:rFonts w:ascii="Arial" w:hAnsi="Arial" w:cs="Arial"/>
            <w:color w:val="000000" w:themeColor="text1"/>
            <w:highlight w:val="yellow"/>
            <w:rPrChange w:id="1111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delText xml:space="preserve">. Результаты прошлого среднесрочного и долгосрочного планирования, которые охватывают период </w:delText>
        </w:r>
        <w:r w:rsidR="006039B9" w:rsidRPr="00782F17" w:rsidDel="00F82708">
          <w:rPr>
            <w:rFonts w:ascii="Arial" w:hAnsi="Arial" w:cs="Arial"/>
            <w:color w:val="000000" w:themeColor="text1"/>
            <w:highlight w:val="yellow"/>
            <w:rPrChange w:id="1112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delText>настоящей бюджетной кампании</w:delText>
        </w:r>
        <w:r w:rsidRPr="00782F17" w:rsidDel="00F82708">
          <w:rPr>
            <w:rFonts w:ascii="Arial" w:hAnsi="Arial" w:cs="Arial"/>
            <w:color w:val="000000" w:themeColor="text1"/>
            <w:highlight w:val="yellow"/>
            <w:rPrChange w:id="1113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delText xml:space="preserve">, так же могут использоваться при анализе сформированного среднесрочного </w:delText>
        </w:r>
        <w:r w:rsidR="008A4770" w:rsidRPr="00782F17" w:rsidDel="00F82708">
          <w:rPr>
            <w:rFonts w:ascii="Arial" w:hAnsi="Arial" w:cs="Arial"/>
            <w:color w:val="000000" w:themeColor="text1"/>
            <w:highlight w:val="yellow"/>
            <w:rPrChange w:id="1114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delText xml:space="preserve">плана </w:delText>
        </w:r>
        <w:r w:rsidRPr="00782F17" w:rsidDel="00F82708">
          <w:rPr>
            <w:rFonts w:ascii="Arial" w:hAnsi="Arial" w:cs="Arial"/>
            <w:color w:val="000000" w:themeColor="text1"/>
            <w:highlight w:val="yellow"/>
            <w:rPrChange w:id="1115" w:author="Попова Дарья" w:date="2021-03-10T21:59:00Z">
              <w:rPr>
                <w:rFonts w:ascii="Arial" w:hAnsi="Arial" w:cs="Arial"/>
                <w:color w:val="000000" w:themeColor="text1"/>
              </w:rPr>
            </w:rPrChange>
          </w:rPr>
          <w:delText>воздействий.</w:delText>
        </w:r>
        <w:r w:rsidDel="00F82708">
          <w:rPr>
            <w:rFonts w:ascii="Arial" w:hAnsi="Arial" w:cs="Arial"/>
            <w:color w:val="000000" w:themeColor="text1"/>
          </w:rPr>
          <w:delText xml:space="preserve"> </w:delText>
        </w:r>
        <w:r w:rsidRPr="00782F17" w:rsidDel="00F82708">
          <w:rPr>
            <w:rFonts w:ascii="Arial" w:hAnsi="Arial" w:cs="Arial"/>
            <w:color w:val="000000" w:themeColor="text1"/>
            <w:highlight w:val="yellow"/>
            <w:rPrChange w:id="1116" w:author="Попова Дарья" w:date="2021-03-10T21:57:00Z">
              <w:rPr>
                <w:rFonts w:ascii="Arial" w:hAnsi="Arial" w:cs="Arial"/>
                <w:color w:val="000000" w:themeColor="text1"/>
              </w:rPr>
            </w:rPrChange>
          </w:rPr>
          <w:delText xml:space="preserve">Возможно сравнение всего сформированного </w:delText>
        </w:r>
        <w:r w:rsidR="008A4770" w:rsidRPr="00782F17" w:rsidDel="00F82708">
          <w:rPr>
            <w:rFonts w:ascii="Arial" w:hAnsi="Arial" w:cs="Arial"/>
            <w:color w:val="000000" w:themeColor="text1"/>
            <w:highlight w:val="yellow"/>
            <w:rPrChange w:id="1117" w:author="Попова Дарья" w:date="2021-03-10T21:57:00Z">
              <w:rPr>
                <w:rFonts w:ascii="Arial" w:hAnsi="Arial" w:cs="Arial"/>
                <w:color w:val="000000" w:themeColor="text1"/>
              </w:rPr>
            </w:rPrChange>
          </w:rPr>
          <w:delText xml:space="preserve">среднесрочного плана </w:delText>
        </w:r>
        <w:r w:rsidRPr="00782F17" w:rsidDel="00F82708">
          <w:rPr>
            <w:rFonts w:ascii="Arial" w:hAnsi="Arial" w:cs="Arial"/>
            <w:color w:val="000000" w:themeColor="text1"/>
            <w:highlight w:val="yellow"/>
            <w:rPrChange w:id="1118" w:author="Попова Дарья" w:date="2021-03-10T21:57:00Z">
              <w:rPr>
                <w:rFonts w:ascii="Arial" w:hAnsi="Arial" w:cs="Arial"/>
                <w:color w:val="000000" w:themeColor="text1"/>
              </w:rPr>
            </w:rPrChange>
          </w:rPr>
          <w:delText>или отдельных его СПП-элементов с утверждёнными рез</w:delText>
        </w:r>
        <w:r w:rsidR="006039B9" w:rsidRPr="00782F17" w:rsidDel="00F82708">
          <w:rPr>
            <w:rFonts w:ascii="Arial" w:hAnsi="Arial" w:cs="Arial"/>
            <w:color w:val="000000" w:themeColor="text1"/>
            <w:highlight w:val="yellow"/>
            <w:rPrChange w:id="1119" w:author="Попова Дарья" w:date="2021-03-10T21:57:00Z">
              <w:rPr>
                <w:rFonts w:ascii="Arial" w:hAnsi="Arial" w:cs="Arial"/>
                <w:color w:val="000000" w:themeColor="text1"/>
              </w:rPr>
            </w:rPrChange>
          </w:rPr>
          <w:delText>ультатами такого же плана</w:delText>
        </w:r>
        <w:r w:rsidRPr="00782F17" w:rsidDel="00F82708">
          <w:rPr>
            <w:rFonts w:ascii="Arial" w:hAnsi="Arial" w:cs="Arial"/>
            <w:color w:val="000000" w:themeColor="text1"/>
            <w:highlight w:val="yellow"/>
            <w:rPrChange w:id="1120" w:author="Попова Дарья" w:date="2021-03-10T21:57:00Z">
              <w:rPr>
                <w:rFonts w:ascii="Arial" w:hAnsi="Arial" w:cs="Arial"/>
                <w:color w:val="000000" w:themeColor="text1"/>
              </w:rPr>
            </w:rPrChange>
          </w:rPr>
          <w:delText xml:space="preserve"> прошлой бюджетной кампании.</w:delText>
        </w:r>
        <w:r w:rsidR="001F6630" w:rsidDel="00F82708">
          <w:rPr>
            <w:rFonts w:ascii="Arial" w:hAnsi="Arial" w:cs="Arial"/>
            <w:color w:val="000000" w:themeColor="text1"/>
          </w:rPr>
          <w:delText xml:space="preserve"> </w:delText>
        </w:r>
      </w:del>
      <w:del w:id="1121" w:author="Попова Дарья" w:date="2021-03-10T21:56:00Z">
        <w:r w:rsidR="001F6630" w:rsidDel="00782F17">
          <w:rPr>
            <w:rFonts w:ascii="Arial" w:hAnsi="Arial" w:cs="Arial"/>
            <w:color w:val="000000" w:themeColor="text1"/>
          </w:rPr>
          <w:delText xml:space="preserve">Так же </w:delText>
        </w:r>
      </w:del>
      <w:del w:id="1122" w:author="Попова Дарья" w:date="2021-03-10T21:55:00Z">
        <w:r w:rsidR="001F6630" w:rsidRPr="006E78E6" w:rsidDel="00782F17">
          <w:rPr>
            <w:rFonts w:ascii="Arial" w:hAnsi="Arial" w:cs="Arial"/>
            <w:color w:val="000000" w:themeColor="text1"/>
          </w:rPr>
          <w:delText xml:space="preserve">сформированный </w:delText>
        </w:r>
        <w:r w:rsidR="001F6630" w:rsidDel="00782F17">
          <w:rPr>
            <w:rFonts w:ascii="Arial" w:hAnsi="Arial" w:cs="Arial"/>
            <w:color w:val="000000" w:themeColor="text1"/>
          </w:rPr>
          <w:delText xml:space="preserve">среднесрочный </w:delText>
        </w:r>
        <w:r w:rsidR="008A4770" w:rsidDel="00782F17">
          <w:rPr>
            <w:rFonts w:ascii="Arial" w:hAnsi="Arial" w:cs="Arial"/>
            <w:color w:val="000000" w:themeColor="text1"/>
          </w:rPr>
          <w:delText xml:space="preserve">план </w:delText>
        </w:r>
        <w:r w:rsidR="001F6630" w:rsidDel="00782F17">
          <w:rPr>
            <w:rFonts w:ascii="Arial" w:hAnsi="Arial" w:cs="Arial"/>
            <w:color w:val="000000" w:themeColor="text1"/>
          </w:rPr>
          <w:delText>проверяется</w:delText>
        </w:r>
        <w:r w:rsidR="001F6630" w:rsidRPr="006E78E6" w:rsidDel="00782F17">
          <w:rPr>
            <w:rFonts w:ascii="Arial" w:hAnsi="Arial" w:cs="Arial"/>
            <w:color w:val="000000" w:themeColor="text1"/>
          </w:rPr>
          <w:delText xml:space="preserve"> </w:delText>
        </w:r>
        <w:r w:rsidR="00CF1924" w:rsidDel="00782F17">
          <w:rPr>
            <w:rFonts w:ascii="Arial" w:hAnsi="Arial" w:cs="Arial"/>
            <w:color w:val="000000" w:themeColor="text1"/>
          </w:rPr>
          <w:delText xml:space="preserve">в </w:delText>
        </w:r>
        <w:r w:rsidR="00CF1924" w:rsidDel="00782F17">
          <w:rPr>
            <w:rFonts w:ascii="Arial" w:hAnsi="Arial" w:cs="Arial"/>
            <w:color w:val="000000" w:themeColor="text1"/>
            <w:lang w:val="en-US"/>
          </w:rPr>
          <w:delText>SAP</w:delText>
        </w:r>
        <w:r w:rsidR="00CF1924" w:rsidRPr="009936BB" w:rsidDel="00782F17">
          <w:rPr>
            <w:rFonts w:ascii="Arial" w:hAnsi="Arial" w:cs="Arial"/>
            <w:color w:val="000000" w:themeColor="text1"/>
          </w:rPr>
          <w:delText xml:space="preserve"> </w:delText>
        </w:r>
        <w:r w:rsidR="00CF1924" w:rsidDel="00782F17">
          <w:rPr>
            <w:rFonts w:ascii="Arial" w:hAnsi="Arial" w:cs="Arial"/>
            <w:color w:val="000000" w:themeColor="text1"/>
            <w:lang w:val="en-US"/>
          </w:rPr>
          <w:delText>MCB</w:delText>
        </w:r>
        <w:r w:rsidR="00CF1924" w:rsidRPr="009936BB" w:rsidDel="00782F17">
          <w:rPr>
            <w:rFonts w:ascii="Arial" w:hAnsi="Arial" w:cs="Arial"/>
            <w:color w:val="000000" w:themeColor="text1"/>
          </w:rPr>
          <w:delText xml:space="preserve"> </w:delText>
        </w:r>
        <w:r w:rsidR="001F6630" w:rsidRPr="006E78E6" w:rsidDel="00782F17">
          <w:rPr>
            <w:rFonts w:ascii="Arial" w:hAnsi="Arial" w:cs="Arial"/>
            <w:color w:val="000000" w:themeColor="text1"/>
          </w:rPr>
          <w:delText xml:space="preserve">на предмет отсутствия плановых воздействий на объекты после плановой даты </w:delText>
        </w:r>
        <w:r w:rsidR="001F6630" w:rsidDel="00782F17">
          <w:rPr>
            <w:rFonts w:ascii="Arial" w:hAnsi="Arial" w:cs="Arial"/>
            <w:color w:val="000000" w:themeColor="text1"/>
          </w:rPr>
          <w:delText>их списания.</w:delText>
        </w:r>
        <w:r w:rsidR="00CF1924" w:rsidDel="00782F17">
          <w:rPr>
            <w:rFonts w:ascii="Arial" w:hAnsi="Arial" w:cs="Arial"/>
            <w:color w:val="000000" w:themeColor="text1"/>
          </w:rPr>
          <w:delText xml:space="preserve"> В</w:delText>
        </w:r>
        <w:r w:rsidR="00CF1924" w:rsidRPr="006E78E6" w:rsidDel="00782F17">
          <w:rPr>
            <w:rFonts w:ascii="Arial" w:hAnsi="Arial" w:cs="Arial"/>
            <w:color w:val="000000" w:themeColor="text1"/>
          </w:rPr>
          <w:delText xml:space="preserve"> случае выявления </w:delText>
        </w:r>
        <w:r w:rsidR="00CF1924" w:rsidDel="00782F17">
          <w:rPr>
            <w:rFonts w:ascii="Arial" w:hAnsi="Arial" w:cs="Arial"/>
            <w:color w:val="000000" w:themeColor="text1"/>
          </w:rPr>
          <w:delText xml:space="preserve">таких воздействий </w:delText>
        </w:r>
        <w:r w:rsidR="00CF1924" w:rsidRPr="006E78E6" w:rsidDel="00782F17">
          <w:rPr>
            <w:rFonts w:ascii="Arial" w:hAnsi="Arial" w:cs="Arial"/>
            <w:color w:val="000000" w:themeColor="text1"/>
          </w:rPr>
          <w:delText xml:space="preserve">инициирует их исключение и </w:delText>
        </w:r>
        <w:r w:rsidR="00CF1924" w:rsidDel="00782F17">
          <w:rPr>
            <w:rFonts w:ascii="Arial" w:hAnsi="Arial" w:cs="Arial"/>
            <w:color w:val="000000" w:themeColor="text1"/>
          </w:rPr>
          <w:delText>корректировка плана</w:delText>
        </w:r>
        <w:r w:rsidR="00CF1924" w:rsidRPr="006E78E6" w:rsidDel="00782F17">
          <w:rPr>
            <w:rFonts w:ascii="Arial" w:hAnsi="Arial" w:cs="Arial"/>
            <w:color w:val="000000" w:themeColor="text1"/>
          </w:rPr>
          <w:delText>.</w:delText>
        </w:r>
        <w:r w:rsidR="00CF1924" w:rsidDel="00782F17">
          <w:rPr>
            <w:rFonts w:ascii="Arial" w:hAnsi="Arial" w:cs="Arial"/>
            <w:color w:val="000000" w:themeColor="text1"/>
          </w:rPr>
          <w:delText xml:space="preserve"> </w:delText>
        </w:r>
      </w:del>
      <w:del w:id="1123" w:author="Попова Дарья" w:date="2021-03-15T13:52:00Z">
        <w:r w:rsidR="00CF1924" w:rsidRPr="00CF1924" w:rsidDel="006A1336">
          <w:rPr>
            <w:rFonts w:ascii="Arial" w:hAnsi="Arial" w:cs="Arial"/>
            <w:color w:val="000000" w:themeColor="text1"/>
          </w:rPr>
          <w:delText>Согласно докумен</w:delText>
        </w:r>
        <w:r w:rsidR="00CF1924" w:rsidDel="006A1336">
          <w:rPr>
            <w:rFonts w:ascii="Arial" w:hAnsi="Arial" w:cs="Arial"/>
            <w:color w:val="000000" w:themeColor="text1"/>
          </w:rPr>
          <w:delText>ту ERP.2.1_14_PM «</w:delText>
        </w:r>
        <w:r w:rsidR="00CF1924" w:rsidRPr="00CF1924" w:rsidDel="006A1336">
          <w:rPr>
            <w:rFonts w:ascii="Arial" w:hAnsi="Arial" w:cs="Arial"/>
            <w:color w:val="000000" w:themeColor="text1"/>
          </w:rPr>
          <w:delText>Методика планирования (долгосрочного, годового, месячного, недельного) и учёта работ по ТОиР,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delText>
        </w:r>
        <w:r w:rsidR="00CF1924" w:rsidDel="006A1336">
          <w:rPr>
            <w:rFonts w:ascii="Arial" w:hAnsi="Arial" w:cs="Arial"/>
            <w:color w:val="000000" w:themeColor="text1"/>
          </w:rPr>
          <w:delText>»</w:delText>
        </w:r>
      </w:del>
      <w:del w:id="1124" w:author="Попова Дарья" w:date="2021-03-15T12:55:00Z">
        <w:r w:rsidR="00CF1924" w:rsidDel="00F82708">
          <w:rPr>
            <w:rFonts w:ascii="Arial" w:hAnsi="Arial" w:cs="Arial"/>
            <w:color w:val="000000" w:themeColor="text1"/>
          </w:rPr>
          <w:delText>,</w:delText>
        </w:r>
      </w:del>
      <w:del w:id="1125" w:author="Попова Дарья" w:date="2021-03-10T21:56:00Z">
        <w:r w:rsidR="00CF1924" w:rsidDel="00782F17">
          <w:rPr>
            <w:rFonts w:ascii="Arial" w:hAnsi="Arial" w:cs="Arial"/>
            <w:color w:val="000000" w:themeColor="text1"/>
          </w:rPr>
          <w:delText xml:space="preserve"> в системе </w:delText>
        </w:r>
        <w:r w:rsidR="00CF1924" w:rsidRPr="00CF1924" w:rsidDel="00782F17">
          <w:rPr>
            <w:rFonts w:ascii="Arial" w:hAnsi="Arial" w:cs="Arial"/>
            <w:color w:val="000000" w:themeColor="text1"/>
          </w:rPr>
          <w:delText>будет проводится анализ следующих показателей для каждого ПА</w:delText>
        </w:r>
      </w:del>
      <w:del w:id="1126" w:author="Попова Дарья" w:date="2021-03-15T13:52:00Z">
        <w:r w:rsidR="00CF1924" w:rsidRPr="00CF1924" w:rsidDel="006A1336">
          <w:rPr>
            <w:rFonts w:ascii="Arial" w:hAnsi="Arial" w:cs="Arial"/>
            <w:color w:val="000000" w:themeColor="text1"/>
          </w:rPr>
          <w:delText>:</w:delText>
        </w:r>
      </w:del>
    </w:p>
    <w:p w14:paraId="04BC9412" w14:textId="2CCB61FF" w:rsidR="00CF1924" w:rsidDel="00782F17" w:rsidRDefault="00CF1924" w:rsidP="009936BB">
      <w:pPr>
        <w:pStyle w:val="af9"/>
        <w:numPr>
          <w:ilvl w:val="0"/>
          <w:numId w:val="49"/>
        </w:numPr>
        <w:spacing w:after="240" w:line="276" w:lineRule="auto"/>
        <w:rPr>
          <w:del w:id="1127" w:author="Попова Дарья" w:date="2021-03-10T21:54:00Z"/>
          <w:rFonts w:ascii="Arial" w:hAnsi="Arial" w:cs="Arial"/>
          <w:color w:val="000000" w:themeColor="text1"/>
        </w:rPr>
      </w:pPr>
      <w:del w:id="1128" w:author="Попова Дарья" w:date="2021-03-10T21:54:00Z">
        <w:r w:rsidRPr="009936BB" w:rsidDel="00782F17">
          <w:rPr>
            <w:rFonts w:ascii="Arial" w:hAnsi="Arial" w:cs="Arial"/>
            <w:color w:val="000000" w:themeColor="text1"/>
          </w:rPr>
          <w:delText>установленного срока эксплуатации (нормативного срока службы/паркового ресурса/нормативного пробега) – обязательно устанавливается для каждого ПА;</w:delText>
        </w:r>
      </w:del>
    </w:p>
    <w:p w14:paraId="14D94B10" w14:textId="6432122C" w:rsidR="00CF1924" w:rsidDel="00782F17" w:rsidRDefault="00CF1924" w:rsidP="009936BB">
      <w:pPr>
        <w:pStyle w:val="af9"/>
        <w:numPr>
          <w:ilvl w:val="0"/>
          <w:numId w:val="49"/>
        </w:numPr>
        <w:spacing w:after="240" w:line="276" w:lineRule="auto"/>
        <w:rPr>
          <w:del w:id="1129" w:author="Попова Дарья" w:date="2021-03-10T21:54:00Z"/>
          <w:rFonts w:ascii="Arial" w:hAnsi="Arial" w:cs="Arial"/>
          <w:color w:val="000000" w:themeColor="text1"/>
        </w:rPr>
      </w:pPr>
      <w:del w:id="1130" w:author="Попова Дарья" w:date="2021-03-10T21:54:00Z">
        <w:r w:rsidRPr="009936BB" w:rsidDel="00782F17">
          <w:rPr>
            <w:rFonts w:ascii="Arial" w:hAnsi="Arial" w:cs="Arial"/>
            <w:color w:val="000000" w:themeColor="text1"/>
          </w:rPr>
          <w:delText>продлённого срока эксплуатации;</w:delText>
        </w:r>
      </w:del>
    </w:p>
    <w:p w14:paraId="032882A8" w14:textId="66C4867E" w:rsidR="00CF1924" w:rsidDel="00782F17" w:rsidRDefault="00CF1924" w:rsidP="009936BB">
      <w:pPr>
        <w:pStyle w:val="af9"/>
        <w:numPr>
          <w:ilvl w:val="0"/>
          <w:numId w:val="49"/>
        </w:numPr>
        <w:spacing w:after="240" w:line="276" w:lineRule="auto"/>
        <w:rPr>
          <w:del w:id="1131" w:author="Попова Дарья" w:date="2021-03-10T21:54:00Z"/>
          <w:rFonts w:ascii="Arial" w:hAnsi="Arial" w:cs="Arial"/>
          <w:color w:val="000000" w:themeColor="text1"/>
        </w:rPr>
      </w:pPr>
      <w:del w:id="1132" w:author="Попова Дарья" w:date="2021-03-10T21:54:00Z">
        <w:r w:rsidRPr="009936BB" w:rsidDel="00782F17">
          <w:rPr>
            <w:rFonts w:ascii="Arial" w:hAnsi="Arial" w:cs="Arial"/>
            <w:color w:val="000000" w:themeColor="text1"/>
          </w:rPr>
          <w:delText>срока проведения последнего капитального ремонта;</w:delText>
        </w:r>
      </w:del>
    </w:p>
    <w:p w14:paraId="2947AE33" w14:textId="117B4F94" w:rsidR="00CF1924" w:rsidRPr="009936BB" w:rsidDel="006A1336" w:rsidRDefault="00CF1924" w:rsidP="009936BB">
      <w:pPr>
        <w:pStyle w:val="af9"/>
        <w:numPr>
          <w:ilvl w:val="0"/>
          <w:numId w:val="49"/>
        </w:numPr>
        <w:spacing w:after="240" w:line="276" w:lineRule="auto"/>
        <w:rPr>
          <w:del w:id="1133" w:author="Попова Дарья" w:date="2021-03-15T13:52:00Z"/>
          <w:rFonts w:ascii="Arial" w:hAnsi="Arial" w:cs="Arial"/>
          <w:color w:val="000000" w:themeColor="text1"/>
        </w:rPr>
      </w:pPr>
      <w:del w:id="1134" w:author="Попова Дарья" w:date="2021-03-10T21:54:00Z">
        <w:r w:rsidRPr="009936BB" w:rsidDel="00782F17">
          <w:rPr>
            <w:rFonts w:ascii="Arial" w:hAnsi="Arial" w:cs="Arial"/>
            <w:color w:val="000000" w:themeColor="text1"/>
          </w:rPr>
          <w:delText>остаточной стоимости ПА</w:delText>
        </w:r>
      </w:del>
      <w:del w:id="1135" w:author="Попова Дарья" w:date="2021-03-15T13:52:00Z">
        <w:r w:rsidRPr="009936BB" w:rsidDel="006A1336">
          <w:rPr>
            <w:rFonts w:ascii="Arial" w:hAnsi="Arial" w:cs="Arial"/>
            <w:color w:val="000000" w:themeColor="text1"/>
          </w:rPr>
          <w:delText xml:space="preserve">. </w:delText>
        </w:r>
      </w:del>
    </w:p>
    <w:p w14:paraId="29EA678B" w14:textId="026D893B" w:rsidR="00DA6AFF" w:rsidDel="00782F17" w:rsidRDefault="00CF1924" w:rsidP="00CF1924">
      <w:pPr>
        <w:spacing w:after="240" w:line="276" w:lineRule="auto"/>
        <w:ind w:firstLine="567"/>
        <w:rPr>
          <w:del w:id="1136" w:author="Попова Дарья" w:date="2021-03-10T21:56:00Z"/>
          <w:rFonts w:ascii="Arial" w:hAnsi="Arial" w:cs="Arial"/>
          <w:color w:val="000000" w:themeColor="text1"/>
        </w:rPr>
      </w:pPr>
      <w:del w:id="1137" w:author="Попова Дарья" w:date="2021-03-10T21:56:00Z">
        <w:r w:rsidRPr="00CF1924" w:rsidDel="00782F17">
          <w:rPr>
            <w:rFonts w:ascii="Arial" w:hAnsi="Arial" w:cs="Arial"/>
            <w:color w:val="000000" w:themeColor="text1"/>
          </w:rPr>
          <w:delText>Эти показатели будут вестись в атрибутах Единицы оборудования</w:delText>
        </w:r>
        <w:r w:rsidDel="00782F17">
          <w:rPr>
            <w:rFonts w:ascii="Arial" w:hAnsi="Arial" w:cs="Arial"/>
            <w:color w:val="000000" w:themeColor="text1"/>
          </w:rPr>
          <w:delText>.</w:delText>
        </w:r>
      </w:del>
    </w:p>
    <w:p w14:paraId="20930482" w14:textId="03655214" w:rsidR="00DA6AFF" w:rsidRDefault="00DA6AFF" w:rsidP="00DA6AF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сформированный среднесрочный </w:t>
      </w:r>
      <w:r w:rsidR="0071154F">
        <w:rPr>
          <w:rFonts w:ascii="Arial" w:hAnsi="Arial" w:cs="Arial"/>
          <w:color w:val="000000" w:themeColor="text1"/>
        </w:rPr>
        <w:t xml:space="preserve">план </w:t>
      </w:r>
      <w:ins w:id="1138" w:author="Попова Дарья" w:date="2021-03-10T22:02:00Z">
        <w:r w:rsidR="00D00DF3">
          <w:rPr>
            <w:rFonts w:ascii="Arial" w:hAnsi="Arial" w:cs="Arial"/>
            <w:color w:val="000000" w:themeColor="text1"/>
          </w:rPr>
          <w:t xml:space="preserve">и бюджет </w:t>
        </w:r>
      </w:ins>
      <w:r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ins w:id="1139" w:author="Попова Дарья" w:date="2021-03-10T22:02:00Z">
        <w:r w:rsidR="00D00DF3">
          <w:rPr>
            <w:rFonts w:ascii="Arial" w:hAnsi="Arial" w:cs="Arial"/>
            <w:color w:val="000000" w:themeColor="text1"/>
          </w:rPr>
          <w:t xml:space="preserve">по направлению </w:t>
        </w:r>
      </w:ins>
      <w:r>
        <w:rPr>
          <w:rFonts w:ascii="Arial" w:hAnsi="Arial" w:cs="Arial"/>
          <w:color w:val="000000" w:themeColor="text1"/>
        </w:rPr>
        <w:t xml:space="preserve">удовлетворяет </w:t>
      </w:r>
      <w:r w:rsidR="0044537D">
        <w:rPr>
          <w:rFonts w:ascii="Arial" w:hAnsi="Arial" w:cs="Arial"/>
          <w:color w:val="000000" w:themeColor="text1"/>
        </w:rPr>
        <w:t xml:space="preserve">Главного </w:t>
      </w:r>
      <w:r w:rsidR="0044537D" w:rsidRPr="0044537D">
        <w:rPr>
          <w:rFonts w:ascii="Arial" w:hAnsi="Arial" w:cs="Arial"/>
          <w:color w:val="000000" w:themeColor="text1"/>
        </w:rPr>
        <w:t>специалист</w:t>
      </w:r>
      <w:r w:rsidR="0044537D">
        <w:rPr>
          <w:rFonts w:ascii="Arial" w:hAnsi="Arial" w:cs="Arial"/>
          <w:color w:val="000000" w:themeColor="text1"/>
        </w:rPr>
        <w:t>а</w:t>
      </w:r>
      <w:r w:rsidR="0044537D" w:rsidRPr="0044537D">
        <w:rPr>
          <w:rFonts w:ascii="Arial" w:hAnsi="Arial" w:cs="Arial"/>
          <w:color w:val="000000" w:themeColor="text1"/>
        </w:rPr>
        <w:t xml:space="preserve"> </w:t>
      </w:r>
      <w:proofErr w:type="spellStart"/>
      <w:r w:rsidR="0044537D" w:rsidRPr="0044537D">
        <w:rPr>
          <w:rFonts w:ascii="Arial" w:hAnsi="Arial" w:cs="Arial"/>
          <w:color w:val="000000" w:themeColor="text1"/>
        </w:rPr>
        <w:t>ТОиР</w:t>
      </w:r>
      <w:proofErr w:type="spellEnd"/>
      <w:r w:rsidR="0044537D" w:rsidRPr="0044537D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Руководителя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del w:id="1140" w:author="Попова Дарья" w:date="2021-03-15T12:56:00Z">
        <w:r w:rsidR="00530BBE" w:rsidDel="00F82708">
          <w:rPr>
            <w:rFonts w:ascii="Arial" w:hAnsi="Arial" w:cs="Arial"/>
            <w:color w:val="000000" w:themeColor="text1"/>
          </w:rPr>
          <w:delText xml:space="preserve"> и Планировщика </w:delText>
        </w:r>
        <w:r w:rsidR="003B371B" w:rsidDel="00F82708">
          <w:rPr>
            <w:rFonts w:ascii="Arial" w:hAnsi="Arial" w:cs="Arial"/>
            <w:color w:val="000000" w:themeColor="text1"/>
          </w:rPr>
          <w:delText>проектов ТОиР УО</w:delText>
        </w:r>
      </w:del>
      <w:r>
        <w:rPr>
          <w:rFonts w:ascii="Arial" w:hAnsi="Arial" w:cs="Arial"/>
          <w:color w:val="000000" w:themeColor="text1"/>
        </w:rPr>
        <w:t>, то выполняет</w:t>
      </w:r>
      <w:r w:rsidR="00530BBE">
        <w:rPr>
          <w:rFonts w:ascii="Arial" w:hAnsi="Arial" w:cs="Arial"/>
          <w:color w:val="000000" w:themeColor="text1"/>
        </w:rPr>
        <w:t>ся</w:t>
      </w:r>
      <w:r>
        <w:rPr>
          <w:rFonts w:ascii="Arial" w:hAnsi="Arial" w:cs="Arial"/>
          <w:color w:val="000000" w:themeColor="text1"/>
        </w:rPr>
        <w:t xml:space="preserve"> операци</w:t>
      </w:r>
      <w:r w:rsidR="00530BBE">
        <w:rPr>
          <w:rFonts w:ascii="Arial" w:hAnsi="Arial" w:cs="Arial"/>
          <w:color w:val="000000" w:themeColor="text1"/>
        </w:rPr>
        <w:t>я</w:t>
      </w:r>
      <w:r>
        <w:rPr>
          <w:rFonts w:ascii="Arial" w:hAnsi="Arial" w:cs="Arial"/>
          <w:color w:val="000000" w:themeColor="text1"/>
        </w:rPr>
        <w:t xml:space="preserve"> «Утвердить»</w:t>
      </w:r>
      <w:r w:rsidR="0071154F">
        <w:rPr>
          <w:rFonts w:ascii="Arial" w:hAnsi="Arial" w:cs="Arial"/>
          <w:color w:val="000000" w:themeColor="text1"/>
        </w:rPr>
        <w:t xml:space="preserve"> путём нажатия соответствующей кнопки в интерфейсе потока бизнес-операций</w:t>
      </w:r>
      <w:r>
        <w:rPr>
          <w:rFonts w:ascii="Arial" w:hAnsi="Arial" w:cs="Arial"/>
          <w:color w:val="000000" w:themeColor="text1"/>
        </w:rPr>
        <w:t xml:space="preserve">. При этом ввод комментария опционален. </w:t>
      </w:r>
      <w:r w:rsidRPr="00376A8C">
        <w:rPr>
          <w:rFonts w:ascii="Arial" w:hAnsi="Arial" w:cs="Arial"/>
          <w:color w:val="000000" w:themeColor="text1"/>
        </w:rPr>
        <w:t xml:space="preserve">Утверждённый среднесрочный </w:t>
      </w:r>
      <w:r w:rsidR="0071154F" w:rsidRPr="00376A8C">
        <w:rPr>
          <w:rFonts w:ascii="Arial" w:hAnsi="Arial" w:cs="Arial"/>
          <w:color w:val="000000" w:themeColor="text1"/>
        </w:rPr>
        <w:t xml:space="preserve">план </w:t>
      </w:r>
      <w:ins w:id="1141" w:author="Попова Дарья" w:date="2021-03-10T22:03:00Z">
        <w:r w:rsidR="00D00DF3" w:rsidRPr="00376A8C">
          <w:rPr>
            <w:rFonts w:ascii="Arial" w:hAnsi="Arial" w:cs="Arial"/>
            <w:color w:val="000000" w:themeColor="text1"/>
          </w:rPr>
          <w:t xml:space="preserve">и бюджет по направлению </w:t>
        </w:r>
      </w:ins>
      <w:r w:rsidRPr="007D06CD">
        <w:rPr>
          <w:rFonts w:ascii="Arial" w:hAnsi="Arial" w:cs="Arial"/>
          <w:color w:val="000000" w:themeColor="text1"/>
        </w:rPr>
        <w:t>блокируется от изменений</w:t>
      </w:r>
      <w:ins w:id="1142" w:author="Попова Дарья" w:date="2021-03-15T10:19:00Z">
        <w:r w:rsidR="007D06CD">
          <w:rPr>
            <w:rFonts w:ascii="Arial" w:hAnsi="Arial" w:cs="Arial"/>
            <w:color w:val="000000" w:themeColor="text1"/>
          </w:rPr>
          <w:t xml:space="preserve">. После утверждения </w:t>
        </w:r>
      </w:ins>
      <w:ins w:id="1143" w:author="Попова Дарья" w:date="2021-03-15T10:20:00Z">
        <w:r w:rsidR="007D06CD">
          <w:rPr>
            <w:rFonts w:ascii="Arial" w:hAnsi="Arial" w:cs="Arial"/>
            <w:color w:val="000000" w:themeColor="text1"/>
          </w:rPr>
          <w:t>среднесрочного</w:t>
        </w:r>
        <w:r w:rsidR="007D06CD" w:rsidRPr="003B0568">
          <w:rPr>
            <w:rFonts w:ascii="Arial" w:hAnsi="Arial" w:cs="Arial"/>
            <w:color w:val="000000" w:themeColor="text1"/>
          </w:rPr>
          <w:t xml:space="preserve"> план</w:t>
        </w:r>
        <w:r w:rsidR="007D06CD">
          <w:rPr>
            <w:rFonts w:ascii="Arial" w:hAnsi="Arial" w:cs="Arial"/>
            <w:color w:val="000000" w:themeColor="text1"/>
          </w:rPr>
          <w:t>а</w:t>
        </w:r>
        <w:r w:rsidR="007D06CD" w:rsidRPr="003B0568">
          <w:rPr>
            <w:rFonts w:ascii="Arial" w:hAnsi="Arial" w:cs="Arial"/>
            <w:color w:val="000000" w:themeColor="text1"/>
          </w:rPr>
          <w:t xml:space="preserve"> и бюджет</w:t>
        </w:r>
        <w:r w:rsidR="007D06CD">
          <w:rPr>
            <w:rFonts w:ascii="Arial" w:hAnsi="Arial" w:cs="Arial"/>
            <w:color w:val="000000" w:themeColor="text1"/>
          </w:rPr>
          <w:t>а</w:t>
        </w:r>
        <w:r w:rsidR="007D06CD" w:rsidRPr="003B0568">
          <w:rPr>
            <w:rFonts w:ascii="Arial" w:hAnsi="Arial" w:cs="Arial"/>
            <w:color w:val="000000" w:themeColor="text1"/>
          </w:rPr>
          <w:t xml:space="preserve"> по</w:t>
        </w:r>
        <w:r w:rsidR="007D06CD">
          <w:rPr>
            <w:rFonts w:ascii="Arial" w:hAnsi="Arial" w:cs="Arial"/>
            <w:color w:val="000000" w:themeColor="text1"/>
          </w:rPr>
          <w:t xml:space="preserve"> всем направлениям</w:t>
        </w:r>
      </w:ins>
      <w:del w:id="1144" w:author="Попова Дарья" w:date="2021-03-15T10:20:00Z">
        <w:r w:rsidRPr="00D00DF3" w:rsidDel="007D06CD">
          <w:rPr>
            <w:rFonts w:ascii="Arial" w:hAnsi="Arial" w:cs="Arial"/>
            <w:color w:val="000000" w:themeColor="text1"/>
            <w:highlight w:val="yellow"/>
            <w:rPrChange w:id="1145" w:author="Попова Дарья" w:date="2021-03-10T22:03:00Z">
              <w:rPr>
                <w:rFonts w:ascii="Arial" w:hAnsi="Arial" w:cs="Arial"/>
                <w:color w:val="000000" w:themeColor="text1"/>
              </w:rPr>
            </w:rPrChange>
          </w:rPr>
          <w:delText xml:space="preserve"> и</w:delText>
        </w:r>
      </w:del>
      <w:r w:rsidRPr="00376A8C">
        <w:rPr>
          <w:rFonts w:ascii="Arial" w:hAnsi="Arial" w:cs="Arial"/>
          <w:color w:val="000000" w:themeColor="text1"/>
        </w:rPr>
        <w:t xml:space="preserve"> становится доступен следующий шаг процесса</w:t>
      </w:r>
      <w:r w:rsidR="0044537D" w:rsidRPr="00376A8C">
        <w:rPr>
          <w:rFonts w:ascii="Arial" w:hAnsi="Arial" w:cs="Arial"/>
          <w:color w:val="000000" w:themeColor="text1"/>
        </w:rPr>
        <w:t xml:space="preserve"> – рассмотрение среднесрочного плана и бюджета </w:t>
      </w:r>
      <w:r w:rsidR="000773FE" w:rsidRPr="007D06CD">
        <w:rPr>
          <w:rFonts w:ascii="Arial" w:hAnsi="Arial" w:cs="Arial"/>
          <w:color w:val="000000" w:themeColor="text1"/>
        </w:rPr>
        <w:t xml:space="preserve">Техническим </w:t>
      </w:r>
      <w:r w:rsidR="00E91639" w:rsidRPr="007D06CD">
        <w:rPr>
          <w:rFonts w:ascii="Arial" w:hAnsi="Arial" w:cs="Arial"/>
          <w:color w:val="000000" w:themeColor="text1"/>
        </w:rPr>
        <w:t>комитетом УО</w:t>
      </w:r>
      <w:r w:rsidRPr="007D06CD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Участники </w:t>
      </w:r>
      <w:r w:rsidR="000773FE">
        <w:rPr>
          <w:rFonts w:ascii="Arial" w:hAnsi="Arial" w:cs="Arial"/>
          <w:color w:val="000000" w:themeColor="text1"/>
        </w:rPr>
        <w:t xml:space="preserve">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0773F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информируются по электронной почте о необходимости выполнить свои шаги процесса.</w:t>
      </w:r>
    </w:p>
    <w:p w14:paraId="4320ADDE" w14:textId="772BA143" w:rsidR="00DA6AFF" w:rsidRDefault="00DA6AFF" w:rsidP="00DA6AF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результаты планирования среднесрочного </w:t>
      </w:r>
      <w:r w:rsidR="00F83620">
        <w:rPr>
          <w:rFonts w:ascii="Arial" w:hAnsi="Arial" w:cs="Arial"/>
          <w:color w:val="000000" w:themeColor="text1"/>
        </w:rPr>
        <w:t>плана</w:t>
      </w:r>
      <w:ins w:id="1146" w:author="Попова Дарья" w:date="2021-03-10T22:08:00Z">
        <w:r w:rsidR="00D00DF3">
          <w:rPr>
            <w:rFonts w:ascii="Arial" w:hAnsi="Arial" w:cs="Arial"/>
            <w:color w:val="000000" w:themeColor="text1"/>
          </w:rPr>
          <w:t xml:space="preserve"> и</w:t>
        </w:r>
      </w:ins>
      <w:ins w:id="1147" w:author="Попова Дарья" w:date="2021-03-10T22:03:00Z">
        <w:r w:rsidR="00D00DF3">
          <w:rPr>
            <w:rFonts w:ascii="Arial" w:hAnsi="Arial" w:cs="Arial"/>
            <w:color w:val="000000" w:themeColor="text1"/>
          </w:rPr>
          <w:t xml:space="preserve"> бюджета</w:t>
        </w:r>
      </w:ins>
      <w:r w:rsidR="00F8362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воздействий на производственные активы</w:t>
      </w:r>
      <w:ins w:id="1148" w:author="Попова Дарья" w:date="2021-03-10T22:08:00Z">
        <w:r w:rsidR="00D00DF3">
          <w:rPr>
            <w:rFonts w:ascii="Arial" w:hAnsi="Arial" w:cs="Arial"/>
            <w:color w:val="000000" w:themeColor="text1"/>
          </w:rPr>
          <w:t xml:space="preserve"> по направлению</w:t>
        </w:r>
      </w:ins>
      <w:r>
        <w:rPr>
          <w:rFonts w:ascii="Arial" w:hAnsi="Arial" w:cs="Arial"/>
          <w:color w:val="000000" w:themeColor="text1"/>
        </w:rPr>
        <w:t xml:space="preserve"> неудовлетворительные, то проверяющи</w:t>
      </w:r>
      <w:del w:id="1149" w:author="Попова Дарья" w:date="2021-03-15T13:27:00Z">
        <w:r w:rsidR="00530BBE" w:rsidDel="00436CC7">
          <w:rPr>
            <w:rFonts w:ascii="Arial" w:hAnsi="Arial" w:cs="Arial"/>
            <w:color w:val="000000" w:themeColor="text1"/>
          </w:rPr>
          <w:delText>е</w:delText>
        </w:r>
      </w:del>
      <w:ins w:id="1150" w:author="Попова Дарья" w:date="2021-03-15T13:27:00Z">
        <w:r w:rsidR="00436CC7">
          <w:rPr>
            <w:rFonts w:ascii="Arial" w:hAnsi="Arial" w:cs="Arial"/>
            <w:color w:val="000000" w:themeColor="text1"/>
          </w:rPr>
          <w:t>й</w:t>
        </w:r>
      </w:ins>
      <w:r w:rsidR="00F83620">
        <w:rPr>
          <w:rFonts w:ascii="Arial" w:hAnsi="Arial" w:cs="Arial"/>
          <w:color w:val="000000" w:themeColor="text1"/>
        </w:rPr>
        <w:t xml:space="preserve"> - </w:t>
      </w:r>
      <w:r w:rsidR="000773FE" w:rsidRPr="000773FE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0773FE" w:rsidRPr="000773FE">
        <w:rPr>
          <w:rFonts w:ascii="Arial" w:hAnsi="Arial" w:cs="Arial"/>
          <w:color w:val="000000" w:themeColor="text1"/>
        </w:rPr>
        <w:t>ТОиР</w:t>
      </w:r>
      <w:proofErr w:type="spellEnd"/>
      <w:r w:rsidR="000773FE" w:rsidRPr="000773FE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</w:t>
      </w:r>
      <w:r w:rsidR="00E0703C" w:rsidRPr="00E0703C">
        <w:t xml:space="preserve"> </w:t>
      </w:r>
      <w:r w:rsidR="00E0703C" w:rsidRPr="00E0703C">
        <w:rPr>
          <w:rFonts w:ascii="Arial" w:hAnsi="Arial" w:cs="Arial"/>
          <w:color w:val="000000" w:themeColor="text1"/>
        </w:rPr>
        <w:t>Руководитель ЦФО</w:t>
      </w:r>
      <w:del w:id="1151" w:author="Попова Дарья" w:date="2021-03-15T13:27:00Z">
        <w:r w:rsidR="00530BBE" w:rsidDel="00436CC7">
          <w:rPr>
            <w:rFonts w:ascii="Arial" w:hAnsi="Arial" w:cs="Arial"/>
            <w:color w:val="000000" w:themeColor="text1"/>
          </w:rPr>
          <w:delText xml:space="preserve"> и/или Планировщик </w:delText>
        </w:r>
        <w:r w:rsidR="003B371B" w:rsidDel="00436CC7">
          <w:rPr>
            <w:rFonts w:ascii="Arial" w:hAnsi="Arial" w:cs="Arial"/>
            <w:color w:val="000000" w:themeColor="text1"/>
          </w:rPr>
          <w:delText>проектов ТОиР УО</w:delText>
        </w:r>
        <w:r w:rsidR="00F83620" w:rsidDel="00436CC7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отклоня</w:t>
      </w:r>
      <w:ins w:id="1152" w:author="Попова Дарья" w:date="2021-03-15T13:27:00Z">
        <w:r w:rsidR="00436CC7">
          <w:rPr>
            <w:rFonts w:ascii="Arial" w:hAnsi="Arial" w:cs="Arial"/>
            <w:color w:val="000000" w:themeColor="text1"/>
          </w:rPr>
          <w:t>е</w:t>
        </w:r>
      </w:ins>
      <w:del w:id="1153" w:author="Попова Дарья" w:date="2021-03-15T13:27:00Z">
        <w:r w:rsidR="00530BBE" w:rsidDel="00436CC7">
          <w:rPr>
            <w:rFonts w:ascii="Arial" w:hAnsi="Arial" w:cs="Arial"/>
            <w:color w:val="000000" w:themeColor="text1"/>
          </w:rPr>
          <w:delText>ю</w:delText>
        </w:r>
      </w:del>
      <w:r w:rsidR="00530BBE">
        <w:rPr>
          <w:rFonts w:ascii="Arial" w:hAnsi="Arial" w:cs="Arial"/>
          <w:color w:val="000000" w:themeColor="text1"/>
        </w:rPr>
        <w:t>т</w:t>
      </w:r>
      <w:r>
        <w:rPr>
          <w:rFonts w:ascii="Arial" w:hAnsi="Arial" w:cs="Arial"/>
          <w:color w:val="000000" w:themeColor="text1"/>
        </w:rPr>
        <w:t xml:space="preserve"> сформированный трёхлетний </w:t>
      </w:r>
      <w:r w:rsidR="00F83620">
        <w:rPr>
          <w:rFonts w:ascii="Arial" w:hAnsi="Arial" w:cs="Arial"/>
          <w:color w:val="000000" w:themeColor="text1"/>
        </w:rPr>
        <w:t>план</w:t>
      </w:r>
      <w:ins w:id="1154" w:author="Попова Дарья" w:date="2021-03-15T13:32:00Z">
        <w:r w:rsidR="00436CC7">
          <w:rPr>
            <w:rFonts w:ascii="Arial" w:hAnsi="Arial" w:cs="Arial"/>
            <w:color w:val="000000" w:themeColor="text1"/>
          </w:rPr>
          <w:t xml:space="preserve"> путем нажатия соответствующей кнопки</w:t>
        </w:r>
      </w:ins>
      <w:ins w:id="1155" w:author="Попова Дарья" w:date="2021-03-15T13:33:00Z">
        <w:r w:rsidR="00436CC7">
          <w:rPr>
            <w:rFonts w:ascii="Arial" w:hAnsi="Arial" w:cs="Arial"/>
            <w:color w:val="000000" w:themeColor="text1"/>
          </w:rPr>
          <w:t xml:space="preserve"> в интерфейсе потока бизнес-операций</w:t>
        </w:r>
      </w:ins>
      <w:r>
        <w:rPr>
          <w:rFonts w:ascii="Arial" w:hAnsi="Arial" w:cs="Arial"/>
          <w:color w:val="000000" w:themeColor="text1"/>
        </w:rPr>
        <w:t>. При этом ввод комментария обязателен</w:t>
      </w:r>
      <w:r w:rsidRPr="0025707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Отклонённый среднесрочный </w:t>
      </w:r>
      <w:r w:rsidR="00F83620">
        <w:rPr>
          <w:rFonts w:ascii="Arial" w:hAnsi="Arial" w:cs="Arial"/>
          <w:color w:val="000000" w:themeColor="text1"/>
        </w:rPr>
        <w:t xml:space="preserve">план </w:t>
      </w:r>
      <w:ins w:id="1156" w:author="Попова Дарья" w:date="2021-03-10T22:04:00Z">
        <w:r w:rsidR="00D00DF3">
          <w:rPr>
            <w:rFonts w:ascii="Arial" w:hAnsi="Arial" w:cs="Arial"/>
            <w:color w:val="000000" w:themeColor="text1"/>
          </w:rPr>
          <w:t xml:space="preserve">и бюджет </w:t>
        </w:r>
      </w:ins>
      <w:r>
        <w:rPr>
          <w:rFonts w:ascii="Arial" w:hAnsi="Arial" w:cs="Arial"/>
          <w:color w:val="000000" w:themeColor="text1"/>
        </w:rPr>
        <w:t xml:space="preserve">возвращается исполнителю </w:t>
      </w:r>
      <w:r w:rsidR="0071154F">
        <w:rPr>
          <w:rFonts w:ascii="Arial" w:hAnsi="Arial" w:cs="Arial"/>
          <w:color w:val="000000" w:themeColor="text1"/>
        </w:rPr>
        <w:t xml:space="preserve">- </w:t>
      </w:r>
      <w:r w:rsidR="000773FE" w:rsidRPr="000773FE">
        <w:rPr>
          <w:rFonts w:ascii="Arial" w:hAnsi="Arial" w:cs="Arial"/>
          <w:color w:val="000000" w:themeColor="text1"/>
        </w:rPr>
        <w:t>Планировщик</w:t>
      </w:r>
      <w:r w:rsidR="000773FE">
        <w:rPr>
          <w:rFonts w:ascii="Arial" w:hAnsi="Arial" w:cs="Arial"/>
          <w:color w:val="000000" w:themeColor="text1"/>
        </w:rPr>
        <w:t>у</w:t>
      </w:r>
      <w:r w:rsidR="000773FE" w:rsidRPr="000773FE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71154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на доработку. Исполнитель информируется об этом по электронной почте.</w:t>
      </w:r>
    </w:p>
    <w:p w14:paraId="57BAF1CB" w14:textId="37239F27" w:rsidR="00DA6AFF" w:rsidRDefault="00DA6AFF" w:rsidP="00DA6AFF">
      <w:pPr>
        <w:spacing w:after="240" w:line="276" w:lineRule="auto"/>
        <w:ind w:firstLine="567"/>
        <w:rPr>
          <w:ins w:id="1157" w:author="Попова Дарья" w:date="2021-03-15T13:42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В ходе анализа среднесрочного </w:t>
      </w:r>
      <w:r w:rsidR="00F83620">
        <w:rPr>
          <w:rFonts w:ascii="Arial" w:hAnsi="Arial" w:cs="Arial"/>
          <w:color w:val="000000" w:themeColor="text1"/>
        </w:rPr>
        <w:t>план</w:t>
      </w:r>
      <w:ins w:id="1158" w:author="Попова Дарья" w:date="2021-03-15T13:34:00Z">
        <w:r w:rsidR="00436CC7">
          <w:rPr>
            <w:rFonts w:ascii="Arial" w:hAnsi="Arial" w:cs="Arial"/>
            <w:color w:val="000000" w:themeColor="text1"/>
          </w:rPr>
          <w:t>а</w:t>
        </w:r>
      </w:ins>
      <w:ins w:id="1159" w:author="Попова Дарья" w:date="2021-03-10T22:04:00Z">
        <w:r w:rsidR="00D00DF3">
          <w:rPr>
            <w:rFonts w:ascii="Arial" w:hAnsi="Arial" w:cs="Arial"/>
            <w:color w:val="000000" w:themeColor="text1"/>
          </w:rPr>
          <w:t xml:space="preserve"> и бюджета</w:t>
        </w:r>
      </w:ins>
      <w:r w:rsidR="00F8362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воздействий </w:t>
      </w:r>
      <w:r w:rsidR="000773FE">
        <w:rPr>
          <w:rFonts w:ascii="Arial" w:hAnsi="Arial" w:cs="Arial"/>
          <w:color w:val="000000" w:themeColor="text1"/>
        </w:rPr>
        <w:t>Главным</w:t>
      </w:r>
      <w:r w:rsidR="000773FE" w:rsidRPr="000773FE">
        <w:rPr>
          <w:rFonts w:ascii="Arial" w:hAnsi="Arial" w:cs="Arial"/>
          <w:color w:val="000000" w:themeColor="text1"/>
        </w:rPr>
        <w:t xml:space="preserve"> специалист</w:t>
      </w:r>
      <w:r w:rsidR="000773FE">
        <w:rPr>
          <w:rFonts w:ascii="Arial" w:hAnsi="Arial" w:cs="Arial"/>
          <w:color w:val="000000" w:themeColor="text1"/>
        </w:rPr>
        <w:t>ом</w:t>
      </w:r>
      <w:r w:rsidR="000773FE" w:rsidRPr="000773FE">
        <w:rPr>
          <w:rFonts w:ascii="Arial" w:hAnsi="Arial" w:cs="Arial"/>
          <w:color w:val="000000" w:themeColor="text1"/>
        </w:rPr>
        <w:t xml:space="preserve"> </w:t>
      </w:r>
      <w:proofErr w:type="spellStart"/>
      <w:r w:rsidR="000773FE" w:rsidRPr="000773FE">
        <w:rPr>
          <w:rFonts w:ascii="Arial" w:hAnsi="Arial" w:cs="Arial"/>
          <w:color w:val="000000" w:themeColor="text1"/>
        </w:rPr>
        <w:t>ТОиР</w:t>
      </w:r>
      <w:proofErr w:type="spellEnd"/>
      <w:r w:rsidR="000773FE" w:rsidRPr="000773FE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="00530BBE">
        <w:rPr>
          <w:rFonts w:ascii="Arial" w:hAnsi="Arial" w:cs="Arial"/>
          <w:color w:val="000000" w:themeColor="text1"/>
        </w:rPr>
        <w:t xml:space="preserve"> </w:t>
      </w:r>
      <w:del w:id="1160" w:author="Попова Дарья" w:date="2021-03-15T13:34:00Z">
        <w:r w:rsidR="00530BBE" w:rsidDel="00436CC7">
          <w:rPr>
            <w:rFonts w:ascii="Arial" w:hAnsi="Arial" w:cs="Arial"/>
            <w:color w:val="000000" w:themeColor="text1"/>
          </w:rPr>
          <w:delText xml:space="preserve">и Планировщиком </w:delText>
        </w:r>
        <w:r w:rsidR="003B371B" w:rsidDel="00436CC7">
          <w:rPr>
            <w:rFonts w:ascii="Arial" w:hAnsi="Arial" w:cs="Arial"/>
            <w:color w:val="000000" w:themeColor="text1"/>
          </w:rPr>
          <w:delText>проектов ТОиР УО</w:delText>
        </w:r>
        <w:r w:rsidR="000773FE" w:rsidRPr="000773FE" w:rsidDel="00436CC7">
          <w:rPr>
            <w:rFonts w:ascii="Arial" w:hAnsi="Arial" w:cs="Arial"/>
            <w:color w:val="000000" w:themeColor="text1"/>
          </w:rPr>
          <w:delText xml:space="preserve"> </w:delText>
        </w:r>
      </w:del>
      <w:r>
        <w:rPr>
          <w:rFonts w:ascii="Arial" w:hAnsi="Arial" w:cs="Arial"/>
          <w:color w:val="000000" w:themeColor="text1"/>
        </w:rPr>
        <w:t>готов</w:t>
      </w:r>
      <w:r w:rsidR="000773FE">
        <w:rPr>
          <w:rFonts w:ascii="Arial" w:hAnsi="Arial" w:cs="Arial"/>
          <w:color w:val="000000" w:themeColor="text1"/>
        </w:rPr>
        <w:t>и</w:t>
      </w:r>
      <w:r>
        <w:rPr>
          <w:rFonts w:ascii="Arial" w:hAnsi="Arial" w:cs="Arial"/>
          <w:color w:val="000000" w:themeColor="text1"/>
        </w:rPr>
        <w:t>тся внесистемны</w:t>
      </w:r>
      <w:r w:rsidR="000773FE">
        <w:rPr>
          <w:rFonts w:ascii="Arial" w:hAnsi="Arial" w:cs="Arial"/>
          <w:color w:val="000000" w:themeColor="text1"/>
        </w:rPr>
        <w:t>й</w:t>
      </w:r>
      <w:r>
        <w:rPr>
          <w:rFonts w:ascii="Arial" w:hAnsi="Arial" w:cs="Arial"/>
          <w:color w:val="000000" w:themeColor="text1"/>
        </w:rPr>
        <w:t xml:space="preserve"> документ: «Экспертиза по анализу среднесрочного плана проектов»</w:t>
      </w:r>
      <w:r w:rsidR="000773FE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>которы</w:t>
      </w:r>
      <w:r w:rsidR="000773FE">
        <w:rPr>
          <w:rFonts w:ascii="Arial" w:hAnsi="Arial" w:cs="Arial"/>
          <w:color w:val="000000" w:themeColor="text1"/>
        </w:rPr>
        <w:t>й</w:t>
      </w:r>
      <w:r>
        <w:rPr>
          <w:rFonts w:ascii="Arial" w:hAnsi="Arial" w:cs="Arial"/>
          <w:color w:val="000000" w:themeColor="text1"/>
        </w:rPr>
        <w:t xml:space="preserve"> сопровожда</w:t>
      </w:r>
      <w:r w:rsidR="000773FE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т корректировку </w:t>
      </w:r>
      <w:r w:rsidR="00F83620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 случае отклонения последнего, и используются при его рассмотрении </w:t>
      </w:r>
      <w:r w:rsidR="00F83620">
        <w:rPr>
          <w:rFonts w:ascii="Arial" w:hAnsi="Arial" w:cs="Arial"/>
          <w:color w:val="000000" w:themeColor="text1"/>
        </w:rPr>
        <w:t xml:space="preserve">Техническим </w:t>
      </w:r>
      <w:r>
        <w:rPr>
          <w:rFonts w:ascii="Arial" w:hAnsi="Arial" w:cs="Arial"/>
          <w:color w:val="000000" w:themeColor="text1"/>
        </w:rPr>
        <w:t>комитетом бизнес-единицы.</w:t>
      </w:r>
    </w:p>
    <w:p w14:paraId="27E527CF" w14:textId="77777777" w:rsidR="0038138B" w:rsidRDefault="0038138B" w:rsidP="00DA6AFF">
      <w:pPr>
        <w:spacing w:after="240" w:line="276" w:lineRule="auto"/>
        <w:ind w:firstLine="567"/>
        <w:rPr>
          <w:ins w:id="1161" w:author="Попова Дарья" w:date="2021-03-15T13:43:00Z"/>
          <w:rFonts w:ascii="Arial" w:hAnsi="Arial" w:cs="Arial"/>
          <w:color w:val="000000" w:themeColor="text1"/>
        </w:rPr>
      </w:pPr>
    </w:p>
    <w:p w14:paraId="0ED2BA6D" w14:textId="5A154364" w:rsidR="0038138B" w:rsidRPr="009936BB" w:rsidRDefault="0038138B" w:rsidP="0038138B">
      <w:pPr>
        <w:pStyle w:val="4"/>
        <w:spacing w:after="120"/>
        <w:ind w:left="862" w:hanging="862"/>
        <w:rPr>
          <w:ins w:id="1162" w:author="Попова Дарья" w:date="2021-03-15T13:43:00Z"/>
          <w:rFonts w:eastAsiaTheme="majorEastAsia" w:cstheme="majorBidi"/>
          <w:b/>
          <w:i w:val="0"/>
          <w:caps w:val="0"/>
          <w:sz w:val="24"/>
          <w:szCs w:val="24"/>
        </w:rPr>
      </w:pPr>
      <w:ins w:id="1163" w:author="Попова Дарья" w:date="2021-03-15T13:43:00Z"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Шаг процесса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7</w:t>
        </w:r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0 </w:t>
        </w:r>
      </w:ins>
      <w:ins w:id="1164" w:author="Попова Дарья" w:date="2021-03-17T14:06:00Z">
        <w:r w:rsidR="006B56E0">
          <w:rPr>
            <w:rFonts w:eastAsiaTheme="majorEastAsia" w:cstheme="majorBidi"/>
            <w:b/>
            <w:i w:val="0"/>
            <w:caps w:val="0"/>
            <w:sz w:val="24"/>
            <w:szCs w:val="24"/>
          </w:rPr>
          <w:t>–</w:t>
        </w:r>
      </w:ins>
      <w:ins w:id="1165" w:author="Попова Дарья" w:date="2021-03-15T13:43:00Z"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</w:ins>
      <w:ins w:id="1166" w:author="Попова Дарья" w:date="2021-03-17T14:06:00Z">
        <w:r w:rsidR="006B56E0">
          <w:rPr>
            <w:rFonts w:eastAsiaTheme="majorEastAsia" w:cstheme="majorBidi"/>
            <w:b/>
            <w:i w:val="0"/>
            <w:caps w:val="0"/>
            <w:sz w:val="24"/>
            <w:szCs w:val="24"/>
          </w:rPr>
          <w:t>Подтверждение р</w:t>
        </w:r>
      </w:ins>
      <w:ins w:id="1167" w:author="Попова Дарья" w:date="2021-03-15T13:43:00Z">
        <w:r w:rsidR="006B56E0">
          <w:rPr>
            <w:rFonts w:eastAsiaTheme="majorEastAsia" w:cstheme="majorBidi"/>
            <w:b/>
            <w:i w:val="0"/>
            <w:caps w:val="0"/>
            <w:sz w:val="24"/>
            <w:szCs w:val="24"/>
          </w:rPr>
          <w:t>ассмотрения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среднесрочного 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>плана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и бюджета воздействий на ПА 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Техническим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комитетом УО</w:t>
        </w:r>
      </w:ins>
    </w:p>
    <w:p w14:paraId="157322F5" w14:textId="77777777" w:rsidR="0038138B" w:rsidRPr="00232E9F" w:rsidRDefault="0038138B" w:rsidP="0038138B">
      <w:pPr>
        <w:spacing w:after="240" w:line="276" w:lineRule="auto"/>
        <w:ind w:firstLine="567"/>
        <w:rPr>
          <w:ins w:id="1168" w:author="Попова Дарья" w:date="2021-03-15T13:43:00Z"/>
          <w:rFonts w:ascii="Arial" w:hAnsi="Arial" w:cs="Arial"/>
          <w:color w:val="000000" w:themeColor="text1"/>
        </w:rPr>
      </w:pPr>
      <w:ins w:id="1169" w:author="Попова Дарья" w:date="2021-03-15T13:43:00Z">
        <w:r>
          <w:rPr>
            <w:rFonts w:ascii="Arial" w:hAnsi="Arial" w:cs="Arial"/>
            <w:color w:val="000000" w:themeColor="text1"/>
          </w:rPr>
          <w:t>Участники Технического комитета УО получат оповещение по электронной почте о необходимости выполнить свой шаг операции.</w:t>
        </w:r>
      </w:ins>
    </w:p>
    <w:p w14:paraId="1D3500F9" w14:textId="7D10C3F4" w:rsidR="0038138B" w:rsidRPr="006F63CE" w:rsidRDefault="0038138B" w:rsidP="0038138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ins w:id="1170" w:author="Попова Дарья" w:date="2021-03-15T13:43:00Z">
        <w:r>
          <w:rPr>
            <w:rFonts w:ascii="Arial" w:hAnsi="Arial" w:cs="Arial"/>
            <w:color w:val="000000" w:themeColor="text1"/>
          </w:rPr>
          <w:t>Все участники Технического комитета УО будут назначены в качестве соисполнителей по данному шагу. В системе учётные записи участников будут объединены в группу. Данная группа пользователей будет указана в качестве исполнителя шага.</w:t>
        </w:r>
      </w:ins>
    </w:p>
    <w:p w14:paraId="39DAD1E9" w14:textId="350D22CE" w:rsidR="006E78E6" w:rsidRPr="00B67411" w:rsidRDefault="00E66124" w:rsidP="006E78E6">
      <w:pPr>
        <w:spacing w:after="240" w:line="276" w:lineRule="auto"/>
        <w:ind w:firstLine="567"/>
        <w:rPr>
          <w:ins w:id="1171" w:author="Попова Дарья" w:date="2021-03-15T13:53:00Z"/>
          <w:rFonts w:ascii="Arial" w:hAnsi="Arial" w:cs="Arial"/>
          <w:color w:val="000000" w:themeColor="text1"/>
        </w:rPr>
      </w:pPr>
      <w:ins w:id="1172" w:author="Попова Дарья" w:date="2021-03-15T13:58:00Z">
        <w:r>
          <w:rPr>
            <w:rFonts w:ascii="Arial" w:hAnsi="Arial" w:cs="Arial"/>
            <w:color w:val="000000" w:themeColor="text1"/>
          </w:rPr>
          <w:t xml:space="preserve">Процесс анализа среднесрочного плана и бюджета воздействий на ПА бизнес-единицы будет реализован в виде аналитических отчётов в </w:t>
        </w:r>
        <w:r>
          <w:rPr>
            <w:rFonts w:ascii="Arial" w:hAnsi="Arial" w:cs="Arial"/>
            <w:color w:val="000000" w:themeColor="text1"/>
            <w:lang w:val="en-US"/>
          </w:rPr>
          <w:t>SAP</w:t>
        </w:r>
        <w:r w:rsidRPr="00494ECB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  <w:lang w:val="en-US"/>
          </w:rPr>
          <w:t>Analysis</w:t>
        </w:r>
        <w:r w:rsidRPr="00186A8C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  <w:lang w:val="en-US"/>
          </w:rPr>
          <w:t>for</w:t>
        </w:r>
        <w:r w:rsidRPr="00186A8C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  <w:lang w:val="en-US"/>
          </w:rPr>
          <w:t>Excel</w:t>
        </w:r>
        <w:r w:rsidRPr="00A34E05">
          <w:rPr>
            <w:rFonts w:ascii="Arial" w:hAnsi="Arial" w:cs="Arial"/>
            <w:color w:val="000000" w:themeColor="text1"/>
          </w:rPr>
          <w:t xml:space="preserve"> </w:t>
        </w:r>
      </w:ins>
      <w:ins w:id="1173" w:author="Попова Дарья" w:date="2021-03-15T13:51:00Z">
        <w:r w:rsidR="006A1336">
          <w:rPr>
            <w:rFonts w:ascii="Arial" w:hAnsi="Arial" w:cs="Arial"/>
            <w:color w:val="000000" w:themeColor="text1"/>
          </w:rPr>
          <w:t xml:space="preserve">(код </w:t>
        </w:r>
        <w:r w:rsidR="006A1336" w:rsidRPr="00B04EF5">
          <w:rPr>
            <w:rFonts w:ascii="Arial" w:hAnsi="Arial" w:cs="Arial"/>
            <w:color w:val="000000" w:themeColor="text1"/>
          </w:rPr>
          <w:t>MCB0</w:t>
        </w:r>
      </w:ins>
      <w:ins w:id="1174" w:author="Попова Дарья" w:date="2021-03-15T13:53:00Z">
        <w:r w:rsidR="006A1336">
          <w:rPr>
            <w:rFonts w:ascii="Arial" w:hAnsi="Arial" w:cs="Arial"/>
            <w:color w:val="000000" w:themeColor="text1"/>
          </w:rPr>
          <w:t>8-02</w:t>
        </w:r>
      </w:ins>
      <w:ins w:id="1175" w:author="Попова Дарья" w:date="2021-03-15T13:51:00Z">
        <w:r w:rsidR="006A1336" w:rsidRPr="00D439A4">
          <w:rPr>
            <w:rFonts w:ascii="Arial" w:hAnsi="Arial" w:cs="Arial"/>
            <w:color w:val="000000" w:themeColor="text1"/>
          </w:rPr>
          <w:t xml:space="preserve"> </w:t>
        </w:r>
        <w:r w:rsidR="006A1336">
          <w:rPr>
            <w:rFonts w:ascii="Arial" w:hAnsi="Arial" w:cs="Arial"/>
            <w:color w:val="000000" w:themeColor="text1"/>
          </w:rPr>
          <w:t>в реестре разработок, описани</w:t>
        </w:r>
        <w:r>
          <w:rPr>
            <w:rFonts w:ascii="Arial" w:hAnsi="Arial" w:cs="Arial"/>
            <w:color w:val="000000" w:themeColor="text1"/>
          </w:rPr>
          <w:t>е в разделе 5.10 настоящего КД)</w:t>
        </w:r>
        <w:r w:rsidR="006A1336">
          <w:rPr>
            <w:rFonts w:ascii="Arial" w:hAnsi="Arial" w:cs="Arial"/>
            <w:color w:val="000000" w:themeColor="text1"/>
          </w:rPr>
          <w:t xml:space="preserve">. </w:t>
        </w:r>
      </w:ins>
      <w:ins w:id="1176" w:author="Попова Дарья" w:date="2021-03-17T11:42:00Z">
        <w:r w:rsidR="00BD7816">
          <w:rPr>
            <w:rFonts w:ascii="Arial" w:hAnsi="Arial" w:cs="Arial"/>
            <w:color w:val="000000" w:themeColor="text1"/>
          </w:rPr>
          <w:t xml:space="preserve">Рассмотрение среднесрочного плана и бюджета воздействий на ПА Техническим комитетом УО осуществляется совместно с </w:t>
        </w:r>
      </w:ins>
      <w:ins w:id="1177" w:author="Попова Дарья" w:date="2021-03-17T11:48:00Z">
        <w:r w:rsidR="00BD7816">
          <w:rPr>
            <w:rFonts w:ascii="Arial" w:hAnsi="Arial" w:cs="Arial"/>
            <w:color w:val="000000" w:themeColor="text1"/>
          </w:rPr>
          <w:t>годовым бюджето</w:t>
        </w:r>
      </w:ins>
      <w:ins w:id="1178" w:author="Попова Дарья" w:date="2021-03-17T11:49:00Z">
        <w:r w:rsidR="00BD7816">
          <w:rPr>
            <w:rFonts w:ascii="Arial" w:hAnsi="Arial" w:cs="Arial"/>
            <w:color w:val="000000" w:themeColor="text1"/>
          </w:rPr>
          <w:t>м</w:t>
        </w:r>
      </w:ins>
      <w:ins w:id="1179" w:author="Попова Дарья" w:date="2021-03-17T11:48:00Z">
        <w:r w:rsidR="00BD7816">
          <w:rPr>
            <w:rFonts w:ascii="Arial" w:hAnsi="Arial" w:cs="Arial"/>
            <w:color w:val="000000" w:themeColor="text1"/>
          </w:rPr>
          <w:t xml:space="preserve"> воздействий на ПА.</w:t>
        </w:r>
      </w:ins>
    </w:p>
    <w:p w14:paraId="50C9BEF0" w14:textId="4AA32476" w:rsidR="00E66124" w:rsidRDefault="00E66124" w:rsidP="00E66124">
      <w:pPr>
        <w:spacing w:after="240" w:line="276" w:lineRule="auto"/>
        <w:ind w:firstLine="567"/>
        <w:rPr>
          <w:ins w:id="1180" w:author="Попова Дарья" w:date="2021-03-15T14:00:00Z"/>
          <w:rFonts w:ascii="Arial" w:hAnsi="Arial" w:cs="Arial"/>
          <w:color w:val="000000" w:themeColor="text1"/>
        </w:rPr>
      </w:pPr>
      <w:ins w:id="1181" w:author="Попова Дарья" w:date="2021-03-15T14:00:00Z">
        <w:r>
          <w:rPr>
            <w:rFonts w:ascii="Arial" w:hAnsi="Arial" w:cs="Arial"/>
            <w:color w:val="000000" w:themeColor="text1"/>
          </w:rPr>
          <w:t xml:space="preserve">В случае отклонения среднесрочного плана и бюджета </w:t>
        </w:r>
      </w:ins>
      <w:ins w:id="1182" w:author="Попова Дарья" w:date="2021-03-15T14:01:00Z">
        <w:r>
          <w:rPr>
            <w:rFonts w:ascii="Arial" w:hAnsi="Arial" w:cs="Arial"/>
            <w:color w:val="000000" w:themeColor="text1"/>
          </w:rPr>
          <w:t>путем нажатия кнопки «Открыть повторно</w:t>
        </w:r>
        <w:del w:id="1183" w:author="Михаил Тришин" w:date="2021-03-16T11:06:00Z">
          <w:r w:rsidDel="00245185">
            <w:rPr>
              <w:rFonts w:ascii="Arial" w:hAnsi="Arial" w:cs="Arial"/>
              <w:color w:val="000000" w:themeColor="text1"/>
            </w:rPr>
            <w:delText>го</w:delText>
          </w:r>
        </w:del>
        <w:r>
          <w:rPr>
            <w:rFonts w:ascii="Arial" w:hAnsi="Arial" w:cs="Arial"/>
            <w:color w:val="000000" w:themeColor="text1"/>
          </w:rPr>
          <w:t xml:space="preserve">» </w:t>
        </w:r>
      </w:ins>
      <w:ins w:id="1184" w:author="Попова Дарья" w:date="2021-03-15T14:00:00Z">
        <w:r>
          <w:rPr>
            <w:rFonts w:ascii="Arial" w:hAnsi="Arial" w:cs="Arial"/>
            <w:color w:val="000000" w:themeColor="text1"/>
          </w:rPr>
          <w:t xml:space="preserve">он будет возвращён на доработку </w:t>
        </w:r>
        <w:r w:rsidRPr="00E76F6A">
          <w:rPr>
            <w:rFonts w:ascii="Arial" w:hAnsi="Arial" w:cs="Arial"/>
            <w:color w:val="000000" w:themeColor="text1"/>
          </w:rPr>
          <w:t>Планировщик</w:t>
        </w:r>
        <w:r>
          <w:rPr>
            <w:rFonts w:ascii="Arial" w:hAnsi="Arial" w:cs="Arial"/>
            <w:color w:val="000000" w:themeColor="text1"/>
          </w:rPr>
          <w:t>у</w:t>
        </w:r>
        <w:r w:rsidRPr="00E76F6A">
          <w:rPr>
            <w:rFonts w:ascii="Arial" w:hAnsi="Arial" w:cs="Arial"/>
            <w:color w:val="000000" w:themeColor="text1"/>
          </w:rPr>
          <w:t xml:space="preserve"> бюджета УА </w:t>
        </w:r>
        <w:r>
          <w:rPr>
            <w:rFonts w:ascii="Arial" w:hAnsi="Arial" w:cs="Arial"/>
            <w:color w:val="000000" w:themeColor="text1"/>
          </w:rPr>
          <w:t xml:space="preserve">УО. При этом в комментарии указывается причина отклонения, а </w:t>
        </w:r>
        <w:r w:rsidRPr="00E76F6A">
          <w:rPr>
            <w:rFonts w:ascii="Arial" w:hAnsi="Arial" w:cs="Arial"/>
            <w:color w:val="000000" w:themeColor="text1"/>
          </w:rPr>
          <w:t xml:space="preserve">Планировщик бюджета УА </w:t>
        </w:r>
        <w:r>
          <w:rPr>
            <w:rFonts w:ascii="Arial" w:hAnsi="Arial" w:cs="Arial"/>
            <w:color w:val="000000" w:themeColor="text1"/>
          </w:rPr>
          <w:t>УО</w:t>
        </w:r>
        <w:r w:rsidRPr="00E76F6A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 xml:space="preserve">получает уведомление по электронной почте. Корректировка </w:t>
        </w:r>
      </w:ins>
      <w:ins w:id="1185" w:author="Попова Дарья" w:date="2021-03-15T14:02:00Z">
        <w:r>
          <w:rPr>
            <w:rFonts w:ascii="Arial" w:hAnsi="Arial" w:cs="Arial"/>
            <w:color w:val="000000" w:themeColor="text1"/>
          </w:rPr>
          <w:t>среднесрочного плана и</w:t>
        </w:r>
      </w:ins>
      <w:ins w:id="1186" w:author="Попова Дарья" w:date="2021-03-15T14:00:00Z">
        <w:r>
          <w:rPr>
            <w:rFonts w:ascii="Arial" w:hAnsi="Arial" w:cs="Arial"/>
            <w:color w:val="000000" w:themeColor="text1"/>
          </w:rPr>
          <w:t xml:space="preserve"> бюджета воздействий на ПА предполагает</w:t>
        </w:r>
        <w:r w:rsidRPr="00E758E0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 xml:space="preserve">изменение пользователем </w:t>
        </w:r>
      </w:ins>
      <w:ins w:id="1187" w:author="Попова Дарья" w:date="2021-03-15T14:02:00Z">
        <w:r>
          <w:rPr>
            <w:rFonts w:ascii="Arial" w:hAnsi="Arial" w:cs="Arial"/>
            <w:color w:val="000000" w:themeColor="text1"/>
          </w:rPr>
          <w:t>данных по планам ППР</w:t>
        </w:r>
      </w:ins>
      <w:ins w:id="1188" w:author="Попова Дарья" w:date="2021-03-15T14:00:00Z">
        <w:r>
          <w:rPr>
            <w:rFonts w:ascii="Arial" w:hAnsi="Arial" w:cs="Arial"/>
            <w:color w:val="000000" w:themeColor="text1"/>
          </w:rPr>
          <w:t xml:space="preserve"> и повторение процедуры формирования бюджета.</w:t>
        </w:r>
      </w:ins>
    </w:p>
    <w:p w14:paraId="66AED6E0" w14:textId="33886F70" w:rsidR="00E66124" w:rsidRDefault="00E66124" w:rsidP="00E66124">
      <w:pPr>
        <w:spacing w:after="240" w:line="276" w:lineRule="auto"/>
        <w:ind w:firstLine="567"/>
        <w:rPr>
          <w:ins w:id="1189" w:author="Попова Дарья" w:date="2021-03-15T14:05:00Z"/>
          <w:rFonts w:ascii="Arial" w:hAnsi="Arial" w:cs="Arial"/>
          <w:color w:val="000000" w:themeColor="text1"/>
        </w:rPr>
      </w:pPr>
      <w:ins w:id="1190" w:author="Попова Дарья" w:date="2021-03-15T14:00:00Z">
        <w:r>
          <w:rPr>
            <w:rFonts w:ascii="Arial" w:hAnsi="Arial" w:cs="Arial"/>
            <w:color w:val="000000" w:themeColor="text1"/>
          </w:rPr>
          <w:t xml:space="preserve">Если планы и бюджеты воздействий на ПА утверждаются, то становятся доступны для выполнения следующие шаги в соответствующих процессах. Исполнитель шага - </w:t>
        </w:r>
        <w:r w:rsidRPr="00142F79">
          <w:rPr>
            <w:rFonts w:ascii="Arial" w:hAnsi="Arial" w:cs="Arial"/>
            <w:color w:val="000000" w:themeColor="text1"/>
          </w:rPr>
          <w:t>Главны</w:t>
        </w:r>
        <w:r>
          <w:rPr>
            <w:rFonts w:ascii="Arial" w:hAnsi="Arial" w:cs="Arial"/>
            <w:color w:val="000000" w:themeColor="text1"/>
          </w:rPr>
          <w:t>й</w:t>
        </w:r>
        <w:r w:rsidRPr="00142F79">
          <w:rPr>
            <w:rFonts w:ascii="Arial" w:hAnsi="Arial" w:cs="Arial"/>
            <w:color w:val="000000" w:themeColor="text1"/>
          </w:rPr>
          <w:t xml:space="preserve"> специалист </w:t>
        </w:r>
        <w:proofErr w:type="spellStart"/>
        <w:r w:rsidRPr="00142F79">
          <w:rPr>
            <w:rFonts w:ascii="Arial" w:hAnsi="Arial" w:cs="Arial"/>
            <w:color w:val="000000" w:themeColor="text1"/>
          </w:rPr>
          <w:t>ТОиР</w:t>
        </w:r>
        <w:proofErr w:type="spellEnd"/>
        <w:r w:rsidRPr="00142F79">
          <w:rPr>
            <w:rFonts w:ascii="Arial" w:hAnsi="Arial" w:cs="Arial"/>
            <w:color w:val="000000" w:themeColor="text1"/>
          </w:rPr>
          <w:t xml:space="preserve"> УК</w:t>
        </w:r>
        <w:r>
          <w:rPr>
            <w:rFonts w:ascii="Arial" w:hAnsi="Arial" w:cs="Arial"/>
            <w:color w:val="000000" w:themeColor="text1"/>
          </w:rPr>
          <w:t xml:space="preserve"> получает соответствующее уведомление по электронной почте.</w:t>
        </w:r>
      </w:ins>
    </w:p>
    <w:p w14:paraId="1427EE69" w14:textId="7CCBCF88" w:rsidR="00E66124" w:rsidRDefault="00E66124" w:rsidP="00E66124">
      <w:pPr>
        <w:spacing w:after="240" w:line="276" w:lineRule="auto"/>
        <w:ind w:firstLine="567"/>
        <w:rPr>
          <w:ins w:id="1191" w:author="Попова Дарья" w:date="2021-03-15T14:00:00Z"/>
          <w:rFonts w:ascii="Arial" w:hAnsi="Arial" w:cs="Arial"/>
          <w:color w:val="000000" w:themeColor="text1"/>
        </w:rPr>
      </w:pPr>
      <w:ins w:id="1192" w:author="Попова Дарья" w:date="2021-03-15T14:05:00Z">
        <w:r>
          <w:rPr>
            <w:rFonts w:ascii="Arial" w:hAnsi="Arial" w:cs="Arial"/>
            <w:color w:val="000000" w:themeColor="text1"/>
          </w:rPr>
          <w:t xml:space="preserve">Решение Технического комитета УО в отношении принятия или отклонения </w:t>
        </w:r>
      </w:ins>
      <w:ins w:id="1193" w:author="Попова Дарья" w:date="2021-03-15T14:06:00Z">
        <w:r>
          <w:rPr>
            <w:rFonts w:ascii="Arial" w:hAnsi="Arial" w:cs="Arial"/>
            <w:color w:val="000000" w:themeColor="text1"/>
          </w:rPr>
          <w:t xml:space="preserve">среднесрочного </w:t>
        </w:r>
      </w:ins>
      <w:ins w:id="1194" w:author="Попова Дарья" w:date="2021-03-15T14:05:00Z">
        <w:r>
          <w:rPr>
            <w:rFonts w:ascii="Arial" w:hAnsi="Arial" w:cs="Arial"/>
            <w:color w:val="000000" w:themeColor="text1"/>
          </w:rPr>
          <w:t>плана и бюджета воздействий БЕ оформляется в виде протокола заседания согласующего органа. Если бюджет принимается, то готовится его бумажный вариант за подписью участников процесса согласования.</w:t>
        </w:r>
      </w:ins>
    </w:p>
    <w:p w14:paraId="40F38227" w14:textId="77777777" w:rsidR="006A1336" w:rsidRPr="006E78E6" w:rsidRDefault="006A1336" w:rsidP="006E78E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34BD87E" w14:textId="3C016BBC" w:rsidR="005B4CD4" w:rsidRDefault="005B4CD4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 xml:space="preserve">Шаг процесса 80 -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Корректировка </w:t>
      </w:r>
      <w:r w:rsidRPr="005B4CD4">
        <w:rPr>
          <w:rFonts w:eastAsiaTheme="majorEastAsia" w:cstheme="majorBidi"/>
          <w:b/>
          <w:i w:val="0"/>
          <w:caps w:val="0"/>
          <w:sz w:val="24"/>
          <w:szCs w:val="24"/>
        </w:rPr>
        <w:t>среднесрочного плана</w:t>
      </w:r>
      <w:ins w:id="1195" w:author="Попова Дарья" w:date="2021-03-15T14:59:00Z">
        <w:r w:rsidR="008E5E43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и бюджета</w:t>
        </w:r>
      </w:ins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БЕ)</w:t>
      </w:r>
    </w:p>
    <w:p w14:paraId="1E3657C7" w14:textId="76B346DC" w:rsidR="008C48F6" w:rsidRPr="009936BB" w:rsidRDefault="008C48F6" w:rsidP="008C48F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Корректировка </w:t>
      </w:r>
      <w:r>
        <w:rPr>
          <w:rFonts w:ascii="Arial" w:hAnsi="Arial" w:cs="Arial"/>
          <w:color w:val="000000" w:themeColor="text1"/>
        </w:rPr>
        <w:t>среднесрочного</w:t>
      </w:r>
      <w:r w:rsidRPr="009936BB">
        <w:rPr>
          <w:rFonts w:ascii="Arial" w:hAnsi="Arial" w:cs="Arial"/>
          <w:color w:val="000000" w:themeColor="text1"/>
        </w:rPr>
        <w:t xml:space="preserve"> плана воздейств</w:t>
      </w:r>
      <w:r w:rsidR="00881B70">
        <w:rPr>
          <w:rFonts w:ascii="Arial" w:hAnsi="Arial" w:cs="Arial"/>
          <w:color w:val="000000" w:themeColor="text1"/>
        </w:rPr>
        <w:t>ий предполагает внесение измене</w:t>
      </w:r>
      <w:r w:rsidRPr="009936BB">
        <w:rPr>
          <w:rFonts w:ascii="Arial" w:hAnsi="Arial" w:cs="Arial"/>
          <w:color w:val="000000" w:themeColor="text1"/>
        </w:rPr>
        <w:t xml:space="preserve">ний в перечень проектов </w:t>
      </w:r>
      <w:r w:rsidR="00276DCB">
        <w:rPr>
          <w:rFonts w:ascii="Arial" w:hAnsi="Arial" w:cs="Arial"/>
          <w:color w:val="000000" w:themeColor="text1"/>
        </w:rPr>
        <w:t>ОВП</w:t>
      </w:r>
      <w:r w:rsidRPr="009936BB">
        <w:rPr>
          <w:rFonts w:ascii="Arial" w:hAnsi="Arial" w:cs="Arial"/>
          <w:color w:val="000000" w:themeColor="text1"/>
        </w:rPr>
        <w:t xml:space="preserve">, объёма ремонтных воздействий и повторение процедуры формирования </w:t>
      </w:r>
      <w:r w:rsidR="00881B70">
        <w:rPr>
          <w:rFonts w:ascii="Arial" w:hAnsi="Arial" w:cs="Arial"/>
          <w:color w:val="000000" w:themeColor="text1"/>
        </w:rPr>
        <w:t xml:space="preserve">плана и </w:t>
      </w:r>
      <w:r w:rsidRPr="009936BB">
        <w:rPr>
          <w:rFonts w:ascii="Arial" w:hAnsi="Arial" w:cs="Arial"/>
          <w:color w:val="000000" w:themeColor="text1"/>
        </w:rPr>
        <w:t>бюджета.</w:t>
      </w:r>
    </w:p>
    <w:p w14:paraId="25D24017" w14:textId="7D949629" w:rsidR="008C48F6" w:rsidRPr="009936BB" w:rsidRDefault="008C48F6" w:rsidP="008C48F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В случае отклонения </w:t>
      </w:r>
      <w:r w:rsidR="00881B70">
        <w:rPr>
          <w:rFonts w:ascii="Arial" w:hAnsi="Arial" w:cs="Arial"/>
          <w:color w:val="000000" w:themeColor="text1"/>
        </w:rPr>
        <w:t xml:space="preserve">среднесрочного </w:t>
      </w:r>
      <w:r w:rsidRPr="009936BB">
        <w:rPr>
          <w:rFonts w:ascii="Arial" w:hAnsi="Arial" w:cs="Arial"/>
          <w:color w:val="000000" w:themeColor="text1"/>
        </w:rPr>
        <w:t>плана возде</w:t>
      </w:r>
      <w:r w:rsidR="00881B70">
        <w:rPr>
          <w:rFonts w:ascii="Arial" w:hAnsi="Arial" w:cs="Arial"/>
          <w:color w:val="000000" w:themeColor="text1"/>
        </w:rPr>
        <w:t xml:space="preserve">йствий Главным специалистом </w:t>
      </w:r>
      <w:proofErr w:type="spellStart"/>
      <w:r w:rsidR="00881B70">
        <w:rPr>
          <w:rFonts w:ascii="Arial" w:hAnsi="Arial" w:cs="Arial"/>
          <w:color w:val="000000" w:themeColor="text1"/>
        </w:rPr>
        <w:t>ТО</w:t>
      </w:r>
      <w:r w:rsidRPr="009936BB">
        <w:rPr>
          <w:rFonts w:ascii="Arial" w:hAnsi="Arial" w:cs="Arial"/>
          <w:color w:val="000000" w:themeColor="text1"/>
        </w:rPr>
        <w:t>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>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del w:id="1196" w:author="Попова Дарья" w:date="2021-03-15T14:13:00Z">
        <w:r w:rsidR="00530BBE" w:rsidDel="0010734F">
          <w:rPr>
            <w:rFonts w:ascii="Arial" w:hAnsi="Arial" w:cs="Arial"/>
            <w:color w:val="000000" w:themeColor="text1"/>
          </w:rPr>
          <w:delText>,</w:delText>
        </w:r>
      </w:del>
      <w:r w:rsidR="00530BBE">
        <w:rPr>
          <w:rFonts w:ascii="Arial" w:hAnsi="Arial" w:cs="Arial"/>
          <w:color w:val="000000" w:themeColor="text1"/>
        </w:rPr>
        <w:t xml:space="preserve"> </w:t>
      </w:r>
      <w:del w:id="1197" w:author="Попова Дарья" w:date="2021-03-15T14:13:00Z">
        <w:r w:rsidR="00530BBE" w:rsidDel="0010734F">
          <w:rPr>
            <w:rFonts w:ascii="Arial" w:hAnsi="Arial" w:cs="Arial"/>
            <w:color w:val="000000" w:themeColor="text1"/>
          </w:rPr>
          <w:delText>Планировщик</w:delText>
        </w:r>
        <w:r w:rsidR="00AB25CB" w:rsidDel="0010734F">
          <w:rPr>
            <w:rFonts w:ascii="Arial" w:hAnsi="Arial" w:cs="Arial"/>
            <w:color w:val="000000" w:themeColor="text1"/>
          </w:rPr>
          <w:delText>о</w:delText>
        </w:r>
        <w:r w:rsidR="00530BBE" w:rsidDel="0010734F">
          <w:rPr>
            <w:rFonts w:ascii="Arial" w:hAnsi="Arial" w:cs="Arial"/>
            <w:color w:val="000000" w:themeColor="text1"/>
          </w:rPr>
          <w:delText xml:space="preserve">м </w:delText>
        </w:r>
        <w:r w:rsidR="003B371B" w:rsidDel="0010734F">
          <w:rPr>
            <w:rFonts w:ascii="Arial" w:hAnsi="Arial" w:cs="Arial"/>
            <w:color w:val="000000" w:themeColor="text1"/>
          </w:rPr>
          <w:delText>проектов ТОиР УО</w:delText>
        </w:r>
        <w:r w:rsidR="00E0703C" w:rsidRPr="00E0703C" w:rsidDel="0010734F">
          <w:rPr>
            <w:rFonts w:ascii="Arial" w:hAnsi="Arial" w:cs="Arial"/>
            <w:color w:val="000000" w:themeColor="text1"/>
          </w:rPr>
          <w:delText xml:space="preserve"> </w:delText>
        </w:r>
      </w:del>
      <w:r w:rsidRPr="009936BB">
        <w:rPr>
          <w:rFonts w:ascii="Arial" w:hAnsi="Arial" w:cs="Arial"/>
          <w:color w:val="000000" w:themeColor="text1"/>
        </w:rPr>
        <w:t xml:space="preserve">или 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Pr="009936BB">
        <w:rPr>
          <w:rFonts w:ascii="Arial" w:hAnsi="Arial" w:cs="Arial"/>
          <w:color w:val="000000" w:themeColor="text1"/>
        </w:rPr>
        <w:t xml:space="preserve"> инициируе</w:t>
      </w:r>
      <w:r w:rsidR="00881B70">
        <w:rPr>
          <w:rFonts w:ascii="Arial" w:hAnsi="Arial" w:cs="Arial"/>
          <w:color w:val="000000" w:themeColor="text1"/>
        </w:rPr>
        <w:t>тся процедура корректировки среднесрочного</w:t>
      </w:r>
      <w:r w:rsidRPr="009936BB">
        <w:rPr>
          <w:rFonts w:ascii="Arial" w:hAnsi="Arial" w:cs="Arial"/>
          <w:color w:val="000000" w:themeColor="text1"/>
        </w:rPr>
        <w:t xml:space="preserve"> плана воздействий на производственные активы бизнес-единицы.</w:t>
      </w:r>
    </w:p>
    <w:p w14:paraId="0DF1812F" w14:textId="7098CBA7" w:rsidR="008C48F6" w:rsidRPr="009936BB" w:rsidRDefault="008C48F6" w:rsidP="008C48F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В рамках потока бизнес-операций корректировка представляет собой повторно</w:t>
      </w:r>
      <w:r w:rsidR="00881B70">
        <w:rPr>
          <w:rFonts w:ascii="Arial" w:hAnsi="Arial" w:cs="Arial"/>
          <w:color w:val="000000" w:themeColor="text1"/>
        </w:rPr>
        <w:t>е от</w:t>
      </w:r>
      <w:r w:rsidRPr="009936BB">
        <w:rPr>
          <w:rFonts w:ascii="Arial" w:hAnsi="Arial" w:cs="Arial"/>
          <w:color w:val="000000" w:themeColor="text1"/>
        </w:rPr>
        <w:t xml:space="preserve">крытие и выполнение операций формирования </w:t>
      </w:r>
      <w:r w:rsidR="00881B70">
        <w:rPr>
          <w:rFonts w:ascii="Arial" w:hAnsi="Arial" w:cs="Arial"/>
          <w:color w:val="000000" w:themeColor="text1"/>
        </w:rPr>
        <w:t xml:space="preserve">среднесрочного </w:t>
      </w:r>
      <w:r w:rsidRPr="009936BB">
        <w:rPr>
          <w:rFonts w:ascii="Arial" w:hAnsi="Arial" w:cs="Arial"/>
          <w:color w:val="000000" w:themeColor="text1"/>
        </w:rPr>
        <w:t xml:space="preserve">плана </w:t>
      </w:r>
      <w:ins w:id="1198" w:author="Попова Дарья" w:date="2021-03-11T10:19:00Z">
        <w:r w:rsidR="007A3580">
          <w:rPr>
            <w:rFonts w:ascii="Arial" w:hAnsi="Arial" w:cs="Arial"/>
            <w:color w:val="000000" w:themeColor="text1"/>
          </w:rPr>
          <w:t xml:space="preserve">и бюджета </w:t>
        </w:r>
      </w:ins>
      <w:r w:rsidRPr="009936BB">
        <w:rPr>
          <w:rFonts w:ascii="Arial" w:hAnsi="Arial" w:cs="Arial"/>
          <w:color w:val="000000" w:themeColor="text1"/>
        </w:rPr>
        <w:t xml:space="preserve">воздействий. Для формирования </w:t>
      </w:r>
      <w:r w:rsidR="00881B70">
        <w:rPr>
          <w:rFonts w:ascii="Arial" w:hAnsi="Arial" w:cs="Arial"/>
          <w:color w:val="000000" w:themeColor="text1"/>
        </w:rPr>
        <w:t xml:space="preserve">среднесрочного </w:t>
      </w:r>
      <w:r w:rsidRPr="009936BB">
        <w:rPr>
          <w:rFonts w:ascii="Arial" w:hAnsi="Arial" w:cs="Arial"/>
          <w:color w:val="000000" w:themeColor="text1"/>
        </w:rPr>
        <w:t xml:space="preserve">плана </w:t>
      </w:r>
      <w:ins w:id="1199" w:author="Попова Дарья" w:date="2021-03-11T10:19:00Z">
        <w:r w:rsidR="007A3580">
          <w:rPr>
            <w:rFonts w:ascii="Arial" w:hAnsi="Arial" w:cs="Arial"/>
            <w:color w:val="000000" w:themeColor="text1"/>
          </w:rPr>
          <w:t xml:space="preserve">и бюджета </w:t>
        </w:r>
      </w:ins>
      <w:r w:rsidRPr="009936BB">
        <w:rPr>
          <w:rFonts w:ascii="Arial" w:hAnsi="Arial" w:cs="Arial"/>
          <w:color w:val="000000" w:themeColor="text1"/>
        </w:rPr>
        <w:t xml:space="preserve">воздействий на производственные активы будет использоваться формат планирования в приложении для анализа данных - </w:t>
      </w:r>
      <w:r w:rsidRPr="008C48F6">
        <w:rPr>
          <w:rFonts w:ascii="Arial" w:hAnsi="Arial" w:cs="Arial"/>
          <w:color w:val="000000" w:themeColor="text1"/>
          <w:lang w:val="en-US"/>
        </w:rPr>
        <w:t>SAP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Pr="008C48F6">
        <w:rPr>
          <w:rFonts w:ascii="Arial" w:hAnsi="Arial" w:cs="Arial"/>
          <w:color w:val="000000" w:themeColor="text1"/>
          <w:lang w:val="en-US"/>
        </w:rPr>
        <w:t>Analysis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Pr="008C48F6">
        <w:rPr>
          <w:rFonts w:ascii="Arial" w:hAnsi="Arial" w:cs="Arial"/>
          <w:color w:val="000000" w:themeColor="text1"/>
          <w:lang w:val="en-US"/>
        </w:rPr>
        <w:t>for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Pr="008C48F6">
        <w:rPr>
          <w:rFonts w:ascii="Arial" w:hAnsi="Arial" w:cs="Arial"/>
          <w:color w:val="000000" w:themeColor="text1"/>
          <w:lang w:val="en-US"/>
        </w:rPr>
        <w:t>Excel</w:t>
      </w:r>
      <w:r w:rsidRPr="009936BB">
        <w:rPr>
          <w:rFonts w:ascii="Arial" w:hAnsi="Arial" w:cs="Arial"/>
          <w:color w:val="000000" w:themeColor="text1"/>
        </w:rPr>
        <w:t xml:space="preserve"> (код </w:t>
      </w:r>
      <w:r w:rsidRPr="008C48F6">
        <w:rPr>
          <w:rFonts w:ascii="Arial" w:hAnsi="Arial" w:cs="Arial"/>
          <w:color w:val="000000" w:themeColor="text1"/>
          <w:lang w:val="en-US"/>
        </w:rPr>
        <w:t>MCB</w:t>
      </w:r>
      <w:r w:rsidRPr="009936BB">
        <w:rPr>
          <w:rFonts w:ascii="Arial" w:hAnsi="Arial" w:cs="Arial"/>
          <w:color w:val="000000" w:themeColor="text1"/>
        </w:rPr>
        <w:t>08</w:t>
      </w:r>
      <w:r w:rsidR="0079329A">
        <w:rPr>
          <w:rFonts w:ascii="Arial" w:hAnsi="Arial" w:cs="Arial"/>
          <w:color w:val="000000" w:themeColor="text1"/>
        </w:rPr>
        <w:t>-02</w:t>
      </w:r>
      <w:r w:rsidRPr="009936BB">
        <w:rPr>
          <w:rFonts w:ascii="Arial" w:hAnsi="Arial" w:cs="Arial"/>
          <w:color w:val="000000" w:themeColor="text1"/>
        </w:rPr>
        <w:t xml:space="preserve"> в реестре разработок, описание в разделе 5.10 настоящего КД). Операция выполняется специалистом в роли Пла</w:t>
      </w:r>
      <w:r w:rsidR="00CA3F30">
        <w:rPr>
          <w:rFonts w:ascii="Arial" w:hAnsi="Arial" w:cs="Arial"/>
          <w:color w:val="000000" w:themeColor="text1"/>
        </w:rPr>
        <w:t xml:space="preserve">нировщика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Pr="009936BB">
        <w:rPr>
          <w:rFonts w:ascii="Arial" w:hAnsi="Arial" w:cs="Arial"/>
          <w:color w:val="000000" w:themeColor="text1"/>
        </w:rPr>
        <w:t>.</w:t>
      </w:r>
    </w:p>
    <w:p w14:paraId="04F59EDA" w14:textId="4B04AD69" w:rsidR="008C48F6" w:rsidRPr="009936BB" w:rsidRDefault="008C48F6" w:rsidP="008C48F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При внесении изменений в </w:t>
      </w:r>
      <w:r w:rsidR="00CA3F30">
        <w:rPr>
          <w:rFonts w:ascii="Arial" w:hAnsi="Arial" w:cs="Arial"/>
          <w:color w:val="000000" w:themeColor="text1"/>
        </w:rPr>
        <w:t xml:space="preserve">среднесрочный </w:t>
      </w:r>
      <w:r w:rsidRPr="009936BB">
        <w:rPr>
          <w:rFonts w:ascii="Arial" w:hAnsi="Arial" w:cs="Arial"/>
          <w:color w:val="000000" w:themeColor="text1"/>
        </w:rPr>
        <w:t>план</w:t>
      </w:r>
      <w:ins w:id="1200" w:author="Попова Дарья" w:date="2021-03-11T10:19:00Z">
        <w:r w:rsidR="007A3580">
          <w:rPr>
            <w:rFonts w:ascii="Arial" w:hAnsi="Arial" w:cs="Arial"/>
            <w:color w:val="000000" w:themeColor="text1"/>
          </w:rPr>
          <w:t xml:space="preserve"> и бюджет</w:t>
        </w:r>
      </w:ins>
      <w:r w:rsidRPr="009936BB">
        <w:rPr>
          <w:rFonts w:ascii="Arial" w:hAnsi="Arial" w:cs="Arial"/>
          <w:color w:val="000000" w:themeColor="text1"/>
        </w:rPr>
        <w:t xml:space="preserve"> воздействий испо</w:t>
      </w:r>
      <w:r w:rsidR="00CA3F30">
        <w:rPr>
          <w:rFonts w:ascii="Arial" w:hAnsi="Arial" w:cs="Arial"/>
          <w:color w:val="000000" w:themeColor="text1"/>
        </w:rPr>
        <w:t>лнитель - Плани</w:t>
      </w:r>
      <w:r w:rsidRPr="009936BB">
        <w:rPr>
          <w:rFonts w:ascii="Arial" w:hAnsi="Arial" w:cs="Arial"/>
          <w:color w:val="000000" w:themeColor="text1"/>
        </w:rPr>
        <w:t xml:space="preserve">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del w:id="1201" w:author="Попова Дарья" w:date="2021-03-15T14:16:00Z">
        <w:r w:rsidRPr="009936BB" w:rsidDel="0010734F">
          <w:rPr>
            <w:rFonts w:ascii="Arial" w:hAnsi="Arial" w:cs="Arial"/>
            <w:color w:val="000000" w:themeColor="text1"/>
          </w:rPr>
          <w:delText>,</w:delText>
        </w:r>
      </w:del>
      <w:r w:rsidRPr="009936BB">
        <w:rPr>
          <w:rFonts w:ascii="Arial" w:hAnsi="Arial" w:cs="Arial"/>
          <w:color w:val="000000" w:themeColor="text1"/>
        </w:rPr>
        <w:t xml:space="preserve"> должен придерживаться принципов, описанных в документе </w:t>
      </w:r>
      <w:del w:id="1202" w:author="Попова Дарья Николаевна (Подрядчик. ООО БерингПойнт)" w:date="2021-04-05T14:55:00Z">
        <w:r w:rsidRPr="008C48F6" w:rsidDel="002E6C85">
          <w:rPr>
            <w:rFonts w:ascii="Arial" w:hAnsi="Arial" w:cs="Arial"/>
            <w:color w:val="000000" w:themeColor="text1"/>
            <w:lang w:val="en-US"/>
          </w:rPr>
          <w:delText>ERP</w:delText>
        </w:r>
        <w:r w:rsidRPr="009936BB" w:rsidDel="002E6C85">
          <w:rPr>
            <w:rFonts w:ascii="Arial" w:hAnsi="Arial" w:cs="Arial"/>
            <w:color w:val="000000" w:themeColor="text1"/>
          </w:rPr>
          <w:delText>.2.1_17_</w:delText>
        </w:r>
        <w:r w:rsidRPr="008C48F6" w:rsidDel="002E6C85">
          <w:rPr>
            <w:rFonts w:ascii="Arial" w:hAnsi="Arial" w:cs="Arial"/>
            <w:color w:val="000000" w:themeColor="text1"/>
            <w:lang w:val="en-US"/>
          </w:rPr>
          <w:delText>PM</w:delText>
        </w:r>
      </w:del>
      <w:ins w:id="1203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  <w:lang w:val="en-US"/>
          </w:rPr>
          <w:t>ERP</w:t>
        </w:r>
        <w:r w:rsidR="002E6C85" w:rsidRPr="002E6C85">
          <w:rPr>
            <w:rFonts w:ascii="Arial" w:hAnsi="Arial" w:cs="Arial"/>
            <w:color w:val="000000" w:themeColor="text1"/>
            <w:rPrChange w:id="1204" w:author="Попова Дарья Николаевна (Подрядчик. ООО БерингПойнт)" w:date="2021-04-05T14:55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.13.9_10_101_</w:t>
        </w:r>
        <w:r w:rsidR="002E6C85">
          <w:rPr>
            <w:rFonts w:ascii="Arial" w:hAnsi="Arial" w:cs="Arial"/>
            <w:color w:val="000000" w:themeColor="text1"/>
            <w:lang w:val="en-US"/>
          </w:rPr>
          <w:t>PM</w:t>
        </w:r>
      </w:ins>
      <w:r w:rsidRPr="009936BB">
        <w:rPr>
          <w:rFonts w:ascii="Arial" w:hAnsi="Arial" w:cs="Arial"/>
          <w:color w:val="000000" w:themeColor="text1"/>
        </w:rPr>
        <w:t xml:space="preserve"> «Методика планирования и </w:t>
      </w:r>
      <w:r w:rsidR="00CA3F30">
        <w:rPr>
          <w:rFonts w:ascii="Arial" w:hAnsi="Arial" w:cs="Arial"/>
          <w:color w:val="000000" w:themeColor="text1"/>
        </w:rPr>
        <w:t>контроля факта затрат на поддер</w:t>
      </w:r>
      <w:r w:rsidRPr="009936BB">
        <w:rPr>
          <w:rFonts w:ascii="Arial" w:hAnsi="Arial" w:cs="Arial"/>
          <w:color w:val="000000" w:themeColor="text1"/>
        </w:rPr>
        <w:t>жание производственных активов (с учётом капитализации затрат на ремонт основных средств)».</w:t>
      </w:r>
    </w:p>
    <w:p w14:paraId="1AF8C5EF" w14:textId="26DE955D" w:rsidR="005B4CD4" w:rsidRPr="007A3580" w:rsidRDefault="008C48F6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05" w:author="Попова Дарья" w:date="2021-03-11T10:21:00Z">
            <w:rPr>
              <w:rFonts w:cs="Arial"/>
              <w:color w:val="000000" w:themeColor="text1"/>
            </w:rPr>
          </w:rPrChange>
        </w:rPr>
      </w:pPr>
      <w:r w:rsidRPr="009936BB">
        <w:rPr>
          <w:rFonts w:ascii="Arial" w:hAnsi="Arial" w:cs="Arial"/>
          <w:color w:val="000000" w:themeColor="text1"/>
        </w:rPr>
        <w:t xml:space="preserve">После завершения корректировки </w:t>
      </w:r>
      <w:r w:rsidR="00CA3F30">
        <w:rPr>
          <w:rFonts w:ascii="Arial" w:hAnsi="Arial" w:cs="Arial"/>
          <w:color w:val="000000" w:themeColor="text1"/>
        </w:rPr>
        <w:t xml:space="preserve">среднесрочного </w:t>
      </w:r>
      <w:r w:rsidRPr="009936BB">
        <w:rPr>
          <w:rFonts w:ascii="Arial" w:hAnsi="Arial" w:cs="Arial"/>
          <w:color w:val="000000" w:themeColor="text1"/>
        </w:rPr>
        <w:t xml:space="preserve">плана </w:t>
      </w:r>
      <w:ins w:id="1206" w:author="Попова Дарья" w:date="2021-03-11T10:19:00Z">
        <w:r w:rsidR="007A3580">
          <w:rPr>
            <w:rFonts w:ascii="Arial" w:hAnsi="Arial" w:cs="Arial"/>
            <w:color w:val="000000" w:themeColor="text1"/>
          </w:rPr>
          <w:t xml:space="preserve">и бюджета </w:t>
        </w:r>
      </w:ins>
      <w:r w:rsidRPr="009936BB">
        <w:rPr>
          <w:rFonts w:ascii="Arial" w:hAnsi="Arial" w:cs="Arial"/>
          <w:color w:val="000000" w:themeColor="text1"/>
        </w:rPr>
        <w:t xml:space="preserve">воздействий 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Pr="009936BB">
        <w:rPr>
          <w:rFonts w:ascii="Arial" w:hAnsi="Arial" w:cs="Arial"/>
          <w:color w:val="000000" w:themeColor="text1"/>
        </w:rPr>
        <w:t xml:space="preserve"> выполняет операцию </w:t>
      </w:r>
      <w:r w:rsidR="00CA3F30" w:rsidRPr="009936BB">
        <w:rPr>
          <w:rFonts w:ascii="Arial" w:hAnsi="Arial" w:cs="Arial"/>
          <w:color w:val="000000" w:themeColor="text1"/>
        </w:rPr>
        <w:t>отправк</w:t>
      </w:r>
      <w:r w:rsidR="00530BBE">
        <w:rPr>
          <w:rFonts w:ascii="Arial" w:hAnsi="Arial" w:cs="Arial"/>
          <w:color w:val="000000" w:themeColor="text1"/>
        </w:rPr>
        <w:t>и</w:t>
      </w:r>
      <w:r w:rsidRPr="009936BB">
        <w:rPr>
          <w:rFonts w:ascii="Arial" w:hAnsi="Arial" w:cs="Arial"/>
          <w:color w:val="000000" w:themeColor="text1"/>
        </w:rPr>
        <w:t xml:space="preserve"> бюджета на согласование Главному специалисту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Руководителю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del w:id="1207" w:author="Попова Дарья" w:date="2021-03-15T14:17:00Z">
        <w:r w:rsidR="00530BBE" w:rsidDel="0010734F">
          <w:rPr>
            <w:rFonts w:ascii="Arial" w:hAnsi="Arial" w:cs="Arial"/>
            <w:color w:val="000000" w:themeColor="text1"/>
          </w:rPr>
          <w:delText xml:space="preserve"> и Планировщику проектов</w:delText>
        </w:r>
      </w:del>
      <w:del w:id="1208" w:author="Попова Дарья" w:date="2021-03-11T10:20:00Z">
        <w:r w:rsidR="00530BBE" w:rsidDel="007A3580">
          <w:rPr>
            <w:rFonts w:ascii="Arial" w:hAnsi="Arial" w:cs="Arial"/>
            <w:color w:val="000000" w:themeColor="text1"/>
          </w:rPr>
          <w:delText>ОВП</w:delText>
        </w:r>
      </w:del>
      <w:r w:rsidRPr="009936BB">
        <w:rPr>
          <w:rFonts w:ascii="Arial" w:hAnsi="Arial" w:cs="Arial"/>
          <w:color w:val="000000" w:themeColor="text1"/>
        </w:rPr>
        <w:t>. Повторяются ш</w:t>
      </w:r>
      <w:r w:rsidR="00CA3F30" w:rsidRPr="009936BB">
        <w:rPr>
          <w:rFonts w:ascii="Arial" w:hAnsi="Arial" w:cs="Arial"/>
          <w:color w:val="000000" w:themeColor="text1"/>
        </w:rPr>
        <w:t>аги анализа плана Главным специ</w:t>
      </w:r>
      <w:r w:rsidRPr="009936BB">
        <w:rPr>
          <w:rFonts w:ascii="Arial" w:hAnsi="Arial" w:cs="Arial"/>
          <w:color w:val="000000" w:themeColor="text1"/>
        </w:rPr>
        <w:t xml:space="preserve">алистом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9936BB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>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="00530BBE">
        <w:rPr>
          <w:rFonts w:ascii="Arial" w:hAnsi="Arial" w:cs="Arial"/>
          <w:color w:val="000000" w:themeColor="text1"/>
        </w:rPr>
        <w:t xml:space="preserve"> </w:t>
      </w:r>
      <w:del w:id="1209" w:author="Попова Дарья" w:date="2021-03-15T14:17:00Z">
        <w:r w:rsidR="00530BBE" w:rsidDel="0010734F">
          <w:rPr>
            <w:rFonts w:ascii="Arial" w:hAnsi="Arial" w:cs="Arial"/>
            <w:color w:val="000000" w:themeColor="text1"/>
          </w:rPr>
          <w:delText xml:space="preserve">и Планировщиком </w:delText>
        </w:r>
        <w:r w:rsidR="003B371B" w:rsidDel="0010734F">
          <w:rPr>
            <w:rFonts w:ascii="Arial" w:hAnsi="Arial" w:cs="Arial"/>
            <w:color w:val="000000" w:themeColor="text1"/>
          </w:rPr>
          <w:delText>проектов ТОиР УО</w:delText>
        </w:r>
        <w:r w:rsidR="00E0703C" w:rsidRPr="00E0703C" w:rsidDel="0010734F">
          <w:rPr>
            <w:rFonts w:ascii="Arial" w:hAnsi="Arial" w:cs="Arial"/>
            <w:color w:val="000000" w:themeColor="text1"/>
          </w:rPr>
          <w:delText xml:space="preserve"> </w:delText>
        </w:r>
      </w:del>
      <w:r w:rsidRPr="009936BB">
        <w:rPr>
          <w:rFonts w:ascii="Arial" w:hAnsi="Arial" w:cs="Arial"/>
          <w:color w:val="000000" w:themeColor="text1"/>
        </w:rPr>
        <w:t>и его рассмотрения Техническим комитетом бизнес-единицы.</w:t>
      </w:r>
    </w:p>
    <w:p w14:paraId="18758A1F" w14:textId="77777777" w:rsidR="000773FE" w:rsidRPr="00494ECB" w:rsidRDefault="000773FE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42A55D7" w14:textId="7856F1A9" w:rsidR="00F269A3" w:rsidRPr="009936BB" w:rsidDel="00376A8C" w:rsidRDefault="00F269A3" w:rsidP="009936BB">
      <w:pPr>
        <w:pStyle w:val="4"/>
        <w:spacing w:after="120"/>
        <w:ind w:left="862" w:hanging="862"/>
        <w:rPr>
          <w:del w:id="1210" w:author="Попова Дарья" w:date="2021-03-15T14:42:00Z"/>
          <w:rFonts w:eastAsiaTheme="majorEastAsia" w:cstheme="majorBidi"/>
          <w:b/>
          <w:i w:val="0"/>
          <w:caps w:val="0"/>
          <w:sz w:val="24"/>
          <w:szCs w:val="24"/>
        </w:rPr>
      </w:pPr>
      <w:del w:id="1211" w:author="Попова Дарья" w:date="2021-03-15T14:42:00Z">
        <w:r w:rsidRPr="009936BB" w:rsidDel="00376A8C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</w:delText>
        </w:r>
        <w:r w:rsidR="00242B68" w:rsidDel="00376A8C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9</w:delText>
        </w:r>
        <w:r w:rsidRPr="009936BB" w:rsidDel="00376A8C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0 - </w:delText>
        </w:r>
        <w:r w:rsidR="00242B68" w:rsidRPr="00242B68" w:rsidDel="00376A8C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Формирование среднесрочного плана УК</w:delText>
        </w:r>
      </w:del>
    </w:p>
    <w:p w14:paraId="072BEE9A" w14:textId="4320F141" w:rsidR="00FC4611" w:rsidDel="00376A8C" w:rsidRDefault="00FC4611" w:rsidP="00FC4611">
      <w:pPr>
        <w:spacing w:after="240" w:line="276" w:lineRule="auto"/>
        <w:ind w:firstLine="567"/>
        <w:rPr>
          <w:del w:id="1212" w:author="Попова Дарья" w:date="2021-03-15T14:42:00Z"/>
          <w:rFonts w:ascii="Arial" w:hAnsi="Arial" w:cs="Arial"/>
          <w:color w:val="000000" w:themeColor="text1"/>
        </w:rPr>
      </w:pPr>
      <w:del w:id="1213" w:author="Попова Дарья" w:date="2021-03-15T14:42:00Z">
        <w:r w:rsidRPr="004D4E33" w:rsidDel="00376A8C">
          <w:rPr>
            <w:rFonts w:ascii="Arial" w:hAnsi="Arial" w:cs="Arial"/>
            <w:color w:val="000000" w:themeColor="text1"/>
          </w:rPr>
          <w:delText xml:space="preserve">Шаг формирования </w:delText>
        </w:r>
        <w:r w:rsidDel="00376A8C">
          <w:rPr>
            <w:rFonts w:ascii="Arial" w:hAnsi="Arial" w:cs="Arial"/>
            <w:color w:val="000000" w:themeColor="text1"/>
          </w:rPr>
          <w:delText>среднесрочного</w:delText>
        </w:r>
        <w:r w:rsidRPr="004D4E33" w:rsidDel="00376A8C">
          <w:rPr>
            <w:rFonts w:ascii="Arial" w:hAnsi="Arial" w:cs="Arial"/>
            <w:color w:val="000000" w:themeColor="text1"/>
          </w:rPr>
          <w:delText xml:space="preserve"> </w:delText>
        </w:r>
        <w:r w:rsidR="00C748FE" w:rsidDel="00376A8C">
          <w:rPr>
            <w:rFonts w:ascii="Arial" w:hAnsi="Arial" w:cs="Arial"/>
            <w:color w:val="000000" w:themeColor="text1"/>
          </w:rPr>
          <w:delText xml:space="preserve">плана </w:delText>
        </w:r>
        <w:r w:rsidRPr="004D4E33" w:rsidDel="00376A8C">
          <w:rPr>
            <w:rFonts w:ascii="Arial" w:hAnsi="Arial" w:cs="Arial"/>
            <w:color w:val="000000" w:themeColor="text1"/>
          </w:rPr>
          <w:delText>воздействий на производственные активы на уровне управляющей</w:delText>
        </w:r>
        <w:r w:rsidDel="00376A8C">
          <w:rPr>
            <w:rFonts w:ascii="Arial" w:hAnsi="Arial" w:cs="Arial"/>
            <w:color w:val="000000" w:themeColor="text1"/>
          </w:rPr>
          <w:delText xml:space="preserve"> компании выполняется </w:delText>
        </w:r>
      </w:del>
      <w:del w:id="1214" w:author="Попова Дарья" w:date="2021-03-15T10:29:00Z">
        <w:r w:rsidR="00CA3F30" w:rsidRPr="00CA3F30" w:rsidDel="009414A0">
          <w:rPr>
            <w:rFonts w:ascii="Arial" w:hAnsi="Arial" w:cs="Arial"/>
            <w:color w:val="000000" w:themeColor="text1"/>
          </w:rPr>
          <w:delText>Планировщик</w:delText>
        </w:r>
        <w:r w:rsidR="00CA3F30" w:rsidDel="009414A0">
          <w:rPr>
            <w:rFonts w:ascii="Arial" w:hAnsi="Arial" w:cs="Arial"/>
            <w:color w:val="000000" w:themeColor="text1"/>
          </w:rPr>
          <w:delText>ом</w:delText>
        </w:r>
        <w:r w:rsidR="00CA3F30" w:rsidRPr="00CA3F30" w:rsidDel="009414A0">
          <w:rPr>
            <w:rFonts w:ascii="Arial" w:hAnsi="Arial" w:cs="Arial"/>
            <w:color w:val="000000" w:themeColor="text1"/>
          </w:rPr>
          <w:delText xml:space="preserve"> бюджета УА</w:delText>
        </w:r>
      </w:del>
      <w:del w:id="1215" w:author="Попова Дарья" w:date="2021-03-15T14:42:00Z">
        <w:r w:rsidR="00CA3F30" w:rsidRPr="00CA3F30" w:rsidDel="00376A8C">
          <w:rPr>
            <w:rFonts w:ascii="Arial" w:hAnsi="Arial" w:cs="Arial"/>
            <w:color w:val="000000" w:themeColor="text1"/>
          </w:rPr>
          <w:delText xml:space="preserve"> УК</w:delText>
        </w:r>
      </w:del>
      <w:del w:id="1216" w:author="Попова Дарья" w:date="2021-03-15T10:30:00Z">
        <w:r w:rsidR="00487760" w:rsidDel="009414A0">
          <w:rPr>
            <w:rFonts w:ascii="Arial" w:hAnsi="Arial" w:cs="Arial"/>
            <w:color w:val="000000" w:themeColor="text1"/>
          </w:rPr>
          <w:delText>, специализирующимся на планировании 3-летнего плана и бюджета воздействий</w:delText>
        </w:r>
      </w:del>
      <w:del w:id="1217" w:author="Попова Дарья" w:date="2021-03-15T10:24:00Z">
        <w:r w:rsidR="00487760" w:rsidDel="007D06CD">
          <w:rPr>
            <w:rFonts w:ascii="Arial" w:hAnsi="Arial" w:cs="Arial"/>
            <w:color w:val="000000" w:themeColor="text1"/>
          </w:rPr>
          <w:delText xml:space="preserve"> </w:delText>
        </w:r>
      </w:del>
      <w:del w:id="1218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delText xml:space="preserve">. Выполнение данного шага становится доступно, когда </w:delText>
        </w:r>
        <w:r w:rsidR="00491357" w:rsidDel="00376A8C">
          <w:rPr>
            <w:rFonts w:ascii="Arial" w:hAnsi="Arial" w:cs="Arial"/>
            <w:color w:val="000000" w:themeColor="text1"/>
          </w:rPr>
          <w:delText>среднесрочны</w:delText>
        </w:r>
      </w:del>
      <w:del w:id="1219" w:author="Попова Дарья" w:date="2021-03-15T10:25:00Z">
        <w:r w:rsidR="00491357" w:rsidDel="009414A0">
          <w:rPr>
            <w:rFonts w:ascii="Arial" w:hAnsi="Arial" w:cs="Arial"/>
            <w:color w:val="000000" w:themeColor="text1"/>
          </w:rPr>
          <w:delText>е</w:delText>
        </w:r>
      </w:del>
      <w:del w:id="1220" w:author="Попова Дарья" w:date="2021-03-15T14:42:00Z">
        <w:r w:rsidR="00491357" w:rsidRPr="00491357" w:rsidDel="00376A8C">
          <w:rPr>
            <w:rFonts w:ascii="Arial" w:hAnsi="Arial" w:cs="Arial"/>
            <w:color w:val="000000" w:themeColor="text1"/>
          </w:rPr>
          <w:delText xml:space="preserve"> план</w:delText>
        </w:r>
      </w:del>
      <w:del w:id="1221" w:author="Попова Дарья" w:date="2021-03-15T10:25:00Z">
        <w:r w:rsidR="00491357" w:rsidRPr="00491357" w:rsidDel="009414A0">
          <w:rPr>
            <w:rFonts w:ascii="Arial" w:hAnsi="Arial" w:cs="Arial"/>
            <w:color w:val="000000" w:themeColor="text1"/>
          </w:rPr>
          <w:delText>ы</w:delText>
        </w:r>
      </w:del>
      <w:del w:id="1222" w:author="Попова Дарья" w:date="2021-03-15T14:42:00Z">
        <w:r w:rsidR="00491357" w:rsidRPr="00491357" w:rsidDel="00376A8C">
          <w:rPr>
            <w:rFonts w:ascii="Arial" w:hAnsi="Arial" w:cs="Arial"/>
            <w:color w:val="000000" w:themeColor="text1"/>
          </w:rPr>
          <w:delText xml:space="preserve"> и бюджет</w:delText>
        </w:r>
      </w:del>
      <w:del w:id="1223" w:author="Попова Дарья" w:date="2021-03-15T10:25:00Z">
        <w:r w:rsidR="00491357" w:rsidRPr="00491357" w:rsidDel="009414A0">
          <w:rPr>
            <w:rFonts w:ascii="Arial" w:hAnsi="Arial" w:cs="Arial"/>
            <w:color w:val="000000" w:themeColor="text1"/>
          </w:rPr>
          <w:delText>ы</w:delText>
        </w:r>
      </w:del>
      <w:del w:id="1224" w:author="Попова Дарья" w:date="2021-03-15T14:42:00Z">
        <w:r w:rsidR="00491357" w:rsidRPr="00491357" w:rsidDel="00376A8C">
          <w:rPr>
            <w:rFonts w:ascii="Arial" w:hAnsi="Arial" w:cs="Arial"/>
            <w:color w:val="000000" w:themeColor="text1"/>
          </w:rPr>
          <w:delText xml:space="preserve"> воздействий БЕ согласован</w:delText>
        </w:r>
      </w:del>
      <w:del w:id="1225" w:author="Попова Дарья" w:date="2021-03-15T10:25:00Z">
        <w:r w:rsidR="00491357" w:rsidRPr="00491357" w:rsidDel="009414A0">
          <w:rPr>
            <w:rFonts w:ascii="Arial" w:hAnsi="Arial" w:cs="Arial"/>
            <w:color w:val="000000" w:themeColor="text1"/>
          </w:rPr>
          <w:delText>ы</w:delText>
        </w:r>
      </w:del>
      <w:del w:id="1226" w:author="Попова Дарья" w:date="2021-03-15T14:42:00Z">
        <w:r w:rsidR="00491357" w:rsidRPr="00491357" w:rsidDel="00376A8C">
          <w:rPr>
            <w:rFonts w:ascii="Arial" w:hAnsi="Arial" w:cs="Arial"/>
            <w:color w:val="000000" w:themeColor="text1"/>
          </w:rPr>
          <w:delText xml:space="preserve"> Техническим </w:delText>
        </w:r>
        <w:r w:rsidR="00E91639" w:rsidDel="00376A8C">
          <w:rPr>
            <w:rFonts w:ascii="Arial" w:hAnsi="Arial" w:cs="Arial"/>
            <w:color w:val="000000" w:themeColor="text1"/>
          </w:rPr>
          <w:delText>комитетом УО</w:delText>
        </w:r>
        <w:r w:rsidDel="00376A8C">
          <w:rPr>
            <w:rFonts w:ascii="Arial" w:hAnsi="Arial" w:cs="Arial"/>
            <w:color w:val="000000" w:themeColor="text1"/>
          </w:rPr>
          <w:delText xml:space="preserve">. О наступлении этого события исполнитель </w:delText>
        </w:r>
        <w:r w:rsidR="00C748FE" w:rsidDel="00376A8C">
          <w:rPr>
            <w:rFonts w:ascii="Arial" w:hAnsi="Arial" w:cs="Arial"/>
            <w:color w:val="000000" w:themeColor="text1"/>
          </w:rPr>
          <w:delText xml:space="preserve">- </w:delText>
        </w:r>
      </w:del>
      <w:del w:id="1227" w:author="Попова Дарья" w:date="2021-03-15T10:31:00Z">
        <w:r w:rsidR="00491357" w:rsidRPr="00491357" w:rsidDel="009414A0">
          <w:rPr>
            <w:rFonts w:ascii="Arial" w:hAnsi="Arial" w:cs="Arial"/>
            <w:color w:val="000000" w:themeColor="text1"/>
          </w:rPr>
          <w:delText>Планировщиком бюджета УА УК</w:delText>
        </w:r>
      </w:del>
      <w:del w:id="1228" w:author="Попова Дарья" w:date="2021-03-15T10:25:00Z">
        <w:r w:rsidR="00C748FE" w:rsidDel="009414A0">
          <w:rPr>
            <w:rFonts w:ascii="Arial" w:hAnsi="Arial" w:cs="Arial"/>
            <w:color w:val="000000" w:themeColor="text1"/>
          </w:rPr>
          <w:delText>,</w:delText>
        </w:r>
      </w:del>
      <w:del w:id="1229" w:author="Попова Дарья" w:date="2021-03-15T14:42:00Z">
        <w:r w:rsidR="00C748FE" w:rsidDel="00376A8C">
          <w:rPr>
            <w:rFonts w:ascii="Arial" w:hAnsi="Arial" w:cs="Arial"/>
            <w:color w:val="000000" w:themeColor="text1"/>
          </w:rPr>
          <w:delText xml:space="preserve"> </w:delText>
        </w:r>
        <w:r w:rsidDel="00376A8C">
          <w:rPr>
            <w:rFonts w:ascii="Arial" w:hAnsi="Arial" w:cs="Arial"/>
            <w:color w:val="000000" w:themeColor="text1"/>
          </w:rPr>
          <w:delText>получит уведомление по электронной почте.</w:delText>
        </w:r>
      </w:del>
    </w:p>
    <w:p w14:paraId="3B6D4716" w14:textId="6794F881" w:rsidR="00734214" w:rsidDel="00376A8C" w:rsidRDefault="00734214" w:rsidP="00734214">
      <w:pPr>
        <w:spacing w:after="240" w:line="276" w:lineRule="auto"/>
        <w:ind w:firstLine="567"/>
        <w:rPr>
          <w:del w:id="1230" w:author="Попова Дарья" w:date="2021-03-15T14:42:00Z"/>
          <w:rFonts w:ascii="Arial" w:hAnsi="Arial" w:cs="Arial"/>
          <w:color w:val="000000" w:themeColor="text1"/>
        </w:rPr>
      </w:pPr>
      <w:del w:id="1231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lastRenderedPageBreak/>
          <w:delText xml:space="preserve">Запуск формата планирования среднесрочного </w:delText>
        </w:r>
        <w:r w:rsidR="00832D4D" w:rsidDel="00376A8C">
          <w:rPr>
            <w:rFonts w:ascii="Arial" w:hAnsi="Arial" w:cs="Arial"/>
            <w:color w:val="000000" w:themeColor="text1"/>
          </w:rPr>
          <w:delText xml:space="preserve">плана </w:delText>
        </w:r>
        <w:r w:rsidDel="00376A8C">
          <w:rPr>
            <w:rFonts w:ascii="Arial" w:hAnsi="Arial" w:cs="Arial"/>
            <w:color w:val="000000" w:themeColor="text1"/>
          </w:rPr>
          <w:delText xml:space="preserve">воздействий осуществляется из потока бизнес-операций в приложении </w:delText>
        </w:r>
        <w:r w:rsidDel="00376A8C">
          <w:rPr>
            <w:rFonts w:ascii="Arial" w:hAnsi="Arial" w:cs="Arial"/>
            <w:color w:val="000000" w:themeColor="text1"/>
            <w:lang w:val="en-US"/>
          </w:rPr>
          <w:delText>Analysis</w:delText>
        </w:r>
        <w:r w:rsidRPr="002E35E4" w:rsidDel="00376A8C">
          <w:rPr>
            <w:rFonts w:ascii="Arial" w:hAnsi="Arial" w:cs="Arial"/>
            <w:color w:val="000000" w:themeColor="text1"/>
          </w:rPr>
          <w:delText xml:space="preserve"> </w:delText>
        </w:r>
        <w:r w:rsidDel="00376A8C">
          <w:rPr>
            <w:rFonts w:ascii="Arial" w:hAnsi="Arial" w:cs="Arial"/>
            <w:color w:val="000000" w:themeColor="text1"/>
            <w:lang w:val="en-US"/>
          </w:rPr>
          <w:delText>for</w:delText>
        </w:r>
        <w:r w:rsidRPr="002E35E4" w:rsidDel="00376A8C">
          <w:rPr>
            <w:rFonts w:ascii="Arial" w:hAnsi="Arial" w:cs="Arial"/>
            <w:color w:val="000000" w:themeColor="text1"/>
          </w:rPr>
          <w:delText xml:space="preserve"> </w:delText>
        </w:r>
        <w:r w:rsidDel="00376A8C">
          <w:rPr>
            <w:rFonts w:ascii="Arial" w:hAnsi="Arial" w:cs="Arial"/>
            <w:color w:val="000000" w:themeColor="text1"/>
            <w:lang w:val="en-US"/>
          </w:rPr>
          <w:delText>Excel</w:delText>
        </w:r>
        <w:r w:rsidR="00E33A67" w:rsidDel="00376A8C">
          <w:rPr>
            <w:rFonts w:ascii="Arial" w:hAnsi="Arial" w:cs="Arial"/>
            <w:color w:val="000000" w:themeColor="text1"/>
          </w:rPr>
          <w:delText xml:space="preserve"> (код </w:delText>
        </w:r>
        <w:r w:rsidR="00E33A67" w:rsidRPr="00E33A67" w:rsidDel="00376A8C">
          <w:rPr>
            <w:rFonts w:ascii="Arial" w:hAnsi="Arial" w:cs="Arial"/>
            <w:color w:val="000000" w:themeColor="text1"/>
          </w:rPr>
          <w:delText>MCB08</w:delText>
        </w:r>
        <w:r w:rsidR="0079329A" w:rsidDel="00376A8C">
          <w:rPr>
            <w:rFonts w:ascii="Arial" w:hAnsi="Arial" w:cs="Arial"/>
            <w:color w:val="000000" w:themeColor="text1"/>
          </w:rPr>
          <w:delText>-02</w:delText>
        </w:r>
        <w:r w:rsidR="00E33A67" w:rsidDel="00376A8C">
          <w:rPr>
            <w:rFonts w:ascii="Arial" w:hAnsi="Arial" w:cs="Arial"/>
            <w:color w:val="000000" w:themeColor="text1"/>
          </w:rPr>
          <w:delText xml:space="preserve"> в реестре</w:delText>
        </w:r>
        <w:r w:rsidR="00124B43" w:rsidDel="00376A8C">
          <w:rPr>
            <w:rFonts w:ascii="Arial" w:hAnsi="Arial" w:cs="Arial"/>
            <w:color w:val="000000" w:themeColor="text1"/>
          </w:rPr>
          <w:delText xml:space="preserve"> разработок</w:delText>
        </w:r>
        <w:r w:rsidR="00C97BC6" w:rsidDel="00376A8C">
          <w:rPr>
            <w:rFonts w:ascii="Arial" w:hAnsi="Arial" w:cs="Arial"/>
            <w:color w:val="000000" w:themeColor="text1"/>
          </w:rPr>
          <w:delText>, описание в разделе 5.10 настоящего КД</w:delText>
        </w:r>
        <w:r w:rsidR="00E33A67" w:rsidDel="00376A8C">
          <w:rPr>
            <w:rFonts w:ascii="Arial" w:hAnsi="Arial" w:cs="Arial"/>
            <w:color w:val="000000" w:themeColor="text1"/>
          </w:rPr>
          <w:delText>)</w:delText>
        </w:r>
        <w:r w:rsidRPr="002E35E4" w:rsidDel="00376A8C">
          <w:rPr>
            <w:rFonts w:ascii="Arial" w:hAnsi="Arial" w:cs="Arial"/>
            <w:color w:val="000000" w:themeColor="text1"/>
          </w:rPr>
          <w:delText xml:space="preserve">. </w:delText>
        </w:r>
        <w:r w:rsidDel="00376A8C">
          <w:rPr>
            <w:rFonts w:ascii="Arial" w:hAnsi="Arial" w:cs="Arial"/>
            <w:color w:val="000000" w:themeColor="text1"/>
          </w:rPr>
          <w:delText xml:space="preserve">Формат планирования структурирован по иерархии </w:delText>
        </w:r>
      </w:del>
      <w:del w:id="1232" w:author="Попова Дарья" w:date="2021-03-15T10:26:00Z">
        <w:r w:rsidR="00832D4D" w:rsidDel="009414A0">
          <w:rPr>
            <w:rFonts w:ascii="Arial" w:hAnsi="Arial" w:cs="Arial"/>
            <w:color w:val="000000" w:themeColor="text1"/>
          </w:rPr>
          <w:delText xml:space="preserve">проектов и </w:delText>
        </w:r>
      </w:del>
      <w:del w:id="1233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delText>СПП-элементов</w:delText>
        </w:r>
      </w:del>
      <w:del w:id="1234" w:author="Попова Дарья" w:date="2021-03-15T10:27:00Z">
        <w:r w:rsidR="00832D4D" w:rsidDel="009414A0">
          <w:rPr>
            <w:rFonts w:ascii="Arial" w:hAnsi="Arial" w:cs="Arial"/>
            <w:color w:val="000000" w:themeColor="text1"/>
          </w:rPr>
          <w:delText>, а также</w:delText>
        </w:r>
        <w:r w:rsidDel="009414A0">
          <w:rPr>
            <w:rFonts w:ascii="Arial" w:hAnsi="Arial" w:cs="Arial"/>
            <w:color w:val="000000" w:themeColor="text1"/>
          </w:rPr>
          <w:delText xml:space="preserve"> бизнес-единицам</w:delText>
        </w:r>
      </w:del>
      <w:del w:id="1235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delText xml:space="preserve">. Формат планирования среднесрочного </w:delText>
        </w:r>
        <w:r w:rsidR="00832D4D" w:rsidDel="00376A8C">
          <w:rPr>
            <w:rFonts w:ascii="Arial" w:hAnsi="Arial" w:cs="Arial"/>
            <w:color w:val="000000" w:themeColor="text1"/>
          </w:rPr>
          <w:delText xml:space="preserve">плана </w:delText>
        </w:r>
        <w:r w:rsidDel="00376A8C">
          <w:rPr>
            <w:rFonts w:ascii="Arial" w:hAnsi="Arial" w:cs="Arial"/>
            <w:color w:val="000000" w:themeColor="text1"/>
          </w:rPr>
          <w:delText>воздействий приведён в документе</w:delText>
        </w:r>
        <w:r w:rsidR="00832D4D" w:rsidDel="00376A8C">
          <w:delText xml:space="preserve"> </w:delText>
        </w:r>
        <w:r w:rsidR="00832D4D" w:rsidRPr="00832D4D" w:rsidDel="00376A8C">
          <w:rPr>
            <w:rFonts w:ascii="Arial" w:hAnsi="Arial" w:cs="Arial"/>
            <w:color w:val="000000" w:themeColor="text1"/>
          </w:rPr>
          <w:delText>ERP.2.1_17_PM</w:delText>
        </w:r>
        <w:r w:rsidDel="00376A8C">
          <w:rPr>
            <w:rFonts w:ascii="Arial" w:hAnsi="Arial" w:cs="Arial"/>
            <w:color w:val="000000" w:themeColor="text1"/>
          </w:rPr>
          <w:delText xml:space="preserve"> «</w:delText>
        </w:r>
        <w:r w:rsidR="00832D4D" w:rsidRPr="00832D4D" w:rsidDel="00376A8C">
          <w:rPr>
            <w:rFonts w:ascii="Arial" w:hAnsi="Arial" w:cs="Arial"/>
            <w:color w:val="000000" w:themeColor="text1"/>
          </w:rPr>
          <w:delText>Методика планирования и контроля факта затрат на поддержание производственных активов (с учётом капитализации затрат на ремонт основных средств)</w:delText>
        </w:r>
        <w:r w:rsidDel="00376A8C">
          <w:rPr>
            <w:rFonts w:ascii="Arial" w:hAnsi="Arial" w:cs="Arial"/>
            <w:color w:val="000000" w:themeColor="text1"/>
          </w:rPr>
          <w:delText>».</w:delText>
        </w:r>
      </w:del>
      <w:del w:id="1236" w:author="Попова Дарья" w:date="2021-03-15T10:27:00Z">
        <w:r w:rsidDel="009414A0">
          <w:rPr>
            <w:rFonts w:ascii="Arial" w:hAnsi="Arial" w:cs="Arial"/>
            <w:color w:val="000000" w:themeColor="text1"/>
          </w:rPr>
          <w:delText xml:space="preserve"> </w:delText>
        </w:r>
        <w:r w:rsidR="00491357" w:rsidDel="009414A0">
          <w:rPr>
            <w:rFonts w:ascii="Arial" w:hAnsi="Arial" w:cs="Arial"/>
            <w:color w:val="000000" w:themeColor="text1"/>
          </w:rPr>
          <w:delText>С</w:delText>
        </w:r>
        <w:r w:rsidDel="009414A0">
          <w:rPr>
            <w:rFonts w:ascii="Arial" w:hAnsi="Arial" w:cs="Arial"/>
            <w:color w:val="000000" w:themeColor="text1"/>
          </w:rPr>
          <w:delText xml:space="preserve">реднесрочный </w:delText>
        </w:r>
        <w:r w:rsidR="00832D4D" w:rsidDel="009414A0">
          <w:rPr>
            <w:rFonts w:ascii="Arial" w:hAnsi="Arial" w:cs="Arial"/>
            <w:color w:val="000000" w:themeColor="text1"/>
          </w:rPr>
          <w:delText xml:space="preserve">план </w:delText>
        </w:r>
        <w:r w:rsidDel="009414A0">
          <w:rPr>
            <w:rFonts w:ascii="Arial" w:hAnsi="Arial" w:cs="Arial"/>
            <w:color w:val="000000" w:themeColor="text1"/>
          </w:rPr>
          <w:delText xml:space="preserve">воздействий управляющей компании формируется методом агрегации из среднесрочных </w:delText>
        </w:r>
        <w:r w:rsidR="00832D4D" w:rsidDel="009414A0">
          <w:rPr>
            <w:rFonts w:ascii="Arial" w:hAnsi="Arial" w:cs="Arial"/>
            <w:color w:val="000000" w:themeColor="text1"/>
          </w:rPr>
          <w:delText xml:space="preserve">планов </w:delText>
        </w:r>
        <w:r w:rsidDel="009414A0">
          <w:rPr>
            <w:rFonts w:ascii="Arial" w:hAnsi="Arial" w:cs="Arial"/>
            <w:color w:val="000000" w:themeColor="text1"/>
          </w:rPr>
          <w:delText>бизнес-единиц.</w:delText>
        </w:r>
      </w:del>
    </w:p>
    <w:p w14:paraId="5E361AE9" w14:textId="3C3D0086" w:rsidR="00AB1602" w:rsidRPr="002E35E4" w:rsidDel="00376A8C" w:rsidRDefault="00734214" w:rsidP="00734214">
      <w:pPr>
        <w:spacing w:after="240" w:line="276" w:lineRule="auto"/>
        <w:ind w:firstLine="567"/>
        <w:rPr>
          <w:del w:id="1237" w:author="Попова Дарья" w:date="2021-03-15T14:42:00Z"/>
          <w:rFonts w:ascii="Arial" w:hAnsi="Arial" w:cs="Arial"/>
          <w:color w:val="000000" w:themeColor="text1"/>
        </w:rPr>
      </w:pPr>
      <w:del w:id="1238" w:author="Попова Дарья" w:date="2021-03-15T10:39:00Z">
        <w:r w:rsidDel="00AB1602">
          <w:rPr>
            <w:rFonts w:ascii="Arial" w:hAnsi="Arial" w:cs="Arial"/>
            <w:color w:val="000000" w:themeColor="text1"/>
          </w:rPr>
          <w:delText xml:space="preserve">По окончании формирования среднесрочного </w:delText>
        </w:r>
        <w:r w:rsidR="00832D4D" w:rsidDel="00AB1602">
          <w:rPr>
            <w:rFonts w:ascii="Arial" w:hAnsi="Arial" w:cs="Arial"/>
            <w:color w:val="000000" w:themeColor="text1"/>
          </w:rPr>
          <w:delText xml:space="preserve">плана </w:delText>
        </w:r>
        <w:r w:rsidR="00491357" w:rsidDel="00AB1602">
          <w:rPr>
            <w:rFonts w:ascii="Arial" w:hAnsi="Arial" w:cs="Arial"/>
            <w:color w:val="000000" w:themeColor="text1"/>
          </w:rPr>
          <w:delText xml:space="preserve">и бюджета </w:delText>
        </w:r>
        <w:r w:rsidDel="00AB1602">
          <w:rPr>
            <w:rFonts w:ascii="Arial" w:hAnsi="Arial" w:cs="Arial"/>
            <w:color w:val="000000" w:themeColor="text1"/>
          </w:rPr>
          <w:delText xml:space="preserve">воздействий </w:delText>
        </w:r>
      </w:del>
      <w:del w:id="1239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delText xml:space="preserve">на производственные активы </w:delText>
        </w:r>
      </w:del>
      <w:del w:id="1240" w:author="Попова Дарья" w:date="2021-03-15T10:35:00Z">
        <w:r w:rsidDel="00AB1602">
          <w:rPr>
            <w:rFonts w:ascii="Arial" w:hAnsi="Arial" w:cs="Arial"/>
            <w:color w:val="000000" w:themeColor="text1"/>
          </w:rPr>
          <w:delText>управляющей компании</w:delText>
        </w:r>
      </w:del>
      <w:del w:id="1241" w:author="Попова Дарья" w:date="2021-03-15T10:34:00Z">
        <w:r w:rsidDel="009414A0">
          <w:rPr>
            <w:rFonts w:ascii="Arial" w:hAnsi="Arial" w:cs="Arial"/>
            <w:color w:val="000000" w:themeColor="text1"/>
          </w:rPr>
          <w:delText xml:space="preserve"> </w:delText>
        </w:r>
      </w:del>
      <w:del w:id="1242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delText xml:space="preserve">исполнитель </w:delText>
        </w:r>
        <w:r w:rsidR="00832D4D" w:rsidDel="00376A8C">
          <w:rPr>
            <w:rFonts w:ascii="Arial" w:hAnsi="Arial" w:cs="Arial"/>
            <w:color w:val="000000" w:themeColor="text1"/>
          </w:rPr>
          <w:delText xml:space="preserve">- </w:delText>
        </w:r>
      </w:del>
      <w:del w:id="1243" w:author="Попова Дарья" w:date="2021-03-15T10:34:00Z">
        <w:r w:rsidR="00491357" w:rsidRPr="00491357" w:rsidDel="009414A0">
          <w:rPr>
            <w:rFonts w:ascii="Arial" w:hAnsi="Arial" w:cs="Arial"/>
            <w:color w:val="000000" w:themeColor="text1"/>
          </w:rPr>
          <w:delText>Планировщик бюджета УА УК</w:delText>
        </w:r>
      </w:del>
      <w:del w:id="1244" w:author="Попова Дарья" w:date="2021-03-15T10:27:00Z">
        <w:r w:rsidR="00832D4D" w:rsidDel="009414A0">
          <w:rPr>
            <w:rFonts w:ascii="Arial" w:hAnsi="Arial" w:cs="Arial"/>
            <w:color w:val="000000" w:themeColor="text1"/>
          </w:rPr>
          <w:delText>,</w:delText>
        </w:r>
      </w:del>
      <w:del w:id="1245" w:author="Попова Дарья" w:date="2021-03-15T14:42:00Z">
        <w:r w:rsidR="00832D4D" w:rsidRPr="00832D4D" w:rsidDel="00376A8C">
          <w:rPr>
            <w:rFonts w:ascii="Arial" w:hAnsi="Arial" w:cs="Arial"/>
            <w:color w:val="000000" w:themeColor="text1"/>
          </w:rPr>
          <w:delText xml:space="preserve"> </w:delText>
        </w:r>
        <w:r w:rsidDel="00376A8C">
          <w:rPr>
            <w:rFonts w:ascii="Arial" w:hAnsi="Arial" w:cs="Arial"/>
            <w:color w:val="000000" w:themeColor="text1"/>
          </w:rPr>
          <w:delText>выполняет операцию «</w:delText>
        </w:r>
      </w:del>
      <w:del w:id="1246" w:author="Попова Дарья" w:date="2021-03-15T10:35:00Z">
        <w:r w:rsidDel="009414A0">
          <w:rPr>
            <w:rFonts w:ascii="Arial" w:hAnsi="Arial" w:cs="Arial"/>
            <w:color w:val="000000" w:themeColor="text1"/>
          </w:rPr>
          <w:delText>Отправить</w:delText>
        </w:r>
      </w:del>
      <w:del w:id="1247" w:author="Попова Дарья" w:date="2021-03-15T14:42:00Z">
        <w:r w:rsidDel="00376A8C">
          <w:rPr>
            <w:rFonts w:ascii="Arial" w:hAnsi="Arial" w:cs="Arial"/>
            <w:color w:val="000000" w:themeColor="text1"/>
          </w:rPr>
          <w:delText>» и сопровождает выполненную операцию комментарием. Открывается операция проверяющего</w:delText>
        </w:r>
        <w:r w:rsidR="00832D4D" w:rsidDel="00376A8C">
          <w:rPr>
            <w:rFonts w:ascii="Arial" w:hAnsi="Arial" w:cs="Arial"/>
            <w:color w:val="000000" w:themeColor="text1"/>
          </w:rPr>
          <w:delText xml:space="preserve"> - </w:delText>
        </w:r>
        <w:r w:rsidR="00491357" w:rsidDel="00376A8C">
          <w:rPr>
            <w:rFonts w:ascii="Arial" w:hAnsi="Arial" w:cs="Arial"/>
            <w:color w:val="000000" w:themeColor="text1"/>
          </w:rPr>
          <w:delText>Главного</w:delText>
        </w:r>
        <w:r w:rsidR="00491357" w:rsidRPr="00491357" w:rsidDel="00376A8C">
          <w:rPr>
            <w:rFonts w:ascii="Arial" w:hAnsi="Arial" w:cs="Arial"/>
            <w:color w:val="000000" w:themeColor="text1"/>
          </w:rPr>
          <w:delText xml:space="preserve"> специалист</w:delText>
        </w:r>
        <w:r w:rsidR="00491357" w:rsidDel="00376A8C">
          <w:rPr>
            <w:rFonts w:ascii="Arial" w:hAnsi="Arial" w:cs="Arial"/>
            <w:color w:val="000000" w:themeColor="text1"/>
          </w:rPr>
          <w:delText>а</w:delText>
        </w:r>
        <w:r w:rsidR="00491357" w:rsidRPr="00491357" w:rsidDel="00376A8C">
          <w:rPr>
            <w:rFonts w:ascii="Arial" w:hAnsi="Arial" w:cs="Arial"/>
            <w:color w:val="000000" w:themeColor="text1"/>
          </w:rPr>
          <w:delText xml:space="preserve"> ТОиР УК</w:delText>
        </w:r>
        <w:r w:rsidDel="00376A8C">
          <w:rPr>
            <w:rFonts w:ascii="Arial" w:hAnsi="Arial" w:cs="Arial"/>
            <w:color w:val="000000" w:themeColor="text1"/>
          </w:rPr>
          <w:delText>, о чём он информируется по электронной почте.</w:delText>
        </w:r>
      </w:del>
    </w:p>
    <w:p w14:paraId="72C66E78" w14:textId="0B49F411" w:rsidR="006E78E6" w:rsidRPr="006E78E6" w:rsidDel="00376A8C" w:rsidRDefault="006E78E6" w:rsidP="006E78E6">
      <w:pPr>
        <w:spacing w:after="240" w:line="276" w:lineRule="auto"/>
        <w:ind w:firstLine="567"/>
        <w:rPr>
          <w:del w:id="1248" w:author="Попова Дарья" w:date="2021-03-15T14:44:00Z"/>
          <w:rFonts w:ascii="Arial" w:hAnsi="Arial" w:cs="Arial"/>
          <w:color w:val="000000" w:themeColor="text1"/>
        </w:rPr>
      </w:pPr>
    </w:p>
    <w:p w14:paraId="4188D8EC" w14:textId="3F4423F5" w:rsidR="00F269A3" w:rsidRPr="00EC58D7" w:rsidRDefault="00F269A3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376A8C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 w:rsidR="00242B68" w:rsidRPr="00376A8C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376A8C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="00F475A6" w:rsidRPr="00376A8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</w:t>
      </w:r>
      <w:r w:rsidR="00242B68" w:rsidRPr="00376A8C">
        <w:rPr>
          <w:rFonts w:eastAsiaTheme="majorEastAsia" w:cstheme="majorBidi"/>
          <w:b/>
          <w:i w:val="0"/>
          <w:caps w:val="0"/>
          <w:sz w:val="24"/>
          <w:szCs w:val="24"/>
        </w:rPr>
        <w:t>Анализ среднесрочного плана и бюджета (на уровне УК)</w:t>
      </w:r>
    </w:p>
    <w:p w14:paraId="39F69BCB" w14:textId="6CECC935" w:rsidR="00FD76BD" w:rsidRDefault="00FD76BD" w:rsidP="00FD76B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Шаг анализа среднесрочного </w:t>
      </w:r>
      <w:r w:rsidR="006C7C01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на уровне управляющей компании выполняется </w:t>
      </w:r>
      <w:r w:rsidR="004571EB">
        <w:rPr>
          <w:rFonts w:ascii="Arial" w:hAnsi="Arial" w:cs="Arial"/>
          <w:color w:val="000000" w:themeColor="text1"/>
        </w:rPr>
        <w:t>Главным</w:t>
      </w:r>
      <w:r w:rsidR="004571EB" w:rsidRPr="004571EB">
        <w:rPr>
          <w:rFonts w:ascii="Arial" w:hAnsi="Arial" w:cs="Arial"/>
          <w:color w:val="000000" w:themeColor="text1"/>
        </w:rPr>
        <w:t xml:space="preserve"> специалист</w:t>
      </w:r>
      <w:r w:rsidR="004571EB">
        <w:rPr>
          <w:rFonts w:ascii="Arial" w:hAnsi="Arial" w:cs="Arial"/>
          <w:color w:val="000000" w:themeColor="text1"/>
        </w:rPr>
        <w:t>ом</w:t>
      </w:r>
      <w:r w:rsidR="004571EB" w:rsidRPr="004571EB">
        <w:rPr>
          <w:rFonts w:ascii="Arial" w:hAnsi="Arial" w:cs="Arial"/>
          <w:color w:val="000000" w:themeColor="text1"/>
        </w:rPr>
        <w:t xml:space="preserve"> </w:t>
      </w:r>
      <w:proofErr w:type="spellStart"/>
      <w:r w:rsidR="004571EB" w:rsidRPr="004571EB">
        <w:rPr>
          <w:rFonts w:ascii="Arial" w:hAnsi="Arial" w:cs="Arial"/>
          <w:color w:val="000000" w:themeColor="text1"/>
        </w:rPr>
        <w:t>ТОиР</w:t>
      </w:r>
      <w:proofErr w:type="spellEnd"/>
      <w:r w:rsidR="004571EB" w:rsidRPr="004571EB">
        <w:rPr>
          <w:rFonts w:ascii="Arial" w:hAnsi="Arial" w:cs="Arial"/>
          <w:color w:val="000000" w:themeColor="text1"/>
        </w:rPr>
        <w:t xml:space="preserve"> УК</w:t>
      </w:r>
      <w:ins w:id="1249" w:author="Попова Дарья" w:date="2021-03-11T13:03:00Z">
        <w:r w:rsidR="001A76A2">
          <w:rPr>
            <w:rFonts w:ascii="Arial" w:hAnsi="Arial" w:cs="Arial"/>
            <w:color w:val="000000" w:themeColor="text1"/>
          </w:rPr>
          <w:t xml:space="preserve"> по направлению</w:t>
        </w:r>
      </w:ins>
      <w:r>
        <w:rPr>
          <w:rFonts w:ascii="Arial" w:hAnsi="Arial" w:cs="Arial"/>
          <w:color w:val="000000" w:themeColor="text1"/>
        </w:rPr>
        <w:t>. По завершении формирования</w:t>
      </w:r>
      <w:ins w:id="1250" w:author="Попова Дарья" w:date="2021-03-15T14:40:00Z">
        <w:r w:rsidR="00376A8C">
          <w:rPr>
            <w:rFonts w:ascii="Arial" w:hAnsi="Arial" w:cs="Arial"/>
            <w:color w:val="000000" w:themeColor="text1"/>
          </w:rPr>
          <w:t xml:space="preserve"> и согласования</w:t>
        </w:r>
      </w:ins>
      <w:r>
        <w:rPr>
          <w:rFonts w:ascii="Arial" w:hAnsi="Arial" w:cs="Arial"/>
          <w:color w:val="000000" w:themeColor="text1"/>
        </w:rPr>
        <w:t xml:space="preserve"> среднесрочного </w:t>
      </w:r>
      <w:r w:rsidR="006C7C01">
        <w:rPr>
          <w:rFonts w:ascii="Arial" w:hAnsi="Arial" w:cs="Arial"/>
          <w:color w:val="000000" w:themeColor="text1"/>
        </w:rPr>
        <w:t>плана</w:t>
      </w:r>
      <w:ins w:id="1251" w:author="Попова Дарья" w:date="2021-03-15T14:40:00Z">
        <w:r w:rsidR="00376A8C">
          <w:rPr>
            <w:rFonts w:ascii="Arial" w:hAnsi="Arial" w:cs="Arial"/>
            <w:color w:val="000000" w:themeColor="text1"/>
          </w:rPr>
          <w:t xml:space="preserve"> и бюджета </w:t>
        </w:r>
      </w:ins>
      <w:del w:id="1252" w:author="Попова Дарья" w:date="2021-03-15T14:40:00Z">
        <w:r w:rsidR="006C7C01" w:rsidDel="00376A8C">
          <w:rPr>
            <w:rFonts w:ascii="Arial" w:hAnsi="Arial" w:cs="Arial"/>
            <w:color w:val="000000" w:themeColor="text1"/>
          </w:rPr>
          <w:delText xml:space="preserve"> </w:delText>
        </w:r>
      </w:del>
      <w:r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del w:id="1253" w:author="Попова Дарья" w:date="2021-03-15T14:45:00Z">
        <w:r w:rsidDel="00376A8C">
          <w:rPr>
            <w:rFonts w:ascii="Arial" w:hAnsi="Arial" w:cs="Arial"/>
            <w:color w:val="000000" w:themeColor="text1"/>
          </w:rPr>
          <w:delText>и его отправки на рассмотрение</w:delText>
        </w:r>
      </w:del>
      <w:ins w:id="1254" w:author="Попова Дарья" w:date="2021-03-15T14:45:00Z">
        <w:r w:rsidR="00376A8C">
          <w:rPr>
            <w:rFonts w:ascii="Arial" w:hAnsi="Arial" w:cs="Arial"/>
            <w:color w:val="000000" w:themeColor="text1"/>
          </w:rPr>
          <w:t>на уровне БЕ</w:t>
        </w:r>
      </w:ins>
      <w:del w:id="1255" w:author="Попова Дарья" w:date="2021-03-15T14:45:00Z">
        <w:r w:rsidDel="00376A8C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</w:t>
      </w:r>
      <w:r w:rsidR="004571EB" w:rsidRPr="004571EB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4571EB" w:rsidRPr="004571EB">
        <w:rPr>
          <w:rFonts w:ascii="Arial" w:hAnsi="Arial" w:cs="Arial"/>
          <w:color w:val="000000" w:themeColor="text1"/>
        </w:rPr>
        <w:t>ТОиР</w:t>
      </w:r>
      <w:proofErr w:type="spellEnd"/>
      <w:r w:rsidR="004571EB" w:rsidRPr="004571EB">
        <w:rPr>
          <w:rFonts w:ascii="Arial" w:hAnsi="Arial" w:cs="Arial"/>
          <w:color w:val="000000" w:themeColor="text1"/>
        </w:rPr>
        <w:t xml:space="preserve"> УК</w:t>
      </w:r>
      <w:r w:rsidR="004571E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 </w:t>
      </w:r>
      <w:r w:rsidR="00D4338D">
        <w:rPr>
          <w:rFonts w:ascii="Arial" w:hAnsi="Arial" w:cs="Arial"/>
          <w:color w:val="000000" w:themeColor="text1"/>
        </w:rPr>
        <w:t xml:space="preserve">качестве </w:t>
      </w:r>
      <w:r>
        <w:rPr>
          <w:rFonts w:ascii="Arial" w:hAnsi="Arial" w:cs="Arial"/>
          <w:color w:val="000000" w:themeColor="text1"/>
        </w:rPr>
        <w:t>проверяющего получит уведомление об этом по электронной почте. По ссылке из электронного письма</w:t>
      </w:r>
      <w:del w:id="1256" w:author="Попова Дарья" w:date="2021-03-15T14:45:00Z">
        <w:r w:rsidDel="00376A8C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либо из потока бизнес-операций в веб-интерфейсе</w:t>
      </w:r>
      <w:del w:id="1257" w:author="Попова Дарья" w:date="2021-03-15T14:45:00Z">
        <w:r w:rsidDel="00376A8C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он может перейти к выполнению данной операции.</w:t>
      </w:r>
    </w:p>
    <w:p w14:paraId="44C38E37" w14:textId="0B5D2486" w:rsidR="00FD76BD" w:rsidRDefault="00FD76BD" w:rsidP="00FD76B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Будет реализован аналитический отчёт в приложении </w:t>
      </w:r>
      <w:proofErr w:type="spellStart"/>
      <w:r w:rsidRPr="000D62E7">
        <w:rPr>
          <w:rFonts w:ascii="Arial" w:hAnsi="Arial" w:cs="Arial"/>
          <w:color w:val="000000" w:themeColor="text1"/>
        </w:rPr>
        <w:t>Analysis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for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Excel</w:t>
      </w:r>
      <w:proofErr w:type="spellEnd"/>
      <w:r w:rsidR="00D4338D">
        <w:rPr>
          <w:rFonts w:ascii="Arial" w:hAnsi="Arial" w:cs="Arial"/>
          <w:color w:val="000000" w:themeColor="text1"/>
        </w:rPr>
        <w:t xml:space="preserve"> (код </w:t>
      </w:r>
      <w:r w:rsidR="00E35CD7" w:rsidRPr="00E35CD7">
        <w:rPr>
          <w:rFonts w:ascii="Arial" w:hAnsi="Arial" w:cs="Arial"/>
          <w:color w:val="000000" w:themeColor="text1"/>
        </w:rPr>
        <w:t>MCB0</w:t>
      </w:r>
      <w:ins w:id="1258" w:author="Попова Дарья" w:date="2021-03-15T14:45:00Z">
        <w:r w:rsidR="00376A8C">
          <w:rPr>
            <w:rFonts w:ascii="Arial" w:hAnsi="Arial" w:cs="Arial"/>
            <w:color w:val="000000" w:themeColor="text1"/>
          </w:rPr>
          <w:t>8-02</w:t>
        </w:r>
      </w:ins>
      <w:del w:id="1259" w:author="Попова Дарья" w:date="2021-03-15T14:45:00Z">
        <w:r w:rsidR="00E35CD7" w:rsidRPr="00E35CD7" w:rsidDel="00376A8C">
          <w:rPr>
            <w:rFonts w:ascii="Arial" w:hAnsi="Arial" w:cs="Arial"/>
            <w:color w:val="000000" w:themeColor="text1"/>
          </w:rPr>
          <w:delText>5</w:delText>
        </w:r>
      </w:del>
      <w:r w:rsidR="00E35CD7">
        <w:rPr>
          <w:rFonts w:ascii="Arial" w:hAnsi="Arial" w:cs="Arial"/>
          <w:color w:val="000000" w:themeColor="text1"/>
        </w:rPr>
        <w:t xml:space="preserve"> 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E35CD7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, в котором будет выведен среднесрочный </w:t>
      </w:r>
      <w:r w:rsidR="006C7C01">
        <w:rPr>
          <w:rFonts w:ascii="Arial" w:hAnsi="Arial" w:cs="Arial"/>
          <w:color w:val="000000" w:themeColor="text1"/>
        </w:rPr>
        <w:t xml:space="preserve">план </w:t>
      </w:r>
      <w:r w:rsidR="004571EB">
        <w:rPr>
          <w:rFonts w:ascii="Arial" w:hAnsi="Arial" w:cs="Arial"/>
          <w:color w:val="000000" w:themeColor="text1"/>
        </w:rPr>
        <w:t xml:space="preserve">и бюджет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del w:id="1260" w:author="Попова Дарья" w:date="2021-03-15T14:46:00Z">
        <w:r w:rsidDel="00376A8C">
          <w:rPr>
            <w:rFonts w:ascii="Arial" w:hAnsi="Arial" w:cs="Arial"/>
            <w:color w:val="000000" w:themeColor="text1"/>
          </w:rPr>
          <w:delText xml:space="preserve">управляющей компании в разрезе </w:delText>
        </w:r>
      </w:del>
      <w:r>
        <w:rPr>
          <w:rFonts w:ascii="Arial" w:hAnsi="Arial" w:cs="Arial"/>
          <w:color w:val="000000" w:themeColor="text1"/>
        </w:rPr>
        <w:t>бизнес-единиц</w:t>
      </w:r>
      <w:ins w:id="1261" w:author="Попова Дарья" w:date="2021-03-15T14:46:00Z">
        <w:r w:rsidR="00376A8C">
          <w:rPr>
            <w:rFonts w:ascii="Arial" w:hAnsi="Arial" w:cs="Arial"/>
            <w:color w:val="000000" w:themeColor="text1"/>
          </w:rPr>
          <w:t xml:space="preserve">ы </w:t>
        </w:r>
      </w:ins>
      <w:del w:id="1262" w:author="Попова Дарья" w:date="2021-03-15T14:46:00Z">
        <w:r w:rsidDel="00376A8C">
          <w:rPr>
            <w:rFonts w:ascii="Arial" w:hAnsi="Arial" w:cs="Arial"/>
            <w:color w:val="000000" w:themeColor="text1"/>
          </w:rPr>
          <w:delText xml:space="preserve">, структуры </w:delText>
        </w:r>
        <w:r w:rsidR="006C7C01" w:rsidDel="00376A8C">
          <w:rPr>
            <w:rFonts w:ascii="Arial" w:hAnsi="Arial" w:cs="Arial"/>
            <w:color w:val="000000" w:themeColor="text1"/>
          </w:rPr>
          <w:delText>проектов и</w:delText>
        </w:r>
      </w:del>
      <w:ins w:id="1263" w:author="Попова Дарья" w:date="2021-03-15T14:46:00Z">
        <w:r w:rsidR="00376A8C">
          <w:rPr>
            <w:rFonts w:ascii="Arial" w:hAnsi="Arial" w:cs="Arial"/>
            <w:color w:val="000000" w:themeColor="text1"/>
          </w:rPr>
          <w:t>в разрезе</w:t>
        </w:r>
      </w:ins>
      <w:r w:rsidR="006C7C0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СПП-элементов.</w:t>
      </w:r>
    </w:p>
    <w:p w14:paraId="649FCBF0" w14:textId="0056E42C" w:rsidR="00FD76BD" w:rsidRDefault="00FD76BD" w:rsidP="00FD76B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сформированный среднесрочный </w:t>
      </w:r>
      <w:r w:rsidR="006C7C01">
        <w:rPr>
          <w:rFonts w:ascii="Arial" w:hAnsi="Arial" w:cs="Arial"/>
          <w:color w:val="000000" w:themeColor="text1"/>
        </w:rPr>
        <w:t xml:space="preserve">план </w:t>
      </w:r>
      <w:ins w:id="1264" w:author="Попова Дарья" w:date="2021-03-15T14:47:00Z">
        <w:r w:rsidR="00376A8C">
          <w:rPr>
            <w:rFonts w:ascii="Arial" w:hAnsi="Arial" w:cs="Arial"/>
            <w:color w:val="000000" w:themeColor="text1"/>
          </w:rPr>
          <w:t xml:space="preserve">и бюджет </w:t>
        </w:r>
      </w:ins>
      <w:r>
        <w:rPr>
          <w:rFonts w:ascii="Arial" w:hAnsi="Arial" w:cs="Arial"/>
          <w:color w:val="000000" w:themeColor="text1"/>
        </w:rPr>
        <w:t xml:space="preserve">воздействий на производственные активы удовлетворяет </w:t>
      </w:r>
      <w:r w:rsidR="004571EB">
        <w:rPr>
          <w:rFonts w:ascii="Arial" w:hAnsi="Arial" w:cs="Arial"/>
          <w:color w:val="000000" w:themeColor="text1"/>
        </w:rPr>
        <w:t>Главного</w:t>
      </w:r>
      <w:r w:rsidR="004571EB" w:rsidRPr="004571EB">
        <w:rPr>
          <w:rFonts w:ascii="Arial" w:hAnsi="Arial" w:cs="Arial"/>
          <w:color w:val="000000" w:themeColor="text1"/>
        </w:rPr>
        <w:t xml:space="preserve"> специалист</w:t>
      </w:r>
      <w:r w:rsidR="004571EB">
        <w:rPr>
          <w:rFonts w:ascii="Arial" w:hAnsi="Arial" w:cs="Arial"/>
          <w:color w:val="000000" w:themeColor="text1"/>
        </w:rPr>
        <w:t>а</w:t>
      </w:r>
      <w:r w:rsidR="004571EB" w:rsidRPr="004571EB">
        <w:rPr>
          <w:rFonts w:ascii="Arial" w:hAnsi="Arial" w:cs="Arial"/>
          <w:color w:val="000000" w:themeColor="text1"/>
        </w:rPr>
        <w:t xml:space="preserve"> </w:t>
      </w:r>
      <w:proofErr w:type="spellStart"/>
      <w:r w:rsidR="004571EB" w:rsidRPr="004571EB">
        <w:rPr>
          <w:rFonts w:ascii="Arial" w:hAnsi="Arial" w:cs="Arial"/>
          <w:color w:val="000000" w:themeColor="text1"/>
        </w:rPr>
        <w:t>ТОиР</w:t>
      </w:r>
      <w:proofErr w:type="spellEnd"/>
      <w:r w:rsidR="004571EB" w:rsidRPr="004571EB">
        <w:rPr>
          <w:rFonts w:ascii="Arial" w:hAnsi="Arial" w:cs="Arial"/>
          <w:color w:val="000000" w:themeColor="text1"/>
        </w:rPr>
        <w:t xml:space="preserve"> УК</w:t>
      </w:r>
      <w:r>
        <w:rPr>
          <w:rFonts w:ascii="Arial" w:hAnsi="Arial" w:cs="Arial"/>
          <w:color w:val="000000" w:themeColor="text1"/>
        </w:rPr>
        <w:t xml:space="preserve">, </w:t>
      </w:r>
      <w:r w:rsidRPr="00AB5025">
        <w:rPr>
          <w:rFonts w:ascii="Arial" w:hAnsi="Arial" w:cs="Arial"/>
          <w:color w:val="000000" w:themeColor="text1"/>
        </w:rPr>
        <w:t xml:space="preserve">то </w:t>
      </w:r>
      <w:del w:id="1265" w:author="Михаил Тришин" w:date="2021-03-16T11:12:00Z">
        <w:r w:rsidRPr="00A113AA" w:rsidDel="00273294">
          <w:rPr>
            <w:rFonts w:ascii="Arial" w:hAnsi="Arial" w:cs="Arial"/>
            <w:color w:val="000000" w:themeColor="text1"/>
          </w:rPr>
          <w:delText>он выполняет</w:delText>
        </w:r>
      </w:del>
      <w:ins w:id="1266" w:author="Михаил Тришин" w:date="2021-03-16T11:12:00Z">
        <w:r w:rsidR="00273294" w:rsidRPr="00A113AA">
          <w:rPr>
            <w:rFonts w:ascii="Arial" w:hAnsi="Arial" w:cs="Arial"/>
            <w:color w:val="000000" w:themeColor="text1"/>
          </w:rPr>
          <w:t>для его</w:t>
        </w:r>
      </w:ins>
      <w:r w:rsidRPr="00A113AA">
        <w:rPr>
          <w:rFonts w:ascii="Arial" w:hAnsi="Arial" w:cs="Arial"/>
          <w:color w:val="000000" w:themeColor="text1"/>
        </w:rPr>
        <w:t xml:space="preserve"> </w:t>
      </w:r>
      <w:del w:id="1267" w:author="Михаил Тришин" w:date="2021-03-16T11:12:00Z">
        <w:r w:rsidRPr="00A113AA" w:rsidDel="00273294">
          <w:rPr>
            <w:rFonts w:ascii="Arial" w:hAnsi="Arial" w:cs="Arial"/>
            <w:color w:val="000000" w:themeColor="text1"/>
          </w:rPr>
          <w:delText>операцию «Утвердить»</w:delText>
        </w:r>
      </w:del>
      <w:ins w:id="1268" w:author="Михаил Тришин" w:date="2021-03-16T11:12:00Z">
        <w:r w:rsidR="00273294" w:rsidRPr="0045255D">
          <w:rPr>
            <w:rFonts w:ascii="Arial" w:hAnsi="Arial" w:cs="Arial"/>
            <w:color w:val="000000" w:themeColor="text1"/>
          </w:rPr>
          <w:t>утверждени</w:t>
        </w:r>
      </w:ins>
      <w:ins w:id="1269" w:author="Попова Дарья" w:date="2021-03-16T13:42:00Z">
        <w:r w:rsidR="003164A4">
          <w:rPr>
            <w:rFonts w:ascii="Arial" w:hAnsi="Arial" w:cs="Arial"/>
            <w:color w:val="000000" w:themeColor="text1"/>
          </w:rPr>
          <w:t>я</w:t>
        </w:r>
      </w:ins>
      <w:ins w:id="1270" w:author="Михаил Тришин" w:date="2021-03-16T11:12:00Z">
        <w:del w:id="1271" w:author="Попова Дарья" w:date="2021-03-16T13:39:00Z">
          <w:r w:rsidR="00273294" w:rsidRPr="00AB5025" w:rsidDel="003164A4">
            <w:rPr>
              <w:rFonts w:ascii="Arial" w:hAnsi="Arial" w:cs="Arial"/>
              <w:color w:val="000000" w:themeColor="text1"/>
            </w:rPr>
            <w:delText>я,</w:delText>
          </w:r>
        </w:del>
        <w:r w:rsidR="00273294" w:rsidRPr="00A113AA">
          <w:rPr>
            <w:rFonts w:ascii="Arial" w:hAnsi="Arial" w:cs="Arial"/>
            <w:color w:val="000000" w:themeColor="text1"/>
          </w:rPr>
          <w:t xml:space="preserve"> он</w:t>
        </w:r>
      </w:ins>
      <w:del w:id="1272" w:author="Михаил Тришин" w:date="2021-03-16T11:12:00Z">
        <w:r w:rsidR="006C7C01" w:rsidRPr="00A113AA" w:rsidDel="00273294">
          <w:rPr>
            <w:rFonts w:ascii="Arial" w:hAnsi="Arial" w:cs="Arial"/>
            <w:color w:val="000000" w:themeColor="text1"/>
          </w:rPr>
          <w:delText>,</w:delText>
        </w:r>
      </w:del>
      <w:r w:rsidR="006C7C01" w:rsidRPr="00A113AA">
        <w:rPr>
          <w:rFonts w:ascii="Arial" w:hAnsi="Arial" w:cs="Arial"/>
          <w:color w:val="000000" w:themeColor="text1"/>
        </w:rPr>
        <w:t xml:space="preserve"> в веб-интерфейсе потока бизнес-операций нажимает кнопку </w:t>
      </w:r>
      <w:del w:id="1273" w:author="Попова Дарья" w:date="2021-03-15T14:47:00Z">
        <w:r w:rsidR="006C7C01" w:rsidRPr="003164A4" w:rsidDel="00376A8C">
          <w:rPr>
            <w:rFonts w:ascii="Arial" w:hAnsi="Arial" w:cs="Arial"/>
            <w:color w:val="000000" w:themeColor="text1"/>
          </w:rPr>
          <w:delText>с соответствующим названием</w:delText>
        </w:r>
      </w:del>
      <w:ins w:id="1274" w:author="Попова Дарья" w:date="2021-03-15T14:47:00Z">
        <w:r w:rsidR="00376A8C" w:rsidRPr="003164A4">
          <w:rPr>
            <w:rFonts w:ascii="Arial" w:hAnsi="Arial" w:cs="Arial"/>
            <w:color w:val="000000" w:themeColor="text1"/>
          </w:rPr>
          <w:t>«За</w:t>
        </w:r>
        <w:r w:rsidR="00376A8C">
          <w:rPr>
            <w:rFonts w:ascii="Arial" w:hAnsi="Arial" w:cs="Arial"/>
            <w:color w:val="000000" w:themeColor="text1"/>
          </w:rPr>
          <w:t>вершить»</w:t>
        </w:r>
      </w:ins>
      <w:r>
        <w:rPr>
          <w:rFonts w:ascii="Arial" w:hAnsi="Arial" w:cs="Arial"/>
          <w:color w:val="000000" w:themeColor="text1"/>
        </w:rPr>
        <w:t xml:space="preserve">. При этом ввод комментария опционален. </w:t>
      </w:r>
      <w:r w:rsidRPr="00EC58D7">
        <w:rPr>
          <w:rFonts w:ascii="Arial" w:hAnsi="Arial" w:cs="Arial"/>
          <w:color w:val="000000" w:themeColor="text1"/>
        </w:rPr>
        <w:t xml:space="preserve">Утверждённый среднесрочный </w:t>
      </w:r>
      <w:r w:rsidR="006C7C01" w:rsidRPr="00EC58D7">
        <w:rPr>
          <w:rFonts w:ascii="Arial" w:hAnsi="Arial" w:cs="Arial"/>
          <w:color w:val="000000" w:themeColor="text1"/>
        </w:rPr>
        <w:t xml:space="preserve">план </w:t>
      </w:r>
      <w:r w:rsidR="004571EB" w:rsidRPr="00E35DDF">
        <w:rPr>
          <w:rFonts w:ascii="Arial" w:hAnsi="Arial" w:cs="Arial"/>
          <w:color w:val="000000" w:themeColor="text1"/>
        </w:rPr>
        <w:t xml:space="preserve">и бюджет </w:t>
      </w:r>
      <w:r w:rsidRPr="00E35DDF">
        <w:rPr>
          <w:rFonts w:ascii="Arial" w:hAnsi="Arial" w:cs="Arial"/>
          <w:color w:val="000000" w:themeColor="text1"/>
        </w:rPr>
        <w:t>блокируется от изменений</w:t>
      </w:r>
      <w:ins w:id="1275" w:author="Попова Дарья" w:date="2021-03-15T14:48:00Z">
        <w:r w:rsidR="00E35DDF" w:rsidRPr="00E35DDF">
          <w:rPr>
            <w:rFonts w:ascii="Arial" w:hAnsi="Arial" w:cs="Arial"/>
            <w:color w:val="000000" w:themeColor="text1"/>
            <w:rPrChange w:id="1276" w:author="Попова Дарья" w:date="2021-03-15T14:49:00Z">
              <w:rPr>
                <w:rFonts w:ascii="Arial" w:hAnsi="Arial" w:cs="Arial"/>
                <w:color w:val="000000" w:themeColor="text1"/>
                <w:highlight w:val="yellow"/>
              </w:rPr>
            </w:rPrChange>
          </w:rPr>
          <w:t>.</w:t>
        </w:r>
      </w:ins>
      <w:r w:rsidRPr="00EC58D7">
        <w:rPr>
          <w:rFonts w:ascii="Arial" w:hAnsi="Arial" w:cs="Arial"/>
          <w:color w:val="000000" w:themeColor="text1"/>
        </w:rPr>
        <w:t xml:space="preserve"> </w:t>
      </w:r>
      <w:del w:id="1277" w:author="Попова Дарья" w:date="2021-03-15T14:48:00Z">
        <w:r w:rsidRPr="00EC58D7" w:rsidDel="00E35DDF">
          <w:rPr>
            <w:rFonts w:ascii="Arial" w:hAnsi="Arial" w:cs="Arial"/>
            <w:color w:val="000000" w:themeColor="text1"/>
          </w:rPr>
          <w:delText xml:space="preserve">и </w:delText>
        </w:r>
      </w:del>
      <w:ins w:id="1278" w:author="Попова Дарья" w:date="2021-03-15T14:48:00Z">
        <w:r w:rsidR="00E35DDF" w:rsidRPr="00E35DDF">
          <w:rPr>
            <w:rFonts w:ascii="Arial" w:hAnsi="Arial" w:cs="Arial"/>
            <w:color w:val="000000" w:themeColor="text1"/>
            <w:rPrChange w:id="1279" w:author="Попова Дарья" w:date="2021-03-15T14:49:00Z">
              <w:rPr>
                <w:rFonts w:ascii="Arial" w:hAnsi="Arial" w:cs="Arial"/>
                <w:color w:val="000000" w:themeColor="text1"/>
                <w:highlight w:val="yellow"/>
              </w:rPr>
            </w:rPrChange>
          </w:rPr>
          <w:t>После утверждения среднесрочного плана и бюджета по всем направлениям</w:t>
        </w:r>
        <w:r w:rsidR="00E35DDF" w:rsidRPr="00EC58D7">
          <w:rPr>
            <w:rFonts w:ascii="Arial" w:hAnsi="Arial" w:cs="Arial"/>
            <w:color w:val="000000" w:themeColor="text1"/>
          </w:rPr>
          <w:t xml:space="preserve"> </w:t>
        </w:r>
      </w:ins>
      <w:r w:rsidRPr="00EC58D7">
        <w:rPr>
          <w:rFonts w:ascii="Arial" w:hAnsi="Arial" w:cs="Arial"/>
          <w:color w:val="000000" w:themeColor="text1"/>
        </w:rPr>
        <w:t>становится доступе</w:t>
      </w:r>
      <w:r w:rsidRPr="00E35DDF">
        <w:rPr>
          <w:rFonts w:ascii="Arial" w:hAnsi="Arial" w:cs="Arial"/>
          <w:color w:val="000000" w:themeColor="text1"/>
        </w:rPr>
        <w:t>н следующий шаг процесса</w:t>
      </w:r>
      <w:r w:rsidR="004571EB" w:rsidRPr="00E35DDF">
        <w:rPr>
          <w:rFonts w:ascii="Arial" w:hAnsi="Arial" w:cs="Arial"/>
          <w:color w:val="000000" w:themeColor="text1"/>
        </w:rPr>
        <w:t xml:space="preserve"> – рассмотрение среднесрочного плана и бюджета воздействий Техническим комитетом УК</w:t>
      </w:r>
      <w:r w:rsidRPr="00E35DDF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Участники </w:t>
      </w:r>
      <w:r w:rsidR="004571EB">
        <w:rPr>
          <w:rFonts w:ascii="Arial" w:hAnsi="Arial" w:cs="Arial"/>
          <w:color w:val="000000" w:themeColor="text1"/>
        </w:rPr>
        <w:t xml:space="preserve">Технического комитета УК </w:t>
      </w:r>
      <w:r>
        <w:rPr>
          <w:rFonts w:ascii="Arial" w:hAnsi="Arial" w:cs="Arial"/>
          <w:color w:val="000000" w:themeColor="text1"/>
        </w:rPr>
        <w:t>информируются по электронной почте о необходимости выполнить свои шаги процесса.</w:t>
      </w:r>
    </w:p>
    <w:p w14:paraId="615FB14B" w14:textId="491F9883" w:rsidR="00FD76BD" w:rsidRPr="00FE3F43" w:rsidRDefault="00FD76BD" w:rsidP="00FD76B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Если результаты планирования </w:t>
      </w:r>
      <w:r w:rsidR="00764D04">
        <w:rPr>
          <w:rFonts w:ascii="Arial" w:hAnsi="Arial" w:cs="Arial"/>
          <w:color w:val="000000" w:themeColor="text1"/>
        </w:rPr>
        <w:t>среднесрочного</w:t>
      </w:r>
      <w:r>
        <w:rPr>
          <w:rFonts w:ascii="Arial" w:hAnsi="Arial" w:cs="Arial"/>
          <w:color w:val="000000" w:themeColor="text1"/>
        </w:rPr>
        <w:t xml:space="preserve"> </w:t>
      </w:r>
      <w:r w:rsidR="006C7C01">
        <w:rPr>
          <w:rFonts w:ascii="Arial" w:hAnsi="Arial" w:cs="Arial"/>
          <w:color w:val="000000" w:themeColor="text1"/>
        </w:rPr>
        <w:t xml:space="preserve">плана </w:t>
      </w:r>
      <w:r w:rsidR="004571EB">
        <w:rPr>
          <w:rFonts w:ascii="Arial" w:hAnsi="Arial" w:cs="Arial"/>
          <w:color w:val="000000" w:themeColor="text1"/>
        </w:rPr>
        <w:t xml:space="preserve">и бюджета </w:t>
      </w:r>
      <w:r>
        <w:rPr>
          <w:rFonts w:ascii="Arial" w:hAnsi="Arial" w:cs="Arial"/>
          <w:color w:val="000000" w:themeColor="text1"/>
        </w:rPr>
        <w:t xml:space="preserve">воздействий на производственные активы неудовлетворительные, то проверяющий </w:t>
      </w:r>
      <w:r w:rsidR="006C7C01">
        <w:rPr>
          <w:rFonts w:ascii="Arial" w:hAnsi="Arial" w:cs="Arial"/>
          <w:color w:val="000000" w:themeColor="text1"/>
        </w:rPr>
        <w:t xml:space="preserve">- </w:t>
      </w:r>
      <w:r w:rsidR="004571EB" w:rsidRPr="004571EB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="004571EB" w:rsidRPr="004571EB">
        <w:rPr>
          <w:rFonts w:ascii="Arial" w:hAnsi="Arial" w:cs="Arial"/>
          <w:color w:val="000000" w:themeColor="text1"/>
        </w:rPr>
        <w:t>ТОиР</w:t>
      </w:r>
      <w:proofErr w:type="spellEnd"/>
      <w:r w:rsidR="004571EB" w:rsidRPr="004571EB">
        <w:rPr>
          <w:rFonts w:ascii="Arial" w:hAnsi="Arial" w:cs="Arial"/>
          <w:color w:val="000000" w:themeColor="text1"/>
        </w:rPr>
        <w:t xml:space="preserve"> УК</w:t>
      </w:r>
      <w:del w:id="1280" w:author="Попова Дарья" w:date="2021-03-15T14:50:00Z">
        <w:r w:rsidR="006C7C01" w:rsidDel="00E35DDF">
          <w:rPr>
            <w:rFonts w:ascii="Arial" w:hAnsi="Arial" w:cs="Arial"/>
            <w:color w:val="000000" w:themeColor="text1"/>
          </w:rPr>
          <w:delText>,</w:delText>
        </w:r>
      </w:del>
      <w:r w:rsidR="006C7C0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отклоняет сформированный </w:t>
      </w:r>
      <w:del w:id="1281" w:author="Попова Дарья" w:date="2021-03-15T14:50:00Z">
        <w:r w:rsidDel="00E35DDF">
          <w:rPr>
            <w:rFonts w:ascii="Arial" w:hAnsi="Arial" w:cs="Arial"/>
            <w:color w:val="000000" w:themeColor="text1"/>
          </w:rPr>
          <w:delText xml:space="preserve">сводный </w:delText>
        </w:r>
      </w:del>
      <w:ins w:id="1282" w:author="Попова Дарья" w:date="2021-03-15T14:50:00Z">
        <w:r w:rsidR="00E35DDF">
          <w:rPr>
            <w:rFonts w:ascii="Arial" w:hAnsi="Arial" w:cs="Arial"/>
            <w:color w:val="000000" w:themeColor="text1"/>
          </w:rPr>
          <w:t xml:space="preserve">среднесрочный </w:t>
        </w:r>
      </w:ins>
      <w:r w:rsidR="006C7C01">
        <w:rPr>
          <w:rFonts w:ascii="Arial" w:hAnsi="Arial" w:cs="Arial"/>
          <w:color w:val="000000" w:themeColor="text1"/>
        </w:rPr>
        <w:t>план</w:t>
      </w:r>
      <w:r w:rsidR="004571EB">
        <w:rPr>
          <w:rFonts w:ascii="Arial" w:hAnsi="Arial" w:cs="Arial"/>
          <w:color w:val="000000" w:themeColor="text1"/>
        </w:rPr>
        <w:t xml:space="preserve"> и бюджет</w:t>
      </w:r>
      <w:ins w:id="1283" w:author="Попова Дарья" w:date="2021-03-15T14:50:00Z">
        <w:r w:rsidR="00E35DDF">
          <w:rPr>
            <w:rFonts w:ascii="Arial" w:hAnsi="Arial" w:cs="Arial"/>
            <w:color w:val="000000" w:themeColor="text1"/>
          </w:rPr>
          <w:t xml:space="preserve"> путем нажатия «Открыть повторно»</w:t>
        </w:r>
      </w:ins>
      <w:r>
        <w:rPr>
          <w:rFonts w:ascii="Arial" w:hAnsi="Arial" w:cs="Arial"/>
          <w:color w:val="000000" w:themeColor="text1"/>
        </w:rPr>
        <w:t>. При этом ввод комментария обязателен</w:t>
      </w:r>
      <w:r w:rsidRPr="0025707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Отклонённый </w:t>
      </w:r>
      <w:r w:rsidR="00764D04">
        <w:rPr>
          <w:rFonts w:ascii="Arial" w:hAnsi="Arial" w:cs="Arial"/>
          <w:color w:val="000000" w:themeColor="text1"/>
        </w:rPr>
        <w:t>среднесрочный</w:t>
      </w:r>
      <w:r>
        <w:rPr>
          <w:rFonts w:ascii="Arial" w:hAnsi="Arial" w:cs="Arial"/>
          <w:color w:val="000000" w:themeColor="text1"/>
        </w:rPr>
        <w:t xml:space="preserve"> </w:t>
      </w:r>
      <w:r w:rsidR="006C7C01">
        <w:rPr>
          <w:rFonts w:ascii="Arial" w:hAnsi="Arial" w:cs="Arial"/>
          <w:color w:val="000000" w:themeColor="text1"/>
        </w:rPr>
        <w:t xml:space="preserve">план </w:t>
      </w:r>
      <w:ins w:id="1284" w:author="Попова Дарья" w:date="2021-03-15T14:50:00Z">
        <w:r w:rsidR="008E5E43">
          <w:rPr>
            <w:rFonts w:ascii="Arial" w:hAnsi="Arial" w:cs="Arial"/>
            <w:color w:val="000000" w:themeColor="text1"/>
          </w:rPr>
          <w:t>и бюджет</w:t>
        </w:r>
        <w:r w:rsidR="00E35DDF">
          <w:rPr>
            <w:rFonts w:ascii="Arial" w:hAnsi="Arial" w:cs="Arial"/>
            <w:color w:val="000000" w:themeColor="text1"/>
          </w:rPr>
          <w:t xml:space="preserve"> </w:t>
        </w:r>
      </w:ins>
      <w:r w:rsidR="004571EB">
        <w:rPr>
          <w:rFonts w:ascii="Arial" w:hAnsi="Arial" w:cs="Arial"/>
          <w:color w:val="000000" w:themeColor="text1"/>
        </w:rPr>
        <w:t xml:space="preserve">возвращается </w:t>
      </w:r>
      <w:r w:rsidR="004571EB" w:rsidRPr="004571EB">
        <w:rPr>
          <w:rFonts w:ascii="Arial" w:hAnsi="Arial" w:cs="Arial"/>
          <w:color w:val="000000" w:themeColor="text1"/>
        </w:rPr>
        <w:t>на корректировку</w:t>
      </w:r>
      <w:ins w:id="1285" w:author="Попова Дарья" w:date="2021-03-15T14:56:00Z">
        <w:r w:rsidR="00E35DDF">
          <w:rPr>
            <w:rFonts w:ascii="Arial" w:hAnsi="Arial" w:cs="Arial"/>
            <w:color w:val="000000" w:themeColor="text1"/>
          </w:rPr>
          <w:t xml:space="preserve"> </w:t>
        </w:r>
      </w:ins>
      <w:ins w:id="1286" w:author="Попова Дарья" w:date="2021-03-15T15:00:00Z">
        <w:r w:rsidR="008E5E43">
          <w:rPr>
            <w:rFonts w:ascii="Arial" w:hAnsi="Arial" w:cs="Arial"/>
            <w:color w:val="000000" w:themeColor="text1"/>
          </w:rPr>
          <w:t>Техническому комитету УО</w:t>
        </w:r>
      </w:ins>
      <w:del w:id="1287" w:author="Попова Дарья" w:date="2021-03-15T14:56:00Z">
        <w:r w:rsidR="004571EB" w:rsidRPr="004571EB" w:rsidDel="00E35DDF">
          <w:rPr>
            <w:rFonts w:ascii="Arial" w:hAnsi="Arial" w:cs="Arial"/>
            <w:color w:val="000000" w:themeColor="text1"/>
          </w:rPr>
          <w:delText>, но перед этим Техническому директору УК необходимо определить организационный уровень внесения изменения</w:delText>
        </w:r>
      </w:del>
      <w:r w:rsidR="004571EB" w:rsidRPr="004571EB">
        <w:rPr>
          <w:rFonts w:ascii="Arial" w:hAnsi="Arial" w:cs="Arial"/>
          <w:color w:val="000000" w:themeColor="text1"/>
        </w:rPr>
        <w:t xml:space="preserve">. </w:t>
      </w:r>
      <w:del w:id="1288" w:author="Попова Дарья" w:date="2021-03-15T14:57:00Z">
        <w:r w:rsidR="004571EB" w:rsidRPr="004571EB" w:rsidDel="00E35DDF">
          <w:rPr>
            <w:rFonts w:ascii="Arial" w:hAnsi="Arial" w:cs="Arial"/>
            <w:color w:val="000000" w:themeColor="text1"/>
          </w:rPr>
          <w:delText>Технический директор</w:delText>
        </w:r>
      </w:del>
      <w:ins w:id="1289" w:author="Попова Дарья" w:date="2021-03-15T15:05:00Z">
        <w:r w:rsidR="008E5E43">
          <w:rPr>
            <w:rFonts w:ascii="Arial" w:hAnsi="Arial" w:cs="Arial"/>
            <w:color w:val="000000" w:themeColor="text1"/>
          </w:rPr>
          <w:t xml:space="preserve">Участники Технического комитета УО </w:t>
        </w:r>
      </w:ins>
      <w:del w:id="1290" w:author="Попова Дарья" w:date="2021-03-15T15:05:00Z">
        <w:r w:rsidR="004571EB" w:rsidRPr="004571EB" w:rsidDel="008E5E43">
          <w:rPr>
            <w:rFonts w:ascii="Arial" w:hAnsi="Arial" w:cs="Arial"/>
            <w:color w:val="000000" w:themeColor="text1"/>
          </w:rPr>
          <w:delText xml:space="preserve"> УК </w:delText>
        </w:r>
      </w:del>
      <w:r w:rsidR="004571EB" w:rsidRPr="004571EB">
        <w:rPr>
          <w:rFonts w:ascii="Arial" w:hAnsi="Arial" w:cs="Arial"/>
          <w:color w:val="000000" w:themeColor="text1"/>
        </w:rPr>
        <w:t>информиру</w:t>
      </w:r>
      <w:ins w:id="1291" w:author="Попова Дарья" w:date="2021-03-15T15:05:00Z">
        <w:r w:rsidR="008E5E43">
          <w:rPr>
            <w:rFonts w:ascii="Arial" w:hAnsi="Arial" w:cs="Arial"/>
            <w:color w:val="000000" w:themeColor="text1"/>
          </w:rPr>
          <w:t>ю</w:t>
        </w:r>
      </w:ins>
      <w:del w:id="1292" w:author="Попова Дарья" w:date="2021-03-15T15:05:00Z">
        <w:r w:rsidR="004571EB" w:rsidRPr="004571EB" w:rsidDel="008E5E43">
          <w:rPr>
            <w:rFonts w:ascii="Arial" w:hAnsi="Arial" w:cs="Arial"/>
            <w:color w:val="000000" w:themeColor="text1"/>
          </w:rPr>
          <w:delText>е</w:delText>
        </w:r>
      </w:del>
      <w:r w:rsidR="004571EB" w:rsidRPr="004571EB">
        <w:rPr>
          <w:rFonts w:ascii="Arial" w:hAnsi="Arial" w:cs="Arial"/>
          <w:color w:val="000000" w:themeColor="text1"/>
        </w:rPr>
        <w:t xml:space="preserve">тся </w:t>
      </w:r>
      <w:del w:id="1293" w:author="Попова Дарья" w:date="2021-03-15T15:05:00Z">
        <w:r w:rsidR="004571EB" w:rsidRPr="004571EB" w:rsidDel="008E5E43">
          <w:rPr>
            <w:rFonts w:ascii="Arial" w:hAnsi="Arial" w:cs="Arial"/>
            <w:color w:val="000000" w:themeColor="text1"/>
          </w:rPr>
          <w:delText xml:space="preserve">об этом </w:delText>
        </w:r>
      </w:del>
      <w:r w:rsidR="004571EB" w:rsidRPr="004571EB">
        <w:rPr>
          <w:rFonts w:ascii="Arial" w:hAnsi="Arial" w:cs="Arial"/>
          <w:color w:val="000000" w:themeColor="text1"/>
        </w:rPr>
        <w:t>по электронной почте</w:t>
      </w:r>
      <w:r w:rsidR="0079329A">
        <w:rPr>
          <w:rFonts w:ascii="Arial" w:hAnsi="Arial" w:cs="Arial"/>
          <w:color w:val="000000" w:themeColor="text1"/>
        </w:rPr>
        <w:t>.</w:t>
      </w:r>
    </w:p>
    <w:p w14:paraId="2F2174CC" w14:textId="09E5FE3F" w:rsidR="00FD76BD" w:rsidRPr="006F63CE" w:rsidRDefault="00FD76BD" w:rsidP="00FD76B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ходе анализа </w:t>
      </w:r>
      <w:r w:rsidR="00764D04">
        <w:rPr>
          <w:rFonts w:ascii="Arial" w:hAnsi="Arial" w:cs="Arial"/>
          <w:color w:val="000000" w:themeColor="text1"/>
        </w:rPr>
        <w:t xml:space="preserve">среднесрочного </w:t>
      </w:r>
      <w:r w:rsidR="006C7C01">
        <w:rPr>
          <w:rFonts w:ascii="Arial" w:hAnsi="Arial" w:cs="Arial"/>
          <w:color w:val="000000" w:themeColor="text1"/>
        </w:rPr>
        <w:t xml:space="preserve">плана </w:t>
      </w:r>
      <w:r w:rsidR="004571EB">
        <w:rPr>
          <w:rFonts w:ascii="Arial" w:hAnsi="Arial" w:cs="Arial"/>
          <w:color w:val="000000" w:themeColor="text1"/>
        </w:rPr>
        <w:t xml:space="preserve">и бюджета </w:t>
      </w:r>
      <w:r>
        <w:rPr>
          <w:rFonts w:ascii="Arial" w:hAnsi="Arial" w:cs="Arial"/>
          <w:color w:val="000000" w:themeColor="text1"/>
        </w:rPr>
        <w:t xml:space="preserve">воздействий </w:t>
      </w:r>
      <w:r w:rsidR="004571EB">
        <w:rPr>
          <w:rFonts w:ascii="Arial" w:hAnsi="Arial" w:cs="Arial"/>
          <w:color w:val="000000" w:themeColor="text1"/>
        </w:rPr>
        <w:t>Главным</w:t>
      </w:r>
      <w:r w:rsidR="004571EB" w:rsidRPr="004571EB">
        <w:rPr>
          <w:rFonts w:ascii="Arial" w:hAnsi="Arial" w:cs="Arial"/>
          <w:color w:val="000000" w:themeColor="text1"/>
        </w:rPr>
        <w:t xml:space="preserve"> специалист</w:t>
      </w:r>
      <w:r w:rsidR="004571EB">
        <w:rPr>
          <w:rFonts w:ascii="Arial" w:hAnsi="Arial" w:cs="Arial"/>
          <w:color w:val="000000" w:themeColor="text1"/>
        </w:rPr>
        <w:t>ом</w:t>
      </w:r>
      <w:r w:rsidR="004571EB" w:rsidRPr="004571EB">
        <w:rPr>
          <w:rFonts w:ascii="Arial" w:hAnsi="Arial" w:cs="Arial"/>
          <w:color w:val="000000" w:themeColor="text1"/>
        </w:rPr>
        <w:t xml:space="preserve"> </w:t>
      </w:r>
      <w:proofErr w:type="spellStart"/>
      <w:r w:rsidR="004571EB" w:rsidRPr="004571EB">
        <w:rPr>
          <w:rFonts w:ascii="Arial" w:hAnsi="Arial" w:cs="Arial"/>
          <w:color w:val="000000" w:themeColor="text1"/>
        </w:rPr>
        <w:t>ТОиР</w:t>
      </w:r>
      <w:proofErr w:type="spellEnd"/>
      <w:r w:rsidR="004571EB" w:rsidRPr="004571EB">
        <w:rPr>
          <w:rFonts w:ascii="Arial" w:hAnsi="Arial" w:cs="Arial"/>
          <w:color w:val="000000" w:themeColor="text1"/>
        </w:rPr>
        <w:t xml:space="preserve"> УК</w:t>
      </w:r>
      <w:r w:rsidR="006C7C01" w:rsidRPr="006C7C0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готовится внесистемный документ «Экспертиза </w:t>
      </w:r>
      <w:r w:rsidR="00764D04">
        <w:rPr>
          <w:rFonts w:ascii="Arial" w:hAnsi="Arial" w:cs="Arial"/>
          <w:color w:val="000000" w:themeColor="text1"/>
        </w:rPr>
        <w:t>по анализу среднесрочного плана проектов</w:t>
      </w:r>
      <w:r>
        <w:rPr>
          <w:rFonts w:ascii="Arial" w:hAnsi="Arial" w:cs="Arial"/>
          <w:color w:val="000000" w:themeColor="text1"/>
        </w:rPr>
        <w:t xml:space="preserve">», который сопровождает корректировку </w:t>
      </w:r>
      <w:r w:rsidR="006C7C01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 случае отклонения последнего, или используется при его рассмотрении </w:t>
      </w:r>
      <w:r w:rsidR="006C7C01">
        <w:rPr>
          <w:rFonts w:ascii="Arial" w:hAnsi="Arial" w:cs="Arial"/>
          <w:color w:val="000000" w:themeColor="text1"/>
        </w:rPr>
        <w:t xml:space="preserve">Техническим </w:t>
      </w:r>
      <w:r>
        <w:rPr>
          <w:rFonts w:ascii="Arial" w:hAnsi="Arial" w:cs="Arial"/>
          <w:color w:val="000000" w:themeColor="text1"/>
        </w:rPr>
        <w:t>комитетом управляющей компании.</w:t>
      </w:r>
    </w:p>
    <w:p w14:paraId="318A74D3" w14:textId="77777777" w:rsidR="006E78E6" w:rsidRDefault="006E78E6" w:rsidP="006E78E6">
      <w:pPr>
        <w:spacing w:after="240" w:line="276" w:lineRule="auto"/>
        <w:ind w:firstLine="567"/>
        <w:rPr>
          <w:ins w:id="1294" w:author="Попова Дарья" w:date="2021-03-15T15:21:00Z"/>
          <w:rFonts w:ascii="Arial" w:hAnsi="Arial" w:cs="Arial"/>
          <w:color w:val="000000" w:themeColor="text1"/>
        </w:rPr>
      </w:pPr>
    </w:p>
    <w:p w14:paraId="01904F2F" w14:textId="6D442DE4" w:rsidR="001B5F20" w:rsidRPr="009936BB" w:rsidRDefault="001B5F20" w:rsidP="001B5F20">
      <w:pPr>
        <w:pStyle w:val="4"/>
        <w:spacing w:after="120"/>
        <w:ind w:left="862" w:hanging="862"/>
        <w:rPr>
          <w:ins w:id="1295" w:author="Попова Дарья" w:date="2021-03-15T15:40:00Z"/>
          <w:rFonts w:eastAsiaTheme="majorEastAsia" w:cstheme="majorBidi"/>
          <w:b/>
          <w:i w:val="0"/>
          <w:caps w:val="0"/>
          <w:sz w:val="24"/>
          <w:szCs w:val="24"/>
        </w:rPr>
      </w:pPr>
      <w:ins w:id="1296" w:author="Попова Дарья" w:date="2021-03-15T15:40:00Z"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Шаг процесса </w:t>
        </w:r>
        <w:r w:rsidR="00B67411">
          <w:rPr>
            <w:rFonts w:eastAsiaTheme="majorEastAsia" w:cstheme="majorBidi"/>
            <w:b/>
            <w:i w:val="0"/>
            <w:caps w:val="0"/>
            <w:sz w:val="24"/>
            <w:szCs w:val="24"/>
          </w:rPr>
          <w:t>11</w:t>
        </w:r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0 </w:t>
        </w:r>
      </w:ins>
      <w:ins w:id="1297" w:author="Попова Дарья" w:date="2021-03-17T14:41:00Z">
        <w:r w:rsidR="004529F4">
          <w:rPr>
            <w:rFonts w:eastAsiaTheme="majorEastAsia" w:cstheme="majorBidi"/>
            <w:b/>
            <w:i w:val="0"/>
            <w:caps w:val="0"/>
            <w:sz w:val="24"/>
            <w:szCs w:val="24"/>
          </w:rPr>
          <w:t>–</w:t>
        </w:r>
      </w:ins>
      <w:ins w:id="1298" w:author="Попова Дарья" w:date="2021-03-15T15:40:00Z"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</w:ins>
      <w:ins w:id="1299" w:author="Попова Дарья" w:date="2021-03-17T14:40:00Z">
        <w:r w:rsidR="004529F4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Подтверждение </w:t>
        </w:r>
      </w:ins>
      <w:ins w:id="1300" w:author="Попова Дарья" w:date="2021-03-17T14:41:00Z">
        <w:r w:rsidR="004529F4">
          <w:rPr>
            <w:rFonts w:eastAsiaTheme="majorEastAsia" w:cstheme="majorBidi"/>
            <w:b/>
            <w:i w:val="0"/>
            <w:caps w:val="0"/>
            <w:sz w:val="24"/>
            <w:szCs w:val="24"/>
          </w:rPr>
          <w:t>р</w:t>
        </w:r>
      </w:ins>
      <w:ins w:id="1301" w:author="Попова Дарья" w:date="2021-03-15T15:40:00Z">
        <w:r w:rsidR="004529F4">
          <w:rPr>
            <w:rFonts w:eastAsiaTheme="majorEastAsia" w:cstheme="majorBidi"/>
            <w:b/>
            <w:i w:val="0"/>
            <w:caps w:val="0"/>
            <w:sz w:val="24"/>
            <w:szCs w:val="24"/>
          </w:rPr>
          <w:t>ассмотрения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среднесрочного 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>плана и бюджета воздействий на ПА Техническим комитетом УК</w:t>
        </w:r>
      </w:ins>
    </w:p>
    <w:p w14:paraId="183A754D" w14:textId="77777777" w:rsidR="001B5F20" w:rsidRDefault="001B5F20" w:rsidP="001B5F20">
      <w:pPr>
        <w:spacing w:after="240" w:line="276" w:lineRule="auto"/>
        <w:ind w:firstLine="567"/>
        <w:rPr>
          <w:ins w:id="1302" w:author="Попова Дарья" w:date="2021-03-15T15:40:00Z"/>
          <w:rFonts w:ascii="Arial" w:hAnsi="Arial" w:cs="Arial"/>
          <w:color w:val="000000" w:themeColor="text1"/>
        </w:rPr>
      </w:pPr>
      <w:ins w:id="1303" w:author="Попова Дарья" w:date="2021-03-15T15:40:00Z">
        <w:r>
          <w:rPr>
            <w:rFonts w:ascii="Arial" w:hAnsi="Arial" w:cs="Arial"/>
            <w:color w:val="000000" w:themeColor="text1"/>
          </w:rPr>
          <w:t>Участники Технического комитета УК получат оповещение по электронной почте о необходимости выполнить свои шаги.</w:t>
        </w:r>
      </w:ins>
    </w:p>
    <w:p w14:paraId="15B2B96F" w14:textId="31A7E2E5" w:rsidR="001B5F20" w:rsidRDefault="001B5F20" w:rsidP="001B5F20">
      <w:pPr>
        <w:spacing w:after="240" w:line="276" w:lineRule="auto"/>
        <w:ind w:firstLine="567"/>
        <w:rPr>
          <w:ins w:id="1304" w:author="Попова Дарья" w:date="2021-03-17T14:40:00Z"/>
          <w:rFonts w:ascii="Arial" w:hAnsi="Arial" w:cs="Arial"/>
          <w:color w:val="000000" w:themeColor="text1"/>
        </w:rPr>
      </w:pPr>
      <w:ins w:id="1305" w:author="Попова Дарья" w:date="2021-03-15T15:40:00Z">
        <w:r>
          <w:rPr>
            <w:rFonts w:ascii="Arial" w:hAnsi="Arial" w:cs="Arial"/>
            <w:color w:val="000000" w:themeColor="text1"/>
          </w:rPr>
          <w:t xml:space="preserve">По аналогии с реализацией рассмотрения </w:t>
        </w:r>
      </w:ins>
      <w:ins w:id="1306" w:author="Попова Дарья" w:date="2021-03-15T15:48:00Z">
        <w:r w:rsidR="00BC4579">
          <w:rPr>
            <w:rFonts w:ascii="Arial" w:hAnsi="Arial" w:cs="Arial"/>
            <w:color w:val="000000" w:themeColor="text1"/>
          </w:rPr>
          <w:t>среднесрочных</w:t>
        </w:r>
      </w:ins>
      <w:ins w:id="1307" w:author="Попова Дарья" w:date="2021-03-15T16:07:00Z">
        <w:r w:rsidR="00642D90">
          <w:rPr>
            <w:rFonts w:ascii="Arial" w:hAnsi="Arial" w:cs="Arial"/>
            <w:color w:val="000000" w:themeColor="text1"/>
          </w:rPr>
          <w:t xml:space="preserve"> </w:t>
        </w:r>
      </w:ins>
      <w:ins w:id="1308" w:author="Попова Дарья" w:date="2021-03-15T15:40:00Z">
        <w:r>
          <w:rPr>
            <w:rFonts w:ascii="Arial" w:hAnsi="Arial" w:cs="Arial"/>
            <w:color w:val="000000" w:themeColor="text1"/>
          </w:rPr>
          <w:t>планов и бюджетов воздействий на ПА Техническим комитетом УО, участники Технического комитета УК будут назначены в качестве соисполнителей по данному шагу. Будет настроена группа пользователей, в которую будут включены учётные записи участников комитета. Данная группа будет указа</w:t>
        </w:r>
        <w:r w:rsidR="00BC4579">
          <w:rPr>
            <w:rFonts w:ascii="Arial" w:hAnsi="Arial" w:cs="Arial"/>
            <w:color w:val="000000" w:themeColor="text1"/>
          </w:rPr>
          <w:t>на в качестве исполнителя шага.</w:t>
        </w:r>
      </w:ins>
    </w:p>
    <w:p w14:paraId="166D4ED8" w14:textId="488C175A" w:rsidR="004529F4" w:rsidRDefault="004529F4" w:rsidP="001B5F20">
      <w:pPr>
        <w:spacing w:after="240" w:line="276" w:lineRule="auto"/>
        <w:ind w:firstLine="567"/>
        <w:rPr>
          <w:ins w:id="1309" w:author="Попова Дарья" w:date="2021-03-15T15:40:00Z"/>
          <w:rFonts w:ascii="Arial" w:hAnsi="Arial" w:cs="Arial"/>
          <w:color w:val="000000" w:themeColor="text1"/>
        </w:rPr>
      </w:pPr>
      <w:ins w:id="1310" w:author="Попова Дарья" w:date="2021-03-17T14:40:00Z">
        <w:r>
          <w:rPr>
            <w:rFonts w:ascii="Arial" w:hAnsi="Arial" w:cs="Arial"/>
            <w:color w:val="000000" w:themeColor="text1"/>
          </w:rPr>
          <w:t>Рассмотрение среднесрочного плана и бюджета воздействий на ПА Техническим комитетом УК осуществляется совместно с годовым бюджетом воздействий на ПА.</w:t>
        </w:r>
      </w:ins>
    </w:p>
    <w:p w14:paraId="0480879F" w14:textId="008AF5D1" w:rsidR="001B5F20" w:rsidRDefault="001B5F20" w:rsidP="001B5F20">
      <w:pPr>
        <w:spacing w:after="240" w:line="276" w:lineRule="auto"/>
        <w:ind w:firstLine="567"/>
        <w:rPr>
          <w:ins w:id="1311" w:author="Попова Дарья" w:date="2021-03-15T15:40:00Z"/>
          <w:rFonts w:ascii="Arial" w:hAnsi="Arial" w:cs="Arial"/>
          <w:color w:val="000000" w:themeColor="text1"/>
        </w:rPr>
      </w:pPr>
      <w:ins w:id="1312" w:author="Попова Дарья" w:date="2021-03-15T15:40:00Z">
        <w:r>
          <w:rPr>
            <w:rFonts w:ascii="Arial" w:hAnsi="Arial" w:cs="Arial"/>
            <w:color w:val="000000" w:themeColor="text1"/>
          </w:rPr>
          <w:t xml:space="preserve">В роли проверяющего будет выступать </w:t>
        </w:r>
      </w:ins>
      <w:ins w:id="1313" w:author="Попова Дарья Николаевна (Подрядчик. ООО БерингПойнт)" w:date="2021-04-07T14:14:00Z">
        <w:r w:rsidR="00755D79">
          <w:rPr>
            <w:rFonts w:ascii="Arial" w:hAnsi="Arial" w:cs="Arial"/>
            <w:color w:val="000000" w:themeColor="text1"/>
          </w:rPr>
          <w:t xml:space="preserve">Старший </w:t>
        </w:r>
      </w:ins>
      <w:ins w:id="1314" w:author="Попова Дарья" w:date="2021-03-15T15:40:00Z">
        <w:r>
          <w:rPr>
            <w:rFonts w:ascii="Arial" w:hAnsi="Arial" w:cs="Arial"/>
            <w:color w:val="000000" w:themeColor="text1"/>
          </w:rPr>
          <w:t>Вице-президент БП и ТП УК. По результатам заседания Технического комитета УК им будет вынесено решение об отклонении или утверждении</w:t>
        </w:r>
      </w:ins>
      <w:ins w:id="1315" w:author="Попова Дарья" w:date="2021-03-15T15:48:00Z">
        <w:r w:rsidR="00BC4579">
          <w:rPr>
            <w:rFonts w:ascii="Arial" w:hAnsi="Arial" w:cs="Arial"/>
            <w:color w:val="000000" w:themeColor="text1"/>
          </w:rPr>
          <w:t xml:space="preserve"> среднесрочного</w:t>
        </w:r>
      </w:ins>
      <w:ins w:id="1316" w:author="Попова Дарья" w:date="2021-03-15T15:40:00Z">
        <w:r>
          <w:rPr>
            <w:rFonts w:ascii="Arial" w:hAnsi="Arial" w:cs="Arial"/>
            <w:color w:val="000000" w:themeColor="text1"/>
          </w:rPr>
          <w:t xml:space="preserve"> бюджета воздействий на ПА БЕ.</w:t>
        </w:r>
      </w:ins>
      <w:ins w:id="1317" w:author="Попова Дарья" w:date="2021-03-15T16:07:00Z">
        <w:r w:rsidR="00642D90">
          <w:rPr>
            <w:rFonts w:ascii="Arial" w:hAnsi="Arial" w:cs="Arial"/>
            <w:color w:val="000000" w:themeColor="text1"/>
          </w:rPr>
          <w:t xml:space="preserve"> </w:t>
        </w:r>
      </w:ins>
    </w:p>
    <w:p w14:paraId="51DF81A4" w14:textId="227A53ED" w:rsidR="001B5F20" w:rsidRDefault="001B5F20" w:rsidP="001B5F20">
      <w:pPr>
        <w:spacing w:after="240" w:line="276" w:lineRule="auto"/>
        <w:ind w:firstLine="567"/>
        <w:rPr>
          <w:ins w:id="1318" w:author="Попова Дарья" w:date="2021-03-15T15:40:00Z"/>
          <w:rFonts w:ascii="Arial" w:hAnsi="Arial" w:cs="Arial"/>
          <w:color w:val="000000" w:themeColor="text1"/>
        </w:rPr>
      </w:pPr>
      <w:ins w:id="1319" w:author="Попова Дарья" w:date="2021-03-15T15:40:00Z">
        <w:r>
          <w:rPr>
            <w:rFonts w:ascii="Arial" w:hAnsi="Arial" w:cs="Arial"/>
            <w:color w:val="000000" w:themeColor="text1"/>
          </w:rPr>
          <w:t xml:space="preserve">Для поддержания шага процесса будет </w:t>
        </w:r>
        <w:r w:rsidRPr="007E0B33">
          <w:rPr>
            <w:rFonts w:ascii="Arial" w:hAnsi="Arial" w:cs="Arial"/>
            <w:color w:val="000000" w:themeColor="text1"/>
          </w:rPr>
          <w:t xml:space="preserve">реализован аналитический отчёт в </w:t>
        </w:r>
        <w:r>
          <w:rPr>
            <w:rFonts w:ascii="Arial" w:hAnsi="Arial" w:cs="Arial"/>
            <w:color w:val="000000" w:themeColor="text1"/>
            <w:lang w:val="en-US"/>
          </w:rPr>
          <w:t>SAP</w:t>
        </w:r>
        <w:r w:rsidRPr="00494ECB">
          <w:rPr>
            <w:rFonts w:ascii="Arial" w:hAnsi="Arial" w:cs="Arial"/>
            <w:color w:val="000000" w:themeColor="text1"/>
          </w:rPr>
          <w:t xml:space="preserve"> </w:t>
        </w:r>
        <w:proofErr w:type="spellStart"/>
        <w:r w:rsidRPr="007E0B33">
          <w:rPr>
            <w:rFonts w:ascii="Arial" w:hAnsi="Arial" w:cs="Arial"/>
            <w:color w:val="000000" w:themeColor="text1"/>
          </w:rPr>
          <w:t>Analysis</w:t>
        </w:r>
        <w:proofErr w:type="spellEnd"/>
        <w:r w:rsidRPr="007E0B33">
          <w:rPr>
            <w:rFonts w:ascii="Arial" w:hAnsi="Arial" w:cs="Arial"/>
            <w:color w:val="000000" w:themeColor="text1"/>
          </w:rPr>
          <w:t xml:space="preserve"> </w:t>
        </w:r>
        <w:proofErr w:type="spellStart"/>
        <w:r w:rsidRPr="007E0B33">
          <w:rPr>
            <w:rFonts w:ascii="Arial" w:hAnsi="Arial" w:cs="Arial"/>
            <w:color w:val="000000" w:themeColor="text1"/>
          </w:rPr>
          <w:t>for</w:t>
        </w:r>
        <w:proofErr w:type="spellEnd"/>
        <w:r w:rsidRPr="007E0B33">
          <w:rPr>
            <w:rFonts w:ascii="Arial" w:hAnsi="Arial" w:cs="Arial"/>
            <w:color w:val="000000" w:themeColor="text1"/>
          </w:rPr>
          <w:t xml:space="preserve"> </w:t>
        </w:r>
        <w:proofErr w:type="spellStart"/>
        <w:r w:rsidRPr="007E0B33">
          <w:rPr>
            <w:rFonts w:ascii="Arial" w:hAnsi="Arial" w:cs="Arial"/>
            <w:color w:val="000000" w:themeColor="text1"/>
          </w:rPr>
          <w:t>Excel</w:t>
        </w:r>
        <w:proofErr w:type="spellEnd"/>
        <w:r>
          <w:rPr>
            <w:rFonts w:ascii="Arial" w:hAnsi="Arial" w:cs="Arial"/>
            <w:color w:val="000000" w:themeColor="text1"/>
          </w:rPr>
          <w:t xml:space="preserve"> (код </w:t>
        </w:r>
        <w:r w:rsidR="00642D90">
          <w:rPr>
            <w:rFonts w:ascii="Arial" w:hAnsi="Arial" w:cs="Arial"/>
            <w:color w:val="000000" w:themeColor="text1"/>
          </w:rPr>
          <w:t>MCB08-02</w:t>
        </w:r>
        <w:r w:rsidRPr="009936BB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в реестре разработок, описание в разделе 5.10 настоящего КД)</w:t>
        </w:r>
        <w:r w:rsidRPr="007E0B33">
          <w:rPr>
            <w:rFonts w:ascii="Arial" w:hAnsi="Arial" w:cs="Arial"/>
            <w:color w:val="000000" w:themeColor="text1"/>
          </w:rPr>
          <w:t>.</w:t>
        </w:r>
      </w:ins>
    </w:p>
    <w:p w14:paraId="067D4C7B" w14:textId="0B3E6465" w:rsidR="001B5F20" w:rsidRDefault="001B5F20" w:rsidP="001B5F20">
      <w:pPr>
        <w:spacing w:after="240" w:line="276" w:lineRule="auto"/>
        <w:ind w:firstLine="567"/>
        <w:rPr>
          <w:ins w:id="1320" w:author="Попова Дарья" w:date="2021-03-15T15:40:00Z"/>
          <w:rFonts w:ascii="Arial" w:hAnsi="Arial" w:cs="Arial"/>
          <w:color w:val="000000" w:themeColor="text1"/>
        </w:rPr>
      </w:pPr>
      <w:ins w:id="1321" w:author="Попова Дарья" w:date="2021-03-15T15:40:00Z">
        <w:r>
          <w:rPr>
            <w:rFonts w:ascii="Arial" w:hAnsi="Arial" w:cs="Arial"/>
            <w:color w:val="000000" w:themeColor="text1"/>
          </w:rPr>
          <w:t>Отклонение планов и бюджетов воздействий на ПА приведёт к возврату их на доработку</w:t>
        </w:r>
      </w:ins>
      <w:ins w:id="1322" w:author="Попова Дарья" w:date="2021-03-15T16:26:00Z">
        <w:r w:rsidR="00AF3A28">
          <w:rPr>
            <w:rFonts w:ascii="Arial" w:hAnsi="Arial" w:cs="Arial"/>
            <w:color w:val="000000" w:themeColor="text1"/>
          </w:rPr>
          <w:t xml:space="preserve"> к пре</w:t>
        </w:r>
      </w:ins>
      <w:ins w:id="1323" w:author="Попова Дарья" w:date="2021-03-15T16:45:00Z">
        <w:r w:rsidR="001E4DEE">
          <w:rPr>
            <w:rFonts w:ascii="Arial" w:hAnsi="Arial" w:cs="Arial"/>
            <w:color w:val="000000" w:themeColor="text1"/>
          </w:rPr>
          <w:t>дыдущему исполнителю</w:t>
        </w:r>
      </w:ins>
      <w:ins w:id="1324" w:author="Попова Дарья" w:date="2021-03-15T16:50:00Z">
        <w:r w:rsidR="001E4DEE">
          <w:rPr>
            <w:rFonts w:ascii="Arial" w:hAnsi="Arial" w:cs="Arial"/>
            <w:color w:val="000000" w:themeColor="text1"/>
          </w:rPr>
          <w:t xml:space="preserve"> – Главным специалистам </w:t>
        </w:r>
        <w:proofErr w:type="spellStart"/>
        <w:r w:rsidR="001E4DEE">
          <w:rPr>
            <w:rFonts w:ascii="Arial" w:hAnsi="Arial" w:cs="Arial"/>
            <w:color w:val="000000" w:themeColor="text1"/>
          </w:rPr>
          <w:t>ТОиР</w:t>
        </w:r>
        <w:proofErr w:type="spellEnd"/>
        <w:r w:rsidR="001E4DEE">
          <w:rPr>
            <w:rFonts w:ascii="Arial" w:hAnsi="Arial" w:cs="Arial"/>
            <w:color w:val="000000" w:themeColor="text1"/>
          </w:rPr>
          <w:t xml:space="preserve"> УК</w:t>
        </w:r>
      </w:ins>
      <w:ins w:id="1325" w:author="Попова Дарья" w:date="2021-03-15T15:40:00Z">
        <w:r>
          <w:rPr>
            <w:rFonts w:ascii="Arial" w:hAnsi="Arial" w:cs="Arial"/>
            <w:color w:val="000000" w:themeColor="text1"/>
          </w:rPr>
          <w:t xml:space="preserve">. </w:t>
        </w:r>
        <w:r w:rsidRPr="005D4506">
          <w:rPr>
            <w:rFonts w:ascii="Arial" w:hAnsi="Arial" w:cs="Arial"/>
            <w:color w:val="000000" w:themeColor="text1"/>
          </w:rPr>
          <w:t xml:space="preserve">При этом в комментарии </w:t>
        </w:r>
        <w:r>
          <w:rPr>
            <w:rFonts w:ascii="Arial" w:hAnsi="Arial" w:cs="Arial"/>
            <w:color w:val="000000" w:themeColor="text1"/>
          </w:rPr>
          <w:t>у</w:t>
        </w:r>
        <w:r w:rsidRPr="005D4506">
          <w:rPr>
            <w:rFonts w:ascii="Arial" w:hAnsi="Arial" w:cs="Arial"/>
            <w:color w:val="000000" w:themeColor="text1"/>
          </w:rPr>
          <w:t>казывается причина отклонения</w:t>
        </w:r>
        <w:r>
          <w:rPr>
            <w:rFonts w:ascii="Arial" w:hAnsi="Arial" w:cs="Arial"/>
            <w:color w:val="000000" w:themeColor="text1"/>
          </w:rPr>
          <w:t>.</w:t>
        </w:r>
      </w:ins>
      <w:ins w:id="1326" w:author="Попова Дарья" w:date="2021-03-15T16:05:00Z">
        <w:r w:rsidR="00642D90">
          <w:rPr>
            <w:rFonts w:ascii="Arial" w:hAnsi="Arial" w:cs="Arial"/>
            <w:color w:val="000000" w:themeColor="text1"/>
          </w:rPr>
          <w:t xml:space="preserve"> Корректировка среднесрочного плана и бюджета воздействий на ПА предполагает</w:t>
        </w:r>
        <w:r w:rsidR="00642D90" w:rsidRPr="00E758E0">
          <w:rPr>
            <w:rFonts w:ascii="Arial" w:hAnsi="Arial" w:cs="Arial"/>
            <w:color w:val="000000" w:themeColor="text1"/>
          </w:rPr>
          <w:t xml:space="preserve"> </w:t>
        </w:r>
        <w:r w:rsidR="00642D90">
          <w:rPr>
            <w:rFonts w:ascii="Arial" w:hAnsi="Arial" w:cs="Arial"/>
            <w:color w:val="000000" w:themeColor="text1"/>
          </w:rPr>
          <w:t>изменение пользователем</w:t>
        </w:r>
      </w:ins>
      <w:ins w:id="1327" w:author="Попова Дарья" w:date="2021-03-15T17:24:00Z">
        <w:r w:rsidR="00F17404">
          <w:rPr>
            <w:rFonts w:ascii="Arial" w:hAnsi="Arial" w:cs="Arial"/>
            <w:color w:val="000000" w:themeColor="text1"/>
          </w:rPr>
          <w:t xml:space="preserve"> на уровне БЕ</w:t>
        </w:r>
      </w:ins>
      <w:ins w:id="1328" w:author="Попова Дарья" w:date="2021-03-15T16:05:00Z">
        <w:r w:rsidR="00642D90">
          <w:rPr>
            <w:rFonts w:ascii="Arial" w:hAnsi="Arial" w:cs="Arial"/>
            <w:color w:val="000000" w:themeColor="text1"/>
          </w:rPr>
          <w:t xml:space="preserve"> данных по </w:t>
        </w:r>
      </w:ins>
      <w:ins w:id="1329" w:author="Попова Дарья" w:date="2021-03-15T17:17:00Z">
        <w:r w:rsidR="007C72D9">
          <w:rPr>
            <w:rFonts w:ascii="Arial" w:hAnsi="Arial" w:cs="Arial"/>
            <w:color w:val="000000" w:themeColor="text1"/>
          </w:rPr>
          <w:t xml:space="preserve">заказам ТОРО и </w:t>
        </w:r>
      </w:ins>
      <w:ins w:id="1330" w:author="Попова Дарья" w:date="2021-03-15T16:05:00Z">
        <w:r w:rsidR="00642D90">
          <w:rPr>
            <w:rFonts w:ascii="Arial" w:hAnsi="Arial" w:cs="Arial"/>
            <w:color w:val="000000" w:themeColor="text1"/>
          </w:rPr>
          <w:t>планам ППР и повторение процедуры формирования бюджета.</w:t>
        </w:r>
      </w:ins>
    </w:p>
    <w:p w14:paraId="0FEBC907" w14:textId="1EA42F42" w:rsidR="001B5F20" w:rsidRDefault="001B5F20" w:rsidP="001B5F20">
      <w:pPr>
        <w:spacing w:after="240" w:line="276" w:lineRule="auto"/>
        <w:ind w:firstLine="567"/>
        <w:rPr>
          <w:ins w:id="1331" w:author="Попова Дарья" w:date="2021-03-15T15:40:00Z"/>
          <w:rFonts w:ascii="Arial" w:hAnsi="Arial" w:cs="Arial"/>
          <w:color w:val="000000" w:themeColor="text1"/>
        </w:rPr>
      </w:pPr>
      <w:ins w:id="1332" w:author="Попова Дарья" w:date="2021-03-15T15:40:00Z">
        <w:r>
          <w:rPr>
            <w:rFonts w:ascii="Arial" w:hAnsi="Arial" w:cs="Arial"/>
            <w:color w:val="000000" w:themeColor="text1"/>
          </w:rPr>
          <w:lastRenderedPageBreak/>
          <w:t>В процессе рассмотрения бюджета воздействий на ПА Технический комитет УК используют в том числе и «бумажные» документы, подготовленные на предыдущих шагах процесса. К ним относятся: «</w:t>
        </w:r>
        <w:r w:rsidR="00642D90">
          <w:rPr>
            <w:rFonts w:ascii="Arial" w:hAnsi="Arial" w:cs="Arial"/>
            <w:color w:val="000000" w:themeColor="text1"/>
          </w:rPr>
          <w:t>Экспертиза проектов</w:t>
        </w:r>
        <w:r>
          <w:rPr>
            <w:rFonts w:ascii="Arial" w:hAnsi="Arial" w:cs="Arial"/>
            <w:color w:val="000000" w:themeColor="text1"/>
          </w:rPr>
          <w:t xml:space="preserve"> </w:t>
        </w:r>
      </w:ins>
      <w:ins w:id="1333" w:author="Попова Дарья" w:date="2021-03-15T16:09:00Z">
        <w:r w:rsidR="00642D90">
          <w:rPr>
            <w:rFonts w:ascii="Arial" w:hAnsi="Arial" w:cs="Arial"/>
            <w:color w:val="000000" w:themeColor="text1"/>
          </w:rPr>
          <w:t>среднесрочного</w:t>
        </w:r>
      </w:ins>
      <w:ins w:id="1334" w:author="Попова Дарья" w:date="2021-03-15T15:40:00Z">
        <w:r>
          <w:rPr>
            <w:rFonts w:ascii="Arial" w:hAnsi="Arial" w:cs="Arial"/>
            <w:color w:val="000000" w:themeColor="text1"/>
          </w:rPr>
          <w:t xml:space="preserve"> плана и бюджета воздействий на ПА», протоколы заседаний Технических комитетов бизнес-единиц.</w:t>
        </w:r>
      </w:ins>
    </w:p>
    <w:p w14:paraId="638BC9D0" w14:textId="77777777" w:rsidR="001B5F20" w:rsidRPr="00562D49" w:rsidRDefault="001B5F20" w:rsidP="001B5F20">
      <w:pPr>
        <w:spacing w:after="240" w:line="276" w:lineRule="auto"/>
        <w:ind w:firstLine="567"/>
        <w:rPr>
          <w:ins w:id="1335" w:author="Попова Дарья" w:date="2021-03-15T15:40:00Z"/>
          <w:rFonts w:ascii="Arial" w:hAnsi="Arial" w:cs="Arial"/>
          <w:color w:val="000000" w:themeColor="text1"/>
        </w:rPr>
      </w:pPr>
      <w:ins w:id="1336" w:author="Попова Дарья" w:date="2021-03-15T15:40:00Z">
        <w:r>
          <w:rPr>
            <w:rFonts w:ascii="Arial" w:hAnsi="Arial" w:cs="Arial"/>
            <w:color w:val="000000" w:themeColor="text1"/>
          </w:rPr>
          <w:t>Решение комитета УК в отношении принятия или отклонения планов и бюджетов воздействий на ПА оформляется в виде протокола заседания согласующего органа. Если бюджет принимается, что готовится его бумажный вариант за подписью участников процесса согласования.</w:t>
        </w:r>
      </w:ins>
    </w:p>
    <w:p w14:paraId="528B3C1C" w14:textId="3F3E7402" w:rsidR="008033ED" w:rsidRPr="006E78E6" w:rsidDel="007C72D9" w:rsidRDefault="008033ED" w:rsidP="006E78E6">
      <w:pPr>
        <w:spacing w:after="240" w:line="276" w:lineRule="auto"/>
        <w:ind w:firstLine="567"/>
        <w:rPr>
          <w:del w:id="1337" w:author="Попова Дарья" w:date="2021-03-15T17:18:00Z"/>
          <w:rFonts w:ascii="Arial" w:hAnsi="Arial" w:cs="Arial"/>
          <w:color w:val="000000" w:themeColor="text1"/>
        </w:rPr>
      </w:pPr>
    </w:p>
    <w:p w14:paraId="1D008FD2" w14:textId="38455A23" w:rsidR="00242B68" w:rsidDel="007C72D9" w:rsidRDefault="00242B68" w:rsidP="009936BB">
      <w:pPr>
        <w:pStyle w:val="4"/>
        <w:spacing w:after="120"/>
        <w:ind w:left="862" w:hanging="862"/>
        <w:rPr>
          <w:del w:id="1338" w:author="Попова Дарья" w:date="2021-03-15T17:18:00Z"/>
          <w:rFonts w:eastAsiaTheme="majorEastAsia" w:cstheme="majorBidi"/>
          <w:b/>
          <w:i w:val="0"/>
          <w:caps w:val="0"/>
          <w:sz w:val="24"/>
          <w:szCs w:val="24"/>
        </w:rPr>
      </w:pPr>
      <w:del w:id="1339" w:author="Попова Дарья" w:date="2021-03-15T17:18:00Z">
        <w:r w:rsidRPr="009936BB" w:rsidDel="007C72D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110 - </w:delText>
        </w:r>
        <w:r w:rsidRPr="00242B68" w:rsidDel="007C72D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Анализ организационного уровня внесения изменений</w:delText>
        </w:r>
      </w:del>
    </w:p>
    <w:p w14:paraId="20814128" w14:textId="713DFD22" w:rsidR="002A38A8" w:rsidRPr="002A38A8" w:rsidDel="007C72D9" w:rsidRDefault="002A38A8" w:rsidP="002A38A8">
      <w:pPr>
        <w:spacing w:after="240" w:line="276" w:lineRule="auto"/>
        <w:ind w:firstLine="567"/>
        <w:rPr>
          <w:del w:id="1340" w:author="Попова Дарья" w:date="2021-03-15T17:18:00Z"/>
          <w:rFonts w:ascii="Arial" w:hAnsi="Arial" w:cs="Arial"/>
          <w:color w:val="000000" w:themeColor="text1"/>
        </w:rPr>
      </w:pPr>
      <w:del w:id="1341" w:author="Попова Дарья" w:date="2021-03-15T17:18:00Z">
        <w:r w:rsidRPr="002A38A8" w:rsidDel="007C72D9">
          <w:rPr>
            <w:rFonts w:ascii="Arial" w:hAnsi="Arial" w:cs="Arial"/>
            <w:color w:val="000000" w:themeColor="text1"/>
          </w:rPr>
          <w:delText xml:space="preserve">В случае отклонения </w:delText>
        </w:r>
        <w:r w:rsidDel="007C72D9">
          <w:rPr>
            <w:rFonts w:ascii="Arial" w:hAnsi="Arial" w:cs="Arial"/>
            <w:color w:val="000000" w:themeColor="text1"/>
          </w:rPr>
          <w:delText xml:space="preserve">среднесрочного </w:delText>
        </w:r>
        <w:r w:rsidRPr="002A38A8" w:rsidDel="007C72D9">
          <w:rPr>
            <w:rFonts w:ascii="Arial" w:hAnsi="Arial" w:cs="Arial"/>
            <w:color w:val="000000" w:themeColor="text1"/>
          </w:rPr>
          <w:delText>плана возде</w:delText>
        </w:r>
        <w:r w:rsidDel="007C72D9">
          <w:rPr>
            <w:rFonts w:ascii="Arial" w:hAnsi="Arial" w:cs="Arial"/>
            <w:color w:val="000000" w:themeColor="text1"/>
          </w:rPr>
          <w:delText>йствий на производственные акти</w:delText>
        </w:r>
        <w:r w:rsidRPr="002A38A8" w:rsidDel="007C72D9">
          <w:rPr>
            <w:rFonts w:ascii="Arial" w:hAnsi="Arial" w:cs="Arial"/>
            <w:color w:val="000000" w:themeColor="text1"/>
          </w:rPr>
          <w:delText>вы управляющей компании необходимо внести корректировки. Перед выполнением корректировок требуется определить организационный уровень их внесения. В качестве такого уровня может быть выбран уровень бизнес-единицы или уровень управляющей компании.</w:delText>
        </w:r>
      </w:del>
    </w:p>
    <w:p w14:paraId="19AD56BA" w14:textId="131DC031" w:rsidR="002A38A8" w:rsidRPr="002A38A8" w:rsidDel="007C72D9" w:rsidRDefault="002A38A8" w:rsidP="002A38A8">
      <w:pPr>
        <w:spacing w:after="240" w:line="276" w:lineRule="auto"/>
        <w:ind w:firstLine="567"/>
        <w:rPr>
          <w:del w:id="1342" w:author="Попова Дарья" w:date="2021-03-15T17:18:00Z"/>
          <w:rFonts w:ascii="Arial" w:hAnsi="Arial" w:cs="Arial"/>
          <w:color w:val="000000" w:themeColor="text1"/>
        </w:rPr>
      </w:pPr>
      <w:del w:id="1343" w:author="Попова Дарья" w:date="2021-03-15T17:18:00Z">
        <w:r w:rsidRPr="002A38A8" w:rsidDel="007C72D9">
          <w:rPr>
            <w:rFonts w:ascii="Arial" w:hAnsi="Arial" w:cs="Arial"/>
            <w:color w:val="000000" w:themeColor="text1"/>
          </w:rPr>
          <w:delText xml:space="preserve">Уровень внесения корректировок будет определяться в зависимости от раздела </w:delText>
        </w:r>
        <w:r w:rsidDel="007C72D9">
          <w:rPr>
            <w:rFonts w:ascii="Arial" w:hAnsi="Arial" w:cs="Arial"/>
            <w:color w:val="000000" w:themeColor="text1"/>
          </w:rPr>
          <w:delText xml:space="preserve">среднесрочного </w:delText>
        </w:r>
        <w:r w:rsidRPr="002A38A8" w:rsidDel="007C72D9">
          <w:rPr>
            <w:rFonts w:ascii="Arial" w:hAnsi="Arial" w:cs="Arial"/>
            <w:color w:val="000000" w:themeColor="text1"/>
          </w:rPr>
          <w:delText>плана. Так, если корректировка вносится в раздел с целевыми программами и касается перечня программ</w:delText>
        </w:r>
      </w:del>
      <w:del w:id="1344" w:author="Попова Дарья" w:date="2021-03-15T16:20:00Z">
        <w:r w:rsidRPr="002A38A8" w:rsidDel="00231082">
          <w:rPr>
            <w:rFonts w:ascii="Arial" w:hAnsi="Arial" w:cs="Arial"/>
            <w:color w:val="000000" w:themeColor="text1"/>
          </w:rPr>
          <w:delText xml:space="preserve"> или резерва на ка</w:delText>
        </w:r>
        <w:r w:rsidDel="00231082">
          <w:rPr>
            <w:rFonts w:ascii="Arial" w:hAnsi="Arial" w:cs="Arial"/>
            <w:color w:val="000000" w:themeColor="text1"/>
          </w:rPr>
          <w:delText>ждую целевую программу</w:delText>
        </w:r>
      </w:del>
      <w:del w:id="1345" w:author="Попова Дарья" w:date="2021-03-15T17:18:00Z">
        <w:r w:rsidDel="007C72D9">
          <w:rPr>
            <w:rFonts w:ascii="Arial" w:hAnsi="Arial" w:cs="Arial"/>
            <w:color w:val="000000" w:themeColor="text1"/>
          </w:rPr>
          <w:delText>, то выби</w:delText>
        </w:r>
        <w:r w:rsidRPr="002A38A8" w:rsidDel="007C72D9">
          <w:rPr>
            <w:rFonts w:ascii="Arial" w:hAnsi="Arial" w:cs="Arial"/>
            <w:color w:val="000000" w:themeColor="text1"/>
          </w:rPr>
          <w:delText>рается уровень управляющей компании. Если корректируются проекты в рамках целевой программы, то корректировка может выполняться на уровне той бизнес-единицы, на которой данный проект запланирован. Если корректируется раздел поддержания производственных активов, то корректировка может касаться одной или нескольких бизнес-единиц. Исключением является резерв управляющей компании на аварийные и восстановительные работы и материалы.</w:delText>
        </w:r>
      </w:del>
    </w:p>
    <w:p w14:paraId="29E4E414" w14:textId="027DB5F2" w:rsidR="002A38A8" w:rsidRPr="002A38A8" w:rsidDel="007C72D9" w:rsidRDefault="002A38A8" w:rsidP="002A38A8">
      <w:pPr>
        <w:spacing w:after="240" w:line="276" w:lineRule="auto"/>
        <w:ind w:firstLine="567"/>
        <w:rPr>
          <w:del w:id="1346" w:author="Попова Дарья" w:date="2021-03-15T17:18:00Z"/>
          <w:rFonts w:ascii="Arial" w:hAnsi="Arial" w:cs="Arial"/>
          <w:color w:val="000000" w:themeColor="text1"/>
        </w:rPr>
      </w:pPr>
      <w:del w:id="1347" w:author="Попова Дарья" w:date="2021-03-15T17:18:00Z">
        <w:r w:rsidRPr="002A38A8" w:rsidDel="007C72D9">
          <w:rPr>
            <w:rFonts w:ascii="Arial" w:hAnsi="Arial" w:cs="Arial"/>
            <w:color w:val="000000" w:themeColor="text1"/>
          </w:rPr>
          <w:delText>В процессе анализа и выбора уровня внесения</w:delText>
        </w:r>
        <w:r w:rsidDel="007C72D9">
          <w:rPr>
            <w:rFonts w:ascii="Arial" w:hAnsi="Arial" w:cs="Arial"/>
            <w:color w:val="000000" w:themeColor="text1"/>
          </w:rPr>
          <w:delText xml:space="preserve"> изменений используется аналити</w:delText>
        </w:r>
        <w:r w:rsidRPr="002A38A8" w:rsidDel="007C72D9">
          <w:rPr>
            <w:rFonts w:ascii="Arial" w:hAnsi="Arial" w:cs="Arial"/>
            <w:color w:val="000000" w:themeColor="text1"/>
          </w:rPr>
          <w:delText xml:space="preserve">ческий отчёт по </w:delText>
        </w:r>
        <w:r w:rsidDel="007C72D9">
          <w:rPr>
            <w:rFonts w:ascii="Arial" w:hAnsi="Arial" w:cs="Arial"/>
            <w:color w:val="000000" w:themeColor="text1"/>
          </w:rPr>
          <w:delText xml:space="preserve">среднесрочному </w:delText>
        </w:r>
        <w:r w:rsidRPr="002A38A8" w:rsidDel="007C72D9">
          <w:rPr>
            <w:rFonts w:ascii="Arial" w:hAnsi="Arial" w:cs="Arial"/>
            <w:color w:val="000000" w:themeColor="text1"/>
          </w:rPr>
          <w:delText xml:space="preserve">плану воздействий </w:delText>
        </w:r>
        <w:r w:rsidR="00605EB0" w:rsidRPr="009936BB" w:rsidDel="007C72D9">
          <w:rPr>
            <w:rFonts w:ascii="Arial" w:hAnsi="Arial" w:cs="Arial"/>
            <w:color w:val="000000" w:themeColor="text1"/>
          </w:rPr>
          <w:delText>(</w:delText>
        </w:r>
        <w:r w:rsidR="00605EB0" w:rsidDel="007C72D9">
          <w:rPr>
            <w:rFonts w:ascii="Arial" w:hAnsi="Arial" w:cs="Arial"/>
            <w:color w:val="000000" w:themeColor="text1"/>
          </w:rPr>
          <w:delText xml:space="preserve">код </w:delText>
        </w:r>
        <w:r w:rsidR="00605EB0" w:rsidRPr="00E35CD7" w:rsidDel="007C72D9">
          <w:rPr>
            <w:rFonts w:ascii="Arial" w:hAnsi="Arial" w:cs="Arial"/>
            <w:color w:val="000000" w:themeColor="text1"/>
          </w:rPr>
          <w:delText>MCB0</w:delText>
        </w:r>
      </w:del>
      <w:del w:id="1348" w:author="Попова Дарья" w:date="2021-03-15T16:22:00Z">
        <w:r w:rsidR="00605EB0" w:rsidRPr="00E35CD7" w:rsidDel="00231082">
          <w:rPr>
            <w:rFonts w:ascii="Arial" w:hAnsi="Arial" w:cs="Arial"/>
            <w:color w:val="000000" w:themeColor="text1"/>
          </w:rPr>
          <w:delText>5</w:delText>
        </w:r>
      </w:del>
      <w:del w:id="1349" w:author="Попова Дарья" w:date="2021-03-15T17:18:00Z">
        <w:r w:rsidR="00605EB0" w:rsidDel="007C72D9">
          <w:rPr>
            <w:rFonts w:ascii="Arial" w:hAnsi="Arial" w:cs="Arial"/>
            <w:color w:val="000000" w:themeColor="text1"/>
          </w:rPr>
          <w:delText xml:space="preserve"> в реестре разработок, описание в разделе 5.10 настоящего КД</w:delText>
        </w:r>
        <w:r w:rsidR="00605EB0" w:rsidRPr="009936BB" w:rsidDel="007C72D9">
          <w:rPr>
            <w:rFonts w:ascii="Arial" w:hAnsi="Arial" w:cs="Arial"/>
            <w:color w:val="000000" w:themeColor="text1"/>
          </w:rPr>
          <w:delText>)</w:delText>
        </w:r>
        <w:r w:rsidR="00605EB0" w:rsidRPr="002A38A8" w:rsidDel="007C72D9">
          <w:rPr>
            <w:rFonts w:ascii="Arial" w:hAnsi="Arial" w:cs="Arial"/>
            <w:color w:val="000000" w:themeColor="text1"/>
          </w:rPr>
          <w:delText xml:space="preserve"> </w:delText>
        </w:r>
        <w:r w:rsidRPr="002A38A8" w:rsidDel="007C72D9">
          <w:rPr>
            <w:rFonts w:ascii="Arial" w:hAnsi="Arial" w:cs="Arial"/>
            <w:color w:val="000000" w:themeColor="text1"/>
          </w:rPr>
          <w:delText>в разрезе бизнес-единиц и структуры СПП-элементов, который запускается из потока бизнес-операций.</w:delText>
        </w:r>
      </w:del>
    </w:p>
    <w:p w14:paraId="28C1B313" w14:textId="10E06F1D" w:rsidR="00242B68" w:rsidRPr="007C72D9" w:rsidDel="007C72D9" w:rsidRDefault="002A38A8" w:rsidP="009936BB">
      <w:pPr>
        <w:spacing w:after="240" w:line="276" w:lineRule="auto"/>
        <w:ind w:firstLine="567"/>
        <w:rPr>
          <w:del w:id="1350" w:author="Попова Дарья" w:date="2021-03-15T17:18:00Z"/>
          <w:rFonts w:ascii="Arial" w:hAnsi="Arial" w:cs="Arial"/>
          <w:color w:val="000000" w:themeColor="text1"/>
          <w:rPrChange w:id="1351" w:author="Попова Дарья" w:date="2021-03-15T17:10:00Z">
            <w:rPr>
              <w:del w:id="1352" w:author="Попова Дарья" w:date="2021-03-15T17:18:00Z"/>
              <w:rFonts w:cs="Arial"/>
              <w:color w:val="000000" w:themeColor="text1"/>
            </w:rPr>
          </w:rPrChange>
        </w:rPr>
      </w:pPr>
      <w:del w:id="1353" w:author="Попова Дарья" w:date="2021-03-15T17:18:00Z">
        <w:r w:rsidRPr="002A38A8" w:rsidDel="007C72D9">
          <w:rPr>
            <w:rFonts w:ascii="Arial" w:hAnsi="Arial" w:cs="Arial"/>
            <w:color w:val="000000" w:themeColor="text1"/>
          </w:rPr>
          <w:delText xml:space="preserve">Выбор организационного уровня определяет Технический директор управляющей компании, либо его заместители. </w:delText>
        </w:r>
      </w:del>
      <w:del w:id="1354" w:author="Попова Дарья" w:date="2021-03-15T17:10:00Z">
        <w:r w:rsidRPr="002A38A8" w:rsidDel="007C72D9">
          <w:rPr>
            <w:rFonts w:ascii="Arial" w:hAnsi="Arial" w:cs="Arial"/>
            <w:color w:val="000000" w:themeColor="text1"/>
          </w:rPr>
          <w:delText>Для этого в качестве исполнителя по данному шагу в потоке операций указывается не отдельный пользователь, а группа пользователей.</w:delText>
        </w:r>
      </w:del>
    </w:p>
    <w:p w14:paraId="0B5C148B" w14:textId="0D13750B" w:rsidR="00993EE8" w:rsidRPr="007C72D9" w:rsidDel="007C72D9" w:rsidRDefault="00993EE8" w:rsidP="009936BB">
      <w:pPr>
        <w:spacing w:after="240" w:line="276" w:lineRule="auto"/>
        <w:ind w:firstLine="567"/>
        <w:rPr>
          <w:del w:id="1355" w:author="Попова Дарья" w:date="2021-03-15T17:18:00Z"/>
          <w:rFonts w:ascii="Arial" w:hAnsi="Arial" w:cs="Arial"/>
          <w:color w:val="000000" w:themeColor="text1"/>
          <w:rPrChange w:id="1356" w:author="Попова Дарья" w:date="2021-03-15T17:10:00Z">
            <w:rPr>
              <w:del w:id="1357" w:author="Попова Дарья" w:date="2021-03-15T17:18:00Z"/>
              <w:rFonts w:cs="Arial"/>
              <w:color w:val="000000" w:themeColor="text1"/>
            </w:rPr>
          </w:rPrChange>
        </w:rPr>
      </w:pPr>
    </w:p>
    <w:p w14:paraId="6E8CA557" w14:textId="5EF66BC8" w:rsidR="00242B68" w:rsidDel="007C72D9" w:rsidRDefault="00242B68" w:rsidP="009936BB">
      <w:pPr>
        <w:pStyle w:val="4"/>
        <w:spacing w:after="120"/>
        <w:ind w:left="862" w:hanging="862"/>
        <w:rPr>
          <w:del w:id="1358" w:author="Попова Дарья" w:date="2021-03-15T17:18:00Z"/>
          <w:rFonts w:eastAsiaTheme="majorEastAsia" w:cstheme="majorBidi"/>
          <w:b/>
          <w:i w:val="0"/>
          <w:caps w:val="0"/>
          <w:sz w:val="24"/>
          <w:szCs w:val="24"/>
        </w:rPr>
      </w:pPr>
      <w:del w:id="1359" w:author="Попова Дарья" w:date="2021-03-15T17:18:00Z">
        <w:r w:rsidRPr="009936BB" w:rsidDel="007C72D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120 - </w:delText>
        </w:r>
        <w:r w:rsidDel="007C72D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Корректировка </w:delText>
        </w:r>
        <w:r w:rsidRPr="00242B68" w:rsidDel="007C72D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среднесрочного плана</w:delText>
        </w:r>
        <w:r w:rsidDel="007C72D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(на уровне УК)</w:delText>
        </w:r>
      </w:del>
    </w:p>
    <w:p w14:paraId="27731351" w14:textId="0FBE69A9" w:rsidR="00041E9C" w:rsidRPr="00041E9C" w:rsidDel="007C72D9" w:rsidRDefault="00041E9C" w:rsidP="00041E9C">
      <w:pPr>
        <w:spacing w:after="240" w:line="276" w:lineRule="auto"/>
        <w:ind w:firstLine="567"/>
        <w:rPr>
          <w:del w:id="1360" w:author="Попова Дарья" w:date="2021-03-15T17:18:00Z"/>
          <w:rFonts w:ascii="Arial" w:hAnsi="Arial" w:cs="Arial"/>
          <w:color w:val="000000" w:themeColor="text1"/>
        </w:rPr>
      </w:pPr>
      <w:del w:id="1361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 xml:space="preserve">Корректировка </w:delText>
        </w:r>
        <w:r w:rsidDel="007C72D9">
          <w:rPr>
            <w:rFonts w:ascii="Arial" w:hAnsi="Arial" w:cs="Arial"/>
            <w:color w:val="000000" w:themeColor="text1"/>
          </w:rPr>
          <w:delText>среднесрочного</w:delText>
        </w:r>
        <w:r w:rsidRPr="00041E9C" w:rsidDel="007C72D9">
          <w:rPr>
            <w:rFonts w:ascii="Arial" w:hAnsi="Arial" w:cs="Arial"/>
            <w:color w:val="000000" w:themeColor="text1"/>
          </w:rPr>
          <w:delText xml:space="preserve"> плана воздействий управляющей компании </w:delText>
        </w:r>
        <w:r w:rsidDel="007C72D9">
          <w:rPr>
            <w:rFonts w:ascii="Arial" w:hAnsi="Arial" w:cs="Arial"/>
            <w:color w:val="000000" w:themeColor="text1"/>
          </w:rPr>
          <w:delText>предпо</w:delText>
        </w:r>
        <w:r w:rsidRPr="00041E9C" w:rsidDel="007C72D9">
          <w:rPr>
            <w:rFonts w:ascii="Arial" w:hAnsi="Arial" w:cs="Arial"/>
            <w:color w:val="000000" w:themeColor="text1"/>
          </w:rPr>
          <w:delText xml:space="preserve">лагает внесение изменений в перечень проектов </w:delText>
        </w:r>
        <w:r w:rsidR="00535CBB" w:rsidDel="007C72D9">
          <w:rPr>
            <w:rFonts w:ascii="Arial" w:hAnsi="Arial" w:cs="Arial"/>
            <w:color w:val="000000" w:themeColor="text1"/>
          </w:rPr>
          <w:delText>ОВП</w:delText>
        </w:r>
        <w:r w:rsidRPr="00041E9C" w:rsidDel="007C72D9">
          <w:rPr>
            <w:rFonts w:ascii="Arial" w:hAnsi="Arial" w:cs="Arial"/>
            <w:color w:val="000000" w:themeColor="text1"/>
          </w:rPr>
          <w:delText xml:space="preserve">, объёма ремонтных </w:delText>
        </w:r>
        <w:r w:rsidRPr="00041E9C" w:rsidDel="007C72D9">
          <w:rPr>
            <w:rFonts w:ascii="Arial" w:hAnsi="Arial" w:cs="Arial"/>
            <w:color w:val="000000" w:themeColor="text1"/>
          </w:rPr>
          <w:lastRenderedPageBreak/>
          <w:delText>воздействий на уровне бизнес-единиц, корректировку перечня, стоимости или сроков выполнения целевых программ и повторен</w:delText>
        </w:r>
        <w:r w:rsidDel="007C72D9">
          <w:rPr>
            <w:rFonts w:ascii="Arial" w:hAnsi="Arial" w:cs="Arial"/>
            <w:color w:val="000000" w:themeColor="text1"/>
          </w:rPr>
          <w:delText xml:space="preserve">ие процедуры формирования среднесрочного </w:delText>
        </w:r>
        <w:r w:rsidRPr="00041E9C" w:rsidDel="007C72D9">
          <w:rPr>
            <w:rFonts w:ascii="Arial" w:hAnsi="Arial" w:cs="Arial"/>
            <w:color w:val="000000" w:themeColor="text1"/>
          </w:rPr>
          <w:delText>плана.</w:delText>
        </w:r>
      </w:del>
    </w:p>
    <w:p w14:paraId="04B8CAB8" w14:textId="7946077D" w:rsidR="00041E9C" w:rsidRPr="00041E9C" w:rsidDel="007C72D9" w:rsidRDefault="00041E9C" w:rsidP="00041E9C">
      <w:pPr>
        <w:spacing w:after="240" w:line="276" w:lineRule="auto"/>
        <w:ind w:firstLine="567"/>
        <w:rPr>
          <w:del w:id="1362" w:author="Попова Дарья" w:date="2021-03-15T17:18:00Z"/>
          <w:rFonts w:ascii="Arial" w:hAnsi="Arial" w:cs="Arial"/>
          <w:color w:val="000000" w:themeColor="text1"/>
        </w:rPr>
      </w:pPr>
      <w:del w:id="1363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 xml:space="preserve">В случае отклонения </w:delText>
        </w:r>
        <w:r w:rsidDel="007C72D9">
          <w:rPr>
            <w:rFonts w:ascii="Arial" w:hAnsi="Arial" w:cs="Arial"/>
            <w:color w:val="000000" w:themeColor="text1"/>
          </w:rPr>
          <w:delText xml:space="preserve">среднесрочного </w:delText>
        </w:r>
        <w:r w:rsidRPr="00041E9C" w:rsidDel="007C72D9">
          <w:rPr>
            <w:rFonts w:ascii="Arial" w:hAnsi="Arial" w:cs="Arial"/>
            <w:color w:val="000000" w:themeColor="text1"/>
          </w:rPr>
          <w:delText>плана возд</w:delText>
        </w:r>
        <w:r w:rsidDel="007C72D9">
          <w:rPr>
            <w:rFonts w:ascii="Arial" w:hAnsi="Arial" w:cs="Arial"/>
            <w:color w:val="000000" w:themeColor="text1"/>
          </w:rPr>
          <w:delText xml:space="preserve">ействий Главным специалистом ТОиР УК, </w:delText>
        </w:r>
        <w:r w:rsidRPr="00041E9C" w:rsidDel="007C72D9">
          <w:rPr>
            <w:rFonts w:ascii="Arial" w:hAnsi="Arial" w:cs="Arial"/>
            <w:color w:val="000000" w:themeColor="text1"/>
          </w:rPr>
          <w:delText>Техническим комитетом управляющей компании с Вице-президентом БП и ТП</w:delText>
        </w:r>
        <w:r w:rsidDel="007C72D9">
          <w:rPr>
            <w:rFonts w:ascii="Arial" w:hAnsi="Arial" w:cs="Arial"/>
            <w:color w:val="000000" w:themeColor="text1"/>
          </w:rPr>
          <w:delText xml:space="preserve"> </w:delText>
        </w:r>
      </w:del>
      <w:del w:id="1364" w:author="Попова Дарья" w:date="2021-03-15T16:24:00Z">
        <w:r w:rsidDel="00AF3A28">
          <w:rPr>
            <w:rFonts w:ascii="Arial" w:hAnsi="Arial" w:cs="Arial"/>
            <w:color w:val="000000" w:themeColor="text1"/>
          </w:rPr>
          <w:delText>или Бюджетным комитетом УК</w:delText>
        </w:r>
        <w:r w:rsidRPr="00041E9C" w:rsidDel="00AF3A28">
          <w:rPr>
            <w:rFonts w:ascii="Arial" w:hAnsi="Arial" w:cs="Arial"/>
            <w:color w:val="000000" w:themeColor="text1"/>
          </w:rPr>
          <w:delText xml:space="preserve"> </w:delText>
        </w:r>
      </w:del>
      <w:del w:id="1365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 xml:space="preserve">инициируется процедура корректировки </w:delText>
        </w:r>
        <w:r w:rsidR="0001133C" w:rsidDel="007C72D9">
          <w:rPr>
            <w:rFonts w:ascii="Arial" w:hAnsi="Arial" w:cs="Arial"/>
            <w:color w:val="000000" w:themeColor="text1"/>
          </w:rPr>
          <w:delText xml:space="preserve">среднесрочного </w:delText>
        </w:r>
        <w:r w:rsidDel="007C72D9">
          <w:rPr>
            <w:rFonts w:ascii="Arial" w:hAnsi="Arial" w:cs="Arial"/>
            <w:color w:val="000000" w:themeColor="text1"/>
          </w:rPr>
          <w:delText>плана воздействий на производ</w:delText>
        </w:r>
        <w:r w:rsidRPr="00041E9C" w:rsidDel="007C72D9">
          <w:rPr>
            <w:rFonts w:ascii="Arial" w:hAnsi="Arial" w:cs="Arial"/>
            <w:color w:val="000000" w:themeColor="text1"/>
          </w:rPr>
          <w:delText>ственные активы в соответствии с уровнем внесения изменений.</w:delText>
        </w:r>
      </w:del>
    </w:p>
    <w:p w14:paraId="4045A27A" w14:textId="7C5680BB" w:rsidR="00041E9C" w:rsidRPr="00041E9C" w:rsidDel="007C72D9" w:rsidRDefault="00041E9C" w:rsidP="00041E9C">
      <w:pPr>
        <w:spacing w:after="240" w:line="276" w:lineRule="auto"/>
        <w:ind w:firstLine="567"/>
        <w:rPr>
          <w:del w:id="1366" w:author="Попова Дарья" w:date="2021-03-15T17:18:00Z"/>
          <w:rFonts w:ascii="Arial" w:hAnsi="Arial" w:cs="Arial"/>
          <w:color w:val="000000" w:themeColor="text1"/>
        </w:rPr>
      </w:pPr>
      <w:del w:id="1367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>В рамках потока бизнес-операций</w:delText>
        </w:r>
      </w:del>
      <w:del w:id="1368" w:author="Попова Дарья" w:date="2021-03-15T16:24:00Z">
        <w:r w:rsidRPr="00041E9C" w:rsidDel="00AF3A28">
          <w:rPr>
            <w:rFonts w:ascii="Arial" w:hAnsi="Arial" w:cs="Arial"/>
            <w:color w:val="000000" w:themeColor="text1"/>
          </w:rPr>
          <w:delText>,</w:delText>
        </w:r>
      </w:del>
      <w:del w:id="1369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 xml:space="preserve"> корректировка представляет собой повторное открытие и выполнение операции формирования </w:delText>
        </w:r>
        <w:r w:rsidR="0001133C" w:rsidDel="007C72D9">
          <w:rPr>
            <w:rFonts w:ascii="Arial" w:hAnsi="Arial" w:cs="Arial"/>
            <w:color w:val="000000" w:themeColor="text1"/>
          </w:rPr>
          <w:delText xml:space="preserve">среднесрочного </w:delText>
        </w:r>
        <w:r w:rsidRPr="00041E9C" w:rsidDel="007C72D9">
          <w:rPr>
            <w:rFonts w:ascii="Arial" w:hAnsi="Arial" w:cs="Arial"/>
            <w:color w:val="000000" w:themeColor="text1"/>
          </w:rPr>
          <w:delText xml:space="preserve">плана на том или ином организационном уровне. Операция выполняется специалистом в роли Планировщика бюджета УА </w:delText>
        </w:r>
        <w:r w:rsidR="00A204B1" w:rsidDel="007C72D9">
          <w:rPr>
            <w:rFonts w:ascii="Arial" w:hAnsi="Arial" w:cs="Arial"/>
            <w:color w:val="000000" w:themeColor="text1"/>
          </w:rPr>
          <w:delText>УО</w:delText>
        </w:r>
        <w:r w:rsidRPr="00041E9C" w:rsidDel="007C72D9">
          <w:rPr>
            <w:rFonts w:ascii="Arial" w:hAnsi="Arial" w:cs="Arial"/>
            <w:color w:val="000000" w:themeColor="text1"/>
          </w:rPr>
          <w:delText xml:space="preserve"> или Планировщик бюджета УА УК соответственно. Возможно и совместное внесение изменений в соответствующие разделы бюджета.</w:delText>
        </w:r>
      </w:del>
    </w:p>
    <w:p w14:paraId="4A76ED8C" w14:textId="31F364D5" w:rsidR="00041E9C" w:rsidRPr="00041E9C" w:rsidDel="007C72D9" w:rsidRDefault="00041E9C" w:rsidP="00041E9C">
      <w:pPr>
        <w:spacing w:after="240" w:line="276" w:lineRule="auto"/>
        <w:ind w:firstLine="567"/>
        <w:rPr>
          <w:del w:id="1370" w:author="Попова Дарья" w:date="2021-03-15T17:18:00Z"/>
          <w:rFonts w:ascii="Arial" w:hAnsi="Arial" w:cs="Arial"/>
          <w:color w:val="000000" w:themeColor="text1"/>
        </w:rPr>
      </w:pPr>
      <w:del w:id="1371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 xml:space="preserve">При внесении изменений в </w:delText>
        </w:r>
        <w:r w:rsidR="0001133C" w:rsidDel="007C72D9">
          <w:rPr>
            <w:rFonts w:ascii="Arial" w:hAnsi="Arial" w:cs="Arial"/>
            <w:color w:val="000000" w:themeColor="text1"/>
          </w:rPr>
          <w:delText xml:space="preserve">среднесрочный </w:delText>
        </w:r>
        <w:r w:rsidRPr="00041E9C" w:rsidDel="007C72D9">
          <w:rPr>
            <w:rFonts w:ascii="Arial" w:hAnsi="Arial" w:cs="Arial"/>
            <w:color w:val="000000" w:themeColor="text1"/>
          </w:rPr>
          <w:delText>план воздействий исполнитель должен придерживаться принципов, описанных в документе ERP.2.1_17_PM «Методика планирования и контроля факта затрат на поддержание производственных активов (с учётом капитализации затрат на ремонт основных средств)».</w:delText>
        </w:r>
      </w:del>
    </w:p>
    <w:p w14:paraId="58799423" w14:textId="5ABD939F" w:rsidR="00242B68" w:rsidDel="007C72D9" w:rsidRDefault="00041E9C" w:rsidP="009936BB">
      <w:pPr>
        <w:spacing w:after="240" w:line="276" w:lineRule="auto"/>
        <w:ind w:firstLine="567"/>
        <w:rPr>
          <w:del w:id="1372" w:author="Попова Дарья" w:date="2021-03-15T17:18:00Z"/>
          <w:rFonts w:cs="Arial"/>
          <w:color w:val="000000" w:themeColor="text1"/>
        </w:rPr>
      </w:pPr>
      <w:del w:id="1373" w:author="Попова Дарья" w:date="2021-03-15T17:18:00Z">
        <w:r w:rsidRPr="00041E9C" w:rsidDel="007C72D9">
          <w:rPr>
            <w:rFonts w:ascii="Arial" w:hAnsi="Arial" w:cs="Arial"/>
            <w:color w:val="000000" w:themeColor="text1"/>
          </w:rPr>
          <w:delText xml:space="preserve">После завершения корректировки </w:delText>
        </w:r>
        <w:r w:rsidR="0001133C" w:rsidDel="007C72D9">
          <w:rPr>
            <w:rFonts w:ascii="Arial" w:hAnsi="Arial" w:cs="Arial"/>
            <w:color w:val="000000" w:themeColor="text1"/>
          </w:rPr>
          <w:delText xml:space="preserve">среднесрочного </w:delText>
        </w:r>
        <w:r w:rsidRPr="00041E9C" w:rsidDel="007C72D9">
          <w:rPr>
            <w:rFonts w:ascii="Arial" w:hAnsi="Arial" w:cs="Arial"/>
            <w:color w:val="000000" w:themeColor="text1"/>
          </w:rPr>
          <w:delText>плана, в зависимости от уровня внесения изменений, выполняется операции анализа и согласования. Повторяются ша</w:delText>
        </w:r>
        <w:r w:rsidR="0001133C" w:rsidDel="007C72D9">
          <w:rPr>
            <w:rFonts w:ascii="Arial" w:hAnsi="Arial" w:cs="Arial"/>
            <w:color w:val="000000" w:themeColor="text1"/>
          </w:rPr>
          <w:delText>ги анализа плана (шаги 70, 10</w:delText>
        </w:r>
        <w:r w:rsidRPr="00041E9C" w:rsidDel="007C72D9">
          <w:rPr>
            <w:rFonts w:ascii="Arial" w:hAnsi="Arial" w:cs="Arial"/>
            <w:color w:val="000000" w:themeColor="text1"/>
          </w:rPr>
          <w:delText>0) и его рассмотрения Техническими комитетами БЕ и УК.</w:delText>
        </w:r>
      </w:del>
    </w:p>
    <w:p w14:paraId="4EDA5AF7" w14:textId="35D51174" w:rsidR="00993EE8" w:rsidRPr="009936BB" w:rsidDel="007C72D9" w:rsidRDefault="00993EE8" w:rsidP="009936BB">
      <w:pPr>
        <w:spacing w:after="240" w:line="276" w:lineRule="auto"/>
        <w:ind w:firstLine="567"/>
        <w:rPr>
          <w:del w:id="1374" w:author="Попова Дарья" w:date="2021-03-15T17:18:00Z"/>
          <w:rFonts w:cs="Arial"/>
          <w:color w:val="000000" w:themeColor="text1"/>
        </w:rPr>
      </w:pPr>
    </w:p>
    <w:p w14:paraId="03B8811F" w14:textId="5A789745" w:rsidR="0001133C" w:rsidRPr="00821BA2" w:rsidRDefault="0001133C" w:rsidP="0001133C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821BA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130</w:t>
      </w:r>
      <w:r w:rsidRPr="00821BA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Доведение утверждённого среднесрочного плана </w:t>
      </w:r>
      <w:r w:rsidR="00FB1176">
        <w:rPr>
          <w:rFonts w:eastAsiaTheme="majorEastAsia" w:cstheme="majorBidi"/>
          <w:b/>
          <w:i w:val="0"/>
          <w:caps w:val="0"/>
          <w:sz w:val="24"/>
          <w:szCs w:val="24"/>
        </w:rPr>
        <w:t>и бюджета воздействий</w:t>
      </w:r>
      <w:r w:rsidRPr="00821BA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до БЕ для исполнения</w:t>
      </w:r>
    </w:p>
    <w:p w14:paraId="583E34E9" w14:textId="3E35339F" w:rsidR="0001133C" w:rsidRDefault="0001133C" w:rsidP="0001133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21BA2">
        <w:rPr>
          <w:rFonts w:ascii="Arial" w:hAnsi="Arial" w:cs="Arial"/>
          <w:color w:val="000000" w:themeColor="text1"/>
        </w:rPr>
        <w:t xml:space="preserve">Вне системы </w:t>
      </w:r>
      <w:r>
        <w:rPr>
          <w:rFonts w:ascii="Arial" w:hAnsi="Arial" w:cs="Arial"/>
          <w:color w:val="000000" w:themeColor="text1"/>
        </w:rPr>
        <w:t>по электронной почте</w:t>
      </w:r>
      <w:r w:rsidRPr="00821BA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Планировщик бюджета УА УК</w:t>
      </w:r>
      <w:r w:rsidRPr="00821BA2">
        <w:rPr>
          <w:rFonts w:ascii="Arial" w:hAnsi="Arial" w:cs="Arial"/>
          <w:color w:val="000000" w:themeColor="text1"/>
        </w:rPr>
        <w:t xml:space="preserve"> доводит утверждённый среднесрочный </w:t>
      </w:r>
      <w:r>
        <w:rPr>
          <w:rFonts w:ascii="Arial" w:hAnsi="Arial" w:cs="Arial"/>
          <w:color w:val="000000" w:themeColor="text1"/>
        </w:rPr>
        <w:t>план</w:t>
      </w:r>
      <w:r w:rsidRPr="00821BA2">
        <w:rPr>
          <w:rFonts w:ascii="Arial" w:hAnsi="Arial" w:cs="Arial"/>
          <w:color w:val="000000" w:themeColor="text1"/>
        </w:rPr>
        <w:t xml:space="preserve"> </w:t>
      </w:r>
      <w:r w:rsidR="00FB1176">
        <w:rPr>
          <w:rFonts w:ascii="Arial" w:hAnsi="Arial" w:cs="Arial"/>
          <w:color w:val="000000" w:themeColor="text1"/>
        </w:rPr>
        <w:t xml:space="preserve">и бюджет </w:t>
      </w:r>
      <w:r w:rsidRPr="00821BA2">
        <w:rPr>
          <w:rFonts w:ascii="Arial" w:hAnsi="Arial" w:cs="Arial"/>
          <w:color w:val="000000" w:themeColor="text1"/>
        </w:rPr>
        <w:t>воздей</w:t>
      </w:r>
      <w:r>
        <w:rPr>
          <w:rFonts w:ascii="Arial" w:hAnsi="Arial" w:cs="Arial"/>
          <w:color w:val="000000" w:themeColor="text1"/>
        </w:rPr>
        <w:t xml:space="preserve">ствий на производственные активы до исполнителей на уровне бизнес-единиц. О получении бюджета исполнители на бизнес-единицах информируют </w:t>
      </w:r>
      <w:r w:rsidRPr="00EF3885">
        <w:rPr>
          <w:rFonts w:ascii="Arial" w:hAnsi="Arial" w:cs="Arial"/>
          <w:color w:val="000000" w:themeColor="text1"/>
        </w:rPr>
        <w:t>Планировщик</w:t>
      </w:r>
      <w:r>
        <w:rPr>
          <w:rFonts w:ascii="Arial" w:hAnsi="Arial" w:cs="Arial"/>
          <w:color w:val="000000" w:themeColor="text1"/>
        </w:rPr>
        <w:t>а</w:t>
      </w:r>
      <w:r w:rsidRPr="00EF3885">
        <w:rPr>
          <w:rFonts w:ascii="Arial" w:hAnsi="Arial" w:cs="Arial"/>
          <w:color w:val="000000" w:themeColor="text1"/>
        </w:rPr>
        <w:t xml:space="preserve"> бюджета УА УК</w:t>
      </w:r>
      <w:r>
        <w:rPr>
          <w:rFonts w:ascii="Arial" w:hAnsi="Arial" w:cs="Arial"/>
          <w:color w:val="000000" w:themeColor="text1"/>
        </w:rPr>
        <w:t xml:space="preserve"> </w:t>
      </w:r>
      <w:r w:rsidRPr="00EF3885">
        <w:rPr>
          <w:rFonts w:ascii="Arial" w:hAnsi="Arial" w:cs="Arial"/>
          <w:color w:val="000000" w:themeColor="text1"/>
        </w:rPr>
        <w:t xml:space="preserve">по электронной почте вне </w:t>
      </w:r>
      <w:r>
        <w:rPr>
          <w:rFonts w:ascii="Arial" w:hAnsi="Arial" w:cs="Arial"/>
          <w:color w:val="000000" w:themeColor="text1"/>
        </w:rPr>
        <w:t>системы.</w:t>
      </w:r>
    </w:p>
    <w:p w14:paraId="6580C6C1" w14:textId="77777777" w:rsidR="0001133C" w:rsidRDefault="0001133C" w:rsidP="0001133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855BA79" w14:textId="77777777" w:rsidR="0001133C" w:rsidRDefault="0001133C" w:rsidP="0001133C">
      <w:pPr>
        <w:spacing w:after="240" w:line="276" w:lineRule="auto"/>
        <w:ind w:firstLine="567"/>
        <w:rPr>
          <w:rFonts w:ascii="Arial" w:hAnsi="Arial" w:cs="Arial"/>
        </w:rPr>
      </w:pPr>
      <w:r w:rsidRPr="00722BBB">
        <w:rPr>
          <w:rFonts w:ascii="Arial" w:hAnsi="Arial" w:cs="Arial"/>
        </w:rPr>
        <w:t>Описание шагов в структуре модели ARIS приведено в Приложении № 3.</w:t>
      </w:r>
    </w:p>
    <w:p w14:paraId="2BDF7E10" w14:textId="77777777" w:rsidR="0001133C" w:rsidRPr="00432272" w:rsidRDefault="0001133C" w:rsidP="0001133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D049127" w14:textId="5C249D6F" w:rsidR="0066125E" w:rsidRDefault="0066125E">
      <w:pPr>
        <w:pStyle w:val="3"/>
      </w:pPr>
      <w:bookmarkStart w:id="1375" w:name="_Toc68528492"/>
      <w:r w:rsidRPr="000835FE">
        <w:lastRenderedPageBreak/>
        <w:t xml:space="preserve">Описание </w:t>
      </w:r>
      <w:r>
        <w:t xml:space="preserve">шагов </w:t>
      </w:r>
      <w:r w:rsidRPr="000835FE">
        <w:t xml:space="preserve">бизнес-процесса </w:t>
      </w:r>
      <w:r w:rsidRPr="0066125E">
        <w:t xml:space="preserve">ПП-07.06.03-ERP </w:t>
      </w:r>
      <w:r>
        <w:t>«</w:t>
      </w:r>
      <w:r w:rsidRPr="0066125E">
        <w:t xml:space="preserve">Формирование годового бюджета воздействий на </w:t>
      </w:r>
      <w:r w:rsidR="002B0E04" w:rsidRPr="0066125E">
        <w:t>производственные</w:t>
      </w:r>
      <w:r w:rsidRPr="0066125E">
        <w:t xml:space="preserve"> активы</w:t>
      </w:r>
      <w:r>
        <w:t>»</w:t>
      </w:r>
      <w:bookmarkEnd w:id="1375"/>
    </w:p>
    <w:p w14:paraId="65B22A37" w14:textId="4E322CDD" w:rsidR="00D044D2" w:rsidRPr="009936BB" w:rsidRDefault="00D044D2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954B79" w:rsidRPr="009936BB">
        <w:rPr>
          <w:rFonts w:eastAsiaTheme="majorEastAsia" w:cstheme="majorBidi"/>
          <w:b/>
          <w:i w:val="0"/>
          <w:caps w:val="0"/>
          <w:sz w:val="24"/>
          <w:szCs w:val="24"/>
        </w:rPr>
        <w:t>10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>Расчёт бюджетных ориентиров по затратам на ППА</w:t>
      </w:r>
    </w:p>
    <w:p w14:paraId="7F0A6654" w14:textId="72476A26" w:rsidR="00D044D2" w:rsidRDefault="00E242F7" w:rsidP="00D044D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Годовой </w:t>
      </w:r>
      <w:del w:id="1376" w:author="Попова Дарья" w:date="2021-03-15T17:42:00Z">
        <w:r w:rsidDel="006E62F0">
          <w:rPr>
            <w:rFonts w:ascii="Arial" w:hAnsi="Arial" w:cs="Arial"/>
            <w:color w:val="000000" w:themeColor="text1"/>
          </w:rPr>
          <w:delText>и с</w:delText>
        </w:r>
        <w:r w:rsidR="00D044D2" w:rsidRPr="002E42C4" w:rsidDel="006E62F0">
          <w:rPr>
            <w:rFonts w:ascii="Arial" w:hAnsi="Arial" w:cs="Arial"/>
            <w:color w:val="000000" w:themeColor="text1"/>
          </w:rPr>
          <w:delText xml:space="preserve">реднесрочный </w:delText>
        </w:r>
      </w:del>
      <w:r w:rsidR="00D044D2" w:rsidRPr="002E42C4">
        <w:rPr>
          <w:rFonts w:ascii="Arial" w:hAnsi="Arial" w:cs="Arial"/>
          <w:color w:val="000000" w:themeColor="text1"/>
        </w:rPr>
        <w:t>план</w:t>
      </w:r>
      <w:del w:id="1377" w:author="Попова Дарья" w:date="2021-03-15T17:42:00Z">
        <w:r w:rsidDel="006E62F0">
          <w:rPr>
            <w:rFonts w:ascii="Arial" w:hAnsi="Arial" w:cs="Arial"/>
            <w:color w:val="000000" w:themeColor="text1"/>
          </w:rPr>
          <w:delText>ы</w:delText>
        </w:r>
      </w:del>
      <w:r w:rsidR="00D044D2" w:rsidRPr="002E42C4">
        <w:rPr>
          <w:rFonts w:ascii="Arial" w:hAnsi="Arial" w:cs="Arial"/>
          <w:color w:val="000000" w:themeColor="text1"/>
        </w:rPr>
        <w:t xml:space="preserve"> </w:t>
      </w:r>
      <w:r w:rsidR="00ED5A09">
        <w:rPr>
          <w:rFonts w:ascii="Arial" w:hAnsi="Arial" w:cs="Arial"/>
          <w:color w:val="000000" w:themeColor="text1"/>
        </w:rPr>
        <w:t xml:space="preserve">воздействий </w:t>
      </w:r>
      <w:r w:rsidR="00D044D2" w:rsidRPr="002E42C4">
        <w:rPr>
          <w:rFonts w:ascii="Arial" w:hAnsi="Arial" w:cs="Arial"/>
          <w:color w:val="000000" w:themeColor="text1"/>
        </w:rPr>
        <w:t>формируется с учё</w:t>
      </w:r>
      <w:r w:rsidR="00ED5A09">
        <w:rPr>
          <w:rFonts w:ascii="Arial" w:hAnsi="Arial" w:cs="Arial"/>
          <w:color w:val="000000" w:themeColor="text1"/>
        </w:rPr>
        <w:t xml:space="preserve">том ориентиров затрат </w:t>
      </w:r>
      <w:r w:rsidR="00D044D2" w:rsidRPr="002E42C4">
        <w:rPr>
          <w:rFonts w:ascii="Arial" w:hAnsi="Arial" w:cs="Arial"/>
          <w:color w:val="000000" w:themeColor="text1"/>
        </w:rPr>
        <w:t>на поддержание производственных активов, фор</w:t>
      </w:r>
      <w:r w:rsidR="00D044D2" w:rsidRPr="00FF2CB8">
        <w:rPr>
          <w:rFonts w:ascii="Arial" w:hAnsi="Arial" w:cs="Arial"/>
          <w:color w:val="000000" w:themeColor="text1"/>
        </w:rPr>
        <w:t>мируемых на основе планов производст</w:t>
      </w:r>
      <w:r w:rsidR="00D044D2">
        <w:rPr>
          <w:rFonts w:ascii="Arial" w:hAnsi="Arial" w:cs="Arial"/>
          <w:color w:val="000000" w:themeColor="text1"/>
        </w:rPr>
        <w:t xml:space="preserve">ва </w:t>
      </w:r>
      <w:r w:rsidR="00D044D2" w:rsidRPr="00270120">
        <w:rPr>
          <w:rFonts w:ascii="Arial" w:hAnsi="Arial" w:cs="Arial"/>
          <w:color w:val="000000" w:themeColor="text1"/>
        </w:rPr>
        <w:t>в разрезе переделов продукции</w:t>
      </w:r>
      <w:del w:id="1378" w:author="Попова Дарья" w:date="2021-03-15T17:53:00Z">
        <w:r w:rsidR="00D044D2" w:rsidDel="00FA73DD">
          <w:rPr>
            <w:rFonts w:ascii="Arial" w:hAnsi="Arial" w:cs="Arial"/>
            <w:color w:val="000000" w:themeColor="text1"/>
          </w:rPr>
          <w:delText>,</w:delText>
        </w:r>
      </w:del>
      <w:r w:rsidR="00D044D2">
        <w:rPr>
          <w:rFonts w:ascii="Arial" w:hAnsi="Arial" w:cs="Arial"/>
          <w:color w:val="000000" w:themeColor="text1"/>
        </w:rPr>
        <w:t xml:space="preserve"> с учё</w:t>
      </w:r>
      <w:r w:rsidR="00D044D2" w:rsidRPr="00FF2CB8">
        <w:rPr>
          <w:rFonts w:ascii="Arial" w:hAnsi="Arial" w:cs="Arial"/>
          <w:color w:val="000000" w:themeColor="text1"/>
        </w:rPr>
        <w:t>том нормативов по удельным ремонтным затратам на единицу продукции</w:t>
      </w:r>
      <w:r w:rsidR="00D044D2">
        <w:rPr>
          <w:rFonts w:ascii="Arial" w:hAnsi="Arial" w:cs="Arial"/>
          <w:color w:val="000000" w:themeColor="text1"/>
        </w:rPr>
        <w:t xml:space="preserve">. Расчёт ориентиров затрат на </w:t>
      </w:r>
      <w:r w:rsidR="00ED5A09">
        <w:rPr>
          <w:rFonts w:ascii="Arial" w:hAnsi="Arial" w:cs="Arial"/>
          <w:color w:val="000000" w:themeColor="text1"/>
        </w:rPr>
        <w:t xml:space="preserve">воздействия </w:t>
      </w:r>
      <w:r w:rsidR="00D044D2">
        <w:rPr>
          <w:rFonts w:ascii="Arial" w:hAnsi="Arial" w:cs="Arial"/>
          <w:color w:val="000000" w:themeColor="text1"/>
        </w:rPr>
        <w:t xml:space="preserve">выполняется </w:t>
      </w:r>
      <w:r w:rsidR="00ED5A09" w:rsidRPr="00ED5A09">
        <w:rPr>
          <w:rFonts w:ascii="Arial" w:hAnsi="Arial" w:cs="Arial"/>
          <w:color w:val="000000" w:themeColor="text1"/>
        </w:rPr>
        <w:t>Планировщик</w:t>
      </w:r>
      <w:r w:rsidR="00ED5A09">
        <w:rPr>
          <w:rFonts w:ascii="Arial" w:hAnsi="Arial" w:cs="Arial"/>
          <w:color w:val="000000" w:themeColor="text1"/>
        </w:rPr>
        <w:t>ом</w:t>
      </w:r>
      <w:r w:rsidR="00ED5A09" w:rsidRPr="00ED5A09">
        <w:rPr>
          <w:rFonts w:ascii="Arial" w:hAnsi="Arial" w:cs="Arial"/>
          <w:color w:val="000000" w:themeColor="text1"/>
        </w:rPr>
        <w:t xml:space="preserve"> бюджета УА УК</w:t>
      </w:r>
      <w:r w:rsidR="00D044D2">
        <w:rPr>
          <w:rFonts w:ascii="Arial" w:hAnsi="Arial" w:cs="Arial"/>
          <w:color w:val="000000" w:themeColor="text1"/>
        </w:rPr>
        <w:t>.</w:t>
      </w:r>
    </w:p>
    <w:p w14:paraId="3116B0B3" w14:textId="21147FD7" w:rsidR="00D044D2" w:rsidRDefault="00D044D2" w:rsidP="00D044D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Принцип расчёта приведён в разделе 4.1.5 документа </w:t>
      </w:r>
      <w:del w:id="1379" w:author="Попова Дарья Николаевна (Подрядчик. ООО БерингПойнт)" w:date="2021-04-05T14:55:00Z">
        <w:r w:rsidRPr="00250CCC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380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250CCC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». Выполнение операции будет реализовано в виде заполне</w:t>
      </w:r>
      <w:r w:rsidR="007C4278">
        <w:rPr>
          <w:rFonts w:ascii="Arial" w:hAnsi="Arial" w:cs="Arial"/>
          <w:color w:val="000000" w:themeColor="text1"/>
        </w:rPr>
        <w:t>ния колонки «ориентир» в форматах</w:t>
      </w:r>
      <w:r>
        <w:rPr>
          <w:rFonts w:ascii="Arial" w:hAnsi="Arial" w:cs="Arial"/>
          <w:color w:val="000000" w:themeColor="text1"/>
        </w:rPr>
        <w:t xml:space="preserve"> планирования </w:t>
      </w:r>
      <w:r w:rsidR="007C4278">
        <w:rPr>
          <w:rFonts w:ascii="Arial" w:hAnsi="Arial" w:cs="Arial"/>
          <w:color w:val="000000" w:themeColor="text1"/>
        </w:rPr>
        <w:t xml:space="preserve">годового </w:t>
      </w:r>
      <w:del w:id="1381" w:author="Попова Дарья" w:date="2021-03-15T18:03:00Z">
        <w:r w:rsidR="007C4278" w:rsidDel="00271BB8">
          <w:rPr>
            <w:rFonts w:ascii="Arial" w:hAnsi="Arial" w:cs="Arial"/>
            <w:color w:val="000000" w:themeColor="text1"/>
          </w:rPr>
          <w:delText xml:space="preserve">и среднесрочного </w:delText>
        </w:r>
      </w:del>
      <w:r w:rsidR="007C4278">
        <w:rPr>
          <w:rFonts w:ascii="Arial" w:hAnsi="Arial" w:cs="Arial"/>
          <w:color w:val="000000" w:themeColor="text1"/>
        </w:rPr>
        <w:t>бюджет</w:t>
      </w:r>
      <w:ins w:id="1382" w:author="Попова Дарья" w:date="2021-03-15T18:03:00Z">
        <w:r w:rsidR="00271BB8">
          <w:rPr>
            <w:rFonts w:ascii="Arial" w:hAnsi="Arial" w:cs="Arial"/>
            <w:color w:val="000000" w:themeColor="text1"/>
          </w:rPr>
          <w:t>а</w:t>
        </w:r>
      </w:ins>
      <w:del w:id="1383" w:author="Попова Дарья" w:date="2021-03-15T18:03:00Z">
        <w:r w:rsidR="007C4278" w:rsidDel="00271BB8">
          <w:rPr>
            <w:rFonts w:ascii="Arial" w:hAnsi="Arial" w:cs="Arial"/>
            <w:color w:val="000000" w:themeColor="text1"/>
          </w:rPr>
          <w:delText>ов</w:delText>
        </w:r>
      </w:del>
      <w:r>
        <w:rPr>
          <w:rFonts w:ascii="Arial" w:hAnsi="Arial" w:cs="Arial"/>
          <w:color w:val="000000" w:themeColor="text1"/>
        </w:rPr>
        <w:t xml:space="preserve"> воздействий в приложении</w:t>
      </w:r>
      <w:r w:rsidRPr="000D01DD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Pr="000D01DD">
        <w:rPr>
          <w:rFonts w:ascii="Arial" w:hAnsi="Arial" w:cs="Arial"/>
          <w:color w:val="000000" w:themeColor="text1"/>
        </w:rPr>
        <w:t>Analysis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for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. Ориентиры затрат на ремонты будут рассчитываться по каждой бизнес-единице. Макет формата планирования приведён в документе </w:t>
      </w:r>
      <w:del w:id="1384" w:author="Попова Дарья Николаевна (Подрядчик. ООО БерингПойнт)" w:date="2021-04-05T14:55:00Z">
        <w:r w:rsidRPr="00A871EA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385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Pr="00A871EA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«</w:t>
      </w:r>
      <w:r w:rsidRPr="00A871E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».</w:t>
      </w:r>
    </w:p>
    <w:p w14:paraId="4E859D51" w14:textId="59164CC0" w:rsidR="00D044D2" w:rsidRDefault="00D044D2" w:rsidP="00D044D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После осуществления планирования ориентиров </w:t>
      </w:r>
      <w:r w:rsidR="007C4278">
        <w:rPr>
          <w:rFonts w:ascii="Arial" w:hAnsi="Arial" w:cs="Arial"/>
          <w:color w:val="000000" w:themeColor="text1"/>
        </w:rPr>
        <w:t>Планировщик</w:t>
      </w:r>
      <w:r w:rsidR="007C4278" w:rsidRPr="007C4278">
        <w:rPr>
          <w:rFonts w:ascii="Arial" w:hAnsi="Arial" w:cs="Arial"/>
          <w:color w:val="000000" w:themeColor="text1"/>
        </w:rPr>
        <w:t xml:space="preserve"> бюджета УА УК</w:t>
      </w:r>
      <w:r w:rsidR="007C4278" w:rsidRPr="007C4278">
        <w:rPr>
          <w:rStyle w:val="aff4"/>
          <w:rFonts w:ascii="Arial" w:hAnsi="Arial" w:cs="Arial"/>
          <w:color w:val="000000" w:themeColor="text1"/>
          <w:sz w:val="24"/>
          <w:szCs w:val="22"/>
        </w:rPr>
        <w:t xml:space="preserve"> </w:t>
      </w:r>
      <w:r>
        <w:rPr>
          <w:rFonts w:ascii="Arial" w:hAnsi="Arial" w:cs="Arial"/>
          <w:color w:val="000000" w:themeColor="text1"/>
        </w:rPr>
        <w:t>выполняет операцию сохранения данных и отправляет результат на согласование.</w:t>
      </w:r>
    </w:p>
    <w:p w14:paraId="76F1018B" w14:textId="77777777" w:rsidR="00D044D2" w:rsidRPr="00335983" w:rsidRDefault="00D044D2" w:rsidP="00D044D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17119A8" w14:textId="01537EDF" w:rsidR="00954B79" w:rsidRPr="009936BB" w:rsidRDefault="00954B79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20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</w:t>
      </w:r>
      <w:r w:rsidRPr="00954B79">
        <w:rPr>
          <w:rFonts w:eastAsiaTheme="majorEastAsia" w:cstheme="majorBidi"/>
          <w:b/>
          <w:i w:val="0"/>
          <w:caps w:val="0"/>
          <w:sz w:val="24"/>
          <w:szCs w:val="24"/>
        </w:rPr>
        <w:t>Согласование ориентиров по затратам на ППА</w:t>
      </w:r>
    </w:p>
    <w:p w14:paraId="1AF23C18" w14:textId="478B35E5" w:rsidR="00954B79" w:rsidRDefault="00954B79" w:rsidP="00954B7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На данном шаге осуществляется проверка результатов планирования </w:t>
      </w:r>
      <w:r w:rsidRPr="006E78E6">
        <w:rPr>
          <w:rFonts w:ascii="Arial" w:hAnsi="Arial" w:cs="Arial"/>
          <w:color w:val="000000" w:themeColor="text1"/>
        </w:rPr>
        <w:t>ориентиров затрат</w:t>
      </w:r>
      <w:r>
        <w:rPr>
          <w:rFonts w:ascii="Arial" w:hAnsi="Arial" w:cs="Arial"/>
          <w:color w:val="000000" w:themeColor="text1"/>
        </w:rPr>
        <w:t xml:space="preserve"> </w:t>
      </w:r>
      <w:r w:rsidRPr="006E78E6">
        <w:rPr>
          <w:rFonts w:ascii="Arial" w:hAnsi="Arial" w:cs="Arial"/>
          <w:color w:val="000000" w:themeColor="text1"/>
        </w:rPr>
        <w:t xml:space="preserve">на </w:t>
      </w:r>
      <w:r w:rsidR="008778A2">
        <w:rPr>
          <w:rFonts w:ascii="Arial" w:hAnsi="Arial" w:cs="Arial"/>
          <w:color w:val="000000" w:themeColor="text1"/>
        </w:rPr>
        <w:t>воздействия</w:t>
      </w:r>
      <w:r>
        <w:rPr>
          <w:rFonts w:ascii="Arial" w:hAnsi="Arial" w:cs="Arial"/>
          <w:color w:val="000000" w:themeColor="text1"/>
        </w:rPr>
        <w:t xml:space="preserve">. </w:t>
      </w:r>
      <w:r w:rsidRPr="006E78E6">
        <w:rPr>
          <w:rFonts w:ascii="Arial" w:hAnsi="Arial" w:cs="Arial"/>
          <w:color w:val="000000" w:themeColor="text1"/>
        </w:rPr>
        <w:t xml:space="preserve">В случае наличия замечаний </w:t>
      </w:r>
      <w:r>
        <w:rPr>
          <w:rFonts w:ascii="Arial" w:hAnsi="Arial" w:cs="Arial"/>
          <w:color w:val="000000" w:themeColor="text1"/>
        </w:rPr>
        <w:t xml:space="preserve">ориентиры </w:t>
      </w:r>
      <w:r w:rsidRPr="006E78E6">
        <w:rPr>
          <w:rFonts w:ascii="Arial" w:hAnsi="Arial" w:cs="Arial"/>
          <w:color w:val="000000" w:themeColor="text1"/>
        </w:rPr>
        <w:t>возвраща</w:t>
      </w:r>
      <w:r w:rsidR="002F07E9">
        <w:rPr>
          <w:rFonts w:ascii="Arial" w:hAnsi="Arial" w:cs="Arial"/>
          <w:color w:val="000000" w:themeColor="text1"/>
        </w:rPr>
        <w:t>ю</w:t>
      </w:r>
      <w:r w:rsidRPr="006E78E6">
        <w:rPr>
          <w:rFonts w:ascii="Arial" w:hAnsi="Arial" w:cs="Arial"/>
          <w:color w:val="000000" w:themeColor="text1"/>
        </w:rPr>
        <w:t>т</w:t>
      </w:r>
      <w:r>
        <w:rPr>
          <w:rFonts w:ascii="Arial" w:hAnsi="Arial" w:cs="Arial"/>
          <w:color w:val="000000" w:themeColor="text1"/>
        </w:rPr>
        <w:t>ся</w:t>
      </w:r>
      <w:r w:rsidRPr="006E78E6">
        <w:rPr>
          <w:rFonts w:ascii="Arial" w:hAnsi="Arial" w:cs="Arial"/>
          <w:color w:val="000000" w:themeColor="text1"/>
        </w:rPr>
        <w:t xml:space="preserve"> на корр</w:t>
      </w:r>
      <w:r>
        <w:rPr>
          <w:rFonts w:ascii="Arial" w:hAnsi="Arial" w:cs="Arial"/>
          <w:color w:val="000000" w:themeColor="text1"/>
        </w:rPr>
        <w:t xml:space="preserve">ектировку </w:t>
      </w:r>
      <w:r w:rsidR="008778A2" w:rsidRPr="008778A2">
        <w:rPr>
          <w:rFonts w:ascii="Arial" w:hAnsi="Arial" w:cs="Arial"/>
          <w:color w:val="000000" w:themeColor="text1"/>
        </w:rPr>
        <w:t>Планировщик</w:t>
      </w:r>
      <w:r w:rsidR="008778A2">
        <w:rPr>
          <w:rFonts w:ascii="Arial" w:hAnsi="Arial" w:cs="Arial"/>
          <w:color w:val="000000" w:themeColor="text1"/>
        </w:rPr>
        <w:t>у</w:t>
      </w:r>
      <w:r w:rsidR="008778A2" w:rsidRPr="008778A2">
        <w:rPr>
          <w:rFonts w:ascii="Arial" w:hAnsi="Arial" w:cs="Arial"/>
          <w:color w:val="000000" w:themeColor="text1"/>
        </w:rPr>
        <w:t xml:space="preserve"> бюджета УА УК</w:t>
      </w:r>
      <w:r>
        <w:rPr>
          <w:rFonts w:ascii="Arial" w:hAnsi="Arial" w:cs="Arial"/>
          <w:color w:val="000000" w:themeColor="text1"/>
        </w:rPr>
        <w:t xml:space="preserve">. Если замечания отсутствуют, </w:t>
      </w:r>
      <w:r w:rsidRPr="006E78E6">
        <w:rPr>
          <w:rFonts w:ascii="Arial" w:hAnsi="Arial" w:cs="Arial"/>
          <w:color w:val="000000" w:themeColor="text1"/>
        </w:rPr>
        <w:t>формирует</w:t>
      </w:r>
      <w:r>
        <w:rPr>
          <w:rFonts w:ascii="Arial" w:hAnsi="Arial" w:cs="Arial"/>
          <w:color w:val="000000" w:themeColor="text1"/>
        </w:rPr>
        <w:t>ся</w:t>
      </w:r>
      <w:r w:rsidRPr="006E78E6">
        <w:rPr>
          <w:rFonts w:ascii="Arial" w:hAnsi="Arial" w:cs="Arial"/>
          <w:color w:val="000000" w:themeColor="text1"/>
        </w:rPr>
        <w:t xml:space="preserve"> протокол согласования </w:t>
      </w:r>
      <w:r>
        <w:rPr>
          <w:rFonts w:ascii="Arial" w:hAnsi="Arial" w:cs="Arial"/>
          <w:color w:val="000000" w:themeColor="text1"/>
        </w:rPr>
        <w:t xml:space="preserve">ориентиров затрат на </w:t>
      </w:r>
      <w:r w:rsidR="008778A2">
        <w:rPr>
          <w:rFonts w:ascii="Arial" w:hAnsi="Arial" w:cs="Arial"/>
          <w:color w:val="000000" w:themeColor="text1"/>
        </w:rPr>
        <w:t>воздействия</w:t>
      </w:r>
      <w:r>
        <w:rPr>
          <w:rFonts w:ascii="Arial" w:hAnsi="Arial" w:cs="Arial"/>
          <w:color w:val="000000" w:themeColor="text1"/>
        </w:rPr>
        <w:t>.</w:t>
      </w:r>
    </w:p>
    <w:p w14:paraId="59F81426" w14:textId="45C6A38C" w:rsidR="00954B79" w:rsidRDefault="00954B79" w:rsidP="00954B7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качестве проверяющих данной операции будут назначены сотрудники в роли Технического директора </w:t>
      </w:r>
      <w:del w:id="1386" w:author="Попова Дарья Николаевна (Подрядчик. ООО БерингПойнт)" w:date="2021-04-07T14:19:00Z">
        <w:r w:rsidDel="00243C80">
          <w:rPr>
            <w:rFonts w:ascii="Arial" w:hAnsi="Arial" w:cs="Arial"/>
            <w:color w:val="000000" w:themeColor="text1"/>
          </w:rPr>
          <w:delText>управляющей компании</w:delText>
        </w:r>
      </w:del>
      <w:ins w:id="1387" w:author="Попова Дарья Николаевна (Подрядчик. ООО БерингПойнт)" w:date="2021-04-07T14:19:00Z">
        <w:r w:rsidR="00243C80">
          <w:rPr>
            <w:rFonts w:ascii="Arial" w:hAnsi="Arial" w:cs="Arial"/>
            <w:color w:val="000000" w:themeColor="text1"/>
          </w:rPr>
          <w:t>УК</w:t>
        </w:r>
      </w:ins>
      <w:r>
        <w:rPr>
          <w:rFonts w:ascii="Arial" w:hAnsi="Arial" w:cs="Arial"/>
          <w:color w:val="000000" w:themeColor="text1"/>
        </w:rPr>
        <w:t xml:space="preserve"> и Вице-президента БП и ТП</w:t>
      </w:r>
      <w:ins w:id="1388" w:author="Попова Дарья" w:date="2021-04-02T17:32:00Z">
        <w:r w:rsidR="005170B8">
          <w:rPr>
            <w:rFonts w:ascii="Arial" w:hAnsi="Arial" w:cs="Arial"/>
            <w:color w:val="000000" w:themeColor="text1"/>
          </w:rPr>
          <w:t xml:space="preserve"> УК</w:t>
        </w:r>
      </w:ins>
      <w:r>
        <w:rPr>
          <w:rFonts w:ascii="Arial" w:hAnsi="Arial" w:cs="Arial"/>
          <w:color w:val="000000" w:themeColor="text1"/>
        </w:rPr>
        <w:t>. Учитывая особенность согласующих лиц, допускается возможность назначить в качестве исполнителя по данному шагу не конкретного человека, а группу, каждый участник которой сможет выполнить данный шаг процесса. В группу должны быть включены учётные записи исполнителей, которым делегированы полномочия выполнять данный шаг в системе.</w:t>
      </w:r>
    </w:p>
    <w:p w14:paraId="1D29CED2" w14:textId="429F6B5B" w:rsidR="00954B79" w:rsidRDefault="00954B79" w:rsidP="00954B7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отправки исполнителем –</w:t>
      </w:r>
      <w:r w:rsidRPr="002279FE">
        <w:rPr>
          <w:rFonts w:ascii="Arial" w:hAnsi="Arial" w:cs="Arial"/>
          <w:color w:val="000000" w:themeColor="text1"/>
        </w:rPr>
        <w:t xml:space="preserve"> </w:t>
      </w:r>
      <w:r w:rsidR="008778A2">
        <w:rPr>
          <w:rFonts w:ascii="Arial" w:hAnsi="Arial" w:cs="Arial"/>
          <w:color w:val="000000" w:themeColor="text1"/>
        </w:rPr>
        <w:t>Планировщиком</w:t>
      </w:r>
      <w:r w:rsidR="008778A2" w:rsidRPr="008778A2">
        <w:rPr>
          <w:rFonts w:ascii="Arial" w:hAnsi="Arial" w:cs="Arial"/>
          <w:color w:val="000000" w:themeColor="text1"/>
        </w:rPr>
        <w:t xml:space="preserve"> бюджета УА УК</w:t>
      </w:r>
      <w:del w:id="1389" w:author="Попова Дарья" w:date="2021-03-15T18:20:00Z">
        <w:r w:rsidDel="009E62E5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ориентиров на согласование пользователи, назначенные проверяющими, получат уведомление по электронной почте о начале выполнения их шага процесса. По ссылке из электронного письма или в веб-интерфейсе функциональности планирования бюджета они смогу перейти к шагу согласования и вызвать формат планирования в приложении</w:t>
      </w:r>
      <w:r w:rsidRPr="000D01DD">
        <w:rPr>
          <w:rFonts w:ascii="Arial" w:hAnsi="Arial" w:cs="Arial"/>
          <w:color w:val="000000" w:themeColor="text1"/>
        </w:rPr>
        <w:t xml:space="preserve"> для анализа </w:t>
      </w:r>
      <w:r w:rsidRPr="000D01DD">
        <w:rPr>
          <w:rFonts w:ascii="Arial" w:hAnsi="Arial" w:cs="Arial"/>
          <w:color w:val="000000" w:themeColor="text1"/>
        </w:rPr>
        <w:lastRenderedPageBreak/>
        <w:t xml:space="preserve">данных - SAP </w:t>
      </w:r>
      <w:proofErr w:type="spellStart"/>
      <w:r w:rsidRPr="000D01DD">
        <w:rPr>
          <w:rFonts w:ascii="Arial" w:hAnsi="Arial" w:cs="Arial"/>
          <w:color w:val="000000" w:themeColor="text1"/>
        </w:rPr>
        <w:t>Analysis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for</w:t>
      </w:r>
      <w:proofErr w:type="spellEnd"/>
      <w:r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01DD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. Для анализа может использоваться тот же формат планирования (код </w:t>
      </w:r>
      <w:r w:rsidRPr="00D132C9">
        <w:rPr>
          <w:rFonts w:ascii="Arial" w:hAnsi="Arial" w:cs="Arial"/>
          <w:color w:val="000000" w:themeColor="text1"/>
        </w:rPr>
        <w:t>MCB08</w:t>
      </w:r>
      <w:r w:rsidR="004F45A1" w:rsidRPr="00494ECB">
        <w:rPr>
          <w:rFonts w:ascii="Arial" w:hAnsi="Arial" w:cs="Arial"/>
          <w:color w:val="000000" w:themeColor="text1"/>
        </w:rPr>
        <w:t>-01</w:t>
      </w:r>
      <w:r>
        <w:rPr>
          <w:rFonts w:ascii="Arial" w:hAnsi="Arial" w:cs="Arial"/>
          <w:color w:val="000000" w:themeColor="text1"/>
        </w:rPr>
        <w:t xml:space="preserve"> в реестре разработок, описание в разделе 5.10 настоящего КД), что и для ввода ориентиров.</w:t>
      </w:r>
    </w:p>
    <w:p w14:paraId="67F02009" w14:textId="47E234CF" w:rsidR="00954B79" w:rsidRDefault="00954B79" w:rsidP="00954B7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Ориентир затрат на ремонты будет считаться согласованным, если оба участника шага</w:t>
      </w:r>
      <w:del w:id="1390" w:author="Попова Дарья Николаевна (Подрядчик. ООО БерингПойнт)" w:date="2021-04-07T14:20:00Z">
        <w:r w:rsidDel="00243C80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и Технический директор, и Вице-президент, либо те</w:t>
      </w:r>
      <w:del w:id="1391" w:author="Попова Дарья Николаевна (Подрядчик. ООО БерингПойнт)" w:date="2021-04-07T14:19:00Z">
        <w:r w:rsidDel="00243C80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кому делегированы их полномочия, выполнят операцию «</w:t>
      </w:r>
      <w:ins w:id="1392" w:author="Попова Дарья" w:date="2021-03-15T18:24:00Z">
        <w:r w:rsidR="009E62E5">
          <w:rPr>
            <w:rFonts w:ascii="Arial" w:hAnsi="Arial" w:cs="Arial"/>
            <w:color w:val="000000" w:themeColor="text1"/>
          </w:rPr>
          <w:t>У</w:t>
        </w:r>
      </w:ins>
      <w:del w:id="1393" w:author="Попова Дарья" w:date="2021-03-15T18:24:00Z">
        <w:r w:rsidDel="009E62E5">
          <w:rPr>
            <w:rFonts w:ascii="Arial" w:hAnsi="Arial" w:cs="Arial"/>
            <w:color w:val="000000" w:themeColor="text1"/>
          </w:rPr>
          <w:delText>у</w:delText>
        </w:r>
      </w:del>
      <w:r>
        <w:rPr>
          <w:rFonts w:ascii="Arial" w:hAnsi="Arial" w:cs="Arial"/>
          <w:color w:val="000000" w:themeColor="text1"/>
        </w:rPr>
        <w:t>твердить» для данного шага процесса. Если один из согласующих отклонит согласование, то расчёт отправляется на корректировку.</w:t>
      </w:r>
      <w:del w:id="1394" w:author="Попова Дарья" w:date="2021-03-16T13:37:00Z">
        <w:r w:rsidDel="003164A4">
          <w:rPr>
            <w:rFonts w:ascii="Arial" w:hAnsi="Arial" w:cs="Arial"/>
            <w:color w:val="000000" w:themeColor="text1"/>
          </w:rPr>
          <w:delText xml:space="preserve"> </w:delText>
        </w:r>
        <w:r w:rsidRPr="009E62E5" w:rsidDel="003164A4">
          <w:rPr>
            <w:rFonts w:ascii="Arial" w:hAnsi="Arial" w:cs="Arial"/>
            <w:color w:val="000000" w:themeColor="text1"/>
            <w:highlight w:val="yellow"/>
            <w:rPrChange w:id="1395" w:author="Попова Дарья" w:date="2021-03-15T18:25:00Z">
              <w:rPr>
                <w:rFonts w:ascii="Arial" w:hAnsi="Arial" w:cs="Arial"/>
                <w:color w:val="000000" w:themeColor="text1"/>
              </w:rPr>
            </w:rPrChange>
          </w:rPr>
          <w:delText xml:space="preserve">Необходимо реализовать </w:delText>
        </w:r>
        <w:r w:rsidR="008778A2" w:rsidRPr="009E62E5" w:rsidDel="003164A4">
          <w:rPr>
            <w:rFonts w:ascii="Arial" w:hAnsi="Arial" w:cs="Arial"/>
            <w:color w:val="000000" w:themeColor="text1"/>
            <w:highlight w:val="yellow"/>
            <w:rPrChange w:id="1396" w:author="Попова Дарья" w:date="2021-03-15T18:25:00Z">
              <w:rPr>
                <w:rFonts w:ascii="Arial" w:hAnsi="Arial" w:cs="Arial"/>
                <w:color w:val="000000" w:themeColor="text1"/>
              </w:rPr>
            </w:rPrChange>
          </w:rPr>
          <w:delText>отдельное ведущее измерение</w:delText>
        </w:r>
        <w:r w:rsidRPr="009E62E5" w:rsidDel="003164A4">
          <w:rPr>
            <w:rFonts w:ascii="Arial" w:hAnsi="Arial" w:cs="Arial"/>
            <w:color w:val="000000" w:themeColor="text1"/>
            <w:highlight w:val="yellow"/>
            <w:rPrChange w:id="1397" w:author="Попова Дарья" w:date="2021-03-15T18:25:00Z">
              <w:rPr>
                <w:rFonts w:ascii="Arial" w:hAnsi="Arial" w:cs="Arial"/>
                <w:color w:val="000000" w:themeColor="text1"/>
              </w:rPr>
            </w:rPrChange>
          </w:rPr>
          <w:delText xml:space="preserve"> (описание в разделе 5.10 настоящего </w:delText>
        </w:r>
        <w:r w:rsidR="008778A2" w:rsidRPr="009E62E5" w:rsidDel="003164A4">
          <w:rPr>
            <w:rFonts w:ascii="Arial" w:hAnsi="Arial" w:cs="Arial"/>
            <w:color w:val="000000" w:themeColor="text1"/>
            <w:highlight w:val="yellow"/>
            <w:rPrChange w:id="1398" w:author="Попова Дарья" w:date="2021-03-15T18:25:00Z">
              <w:rPr>
                <w:rFonts w:ascii="Arial" w:hAnsi="Arial" w:cs="Arial"/>
                <w:color w:val="000000" w:themeColor="text1"/>
              </w:rPr>
            </w:rPrChange>
          </w:rPr>
          <w:delText>КД), по которому</w:delText>
        </w:r>
        <w:r w:rsidRPr="009E62E5" w:rsidDel="003164A4">
          <w:rPr>
            <w:rFonts w:ascii="Arial" w:hAnsi="Arial" w:cs="Arial"/>
            <w:color w:val="000000" w:themeColor="text1"/>
            <w:highlight w:val="yellow"/>
            <w:rPrChange w:id="1399" w:author="Попова Дарья" w:date="2021-03-15T18:25:00Z">
              <w:rPr>
                <w:rFonts w:ascii="Arial" w:hAnsi="Arial" w:cs="Arial"/>
                <w:color w:val="000000" w:themeColor="text1"/>
              </w:rPr>
            </w:rPrChange>
          </w:rPr>
          <w:delText xml:space="preserve"> будет выполняться проверка результатов согласования всеми участниками группы проверяющих.</w:delText>
        </w:r>
      </w:del>
    </w:p>
    <w:p w14:paraId="0209D9A2" w14:textId="15A04CE6" w:rsidR="00954B79" w:rsidRDefault="00954B79" w:rsidP="00954B7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del w:id="1400" w:author="Попова Дарья" w:date="2021-03-16T13:37:00Z">
        <w:r w:rsidDel="003164A4">
          <w:rPr>
            <w:rFonts w:ascii="Arial" w:hAnsi="Arial" w:cs="Arial"/>
            <w:color w:val="000000" w:themeColor="text1"/>
          </w:rPr>
          <w:delText xml:space="preserve">После утверждения ориентиров затрат на ремонты данные блокируются от изменения. </w:delText>
        </w:r>
      </w:del>
      <w:r w:rsidR="008778A2">
        <w:rPr>
          <w:rFonts w:ascii="Arial" w:hAnsi="Arial" w:cs="Arial"/>
          <w:color w:val="000000" w:themeColor="text1"/>
        </w:rPr>
        <w:t>Из</w:t>
      </w:r>
      <w:r>
        <w:rPr>
          <w:rFonts w:ascii="Arial" w:hAnsi="Arial" w:cs="Arial"/>
          <w:color w:val="000000" w:themeColor="text1"/>
        </w:rPr>
        <w:t xml:space="preserve"> системы распечатывается бумажный экземпляр ориентиров, прикладывается к подготовленному вне системы протоколу согласования и отправляется на подпись Техническому директору управляющей компании и Вице-президенту БП и ТП</w:t>
      </w:r>
      <w:ins w:id="1401" w:author="Попова Дарья" w:date="2021-04-02T17:32:00Z">
        <w:r w:rsidR="005170B8">
          <w:rPr>
            <w:rFonts w:ascii="Arial" w:hAnsi="Arial" w:cs="Arial"/>
            <w:color w:val="000000" w:themeColor="text1"/>
          </w:rPr>
          <w:t xml:space="preserve"> УК</w:t>
        </w:r>
      </w:ins>
      <w:r>
        <w:rPr>
          <w:rFonts w:ascii="Arial" w:hAnsi="Arial" w:cs="Arial"/>
          <w:color w:val="000000" w:themeColor="text1"/>
        </w:rPr>
        <w:t>.</w:t>
      </w:r>
    </w:p>
    <w:p w14:paraId="4EEEBF97" w14:textId="77777777" w:rsidR="00954B79" w:rsidRPr="00335983" w:rsidRDefault="00954B79" w:rsidP="00954B7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4D6F65A" w14:textId="1AA8549F" w:rsidR="00954B79" w:rsidRDefault="00954B79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30 </w:t>
      </w:r>
      <w:r w:rsidR="00EC594A"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EC594A">
        <w:rPr>
          <w:rFonts w:eastAsiaTheme="majorEastAsia" w:cstheme="majorBidi"/>
          <w:b/>
          <w:i w:val="0"/>
          <w:caps w:val="0"/>
          <w:sz w:val="24"/>
          <w:szCs w:val="24"/>
        </w:rPr>
        <w:t>Согласование с</w:t>
      </w:r>
      <w:r w:rsidRPr="00954B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proofErr w:type="spellStart"/>
      <w:r w:rsidRPr="00954B79">
        <w:rPr>
          <w:rFonts w:eastAsiaTheme="majorEastAsia" w:cstheme="majorBidi"/>
          <w:b/>
          <w:i w:val="0"/>
          <w:caps w:val="0"/>
          <w:sz w:val="24"/>
          <w:szCs w:val="24"/>
        </w:rPr>
        <w:t>БФиС</w:t>
      </w:r>
      <w:proofErr w:type="spellEnd"/>
    </w:p>
    <w:p w14:paraId="10E94579" w14:textId="41B2CB4D" w:rsidR="00343E38" w:rsidRPr="00494ECB" w:rsidRDefault="00343E38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43E38">
        <w:rPr>
          <w:rFonts w:ascii="Arial" w:hAnsi="Arial" w:cs="Arial"/>
          <w:color w:val="000000" w:themeColor="text1"/>
        </w:rPr>
        <w:t xml:space="preserve">Планировщик бюджета УА УК доводит </w:t>
      </w:r>
      <w:r>
        <w:rPr>
          <w:rFonts w:ascii="Arial" w:hAnsi="Arial" w:cs="Arial"/>
          <w:color w:val="000000" w:themeColor="text1"/>
        </w:rPr>
        <w:t xml:space="preserve">согласованные ориентиры затрат на воздействия </w:t>
      </w:r>
      <w:r w:rsidRPr="00343E38">
        <w:rPr>
          <w:rFonts w:ascii="Arial" w:hAnsi="Arial" w:cs="Arial"/>
          <w:color w:val="000000" w:themeColor="text1"/>
        </w:rPr>
        <w:t xml:space="preserve">до </w:t>
      </w:r>
      <w:r w:rsidR="00DF125F">
        <w:rPr>
          <w:rFonts w:ascii="Arial" w:hAnsi="Arial" w:cs="Arial"/>
          <w:color w:val="000000" w:themeColor="text1"/>
        </w:rPr>
        <w:t>Старшего</w:t>
      </w:r>
      <w:r w:rsidR="00DF125F" w:rsidRPr="00DF125F">
        <w:rPr>
          <w:rFonts w:ascii="Arial" w:hAnsi="Arial" w:cs="Arial"/>
          <w:color w:val="000000" w:themeColor="text1"/>
        </w:rPr>
        <w:t xml:space="preserve"> Вице-президент</w:t>
      </w:r>
      <w:r w:rsidR="00DF125F">
        <w:rPr>
          <w:rFonts w:ascii="Arial" w:hAnsi="Arial" w:cs="Arial"/>
          <w:color w:val="000000" w:themeColor="text1"/>
        </w:rPr>
        <w:t>а</w:t>
      </w:r>
      <w:r w:rsidR="00DF125F" w:rsidRPr="00DF125F">
        <w:rPr>
          <w:rFonts w:ascii="Arial" w:hAnsi="Arial" w:cs="Arial"/>
          <w:color w:val="000000" w:themeColor="text1"/>
        </w:rPr>
        <w:t xml:space="preserve"> по финансам и стратегии </w:t>
      </w:r>
      <w:r w:rsidR="006714B0">
        <w:rPr>
          <w:rFonts w:ascii="Arial" w:hAnsi="Arial" w:cs="Arial"/>
          <w:color w:val="000000" w:themeColor="text1"/>
        </w:rPr>
        <w:t>УК</w:t>
      </w:r>
      <w:r w:rsidR="00DF125F">
        <w:rPr>
          <w:rFonts w:ascii="Arial" w:hAnsi="Arial" w:cs="Arial"/>
          <w:color w:val="000000" w:themeColor="text1"/>
        </w:rPr>
        <w:t xml:space="preserve"> либо уполномоченного </w:t>
      </w:r>
      <w:r>
        <w:rPr>
          <w:rFonts w:ascii="Arial" w:hAnsi="Arial" w:cs="Arial"/>
          <w:color w:val="000000" w:themeColor="text1"/>
        </w:rPr>
        <w:t>сотрудник</w:t>
      </w:r>
      <w:r w:rsidR="00DF125F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 xml:space="preserve"> Блока финансов и стратегии</w:t>
      </w:r>
      <w:r w:rsidRPr="00343E38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Также предоставляется подписанный Техническим директором УК и Вице-президентом БП и ТП </w:t>
      </w:r>
      <w:ins w:id="1402" w:author="Попова Дарья" w:date="2021-04-02T17:32:00Z">
        <w:r w:rsidR="005170B8">
          <w:rPr>
            <w:rFonts w:ascii="Arial" w:hAnsi="Arial" w:cs="Arial"/>
            <w:color w:val="000000" w:themeColor="text1"/>
          </w:rPr>
          <w:t xml:space="preserve">УК </w:t>
        </w:r>
      </w:ins>
      <w:r>
        <w:rPr>
          <w:rFonts w:ascii="Arial" w:hAnsi="Arial" w:cs="Arial"/>
          <w:color w:val="000000" w:themeColor="text1"/>
        </w:rPr>
        <w:t>протокол согласования ориентиров затрат и бумажный вариант</w:t>
      </w:r>
      <w:r w:rsidR="008F405B">
        <w:rPr>
          <w:rFonts w:ascii="Arial" w:hAnsi="Arial" w:cs="Arial"/>
          <w:color w:val="000000" w:themeColor="text1"/>
        </w:rPr>
        <w:t xml:space="preserve"> документа.</w:t>
      </w:r>
    </w:p>
    <w:p w14:paraId="0DDA3C8A" w14:textId="7B86C0D2" w:rsidR="008F405B" w:rsidRPr="00494ECB" w:rsidRDefault="008F405B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После рассмотрения ориентиров затрат на воздействия Блок финансов и стратегии может выдать указания к корректировке ориентиров и вернуть их Планировщику бюджета УА УК, а может их согласовать, </w:t>
      </w:r>
      <w:r w:rsidR="00EC594A">
        <w:rPr>
          <w:rFonts w:ascii="Arial" w:hAnsi="Arial" w:cs="Arial"/>
          <w:color w:val="000000" w:themeColor="text1"/>
        </w:rPr>
        <w:t>что отражается в статусе операции потока согласования ориентиров затрат на воздействия, также</w:t>
      </w:r>
      <w:r>
        <w:rPr>
          <w:rFonts w:ascii="Arial" w:hAnsi="Arial" w:cs="Arial"/>
          <w:color w:val="000000" w:themeColor="text1"/>
        </w:rPr>
        <w:t xml:space="preserve"> ставится отметка в протоколе согласования ориентиров.</w:t>
      </w:r>
    </w:p>
    <w:p w14:paraId="4A6AA258" w14:textId="77777777" w:rsidR="008778A2" w:rsidRPr="00494ECB" w:rsidRDefault="008778A2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3416048" w14:textId="238AD032" w:rsidR="001C2C87" w:rsidRPr="009936BB" w:rsidRDefault="001C2C8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954B79" w:rsidRPr="00740EEC">
        <w:rPr>
          <w:rFonts w:eastAsiaTheme="majorEastAsia" w:cstheme="majorBidi"/>
          <w:b/>
          <w:i w:val="0"/>
          <w:caps w:val="0"/>
          <w:sz w:val="24"/>
          <w:szCs w:val="24"/>
        </w:rPr>
        <w:t>4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E67E23">
        <w:rPr>
          <w:rFonts w:eastAsiaTheme="majorEastAsia" w:cstheme="majorBidi"/>
          <w:b/>
          <w:i w:val="0"/>
          <w:caps w:val="0"/>
          <w:sz w:val="24"/>
          <w:szCs w:val="24"/>
        </w:rPr>
        <w:t>А</w:t>
      </w:r>
      <w:r w:rsidR="00954B79" w:rsidRPr="00740EEC">
        <w:rPr>
          <w:rFonts w:eastAsiaTheme="majorEastAsia" w:cstheme="majorBidi"/>
          <w:b/>
          <w:i w:val="0"/>
          <w:caps w:val="0"/>
          <w:sz w:val="24"/>
          <w:szCs w:val="24"/>
        </w:rPr>
        <w:t>ктуализация структуры СПП-элементов на плановый год</w:t>
      </w:r>
    </w:p>
    <w:p w14:paraId="3E177F33" w14:textId="085A418A" w:rsidR="005621A2" w:rsidRDefault="005621A2" w:rsidP="005621A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5621A2">
        <w:rPr>
          <w:rFonts w:ascii="Arial" w:hAnsi="Arial" w:cs="Arial"/>
          <w:color w:val="000000" w:themeColor="text1"/>
        </w:rPr>
        <w:t xml:space="preserve">После получения приказа о начале планирования </w:t>
      </w:r>
      <w:r w:rsidR="00990804">
        <w:rPr>
          <w:rFonts w:ascii="Arial" w:hAnsi="Arial" w:cs="Arial"/>
          <w:color w:val="000000" w:themeColor="text1"/>
        </w:rPr>
        <w:t>воздействий на БЕ</w:t>
      </w:r>
      <w:r w:rsidRPr="005621A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сотрудник</w:t>
      </w:r>
      <w:r w:rsidR="00990804">
        <w:rPr>
          <w:rFonts w:ascii="Arial" w:hAnsi="Arial" w:cs="Arial"/>
          <w:color w:val="000000" w:themeColor="text1"/>
        </w:rPr>
        <w:t>и</w:t>
      </w:r>
      <w:r w:rsidR="00270BB4">
        <w:rPr>
          <w:rFonts w:ascii="Arial" w:hAnsi="Arial" w:cs="Arial"/>
          <w:color w:val="000000" w:themeColor="text1"/>
        </w:rPr>
        <w:t xml:space="preserve"> </w:t>
      </w:r>
      <w:r w:rsidR="00526BF4">
        <w:rPr>
          <w:rFonts w:ascii="Arial" w:hAnsi="Arial" w:cs="Arial"/>
          <w:color w:val="000000" w:themeColor="text1"/>
        </w:rPr>
        <w:t>–</w:t>
      </w:r>
      <w:r w:rsidR="00990804">
        <w:rPr>
          <w:rFonts w:ascii="Arial" w:hAnsi="Arial" w:cs="Arial"/>
          <w:color w:val="000000" w:themeColor="text1"/>
        </w:rPr>
        <w:t xml:space="preserve"> </w:t>
      </w:r>
      <w:r w:rsidR="00990804" w:rsidRPr="00990804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270BB4">
        <w:rPr>
          <w:rFonts w:ascii="Arial" w:hAnsi="Arial" w:cs="Arial"/>
          <w:color w:val="000000" w:themeColor="text1"/>
        </w:rPr>
        <w:t>,</w:t>
      </w:r>
      <w:r w:rsidR="00270BB4" w:rsidRPr="00270BB4" w:rsidDel="00270BB4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выполня</w:t>
      </w:r>
      <w:r w:rsidR="00990804">
        <w:rPr>
          <w:rFonts w:ascii="Arial" w:hAnsi="Arial" w:cs="Arial"/>
          <w:color w:val="000000" w:themeColor="text1"/>
        </w:rPr>
        <w:t>ю</w:t>
      </w:r>
      <w:r>
        <w:rPr>
          <w:rFonts w:ascii="Arial" w:hAnsi="Arial" w:cs="Arial"/>
          <w:color w:val="000000" w:themeColor="text1"/>
        </w:rPr>
        <w:t>т изменени</w:t>
      </w:r>
      <w:r w:rsidR="00F54FFB">
        <w:rPr>
          <w:rFonts w:ascii="Arial" w:hAnsi="Arial" w:cs="Arial"/>
          <w:color w:val="000000" w:themeColor="text1"/>
        </w:rPr>
        <w:t xml:space="preserve">е структуры </w:t>
      </w:r>
      <w:r w:rsidR="00270BB4">
        <w:rPr>
          <w:rFonts w:ascii="Arial" w:hAnsi="Arial" w:cs="Arial"/>
          <w:color w:val="000000" w:themeColor="text1"/>
        </w:rPr>
        <w:t xml:space="preserve">проектов и </w:t>
      </w:r>
      <w:r w:rsidR="00F54FFB">
        <w:rPr>
          <w:rFonts w:ascii="Arial" w:hAnsi="Arial" w:cs="Arial"/>
          <w:color w:val="000000" w:themeColor="text1"/>
        </w:rPr>
        <w:t>СПП-</w:t>
      </w:r>
      <w:r w:rsidR="002B0E04">
        <w:rPr>
          <w:rFonts w:ascii="Arial" w:hAnsi="Arial" w:cs="Arial"/>
          <w:color w:val="000000" w:themeColor="text1"/>
        </w:rPr>
        <w:t>элементов</w:t>
      </w:r>
      <w:r w:rsidR="00370BEF">
        <w:rPr>
          <w:rFonts w:ascii="Arial" w:hAnsi="Arial" w:cs="Arial"/>
          <w:color w:val="000000" w:themeColor="text1"/>
        </w:rPr>
        <w:t xml:space="preserve"> на плановый год</w:t>
      </w:r>
      <w:r w:rsidR="002B0E04">
        <w:rPr>
          <w:rFonts w:ascii="Arial" w:hAnsi="Arial" w:cs="Arial"/>
          <w:color w:val="000000" w:themeColor="text1"/>
        </w:rPr>
        <w:t xml:space="preserve"> с</w:t>
      </w:r>
      <w:r w:rsidR="00F54FFB">
        <w:rPr>
          <w:rFonts w:ascii="Arial" w:hAnsi="Arial" w:cs="Arial"/>
          <w:color w:val="000000" w:themeColor="text1"/>
        </w:rPr>
        <w:t xml:space="preserve"> целью </w:t>
      </w:r>
      <w:r w:rsidR="002B0E04">
        <w:rPr>
          <w:rFonts w:ascii="Arial" w:hAnsi="Arial" w:cs="Arial"/>
          <w:color w:val="000000" w:themeColor="text1"/>
        </w:rPr>
        <w:t>привести</w:t>
      </w:r>
      <w:r w:rsidR="00F54FFB">
        <w:rPr>
          <w:rFonts w:ascii="Arial" w:hAnsi="Arial" w:cs="Arial"/>
          <w:color w:val="000000" w:themeColor="text1"/>
        </w:rPr>
        <w:t xml:space="preserve"> её в </w:t>
      </w:r>
      <w:r w:rsidR="005A06C2">
        <w:rPr>
          <w:rFonts w:ascii="Arial" w:hAnsi="Arial" w:cs="Arial"/>
          <w:color w:val="000000" w:themeColor="text1"/>
        </w:rPr>
        <w:t>актуальное состояние</w:t>
      </w:r>
      <w:r>
        <w:rPr>
          <w:rFonts w:ascii="Arial" w:hAnsi="Arial" w:cs="Arial"/>
          <w:color w:val="000000" w:themeColor="text1"/>
        </w:rPr>
        <w:t>.</w:t>
      </w:r>
    </w:p>
    <w:p w14:paraId="5764FA16" w14:textId="37396BD0" w:rsidR="002B0E04" w:rsidRDefault="005621A2" w:rsidP="00E9401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выполнения этой операции </w:t>
      </w:r>
      <w:r w:rsidR="006D63F4">
        <w:rPr>
          <w:rFonts w:ascii="Arial" w:hAnsi="Arial" w:cs="Arial"/>
          <w:color w:val="000000" w:themeColor="text1"/>
        </w:rPr>
        <w:t xml:space="preserve">для создания по образцу </w:t>
      </w:r>
      <w:r>
        <w:rPr>
          <w:rFonts w:ascii="Arial" w:hAnsi="Arial" w:cs="Arial"/>
          <w:color w:val="000000" w:themeColor="text1"/>
        </w:rPr>
        <w:t xml:space="preserve">используется </w:t>
      </w:r>
      <w:r w:rsidR="00B06EF7">
        <w:rPr>
          <w:rFonts w:ascii="Arial" w:hAnsi="Arial" w:cs="Arial"/>
          <w:color w:val="000000" w:themeColor="text1"/>
        </w:rPr>
        <w:t xml:space="preserve">структура </w:t>
      </w:r>
      <w:r w:rsidR="005A53B1">
        <w:rPr>
          <w:rFonts w:ascii="Arial" w:hAnsi="Arial" w:cs="Arial"/>
          <w:color w:val="000000" w:themeColor="text1"/>
        </w:rPr>
        <w:t xml:space="preserve">проектов и </w:t>
      </w:r>
      <w:r w:rsidR="00B06EF7">
        <w:rPr>
          <w:rFonts w:ascii="Arial" w:hAnsi="Arial" w:cs="Arial"/>
          <w:color w:val="000000" w:themeColor="text1"/>
        </w:rPr>
        <w:t>СПП-элементов</w:t>
      </w:r>
      <w:r w:rsidR="005A53B1" w:rsidRPr="005A53B1">
        <w:rPr>
          <w:rFonts w:ascii="Arial" w:hAnsi="Arial" w:cs="Arial"/>
          <w:color w:val="000000" w:themeColor="text1"/>
        </w:rPr>
        <w:t xml:space="preserve"> </w:t>
      </w:r>
      <w:r w:rsidR="005A53B1">
        <w:rPr>
          <w:rFonts w:ascii="Arial" w:hAnsi="Arial" w:cs="Arial"/>
          <w:color w:val="000000" w:themeColor="text1"/>
        </w:rPr>
        <w:t>годового плана</w:t>
      </w:r>
      <w:r w:rsidR="005A53B1" w:rsidRPr="00E56414">
        <w:rPr>
          <w:rFonts w:ascii="Arial" w:hAnsi="Arial" w:cs="Arial"/>
          <w:color w:val="000000" w:themeColor="text1"/>
        </w:rPr>
        <w:t xml:space="preserve"> воздействий на ПА</w:t>
      </w:r>
      <w:r w:rsidR="005A53B1">
        <w:rPr>
          <w:rFonts w:ascii="Arial" w:hAnsi="Arial" w:cs="Arial"/>
          <w:color w:val="000000" w:themeColor="text1"/>
        </w:rPr>
        <w:t>, сформированная</w:t>
      </w:r>
      <w:r w:rsidR="005A53B1" w:rsidRPr="00E56414">
        <w:rPr>
          <w:rFonts w:ascii="Arial" w:hAnsi="Arial" w:cs="Arial"/>
          <w:color w:val="000000" w:themeColor="text1"/>
        </w:rPr>
        <w:t xml:space="preserve"> в предыдущем периоде планирования</w:t>
      </w:r>
      <w:r w:rsidR="006D63F4" w:rsidRPr="00494ECB">
        <w:rPr>
          <w:rFonts w:ascii="Arial" w:hAnsi="Arial" w:cs="Arial"/>
          <w:color w:val="000000" w:themeColor="text1"/>
        </w:rPr>
        <w:t>,</w:t>
      </w:r>
      <w:r w:rsidR="006D63F4">
        <w:rPr>
          <w:rFonts w:ascii="Arial" w:hAnsi="Arial" w:cs="Arial"/>
          <w:color w:val="000000" w:themeColor="text1"/>
        </w:rPr>
        <w:t xml:space="preserve"> либо осуществляется создание с нуля</w:t>
      </w:r>
      <w:r w:rsidR="00C8641A">
        <w:rPr>
          <w:rFonts w:ascii="Arial" w:hAnsi="Arial" w:cs="Arial"/>
          <w:color w:val="000000" w:themeColor="text1"/>
        </w:rPr>
        <w:t>.</w:t>
      </w:r>
      <w:r w:rsidR="0069260C">
        <w:rPr>
          <w:rFonts w:ascii="Arial" w:hAnsi="Arial" w:cs="Arial"/>
          <w:color w:val="000000" w:themeColor="text1"/>
        </w:rPr>
        <w:t xml:space="preserve"> </w:t>
      </w:r>
      <w:r w:rsidR="00B06EF7">
        <w:rPr>
          <w:rFonts w:ascii="Arial" w:hAnsi="Arial" w:cs="Arial"/>
          <w:color w:val="000000" w:themeColor="text1"/>
        </w:rPr>
        <w:t xml:space="preserve">Операция </w:t>
      </w:r>
      <w:r w:rsidR="00B06EF7">
        <w:rPr>
          <w:rFonts w:ascii="Arial" w:hAnsi="Arial" w:cs="Arial"/>
          <w:color w:val="000000" w:themeColor="text1"/>
        </w:rPr>
        <w:lastRenderedPageBreak/>
        <w:t>а</w:t>
      </w:r>
      <w:r w:rsidR="00CA12C6">
        <w:rPr>
          <w:rFonts w:ascii="Arial" w:hAnsi="Arial" w:cs="Arial"/>
          <w:color w:val="000000" w:themeColor="text1"/>
        </w:rPr>
        <w:t xml:space="preserve">ктуализации выполняется в транзакции </w:t>
      </w:r>
      <w:r w:rsidR="00CA12C6">
        <w:rPr>
          <w:rFonts w:ascii="Arial" w:hAnsi="Arial" w:cs="Arial"/>
          <w:color w:val="000000" w:themeColor="text1"/>
          <w:lang w:val="en-US"/>
        </w:rPr>
        <w:t>CJ</w:t>
      </w:r>
      <w:r w:rsidR="00CA12C6" w:rsidRPr="00CA12C6">
        <w:rPr>
          <w:rFonts w:ascii="Arial" w:hAnsi="Arial" w:cs="Arial"/>
          <w:color w:val="000000" w:themeColor="text1"/>
        </w:rPr>
        <w:t>20</w:t>
      </w:r>
      <w:r w:rsidR="00CA12C6">
        <w:rPr>
          <w:rFonts w:ascii="Arial" w:hAnsi="Arial" w:cs="Arial"/>
          <w:color w:val="000000" w:themeColor="text1"/>
          <w:lang w:val="en-US"/>
        </w:rPr>
        <w:t>N</w:t>
      </w:r>
      <w:r w:rsidR="00CA12C6" w:rsidRPr="00CA12C6">
        <w:rPr>
          <w:rFonts w:ascii="Arial" w:hAnsi="Arial" w:cs="Arial"/>
          <w:color w:val="000000" w:themeColor="text1"/>
        </w:rPr>
        <w:t>.</w:t>
      </w:r>
      <w:r w:rsidR="00CA12C6">
        <w:rPr>
          <w:rFonts w:ascii="Arial" w:hAnsi="Arial" w:cs="Arial"/>
          <w:color w:val="000000" w:themeColor="text1"/>
        </w:rPr>
        <w:t xml:space="preserve"> </w:t>
      </w:r>
      <w:r w:rsidR="004819A3">
        <w:rPr>
          <w:rFonts w:ascii="Arial" w:hAnsi="Arial" w:cs="Arial"/>
          <w:color w:val="000000" w:themeColor="text1"/>
        </w:rPr>
        <w:t>Описание СПП-элементов</w:t>
      </w:r>
      <w:r w:rsidR="0069260C">
        <w:rPr>
          <w:rFonts w:ascii="Arial" w:hAnsi="Arial" w:cs="Arial"/>
          <w:color w:val="000000" w:themeColor="text1"/>
        </w:rPr>
        <w:t xml:space="preserve"> для бюджета приведено в разделе 5.6 настоящего документа.</w:t>
      </w:r>
    </w:p>
    <w:p w14:paraId="19B4708E" w14:textId="38CDD8C7" w:rsidR="00990804" w:rsidRDefault="00990804" w:rsidP="0099080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выполнении транзакции </w:t>
      </w:r>
      <w:r>
        <w:rPr>
          <w:rFonts w:ascii="Arial" w:hAnsi="Arial" w:cs="Arial"/>
          <w:color w:val="000000" w:themeColor="text1"/>
          <w:lang w:val="en-US"/>
        </w:rPr>
        <w:t>CJ</w:t>
      </w:r>
      <w:r w:rsidRPr="00171089">
        <w:rPr>
          <w:rFonts w:ascii="Arial" w:hAnsi="Arial" w:cs="Arial"/>
          <w:color w:val="000000" w:themeColor="text1"/>
        </w:rPr>
        <w:t>20</w:t>
      </w:r>
      <w:r>
        <w:rPr>
          <w:rFonts w:ascii="Arial" w:hAnsi="Arial" w:cs="Arial"/>
          <w:color w:val="000000" w:themeColor="text1"/>
          <w:lang w:val="en-US"/>
        </w:rPr>
        <w:t>N</w:t>
      </w:r>
      <w:r w:rsidRPr="0017108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открывается программа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17108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Project</w:t>
      </w:r>
      <w:r w:rsidRPr="0017108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Builder</w:t>
      </w:r>
      <w:r>
        <w:rPr>
          <w:rFonts w:ascii="Arial" w:hAnsi="Arial" w:cs="Arial"/>
          <w:color w:val="000000" w:themeColor="text1"/>
        </w:rPr>
        <w:t>, которая позволяет выполнять операции ведения структуры проектов и СПП-элементов. Специальных параметров запуска данная программа не имеет.</w:t>
      </w:r>
    </w:p>
    <w:p w14:paraId="4C02173E" w14:textId="375291CA" w:rsidR="00990804" w:rsidRPr="00082D42" w:rsidRDefault="00990804" w:rsidP="001F4B4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Актуализированные СПП-элементы присваиваются </w:t>
      </w:r>
      <w:r w:rsidR="0099617F">
        <w:rPr>
          <w:rFonts w:ascii="Arial" w:hAnsi="Arial" w:cs="Arial"/>
          <w:color w:val="000000" w:themeColor="text1"/>
        </w:rPr>
        <w:t xml:space="preserve">сетевым графикам и </w:t>
      </w:r>
      <w:r>
        <w:rPr>
          <w:rFonts w:ascii="Arial" w:hAnsi="Arial" w:cs="Arial"/>
          <w:color w:val="000000" w:themeColor="text1"/>
        </w:rPr>
        <w:t>Заказам ТОРО, создаваемым в рамках процесса</w:t>
      </w:r>
      <w:r w:rsidR="004819A3">
        <w:rPr>
          <w:rFonts w:ascii="Arial" w:hAnsi="Arial" w:cs="Arial"/>
          <w:color w:val="000000" w:themeColor="text1"/>
        </w:rPr>
        <w:t xml:space="preserve"> </w:t>
      </w:r>
      <w:r w:rsidR="004819A3" w:rsidRPr="004819A3">
        <w:rPr>
          <w:rFonts w:ascii="Arial" w:hAnsi="Arial" w:cs="Arial"/>
          <w:color w:val="000000" w:themeColor="text1"/>
        </w:rPr>
        <w:t xml:space="preserve">ПП-07.02.03.01-ERP </w:t>
      </w:r>
      <w:r w:rsidR="004819A3">
        <w:rPr>
          <w:rFonts w:ascii="Arial" w:hAnsi="Arial" w:cs="Arial"/>
          <w:color w:val="000000" w:themeColor="text1"/>
        </w:rPr>
        <w:t>«</w:t>
      </w:r>
      <w:r w:rsidR="004819A3" w:rsidRPr="004819A3">
        <w:rPr>
          <w:rFonts w:ascii="Arial" w:hAnsi="Arial" w:cs="Arial"/>
          <w:color w:val="000000" w:themeColor="text1"/>
        </w:rPr>
        <w:t>Годовое планирование воздействий на производственные активы</w:t>
      </w:r>
      <w:r w:rsidR="004819A3">
        <w:rPr>
          <w:rFonts w:ascii="Arial" w:hAnsi="Arial" w:cs="Arial"/>
          <w:color w:val="000000" w:themeColor="text1"/>
        </w:rPr>
        <w:t>»</w:t>
      </w:r>
      <w:r w:rsidR="00063DA7">
        <w:rPr>
          <w:rFonts w:ascii="Arial" w:hAnsi="Arial" w:cs="Arial"/>
          <w:color w:val="000000" w:themeColor="text1"/>
        </w:rPr>
        <w:t xml:space="preserve">, описанного в концептуальном дизайне </w:t>
      </w:r>
      <w:r w:rsidR="00713013">
        <w:rPr>
          <w:rFonts w:ascii="Arial" w:hAnsi="Arial" w:cs="Arial"/>
          <w:color w:val="000000" w:themeColor="text1"/>
        </w:rPr>
        <w:t>ERP</w:t>
      </w:r>
      <w:del w:id="1403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1404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063DA7" w:rsidRPr="008342DA">
        <w:rPr>
          <w:rFonts w:ascii="Arial" w:hAnsi="Arial" w:cs="Arial"/>
          <w:color w:val="000000" w:themeColor="text1"/>
        </w:rPr>
        <w:t>52</w:t>
      </w:r>
      <w:r w:rsidR="00063DA7">
        <w:rPr>
          <w:rFonts w:ascii="Arial" w:hAnsi="Arial" w:cs="Arial"/>
          <w:color w:val="000000" w:themeColor="text1"/>
        </w:rPr>
        <w:t xml:space="preserve"> «</w:t>
      </w:r>
      <w:r w:rsidR="00063DA7" w:rsidRPr="008342DA">
        <w:rPr>
          <w:rFonts w:ascii="Arial" w:hAnsi="Arial" w:cs="Arial"/>
          <w:color w:val="000000" w:themeColor="text1"/>
        </w:rPr>
        <w:t>Го</w:t>
      </w:r>
      <w:r w:rsidR="00063DA7">
        <w:rPr>
          <w:rFonts w:ascii="Arial" w:hAnsi="Arial" w:cs="Arial"/>
          <w:color w:val="000000" w:themeColor="text1"/>
        </w:rPr>
        <w:t xml:space="preserve">довое планирование воздействий </w:t>
      </w:r>
      <w:r w:rsidR="00063DA7" w:rsidRPr="008342DA">
        <w:rPr>
          <w:rFonts w:ascii="Arial" w:hAnsi="Arial" w:cs="Arial"/>
          <w:color w:val="000000" w:themeColor="text1"/>
        </w:rPr>
        <w:t>на производственные активы</w:t>
      </w:r>
      <w:r w:rsidR="00063DA7">
        <w:rPr>
          <w:rFonts w:ascii="Arial" w:hAnsi="Arial" w:cs="Arial"/>
          <w:color w:val="000000" w:themeColor="text1"/>
        </w:rPr>
        <w:t>»</w:t>
      </w:r>
      <w:r w:rsidR="00F85DB5">
        <w:rPr>
          <w:rFonts w:ascii="Arial" w:hAnsi="Arial" w:cs="Arial"/>
          <w:color w:val="000000" w:themeColor="text1"/>
        </w:rPr>
        <w:t xml:space="preserve"> и в рамках процесса </w:t>
      </w:r>
      <w:r w:rsidR="00F85DB5" w:rsidRPr="00916427">
        <w:rPr>
          <w:rFonts w:ascii="Arial" w:hAnsi="Arial" w:cs="Arial"/>
          <w:color w:val="000000" w:themeColor="text1"/>
        </w:rPr>
        <w:t xml:space="preserve">ПП-07.02.03.04-ERP </w:t>
      </w:r>
      <w:r w:rsidR="00F85DB5">
        <w:rPr>
          <w:rFonts w:ascii="Arial" w:hAnsi="Arial" w:cs="Arial"/>
          <w:color w:val="000000" w:themeColor="text1"/>
        </w:rPr>
        <w:t>«Годовое п</w:t>
      </w:r>
      <w:r w:rsidR="00F85DB5" w:rsidRPr="00916427">
        <w:rPr>
          <w:rFonts w:ascii="Arial" w:hAnsi="Arial" w:cs="Arial"/>
          <w:color w:val="000000" w:themeColor="text1"/>
        </w:rPr>
        <w:t xml:space="preserve">ланирование </w:t>
      </w:r>
      <w:r w:rsidR="00F85DB5">
        <w:rPr>
          <w:rFonts w:ascii="Arial" w:hAnsi="Arial" w:cs="Arial"/>
          <w:color w:val="000000" w:themeColor="text1"/>
        </w:rPr>
        <w:t xml:space="preserve">программ </w:t>
      </w:r>
      <w:r w:rsidR="00F85DB5" w:rsidRPr="00916427">
        <w:rPr>
          <w:rFonts w:ascii="Arial" w:hAnsi="Arial" w:cs="Arial"/>
          <w:color w:val="000000" w:themeColor="text1"/>
        </w:rPr>
        <w:t>ОВП в рамках программы воздействий на ПА и инвестиционной программы</w:t>
      </w:r>
      <w:r w:rsidR="00F85DB5">
        <w:rPr>
          <w:rFonts w:ascii="Arial" w:hAnsi="Arial" w:cs="Arial"/>
          <w:color w:val="000000" w:themeColor="text1"/>
        </w:rPr>
        <w:t>»</w:t>
      </w:r>
      <w:r>
        <w:rPr>
          <w:rFonts w:ascii="Arial" w:hAnsi="Arial" w:cs="Arial"/>
          <w:color w:val="000000" w:themeColor="text1"/>
        </w:rPr>
        <w:t>.</w:t>
      </w:r>
    </w:p>
    <w:p w14:paraId="24165D63" w14:textId="4282A962" w:rsidR="00A4561C" w:rsidRPr="00494ECB" w:rsidRDefault="006D63F4" w:rsidP="002B0E0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На уровне БЕ выделяется отдельный проект «Резерв» с СПП-элементами «Резерв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CAPEX</w:t>
      </w:r>
      <w:r>
        <w:rPr>
          <w:rFonts w:ascii="Arial" w:hAnsi="Arial" w:cs="Arial"/>
          <w:color w:val="000000" w:themeColor="text1"/>
        </w:rPr>
        <w:t>»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 «Резерв </w:t>
      </w:r>
      <w:r>
        <w:rPr>
          <w:rFonts w:ascii="Arial" w:hAnsi="Arial" w:cs="Arial"/>
          <w:color w:val="000000" w:themeColor="text1"/>
          <w:lang w:val="en-US"/>
        </w:rPr>
        <w:t>OPEX</w:t>
      </w:r>
      <w:r>
        <w:rPr>
          <w:rFonts w:ascii="Arial" w:hAnsi="Arial" w:cs="Arial"/>
          <w:color w:val="000000" w:themeColor="text1"/>
        </w:rPr>
        <w:t>»</w:t>
      </w:r>
      <w:r w:rsidRPr="00494ECB">
        <w:rPr>
          <w:rFonts w:ascii="Arial" w:hAnsi="Arial" w:cs="Arial"/>
          <w:color w:val="000000" w:themeColor="text1"/>
        </w:rPr>
        <w:t xml:space="preserve">, </w:t>
      </w:r>
      <w:r w:rsidR="00605F9C">
        <w:rPr>
          <w:rFonts w:ascii="Arial" w:hAnsi="Arial" w:cs="Arial"/>
          <w:color w:val="000000" w:themeColor="text1"/>
        </w:rPr>
        <w:t>которые не присваиваются заказам ТОРО</w:t>
      </w:r>
      <w:r w:rsidR="00F85DB5">
        <w:rPr>
          <w:rFonts w:ascii="Arial" w:hAnsi="Arial" w:cs="Arial"/>
          <w:color w:val="000000" w:themeColor="text1"/>
        </w:rPr>
        <w:t xml:space="preserve"> и сетевым графикам</w:t>
      </w:r>
      <w:r w:rsidR="00605F9C">
        <w:rPr>
          <w:rFonts w:ascii="Arial" w:hAnsi="Arial" w:cs="Arial"/>
          <w:color w:val="000000" w:themeColor="text1"/>
        </w:rPr>
        <w:t>, а служа</w:t>
      </w:r>
      <w:r w:rsidR="00C70541">
        <w:rPr>
          <w:rFonts w:ascii="Arial" w:hAnsi="Arial" w:cs="Arial"/>
          <w:color w:val="000000" w:themeColor="text1"/>
        </w:rPr>
        <w:t xml:space="preserve">т для </w:t>
      </w:r>
      <w:r w:rsidR="00605F9C">
        <w:rPr>
          <w:rFonts w:ascii="Arial" w:hAnsi="Arial" w:cs="Arial"/>
          <w:color w:val="000000" w:themeColor="text1"/>
        </w:rPr>
        <w:t>распределения средств между СПП-элементами, в том числе при выявлении эк</w:t>
      </w:r>
      <w:r w:rsidR="001F4B4F">
        <w:rPr>
          <w:rFonts w:ascii="Arial" w:hAnsi="Arial" w:cs="Arial"/>
          <w:color w:val="000000" w:themeColor="text1"/>
        </w:rPr>
        <w:t>о</w:t>
      </w:r>
      <w:r w:rsidR="00605F9C">
        <w:rPr>
          <w:rFonts w:ascii="Arial" w:hAnsi="Arial" w:cs="Arial"/>
          <w:color w:val="000000" w:themeColor="text1"/>
        </w:rPr>
        <w:t>номии.</w:t>
      </w:r>
    </w:p>
    <w:p w14:paraId="1CCAD456" w14:textId="77777777" w:rsidR="00605F9C" w:rsidRDefault="00605F9C" w:rsidP="002B0E04">
      <w:pPr>
        <w:spacing w:after="240" w:line="276" w:lineRule="auto"/>
        <w:ind w:firstLine="567"/>
        <w:rPr>
          <w:ins w:id="1405" w:author="Попова Дарья" w:date="2021-03-09T17:03:00Z"/>
          <w:rFonts w:ascii="Arial" w:hAnsi="Arial" w:cs="Arial"/>
          <w:color w:val="000000" w:themeColor="text1"/>
        </w:rPr>
      </w:pPr>
    </w:p>
    <w:p w14:paraId="7BE383E7" w14:textId="669B3D92" w:rsidR="000C0115" w:rsidRPr="009936BB" w:rsidRDefault="000C0115" w:rsidP="000C0115">
      <w:pPr>
        <w:pStyle w:val="4"/>
        <w:spacing w:after="120"/>
        <w:ind w:left="862" w:hanging="862"/>
        <w:rPr>
          <w:ins w:id="1406" w:author="Попова Дарья" w:date="2021-03-09T17:03:00Z"/>
          <w:rFonts w:eastAsiaTheme="majorEastAsia" w:cstheme="majorBidi"/>
          <w:b/>
          <w:i w:val="0"/>
          <w:caps w:val="0"/>
          <w:sz w:val="24"/>
          <w:szCs w:val="24"/>
        </w:rPr>
      </w:pPr>
      <w:ins w:id="1407" w:author="Попова Дарья" w:date="2021-03-09T17:03:00Z"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Шаг процесса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45</w:t>
        </w:r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–</w:t>
        </w:r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Блокировка </w:t>
        </w:r>
      </w:ins>
      <w:ins w:id="1408" w:author="Попова Дарья" w:date="2021-03-09T21:47:00Z">
        <w:r w:rsidR="00500565">
          <w:rPr>
            <w:rFonts w:eastAsiaTheme="majorEastAsia" w:cstheme="majorBidi"/>
            <w:b/>
            <w:i w:val="0"/>
            <w:caps w:val="0"/>
            <w:sz w:val="24"/>
            <w:szCs w:val="24"/>
          </w:rPr>
          <w:t>г</w:t>
        </w:r>
      </w:ins>
      <w:ins w:id="1409" w:author="Попова Дарья" w:date="2021-03-09T17:03:00Z"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одового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плана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воздействий на ПА БЕ</w:t>
        </w:r>
      </w:ins>
    </w:p>
    <w:p w14:paraId="4D456FEC" w14:textId="14E7B555" w:rsidR="000C0115" w:rsidRPr="002D2818" w:rsidRDefault="000C0115" w:rsidP="000C0115">
      <w:pPr>
        <w:spacing w:after="240" w:line="276" w:lineRule="auto"/>
        <w:ind w:firstLine="567"/>
        <w:rPr>
          <w:ins w:id="1410" w:author="Попова Дарья" w:date="2021-03-09T17:02:00Z"/>
          <w:rFonts w:ascii="Arial" w:hAnsi="Arial" w:cs="Arial"/>
          <w:color w:val="000000" w:themeColor="text1"/>
        </w:rPr>
      </w:pPr>
      <w:ins w:id="1411" w:author="Попова Дарья" w:date="2021-03-09T17:07:00Z">
        <w:r>
          <w:rPr>
            <w:rFonts w:ascii="Arial" w:hAnsi="Arial" w:cs="Arial"/>
            <w:color w:val="000000" w:themeColor="text1"/>
          </w:rPr>
          <w:t xml:space="preserve">Во </w:t>
        </w:r>
        <w:proofErr w:type="spellStart"/>
        <w:r>
          <w:rPr>
            <w:rFonts w:ascii="Arial" w:hAnsi="Arial" w:cs="Arial"/>
            <w:color w:val="000000" w:themeColor="text1"/>
          </w:rPr>
          <w:t>избежании</w:t>
        </w:r>
      </w:ins>
      <w:proofErr w:type="spellEnd"/>
      <w:ins w:id="1412" w:author="Попова Дарья" w:date="2021-03-09T17:06:00Z">
        <w:r>
          <w:rPr>
            <w:rFonts w:ascii="Arial" w:hAnsi="Arial" w:cs="Arial"/>
            <w:color w:val="000000" w:themeColor="text1"/>
          </w:rPr>
          <w:t xml:space="preserve"> изменений</w:t>
        </w:r>
      </w:ins>
      <w:ins w:id="1413" w:author="Попова Дарья" w:date="2021-03-09T17:03:00Z">
        <w:r>
          <w:rPr>
            <w:rFonts w:ascii="Arial" w:hAnsi="Arial" w:cs="Arial"/>
            <w:color w:val="000000" w:themeColor="text1"/>
          </w:rPr>
          <w:t xml:space="preserve"> плана воздействий на ПА БЕ на время </w:t>
        </w:r>
      </w:ins>
      <w:ins w:id="1414" w:author="Попова Дарья" w:date="2021-03-09T17:04:00Z">
        <w:r>
          <w:rPr>
            <w:rFonts w:ascii="Arial" w:hAnsi="Arial" w:cs="Arial"/>
            <w:color w:val="000000" w:themeColor="text1"/>
          </w:rPr>
          <w:t xml:space="preserve">формирования и </w:t>
        </w:r>
      </w:ins>
      <w:ins w:id="1415" w:author="Попова Дарья" w:date="2021-03-09T17:03:00Z">
        <w:r>
          <w:rPr>
            <w:rFonts w:ascii="Arial" w:hAnsi="Arial" w:cs="Arial"/>
            <w:color w:val="000000" w:themeColor="text1"/>
          </w:rPr>
          <w:t>согласования годового</w:t>
        </w:r>
      </w:ins>
      <w:ins w:id="1416" w:author="Попова Дарья" w:date="2021-03-09T17:04:00Z">
        <w:r>
          <w:rPr>
            <w:rFonts w:ascii="Arial" w:hAnsi="Arial" w:cs="Arial"/>
            <w:color w:val="000000" w:themeColor="text1"/>
          </w:rPr>
          <w:t xml:space="preserve"> </w:t>
        </w:r>
      </w:ins>
      <w:ins w:id="1417" w:author="Попова Дарья" w:date="2021-03-09T17:03:00Z">
        <w:r>
          <w:rPr>
            <w:rFonts w:ascii="Arial" w:hAnsi="Arial" w:cs="Arial"/>
            <w:color w:val="000000" w:themeColor="text1"/>
          </w:rPr>
          <w:t>бюджета воздействий на производственные активы</w:t>
        </w:r>
      </w:ins>
      <w:ins w:id="1418" w:author="Попова Дарья" w:date="2021-03-09T17:04:00Z">
        <w:r>
          <w:rPr>
            <w:rFonts w:ascii="Arial" w:hAnsi="Arial" w:cs="Arial"/>
            <w:color w:val="000000" w:themeColor="text1"/>
          </w:rPr>
          <w:t xml:space="preserve"> </w:t>
        </w:r>
      </w:ins>
      <w:ins w:id="1419" w:author="Попова Дарья" w:date="2021-03-09T17:05:00Z">
        <w:r>
          <w:rPr>
            <w:rFonts w:ascii="Arial" w:hAnsi="Arial" w:cs="Arial"/>
            <w:color w:val="000000" w:themeColor="text1"/>
          </w:rPr>
          <w:t xml:space="preserve">сотрудник в роли </w:t>
        </w:r>
        <w:r w:rsidRPr="002B1B96">
          <w:rPr>
            <w:rFonts w:ascii="Arial" w:hAnsi="Arial" w:cs="Arial"/>
            <w:color w:val="000000" w:themeColor="text1"/>
          </w:rPr>
          <w:t>Планировщик</w:t>
        </w:r>
        <w:r>
          <w:rPr>
            <w:rFonts w:ascii="Arial" w:hAnsi="Arial" w:cs="Arial"/>
            <w:color w:val="000000" w:themeColor="text1"/>
          </w:rPr>
          <w:t>а</w:t>
        </w:r>
        <w:r w:rsidRPr="002B1B96">
          <w:rPr>
            <w:rFonts w:ascii="Arial" w:hAnsi="Arial" w:cs="Arial"/>
            <w:color w:val="000000" w:themeColor="text1"/>
          </w:rPr>
          <w:t xml:space="preserve"> бюджета УА </w:t>
        </w:r>
        <w:r>
          <w:rPr>
            <w:rFonts w:ascii="Arial" w:hAnsi="Arial" w:cs="Arial"/>
            <w:color w:val="000000" w:themeColor="text1"/>
          </w:rPr>
          <w:t xml:space="preserve">УО </w:t>
        </w:r>
      </w:ins>
      <w:ins w:id="1420" w:author="Попова Дарья" w:date="2021-03-09T17:07:00Z">
        <w:r>
          <w:rPr>
            <w:rFonts w:ascii="Arial" w:hAnsi="Arial" w:cs="Arial"/>
            <w:color w:val="000000" w:themeColor="text1"/>
          </w:rPr>
          <w:t xml:space="preserve">осуществляет блокировку плана воздействий на планируемый год в разрезе заводов планирования, </w:t>
        </w:r>
      </w:ins>
      <w:ins w:id="1421" w:author="Попова Дарья" w:date="2021-03-09T17:08:00Z">
        <w:r>
          <w:rPr>
            <w:rFonts w:ascii="Arial" w:hAnsi="Arial" w:cs="Arial"/>
            <w:color w:val="000000" w:themeColor="text1"/>
          </w:rPr>
          <w:t>групп планирования и типа затрат (</w:t>
        </w:r>
        <w:r>
          <w:rPr>
            <w:rFonts w:ascii="Arial" w:hAnsi="Arial" w:cs="Arial"/>
            <w:color w:val="000000" w:themeColor="text1"/>
            <w:lang w:val="en-US"/>
          </w:rPr>
          <w:t>CAPEX</w:t>
        </w:r>
        <w:r w:rsidRPr="00245185">
          <w:rPr>
            <w:rFonts w:ascii="Arial" w:hAnsi="Arial" w:cs="Arial"/>
            <w:color w:val="000000" w:themeColor="text1"/>
            <w:rPrChange w:id="1422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/ </w:t>
        </w:r>
        <w:r>
          <w:rPr>
            <w:rFonts w:ascii="Arial" w:hAnsi="Arial" w:cs="Arial"/>
            <w:color w:val="000000" w:themeColor="text1"/>
            <w:lang w:val="en-US"/>
          </w:rPr>
          <w:t>OPEX</w:t>
        </w:r>
        <w:r>
          <w:rPr>
            <w:rFonts w:ascii="Arial" w:hAnsi="Arial" w:cs="Arial"/>
            <w:color w:val="000000" w:themeColor="text1"/>
          </w:rPr>
          <w:t xml:space="preserve">) </w:t>
        </w:r>
      </w:ins>
      <w:ins w:id="1423" w:author="Попова Дарья" w:date="2021-03-09T17:09:00Z">
        <w:r>
          <w:rPr>
            <w:rFonts w:ascii="Arial" w:hAnsi="Arial" w:cs="Arial"/>
            <w:color w:val="000000" w:themeColor="text1"/>
          </w:rPr>
          <w:t xml:space="preserve">через транзакцию </w:t>
        </w:r>
        <w:r>
          <w:rPr>
            <w:rFonts w:ascii="Arial" w:hAnsi="Arial" w:cs="Arial"/>
            <w:color w:val="000000" w:themeColor="text1"/>
            <w:lang w:val="en-US"/>
          </w:rPr>
          <w:t>ZPM</w:t>
        </w:r>
        <w:r w:rsidRPr="00245185">
          <w:rPr>
            <w:rFonts w:ascii="Arial" w:hAnsi="Arial" w:cs="Arial"/>
            <w:color w:val="000000" w:themeColor="text1"/>
            <w:rPrChange w:id="1424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lang w:val="en-US"/>
          </w:rPr>
          <w:t>PLAN</w:t>
        </w:r>
        <w:r w:rsidRPr="00245185">
          <w:rPr>
            <w:rFonts w:ascii="Arial" w:hAnsi="Arial" w:cs="Arial"/>
            <w:color w:val="000000" w:themeColor="text1"/>
            <w:rPrChange w:id="1425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lang w:val="en-US"/>
          </w:rPr>
          <w:t>BLOCK</w:t>
        </w:r>
      </w:ins>
      <w:ins w:id="1426" w:author="Попова Дарья" w:date="2021-03-09T17:10:00Z">
        <w:r w:rsidRPr="00245185">
          <w:rPr>
            <w:rFonts w:ascii="Arial" w:hAnsi="Arial" w:cs="Arial"/>
            <w:color w:val="000000" w:themeColor="text1"/>
            <w:rPrChange w:id="1427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(</w:t>
        </w:r>
      </w:ins>
      <w:ins w:id="1428" w:author="Попова Дарья" w:date="2021-03-09T20:57:00Z">
        <w:r w:rsidR="0036069A">
          <w:rPr>
            <w:rFonts w:ascii="Arial" w:hAnsi="Arial" w:cs="Arial"/>
            <w:color w:val="000000" w:themeColor="text1"/>
          </w:rPr>
          <w:t>код</w:t>
        </w:r>
      </w:ins>
      <w:ins w:id="1429" w:author="Попова Дарья" w:date="2021-03-09T17:11:00Z">
        <w:r>
          <w:rPr>
            <w:rFonts w:ascii="Arial" w:hAnsi="Arial" w:cs="Arial"/>
            <w:color w:val="000000" w:themeColor="text1"/>
          </w:rPr>
          <w:t xml:space="preserve"> </w:t>
        </w:r>
      </w:ins>
      <w:ins w:id="1430" w:author="Попова Дарья" w:date="2021-03-09T20:56:00Z">
        <w:r w:rsidR="0036069A">
          <w:rPr>
            <w:rFonts w:ascii="Arial" w:hAnsi="Arial" w:cs="Arial"/>
            <w:color w:val="000000" w:themeColor="text1"/>
            <w:lang w:val="en-US"/>
          </w:rPr>
          <w:t>PM</w:t>
        </w:r>
        <w:r w:rsidR="0036069A" w:rsidRPr="00245185">
          <w:rPr>
            <w:rFonts w:ascii="Arial" w:hAnsi="Arial" w:cs="Arial"/>
            <w:color w:val="000000" w:themeColor="text1"/>
            <w:rPrChange w:id="1431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203</w:t>
        </w:r>
      </w:ins>
      <w:ins w:id="1432" w:author="Попова Дарья" w:date="2021-03-09T17:11:00Z">
        <w:r>
          <w:rPr>
            <w:rFonts w:ascii="Arial" w:hAnsi="Arial" w:cs="Arial"/>
            <w:color w:val="000000" w:themeColor="text1"/>
          </w:rPr>
          <w:t xml:space="preserve"> </w:t>
        </w:r>
      </w:ins>
      <w:ins w:id="1433" w:author="Попова Дарья" w:date="2021-03-09T20:57:00Z">
        <w:r w:rsidR="0036069A">
          <w:rPr>
            <w:rFonts w:ascii="Arial" w:hAnsi="Arial" w:cs="Arial"/>
            <w:color w:val="000000" w:themeColor="text1"/>
          </w:rPr>
          <w:t>в реестре разработок, описание в разделе 5.10 настоящего КД</w:t>
        </w:r>
      </w:ins>
      <w:ins w:id="1434" w:author="Попова Дарья" w:date="2021-03-09T17:10:00Z">
        <w:r w:rsidRPr="00245185">
          <w:rPr>
            <w:rFonts w:ascii="Arial" w:hAnsi="Arial" w:cs="Arial"/>
            <w:color w:val="000000" w:themeColor="text1"/>
            <w:rPrChange w:id="1435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)</w:t>
        </w:r>
      </w:ins>
      <w:ins w:id="1436" w:author="Попова Дарья" w:date="2021-03-09T17:11:00Z">
        <w:r>
          <w:rPr>
            <w:rFonts w:ascii="Arial" w:hAnsi="Arial" w:cs="Arial"/>
            <w:color w:val="000000" w:themeColor="text1"/>
          </w:rPr>
          <w:t>. В результате блокировки плана нельзя внести изменения в данные, влияющие на плановые затраты заказов ТОРО и сетевых графиков</w:t>
        </w:r>
      </w:ins>
      <w:ins w:id="1437" w:author="Попова Дарья" w:date="2021-03-09T17:13:00Z">
        <w:r w:rsidR="002D2818">
          <w:rPr>
            <w:rFonts w:ascii="Arial" w:hAnsi="Arial" w:cs="Arial"/>
            <w:color w:val="000000" w:themeColor="text1"/>
          </w:rPr>
          <w:t xml:space="preserve"> согласно условиям</w:t>
        </w:r>
      </w:ins>
      <w:ins w:id="1438" w:author="Попова Дарья" w:date="2021-03-09T20:59:00Z">
        <w:r w:rsidR="0036069A">
          <w:rPr>
            <w:rFonts w:ascii="Arial" w:hAnsi="Arial" w:cs="Arial"/>
            <w:color w:val="000000" w:themeColor="text1"/>
          </w:rPr>
          <w:t>,</w:t>
        </w:r>
      </w:ins>
      <w:ins w:id="1439" w:author="Попова Дарья" w:date="2021-03-09T17:13:00Z">
        <w:r w:rsidR="002D2818">
          <w:rPr>
            <w:rFonts w:ascii="Arial" w:hAnsi="Arial" w:cs="Arial"/>
            <w:color w:val="000000" w:themeColor="text1"/>
          </w:rPr>
          <w:t xml:space="preserve"> заданным в транзакции</w:t>
        </w:r>
      </w:ins>
      <w:ins w:id="1440" w:author="Попова Дарья" w:date="2021-03-09T17:11:00Z">
        <w:r w:rsidR="002D2818">
          <w:rPr>
            <w:rFonts w:ascii="Arial" w:hAnsi="Arial" w:cs="Arial"/>
            <w:color w:val="000000" w:themeColor="text1"/>
          </w:rPr>
          <w:t xml:space="preserve"> </w:t>
        </w:r>
      </w:ins>
      <w:ins w:id="1441" w:author="Попова Дарья" w:date="2021-03-09T17:13:00Z">
        <w:r w:rsidR="002D2818">
          <w:rPr>
            <w:rFonts w:ascii="Arial" w:hAnsi="Arial" w:cs="Arial"/>
            <w:color w:val="000000" w:themeColor="text1"/>
            <w:lang w:val="en-US"/>
          </w:rPr>
          <w:t>ZPM</w:t>
        </w:r>
        <w:r w:rsidR="002D2818" w:rsidRPr="00245185">
          <w:rPr>
            <w:rFonts w:ascii="Arial" w:hAnsi="Arial" w:cs="Arial"/>
            <w:color w:val="000000" w:themeColor="text1"/>
            <w:rPrChange w:id="1442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_</w:t>
        </w:r>
        <w:r w:rsidR="002D2818">
          <w:rPr>
            <w:rFonts w:ascii="Arial" w:hAnsi="Arial" w:cs="Arial"/>
            <w:color w:val="000000" w:themeColor="text1"/>
            <w:lang w:val="en-US"/>
          </w:rPr>
          <w:t>PLAN</w:t>
        </w:r>
        <w:r w:rsidR="002D2818" w:rsidRPr="00245185">
          <w:rPr>
            <w:rFonts w:ascii="Arial" w:hAnsi="Arial" w:cs="Arial"/>
            <w:color w:val="000000" w:themeColor="text1"/>
            <w:rPrChange w:id="1443" w:author="Михаил Тришин" w:date="2021-03-16T10:5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_</w:t>
        </w:r>
        <w:r w:rsidR="002D2818">
          <w:rPr>
            <w:rFonts w:ascii="Arial" w:hAnsi="Arial" w:cs="Arial"/>
            <w:color w:val="000000" w:themeColor="text1"/>
            <w:lang w:val="en-US"/>
          </w:rPr>
          <w:t>BLOCK</w:t>
        </w:r>
        <w:r w:rsidR="002D2818">
          <w:rPr>
            <w:rFonts w:ascii="Arial" w:hAnsi="Arial" w:cs="Arial"/>
            <w:color w:val="000000" w:themeColor="text1"/>
          </w:rPr>
          <w:t>.</w:t>
        </w:r>
      </w:ins>
    </w:p>
    <w:p w14:paraId="607395C4" w14:textId="77777777" w:rsidR="000C0115" w:rsidRPr="009601B6" w:rsidRDefault="000C0115" w:rsidP="002B0E0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9096507" w14:textId="6E0B981E" w:rsidR="001C2C87" w:rsidRPr="009936BB" w:rsidRDefault="001C2C8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954B79">
        <w:rPr>
          <w:rFonts w:eastAsiaTheme="majorEastAsia" w:cstheme="majorBidi"/>
          <w:b/>
          <w:i w:val="0"/>
          <w:caps w:val="0"/>
          <w:sz w:val="24"/>
          <w:szCs w:val="24"/>
        </w:rPr>
        <w:t>5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Формирование </w:t>
      </w:r>
      <w:del w:id="1444" w:author="Попова Дарья" w:date="2021-03-09T21:47:00Z">
        <w:r w:rsidR="00954B79" w:rsidRPr="00954B79" w:rsidDel="00500565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Г</w:delText>
        </w:r>
      </w:del>
      <w:ins w:id="1445" w:author="Попова Дарья" w:date="2021-03-09T21:47:00Z">
        <w:r w:rsidR="00500565">
          <w:rPr>
            <w:rFonts w:eastAsiaTheme="majorEastAsia" w:cstheme="majorBidi"/>
            <w:b/>
            <w:i w:val="0"/>
            <w:caps w:val="0"/>
            <w:sz w:val="24"/>
            <w:szCs w:val="24"/>
          </w:rPr>
          <w:t>г</w:t>
        </w:r>
      </w:ins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>одового бюджета воздействий на ПА БЕ</w:t>
      </w:r>
    </w:p>
    <w:p w14:paraId="791323ED" w14:textId="378A88C3" w:rsidR="002E05C6" w:rsidRDefault="002E05C6" w:rsidP="002E05C6">
      <w:pPr>
        <w:spacing w:after="240" w:line="276" w:lineRule="auto"/>
        <w:ind w:firstLine="567"/>
        <w:rPr>
          <w:ins w:id="1446" w:author="Попова Дарья" w:date="2021-03-10T21:21:00Z"/>
          <w:rFonts w:ascii="Arial" w:hAnsi="Arial" w:cs="Arial"/>
          <w:color w:val="000000" w:themeColor="text1"/>
        </w:rPr>
      </w:pPr>
      <w:ins w:id="1447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Для выполнения данной операции и всего процесса формирования годового бюджета воздействий в Системе будет настроен поток бизнес-операций, содержащий необходимые шаги. </w:t>
        </w:r>
        <w:r w:rsidRPr="004711BF">
          <w:rPr>
            <w:rFonts w:ascii="Arial" w:hAnsi="Arial" w:cs="Arial"/>
            <w:color w:val="000000" w:themeColor="text1"/>
          </w:rPr>
          <w:t>Поток бизнес-операций позволяет организ</w:t>
        </w:r>
        <w:r>
          <w:rPr>
            <w:rFonts w:ascii="Arial" w:hAnsi="Arial" w:cs="Arial"/>
            <w:color w:val="000000" w:themeColor="text1"/>
          </w:rPr>
          <w:t>овать процесс формирования, рас</w:t>
        </w:r>
        <w:r w:rsidRPr="004711BF">
          <w:rPr>
            <w:rFonts w:ascii="Arial" w:hAnsi="Arial" w:cs="Arial"/>
            <w:color w:val="000000" w:themeColor="text1"/>
          </w:rPr>
          <w:t xml:space="preserve">смотрения и согласования </w:t>
        </w:r>
      </w:ins>
      <w:ins w:id="1448" w:author="Попова Дарья" w:date="2021-03-10T21:22:00Z">
        <w:r>
          <w:rPr>
            <w:rFonts w:ascii="Arial" w:hAnsi="Arial" w:cs="Arial"/>
            <w:color w:val="000000" w:themeColor="text1"/>
          </w:rPr>
          <w:t>годового бюджета</w:t>
        </w:r>
      </w:ins>
      <w:ins w:id="1449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 </w:t>
        </w:r>
        <w:r w:rsidRPr="004711BF">
          <w:rPr>
            <w:rFonts w:ascii="Arial" w:hAnsi="Arial" w:cs="Arial"/>
            <w:color w:val="000000" w:themeColor="text1"/>
          </w:rPr>
          <w:t>воздействий в последовательность шагов с назначением ответственных исполнителей, сроков на</w:t>
        </w:r>
        <w:r>
          <w:rPr>
            <w:rFonts w:ascii="Arial" w:hAnsi="Arial" w:cs="Arial"/>
            <w:color w:val="000000" w:themeColor="text1"/>
          </w:rPr>
          <w:t xml:space="preserve">чала и завершения операций. Сотрудник в роли </w:t>
        </w:r>
        <w:r w:rsidRPr="00E26653">
          <w:rPr>
            <w:rFonts w:ascii="Arial" w:hAnsi="Arial" w:cs="Arial"/>
            <w:color w:val="000000" w:themeColor="text1"/>
          </w:rPr>
          <w:t xml:space="preserve">Планировщика бюджета УА </w:t>
        </w:r>
        <w:r>
          <w:rPr>
            <w:rFonts w:ascii="Arial" w:hAnsi="Arial" w:cs="Arial"/>
            <w:color w:val="000000" w:themeColor="text1"/>
          </w:rPr>
          <w:t xml:space="preserve">УО перед началом формирования </w:t>
        </w:r>
      </w:ins>
      <w:ins w:id="1450" w:author="Попова Дарья" w:date="2021-03-10T21:22:00Z">
        <w:r>
          <w:rPr>
            <w:rFonts w:ascii="Arial" w:hAnsi="Arial" w:cs="Arial"/>
            <w:color w:val="000000" w:themeColor="text1"/>
          </w:rPr>
          <w:t>бюджета</w:t>
        </w:r>
      </w:ins>
      <w:ins w:id="1451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 должен создать инстанцию (экземпляр) потока бизнес-операций. Далее выполнение всех действий будет регламентироваться запущенным экземпляром потока операций. </w:t>
        </w:r>
        <w:r>
          <w:rPr>
            <w:rFonts w:ascii="Arial" w:hAnsi="Arial" w:cs="Arial"/>
            <w:color w:val="000000" w:themeColor="text1"/>
          </w:rPr>
          <w:lastRenderedPageBreak/>
          <w:t>Описание механизма потока бизнес-операций и его инстанций приведено в разделе 5.10 настоящего документа.</w:t>
        </w:r>
      </w:ins>
    </w:p>
    <w:p w14:paraId="6E56269E" w14:textId="5325602F" w:rsidR="002E05C6" w:rsidRDefault="002E05C6" w:rsidP="002E05C6">
      <w:pPr>
        <w:spacing w:after="240" w:line="276" w:lineRule="auto"/>
        <w:ind w:firstLine="567"/>
        <w:rPr>
          <w:ins w:id="1452" w:author="Попова Дарья" w:date="2021-03-10T21:21:00Z"/>
          <w:rFonts w:ascii="Arial" w:hAnsi="Arial" w:cs="Arial"/>
          <w:color w:val="000000" w:themeColor="text1"/>
        </w:rPr>
      </w:pPr>
      <w:ins w:id="1453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При создании инстанции используется шаблон потока бизнес-операций, относящийся к процессу формирования </w:t>
        </w:r>
      </w:ins>
      <w:ins w:id="1454" w:author="Попова Дарья" w:date="2021-03-10T21:23:00Z">
        <w:r>
          <w:rPr>
            <w:rFonts w:ascii="Arial" w:hAnsi="Arial" w:cs="Arial"/>
            <w:color w:val="000000" w:themeColor="text1"/>
          </w:rPr>
          <w:t>годового бюджета</w:t>
        </w:r>
      </w:ins>
      <w:ins w:id="1455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 воздействий на производственные активы соответствующей бизнес-единицы. Таким образом, каждая бизнес-единица создаёт и выполняет инстанцию своего потока бизнес-операций.</w:t>
        </w:r>
      </w:ins>
    </w:p>
    <w:p w14:paraId="7A146E69" w14:textId="77777777" w:rsidR="002E05C6" w:rsidRDefault="002E05C6" w:rsidP="002E05C6">
      <w:pPr>
        <w:spacing w:after="240" w:line="276" w:lineRule="auto"/>
        <w:ind w:firstLine="567"/>
        <w:rPr>
          <w:ins w:id="1456" w:author="Попова Дарья" w:date="2021-03-10T21:21:00Z"/>
          <w:rFonts w:ascii="Arial" w:hAnsi="Arial" w:cs="Arial"/>
          <w:color w:val="000000" w:themeColor="text1"/>
        </w:rPr>
      </w:pPr>
      <w:ins w:id="1457" w:author="Попова Дарья" w:date="2021-03-10T21:21:00Z">
        <w:r>
          <w:rPr>
            <w:rFonts w:ascii="Arial" w:hAnsi="Arial" w:cs="Arial"/>
            <w:color w:val="000000" w:themeColor="text1"/>
          </w:rPr>
          <w:t>При создании инстанции потока бизнес-операций последовательно указываются необходимые параметры, а именно:</w:t>
        </w:r>
      </w:ins>
    </w:p>
    <w:p w14:paraId="7CDCAB73" w14:textId="2E11F704" w:rsidR="002E05C6" w:rsidRPr="003164A4" w:rsidRDefault="002E05C6">
      <w:pPr>
        <w:pStyle w:val="af9"/>
        <w:numPr>
          <w:ilvl w:val="0"/>
          <w:numId w:val="124"/>
        </w:numPr>
        <w:spacing w:after="240" w:line="276" w:lineRule="auto"/>
        <w:rPr>
          <w:ins w:id="1458" w:author="Попова Дарья" w:date="2021-03-10T21:21:00Z"/>
          <w:rFonts w:ascii="Arial" w:hAnsi="Arial" w:cs="Arial"/>
          <w:color w:val="000000" w:themeColor="text1"/>
        </w:rPr>
        <w:pPrChange w:id="1459" w:author="Попова Дарья" w:date="2021-03-10T21:23:00Z">
          <w:pPr>
            <w:pStyle w:val="af9"/>
            <w:numPr>
              <w:numId w:val="119"/>
            </w:numPr>
            <w:spacing w:after="240" w:line="276" w:lineRule="auto"/>
            <w:ind w:left="927" w:hanging="360"/>
          </w:pPr>
        </w:pPrChange>
      </w:pPr>
      <w:ins w:id="1460" w:author="Попова Дарья" w:date="2021-03-10T21:21:00Z">
        <w:r w:rsidRPr="00AB5025">
          <w:rPr>
            <w:rFonts w:ascii="Arial" w:hAnsi="Arial" w:cs="Arial"/>
            <w:color w:val="000000" w:themeColor="text1"/>
          </w:rPr>
          <w:t>Указывается</w:t>
        </w:r>
      </w:ins>
      <w:ins w:id="1461" w:author="Михаил Тришин" w:date="2021-03-16T11:25:00Z">
        <w:r w:rsidR="00581F76" w:rsidRPr="00A113AA">
          <w:rPr>
            <w:rFonts w:ascii="Arial" w:hAnsi="Arial" w:cs="Arial"/>
            <w:color w:val="000000" w:themeColor="text1"/>
          </w:rPr>
          <w:t xml:space="preserve"> группа</w:t>
        </w:r>
      </w:ins>
      <w:ins w:id="1462" w:author="Попова Дарья" w:date="2021-03-10T21:21:00Z">
        <w:r w:rsidRPr="00A113AA">
          <w:rPr>
            <w:rFonts w:ascii="Arial" w:hAnsi="Arial" w:cs="Arial"/>
            <w:color w:val="000000" w:themeColor="text1"/>
          </w:rPr>
          <w:t xml:space="preserve"> сотрудник</w:t>
        </w:r>
      </w:ins>
      <w:ins w:id="1463" w:author="Михаил Тришин" w:date="2021-03-16T11:25:00Z">
        <w:r w:rsidR="00581F76" w:rsidRPr="00A113AA">
          <w:rPr>
            <w:rFonts w:ascii="Arial" w:hAnsi="Arial" w:cs="Arial"/>
            <w:color w:val="000000" w:themeColor="text1"/>
          </w:rPr>
          <w:t>ов</w:t>
        </w:r>
      </w:ins>
      <w:ins w:id="1464" w:author="Попова Дарья" w:date="2021-03-10T21:21:00Z">
        <w:r w:rsidRPr="00A113AA">
          <w:rPr>
            <w:rFonts w:ascii="Arial" w:hAnsi="Arial" w:cs="Arial"/>
            <w:color w:val="000000" w:themeColor="text1"/>
          </w:rPr>
          <w:t>, ответственн</w:t>
        </w:r>
      </w:ins>
      <w:ins w:id="1465" w:author="Михаил Тришин" w:date="2021-03-16T11:25:00Z">
        <w:r w:rsidR="00581F76" w:rsidRPr="00A113AA">
          <w:rPr>
            <w:rFonts w:ascii="Arial" w:hAnsi="Arial" w:cs="Arial"/>
            <w:color w:val="000000" w:themeColor="text1"/>
          </w:rPr>
          <w:t>ая</w:t>
        </w:r>
      </w:ins>
      <w:ins w:id="1466" w:author="Попова Дарья" w:date="2021-03-10T21:21:00Z">
        <w:del w:id="1467" w:author="Михаил Тришин" w:date="2021-03-16T11:25:00Z">
          <w:r w:rsidRPr="00A113AA" w:rsidDel="00581F76">
            <w:rPr>
              <w:rFonts w:ascii="Arial" w:hAnsi="Arial" w:cs="Arial"/>
              <w:color w:val="000000" w:themeColor="text1"/>
            </w:rPr>
            <w:delText>ый</w:delText>
          </w:r>
        </w:del>
        <w:r w:rsidRPr="0045255D">
          <w:rPr>
            <w:rFonts w:ascii="Arial" w:hAnsi="Arial" w:cs="Arial"/>
            <w:color w:val="000000" w:themeColor="text1"/>
          </w:rPr>
          <w:t xml:space="preserve"> за запуск и завершение инстанции потока бизнес-операций. </w:t>
        </w:r>
        <w:del w:id="1468" w:author="Михаил Тришин" w:date="2021-03-16T11:28:00Z">
          <w:r w:rsidRPr="003164A4" w:rsidDel="00EC50EC">
            <w:rPr>
              <w:rFonts w:ascii="Arial" w:hAnsi="Arial" w:cs="Arial"/>
              <w:color w:val="000000" w:themeColor="text1"/>
            </w:rPr>
            <w:delText xml:space="preserve">Будет указываться </w:delText>
          </w:r>
        </w:del>
      </w:ins>
      <w:ins w:id="1469" w:author="Михаил Тришин" w:date="2021-03-16T11:28:00Z">
        <w:r w:rsidR="00EC50EC" w:rsidRPr="003164A4">
          <w:rPr>
            <w:rFonts w:ascii="Arial" w:hAnsi="Arial" w:cs="Arial"/>
            <w:color w:val="000000" w:themeColor="text1"/>
          </w:rPr>
          <w:t xml:space="preserve">В группу включаются </w:t>
        </w:r>
      </w:ins>
      <w:ins w:id="1470" w:author="Попова Дарья" w:date="2021-03-10T21:21:00Z">
        <w:r w:rsidRPr="003164A4">
          <w:rPr>
            <w:rFonts w:ascii="Arial" w:hAnsi="Arial" w:cs="Arial"/>
            <w:color w:val="000000" w:themeColor="text1"/>
          </w:rPr>
          <w:t>сотрудник</w:t>
        </w:r>
      </w:ins>
      <w:ins w:id="1471" w:author="Михаил Тришин" w:date="2021-03-16T11:28:00Z">
        <w:r w:rsidR="00EC50EC" w:rsidRPr="003164A4">
          <w:rPr>
            <w:rFonts w:ascii="Arial" w:hAnsi="Arial" w:cs="Arial"/>
            <w:color w:val="000000" w:themeColor="text1"/>
          </w:rPr>
          <w:t>и</w:t>
        </w:r>
      </w:ins>
      <w:ins w:id="1472" w:author="Попова Дарья" w:date="2021-03-10T21:21:00Z">
        <w:r w:rsidRPr="003164A4">
          <w:rPr>
            <w:rFonts w:ascii="Arial" w:hAnsi="Arial" w:cs="Arial"/>
            <w:color w:val="000000" w:themeColor="text1"/>
          </w:rPr>
          <w:t xml:space="preserve"> в роли Планировщик</w:t>
        </w:r>
        <w:del w:id="1473" w:author="Михаил Тришин" w:date="2021-03-16T11:28:00Z">
          <w:r w:rsidRPr="003164A4" w:rsidDel="00EC50EC">
            <w:rPr>
              <w:rFonts w:ascii="Arial" w:hAnsi="Arial" w:cs="Arial"/>
              <w:color w:val="000000" w:themeColor="text1"/>
            </w:rPr>
            <w:delText>а</w:delText>
          </w:r>
        </w:del>
        <w:r w:rsidRPr="003164A4">
          <w:rPr>
            <w:rFonts w:ascii="Arial" w:hAnsi="Arial" w:cs="Arial"/>
            <w:color w:val="000000" w:themeColor="text1"/>
          </w:rPr>
          <w:t xml:space="preserve"> бюджета УА УО.</w:t>
        </w:r>
      </w:ins>
    </w:p>
    <w:p w14:paraId="38AA5DFA" w14:textId="0096A2F8" w:rsidR="002E05C6" w:rsidRDefault="002E05C6">
      <w:pPr>
        <w:pStyle w:val="af9"/>
        <w:numPr>
          <w:ilvl w:val="0"/>
          <w:numId w:val="124"/>
        </w:numPr>
        <w:spacing w:after="240" w:line="276" w:lineRule="auto"/>
        <w:rPr>
          <w:ins w:id="1474" w:author="Попова Дарья" w:date="2021-03-10T21:21:00Z"/>
          <w:rFonts w:ascii="Arial" w:hAnsi="Arial" w:cs="Arial"/>
          <w:color w:val="000000" w:themeColor="text1"/>
        </w:rPr>
        <w:pPrChange w:id="1475" w:author="Попова Дарья" w:date="2021-03-10T21:23:00Z">
          <w:pPr>
            <w:pStyle w:val="af9"/>
            <w:numPr>
              <w:numId w:val="119"/>
            </w:numPr>
            <w:spacing w:after="240" w:line="276" w:lineRule="auto"/>
            <w:ind w:left="927" w:hanging="360"/>
          </w:pPr>
        </w:pPrChange>
      </w:pPr>
      <w:ins w:id="1476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Указываются параметры, с которыми будут выполняться все операции запускаемой инстанции потока бизнес-операций. К таким параметрам </w:t>
        </w:r>
        <w:r w:rsidR="00EC58D7">
          <w:rPr>
            <w:rFonts w:ascii="Arial" w:hAnsi="Arial" w:cs="Arial"/>
            <w:color w:val="000000" w:themeColor="text1"/>
          </w:rPr>
          <w:t xml:space="preserve">относятся: бюджетная кампания, </w:t>
        </w:r>
        <w:r>
          <w:rPr>
            <w:rFonts w:ascii="Arial" w:hAnsi="Arial" w:cs="Arial"/>
            <w:color w:val="000000" w:themeColor="text1"/>
          </w:rPr>
          <w:t>версия</w:t>
        </w:r>
      </w:ins>
      <w:ins w:id="1477" w:author="Попова Дарья" w:date="2021-03-15T18:31:00Z">
        <w:r w:rsidR="00EC58D7">
          <w:rPr>
            <w:rFonts w:ascii="Arial" w:hAnsi="Arial" w:cs="Arial"/>
            <w:color w:val="000000" w:themeColor="text1"/>
          </w:rPr>
          <w:t xml:space="preserve"> и бизнес-единица</w:t>
        </w:r>
      </w:ins>
      <w:ins w:id="1478" w:author="Попова Дарья" w:date="2021-03-10T21:21:00Z">
        <w:r>
          <w:rPr>
            <w:rFonts w:ascii="Arial" w:hAnsi="Arial" w:cs="Arial"/>
            <w:color w:val="000000" w:themeColor="text1"/>
          </w:rPr>
          <w:t>.</w:t>
        </w:r>
      </w:ins>
    </w:p>
    <w:p w14:paraId="7AE41BC1" w14:textId="77777777" w:rsidR="002E05C6" w:rsidRDefault="002E05C6">
      <w:pPr>
        <w:pStyle w:val="af9"/>
        <w:numPr>
          <w:ilvl w:val="0"/>
          <w:numId w:val="124"/>
        </w:numPr>
        <w:spacing w:after="240" w:line="276" w:lineRule="auto"/>
        <w:rPr>
          <w:ins w:id="1479" w:author="Попова Дарья" w:date="2021-03-10T21:21:00Z"/>
          <w:rFonts w:ascii="Arial" w:hAnsi="Arial" w:cs="Arial"/>
          <w:color w:val="000000" w:themeColor="text1"/>
        </w:rPr>
        <w:pPrChange w:id="1480" w:author="Попова Дарья" w:date="2021-03-10T21:23:00Z">
          <w:pPr>
            <w:pStyle w:val="af9"/>
            <w:numPr>
              <w:numId w:val="119"/>
            </w:numPr>
            <w:spacing w:after="240" w:line="276" w:lineRule="auto"/>
            <w:ind w:left="927" w:hanging="360"/>
          </w:pPr>
        </w:pPrChange>
      </w:pPr>
      <w:ins w:id="1481" w:author="Попова Дарья" w:date="2021-03-10T21:21:00Z">
        <w:r>
          <w:rPr>
            <w:rFonts w:ascii="Arial" w:hAnsi="Arial" w:cs="Arial"/>
            <w:color w:val="000000" w:themeColor="text1"/>
          </w:rPr>
          <w:t>Приводится предложение по сотрудникам и/или группам сотрудников, ответственным за выполнение операций запускаемой инстанции потока бизнес-операций. Данное предложение может быть изменено по усмотрению сотрудника, ответственного за запуск инстанции потока бизнес-операций.</w:t>
        </w:r>
      </w:ins>
    </w:p>
    <w:p w14:paraId="1C09B673" w14:textId="77777777" w:rsidR="002E05C6" w:rsidRDefault="002E05C6">
      <w:pPr>
        <w:pStyle w:val="af9"/>
        <w:numPr>
          <w:ilvl w:val="0"/>
          <w:numId w:val="124"/>
        </w:numPr>
        <w:spacing w:after="240" w:line="276" w:lineRule="auto"/>
        <w:rPr>
          <w:ins w:id="1482" w:author="Попова Дарья" w:date="2021-03-10T21:21:00Z"/>
          <w:rFonts w:ascii="Arial" w:hAnsi="Arial" w:cs="Arial"/>
          <w:color w:val="000000" w:themeColor="text1"/>
        </w:rPr>
        <w:pPrChange w:id="1483" w:author="Попова Дарья" w:date="2021-03-10T21:23:00Z">
          <w:pPr>
            <w:pStyle w:val="af9"/>
            <w:numPr>
              <w:numId w:val="119"/>
            </w:numPr>
            <w:spacing w:after="240" w:line="276" w:lineRule="auto"/>
            <w:ind w:left="927" w:hanging="360"/>
          </w:pPr>
        </w:pPrChange>
      </w:pPr>
      <w:ins w:id="1484" w:author="Попова Дарья" w:date="2021-03-10T21:21:00Z">
        <w:r>
          <w:rPr>
            <w:rFonts w:ascii="Arial" w:hAnsi="Arial" w:cs="Arial"/>
            <w:color w:val="000000" w:themeColor="text1"/>
          </w:rPr>
          <w:t>Приводится предложение по срокам завершения операций инстанции потока бизнес-операций. Данное предложение может быть изменено по усмотрению сотрудника, ответственного за запуск инстанции потока бизнес-операций.</w:t>
        </w:r>
      </w:ins>
    </w:p>
    <w:p w14:paraId="3BA90CA7" w14:textId="77777777" w:rsidR="002E05C6" w:rsidRDefault="002E05C6">
      <w:pPr>
        <w:pStyle w:val="af9"/>
        <w:numPr>
          <w:ilvl w:val="0"/>
          <w:numId w:val="124"/>
        </w:numPr>
        <w:spacing w:after="240" w:line="276" w:lineRule="auto"/>
        <w:rPr>
          <w:ins w:id="1485" w:author="Попова Дарья" w:date="2021-03-10T21:21:00Z"/>
          <w:rFonts w:ascii="Arial" w:hAnsi="Arial" w:cs="Arial"/>
          <w:color w:val="000000" w:themeColor="text1"/>
        </w:rPr>
        <w:pPrChange w:id="1486" w:author="Попова Дарья" w:date="2021-03-10T21:23:00Z">
          <w:pPr>
            <w:pStyle w:val="af9"/>
            <w:numPr>
              <w:numId w:val="119"/>
            </w:numPr>
            <w:spacing w:after="240" w:line="276" w:lineRule="auto"/>
            <w:ind w:left="927" w:hanging="360"/>
          </w:pPr>
        </w:pPrChange>
      </w:pPr>
      <w:ins w:id="1487" w:author="Попова Дарья" w:date="2021-03-10T21:21:00Z">
        <w:r>
          <w:rPr>
            <w:rFonts w:ascii="Arial" w:hAnsi="Arial" w:cs="Arial"/>
            <w:color w:val="000000" w:themeColor="text1"/>
          </w:rPr>
          <w:t>Указывается дата запуска инстанции потока бизнес-операций – немедленно, по расписанию или позже в ручном режиме.</w:t>
        </w:r>
      </w:ins>
    </w:p>
    <w:p w14:paraId="5F574951" w14:textId="68149CF1" w:rsidR="002E05C6" w:rsidRPr="00B9283B" w:rsidRDefault="002E05C6" w:rsidP="002E05C6">
      <w:pPr>
        <w:spacing w:after="240" w:line="276" w:lineRule="auto"/>
        <w:ind w:firstLine="567"/>
        <w:rPr>
          <w:ins w:id="1488" w:author="Попова Дарья" w:date="2021-03-10T21:21:00Z"/>
          <w:rFonts w:ascii="Arial" w:hAnsi="Arial" w:cs="Arial"/>
          <w:color w:val="000000" w:themeColor="text1"/>
        </w:rPr>
      </w:pPr>
      <w:ins w:id="1489" w:author="Попова Дарья" w:date="2021-03-10T21:24:00Z">
        <w:r>
          <w:rPr>
            <w:rFonts w:ascii="Arial" w:hAnsi="Arial" w:cs="Arial"/>
            <w:color w:val="000000" w:themeColor="text1"/>
          </w:rPr>
          <w:t>Годовой бюджет</w:t>
        </w:r>
      </w:ins>
      <w:ins w:id="1490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 </w:t>
        </w:r>
        <w:r w:rsidRPr="00A84021">
          <w:rPr>
            <w:rFonts w:ascii="Arial" w:hAnsi="Arial" w:cs="Arial"/>
            <w:color w:val="000000" w:themeColor="text1"/>
          </w:rPr>
          <w:t xml:space="preserve">воздействий на </w:t>
        </w:r>
        <w:r>
          <w:rPr>
            <w:rFonts w:ascii="Arial" w:hAnsi="Arial" w:cs="Arial"/>
            <w:color w:val="000000" w:themeColor="text1"/>
          </w:rPr>
          <w:t>производственные активы</w:t>
        </w:r>
        <w:r w:rsidRPr="00A84021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будет формироваться на уровне бизнес-единицы</w:t>
        </w:r>
      </w:ins>
      <w:ins w:id="1491" w:author="Попова Дарья" w:date="2021-03-10T21:25:00Z">
        <w:r>
          <w:rPr>
            <w:rFonts w:ascii="Arial" w:hAnsi="Arial" w:cs="Arial"/>
            <w:color w:val="000000" w:themeColor="text1"/>
          </w:rPr>
          <w:t xml:space="preserve"> </w:t>
        </w:r>
      </w:ins>
      <w:ins w:id="1492" w:author="Попова Дарья" w:date="2021-03-10T21:28:00Z">
        <w:r>
          <w:rPr>
            <w:rFonts w:ascii="Arial" w:hAnsi="Arial" w:cs="Arial"/>
            <w:color w:val="000000" w:themeColor="text1"/>
          </w:rPr>
          <w:t>в разрезе групп планирования, для формирования годового бюджета в целом по БЕ необходимо указать все группы пла</w:t>
        </w:r>
      </w:ins>
      <w:ins w:id="1493" w:author="Попова Дарья" w:date="2021-03-10T21:29:00Z">
        <w:r>
          <w:rPr>
            <w:rFonts w:ascii="Arial" w:hAnsi="Arial" w:cs="Arial"/>
            <w:color w:val="000000" w:themeColor="text1"/>
          </w:rPr>
          <w:t>н</w:t>
        </w:r>
      </w:ins>
      <w:ins w:id="1494" w:author="Попова Дарья" w:date="2021-03-10T21:28:00Z">
        <w:r>
          <w:rPr>
            <w:rFonts w:ascii="Arial" w:hAnsi="Arial" w:cs="Arial"/>
            <w:color w:val="000000" w:themeColor="text1"/>
          </w:rPr>
          <w:t>ирования</w:t>
        </w:r>
      </w:ins>
      <w:ins w:id="1495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. </w:t>
        </w:r>
      </w:ins>
    </w:p>
    <w:p w14:paraId="32A4A2C9" w14:textId="79D5BFB6" w:rsidR="002E05C6" w:rsidRDefault="002E05C6" w:rsidP="002E05C6">
      <w:pPr>
        <w:spacing w:after="240" w:line="276" w:lineRule="auto"/>
        <w:ind w:firstLine="567"/>
        <w:rPr>
          <w:ins w:id="1496" w:author="Попова Дарья" w:date="2021-03-10T21:21:00Z"/>
          <w:rFonts w:ascii="Arial" w:hAnsi="Arial" w:cs="Arial"/>
          <w:color w:val="000000" w:themeColor="text1"/>
        </w:rPr>
      </w:pPr>
      <w:ins w:id="1497" w:author="Попова Дарья" w:date="2021-03-10T21:21:00Z">
        <w:r>
          <w:rPr>
            <w:rFonts w:ascii="Arial" w:hAnsi="Arial" w:cs="Arial"/>
            <w:color w:val="000000" w:themeColor="text1"/>
          </w:rPr>
          <w:t xml:space="preserve">После запуска инстанции потока сотруднику в роли </w:t>
        </w:r>
        <w:r w:rsidRPr="00871EC8">
          <w:rPr>
            <w:rFonts w:ascii="Arial" w:hAnsi="Arial" w:cs="Arial"/>
            <w:color w:val="000000" w:themeColor="text1"/>
          </w:rPr>
          <w:t xml:space="preserve">Планировщика бюджета УА </w:t>
        </w:r>
        <w:r>
          <w:rPr>
            <w:rFonts w:ascii="Arial" w:hAnsi="Arial" w:cs="Arial"/>
            <w:color w:val="000000" w:themeColor="text1"/>
          </w:rPr>
          <w:t xml:space="preserve">УО, выступающему в качестве исполнителя, будет доступна операция формирования </w:t>
        </w:r>
      </w:ins>
      <w:ins w:id="1498" w:author="Попова Дарья" w:date="2021-03-10T21:30:00Z">
        <w:r>
          <w:rPr>
            <w:rFonts w:ascii="Arial" w:hAnsi="Arial" w:cs="Arial"/>
            <w:color w:val="000000" w:themeColor="text1"/>
          </w:rPr>
          <w:t xml:space="preserve">годового бюджета </w:t>
        </w:r>
      </w:ins>
      <w:ins w:id="1499" w:author="Попова Дарья" w:date="2021-03-10T21:21:00Z">
        <w:r>
          <w:rPr>
            <w:rFonts w:ascii="Arial" w:hAnsi="Arial" w:cs="Arial"/>
            <w:color w:val="000000" w:themeColor="text1"/>
          </w:rPr>
          <w:t>воздействий на производственные активы бизнес-единицы.</w:t>
        </w:r>
      </w:ins>
    </w:p>
    <w:p w14:paraId="48756AA6" w14:textId="36CAC199" w:rsidR="003C1DA3" w:rsidRDefault="00045E07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формирования годового бюджета воздействий на производственные активы сотрудник в роли </w:t>
      </w:r>
      <w:r w:rsidR="002B1B96" w:rsidRPr="002B1B96">
        <w:rPr>
          <w:rFonts w:ascii="Arial" w:hAnsi="Arial" w:cs="Arial"/>
          <w:color w:val="000000" w:themeColor="text1"/>
        </w:rPr>
        <w:t>Планировщик</w:t>
      </w:r>
      <w:r w:rsidR="002B1B96">
        <w:rPr>
          <w:rFonts w:ascii="Arial" w:hAnsi="Arial" w:cs="Arial"/>
          <w:color w:val="000000" w:themeColor="text1"/>
        </w:rPr>
        <w:t>а</w:t>
      </w:r>
      <w:r w:rsidR="002B1B96" w:rsidRPr="002B1B96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487760">
        <w:rPr>
          <w:rFonts w:ascii="Arial" w:hAnsi="Arial" w:cs="Arial"/>
          <w:color w:val="000000" w:themeColor="text1"/>
        </w:rPr>
        <w:t xml:space="preserve">, специализирующегося на планировании </w:t>
      </w:r>
      <w:del w:id="1500" w:author="Попова Дарья" w:date="2021-03-09T17:01:00Z">
        <w:r w:rsidR="00487760" w:rsidDel="000C0115">
          <w:rPr>
            <w:rFonts w:ascii="Arial" w:hAnsi="Arial" w:cs="Arial"/>
            <w:color w:val="000000" w:themeColor="text1"/>
          </w:rPr>
          <w:delText>3-летнего</w:delText>
        </w:r>
      </w:del>
      <w:ins w:id="1501" w:author="Попова Дарья" w:date="2021-03-09T17:01:00Z">
        <w:r w:rsidR="000C0115">
          <w:rPr>
            <w:rFonts w:ascii="Arial" w:hAnsi="Arial" w:cs="Arial"/>
            <w:color w:val="000000" w:themeColor="text1"/>
          </w:rPr>
          <w:t>годового</w:t>
        </w:r>
      </w:ins>
      <w:r w:rsidR="00487760">
        <w:rPr>
          <w:rFonts w:ascii="Arial" w:hAnsi="Arial" w:cs="Arial"/>
          <w:color w:val="000000" w:themeColor="text1"/>
        </w:rPr>
        <w:t xml:space="preserve"> плана и бюджета воздействий,</w:t>
      </w:r>
      <w:r w:rsidR="002B1B96" w:rsidRPr="002B1B96" w:rsidDel="002B1B9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запускает формат планирования в </w:t>
      </w:r>
      <w:r w:rsidR="000D01DD">
        <w:rPr>
          <w:rFonts w:ascii="Arial" w:hAnsi="Arial" w:cs="Arial"/>
          <w:color w:val="000000" w:themeColor="text1"/>
        </w:rPr>
        <w:t>приложении</w:t>
      </w:r>
      <w:r w:rsidR="000D01DD" w:rsidRPr="000D01DD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="000D01DD" w:rsidRPr="000D01DD">
        <w:rPr>
          <w:rFonts w:ascii="Arial" w:hAnsi="Arial" w:cs="Arial"/>
          <w:color w:val="000000" w:themeColor="text1"/>
        </w:rPr>
        <w:t>Analysis</w:t>
      </w:r>
      <w:proofErr w:type="spellEnd"/>
      <w:r w:rsidR="000D01DD"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="000D01DD" w:rsidRPr="000D01DD">
        <w:rPr>
          <w:rFonts w:ascii="Arial" w:hAnsi="Arial" w:cs="Arial"/>
          <w:color w:val="000000" w:themeColor="text1"/>
        </w:rPr>
        <w:t>for</w:t>
      </w:r>
      <w:proofErr w:type="spellEnd"/>
      <w:r w:rsidR="000D01DD"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="000D01DD" w:rsidRPr="000D01DD">
        <w:rPr>
          <w:rFonts w:ascii="Arial" w:hAnsi="Arial" w:cs="Arial"/>
          <w:color w:val="000000" w:themeColor="text1"/>
        </w:rPr>
        <w:t>Excel</w:t>
      </w:r>
      <w:proofErr w:type="spellEnd"/>
      <w:r w:rsidR="00E33A67">
        <w:rPr>
          <w:rFonts w:ascii="Arial" w:hAnsi="Arial" w:cs="Arial"/>
          <w:color w:val="000000" w:themeColor="text1"/>
        </w:rPr>
        <w:t xml:space="preserve"> (код </w:t>
      </w:r>
      <w:r w:rsidR="00E33A67" w:rsidRPr="00E33A67">
        <w:rPr>
          <w:rFonts w:ascii="Arial" w:hAnsi="Arial" w:cs="Arial"/>
          <w:color w:val="000000" w:themeColor="text1"/>
        </w:rPr>
        <w:t>MCB08</w:t>
      </w:r>
      <w:r w:rsidR="00D07B4D">
        <w:rPr>
          <w:rFonts w:ascii="Arial" w:hAnsi="Arial" w:cs="Arial"/>
          <w:color w:val="000000" w:themeColor="text1"/>
        </w:rPr>
        <w:t>-01</w:t>
      </w:r>
      <w:r w:rsidR="00E33A67">
        <w:rPr>
          <w:rFonts w:ascii="Arial" w:hAnsi="Arial" w:cs="Arial"/>
          <w:color w:val="000000" w:themeColor="text1"/>
        </w:rPr>
        <w:t xml:space="preserve"> в реестре</w:t>
      </w:r>
      <w:r w:rsidR="00FB4103">
        <w:rPr>
          <w:rFonts w:ascii="Arial" w:hAnsi="Arial" w:cs="Arial"/>
          <w:color w:val="000000" w:themeColor="text1"/>
        </w:rPr>
        <w:t xml:space="preserve">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E33A67">
        <w:rPr>
          <w:rFonts w:ascii="Arial" w:hAnsi="Arial" w:cs="Arial"/>
          <w:color w:val="000000" w:themeColor="text1"/>
        </w:rPr>
        <w:t>)</w:t>
      </w:r>
      <w:r w:rsidR="000D01DD">
        <w:rPr>
          <w:rFonts w:ascii="Arial" w:hAnsi="Arial" w:cs="Arial"/>
          <w:color w:val="000000" w:themeColor="text1"/>
        </w:rPr>
        <w:t>.</w:t>
      </w:r>
      <w:r w:rsidR="00F105EB">
        <w:rPr>
          <w:rFonts w:ascii="Arial" w:hAnsi="Arial" w:cs="Arial"/>
          <w:color w:val="000000" w:themeColor="text1"/>
        </w:rPr>
        <w:t xml:space="preserve"> </w:t>
      </w:r>
      <w:r w:rsidR="003C1DA3">
        <w:rPr>
          <w:rFonts w:ascii="Arial" w:hAnsi="Arial" w:cs="Arial"/>
          <w:color w:val="000000" w:themeColor="text1"/>
        </w:rPr>
        <w:t xml:space="preserve">Формат планирования годового бюджета воздействий приведён в документе </w:t>
      </w:r>
      <w:del w:id="1502" w:author="Попова Дарья Николаевна (Подрядчик. ООО БерингПойнт)" w:date="2021-04-05T14:55:00Z">
        <w:r w:rsidR="00496D67" w:rsidRPr="00496D67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503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496D67" w:rsidRPr="00496D67">
        <w:rPr>
          <w:rFonts w:ascii="Arial" w:hAnsi="Arial" w:cs="Arial"/>
          <w:color w:val="000000" w:themeColor="text1"/>
        </w:rPr>
        <w:t xml:space="preserve"> </w:t>
      </w:r>
      <w:r w:rsidR="003C1DA3">
        <w:rPr>
          <w:rFonts w:ascii="Arial" w:hAnsi="Arial" w:cs="Arial"/>
          <w:color w:val="000000" w:themeColor="text1"/>
        </w:rPr>
        <w:lastRenderedPageBreak/>
        <w:t>«</w:t>
      </w:r>
      <w:r w:rsidR="00496D67" w:rsidRPr="00496D67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F105EB">
        <w:rPr>
          <w:rFonts w:ascii="Arial" w:hAnsi="Arial" w:cs="Arial"/>
          <w:color w:val="000000" w:themeColor="text1"/>
        </w:rPr>
        <w:t>».</w:t>
      </w:r>
      <w:r w:rsidR="008342DA">
        <w:rPr>
          <w:rFonts w:ascii="Arial" w:hAnsi="Arial" w:cs="Arial"/>
          <w:color w:val="000000" w:themeColor="text1"/>
        </w:rPr>
        <w:t xml:space="preserve"> Формат годового план-графика воздействий, которые формируют физическую составляющую годового бюджета, приведён в документе </w:t>
      </w:r>
      <w:del w:id="1504" w:author="Попова Дарья Николаевна (Подрядчик. ООО БерингПойнт)" w:date="2021-04-05T14:57:00Z">
        <w:r w:rsidR="008342DA" w:rsidRPr="008342DA" w:rsidDel="002E6C85">
          <w:rPr>
            <w:rFonts w:ascii="Arial" w:hAnsi="Arial" w:cs="Arial"/>
            <w:color w:val="000000" w:themeColor="text1"/>
          </w:rPr>
          <w:delText>ERP.2.</w:delText>
        </w:r>
        <w:r w:rsidR="008342DA" w:rsidDel="002E6C85">
          <w:rPr>
            <w:rFonts w:ascii="Arial" w:hAnsi="Arial" w:cs="Arial"/>
            <w:color w:val="000000" w:themeColor="text1"/>
          </w:rPr>
          <w:delText>1_14_PM</w:delText>
        </w:r>
      </w:del>
      <w:ins w:id="1505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="008342DA">
        <w:rPr>
          <w:rFonts w:ascii="Arial" w:hAnsi="Arial" w:cs="Arial"/>
          <w:color w:val="000000" w:themeColor="text1"/>
        </w:rPr>
        <w:t xml:space="preserve"> «</w:t>
      </w:r>
      <w:r w:rsidR="008342DA" w:rsidRPr="008342DA">
        <w:rPr>
          <w:rFonts w:ascii="Arial" w:hAnsi="Arial" w:cs="Arial"/>
          <w:color w:val="000000" w:themeColor="text1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8342DA" w:rsidRPr="008342DA">
        <w:rPr>
          <w:rFonts w:ascii="Arial" w:hAnsi="Arial" w:cs="Arial"/>
          <w:color w:val="000000" w:themeColor="text1"/>
        </w:rPr>
        <w:t>ТОиР</w:t>
      </w:r>
      <w:proofErr w:type="spellEnd"/>
      <w:r w:rsidR="008342DA" w:rsidRPr="008342DA">
        <w:rPr>
          <w:rFonts w:ascii="Arial" w:hAnsi="Arial" w:cs="Arial"/>
          <w:color w:val="000000" w:themeColor="text1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8342DA">
        <w:rPr>
          <w:rFonts w:ascii="Arial" w:hAnsi="Arial" w:cs="Arial"/>
          <w:color w:val="000000" w:themeColor="text1"/>
        </w:rPr>
        <w:t>».</w:t>
      </w:r>
    </w:p>
    <w:p w14:paraId="5B89497B" w14:textId="1838521E" w:rsidR="00513898" w:rsidRDefault="00513898" w:rsidP="00EA3B9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Запуск формата планирования годового бюджета </w:t>
      </w:r>
      <w:r w:rsidR="00D614C9"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r>
        <w:rPr>
          <w:rFonts w:ascii="Arial" w:hAnsi="Arial" w:cs="Arial"/>
          <w:color w:val="000000" w:themeColor="text1"/>
        </w:rPr>
        <w:t>выполняется из пото</w:t>
      </w:r>
      <w:r w:rsidR="00CF464B">
        <w:rPr>
          <w:rFonts w:ascii="Arial" w:hAnsi="Arial" w:cs="Arial"/>
          <w:color w:val="000000" w:themeColor="text1"/>
        </w:rPr>
        <w:t xml:space="preserve">ка бизнес-операций. </w:t>
      </w:r>
      <w:r w:rsidR="008342DA" w:rsidRPr="002B1B96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8342DA" w:rsidRPr="002B1B96" w:rsidDel="002B1B96">
        <w:rPr>
          <w:rFonts w:ascii="Arial" w:hAnsi="Arial" w:cs="Arial"/>
          <w:color w:val="000000" w:themeColor="text1"/>
        </w:rPr>
        <w:t xml:space="preserve"> </w:t>
      </w:r>
      <w:r w:rsidR="00EA3B98">
        <w:rPr>
          <w:rFonts w:ascii="Arial" w:hAnsi="Arial" w:cs="Arial"/>
          <w:color w:val="000000" w:themeColor="text1"/>
        </w:rPr>
        <w:t>проходит по ссылке в потоке бизнес-операций,</w:t>
      </w:r>
      <w:r>
        <w:rPr>
          <w:rFonts w:ascii="Arial" w:hAnsi="Arial" w:cs="Arial"/>
          <w:color w:val="000000" w:themeColor="text1"/>
        </w:rPr>
        <w:t xml:space="preserve"> при этом на компьютер скачивается файл с расширением </w:t>
      </w:r>
      <w:r w:rsidRPr="00513898">
        <w:rPr>
          <w:rFonts w:ascii="Arial" w:hAnsi="Arial" w:cs="Arial"/>
          <w:color w:val="000000" w:themeColor="text1"/>
        </w:rPr>
        <w:t>.</w:t>
      </w:r>
      <w:proofErr w:type="spellStart"/>
      <w:r>
        <w:rPr>
          <w:rFonts w:ascii="Arial" w:hAnsi="Arial" w:cs="Arial"/>
          <w:color w:val="000000" w:themeColor="text1"/>
          <w:lang w:val="en-US"/>
        </w:rPr>
        <w:t>sapaox</w:t>
      </w:r>
      <w:proofErr w:type="spellEnd"/>
      <w:r w:rsidRPr="00513898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>в которо</w:t>
      </w:r>
      <w:r w:rsidR="00F2449F">
        <w:rPr>
          <w:rFonts w:ascii="Arial" w:hAnsi="Arial" w:cs="Arial"/>
          <w:color w:val="000000" w:themeColor="text1"/>
        </w:rPr>
        <w:t xml:space="preserve">м передаются параметры и </w:t>
      </w:r>
      <w:r w:rsidR="00EA3B98">
        <w:rPr>
          <w:rFonts w:ascii="Arial" w:hAnsi="Arial" w:cs="Arial"/>
          <w:color w:val="000000" w:themeColor="text1"/>
        </w:rPr>
        <w:t xml:space="preserve">команда </w:t>
      </w:r>
      <w:r>
        <w:rPr>
          <w:rFonts w:ascii="Arial" w:hAnsi="Arial" w:cs="Arial"/>
          <w:color w:val="000000" w:themeColor="text1"/>
        </w:rPr>
        <w:t xml:space="preserve">запуска </w:t>
      </w:r>
      <w:r w:rsidR="00D614C9" w:rsidRPr="00D614C9">
        <w:rPr>
          <w:rFonts w:ascii="Arial" w:hAnsi="Arial" w:cs="Arial"/>
          <w:color w:val="000000" w:themeColor="text1"/>
        </w:rPr>
        <w:t>приложени</w:t>
      </w:r>
      <w:r w:rsidR="00D614C9">
        <w:rPr>
          <w:rFonts w:ascii="Arial" w:hAnsi="Arial" w:cs="Arial"/>
          <w:color w:val="000000" w:themeColor="text1"/>
        </w:rPr>
        <w:t>я</w:t>
      </w:r>
      <w:r w:rsidR="00D614C9" w:rsidRPr="00D614C9">
        <w:rPr>
          <w:rFonts w:ascii="Arial" w:hAnsi="Arial" w:cs="Arial"/>
          <w:color w:val="000000" w:themeColor="text1"/>
        </w:rPr>
        <w:t xml:space="preserve"> для анализа данных - SAP </w:t>
      </w:r>
      <w:proofErr w:type="spellStart"/>
      <w:r w:rsidR="00D614C9" w:rsidRPr="00D614C9">
        <w:rPr>
          <w:rFonts w:ascii="Arial" w:hAnsi="Arial" w:cs="Arial"/>
          <w:color w:val="000000" w:themeColor="text1"/>
        </w:rPr>
        <w:t>Analysis</w:t>
      </w:r>
      <w:proofErr w:type="spellEnd"/>
      <w:r w:rsidR="00D614C9" w:rsidRPr="00D614C9">
        <w:rPr>
          <w:rFonts w:ascii="Arial" w:hAnsi="Arial" w:cs="Arial"/>
          <w:color w:val="000000" w:themeColor="text1"/>
        </w:rPr>
        <w:t xml:space="preserve"> </w:t>
      </w:r>
      <w:proofErr w:type="spellStart"/>
      <w:r w:rsidR="00D614C9" w:rsidRPr="00D614C9">
        <w:rPr>
          <w:rFonts w:ascii="Arial" w:hAnsi="Arial" w:cs="Arial"/>
          <w:color w:val="000000" w:themeColor="text1"/>
        </w:rPr>
        <w:t>for</w:t>
      </w:r>
      <w:proofErr w:type="spellEnd"/>
      <w:r w:rsidR="00D614C9" w:rsidRPr="00D614C9">
        <w:rPr>
          <w:rFonts w:ascii="Arial" w:hAnsi="Arial" w:cs="Arial"/>
          <w:color w:val="000000" w:themeColor="text1"/>
        </w:rPr>
        <w:t xml:space="preserve"> </w:t>
      </w:r>
      <w:proofErr w:type="spellStart"/>
      <w:r w:rsidR="00D614C9" w:rsidRPr="00D614C9">
        <w:rPr>
          <w:rFonts w:ascii="Arial" w:hAnsi="Arial" w:cs="Arial"/>
          <w:color w:val="000000" w:themeColor="text1"/>
        </w:rPr>
        <w:t>Excel</w:t>
      </w:r>
      <w:proofErr w:type="spellEnd"/>
      <w:r w:rsidR="00D614C9">
        <w:rPr>
          <w:rFonts w:ascii="Arial" w:hAnsi="Arial" w:cs="Arial"/>
          <w:color w:val="000000" w:themeColor="text1"/>
        </w:rPr>
        <w:t>. Открытие скаченного файла запускает приложение и открывает в нём формат планирования</w:t>
      </w:r>
      <w:r w:rsidR="00495EAD">
        <w:rPr>
          <w:rFonts w:ascii="Arial" w:hAnsi="Arial" w:cs="Arial"/>
          <w:color w:val="000000" w:themeColor="text1"/>
        </w:rPr>
        <w:t xml:space="preserve"> </w:t>
      </w:r>
      <w:r w:rsidR="008342DA">
        <w:rPr>
          <w:rFonts w:ascii="Arial" w:hAnsi="Arial" w:cs="Arial"/>
          <w:color w:val="000000" w:themeColor="text1"/>
        </w:rPr>
        <w:t xml:space="preserve">годового </w:t>
      </w:r>
      <w:r w:rsidR="00495EAD">
        <w:rPr>
          <w:rFonts w:ascii="Arial" w:hAnsi="Arial" w:cs="Arial"/>
          <w:color w:val="000000" w:themeColor="text1"/>
        </w:rPr>
        <w:t>бюджета</w:t>
      </w:r>
      <w:r w:rsidR="00D614C9">
        <w:rPr>
          <w:rFonts w:ascii="Arial" w:hAnsi="Arial" w:cs="Arial"/>
          <w:color w:val="000000" w:themeColor="text1"/>
        </w:rPr>
        <w:t>.</w:t>
      </w:r>
    </w:p>
    <w:p w14:paraId="3CD4D218" w14:textId="0444D85F" w:rsidR="00D614C9" w:rsidRDefault="00D614C9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</w:t>
      </w:r>
      <w:r w:rsidRPr="00495EAD">
        <w:rPr>
          <w:rFonts w:ascii="Arial" w:hAnsi="Arial" w:cs="Arial"/>
          <w:color w:val="000000" w:themeColor="text1"/>
        </w:rPr>
        <w:t>ормат планирования структурирован по иерархии</w:t>
      </w:r>
      <w:del w:id="1506" w:author="Попова Дарья" w:date="2021-03-15T18:41:00Z">
        <w:r w:rsidRPr="00495EAD" w:rsidDel="00CA6690">
          <w:rPr>
            <w:rFonts w:ascii="Arial" w:hAnsi="Arial" w:cs="Arial"/>
            <w:color w:val="000000" w:themeColor="text1"/>
          </w:rPr>
          <w:delText xml:space="preserve"> </w:delText>
        </w:r>
        <w:r w:rsidR="008342DA" w:rsidDel="00CA6690">
          <w:rPr>
            <w:rFonts w:ascii="Arial" w:hAnsi="Arial" w:cs="Arial"/>
            <w:color w:val="000000" w:themeColor="text1"/>
          </w:rPr>
          <w:delText>проектов</w:delText>
        </w:r>
        <w:r w:rsidR="003F0D03" w:rsidDel="00CA6690">
          <w:rPr>
            <w:rFonts w:ascii="Arial" w:hAnsi="Arial" w:cs="Arial"/>
            <w:color w:val="000000" w:themeColor="text1"/>
          </w:rPr>
          <w:delText>,</w:delText>
        </w:r>
      </w:del>
      <w:r w:rsidR="003F0D03">
        <w:rPr>
          <w:rFonts w:ascii="Arial" w:hAnsi="Arial" w:cs="Arial"/>
          <w:color w:val="000000" w:themeColor="text1"/>
        </w:rPr>
        <w:t xml:space="preserve"> </w:t>
      </w:r>
      <w:r w:rsidRPr="00495EAD">
        <w:rPr>
          <w:rFonts w:ascii="Arial" w:hAnsi="Arial" w:cs="Arial"/>
          <w:color w:val="000000" w:themeColor="text1"/>
        </w:rPr>
        <w:t>СПП-элементов</w:t>
      </w:r>
      <w:r w:rsidR="003F0D03">
        <w:rPr>
          <w:rFonts w:ascii="Arial" w:hAnsi="Arial" w:cs="Arial"/>
          <w:color w:val="000000" w:themeColor="text1"/>
        </w:rPr>
        <w:t xml:space="preserve"> и типу затрат</w:t>
      </w:r>
      <w:r w:rsidR="00796000">
        <w:rPr>
          <w:rFonts w:ascii="Arial" w:hAnsi="Arial" w:cs="Arial"/>
          <w:color w:val="000000" w:themeColor="text1"/>
        </w:rPr>
        <w:t>.</w:t>
      </w:r>
      <w:r w:rsidR="0047548F">
        <w:rPr>
          <w:rFonts w:ascii="Arial" w:hAnsi="Arial" w:cs="Arial"/>
          <w:color w:val="000000" w:themeColor="text1"/>
        </w:rPr>
        <w:t xml:space="preserve"> Описание принципов структурирования СПП-элементов приведено в </w:t>
      </w:r>
      <w:r w:rsidR="008342DA">
        <w:rPr>
          <w:rFonts w:ascii="Arial" w:hAnsi="Arial" w:cs="Arial"/>
          <w:color w:val="000000" w:themeColor="text1"/>
        </w:rPr>
        <w:t xml:space="preserve">документе </w:t>
      </w:r>
      <w:del w:id="1507" w:author="Попова Дарья Николаевна (Подрядчик. ООО БерингПойнт)" w:date="2021-04-05T14:55:00Z">
        <w:r w:rsidR="008342DA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508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8342DA">
        <w:rPr>
          <w:rFonts w:ascii="Arial" w:hAnsi="Arial" w:cs="Arial"/>
          <w:color w:val="000000" w:themeColor="text1"/>
        </w:rPr>
        <w:t xml:space="preserve"> «</w:t>
      </w:r>
      <w:r w:rsidR="008342DA" w:rsidRPr="008342D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8342DA">
        <w:rPr>
          <w:rFonts w:ascii="Arial" w:hAnsi="Arial" w:cs="Arial"/>
          <w:color w:val="000000" w:themeColor="text1"/>
        </w:rPr>
        <w:t>»</w:t>
      </w:r>
      <w:r w:rsidR="0047548F" w:rsidRPr="00495EAD">
        <w:rPr>
          <w:rFonts w:ascii="Arial" w:hAnsi="Arial" w:cs="Arial"/>
          <w:color w:val="000000" w:themeColor="text1"/>
        </w:rPr>
        <w:t xml:space="preserve">. В общем виде структура СПП-элементов представляет собой иерархический </w:t>
      </w:r>
      <w:r w:rsidR="00495EAD">
        <w:rPr>
          <w:rFonts w:ascii="Arial" w:hAnsi="Arial" w:cs="Arial"/>
          <w:color w:val="000000" w:themeColor="text1"/>
        </w:rPr>
        <w:t xml:space="preserve">справочник, </w:t>
      </w:r>
      <w:r w:rsidR="00495EAD" w:rsidRPr="00495EAD">
        <w:rPr>
          <w:rFonts w:ascii="Arial" w:hAnsi="Arial" w:cs="Arial"/>
          <w:color w:val="000000" w:themeColor="text1"/>
        </w:rPr>
        <w:t>элементы</w:t>
      </w:r>
      <w:r w:rsidR="0047548F" w:rsidRPr="00495EAD">
        <w:rPr>
          <w:rFonts w:ascii="Arial" w:hAnsi="Arial" w:cs="Arial"/>
          <w:color w:val="000000" w:themeColor="text1"/>
        </w:rPr>
        <w:t xml:space="preserve"> которого являются </w:t>
      </w:r>
      <w:r w:rsidR="000C6B7E">
        <w:rPr>
          <w:rFonts w:ascii="Arial" w:hAnsi="Arial" w:cs="Arial"/>
          <w:color w:val="000000" w:themeColor="text1"/>
        </w:rPr>
        <w:t>объектами</w:t>
      </w:r>
      <w:r w:rsidR="0047548F" w:rsidRPr="00495EAD">
        <w:rPr>
          <w:rFonts w:ascii="Arial" w:hAnsi="Arial" w:cs="Arial"/>
          <w:color w:val="000000" w:themeColor="text1"/>
        </w:rPr>
        <w:t xml:space="preserve"> планирования и контроля годового</w:t>
      </w:r>
      <w:r w:rsidR="0047548F">
        <w:rPr>
          <w:rFonts w:ascii="Arial" w:hAnsi="Arial" w:cs="Arial"/>
          <w:color w:val="000000" w:themeColor="text1"/>
        </w:rPr>
        <w:t xml:space="preserve"> бюджета воздействий на производственные активы.</w:t>
      </w:r>
      <w:r w:rsidR="0069260C">
        <w:rPr>
          <w:rFonts w:ascii="Arial" w:hAnsi="Arial" w:cs="Arial"/>
          <w:color w:val="000000" w:themeColor="text1"/>
        </w:rPr>
        <w:t xml:space="preserve"> Описание структуры СПП-элементов приведено в разделе 5.6</w:t>
      </w:r>
      <w:r w:rsidR="008342DA">
        <w:rPr>
          <w:rFonts w:ascii="Arial" w:hAnsi="Arial" w:cs="Arial"/>
          <w:color w:val="000000" w:themeColor="text1"/>
        </w:rPr>
        <w:t xml:space="preserve"> настоящего КД</w:t>
      </w:r>
      <w:r w:rsidR="0069260C">
        <w:rPr>
          <w:rFonts w:ascii="Arial" w:hAnsi="Arial" w:cs="Arial"/>
          <w:color w:val="000000" w:themeColor="text1"/>
        </w:rPr>
        <w:t>.</w:t>
      </w:r>
    </w:p>
    <w:p w14:paraId="19BF8CCC" w14:textId="6B93474C" w:rsidR="00DF7E3E" w:rsidRPr="00DF7E3E" w:rsidRDefault="00DF7E3E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Годовой бюджет воздействий планируется в разрезе операционных затрат (сокращённо </w:t>
      </w:r>
      <w:r w:rsidRPr="009936BB">
        <w:rPr>
          <w:rFonts w:ascii="Arial" w:hAnsi="Arial" w:cs="Arial"/>
          <w:color w:val="000000" w:themeColor="text1"/>
        </w:rPr>
        <w:t xml:space="preserve">– </w:t>
      </w:r>
      <w:r>
        <w:rPr>
          <w:rFonts w:ascii="Arial" w:hAnsi="Arial" w:cs="Arial"/>
          <w:color w:val="000000" w:themeColor="text1"/>
          <w:lang w:val="en-US"/>
        </w:rPr>
        <w:t>OPEX</w:t>
      </w:r>
      <w:r w:rsidRPr="009936BB">
        <w:rPr>
          <w:rFonts w:ascii="Arial" w:hAnsi="Arial" w:cs="Arial"/>
          <w:color w:val="000000" w:themeColor="text1"/>
        </w:rPr>
        <w:t xml:space="preserve">) </w:t>
      </w:r>
      <w:r>
        <w:rPr>
          <w:rFonts w:ascii="Arial" w:hAnsi="Arial" w:cs="Arial"/>
          <w:color w:val="000000" w:themeColor="text1"/>
        </w:rPr>
        <w:t xml:space="preserve">и капитальных </w:t>
      </w:r>
      <w:r w:rsidR="00CE4E86">
        <w:rPr>
          <w:rFonts w:ascii="Arial" w:hAnsi="Arial" w:cs="Arial"/>
          <w:color w:val="000000" w:themeColor="text1"/>
        </w:rPr>
        <w:t>затрат/вложений</w:t>
      </w:r>
      <w:r>
        <w:rPr>
          <w:rFonts w:ascii="Arial" w:hAnsi="Arial" w:cs="Arial"/>
          <w:color w:val="000000" w:themeColor="text1"/>
        </w:rPr>
        <w:t xml:space="preserve"> (сокращённо </w:t>
      </w:r>
      <w:r>
        <w:rPr>
          <w:rFonts w:ascii="Arial" w:hAnsi="Arial" w:cs="Arial"/>
          <w:color w:val="000000" w:themeColor="text1"/>
          <w:lang w:val="en-US"/>
        </w:rPr>
        <w:t>CAPEX</w:t>
      </w:r>
      <w:r w:rsidRPr="009936BB">
        <w:rPr>
          <w:rFonts w:ascii="Arial" w:hAnsi="Arial" w:cs="Arial"/>
          <w:color w:val="000000" w:themeColor="text1"/>
        </w:rPr>
        <w:t xml:space="preserve">). </w:t>
      </w:r>
      <w:r w:rsidR="00CE4E86">
        <w:rPr>
          <w:rFonts w:ascii="Arial" w:hAnsi="Arial" w:cs="Arial"/>
          <w:color w:val="000000" w:themeColor="text1"/>
        </w:rPr>
        <w:t>Разделение годового бюджета воздействий по типам затрат осуществляется с помощью заполнения аналитики «Тип затрат» (раздел 5.6.4 «Тип затрат»).</w:t>
      </w:r>
    </w:p>
    <w:p w14:paraId="4B8CB776" w14:textId="3D1DA0FF" w:rsidR="00FA2DBB" w:rsidRPr="00FA2DBB" w:rsidRDefault="0047548F" w:rsidP="00F10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открытии формат планирования наследует параметры запуска из инстанции потока бизнес-операций, а</w:t>
      </w:r>
      <w:r w:rsidR="000264DD">
        <w:rPr>
          <w:rFonts w:ascii="Arial" w:hAnsi="Arial" w:cs="Arial"/>
          <w:color w:val="000000" w:themeColor="text1"/>
        </w:rPr>
        <w:t xml:space="preserve"> именно: </w:t>
      </w:r>
      <w:r w:rsidR="008342DA">
        <w:rPr>
          <w:rFonts w:ascii="Arial" w:hAnsi="Arial" w:cs="Arial"/>
          <w:color w:val="000000" w:themeColor="text1"/>
        </w:rPr>
        <w:t>бюджетная кампания</w:t>
      </w:r>
      <w:r w:rsidR="000264DD">
        <w:rPr>
          <w:rFonts w:ascii="Arial" w:hAnsi="Arial" w:cs="Arial"/>
          <w:color w:val="000000" w:themeColor="text1"/>
        </w:rPr>
        <w:t>, организационная единица</w:t>
      </w:r>
      <w:r>
        <w:rPr>
          <w:rFonts w:ascii="Arial" w:hAnsi="Arial" w:cs="Arial"/>
          <w:color w:val="000000" w:themeColor="text1"/>
        </w:rPr>
        <w:t>, версия планирования</w:t>
      </w:r>
      <w:ins w:id="1509" w:author="Попова Дарья" w:date="2021-03-15T18:42:00Z">
        <w:r w:rsidR="00CA6690">
          <w:rPr>
            <w:rFonts w:ascii="Arial" w:hAnsi="Arial" w:cs="Arial"/>
            <w:color w:val="000000" w:themeColor="text1"/>
          </w:rPr>
          <w:t xml:space="preserve"> и группа планирования</w:t>
        </w:r>
      </w:ins>
      <w:r>
        <w:rPr>
          <w:rFonts w:ascii="Arial" w:hAnsi="Arial" w:cs="Arial"/>
          <w:color w:val="000000" w:themeColor="text1"/>
        </w:rPr>
        <w:t>.</w:t>
      </w:r>
    </w:p>
    <w:p w14:paraId="2DF4706F" w14:textId="602D56E7" w:rsidR="009E3EDA" w:rsidRDefault="000264DD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Раздел г</w:t>
      </w:r>
      <w:r w:rsidRPr="000264DD">
        <w:rPr>
          <w:rFonts w:ascii="Arial" w:hAnsi="Arial" w:cs="Arial"/>
          <w:color w:val="000000" w:themeColor="text1"/>
        </w:rPr>
        <w:t>одово</w:t>
      </w:r>
      <w:r>
        <w:rPr>
          <w:rFonts w:ascii="Arial" w:hAnsi="Arial" w:cs="Arial"/>
          <w:color w:val="000000" w:themeColor="text1"/>
        </w:rPr>
        <w:t>го</w:t>
      </w:r>
      <w:r w:rsidRPr="000264DD">
        <w:rPr>
          <w:rFonts w:ascii="Arial" w:hAnsi="Arial" w:cs="Arial"/>
          <w:color w:val="000000" w:themeColor="text1"/>
        </w:rPr>
        <w:t xml:space="preserve"> бюджет</w:t>
      </w:r>
      <w:r>
        <w:rPr>
          <w:rFonts w:ascii="Arial" w:hAnsi="Arial" w:cs="Arial"/>
          <w:color w:val="000000" w:themeColor="text1"/>
        </w:rPr>
        <w:t>а</w:t>
      </w:r>
      <w:r w:rsidRPr="000264DD">
        <w:rPr>
          <w:rFonts w:ascii="Arial" w:hAnsi="Arial" w:cs="Arial"/>
          <w:color w:val="000000" w:themeColor="text1"/>
        </w:rPr>
        <w:t xml:space="preserve"> воздействий</w:t>
      </w:r>
      <w:r>
        <w:rPr>
          <w:rFonts w:ascii="Arial" w:hAnsi="Arial" w:cs="Arial"/>
          <w:color w:val="000000" w:themeColor="text1"/>
        </w:rPr>
        <w:t xml:space="preserve">, относящийся к </w:t>
      </w:r>
      <w:r w:rsidR="000C73AD" w:rsidRPr="000264DD">
        <w:rPr>
          <w:rFonts w:ascii="Arial" w:hAnsi="Arial" w:cs="Arial"/>
          <w:color w:val="000000" w:themeColor="text1"/>
        </w:rPr>
        <w:t>п</w:t>
      </w:r>
      <w:r>
        <w:rPr>
          <w:rFonts w:ascii="Arial" w:hAnsi="Arial" w:cs="Arial"/>
          <w:color w:val="000000" w:themeColor="text1"/>
        </w:rPr>
        <w:t xml:space="preserve">оддержанию </w:t>
      </w:r>
      <w:r w:rsidR="000C73AD" w:rsidRPr="000264DD">
        <w:rPr>
          <w:rFonts w:ascii="Arial" w:hAnsi="Arial" w:cs="Arial"/>
          <w:color w:val="000000" w:themeColor="text1"/>
        </w:rPr>
        <w:t>производственных активов</w:t>
      </w:r>
      <w:r>
        <w:rPr>
          <w:rFonts w:ascii="Arial" w:hAnsi="Arial" w:cs="Arial"/>
          <w:color w:val="000000" w:themeColor="text1"/>
        </w:rPr>
        <w:t xml:space="preserve">, </w:t>
      </w:r>
      <w:r w:rsidRPr="000264DD">
        <w:rPr>
          <w:rFonts w:ascii="Arial" w:hAnsi="Arial" w:cs="Arial"/>
          <w:color w:val="000000" w:themeColor="text1"/>
        </w:rPr>
        <w:t xml:space="preserve">формируется на основе </w:t>
      </w:r>
      <w:r w:rsidRPr="003A1CC7">
        <w:rPr>
          <w:rFonts w:ascii="Arial" w:hAnsi="Arial" w:cs="Arial"/>
          <w:color w:val="000000" w:themeColor="text1"/>
        </w:rPr>
        <w:t xml:space="preserve">запланированных </w:t>
      </w:r>
      <w:r w:rsidR="005A512C">
        <w:rPr>
          <w:rFonts w:ascii="Arial" w:hAnsi="Arial" w:cs="Arial"/>
          <w:color w:val="000000" w:themeColor="text1"/>
        </w:rPr>
        <w:t>заказов ТОРО</w:t>
      </w:r>
      <w:r w:rsidR="0099617F">
        <w:rPr>
          <w:rFonts w:ascii="Arial" w:hAnsi="Arial" w:cs="Arial"/>
          <w:color w:val="000000" w:themeColor="text1"/>
        </w:rPr>
        <w:t xml:space="preserve"> и сетевых графиков</w:t>
      </w:r>
      <w:r w:rsidR="000C73AD" w:rsidRPr="003A1CC7">
        <w:rPr>
          <w:rFonts w:ascii="Arial" w:hAnsi="Arial" w:cs="Arial"/>
          <w:color w:val="000000" w:themeColor="text1"/>
        </w:rPr>
        <w:t>.</w:t>
      </w:r>
      <w:r w:rsidR="00EA3B98" w:rsidRPr="003A1CC7">
        <w:rPr>
          <w:rFonts w:ascii="Arial" w:hAnsi="Arial" w:cs="Arial"/>
          <w:color w:val="000000" w:themeColor="text1"/>
        </w:rPr>
        <w:t xml:space="preserve"> </w:t>
      </w:r>
      <w:r w:rsidR="005B1048" w:rsidRPr="003A1CC7">
        <w:rPr>
          <w:rFonts w:ascii="Arial" w:hAnsi="Arial" w:cs="Arial"/>
          <w:color w:val="000000" w:themeColor="text1"/>
        </w:rPr>
        <w:t xml:space="preserve">Правила </w:t>
      </w:r>
      <w:r w:rsidR="00EA3B98" w:rsidRPr="003A1CC7">
        <w:rPr>
          <w:rFonts w:ascii="Arial" w:hAnsi="Arial" w:cs="Arial"/>
          <w:color w:val="000000" w:themeColor="text1"/>
        </w:rPr>
        <w:t>заполнения формата годового бюджета воздействий на производственные активы</w:t>
      </w:r>
      <w:r w:rsidR="00EA3B98">
        <w:rPr>
          <w:rFonts w:ascii="Arial" w:hAnsi="Arial" w:cs="Arial"/>
          <w:color w:val="000000" w:themeColor="text1"/>
        </w:rPr>
        <w:t xml:space="preserve"> приведен</w:t>
      </w:r>
      <w:r w:rsidR="005B1048">
        <w:rPr>
          <w:rFonts w:ascii="Arial" w:hAnsi="Arial" w:cs="Arial"/>
          <w:color w:val="000000" w:themeColor="text1"/>
        </w:rPr>
        <w:t>ы</w:t>
      </w:r>
      <w:r w:rsidR="00EA3B98">
        <w:rPr>
          <w:rFonts w:ascii="Arial" w:hAnsi="Arial" w:cs="Arial"/>
          <w:color w:val="000000" w:themeColor="text1"/>
        </w:rPr>
        <w:t xml:space="preserve"> в документе </w:t>
      </w:r>
      <w:del w:id="1510" w:author="Попова Дарья Николаевна (Подрядчик. ООО БерингПойнт)" w:date="2021-04-05T14:55:00Z">
        <w:r w:rsidR="008342DA" w:rsidRPr="008342DA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511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8342DA">
        <w:rPr>
          <w:rFonts w:ascii="Arial" w:hAnsi="Arial" w:cs="Arial"/>
          <w:color w:val="000000" w:themeColor="text1"/>
        </w:rPr>
        <w:t xml:space="preserve"> </w:t>
      </w:r>
      <w:r w:rsidR="00EA3B98">
        <w:rPr>
          <w:rFonts w:ascii="Arial" w:hAnsi="Arial" w:cs="Arial"/>
          <w:color w:val="000000" w:themeColor="text1"/>
        </w:rPr>
        <w:t>«</w:t>
      </w:r>
      <w:r w:rsidR="008342DA" w:rsidRPr="008342D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EA3B98">
        <w:rPr>
          <w:rFonts w:ascii="Arial" w:hAnsi="Arial" w:cs="Arial"/>
          <w:color w:val="000000" w:themeColor="text1"/>
        </w:rPr>
        <w:t>».</w:t>
      </w:r>
      <w:r w:rsidR="00751321">
        <w:rPr>
          <w:rFonts w:ascii="Arial" w:hAnsi="Arial" w:cs="Arial"/>
          <w:color w:val="000000" w:themeColor="text1"/>
        </w:rPr>
        <w:t xml:space="preserve"> </w:t>
      </w:r>
    </w:p>
    <w:p w14:paraId="286255F3" w14:textId="46BFF2FB" w:rsidR="009E3EDA" w:rsidRDefault="00BB2F71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процессе формирования</w:t>
      </w:r>
      <w:r w:rsidR="00AF4B27" w:rsidRPr="00AF4B27">
        <w:rPr>
          <w:rFonts w:ascii="Arial" w:hAnsi="Arial" w:cs="Arial"/>
          <w:color w:val="000000" w:themeColor="text1"/>
        </w:rPr>
        <w:t xml:space="preserve"> </w:t>
      </w:r>
      <w:r w:rsidR="00AF4B27">
        <w:rPr>
          <w:rFonts w:ascii="Arial" w:hAnsi="Arial" w:cs="Arial"/>
          <w:color w:val="000000" w:themeColor="text1"/>
        </w:rPr>
        <w:t>годового бюджета воздействий</w:t>
      </w:r>
      <w:r>
        <w:rPr>
          <w:rFonts w:ascii="Arial" w:hAnsi="Arial" w:cs="Arial"/>
          <w:color w:val="000000" w:themeColor="text1"/>
        </w:rPr>
        <w:t xml:space="preserve"> </w:t>
      </w:r>
      <w:r w:rsidR="008342DA">
        <w:rPr>
          <w:rFonts w:ascii="Arial" w:hAnsi="Arial" w:cs="Arial"/>
          <w:color w:val="000000" w:themeColor="text1"/>
        </w:rPr>
        <w:t>Планировщиком</w:t>
      </w:r>
      <w:r w:rsidR="008342DA" w:rsidRPr="008342DA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8342DA" w:rsidRPr="008342DA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используется </w:t>
      </w:r>
      <w:r w:rsidRPr="00BB2F71">
        <w:rPr>
          <w:rFonts w:ascii="Arial" w:hAnsi="Arial" w:cs="Arial"/>
          <w:color w:val="000000" w:themeColor="text1"/>
        </w:rPr>
        <w:t>согласованн</w:t>
      </w:r>
      <w:r>
        <w:rPr>
          <w:rFonts w:ascii="Arial" w:hAnsi="Arial" w:cs="Arial"/>
          <w:color w:val="000000" w:themeColor="text1"/>
        </w:rPr>
        <w:t>ый</w:t>
      </w:r>
      <w:r w:rsidRPr="00BB2F71">
        <w:rPr>
          <w:rFonts w:ascii="Arial" w:hAnsi="Arial" w:cs="Arial"/>
          <w:color w:val="000000" w:themeColor="text1"/>
        </w:rPr>
        <w:t xml:space="preserve"> </w:t>
      </w:r>
      <w:r w:rsidR="008342DA">
        <w:rPr>
          <w:rFonts w:ascii="Arial" w:hAnsi="Arial" w:cs="Arial"/>
          <w:color w:val="000000" w:themeColor="text1"/>
        </w:rPr>
        <w:t>Главным</w:t>
      </w:r>
      <w:r w:rsidR="008342DA" w:rsidRPr="008342DA">
        <w:rPr>
          <w:rFonts w:ascii="Arial" w:hAnsi="Arial" w:cs="Arial"/>
          <w:color w:val="000000" w:themeColor="text1"/>
        </w:rPr>
        <w:t xml:space="preserve"> инженер</w:t>
      </w:r>
      <w:r w:rsidR="008342DA">
        <w:rPr>
          <w:rFonts w:ascii="Arial" w:hAnsi="Arial" w:cs="Arial"/>
          <w:color w:val="000000" w:themeColor="text1"/>
        </w:rPr>
        <w:t>ом</w:t>
      </w:r>
      <w:r w:rsidR="008342DA" w:rsidRPr="008342DA">
        <w:rPr>
          <w:rFonts w:ascii="Arial" w:hAnsi="Arial" w:cs="Arial"/>
          <w:color w:val="000000" w:themeColor="text1"/>
        </w:rPr>
        <w:t xml:space="preserve"> </w:t>
      </w:r>
      <w:del w:id="1512" w:author="Попова Дарья" w:date="2021-03-15T18:47:00Z">
        <w:r w:rsidR="008342DA" w:rsidRPr="008342DA" w:rsidDel="00CA6690">
          <w:rPr>
            <w:rFonts w:ascii="Arial" w:hAnsi="Arial" w:cs="Arial"/>
            <w:color w:val="000000" w:themeColor="text1"/>
          </w:rPr>
          <w:delText>ТОиР БЕ Управление</w:delText>
        </w:r>
      </w:del>
      <w:ins w:id="1513" w:author="Попова Дарья" w:date="2021-03-15T18:47:00Z">
        <w:r w:rsidR="00CA6690">
          <w:rPr>
            <w:rFonts w:ascii="Arial" w:hAnsi="Arial" w:cs="Arial"/>
            <w:color w:val="000000" w:themeColor="text1"/>
          </w:rPr>
          <w:t>УО</w:t>
        </w:r>
      </w:ins>
      <w:r w:rsidR="008342DA" w:rsidRPr="008342DA" w:rsidDel="008342DA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годовой </w:t>
      </w:r>
      <w:r w:rsidRPr="00BB2F71">
        <w:rPr>
          <w:rFonts w:ascii="Arial" w:hAnsi="Arial" w:cs="Arial"/>
          <w:color w:val="000000" w:themeColor="text1"/>
        </w:rPr>
        <w:t>план</w:t>
      </w:r>
      <w:r>
        <w:rPr>
          <w:rFonts w:ascii="Arial" w:hAnsi="Arial" w:cs="Arial"/>
          <w:color w:val="000000" w:themeColor="text1"/>
        </w:rPr>
        <w:t xml:space="preserve">-график </w:t>
      </w:r>
      <w:r w:rsidRPr="00646DB0">
        <w:rPr>
          <w:rFonts w:ascii="Arial" w:hAnsi="Arial" w:cs="Arial"/>
          <w:color w:val="000000" w:themeColor="text1"/>
        </w:rPr>
        <w:t xml:space="preserve">воздействий на производственные активы </w:t>
      </w:r>
      <w:r w:rsidR="003A1CC7" w:rsidRPr="00646DB0">
        <w:rPr>
          <w:rFonts w:ascii="Arial" w:hAnsi="Arial" w:cs="Arial"/>
          <w:color w:val="000000" w:themeColor="text1"/>
        </w:rPr>
        <w:t xml:space="preserve">с </w:t>
      </w:r>
      <w:r w:rsidR="00415B47" w:rsidRPr="00646DB0">
        <w:rPr>
          <w:rFonts w:ascii="Arial" w:hAnsi="Arial" w:cs="Arial"/>
          <w:color w:val="000000" w:themeColor="text1"/>
        </w:rPr>
        <w:t>указанием стоимости</w:t>
      </w:r>
      <w:r w:rsidR="008342DA">
        <w:rPr>
          <w:rFonts w:ascii="Arial" w:hAnsi="Arial" w:cs="Arial"/>
          <w:color w:val="000000" w:themeColor="text1"/>
        </w:rPr>
        <w:t>. Используются З</w:t>
      </w:r>
      <w:r w:rsidR="00137693">
        <w:rPr>
          <w:rFonts w:ascii="Arial" w:hAnsi="Arial" w:cs="Arial"/>
          <w:color w:val="000000" w:themeColor="text1"/>
        </w:rPr>
        <w:t xml:space="preserve">аказы ТОРО в статусе </w:t>
      </w:r>
      <w:r w:rsidR="00137693" w:rsidRPr="009B4F4E">
        <w:rPr>
          <w:rFonts w:ascii="Arial" w:hAnsi="Arial" w:cs="Arial"/>
          <w:color w:val="000000" w:themeColor="text1"/>
        </w:rPr>
        <w:t>ГИП, ГОД</w:t>
      </w:r>
      <w:ins w:id="1514" w:author="Попова Дарья" w:date="2021-03-15T18:57:00Z">
        <w:r w:rsidR="00B83803">
          <w:rPr>
            <w:rFonts w:ascii="Arial" w:hAnsi="Arial" w:cs="Arial"/>
            <w:color w:val="000000" w:themeColor="text1"/>
          </w:rPr>
          <w:t xml:space="preserve"> и сетев</w:t>
        </w:r>
      </w:ins>
      <w:ins w:id="1515" w:author="Попова Дарья" w:date="2021-03-15T19:23:00Z">
        <w:r w:rsidR="00F00CD0">
          <w:rPr>
            <w:rFonts w:ascii="Arial" w:hAnsi="Arial" w:cs="Arial"/>
            <w:color w:val="000000" w:themeColor="text1"/>
          </w:rPr>
          <w:t xml:space="preserve">ые графики по </w:t>
        </w:r>
        <w:proofErr w:type="spellStart"/>
        <w:r w:rsidR="00F00CD0">
          <w:rPr>
            <w:rFonts w:ascii="Arial" w:hAnsi="Arial" w:cs="Arial"/>
            <w:color w:val="000000" w:themeColor="text1"/>
          </w:rPr>
          <w:t>ЗиС</w:t>
        </w:r>
        <w:proofErr w:type="spellEnd"/>
        <w:r w:rsidR="00F00CD0">
          <w:rPr>
            <w:rFonts w:ascii="Arial" w:hAnsi="Arial" w:cs="Arial"/>
            <w:color w:val="000000" w:themeColor="text1"/>
          </w:rPr>
          <w:t xml:space="preserve"> в статусе ССПЛ</w:t>
        </w:r>
      </w:ins>
      <w:r w:rsidR="00137693">
        <w:rPr>
          <w:rFonts w:ascii="Arial" w:hAnsi="Arial" w:cs="Arial"/>
          <w:color w:val="000000" w:themeColor="text1"/>
        </w:rPr>
        <w:t xml:space="preserve">. </w:t>
      </w:r>
      <w:r w:rsidR="00137693">
        <w:rPr>
          <w:rFonts w:ascii="Arial" w:hAnsi="Arial" w:cs="Arial"/>
          <w:color w:val="000000" w:themeColor="text1"/>
        </w:rPr>
        <w:lastRenderedPageBreak/>
        <w:t xml:space="preserve">Подробнее </w:t>
      </w:r>
      <w:r w:rsidR="008342DA">
        <w:rPr>
          <w:rFonts w:ascii="Arial" w:hAnsi="Arial" w:cs="Arial"/>
          <w:color w:val="000000" w:themeColor="text1"/>
        </w:rPr>
        <w:t xml:space="preserve">в концептуальном дизайне </w:t>
      </w:r>
      <w:r w:rsidR="00713013">
        <w:rPr>
          <w:rFonts w:ascii="Arial" w:hAnsi="Arial" w:cs="Arial"/>
          <w:color w:val="000000" w:themeColor="text1"/>
        </w:rPr>
        <w:t>ERP</w:t>
      </w:r>
      <w:del w:id="1516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1517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8342DA" w:rsidRPr="008342DA">
        <w:rPr>
          <w:rFonts w:ascii="Arial" w:hAnsi="Arial" w:cs="Arial"/>
          <w:color w:val="000000" w:themeColor="text1"/>
        </w:rPr>
        <w:t>52</w:t>
      </w:r>
      <w:r w:rsidR="008342DA">
        <w:rPr>
          <w:rFonts w:ascii="Arial" w:hAnsi="Arial" w:cs="Arial"/>
          <w:color w:val="000000" w:themeColor="text1"/>
        </w:rPr>
        <w:t xml:space="preserve"> «</w:t>
      </w:r>
      <w:r w:rsidR="008342DA" w:rsidRPr="008342DA">
        <w:rPr>
          <w:rFonts w:ascii="Arial" w:hAnsi="Arial" w:cs="Arial"/>
          <w:color w:val="000000" w:themeColor="text1"/>
        </w:rPr>
        <w:t>Го</w:t>
      </w:r>
      <w:r w:rsidR="008342DA">
        <w:rPr>
          <w:rFonts w:ascii="Arial" w:hAnsi="Arial" w:cs="Arial"/>
          <w:color w:val="000000" w:themeColor="text1"/>
        </w:rPr>
        <w:t xml:space="preserve">довое планирование воздействий </w:t>
      </w:r>
      <w:r w:rsidR="008342DA" w:rsidRPr="008342DA">
        <w:rPr>
          <w:rFonts w:ascii="Arial" w:hAnsi="Arial" w:cs="Arial"/>
          <w:color w:val="000000" w:themeColor="text1"/>
        </w:rPr>
        <w:t>на производственные активы</w:t>
      </w:r>
      <w:r w:rsidR="00137693">
        <w:rPr>
          <w:rFonts w:ascii="Arial" w:hAnsi="Arial" w:cs="Arial"/>
          <w:color w:val="000000" w:themeColor="text1"/>
        </w:rPr>
        <w:t>»</w:t>
      </w:r>
      <w:r w:rsidR="00415B47" w:rsidRPr="00646DB0">
        <w:rPr>
          <w:rFonts w:ascii="Arial" w:hAnsi="Arial" w:cs="Arial"/>
          <w:color w:val="000000" w:themeColor="text1"/>
        </w:rPr>
        <w:t>.</w:t>
      </w:r>
      <w:r w:rsidR="00AF4B27" w:rsidRPr="00646DB0">
        <w:rPr>
          <w:rFonts w:ascii="Arial" w:hAnsi="Arial" w:cs="Arial"/>
          <w:color w:val="000000" w:themeColor="text1"/>
        </w:rPr>
        <w:t xml:space="preserve"> В формате планирования</w:t>
      </w:r>
      <w:r w:rsidR="008342DA">
        <w:rPr>
          <w:rFonts w:ascii="Arial" w:hAnsi="Arial" w:cs="Arial"/>
          <w:color w:val="000000" w:themeColor="text1"/>
        </w:rPr>
        <w:t xml:space="preserve"> годового бюджета</w:t>
      </w:r>
      <w:r w:rsidR="00AF4B27" w:rsidRPr="00646DB0">
        <w:rPr>
          <w:rFonts w:ascii="Arial" w:hAnsi="Arial" w:cs="Arial"/>
          <w:color w:val="000000" w:themeColor="text1"/>
        </w:rPr>
        <w:t xml:space="preserve"> будет вывод</w:t>
      </w:r>
      <w:r w:rsidR="00AF4B27" w:rsidRPr="003A1CC7">
        <w:rPr>
          <w:rFonts w:ascii="Arial" w:hAnsi="Arial" w:cs="Arial"/>
          <w:color w:val="000000" w:themeColor="text1"/>
        </w:rPr>
        <w:t xml:space="preserve">иться </w:t>
      </w:r>
      <w:r w:rsidR="00CE73F3" w:rsidRPr="003A1CC7">
        <w:rPr>
          <w:rFonts w:ascii="Arial" w:hAnsi="Arial" w:cs="Arial"/>
          <w:color w:val="000000" w:themeColor="text1"/>
        </w:rPr>
        <w:t xml:space="preserve">значение </w:t>
      </w:r>
      <w:r w:rsidR="00AF4B27" w:rsidRPr="003A1CC7">
        <w:rPr>
          <w:rFonts w:ascii="Arial" w:hAnsi="Arial" w:cs="Arial"/>
          <w:color w:val="000000" w:themeColor="text1"/>
        </w:rPr>
        <w:t>плановой стоимос</w:t>
      </w:r>
      <w:r w:rsidR="00AF4B27">
        <w:rPr>
          <w:rFonts w:ascii="Arial" w:hAnsi="Arial" w:cs="Arial"/>
          <w:color w:val="000000" w:themeColor="text1"/>
        </w:rPr>
        <w:t>ти воздействий из запланированных заказов ТОРО, формирующих годовой план-график воздействий</w:t>
      </w:r>
      <w:r w:rsidR="00CE73F3">
        <w:rPr>
          <w:rFonts w:ascii="Arial" w:hAnsi="Arial" w:cs="Arial"/>
          <w:color w:val="000000" w:themeColor="text1"/>
        </w:rPr>
        <w:t>,</w:t>
      </w:r>
      <w:r w:rsidR="003A1CC7">
        <w:rPr>
          <w:rFonts w:ascii="Arial" w:hAnsi="Arial" w:cs="Arial"/>
          <w:color w:val="000000" w:themeColor="text1"/>
        </w:rPr>
        <w:t xml:space="preserve"> в разрезе структуры СПП-элементов.</w:t>
      </w:r>
      <w:r w:rsidR="005B6122">
        <w:rPr>
          <w:rFonts w:ascii="Arial" w:hAnsi="Arial" w:cs="Arial"/>
          <w:color w:val="000000" w:themeColor="text1"/>
        </w:rPr>
        <w:t xml:space="preserve"> </w:t>
      </w:r>
    </w:p>
    <w:p w14:paraId="32A3A841" w14:textId="757B28D4" w:rsidR="00257F10" w:rsidRDefault="00257F10" w:rsidP="00D83C9F">
      <w:pPr>
        <w:spacing w:after="240" w:line="276" w:lineRule="auto"/>
        <w:ind w:firstLine="567"/>
        <w:rPr>
          <w:ins w:id="1518" w:author="Попова Дарья" w:date="2021-03-10T16:10:00Z"/>
          <w:rFonts w:ascii="Arial" w:hAnsi="Arial" w:cs="Arial"/>
          <w:color w:val="000000" w:themeColor="text1"/>
        </w:rPr>
      </w:pPr>
      <w:ins w:id="1519" w:author="Попова Дарья" w:date="2021-03-10T16:10:00Z">
        <w:r w:rsidRPr="00257F10">
          <w:rPr>
            <w:rFonts w:ascii="Arial" w:hAnsi="Arial" w:cs="Arial"/>
            <w:color w:val="000000" w:themeColor="text1"/>
            <w:rPrChange w:id="1520" w:author="Попова Дарья" w:date="2021-03-10T16:11:00Z">
              <w:rPr>
                <w:rFonts w:ascii="Arial" w:hAnsi="Arial" w:cs="Arial"/>
                <w:color w:val="000000" w:themeColor="text1"/>
                <w:highlight w:val="yellow"/>
              </w:rPr>
            </w:rPrChange>
          </w:rPr>
          <w:t xml:space="preserve">Формирование и согласование потребности первого квартала и МТР с длительным сроком поставки осуществляется в рамках годового планирования. </w:t>
        </w:r>
      </w:ins>
      <w:ins w:id="1521" w:author="Попова Дарья" w:date="2021-03-10T16:11:00Z">
        <w:r w:rsidRPr="00257F10">
          <w:rPr>
            <w:rFonts w:ascii="Arial" w:hAnsi="Arial" w:cs="Arial"/>
            <w:color w:val="000000" w:themeColor="text1"/>
          </w:rPr>
          <w:t>Подробнее в концептуальном дизайне ERP.13.9.2.52 «Годовое планирование воздействий на прои</w:t>
        </w:r>
        <w:r w:rsidRPr="008342DA">
          <w:rPr>
            <w:rFonts w:ascii="Arial" w:hAnsi="Arial" w:cs="Arial"/>
            <w:color w:val="000000" w:themeColor="text1"/>
          </w:rPr>
          <w:t>зводственные активы</w:t>
        </w:r>
        <w:r>
          <w:rPr>
            <w:rFonts w:ascii="Arial" w:hAnsi="Arial" w:cs="Arial"/>
            <w:color w:val="000000" w:themeColor="text1"/>
          </w:rPr>
          <w:t>»</w:t>
        </w:r>
        <w:r w:rsidRPr="00646DB0">
          <w:rPr>
            <w:rFonts w:ascii="Arial" w:hAnsi="Arial" w:cs="Arial"/>
            <w:color w:val="000000" w:themeColor="text1"/>
          </w:rPr>
          <w:t>.</w:t>
        </w:r>
      </w:ins>
    </w:p>
    <w:p w14:paraId="005337A2" w14:textId="70D93F4E" w:rsidR="009E3EDA" w:rsidRDefault="00E94EE2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СПП-элементов «Компонентный учет» </w:t>
      </w:r>
      <w:r w:rsidR="009E3EDA">
        <w:rPr>
          <w:rFonts w:ascii="Arial" w:hAnsi="Arial" w:cs="Arial"/>
          <w:color w:val="000000" w:themeColor="text1"/>
        </w:rPr>
        <w:t>используются сетевые графики</w:t>
      </w:r>
      <w:r w:rsidR="00767791">
        <w:rPr>
          <w:rFonts w:ascii="Arial" w:hAnsi="Arial" w:cs="Arial"/>
          <w:color w:val="000000" w:themeColor="text1"/>
        </w:rPr>
        <w:t>.</w:t>
      </w:r>
      <w:r w:rsidR="0065423A">
        <w:rPr>
          <w:rFonts w:ascii="Arial" w:hAnsi="Arial" w:cs="Arial"/>
          <w:color w:val="000000" w:themeColor="text1"/>
        </w:rPr>
        <w:t xml:space="preserve"> Подробнее в концептуальном дизайне </w:t>
      </w:r>
      <w:r w:rsidR="0065423A">
        <w:rPr>
          <w:rFonts w:ascii="Arial" w:hAnsi="Arial" w:cs="Arial"/>
          <w:color w:val="000000" w:themeColor="text1"/>
          <w:lang w:val="en-US"/>
        </w:rPr>
        <w:t>ERP</w:t>
      </w:r>
      <w:del w:id="1522" w:author="Попова Дарья" w:date="2021-03-09T14:28:00Z">
        <w:r w:rsidR="0065423A" w:rsidRPr="00494ECB" w:rsidDel="00494ECB">
          <w:rPr>
            <w:rFonts w:ascii="Arial" w:hAnsi="Arial" w:cs="Arial"/>
            <w:color w:val="000000" w:themeColor="text1"/>
          </w:rPr>
          <w:delText>.9.9.</w:delText>
        </w:r>
      </w:del>
      <w:ins w:id="1523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65423A" w:rsidRPr="00494ECB">
        <w:rPr>
          <w:rFonts w:ascii="Arial" w:hAnsi="Arial" w:cs="Arial"/>
          <w:color w:val="000000" w:themeColor="text1"/>
        </w:rPr>
        <w:t xml:space="preserve">2.48 </w:t>
      </w:r>
      <w:r w:rsidR="0065423A">
        <w:rPr>
          <w:rFonts w:ascii="Arial" w:hAnsi="Arial" w:cs="Arial"/>
          <w:color w:val="000000" w:themeColor="text1"/>
        </w:rPr>
        <w:t xml:space="preserve">«Планирование и реализация проектов </w:t>
      </w:r>
      <w:proofErr w:type="spellStart"/>
      <w:r w:rsidR="0065423A">
        <w:rPr>
          <w:rFonts w:ascii="Arial" w:hAnsi="Arial" w:cs="Arial"/>
          <w:color w:val="000000" w:themeColor="text1"/>
        </w:rPr>
        <w:t>КСиИ</w:t>
      </w:r>
      <w:proofErr w:type="spellEnd"/>
      <w:r w:rsidR="0065423A">
        <w:rPr>
          <w:rFonts w:ascii="Arial" w:hAnsi="Arial" w:cs="Arial"/>
          <w:color w:val="000000" w:themeColor="text1"/>
        </w:rPr>
        <w:t>». В формате планирования</w:t>
      </w:r>
      <w:r>
        <w:rPr>
          <w:rFonts w:ascii="Arial" w:hAnsi="Arial" w:cs="Arial"/>
          <w:color w:val="000000" w:themeColor="text1"/>
        </w:rPr>
        <w:t xml:space="preserve"> г</w:t>
      </w:r>
      <w:r w:rsidR="0065423A">
        <w:rPr>
          <w:rFonts w:ascii="Arial" w:hAnsi="Arial" w:cs="Arial"/>
          <w:color w:val="000000" w:themeColor="text1"/>
        </w:rPr>
        <w:t>одового бюджета</w:t>
      </w:r>
      <w:r w:rsidR="009E3EDA">
        <w:rPr>
          <w:rFonts w:ascii="Arial" w:hAnsi="Arial" w:cs="Arial"/>
          <w:color w:val="000000" w:themeColor="text1"/>
        </w:rPr>
        <w:t xml:space="preserve"> воздействий будут выводиться значения</w:t>
      </w:r>
      <w:r>
        <w:rPr>
          <w:rFonts w:ascii="Arial" w:hAnsi="Arial" w:cs="Arial"/>
          <w:color w:val="000000" w:themeColor="text1"/>
        </w:rPr>
        <w:t xml:space="preserve"> плановой стоимости компонентов, запланированных на сетевых графиках</w:t>
      </w:r>
      <w:r w:rsidR="009E3EDA">
        <w:rPr>
          <w:rFonts w:ascii="Arial" w:hAnsi="Arial" w:cs="Arial"/>
          <w:color w:val="000000" w:themeColor="text1"/>
        </w:rPr>
        <w:t xml:space="preserve">. </w:t>
      </w:r>
    </w:p>
    <w:p w14:paraId="7382E964" w14:textId="595E799D" w:rsidR="00751321" w:rsidRPr="005B6122" w:rsidRDefault="009E3EDA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</w:t>
      </w:r>
      <w:r w:rsidR="005B6122">
        <w:rPr>
          <w:rFonts w:ascii="Arial" w:hAnsi="Arial" w:cs="Arial"/>
          <w:color w:val="000000" w:themeColor="text1"/>
        </w:rPr>
        <w:t>СПП-элемент</w:t>
      </w:r>
      <w:r>
        <w:rPr>
          <w:rFonts w:ascii="Arial" w:hAnsi="Arial" w:cs="Arial"/>
          <w:color w:val="000000" w:themeColor="text1"/>
        </w:rPr>
        <w:t>ов</w:t>
      </w:r>
      <w:r w:rsidR="005B6122">
        <w:rPr>
          <w:rFonts w:ascii="Arial" w:hAnsi="Arial" w:cs="Arial"/>
          <w:color w:val="000000" w:themeColor="text1"/>
        </w:rPr>
        <w:t xml:space="preserve"> «</w:t>
      </w:r>
      <w:r>
        <w:rPr>
          <w:rFonts w:ascii="Arial" w:hAnsi="Arial" w:cs="Arial"/>
          <w:color w:val="000000" w:themeColor="text1"/>
        </w:rPr>
        <w:t xml:space="preserve">Производство </w:t>
      </w:r>
      <w:r w:rsidR="005B6122">
        <w:rPr>
          <w:rFonts w:ascii="Arial" w:hAnsi="Arial" w:cs="Arial"/>
          <w:color w:val="000000" w:themeColor="text1"/>
        </w:rPr>
        <w:t xml:space="preserve">ЦРММ» </w:t>
      </w:r>
      <w:r w:rsidR="0065423A">
        <w:rPr>
          <w:rFonts w:ascii="Arial" w:hAnsi="Arial" w:cs="Arial"/>
          <w:color w:val="000000" w:themeColor="text1"/>
        </w:rPr>
        <w:t xml:space="preserve">используются укрупненные заказы ТОРО. Подробнее в концептуальном дизайне </w:t>
      </w:r>
      <w:r w:rsidR="0065423A">
        <w:rPr>
          <w:rFonts w:ascii="Arial" w:hAnsi="Arial" w:cs="Arial"/>
          <w:color w:val="000000" w:themeColor="text1"/>
          <w:lang w:val="en-US"/>
        </w:rPr>
        <w:t>ERP</w:t>
      </w:r>
      <w:del w:id="1524" w:author="Попова Дарья" w:date="2021-03-09T14:28:00Z">
        <w:r w:rsidR="0065423A" w:rsidRPr="00494ECB" w:rsidDel="00494ECB">
          <w:rPr>
            <w:rFonts w:ascii="Arial" w:hAnsi="Arial" w:cs="Arial"/>
            <w:color w:val="000000" w:themeColor="text1"/>
          </w:rPr>
          <w:delText>.9.9.</w:delText>
        </w:r>
      </w:del>
      <w:ins w:id="1525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65423A" w:rsidRPr="00494ECB">
        <w:rPr>
          <w:rFonts w:ascii="Arial" w:hAnsi="Arial" w:cs="Arial"/>
          <w:color w:val="000000" w:themeColor="text1"/>
        </w:rPr>
        <w:t xml:space="preserve">2.57 </w:t>
      </w:r>
      <w:r w:rsidR="0065423A">
        <w:rPr>
          <w:rFonts w:ascii="Arial" w:hAnsi="Arial" w:cs="Arial"/>
          <w:color w:val="000000" w:themeColor="text1"/>
        </w:rPr>
        <w:t xml:space="preserve">«Ресурсное обеспечение </w:t>
      </w:r>
      <w:proofErr w:type="spellStart"/>
      <w:r w:rsidR="0065423A">
        <w:rPr>
          <w:rFonts w:ascii="Arial" w:hAnsi="Arial" w:cs="Arial"/>
          <w:color w:val="000000" w:themeColor="text1"/>
        </w:rPr>
        <w:t>ТОиР</w:t>
      </w:r>
      <w:proofErr w:type="spellEnd"/>
      <w:r w:rsidR="0065423A">
        <w:rPr>
          <w:rFonts w:ascii="Arial" w:hAnsi="Arial" w:cs="Arial"/>
          <w:color w:val="000000" w:themeColor="text1"/>
        </w:rPr>
        <w:t>»</w:t>
      </w:r>
      <w:r w:rsidR="005B6122" w:rsidRPr="009936BB">
        <w:rPr>
          <w:rFonts w:ascii="Arial" w:hAnsi="Arial" w:cs="Arial"/>
          <w:color w:val="000000" w:themeColor="text1"/>
        </w:rPr>
        <w:t>.</w:t>
      </w:r>
    </w:p>
    <w:p w14:paraId="3D870B96" w14:textId="5D13A60E" w:rsidR="00BB2F71" w:rsidRDefault="00751321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51321">
        <w:rPr>
          <w:rFonts w:ascii="Arial" w:hAnsi="Arial" w:cs="Arial"/>
          <w:color w:val="000000" w:themeColor="text1"/>
        </w:rPr>
        <w:t xml:space="preserve">Планирование </w:t>
      </w:r>
      <w:r>
        <w:rPr>
          <w:rFonts w:ascii="Arial" w:hAnsi="Arial" w:cs="Arial"/>
          <w:color w:val="000000" w:themeColor="text1"/>
        </w:rPr>
        <w:t>финансового ракурса воздействий</w:t>
      </w:r>
      <w:r w:rsidRPr="00751321">
        <w:rPr>
          <w:rFonts w:ascii="Arial" w:hAnsi="Arial" w:cs="Arial"/>
          <w:color w:val="000000" w:themeColor="text1"/>
        </w:rPr>
        <w:t xml:space="preserve">, включённых </w:t>
      </w:r>
      <w:r w:rsidR="00063DA7">
        <w:rPr>
          <w:rFonts w:ascii="Arial" w:hAnsi="Arial" w:cs="Arial"/>
          <w:color w:val="000000" w:themeColor="text1"/>
        </w:rPr>
        <w:t xml:space="preserve">в </w:t>
      </w:r>
      <w:r>
        <w:rPr>
          <w:rFonts w:ascii="Arial" w:hAnsi="Arial" w:cs="Arial"/>
          <w:color w:val="000000" w:themeColor="text1"/>
        </w:rPr>
        <w:t>годовой план-график воздействий</w:t>
      </w:r>
      <w:r w:rsidRPr="00751321">
        <w:rPr>
          <w:rFonts w:ascii="Arial" w:hAnsi="Arial" w:cs="Arial"/>
          <w:color w:val="000000" w:themeColor="text1"/>
        </w:rPr>
        <w:t>, осуществляется</w:t>
      </w:r>
      <w:r>
        <w:rPr>
          <w:rFonts w:ascii="Arial" w:hAnsi="Arial" w:cs="Arial"/>
          <w:color w:val="000000" w:themeColor="text1"/>
        </w:rPr>
        <w:t xml:space="preserve"> также и</w:t>
      </w:r>
      <w:r w:rsidRPr="00751321">
        <w:rPr>
          <w:rFonts w:ascii="Arial" w:hAnsi="Arial" w:cs="Arial"/>
          <w:color w:val="000000" w:themeColor="text1"/>
        </w:rPr>
        <w:t xml:space="preserve"> в разрезе финанс</w:t>
      </w:r>
      <w:r>
        <w:rPr>
          <w:rFonts w:ascii="Arial" w:hAnsi="Arial" w:cs="Arial"/>
          <w:color w:val="000000" w:themeColor="text1"/>
        </w:rPr>
        <w:t>ирования, а п</w:t>
      </w:r>
      <w:r w:rsidRPr="00751321">
        <w:rPr>
          <w:rFonts w:ascii="Arial" w:hAnsi="Arial" w:cs="Arial"/>
          <w:color w:val="000000" w:themeColor="text1"/>
        </w:rPr>
        <w:t>о капитализируемым проектам дополнительно осуществляется планирование ввода объекта в эксплуатацию.</w:t>
      </w:r>
    </w:p>
    <w:p w14:paraId="7F4C572B" w14:textId="466BC411" w:rsidR="00751321" w:rsidRDefault="00751321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Согласно документу </w:t>
      </w:r>
      <w:del w:id="1526" w:author="Попова Дарья Николаевна (Подрядчик. ООО БерингПойнт)" w:date="2021-04-05T14:55:00Z">
        <w:r w:rsidRPr="00751321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527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751321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», планирование финансирования и ввода в эксплуатацию осуществляется по следующим правилам:</w:t>
      </w:r>
    </w:p>
    <w:p w14:paraId="01905B56" w14:textId="0AD19110" w:rsidR="00751321" w:rsidRDefault="00751321" w:rsidP="009936BB">
      <w:pPr>
        <w:pStyle w:val="af9"/>
        <w:numPr>
          <w:ilvl w:val="0"/>
          <w:numId w:val="45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планирование финансирования осуществляется на основе плана освоения по видам затрат, а также условий контрактации с контрагентами. В случае отсутствия условий контрактации с контрагентами план финансирования формируется путём прибавления срока базовой отсрочки платежа, принятой в Компании, к сроку освоения (например, отсрочка платежа на 2 месяца от п</w:t>
      </w:r>
      <w:r w:rsidRPr="00D83C9F">
        <w:rPr>
          <w:rFonts w:ascii="Arial" w:hAnsi="Arial" w:cs="Arial"/>
          <w:color w:val="000000" w:themeColor="text1"/>
        </w:rPr>
        <w:t>лана освоения)</w:t>
      </w:r>
      <w:r>
        <w:rPr>
          <w:rFonts w:ascii="Arial" w:hAnsi="Arial" w:cs="Arial"/>
          <w:color w:val="000000" w:themeColor="text1"/>
        </w:rPr>
        <w:t>;</w:t>
      </w:r>
    </w:p>
    <w:p w14:paraId="24B6C1CB" w14:textId="5E1D3554" w:rsidR="00751321" w:rsidRPr="009936BB" w:rsidRDefault="00751321" w:rsidP="009936BB">
      <w:pPr>
        <w:pStyle w:val="af9"/>
        <w:numPr>
          <w:ilvl w:val="0"/>
          <w:numId w:val="45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</w:t>
      </w:r>
      <w:r w:rsidRPr="00751321">
        <w:rPr>
          <w:rFonts w:ascii="Arial" w:hAnsi="Arial" w:cs="Arial"/>
          <w:color w:val="000000" w:themeColor="text1"/>
        </w:rPr>
        <w:t>лан ввода состоит из сумм капитализируемых затрат на плановый период (год) в разбивке по периодам (месяцам).</w:t>
      </w:r>
      <w:r>
        <w:rPr>
          <w:rFonts w:ascii="Arial" w:hAnsi="Arial" w:cs="Arial"/>
          <w:color w:val="000000" w:themeColor="text1"/>
        </w:rPr>
        <w:t xml:space="preserve"> </w:t>
      </w:r>
      <w:r w:rsidRPr="009936BB">
        <w:rPr>
          <w:rFonts w:ascii="Arial" w:hAnsi="Arial" w:cs="Arial"/>
          <w:color w:val="000000" w:themeColor="text1"/>
        </w:rPr>
        <w:t xml:space="preserve">Планирование ввода ОС осуществляется только по капитализируемым затратам на основе плана освоения (источник полной стоимости капитальных затрат) </w:t>
      </w:r>
      <w:r w:rsidRPr="009B4F4E">
        <w:rPr>
          <w:rFonts w:ascii="Arial" w:hAnsi="Arial" w:cs="Arial"/>
          <w:color w:val="000000" w:themeColor="text1"/>
        </w:rPr>
        <w:t xml:space="preserve">и </w:t>
      </w:r>
      <w:r w:rsidR="00C475DA">
        <w:rPr>
          <w:rFonts w:ascii="Arial" w:hAnsi="Arial" w:cs="Arial"/>
          <w:color w:val="000000" w:themeColor="text1"/>
        </w:rPr>
        <w:t>СПП-элемента</w:t>
      </w:r>
      <w:r w:rsidRPr="009B4F4E">
        <w:rPr>
          <w:rFonts w:ascii="Arial" w:hAnsi="Arial" w:cs="Arial"/>
          <w:color w:val="000000" w:themeColor="text1"/>
        </w:rPr>
        <w:t xml:space="preserve"> (источник сроков ввода ОС)</w:t>
      </w:r>
      <w:r w:rsidRPr="009936BB">
        <w:rPr>
          <w:rFonts w:ascii="Arial" w:hAnsi="Arial" w:cs="Arial"/>
          <w:color w:val="000000" w:themeColor="text1"/>
        </w:rPr>
        <w:t>.</w:t>
      </w:r>
    </w:p>
    <w:p w14:paraId="00D454AF" w14:textId="3BC55926" w:rsidR="00F2449F" w:rsidRDefault="00214C67" w:rsidP="00EA3B9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После </w:t>
      </w:r>
      <w:r w:rsidR="00CE73F3">
        <w:rPr>
          <w:rFonts w:ascii="Arial" w:hAnsi="Arial" w:cs="Arial"/>
          <w:color w:val="000000" w:themeColor="text1"/>
        </w:rPr>
        <w:t>заполнения</w:t>
      </w:r>
      <w:r>
        <w:rPr>
          <w:rFonts w:ascii="Arial" w:hAnsi="Arial" w:cs="Arial"/>
          <w:color w:val="000000" w:themeColor="text1"/>
        </w:rPr>
        <w:t xml:space="preserve"> данных </w:t>
      </w:r>
      <w:r w:rsidR="008342DA">
        <w:rPr>
          <w:rFonts w:ascii="Arial" w:hAnsi="Arial" w:cs="Arial"/>
          <w:color w:val="000000" w:themeColor="text1"/>
        </w:rPr>
        <w:t xml:space="preserve">годового </w:t>
      </w:r>
      <w:r w:rsidR="00CE73F3">
        <w:rPr>
          <w:rFonts w:ascii="Arial" w:hAnsi="Arial" w:cs="Arial"/>
          <w:color w:val="000000" w:themeColor="text1"/>
        </w:rPr>
        <w:t xml:space="preserve">бюджета </w:t>
      </w:r>
      <w:r>
        <w:rPr>
          <w:rFonts w:ascii="Arial" w:hAnsi="Arial" w:cs="Arial"/>
          <w:color w:val="000000" w:themeColor="text1"/>
        </w:rPr>
        <w:t xml:space="preserve">в доступные ячейки формата планирования </w:t>
      </w:r>
      <w:r w:rsidR="008342DA" w:rsidRPr="008342DA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8342DA" w:rsidRPr="008342DA" w:rsidDel="008342DA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выполняет операцию сохранения введённых данных и переходит к следующему шагу процесса.</w:t>
      </w:r>
    </w:p>
    <w:p w14:paraId="6CC17338" w14:textId="77777777" w:rsidR="00214C67" w:rsidRPr="00F54FFB" w:rsidRDefault="00214C67" w:rsidP="00EA3B9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6E43699" w14:textId="5756D123" w:rsidR="00A85328" w:rsidRPr="006726D1" w:rsidRDefault="00A85328" w:rsidP="00CC081F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70</w:t>
      </w: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</w:t>
      </w:r>
      <w:r w:rsidRPr="00A85328">
        <w:rPr>
          <w:rFonts w:eastAsiaTheme="majorEastAsia" w:cstheme="majorBidi"/>
          <w:b/>
          <w:i w:val="0"/>
          <w:caps w:val="0"/>
          <w:sz w:val="24"/>
          <w:szCs w:val="24"/>
        </w:rPr>
        <w:t>Анализ годового плана и бюджета (на уровне БЕ)</w:t>
      </w:r>
    </w:p>
    <w:p w14:paraId="4C0F4ABF" w14:textId="16AC0EFF" w:rsidR="00A85328" w:rsidRDefault="00A85328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Анализ сформированного годового бюджета воздействий на ПА бизнес-единицы выполняется Главным</w:t>
      </w:r>
      <w:r w:rsidRPr="00A85328">
        <w:rPr>
          <w:rFonts w:ascii="Arial" w:hAnsi="Arial" w:cs="Arial"/>
          <w:color w:val="000000" w:themeColor="text1"/>
        </w:rPr>
        <w:t xml:space="preserve"> специалист</w:t>
      </w:r>
      <w:r>
        <w:rPr>
          <w:rFonts w:ascii="Arial" w:hAnsi="Arial" w:cs="Arial"/>
          <w:color w:val="000000" w:themeColor="text1"/>
        </w:rPr>
        <w:t>ом</w:t>
      </w:r>
      <w:r w:rsidRPr="00A8532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5328">
        <w:rPr>
          <w:rFonts w:ascii="Arial" w:hAnsi="Arial" w:cs="Arial"/>
          <w:color w:val="000000" w:themeColor="text1"/>
        </w:rPr>
        <w:t>ТОиР</w:t>
      </w:r>
      <w:proofErr w:type="spellEnd"/>
      <w:r w:rsidRPr="00A85328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r w:rsidR="00CE6603">
        <w:rPr>
          <w:rFonts w:ascii="Arial" w:hAnsi="Arial" w:cs="Arial"/>
          <w:color w:val="000000" w:themeColor="text1"/>
        </w:rPr>
        <w:t xml:space="preserve"> </w:t>
      </w:r>
      <w:del w:id="1528" w:author="Попова Дарья" w:date="2021-03-15T19:27:00Z">
        <w:r w:rsidR="00CE6603" w:rsidDel="00F00CD0">
          <w:rPr>
            <w:rFonts w:ascii="Arial" w:hAnsi="Arial" w:cs="Arial"/>
            <w:color w:val="000000" w:themeColor="text1"/>
          </w:rPr>
          <w:delText xml:space="preserve">и Планировщиком </w:delText>
        </w:r>
        <w:r w:rsidR="003B371B" w:rsidDel="00F00CD0">
          <w:rPr>
            <w:rFonts w:ascii="Arial" w:hAnsi="Arial" w:cs="Arial"/>
            <w:color w:val="000000" w:themeColor="text1"/>
          </w:rPr>
          <w:delText>проектов ТОиР УО</w:delText>
        </w:r>
      </w:del>
      <w:ins w:id="1529" w:author="Попова Дарья" w:date="2021-03-09T17:21:00Z">
        <w:r w:rsidR="002D2818">
          <w:rPr>
            <w:rFonts w:ascii="Arial" w:hAnsi="Arial" w:cs="Arial"/>
            <w:color w:val="000000" w:themeColor="text1"/>
          </w:rPr>
          <w:t>по каждому направлению</w:t>
        </w:r>
      </w:ins>
      <w:r>
        <w:rPr>
          <w:rFonts w:ascii="Arial" w:hAnsi="Arial" w:cs="Arial"/>
          <w:color w:val="000000" w:themeColor="text1"/>
        </w:rPr>
        <w:t>. По завершении планирования бюджета воздействий БЕ и его отправки на рассмотрение</w:t>
      </w:r>
      <w:del w:id="1530" w:author="Попова Дарья" w:date="2021-03-15T19:27:00Z">
        <w:r w:rsidDel="00F00CD0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</w:t>
      </w:r>
      <w:r w:rsidRPr="00A85328">
        <w:rPr>
          <w:rFonts w:ascii="Arial" w:hAnsi="Arial" w:cs="Arial"/>
          <w:color w:val="000000" w:themeColor="text1"/>
        </w:rPr>
        <w:t>Главны</w:t>
      </w:r>
      <w:r>
        <w:rPr>
          <w:rFonts w:ascii="Arial" w:hAnsi="Arial" w:cs="Arial"/>
          <w:color w:val="000000" w:themeColor="text1"/>
        </w:rPr>
        <w:t xml:space="preserve">й специалист </w:t>
      </w:r>
      <w:proofErr w:type="spellStart"/>
      <w:r w:rsidRPr="00A85328">
        <w:rPr>
          <w:rFonts w:ascii="Arial" w:hAnsi="Arial" w:cs="Arial"/>
          <w:color w:val="000000" w:themeColor="text1"/>
        </w:rPr>
        <w:t>ТОиР</w:t>
      </w:r>
      <w:proofErr w:type="spellEnd"/>
      <w:r w:rsidRPr="00A85328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A85328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 xml:space="preserve">- </w:t>
      </w:r>
      <w:r w:rsidR="00E0703C" w:rsidRPr="00E0703C">
        <w:rPr>
          <w:rFonts w:ascii="Arial" w:hAnsi="Arial" w:cs="Arial"/>
          <w:color w:val="000000" w:themeColor="text1"/>
        </w:rPr>
        <w:t>Руководитель ЦФО</w:t>
      </w:r>
      <w:r w:rsidR="00CE6603">
        <w:rPr>
          <w:rFonts w:ascii="Arial" w:hAnsi="Arial" w:cs="Arial"/>
          <w:color w:val="000000" w:themeColor="text1"/>
        </w:rPr>
        <w:t xml:space="preserve"> </w:t>
      </w:r>
      <w:del w:id="1531" w:author="Попова Дарья" w:date="2021-03-15T19:26:00Z">
        <w:r w:rsidR="00CE6603" w:rsidDel="00F00CD0">
          <w:rPr>
            <w:rFonts w:ascii="Arial" w:hAnsi="Arial" w:cs="Arial"/>
            <w:color w:val="000000" w:themeColor="text1"/>
          </w:rPr>
          <w:delText xml:space="preserve">и Планировщик </w:delText>
        </w:r>
        <w:r w:rsidR="003B371B" w:rsidDel="00F00CD0">
          <w:rPr>
            <w:rFonts w:ascii="Arial" w:hAnsi="Arial" w:cs="Arial"/>
            <w:color w:val="000000" w:themeColor="text1"/>
          </w:rPr>
          <w:delText>проектов ТОиР УО</w:delText>
        </w:r>
        <w:r w:rsidR="00E0703C" w:rsidRPr="00E0703C" w:rsidDel="00F00CD0">
          <w:rPr>
            <w:rFonts w:ascii="Arial" w:hAnsi="Arial" w:cs="Arial"/>
            <w:color w:val="000000" w:themeColor="text1"/>
          </w:rPr>
          <w:delText xml:space="preserve"> </w:delText>
        </w:r>
      </w:del>
      <w:r>
        <w:rPr>
          <w:rFonts w:ascii="Arial" w:hAnsi="Arial" w:cs="Arial"/>
          <w:color w:val="000000" w:themeColor="text1"/>
        </w:rPr>
        <w:t>получ</w:t>
      </w:r>
      <w:ins w:id="1532" w:author="Попова Дарья" w:date="2021-03-15T19:27:00Z">
        <w:r w:rsidR="00F00CD0">
          <w:rPr>
            <w:rFonts w:ascii="Arial" w:hAnsi="Arial" w:cs="Arial"/>
            <w:color w:val="000000" w:themeColor="text1"/>
          </w:rPr>
          <w:t>и</w:t>
        </w:r>
      </w:ins>
      <w:del w:id="1533" w:author="Попова Дарья" w:date="2021-03-15T19:27:00Z">
        <w:r w:rsidR="00CE6603" w:rsidDel="00F00CD0">
          <w:rPr>
            <w:rFonts w:ascii="Arial" w:hAnsi="Arial" w:cs="Arial"/>
            <w:color w:val="000000" w:themeColor="text1"/>
          </w:rPr>
          <w:delText>а</w:delText>
        </w:r>
      </w:del>
      <w:r>
        <w:rPr>
          <w:rFonts w:ascii="Arial" w:hAnsi="Arial" w:cs="Arial"/>
          <w:color w:val="000000" w:themeColor="text1"/>
        </w:rPr>
        <w:t>т уведомлени</w:t>
      </w:r>
      <w:r w:rsidR="00CE6603">
        <w:rPr>
          <w:rFonts w:ascii="Arial" w:hAnsi="Arial" w:cs="Arial"/>
          <w:color w:val="000000" w:themeColor="text1"/>
        </w:rPr>
        <w:t>я</w:t>
      </w:r>
      <w:r>
        <w:rPr>
          <w:rFonts w:ascii="Arial" w:hAnsi="Arial" w:cs="Arial"/>
          <w:color w:val="000000" w:themeColor="text1"/>
        </w:rPr>
        <w:t xml:space="preserve"> об</w:t>
      </w:r>
      <w:del w:id="1534" w:author="Попова Дарья" w:date="2021-03-16T17:01:00Z">
        <w:r w:rsidDel="00A113AA">
          <w:rPr>
            <w:rFonts w:ascii="Arial" w:hAnsi="Arial" w:cs="Arial"/>
            <w:color w:val="000000" w:themeColor="text1"/>
          </w:rPr>
          <w:delText xml:space="preserve"> этом</w:delText>
        </w:r>
      </w:del>
      <w:r>
        <w:rPr>
          <w:rFonts w:ascii="Arial" w:hAnsi="Arial" w:cs="Arial"/>
          <w:color w:val="000000" w:themeColor="text1"/>
        </w:rPr>
        <w:t xml:space="preserve"> по электронной почте. По ссылке из электронного письма, либо из потока бизнес-операций в веб-интерфейсе, он сможет перейти к выполнению данной операции.</w:t>
      </w:r>
    </w:p>
    <w:p w14:paraId="01B35FF3" w14:textId="4960AC0E" w:rsidR="00A85328" w:rsidRDefault="00A85328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Будет реализован аналитический отчёт в приложении </w:t>
      </w:r>
      <w:r w:rsidR="000B16AA">
        <w:rPr>
          <w:rFonts w:ascii="Arial" w:hAnsi="Arial" w:cs="Arial"/>
          <w:color w:val="000000" w:themeColor="text1"/>
          <w:lang w:val="en-US"/>
        </w:rPr>
        <w:t>SAP</w:t>
      </w:r>
      <w:r w:rsidR="000B16AA" w:rsidRPr="00494E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Analysis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for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 (код </w:t>
      </w:r>
      <w:del w:id="1535" w:author="Попова Дарья" w:date="2021-03-16T13:37:00Z">
        <w:r w:rsidRPr="00B04EF5" w:rsidDel="003164A4">
          <w:rPr>
            <w:rFonts w:ascii="Arial" w:hAnsi="Arial" w:cs="Arial"/>
            <w:color w:val="000000" w:themeColor="text1"/>
          </w:rPr>
          <w:delText>MCB05</w:delText>
        </w:r>
        <w:r w:rsidRPr="00D439A4" w:rsidDel="003164A4">
          <w:rPr>
            <w:rFonts w:ascii="Arial" w:hAnsi="Arial" w:cs="Arial"/>
            <w:color w:val="000000" w:themeColor="text1"/>
          </w:rPr>
          <w:delText xml:space="preserve"> </w:delText>
        </w:r>
      </w:del>
      <w:ins w:id="1536" w:author="Попова Дарья" w:date="2021-03-16T13:37:00Z">
        <w:r w:rsidR="003164A4" w:rsidRPr="00B04EF5">
          <w:rPr>
            <w:rFonts w:ascii="Arial" w:hAnsi="Arial" w:cs="Arial"/>
            <w:color w:val="000000" w:themeColor="text1"/>
          </w:rPr>
          <w:t>MCB0</w:t>
        </w:r>
        <w:r w:rsidR="003164A4" w:rsidRPr="00AB41CE">
          <w:rPr>
            <w:rFonts w:ascii="Arial" w:hAnsi="Arial" w:cs="Arial"/>
            <w:color w:val="000000" w:themeColor="text1"/>
            <w:rPrChange w:id="1537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8-01 </w:t>
        </w:r>
      </w:ins>
      <w:r>
        <w:rPr>
          <w:rFonts w:ascii="Arial" w:hAnsi="Arial" w:cs="Arial"/>
          <w:color w:val="000000" w:themeColor="text1"/>
        </w:rPr>
        <w:t xml:space="preserve">в реестре разработок, описание в разделе 5.10 настоящего КД), в котором будет выведен план и бюджет воздействий на ПА бизнес-единицы в разрезе структуры СПП-элементов. При необходимости </w:t>
      </w:r>
      <w:r w:rsidRPr="00A85328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A85328">
        <w:rPr>
          <w:rFonts w:ascii="Arial" w:hAnsi="Arial" w:cs="Arial"/>
          <w:color w:val="000000" w:themeColor="text1"/>
        </w:rPr>
        <w:t>ТОиР</w:t>
      </w:r>
      <w:proofErr w:type="spellEnd"/>
      <w:r w:rsidRPr="00A85328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A85328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 xml:space="preserve">- </w:t>
      </w:r>
      <w:r w:rsidR="00E0703C" w:rsidRPr="00E0703C">
        <w:rPr>
          <w:rFonts w:ascii="Arial" w:hAnsi="Arial" w:cs="Arial"/>
          <w:color w:val="000000" w:themeColor="text1"/>
        </w:rPr>
        <w:t xml:space="preserve">Руководитель ЦФО </w:t>
      </w:r>
      <w:del w:id="1538" w:author="Попова Дарья" w:date="2021-03-15T19:29:00Z">
        <w:r w:rsidR="00CE6603" w:rsidDel="00F00CD0">
          <w:rPr>
            <w:rFonts w:ascii="Arial" w:hAnsi="Arial" w:cs="Arial"/>
            <w:color w:val="000000" w:themeColor="text1"/>
          </w:rPr>
          <w:delText xml:space="preserve">и Планировщик </w:delText>
        </w:r>
        <w:r w:rsidR="003B371B" w:rsidDel="00F00CD0">
          <w:rPr>
            <w:rFonts w:ascii="Arial" w:hAnsi="Arial" w:cs="Arial"/>
            <w:color w:val="000000" w:themeColor="text1"/>
          </w:rPr>
          <w:delText>проектов ТОиР УО</w:delText>
        </w:r>
        <w:r w:rsidR="00CE6603" w:rsidRPr="00E0703C" w:rsidDel="00F00CD0">
          <w:rPr>
            <w:rFonts w:ascii="Arial" w:hAnsi="Arial" w:cs="Arial"/>
            <w:color w:val="000000" w:themeColor="text1"/>
          </w:rPr>
          <w:delText xml:space="preserve"> </w:delText>
        </w:r>
      </w:del>
      <w:proofErr w:type="spellStart"/>
      <w:r>
        <w:rPr>
          <w:rFonts w:ascii="Arial" w:hAnsi="Arial" w:cs="Arial"/>
          <w:color w:val="000000" w:themeColor="text1"/>
        </w:rPr>
        <w:t>смо</w:t>
      </w:r>
      <w:proofErr w:type="spellEnd"/>
      <w:ins w:id="1539" w:author="Попова Дарья" w:date="2021-03-15T19:29:00Z">
        <w:r w:rsidR="00F00CD0" w:rsidRPr="00177797">
          <w:rPr>
            <w:rFonts w:ascii="Arial" w:hAnsi="Arial" w:cs="Arial"/>
            <w:color w:val="000000" w:themeColor="text1"/>
            <w:rPrChange w:id="1540" w:author="Михаил Тришин" w:date="2021-03-16T10:4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;</w:t>
        </w:r>
        <w:proofErr w:type="spellStart"/>
        <w:r w:rsidR="00F00CD0">
          <w:rPr>
            <w:rFonts w:ascii="Arial" w:hAnsi="Arial" w:cs="Arial"/>
            <w:color w:val="000000" w:themeColor="text1"/>
            <w:lang w:val="en-US"/>
          </w:rPr>
          <w:t>tn</w:t>
        </w:r>
      </w:ins>
      <w:proofErr w:type="spellEnd"/>
      <w:del w:id="1541" w:author="Попова Дарья" w:date="2021-03-15T19:29:00Z">
        <w:r w:rsidR="00CE6603" w:rsidDel="00F00CD0">
          <w:rPr>
            <w:rFonts w:ascii="Arial" w:hAnsi="Arial" w:cs="Arial"/>
            <w:color w:val="000000" w:themeColor="text1"/>
          </w:rPr>
          <w:delText>гут</w:delText>
        </w:r>
      </w:del>
      <w:r>
        <w:rPr>
          <w:rFonts w:ascii="Arial" w:hAnsi="Arial" w:cs="Arial"/>
          <w:color w:val="000000" w:themeColor="text1"/>
        </w:rPr>
        <w:t xml:space="preserve"> детализировать сумму, запланированную по СПП-элементу, в разрезе сформировавших её заказов ТОРО</w:t>
      </w:r>
      <w:ins w:id="1542" w:author="Попова Дарья" w:date="2021-03-15T19:29:00Z">
        <w:r w:rsidR="00F00CD0" w:rsidRPr="00177797">
          <w:rPr>
            <w:rFonts w:ascii="Arial" w:hAnsi="Arial" w:cs="Arial"/>
            <w:color w:val="000000" w:themeColor="text1"/>
            <w:rPrChange w:id="1543" w:author="Михаил Тришин" w:date="2021-03-16T10:4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</w:t>
        </w:r>
        <w:r w:rsidR="00F00CD0">
          <w:rPr>
            <w:rFonts w:ascii="Arial" w:hAnsi="Arial" w:cs="Arial"/>
            <w:color w:val="000000" w:themeColor="text1"/>
          </w:rPr>
          <w:t>и сетевых графиков</w:t>
        </w:r>
      </w:ins>
      <w:r>
        <w:rPr>
          <w:rFonts w:ascii="Arial" w:hAnsi="Arial" w:cs="Arial"/>
          <w:color w:val="000000" w:themeColor="text1"/>
        </w:rPr>
        <w:t>.</w:t>
      </w:r>
    </w:p>
    <w:p w14:paraId="5974A998" w14:textId="55AA5B82" w:rsidR="00A85328" w:rsidRDefault="00A85328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0261A">
        <w:rPr>
          <w:rFonts w:ascii="Arial" w:hAnsi="Arial" w:cs="Arial"/>
          <w:color w:val="000000" w:themeColor="text1"/>
        </w:rPr>
        <w:t>В анализе будут использоваться ориентиры затрат на ремонты</w:t>
      </w:r>
      <w:del w:id="1544" w:author="Попова Дарья" w:date="2021-03-16T13:42:00Z">
        <w:r w:rsidRPr="00D00DF3" w:rsidDel="003164A4">
          <w:rPr>
            <w:rFonts w:ascii="Arial" w:hAnsi="Arial" w:cs="Arial"/>
            <w:color w:val="000000" w:themeColor="text1"/>
            <w:highlight w:val="yellow"/>
            <w:rPrChange w:id="1545" w:author="Попова Дарья" w:date="2021-03-10T22:04:00Z">
              <w:rPr>
                <w:rFonts w:ascii="Arial" w:hAnsi="Arial" w:cs="Arial"/>
                <w:color w:val="000000" w:themeColor="text1"/>
              </w:rPr>
            </w:rPrChange>
          </w:rPr>
          <w:delText xml:space="preserve">, результаты среднесрочного и долгосрочного планирования воздействий </w:delText>
        </w:r>
      </w:del>
      <w:ins w:id="1546" w:author="Попова Дарья" w:date="2021-03-16T13:42:00Z">
        <w:r w:rsidR="003164A4">
          <w:rPr>
            <w:rFonts w:ascii="Arial" w:hAnsi="Arial" w:cs="Arial"/>
            <w:color w:val="000000" w:themeColor="text1"/>
          </w:rPr>
          <w:t xml:space="preserve"> </w:t>
        </w:r>
      </w:ins>
      <w:r w:rsidRPr="0070261A">
        <w:rPr>
          <w:rFonts w:ascii="Arial" w:hAnsi="Arial" w:cs="Arial"/>
          <w:color w:val="000000" w:themeColor="text1"/>
        </w:rPr>
        <w:t>текущей бюджетной кампании.</w:t>
      </w:r>
      <w:r w:rsidRPr="00D00DF3">
        <w:rPr>
          <w:rFonts w:ascii="Arial" w:hAnsi="Arial" w:cs="Arial"/>
          <w:color w:val="000000" w:themeColor="text1"/>
          <w:highlight w:val="yellow"/>
          <w:rPrChange w:id="1547" w:author="Попова Дарья" w:date="2021-03-10T22:04:00Z">
            <w:rPr>
              <w:rFonts w:ascii="Arial" w:hAnsi="Arial" w:cs="Arial"/>
              <w:color w:val="000000" w:themeColor="text1"/>
            </w:rPr>
          </w:rPrChange>
        </w:rPr>
        <w:t xml:space="preserve"> </w:t>
      </w:r>
      <w:del w:id="1548" w:author="Попова Дарья" w:date="2021-03-15T19:30:00Z">
        <w:r w:rsidRPr="00D00DF3" w:rsidDel="00F00CD0">
          <w:rPr>
            <w:rFonts w:ascii="Arial" w:hAnsi="Arial" w:cs="Arial"/>
            <w:color w:val="000000" w:themeColor="text1"/>
            <w:highlight w:val="yellow"/>
            <w:rPrChange w:id="1549" w:author="Попова Дарья" w:date="2021-03-10T22:04:00Z">
              <w:rPr>
                <w:rFonts w:ascii="Arial" w:hAnsi="Arial" w:cs="Arial"/>
                <w:color w:val="000000" w:themeColor="text1"/>
              </w:rPr>
            </w:rPrChange>
          </w:rPr>
          <w:delText>Возможно сравнение всего сформированного годового бюджета или отдельных его СПП-элементов с утверждёнными результатами такого же планирования прошлого периода.</w:delText>
        </w:r>
      </w:del>
    </w:p>
    <w:p w14:paraId="6C582EF1" w14:textId="57853247" w:rsidR="003212DC" w:rsidDel="00257F10" w:rsidRDefault="003212DC" w:rsidP="003212DC">
      <w:pPr>
        <w:spacing w:after="240" w:line="276" w:lineRule="auto"/>
        <w:ind w:firstLine="567"/>
        <w:rPr>
          <w:del w:id="1550" w:author="Попова Дарья" w:date="2021-03-10T16:12:00Z"/>
          <w:rFonts w:ascii="Arial" w:hAnsi="Arial" w:cs="Arial"/>
          <w:color w:val="000000" w:themeColor="text1"/>
        </w:rPr>
      </w:pPr>
      <w:del w:id="1551" w:author="Попова Дарья" w:date="2021-03-10T16:12:00Z">
        <w:r w:rsidRPr="0036069A" w:rsidDel="00257F10">
          <w:rPr>
            <w:rFonts w:ascii="Arial" w:hAnsi="Arial" w:cs="Arial"/>
            <w:color w:val="000000" w:themeColor="text1"/>
            <w:highlight w:val="yellow"/>
            <w:rPrChange w:id="1552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Также выделяются и анализируются проекты с долгим сроком поставки МТР, </w:delText>
        </w:r>
        <w:r w:rsidR="000C1FC6" w:rsidRPr="0036069A" w:rsidDel="00257F10">
          <w:rPr>
            <w:rFonts w:ascii="Arial" w:hAnsi="Arial" w:cs="Arial"/>
            <w:color w:val="000000" w:themeColor="text1"/>
            <w:highlight w:val="yellow"/>
            <w:rPrChange w:id="1553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>шаг</w:delText>
        </w:r>
        <w:r w:rsidRPr="0036069A" w:rsidDel="00257F10">
          <w:rPr>
            <w:rFonts w:ascii="Arial" w:hAnsi="Arial" w:cs="Arial"/>
            <w:color w:val="000000" w:themeColor="text1"/>
            <w:highlight w:val="yellow"/>
            <w:rPrChange w:id="1554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 выполняется Главным специалистом ТОиР УО и Планировщиком </w:delText>
        </w:r>
        <w:r w:rsidR="003B371B" w:rsidRPr="0036069A" w:rsidDel="00257F10">
          <w:rPr>
            <w:rFonts w:ascii="Arial" w:hAnsi="Arial" w:cs="Arial"/>
            <w:color w:val="000000" w:themeColor="text1"/>
            <w:highlight w:val="yellow"/>
            <w:rPrChange w:id="1555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>проектов ТОиР УО</w:delText>
        </w:r>
        <w:r w:rsidRPr="0036069A" w:rsidDel="00257F10">
          <w:rPr>
            <w:rFonts w:ascii="Arial" w:hAnsi="Arial" w:cs="Arial"/>
            <w:color w:val="000000" w:themeColor="text1"/>
            <w:highlight w:val="yellow"/>
            <w:rPrChange w:id="1556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>.</w:delText>
        </w:r>
        <w:r w:rsidR="002C3ED9" w:rsidRPr="0036069A" w:rsidDel="00257F10">
          <w:rPr>
            <w:rFonts w:ascii="Arial" w:hAnsi="Arial" w:cs="Arial"/>
            <w:color w:val="000000" w:themeColor="text1"/>
            <w:highlight w:val="yellow"/>
            <w:rPrChange w:id="1557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 Анализу подвергаю</w:delText>
        </w:r>
        <w:r w:rsidRPr="0036069A" w:rsidDel="00257F10">
          <w:rPr>
            <w:rFonts w:ascii="Arial" w:hAnsi="Arial" w:cs="Arial"/>
            <w:color w:val="000000" w:themeColor="text1"/>
            <w:highlight w:val="yellow"/>
            <w:rPrChange w:id="1558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тся </w:delText>
        </w:r>
        <w:r w:rsidR="002C3ED9" w:rsidRPr="0036069A" w:rsidDel="00257F10">
          <w:rPr>
            <w:rFonts w:ascii="Arial" w:hAnsi="Arial" w:cs="Arial"/>
            <w:color w:val="000000" w:themeColor="text1"/>
            <w:highlight w:val="yellow"/>
            <w:rPrChange w:id="1559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>отражённый</w:delText>
        </w:r>
        <w:r w:rsidRPr="0036069A" w:rsidDel="00257F10">
          <w:rPr>
            <w:rFonts w:ascii="Arial" w:hAnsi="Arial" w:cs="Arial"/>
            <w:color w:val="000000" w:themeColor="text1"/>
            <w:highlight w:val="yellow"/>
            <w:rPrChange w:id="1560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 в Заказах ТОРО план воздействий на производственные активы в части первого квартала планового года</w:delText>
        </w:r>
        <w:r w:rsidR="002C3ED9" w:rsidRPr="0036069A" w:rsidDel="00257F10">
          <w:rPr>
            <w:rFonts w:ascii="Arial" w:hAnsi="Arial" w:cs="Arial"/>
            <w:color w:val="000000" w:themeColor="text1"/>
            <w:highlight w:val="yellow"/>
            <w:rPrChange w:id="1561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 и компоненты в сетевых графиках</w:delText>
        </w:r>
        <w:r w:rsidRPr="0036069A" w:rsidDel="00257F10">
          <w:rPr>
            <w:rFonts w:ascii="Arial" w:hAnsi="Arial" w:cs="Arial"/>
            <w:color w:val="000000" w:themeColor="text1"/>
            <w:highlight w:val="yellow"/>
            <w:rPrChange w:id="1562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>, а так же Проекты поддержания производственных активов.</w:delText>
        </w:r>
        <w:r w:rsidR="002C3ED9" w:rsidRPr="0036069A" w:rsidDel="00257F10">
          <w:rPr>
            <w:rFonts w:ascii="Arial" w:hAnsi="Arial" w:cs="Arial"/>
            <w:color w:val="000000" w:themeColor="text1"/>
            <w:highlight w:val="yellow"/>
            <w:rPrChange w:id="1563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 xml:space="preserve"> </w:delText>
        </w:r>
        <w:r w:rsidRPr="0036069A" w:rsidDel="00257F10">
          <w:rPr>
            <w:rFonts w:ascii="Arial" w:hAnsi="Arial" w:cs="Arial"/>
            <w:color w:val="000000" w:themeColor="text1"/>
            <w:highlight w:val="yellow"/>
            <w:rPrChange w:id="1564" w:author="Попова Дарья" w:date="2021-03-09T21:00:00Z">
              <w:rPr>
                <w:rFonts w:ascii="Arial" w:hAnsi="Arial" w:cs="Arial"/>
                <w:color w:val="000000" w:themeColor="text1"/>
              </w:rPr>
            </w:rPrChange>
          </w:rPr>
          <w:delText>Срок поставки («lead time») указывается в карточке основной записи материала. Он проставляется службой МТО при её заведении и актуализации.</w:delText>
        </w:r>
      </w:del>
    </w:p>
    <w:p w14:paraId="6B9B0E86" w14:textId="5AE1347E" w:rsidR="00A85328" w:rsidRDefault="00A85328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сформированный бюджет воздействий БЕ </w:t>
      </w:r>
      <w:ins w:id="1565" w:author="Попова Дарья" w:date="2021-03-10T22:05:00Z">
        <w:r w:rsidR="00D00DF3">
          <w:rPr>
            <w:rFonts w:ascii="Arial" w:hAnsi="Arial" w:cs="Arial"/>
            <w:color w:val="000000" w:themeColor="text1"/>
          </w:rPr>
          <w:t xml:space="preserve">по направлению </w:t>
        </w:r>
      </w:ins>
      <w:r>
        <w:rPr>
          <w:rFonts w:ascii="Arial" w:hAnsi="Arial" w:cs="Arial"/>
          <w:color w:val="000000" w:themeColor="text1"/>
        </w:rPr>
        <w:t xml:space="preserve">удовлетворяет </w:t>
      </w:r>
      <w:r w:rsidRPr="00A85328">
        <w:rPr>
          <w:rFonts w:ascii="Arial" w:hAnsi="Arial" w:cs="Arial"/>
          <w:color w:val="000000" w:themeColor="text1"/>
        </w:rPr>
        <w:t>Главн</w:t>
      </w:r>
      <w:r>
        <w:rPr>
          <w:rFonts w:ascii="Arial" w:hAnsi="Arial" w:cs="Arial"/>
          <w:color w:val="000000" w:themeColor="text1"/>
        </w:rPr>
        <w:t>ого специалиста</w:t>
      </w:r>
      <w:r w:rsidRPr="00A8532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5328">
        <w:rPr>
          <w:rFonts w:ascii="Arial" w:hAnsi="Arial" w:cs="Arial"/>
          <w:color w:val="000000" w:themeColor="text1"/>
        </w:rPr>
        <w:t>ТОиР</w:t>
      </w:r>
      <w:proofErr w:type="spellEnd"/>
      <w:r w:rsidRPr="00A85328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Руководителя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del w:id="1566" w:author="Попова Дарья" w:date="2021-03-15T19:32:00Z">
        <w:r w:rsidR="00CE6603" w:rsidDel="00F00CD0">
          <w:rPr>
            <w:rFonts w:ascii="Arial" w:hAnsi="Arial" w:cs="Arial"/>
            <w:color w:val="000000" w:themeColor="text1"/>
          </w:rPr>
          <w:delText xml:space="preserve"> и Планировщика </w:delText>
        </w:r>
        <w:r w:rsidR="003B371B" w:rsidDel="00F00CD0">
          <w:rPr>
            <w:rFonts w:ascii="Arial" w:hAnsi="Arial" w:cs="Arial"/>
            <w:color w:val="000000" w:themeColor="text1"/>
          </w:rPr>
          <w:delText>проектов ТОиР УО</w:delText>
        </w:r>
      </w:del>
      <w:r>
        <w:rPr>
          <w:rFonts w:ascii="Arial" w:hAnsi="Arial" w:cs="Arial"/>
          <w:color w:val="000000" w:themeColor="text1"/>
        </w:rPr>
        <w:t>, то выполняет</w:t>
      </w:r>
      <w:r w:rsidR="00CE6603">
        <w:rPr>
          <w:rFonts w:ascii="Arial" w:hAnsi="Arial" w:cs="Arial"/>
          <w:color w:val="000000" w:themeColor="text1"/>
        </w:rPr>
        <w:t>ся</w:t>
      </w:r>
      <w:r>
        <w:rPr>
          <w:rFonts w:ascii="Arial" w:hAnsi="Arial" w:cs="Arial"/>
          <w:color w:val="000000" w:themeColor="text1"/>
        </w:rPr>
        <w:t xml:space="preserve"> операци</w:t>
      </w:r>
      <w:r w:rsidR="00CE6603">
        <w:rPr>
          <w:rFonts w:ascii="Arial" w:hAnsi="Arial" w:cs="Arial"/>
          <w:color w:val="000000" w:themeColor="text1"/>
        </w:rPr>
        <w:t>я</w:t>
      </w:r>
      <w:r>
        <w:rPr>
          <w:rFonts w:ascii="Arial" w:hAnsi="Arial" w:cs="Arial"/>
          <w:color w:val="000000" w:themeColor="text1"/>
        </w:rPr>
        <w:t xml:space="preserve"> «Утвердить»</w:t>
      </w:r>
      <w:ins w:id="1567" w:author="Попова Дарья" w:date="2021-03-15T19:34:00Z">
        <w:r w:rsidR="00975757">
          <w:rPr>
            <w:rFonts w:ascii="Arial" w:hAnsi="Arial" w:cs="Arial"/>
            <w:color w:val="000000" w:themeColor="text1"/>
          </w:rPr>
          <w:t xml:space="preserve"> путем нажатия </w:t>
        </w:r>
      </w:ins>
      <w:del w:id="1568" w:author="Попова Дарья" w:date="2021-03-15T19:34:00Z">
        <w:r w:rsidDel="00975757">
          <w:rPr>
            <w:rFonts w:ascii="Arial" w:hAnsi="Arial" w:cs="Arial"/>
            <w:color w:val="000000" w:themeColor="text1"/>
          </w:rPr>
          <w:delText xml:space="preserve">, </w:delText>
        </w:r>
      </w:del>
      <w:r w:rsidRPr="009125B9">
        <w:rPr>
          <w:rFonts w:ascii="Arial" w:hAnsi="Arial" w:cs="Arial"/>
          <w:color w:val="000000" w:themeColor="text1"/>
        </w:rPr>
        <w:t xml:space="preserve">в веб-интерфейсе потока бизнес-операций </w:t>
      </w:r>
      <w:del w:id="1569" w:author="Попова Дарья" w:date="2021-03-15T19:35:00Z">
        <w:r w:rsidRPr="009125B9" w:rsidDel="00975757">
          <w:rPr>
            <w:rFonts w:ascii="Arial" w:hAnsi="Arial" w:cs="Arial"/>
            <w:color w:val="000000" w:themeColor="text1"/>
          </w:rPr>
          <w:delText xml:space="preserve">нажимает </w:delText>
        </w:r>
      </w:del>
      <w:r w:rsidRPr="009125B9">
        <w:rPr>
          <w:rFonts w:ascii="Arial" w:hAnsi="Arial" w:cs="Arial"/>
          <w:color w:val="000000" w:themeColor="text1"/>
        </w:rPr>
        <w:t>кнопк</w:t>
      </w:r>
      <w:ins w:id="1570" w:author="Попова Дарья" w:date="2021-03-15T19:35:00Z">
        <w:r w:rsidR="00975757">
          <w:rPr>
            <w:rFonts w:ascii="Arial" w:hAnsi="Arial" w:cs="Arial"/>
            <w:color w:val="000000" w:themeColor="text1"/>
          </w:rPr>
          <w:t>и</w:t>
        </w:r>
      </w:ins>
      <w:del w:id="1571" w:author="Попова Дарья" w:date="2021-03-15T19:35:00Z">
        <w:r w:rsidRPr="009125B9" w:rsidDel="00975757">
          <w:rPr>
            <w:rFonts w:ascii="Arial" w:hAnsi="Arial" w:cs="Arial"/>
            <w:color w:val="000000" w:themeColor="text1"/>
          </w:rPr>
          <w:delText>у</w:delText>
        </w:r>
      </w:del>
      <w:r w:rsidRPr="009125B9">
        <w:rPr>
          <w:rFonts w:ascii="Arial" w:hAnsi="Arial" w:cs="Arial"/>
          <w:color w:val="000000" w:themeColor="text1"/>
        </w:rPr>
        <w:t xml:space="preserve"> с соответствующим названием</w:t>
      </w:r>
      <w:r>
        <w:rPr>
          <w:rFonts w:ascii="Arial" w:hAnsi="Arial" w:cs="Arial"/>
          <w:color w:val="000000" w:themeColor="text1"/>
        </w:rPr>
        <w:t xml:space="preserve">. При этом ввод комментария опционален. </w:t>
      </w:r>
      <w:r w:rsidRPr="0070261A">
        <w:rPr>
          <w:rFonts w:ascii="Arial" w:hAnsi="Arial" w:cs="Arial"/>
          <w:color w:val="000000" w:themeColor="text1"/>
        </w:rPr>
        <w:t xml:space="preserve">Утверждённый бюджет </w:t>
      </w:r>
      <w:ins w:id="1572" w:author="Попова Дарья" w:date="2021-03-10T22:05:00Z">
        <w:r w:rsidR="00D00DF3" w:rsidRPr="0070261A">
          <w:rPr>
            <w:rFonts w:ascii="Arial" w:hAnsi="Arial" w:cs="Arial"/>
            <w:color w:val="000000" w:themeColor="text1"/>
          </w:rPr>
          <w:t xml:space="preserve">по направлению </w:t>
        </w:r>
      </w:ins>
      <w:r w:rsidRPr="00975757">
        <w:rPr>
          <w:rFonts w:ascii="Arial" w:hAnsi="Arial" w:cs="Arial"/>
          <w:color w:val="000000" w:themeColor="text1"/>
        </w:rPr>
        <w:t>блокируется от изменений</w:t>
      </w:r>
      <w:ins w:id="1573" w:author="Попова Дарья" w:date="2021-03-15T19:35:00Z">
        <w:r w:rsidR="00975757">
          <w:rPr>
            <w:rFonts w:ascii="Arial" w:hAnsi="Arial" w:cs="Arial"/>
            <w:color w:val="000000" w:themeColor="text1"/>
          </w:rPr>
          <w:t>. После утверждения годового бюджета по всем направлениям</w:t>
        </w:r>
      </w:ins>
      <w:r w:rsidRPr="0070261A">
        <w:rPr>
          <w:rFonts w:ascii="Arial" w:hAnsi="Arial" w:cs="Arial"/>
          <w:color w:val="000000" w:themeColor="text1"/>
        </w:rPr>
        <w:t xml:space="preserve"> </w:t>
      </w:r>
      <w:del w:id="1574" w:author="Попова Дарья" w:date="2021-03-15T19:35:00Z">
        <w:r w:rsidRPr="0070261A" w:rsidDel="00975757">
          <w:rPr>
            <w:rFonts w:ascii="Arial" w:hAnsi="Arial" w:cs="Arial"/>
            <w:color w:val="000000" w:themeColor="text1"/>
          </w:rPr>
          <w:delText xml:space="preserve">и </w:delText>
        </w:r>
      </w:del>
      <w:r w:rsidRPr="00975757">
        <w:rPr>
          <w:rFonts w:ascii="Arial" w:hAnsi="Arial" w:cs="Arial"/>
          <w:color w:val="000000" w:themeColor="text1"/>
        </w:rPr>
        <w:t xml:space="preserve">становится доступен следующий шаг процесса – рассмотрение плана и бюджета воздействий на ПА на Техническом комитете </w:t>
      </w:r>
      <w:r w:rsidR="00E91639" w:rsidRPr="00975757">
        <w:rPr>
          <w:rFonts w:ascii="Arial" w:hAnsi="Arial" w:cs="Arial"/>
          <w:color w:val="000000" w:themeColor="text1"/>
        </w:rPr>
        <w:t>УО</w:t>
      </w:r>
      <w:r w:rsidRPr="00975757">
        <w:rPr>
          <w:rFonts w:ascii="Arial" w:hAnsi="Arial" w:cs="Arial"/>
          <w:color w:val="000000" w:themeColor="text1"/>
        </w:rPr>
        <w:t xml:space="preserve">. Участники Технического </w:t>
      </w:r>
      <w:r w:rsidR="00E91639" w:rsidRPr="00975757">
        <w:rPr>
          <w:rFonts w:ascii="Arial" w:hAnsi="Arial" w:cs="Arial"/>
          <w:color w:val="000000" w:themeColor="text1"/>
        </w:rPr>
        <w:t>комитета УО</w:t>
      </w:r>
      <w:r w:rsidRPr="00975757">
        <w:rPr>
          <w:rFonts w:ascii="Arial" w:hAnsi="Arial" w:cs="Arial"/>
          <w:color w:val="000000" w:themeColor="text1"/>
        </w:rPr>
        <w:t xml:space="preserve"> информируются по электро</w:t>
      </w:r>
      <w:r>
        <w:rPr>
          <w:rFonts w:ascii="Arial" w:hAnsi="Arial" w:cs="Arial"/>
          <w:color w:val="000000" w:themeColor="text1"/>
        </w:rPr>
        <w:t>нной почте о необходимости выполнить свои шаги процесса.</w:t>
      </w:r>
    </w:p>
    <w:p w14:paraId="36892783" w14:textId="342FE96E" w:rsidR="00A85328" w:rsidRDefault="00A85328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Если результаты планирования бюджета воздействий на ПА БЕ неудовлетворительные, то </w:t>
      </w:r>
      <w:r w:rsidRPr="00A85328">
        <w:rPr>
          <w:rFonts w:ascii="Arial" w:hAnsi="Arial" w:cs="Arial"/>
          <w:color w:val="000000" w:themeColor="text1"/>
        </w:rPr>
        <w:t>Главн</w:t>
      </w:r>
      <w:r>
        <w:rPr>
          <w:rFonts w:ascii="Arial" w:hAnsi="Arial" w:cs="Arial"/>
          <w:color w:val="000000" w:themeColor="text1"/>
        </w:rPr>
        <w:t>ый специалист</w:t>
      </w:r>
      <w:r w:rsidRPr="00A8532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5328">
        <w:rPr>
          <w:rFonts w:ascii="Arial" w:hAnsi="Arial" w:cs="Arial"/>
          <w:color w:val="000000" w:themeColor="text1"/>
        </w:rPr>
        <w:t>ТОиР</w:t>
      </w:r>
      <w:proofErr w:type="spellEnd"/>
      <w:r w:rsidRPr="00A85328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A85328">
        <w:rPr>
          <w:rFonts w:ascii="Arial" w:hAnsi="Arial" w:cs="Arial"/>
          <w:color w:val="000000" w:themeColor="text1"/>
        </w:rPr>
        <w:t xml:space="preserve"> </w:t>
      </w:r>
      <w:r w:rsidR="00E0703C">
        <w:rPr>
          <w:rFonts w:ascii="Arial" w:hAnsi="Arial" w:cs="Arial"/>
          <w:color w:val="000000" w:themeColor="text1"/>
        </w:rPr>
        <w:t xml:space="preserve">- </w:t>
      </w:r>
      <w:r w:rsidR="00E0703C" w:rsidRPr="00E0703C">
        <w:rPr>
          <w:rFonts w:ascii="Arial" w:hAnsi="Arial" w:cs="Arial"/>
          <w:color w:val="000000" w:themeColor="text1"/>
        </w:rPr>
        <w:t xml:space="preserve">Руководитель ЦФО </w:t>
      </w:r>
      <w:del w:id="1575" w:author="Попова Дарья" w:date="2021-03-15T19:36:00Z">
        <w:r w:rsidR="00CE6603" w:rsidDel="00975757">
          <w:rPr>
            <w:rFonts w:ascii="Arial" w:hAnsi="Arial" w:cs="Arial"/>
            <w:color w:val="000000" w:themeColor="text1"/>
          </w:rPr>
          <w:delText xml:space="preserve">и/или Планировщик </w:delText>
        </w:r>
        <w:r w:rsidR="003B371B" w:rsidDel="00975757">
          <w:rPr>
            <w:rFonts w:ascii="Arial" w:hAnsi="Arial" w:cs="Arial"/>
            <w:color w:val="000000" w:themeColor="text1"/>
          </w:rPr>
          <w:delText>проектов ТОиР УО</w:delText>
        </w:r>
        <w:r w:rsidR="00CE6603" w:rsidDel="00975757">
          <w:rPr>
            <w:rFonts w:ascii="Arial" w:hAnsi="Arial" w:cs="Arial"/>
            <w:color w:val="000000" w:themeColor="text1"/>
          </w:rPr>
          <w:delText xml:space="preserve"> </w:delText>
        </w:r>
      </w:del>
      <w:r>
        <w:rPr>
          <w:rFonts w:ascii="Arial" w:hAnsi="Arial" w:cs="Arial"/>
          <w:color w:val="000000" w:themeColor="text1"/>
        </w:rPr>
        <w:t>отклоня</w:t>
      </w:r>
      <w:ins w:id="1576" w:author="Попова Дарья" w:date="2021-03-15T19:36:00Z">
        <w:r w:rsidR="00975757">
          <w:rPr>
            <w:rFonts w:ascii="Arial" w:hAnsi="Arial" w:cs="Arial"/>
            <w:color w:val="000000" w:themeColor="text1"/>
          </w:rPr>
          <w:t>е</w:t>
        </w:r>
      </w:ins>
      <w:del w:id="1577" w:author="Попова Дарья" w:date="2021-03-15T19:36:00Z">
        <w:r w:rsidR="00CE6603" w:rsidDel="00975757">
          <w:rPr>
            <w:rFonts w:ascii="Arial" w:hAnsi="Arial" w:cs="Arial"/>
            <w:color w:val="000000" w:themeColor="text1"/>
          </w:rPr>
          <w:delText>ю</w:delText>
        </w:r>
      </w:del>
      <w:r>
        <w:rPr>
          <w:rFonts w:ascii="Arial" w:hAnsi="Arial" w:cs="Arial"/>
          <w:color w:val="000000" w:themeColor="text1"/>
        </w:rPr>
        <w:t>т сформированный годовой план и бюджет</w:t>
      </w:r>
      <w:ins w:id="1578" w:author="Попова Дарья" w:date="2021-03-10T22:06:00Z">
        <w:r w:rsidR="00D00DF3">
          <w:rPr>
            <w:rFonts w:ascii="Arial" w:hAnsi="Arial" w:cs="Arial"/>
            <w:color w:val="000000" w:themeColor="text1"/>
          </w:rPr>
          <w:t xml:space="preserve"> по направлению</w:t>
        </w:r>
      </w:ins>
      <w:r>
        <w:rPr>
          <w:rFonts w:ascii="Arial" w:hAnsi="Arial" w:cs="Arial"/>
          <w:color w:val="000000" w:themeColor="text1"/>
        </w:rPr>
        <w:t>. При этом ввод комментария обязателен</w:t>
      </w:r>
      <w:r w:rsidRPr="0025707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Отклонённый годовой план </w:t>
      </w:r>
      <w:ins w:id="1579" w:author="Попова Дарья" w:date="2021-03-10T22:06:00Z">
        <w:r w:rsidR="00D00DF3">
          <w:rPr>
            <w:rFonts w:ascii="Arial" w:hAnsi="Arial" w:cs="Arial"/>
            <w:color w:val="000000" w:themeColor="text1"/>
          </w:rPr>
          <w:t xml:space="preserve">по направлению </w:t>
        </w:r>
      </w:ins>
      <w:r>
        <w:rPr>
          <w:rFonts w:ascii="Arial" w:hAnsi="Arial" w:cs="Arial"/>
          <w:color w:val="000000" w:themeColor="text1"/>
        </w:rPr>
        <w:t xml:space="preserve">возвращается </w:t>
      </w:r>
      <w:r w:rsidRPr="009125B9">
        <w:rPr>
          <w:rFonts w:ascii="Arial" w:hAnsi="Arial" w:cs="Arial"/>
          <w:color w:val="000000" w:themeColor="text1"/>
        </w:rPr>
        <w:t>Планировщик</w:t>
      </w:r>
      <w:r>
        <w:rPr>
          <w:rFonts w:ascii="Arial" w:hAnsi="Arial" w:cs="Arial"/>
          <w:color w:val="000000" w:themeColor="text1"/>
        </w:rPr>
        <w:t>у</w:t>
      </w:r>
      <w:r w:rsidRPr="009125B9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Pr="009125B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на доработку. </w:t>
      </w:r>
      <w:r w:rsidRPr="009125B9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Pr="009125B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информируется об этом по электронной почте. </w:t>
      </w:r>
      <w:r w:rsidRPr="00D8250F">
        <w:rPr>
          <w:rFonts w:ascii="Arial" w:hAnsi="Arial" w:cs="Arial"/>
          <w:color w:val="000000" w:themeColor="text1"/>
        </w:rPr>
        <w:t xml:space="preserve">Корректировка </w:t>
      </w:r>
      <w:del w:id="1580" w:author="Попова Дарья" w:date="2021-03-10T15:40:00Z">
        <w:r w:rsidRPr="00D8250F" w:rsidDel="00D8250F">
          <w:rPr>
            <w:rFonts w:ascii="Arial" w:hAnsi="Arial" w:cs="Arial"/>
            <w:color w:val="000000" w:themeColor="text1"/>
          </w:rPr>
          <w:delText xml:space="preserve">бюджета </w:delText>
        </w:r>
      </w:del>
      <w:ins w:id="1581" w:author="Попова Дарья" w:date="2021-03-10T15:40:00Z">
        <w:r w:rsidR="00D8250F">
          <w:rPr>
            <w:rFonts w:ascii="Arial" w:hAnsi="Arial" w:cs="Arial"/>
            <w:color w:val="000000" w:themeColor="text1"/>
          </w:rPr>
          <w:t>плана</w:t>
        </w:r>
        <w:r w:rsidR="00D8250F" w:rsidRPr="00D8250F">
          <w:rPr>
            <w:rFonts w:ascii="Arial" w:hAnsi="Arial" w:cs="Arial"/>
            <w:color w:val="000000" w:themeColor="text1"/>
          </w:rPr>
          <w:t xml:space="preserve"> </w:t>
        </w:r>
      </w:ins>
      <w:r w:rsidR="005D2B87" w:rsidRPr="00D8250F">
        <w:rPr>
          <w:rFonts w:ascii="Arial" w:hAnsi="Arial" w:cs="Arial"/>
          <w:color w:val="000000" w:themeColor="text1"/>
        </w:rPr>
        <w:t xml:space="preserve">воздействий на ПА </w:t>
      </w:r>
      <w:r w:rsidRPr="00D8250F">
        <w:rPr>
          <w:rFonts w:ascii="Arial" w:hAnsi="Arial" w:cs="Arial"/>
          <w:color w:val="000000" w:themeColor="text1"/>
        </w:rPr>
        <w:t>БЕ предполагает изменение</w:t>
      </w:r>
      <w:ins w:id="1582" w:author="Попова Дарья" w:date="2021-03-10T15:43:00Z">
        <w:r w:rsidR="00D8250F">
          <w:rPr>
            <w:rFonts w:ascii="Arial" w:hAnsi="Arial" w:cs="Arial"/>
            <w:color w:val="000000" w:themeColor="text1"/>
          </w:rPr>
          <w:t xml:space="preserve"> пользователем </w:t>
        </w:r>
      </w:ins>
      <w:del w:id="1583" w:author="Попова Дарья" w:date="2021-03-10T15:43:00Z">
        <w:r w:rsidRPr="00D8250F" w:rsidDel="00D8250F">
          <w:rPr>
            <w:rFonts w:ascii="Arial" w:hAnsi="Arial" w:cs="Arial"/>
            <w:color w:val="000000" w:themeColor="text1"/>
          </w:rPr>
          <w:delText xml:space="preserve"> </w:delText>
        </w:r>
      </w:del>
      <w:r w:rsidRPr="00D8250F">
        <w:rPr>
          <w:rFonts w:ascii="Arial" w:hAnsi="Arial" w:cs="Arial"/>
          <w:color w:val="000000" w:themeColor="text1"/>
        </w:rPr>
        <w:t xml:space="preserve">статуса Заказа ТОРО </w:t>
      </w:r>
      <w:del w:id="1584" w:author="Попова Дарья" w:date="2021-03-10T15:42:00Z">
        <w:r w:rsidRPr="00D8250F" w:rsidDel="00D8250F">
          <w:rPr>
            <w:rFonts w:ascii="Arial" w:hAnsi="Arial" w:cs="Arial"/>
            <w:color w:val="000000" w:themeColor="text1"/>
          </w:rPr>
          <w:delText xml:space="preserve">с ГИП, ГОД </w:delText>
        </w:r>
      </w:del>
      <w:r w:rsidRPr="00D8250F">
        <w:rPr>
          <w:rFonts w:ascii="Arial" w:hAnsi="Arial" w:cs="Arial"/>
          <w:color w:val="000000" w:themeColor="text1"/>
        </w:rPr>
        <w:t>на ПЛАН</w:t>
      </w:r>
      <w:del w:id="1585" w:author="Попова Дарья" w:date="2021-03-10T15:42:00Z">
        <w:r w:rsidRPr="00D8250F" w:rsidDel="00D8250F">
          <w:rPr>
            <w:rFonts w:ascii="Arial" w:hAnsi="Arial" w:cs="Arial"/>
            <w:color w:val="000000" w:themeColor="text1"/>
          </w:rPr>
          <w:delText>, ГОД</w:delText>
        </w:r>
        <w:r w:rsidR="00500385" w:rsidRPr="00D8250F" w:rsidDel="00D8250F">
          <w:rPr>
            <w:rFonts w:ascii="Arial" w:hAnsi="Arial" w:cs="Arial"/>
            <w:color w:val="000000" w:themeColor="text1"/>
          </w:rPr>
          <w:delText>, статус ГИП снимается</w:delText>
        </w:r>
      </w:del>
      <w:r w:rsidRPr="00D8250F">
        <w:rPr>
          <w:rFonts w:ascii="Arial" w:hAnsi="Arial" w:cs="Arial"/>
          <w:color w:val="000000" w:themeColor="text1"/>
        </w:rPr>
        <w:t>, внесение изменений в заказы ТОРО</w:t>
      </w:r>
      <w:ins w:id="1586" w:author="Попова Дарья" w:date="2021-03-15T19:36:00Z">
        <w:r w:rsidR="00975757">
          <w:rPr>
            <w:rFonts w:ascii="Arial" w:hAnsi="Arial" w:cs="Arial"/>
            <w:color w:val="000000" w:themeColor="text1"/>
          </w:rPr>
          <w:t xml:space="preserve"> или сетевые графики</w:t>
        </w:r>
      </w:ins>
      <w:r w:rsidRPr="00D8250F">
        <w:rPr>
          <w:rFonts w:ascii="Arial" w:hAnsi="Arial" w:cs="Arial"/>
          <w:color w:val="000000" w:themeColor="text1"/>
        </w:rPr>
        <w:t xml:space="preserve"> - изменение плана воздействий, и повторение процедуры формирования бюджета.</w:t>
      </w:r>
      <w:ins w:id="1587" w:author="Попова Дарья" w:date="2021-03-10T16:20:00Z">
        <w:r w:rsidR="00D21762">
          <w:rPr>
            <w:rFonts w:ascii="Arial" w:hAnsi="Arial" w:cs="Arial"/>
            <w:color w:val="000000" w:themeColor="text1"/>
          </w:rPr>
          <w:t xml:space="preserve"> Для внесения изменений в заказы ТОРО и сетевые графики требуется разблокировка годового плана воздействий</w:t>
        </w:r>
      </w:ins>
      <w:ins w:id="1588" w:author="Попова Дарья" w:date="2021-03-10T22:06:00Z">
        <w:r w:rsidR="00D00DF3">
          <w:rPr>
            <w:rFonts w:ascii="Arial" w:hAnsi="Arial" w:cs="Arial"/>
            <w:color w:val="000000" w:themeColor="text1"/>
          </w:rPr>
          <w:t xml:space="preserve"> по направлению (группе планирования)</w:t>
        </w:r>
      </w:ins>
      <w:ins w:id="1589" w:author="Попова Дарья" w:date="2021-03-10T16:20:00Z">
        <w:r w:rsidR="00D21762">
          <w:rPr>
            <w:rFonts w:ascii="Arial" w:hAnsi="Arial" w:cs="Arial"/>
            <w:color w:val="000000" w:themeColor="text1"/>
          </w:rPr>
          <w:t>.</w:t>
        </w:r>
      </w:ins>
    </w:p>
    <w:p w14:paraId="46BD97BE" w14:textId="7872C8B0" w:rsidR="00A85328" w:rsidRPr="006F63CE" w:rsidRDefault="00A85328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ходе анализа годового плана воздействий Главным </w:t>
      </w:r>
      <w:r w:rsidRPr="00A85328">
        <w:rPr>
          <w:rFonts w:ascii="Arial" w:hAnsi="Arial" w:cs="Arial"/>
          <w:color w:val="000000" w:themeColor="text1"/>
        </w:rPr>
        <w:t>специалист</w:t>
      </w:r>
      <w:r>
        <w:rPr>
          <w:rFonts w:ascii="Arial" w:hAnsi="Arial" w:cs="Arial"/>
          <w:color w:val="000000" w:themeColor="text1"/>
        </w:rPr>
        <w:t>ом</w:t>
      </w:r>
      <w:r w:rsidRPr="00A8532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85328">
        <w:rPr>
          <w:rFonts w:ascii="Arial" w:hAnsi="Arial" w:cs="Arial"/>
          <w:color w:val="000000" w:themeColor="text1"/>
        </w:rPr>
        <w:t>ТОиР</w:t>
      </w:r>
      <w:proofErr w:type="spellEnd"/>
      <w:r w:rsidRPr="00A85328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E0703C">
        <w:rPr>
          <w:rFonts w:ascii="Arial" w:hAnsi="Arial" w:cs="Arial"/>
          <w:color w:val="000000" w:themeColor="text1"/>
        </w:rPr>
        <w:t xml:space="preserve"> - Руководителем</w:t>
      </w:r>
      <w:r w:rsidR="00E0703C" w:rsidRPr="00E0703C">
        <w:rPr>
          <w:rFonts w:ascii="Arial" w:hAnsi="Arial" w:cs="Arial"/>
          <w:color w:val="000000" w:themeColor="text1"/>
        </w:rPr>
        <w:t xml:space="preserve"> ЦФО</w:t>
      </w:r>
      <w:del w:id="1590" w:author="Попова Дарья" w:date="2021-03-15T19:37:00Z">
        <w:r w:rsidRPr="00A85328" w:rsidDel="00975757">
          <w:rPr>
            <w:rFonts w:ascii="Arial" w:hAnsi="Arial" w:cs="Arial"/>
            <w:color w:val="000000" w:themeColor="text1"/>
          </w:rPr>
          <w:delText xml:space="preserve"> </w:delText>
        </w:r>
        <w:r w:rsidR="003212DC" w:rsidDel="00975757">
          <w:rPr>
            <w:rFonts w:ascii="Arial" w:hAnsi="Arial" w:cs="Arial"/>
            <w:color w:val="000000" w:themeColor="text1"/>
          </w:rPr>
          <w:delText xml:space="preserve">и Планировщиком </w:delText>
        </w:r>
        <w:r w:rsidR="003B371B" w:rsidDel="00975757">
          <w:rPr>
            <w:rFonts w:ascii="Arial" w:hAnsi="Arial" w:cs="Arial"/>
            <w:color w:val="000000" w:themeColor="text1"/>
          </w:rPr>
          <w:delText>проектов ТОиР УО</w:delText>
        </w:r>
      </w:del>
      <w:r w:rsidR="003212D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готовится внесистемный документ «Экспертиза проектов плана ремонтов», который сопровождает корректировку плана в случае отклонения последнего, и</w:t>
      </w:r>
      <w:ins w:id="1591" w:author="Попова Дарья" w:date="2021-03-15T19:37:00Z">
        <w:r w:rsidR="00975757">
          <w:rPr>
            <w:rFonts w:ascii="Arial" w:hAnsi="Arial" w:cs="Arial"/>
            <w:color w:val="000000" w:themeColor="text1"/>
          </w:rPr>
          <w:t>ли</w:t>
        </w:r>
      </w:ins>
      <w:r>
        <w:rPr>
          <w:rFonts w:ascii="Arial" w:hAnsi="Arial" w:cs="Arial"/>
          <w:color w:val="000000" w:themeColor="text1"/>
        </w:rPr>
        <w:t xml:space="preserve"> используется при его рассмотрении Техническим комитетом бизнес-единицы.</w:t>
      </w:r>
    </w:p>
    <w:p w14:paraId="727334FA" w14:textId="77777777" w:rsidR="00A85328" w:rsidRDefault="00A85328" w:rsidP="00A85328">
      <w:pPr>
        <w:spacing w:after="240" w:line="276" w:lineRule="auto"/>
        <w:ind w:firstLine="567"/>
        <w:rPr>
          <w:ins w:id="1592" w:author="Попова Дарья" w:date="2021-03-09T21:46:00Z"/>
          <w:rFonts w:ascii="Arial" w:hAnsi="Arial" w:cs="Arial"/>
          <w:color w:val="000000" w:themeColor="text1"/>
        </w:rPr>
      </w:pPr>
    </w:p>
    <w:p w14:paraId="219E8B01" w14:textId="00B5C85F" w:rsidR="00500565" w:rsidDel="009D5E27" w:rsidRDefault="00500565" w:rsidP="00A85328">
      <w:pPr>
        <w:spacing w:after="240" w:line="276" w:lineRule="auto"/>
        <w:ind w:firstLine="567"/>
        <w:rPr>
          <w:del w:id="1593" w:author="Попова Дарья" w:date="2021-03-16T17:46:00Z"/>
          <w:rFonts w:ascii="Arial" w:hAnsi="Arial" w:cs="Arial"/>
          <w:color w:val="000000" w:themeColor="text1"/>
        </w:rPr>
      </w:pPr>
    </w:p>
    <w:p w14:paraId="26010CFA" w14:textId="38B4D595" w:rsidR="000C5F8F" w:rsidRPr="006726D1" w:rsidRDefault="000C5F8F" w:rsidP="000C5F8F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75</w:t>
      </w: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Подготовка документов к рассмотрению планов и бюджетов Техническим </w:t>
      </w:r>
      <w:r w:rsidR="00E91639">
        <w:rPr>
          <w:rFonts w:eastAsiaTheme="majorEastAsia" w:cstheme="majorBidi"/>
          <w:b/>
          <w:i w:val="0"/>
          <w:caps w:val="0"/>
          <w:sz w:val="24"/>
          <w:szCs w:val="24"/>
        </w:rPr>
        <w:t>комитетом УО</w:t>
      </w:r>
    </w:p>
    <w:p w14:paraId="115B88B2" w14:textId="32239120" w:rsidR="000C5F8F" w:rsidRDefault="000C5F8F" w:rsidP="000C5F8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Шаг процесса выполняется в том случае, если планы и бюджеты БЕ различных горизонтов</w:t>
      </w:r>
      <w:ins w:id="1594" w:author="Попова Дарья" w:date="2021-03-16T18:14:00Z">
        <w:r w:rsidR="0045255D" w:rsidRPr="00AB41CE">
          <w:rPr>
            <w:rFonts w:ascii="Arial" w:hAnsi="Arial" w:cs="Arial"/>
            <w:color w:val="000000" w:themeColor="text1"/>
            <w:rPrChange w:id="1595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</w:t>
        </w:r>
      </w:ins>
      <w:del w:id="1596" w:author="Попова Дарья" w:date="2021-03-15T19:41:00Z">
        <w:r w:rsidDel="00975757">
          <w:rPr>
            <w:rFonts w:ascii="Arial" w:hAnsi="Arial" w:cs="Arial"/>
            <w:color w:val="000000" w:themeColor="text1"/>
          </w:rPr>
          <w:delText xml:space="preserve"> </w:delText>
        </w:r>
      </w:del>
      <w:r>
        <w:rPr>
          <w:rFonts w:ascii="Arial" w:hAnsi="Arial" w:cs="Arial"/>
          <w:color w:val="000000" w:themeColor="text1"/>
        </w:rPr>
        <w:t xml:space="preserve">были согласованы на предыдущих шагах </w:t>
      </w:r>
      <w:r w:rsidRPr="00FC5C4D">
        <w:rPr>
          <w:rFonts w:ascii="Arial" w:hAnsi="Arial" w:cs="Arial"/>
          <w:color w:val="000000" w:themeColor="text1"/>
        </w:rPr>
        <w:t>Главны</w:t>
      </w:r>
      <w:r>
        <w:rPr>
          <w:rFonts w:ascii="Arial" w:hAnsi="Arial" w:cs="Arial"/>
          <w:color w:val="000000" w:themeColor="text1"/>
        </w:rPr>
        <w:t>м</w:t>
      </w:r>
      <w:ins w:id="1597" w:author="Попова Дарья" w:date="2021-03-15T19:42:00Z">
        <w:r w:rsidR="00975757">
          <w:rPr>
            <w:rFonts w:ascii="Arial" w:hAnsi="Arial" w:cs="Arial"/>
            <w:color w:val="000000" w:themeColor="text1"/>
          </w:rPr>
          <w:t>и</w:t>
        </w:r>
      </w:ins>
      <w:r w:rsidRPr="00FC5C4D">
        <w:rPr>
          <w:rFonts w:ascii="Arial" w:hAnsi="Arial" w:cs="Arial"/>
          <w:color w:val="000000" w:themeColor="text1"/>
        </w:rPr>
        <w:t xml:space="preserve"> специалист</w:t>
      </w:r>
      <w:ins w:id="1598" w:author="Попова Дарья" w:date="2021-03-15T19:42:00Z">
        <w:r w:rsidR="00975757">
          <w:rPr>
            <w:rFonts w:ascii="Arial" w:hAnsi="Arial" w:cs="Arial"/>
            <w:color w:val="000000" w:themeColor="text1"/>
          </w:rPr>
          <w:t>ами</w:t>
        </w:r>
      </w:ins>
      <w:del w:id="1599" w:author="Попова Дарья" w:date="2021-03-15T19:42:00Z">
        <w:r w:rsidDel="00975757">
          <w:rPr>
            <w:rFonts w:ascii="Arial" w:hAnsi="Arial" w:cs="Arial"/>
            <w:color w:val="000000" w:themeColor="text1"/>
          </w:rPr>
          <w:delText>ом</w:delText>
        </w:r>
      </w:del>
      <w:r w:rsidRPr="00FC5C4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FC5C4D">
        <w:rPr>
          <w:rFonts w:ascii="Arial" w:hAnsi="Arial" w:cs="Arial"/>
          <w:color w:val="000000" w:themeColor="text1"/>
        </w:rPr>
        <w:t>ТОиР</w:t>
      </w:r>
      <w:proofErr w:type="spellEnd"/>
      <w:r w:rsidRPr="00FC5C4D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- Руководител</w:t>
      </w:r>
      <w:ins w:id="1600" w:author="Попова Дарья" w:date="2021-03-15T19:42:00Z">
        <w:r w:rsidR="00975757">
          <w:rPr>
            <w:rFonts w:ascii="Arial" w:hAnsi="Arial" w:cs="Arial"/>
            <w:color w:val="000000" w:themeColor="text1"/>
          </w:rPr>
          <w:t>ями</w:t>
        </w:r>
      </w:ins>
      <w:del w:id="1601" w:author="Попова Дарья" w:date="2021-03-15T19:42:00Z">
        <w:r w:rsidDel="00975757">
          <w:rPr>
            <w:rFonts w:ascii="Arial" w:hAnsi="Arial" w:cs="Arial"/>
            <w:color w:val="000000" w:themeColor="text1"/>
          </w:rPr>
          <w:delText>ем</w:delText>
        </w:r>
      </w:del>
      <w:r w:rsidRPr="00E0703C">
        <w:rPr>
          <w:rFonts w:ascii="Arial" w:hAnsi="Arial" w:cs="Arial"/>
          <w:color w:val="000000" w:themeColor="text1"/>
        </w:rPr>
        <w:t xml:space="preserve"> ЦФО</w:t>
      </w:r>
      <w:ins w:id="1602" w:author="Попова Дарья" w:date="2021-03-15T19:42:00Z">
        <w:r w:rsidR="00975757">
          <w:rPr>
            <w:rFonts w:ascii="Arial" w:hAnsi="Arial" w:cs="Arial"/>
            <w:color w:val="000000" w:themeColor="text1"/>
          </w:rPr>
          <w:t xml:space="preserve"> по всем направлениям</w:t>
        </w:r>
      </w:ins>
      <w:del w:id="1603" w:author="Попова Дарья" w:date="2021-03-15T19:40:00Z">
        <w:r w:rsidR="003212DC" w:rsidDel="00975757">
          <w:rPr>
            <w:rFonts w:ascii="Arial" w:hAnsi="Arial" w:cs="Arial"/>
            <w:color w:val="000000" w:themeColor="text1"/>
          </w:rPr>
          <w:delText xml:space="preserve"> и Планировщиком </w:delText>
        </w:r>
        <w:r w:rsidR="003B371B" w:rsidDel="00975757">
          <w:rPr>
            <w:rFonts w:ascii="Arial" w:hAnsi="Arial" w:cs="Arial"/>
            <w:color w:val="000000" w:themeColor="text1"/>
          </w:rPr>
          <w:delText>проектов ТОиР УО</w:delText>
        </w:r>
      </w:del>
      <w:r>
        <w:rPr>
          <w:rFonts w:ascii="Arial" w:hAnsi="Arial" w:cs="Arial"/>
          <w:color w:val="000000" w:themeColor="text1"/>
        </w:rPr>
        <w:t xml:space="preserve">. Ответственным специалистом от 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E44663">
        <w:rPr>
          <w:rFonts w:ascii="Arial" w:hAnsi="Arial" w:cs="Arial"/>
          <w:color w:val="000000" w:themeColor="text1"/>
        </w:rPr>
        <w:t xml:space="preserve"> осуществляется печать аналитических отчётов в </w:t>
      </w:r>
      <w:r w:rsidR="00E44663">
        <w:rPr>
          <w:rFonts w:ascii="Arial" w:hAnsi="Arial" w:cs="Arial"/>
          <w:color w:val="000000" w:themeColor="text1"/>
          <w:lang w:val="en-US"/>
        </w:rPr>
        <w:t>SAP</w:t>
      </w:r>
      <w:r w:rsidR="00E44663" w:rsidRPr="00494ECB">
        <w:rPr>
          <w:rFonts w:ascii="Arial" w:hAnsi="Arial" w:cs="Arial"/>
          <w:color w:val="000000" w:themeColor="text1"/>
        </w:rPr>
        <w:t xml:space="preserve"> </w:t>
      </w:r>
      <w:r w:rsidR="00E44663">
        <w:rPr>
          <w:rFonts w:ascii="Arial" w:hAnsi="Arial" w:cs="Arial"/>
          <w:color w:val="000000" w:themeColor="text1"/>
          <w:lang w:val="en-US"/>
        </w:rPr>
        <w:t>Analysis</w:t>
      </w:r>
      <w:r w:rsidR="00E44663" w:rsidRPr="00186A8C">
        <w:rPr>
          <w:rFonts w:ascii="Arial" w:hAnsi="Arial" w:cs="Arial"/>
          <w:color w:val="000000" w:themeColor="text1"/>
        </w:rPr>
        <w:t xml:space="preserve"> </w:t>
      </w:r>
      <w:r w:rsidR="00E44663">
        <w:rPr>
          <w:rFonts w:ascii="Arial" w:hAnsi="Arial" w:cs="Arial"/>
          <w:color w:val="000000" w:themeColor="text1"/>
          <w:lang w:val="en-US"/>
        </w:rPr>
        <w:t>for</w:t>
      </w:r>
      <w:r w:rsidR="00E44663" w:rsidRPr="00186A8C">
        <w:rPr>
          <w:rFonts w:ascii="Arial" w:hAnsi="Arial" w:cs="Arial"/>
          <w:color w:val="000000" w:themeColor="text1"/>
        </w:rPr>
        <w:t xml:space="preserve"> </w:t>
      </w:r>
      <w:r w:rsidR="00E44663">
        <w:rPr>
          <w:rFonts w:ascii="Arial" w:hAnsi="Arial" w:cs="Arial"/>
          <w:color w:val="000000" w:themeColor="text1"/>
          <w:lang w:val="en-US"/>
        </w:rPr>
        <w:t>Excel</w:t>
      </w:r>
      <w:r w:rsidR="00E44663" w:rsidRPr="00A34E05">
        <w:rPr>
          <w:rFonts w:ascii="Arial" w:hAnsi="Arial" w:cs="Arial"/>
          <w:color w:val="000000" w:themeColor="text1"/>
        </w:rPr>
        <w:t xml:space="preserve"> (</w:t>
      </w:r>
      <w:r w:rsidR="00E44663">
        <w:rPr>
          <w:rFonts w:ascii="Arial" w:hAnsi="Arial" w:cs="Arial"/>
          <w:color w:val="000000" w:themeColor="text1"/>
        </w:rPr>
        <w:t>код</w:t>
      </w:r>
      <w:ins w:id="1604" w:author="Попова Дарья" w:date="2021-03-17T14:19:00Z">
        <w:r w:rsidR="000A538F">
          <w:rPr>
            <w:rFonts w:ascii="Arial" w:hAnsi="Arial" w:cs="Arial"/>
            <w:color w:val="000000" w:themeColor="text1"/>
          </w:rPr>
          <w:t>ы</w:t>
        </w:r>
      </w:ins>
      <w:r w:rsidR="00E44663">
        <w:rPr>
          <w:rFonts w:ascii="Arial" w:hAnsi="Arial" w:cs="Arial"/>
          <w:color w:val="000000" w:themeColor="text1"/>
        </w:rPr>
        <w:t xml:space="preserve"> </w:t>
      </w:r>
      <w:r w:rsidR="00E44663" w:rsidRPr="00B04EF5">
        <w:rPr>
          <w:rFonts w:ascii="Arial" w:hAnsi="Arial" w:cs="Arial"/>
          <w:color w:val="000000" w:themeColor="text1"/>
        </w:rPr>
        <w:t>MCB0</w:t>
      </w:r>
      <w:ins w:id="1605" w:author="Попова Дарья" w:date="2021-03-15T19:40:00Z">
        <w:r w:rsidR="00975757">
          <w:rPr>
            <w:rFonts w:ascii="Arial" w:hAnsi="Arial" w:cs="Arial"/>
            <w:color w:val="000000" w:themeColor="text1"/>
          </w:rPr>
          <w:t>8-01</w:t>
        </w:r>
      </w:ins>
      <w:ins w:id="1606" w:author="Попова Дарья" w:date="2021-03-17T14:19:00Z">
        <w:r w:rsidR="000A538F">
          <w:rPr>
            <w:rFonts w:ascii="Arial" w:hAnsi="Arial" w:cs="Arial"/>
            <w:color w:val="000000" w:themeColor="text1"/>
          </w:rPr>
          <w:t xml:space="preserve">, </w:t>
        </w:r>
      </w:ins>
      <w:ins w:id="1607" w:author="Попова Дарья" w:date="2021-03-17T14:20:00Z">
        <w:r w:rsidR="000A538F">
          <w:rPr>
            <w:rFonts w:ascii="Arial" w:hAnsi="Arial" w:cs="Arial"/>
            <w:color w:val="000000" w:themeColor="text1"/>
            <w:lang w:val="en-US"/>
          </w:rPr>
          <w:t>MCB</w:t>
        </w:r>
        <w:r w:rsidR="000A538F" w:rsidRPr="00AB41CE">
          <w:rPr>
            <w:rFonts w:ascii="Arial" w:hAnsi="Arial" w:cs="Arial"/>
            <w:color w:val="000000" w:themeColor="text1"/>
            <w:rPrChange w:id="1608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08-02, </w:t>
        </w:r>
        <w:r w:rsidR="000A538F">
          <w:rPr>
            <w:rFonts w:ascii="Arial" w:hAnsi="Arial" w:cs="Arial"/>
            <w:color w:val="000000" w:themeColor="text1"/>
            <w:lang w:val="en-US"/>
          </w:rPr>
          <w:t>MCB</w:t>
        </w:r>
        <w:r w:rsidR="000A538F" w:rsidRPr="00AB41CE">
          <w:rPr>
            <w:rFonts w:ascii="Arial" w:hAnsi="Arial" w:cs="Arial"/>
            <w:color w:val="000000" w:themeColor="text1"/>
            <w:rPrChange w:id="1609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08-03</w:t>
        </w:r>
      </w:ins>
      <w:del w:id="1610" w:author="Попова Дарья" w:date="2021-03-15T19:40:00Z">
        <w:r w:rsidR="00E44663" w:rsidRPr="00B04EF5" w:rsidDel="00975757">
          <w:rPr>
            <w:rFonts w:ascii="Arial" w:hAnsi="Arial" w:cs="Arial"/>
            <w:color w:val="000000" w:themeColor="text1"/>
          </w:rPr>
          <w:delText>5</w:delText>
        </w:r>
      </w:del>
      <w:r w:rsidR="00E44663" w:rsidRPr="009936BB">
        <w:rPr>
          <w:rFonts w:ascii="Arial" w:hAnsi="Arial" w:cs="Arial"/>
          <w:color w:val="000000" w:themeColor="text1"/>
        </w:rPr>
        <w:t xml:space="preserve"> </w:t>
      </w:r>
      <w:r w:rsidR="00E44663">
        <w:rPr>
          <w:rFonts w:ascii="Arial" w:hAnsi="Arial" w:cs="Arial"/>
          <w:color w:val="000000" w:themeColor="text1"/>
        </w:rPr>
        <w:t>в реестре разработок, описание в разделе 5.10 настоящего КД).</w:t>
      </w:r>
    </w:p>
    <w:p w14:paraId="20D4FD2B" w14:textId="77777777" w:rsidR="000C5F8F" w:rsidRPr="002B35EB" w:rsidRDefault="000C5F8F" w:rsidP="00A8532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C8F895B" w14:textId="2643CE7A" w:rsidR="001C2C87" w:rsidRPr="009936BB" w:rsidRDefault="001C2C8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481C08">
        <w:rPr>
          <w:rFonts w:eastAsiaTheme="majorEastAsia" w:cstheme="majorBidi"/>
          <w:b/>
          <w:i w:val="0"/>
          <w:caps w:val="0"/>
          <w:sz w:val="24"/>
          <w:szCs w:val="24"/>
        </w:rPr>
        <w:t>8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>Рассмотрение плана</w:t>
      </w:r>
      <w:r w:rsidR="00F028B6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и бюджета воздействий на ПА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Техническим </w:t>
      </w:r>
      <w:r w:rsidR="00E91639">
        <w:rPr>
          <w:rFonts w:eastAsiaTheme="majorEastAsia" w:cstheme="majorBidi"/>
          <w:b/>
          <w:i w:val="0"/>
          <w:caps w:val="0"/>
          <w:sz w:val="24"/>
          <w:szCs w:val="24"/>
        </w:rPr>
        <w:t>комитетом УО</w:t>
      </w:r>
    </w:p>
    <w:p w14:paraId="299573F4" w14:textId="6B0A2A2E" w:rsidR="002B35EB" w:rsidRPr="00232E9F" w:rsidRDefault="00075451" w:rsidP="002B3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Участники </w:t>
      </w:r>
      <w:r w:rsidR="00E76F6A">
        <w:rPr>
          <w:rFonts w:ascii="Arial" w:hAnsi="Arial" w:cs="Arial"/>
          <w:color w:val="000000" w:themeColor="text1"/>
        </w:rPr>
        <w:t>Т</w:t>
      </w:r>
      <w:r>
        <w:rPr>
          <w:rFonts w:ascii="Arial" w:hAnsi="Arial" w:cs="Arial"/>
          <w:color w:val="000000" w:themeColor="text1"/>
        </w:rPr>
        <w:t xml:space="preserve">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6A3D5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получат оповещение по электронной почте о необходимости выполнить сво</w:t>
      </w:r>
      <w:r w:rsidR="001B0511">
        <w:rPr>
          <w:rFonts w:ascii="Arial" w:hAnsi="Arial" w:cs="Arial"/>
          <w:color w:val="000000" w:themeColor="text1"/>
        </w:rPr>
        <w:t>й</w:t>
      </w:r>
      <w:r>
        <w:rPr>
          <w:rFonts w:ascii="Arial" w:hAnsi="Arial" w:cs="Arial"/>
          <w:color w:val="000000" w:themeColor="text1"/>
        </w:rPr>
        <w:t xml:space="preserve"> шаг</w:t>
      </w:r>
      <w:r w:rsidR="001B0511">
        <w:rPr>
          <w:rFonts w:ascii="Arial" w:hAnsi="Arial" w:cs="Arial"/>
          <w:color w:val="000000" w:themeColor="text1"/>
        </w:rPr>
        <w:t xml:space="preserve"> операции</w:t>
      </w:r>
      <w:r>
        <w:rPr>
          <w:rFonts w:ascii="Arial" w:hAnsi="Arial" w:cs="Arial"/>
          <w:color w:val="000000" w:themeColor="text1"/>
        </w:rPr>
        <w:t>.</w:t>
      </w:r>
    </w:p>
    <w:p w14:paraId="7000787A" w14:textId="2C417C34" w:rsidR="00FC5C4D" w:rsidRDefault="00075451" w:rsidP="002B3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Все участники </w:t>
      </w:r>
      <w:r w:rsidR="00E76F6A">
        <w:rPr>
          <w:rFonts w:ascii="Arial" w:hAnsi="Arial" w:cs="Arial"/>
          <w:color w:val="000000" w:themeColor="text1"/>
        </w:rPr>
        <w:t xml:space="preserve">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6A3D5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будут назначены в качестве </w:t>
      </w:r>
      <w:r w:rsidR="007F4C32">
        <w:rPr>
          <w:rFonts w:ascii="Arial" w:hAnsi="Arial" w:cs="Arial"/>
          <w:color w:val="000000" w:themeColor="text1"/>
        </w:rPr>
        <w:t>со</w:t>
      </w:r>
      <w:r>
        <w:rPr>
          <w:rFonts w:ascii="Arial" w:hAnsi="Arial" w:cs="Arial"/>
          <w:color w:val="000000" w:themeColor="text1"/>
        </w:rPr>
        <w:t xml:space="preserve">исполнителей по данному шагу. В системе учётные записи участников будут объединены в </w:t>
      </w:r>
      <w:r w:rsidR="00D013C5">
        <w:rPr>
          <w:rFonts w:ascii="Arial" w:hAnsi="Arial" w:cs="Arial"/>
          <w:color w:val="000000" w:themeColor="text1"/>
        </w:rPr>
        <w:t>группу. Данная группа пользов</w:t>
      </w:r>
      <w:r w:rsidR="00CE3478">
        <w:rPr>
          <w:rFonts w:ascii="Arial" w:hAnsi="Arial" w:cs="Arial"/>
          <w:color w:val="000000" w:themeColor="text1"/>
        </w:rPr>
        <w:t xml:space="preserve">ателей </w:t>
      </w:r>
      <w:r w:rsidR="00D013C5">
        <w:rPr>
          <w:rFonts w:ascii="Arial" w:hAnsi="Arial" w:cs="Arial"/>
          <w:color w:val="000000" w:themeColor="text1"/>
        </w:rPr>
        <w:t>будет указана в качестве исполнителя шага.</w:t>
      </w:r>
      <w:del w:id="1611" w:author="Попова Дарья" w:date="2021-03-16T13:43:00Z">
        <w:r w:rsidR="00D013C5" w:rsidDel="003164A4">
          <w:rPr>
            <w:rFonts w:ascii="Arial" w:hAnsi="Arial" w:cs="Arial"/>
            <w:color w:val="000000" w:themeColor="text1"/>
          </w:rPr>
          <w:delText xml:space="preserve"> </w:delText>
        </w:r>
        <w:r w:rsidR="00D013C5" w:rsidRPr="0038138B" w:rsidDel="003164A4">
          <w:rPr>
            <w:rFonts w:ascii="Arial" w:hAnsi="Arial" w:cs="Arial"/>
            <w:color w:val="000000" w:themeColor="text1"/>
            <w:highlight w:val="yellow"/>
            <w:rPrChange w:id="1612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Необходимо реализовать </w:delText>
        </w:r>
        <w:r w:rsidR="00FC5C4D" w:rsidRPr="0038138B" w:rsidDel="003164A4">
          <w:rPr>
            <w:rFonts w:ascii="Arial" w:hAnsi="Arial" w:cs="Arial"/>
            <w:color w:val="000000" w:themeColor="text1"/>
            <w:highlight w:val="yellow"/>
            <w:rPrChange w:id="1613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отдельное ведущее измерение </w:delText>
        </w:r>
        <w:r w:rsidR="00F54BB4" w:rsidRPr="0038138B" w:rsidDel="003164A4">
          <w:rPr>
            <w:rFonts w:ascii="Arial" w:hAnsi="Arial" w:cs="Arial"/>
            <w:color w:val="000000" w:themeColor="text1"/>
            <w:highlight w:val="yellow"/>
            <w:rPrChange w:id="1614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>(</w:delText>
        </w:r>
        <w:r w:rsidR="00C97BC6" w:rsidRPr="0038138B" w:rsidDel="003164A4">
          <w:rPr>
            <w:rFonts w:ascii="Arial" w:hAnsi="Arial" w:cs="Arial"/>
            <w:color w:val="000000" w:themeColor="text1"/>
            <w:highlight w:val="yellow"/>
            <w:rPrChange w:id="1615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>описание в разделе 5.10 настоящего КД</w:delText>
        </w:r>
        <w:r w:rsidR="00F54BB4" w:rsidRPr="0038138B" w:rsidDel="003164A4">
          <w:rPr>
            <w:rFonts w:ascii="Arial" w:hAnsi="Arial" w:cs="Arial"/>
            <w:color w:val="000000" w:themeColor="text1"/>
            <w:highlight w:val="yellow"/>
            <w:rPrChange w:id="1616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>)</w:delText>
        </w:r>
        <w:r w:rsidR="00D013C5" w:rsidRPr="0038138B" w:rsidDel="003164A4">
          <w:rPr>
            <w:rFonts w:ascii="Arial" w:hAnsi="Arial" w:cs="Arial"/>
            <w:color w:val="000000" w:themeColor="text1"/>
            <w:highlight w:val="yellow"/>
            <w:rPrChange w:id="1617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, по </w:delText>
        </w:r>
        <w:r w:rsidR="00D013C5" w:rsidRPr="0038138B" w:rsidDel="003164A4">
          <w:rPr>
            <w:rFonts w:ascii="Arial" w:hAnsi="Arial" w:cs="Arial"/>
            <w:color w:val="000000" w:themeColor="text1"/>
            <w:highlight w:val="yellow"/>
            <w:rPrChange w:id="1618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lastRenderedPageBreak/>
          <w:delText>которой будет выполняться проверка, что все участники группы</w:delText>
        </w:r>
        <w:r w:rsidR="00186A8C" w:rsidRPr="0038138B" w:rsidDel="003164A4">
          <w:rPr>
            <w:rFonts w:ascii="Arial" w:hAnsi="Arial" w:cs="Arial"/>
            <w:color w:val="000000" w:themeColor="text1"/>
            <w:highlight w:val="yellow"/>
            <w:rPrChange w:id="1619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, в качестве исполнителей, </w:delText>
        </w:r>
        <w:r w:rsidR="00D013C5" w:rsidRPr="0038138B" w:rsidDel="003164A4">
          <w:rPr>
            <w:rFonts w:ascii="Arial" w:hAnsi="Arial" w:cs="Arial"/>
            <w:color w:val="000000" w:themeColor="text1"/>
            <w:highlight w:val="yellow"/>
            <w:rPrChange w:id="1620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выполнили </w:delText>
        </w:r>
        <w:r w:rsidR="00186A8C" w:rsidRPr="0038138B" w:rsidDel="003164A4">
          <w:rPr>
            <w:rFonts w:ascii="Arial" w:hAnsi="Arial" w:cs="Arial"/>
            <w:color w:val="000000" w:themeColor="text1"/>
            <w:highlight w:val="yellow"/>
            <w:rPrChange w:id="1621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операцию </w:delText>
        </w:r>
        <w:r w:rsidR="00E76F6A" w:rsidRPr="0038138B" w:rsidDel="003164A4">
          <w:rPr>
            <w:rFonts w:ascii="Arial" w:hAnsi="Arial" w:cs="Arial"/>
            <w:color w:val="000000" w:themeColor="text1"/>
            <w:highlight w:val="yellow"/>
            <w:rPrChange w:id="1622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согласования либо отклонения </w:delText>
        </w:r>
        <w:r w:rsidR="00186A8C" w:rsidRPr="0038138B" w:rsidDel="003164A4">
          <w:rPr>
            <w:rFonts w:ascii="Arial" w:hAnsi="Arial" w:cs="Arial"/>
            <w:color w:val="000000" w:themeColor="text1"/>
            <w:highlight w:val="yellow"/>
            <w:rPrChange w:id="1623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 xml:space="preserve">бюджета </w:delText>
        </w:r>
        <w:r w:rsidR="00E76F6A" w:rsidRPr="0038138B" w:rsidDel="003164A4">
          <w:rPr>
            <w:rFonts w:ascii="Arial" w:hAnsi="Arial" w:cs="Arial"/>
            <w:color w:val="000000" w:themeColor="text1"/>
            <w:highlight w:val="yellow"/>
            <w:rPrChange w:id="1624" w:author="Попова Дарья" w:date="2021-03-15T13:41:00Z">
              <w:rPr>
                <w:rFonts w:ascii="Arial" w:hAnsi="Arial" w:cs="Arial"/>
                <w:color w:val="000000" w:themeColor="text1"/>
              </w:rPr>
            </w:rPrChange>
          </w:rPr>
          <w:delText>затрат на ремонты БЕ</w:delText>
        </w:r>
        <w:r w:rsidR="00CE3478" w:rsidDel="003164A4">
          <w:rPr>
            <w:rFonts w:ascii="Arial" w:hAnsi="Arial" w:cs="Arial"/>
            <w:color w:val="000000" w:themeColor="text1"/>
          </w:rPr>
          <w:delText>.</w:delText>
        </w:r>
      </w:del>
    </w:p>
    <w:p w14:paraId="4D74973C" w14:textId="2F4DAC73" w:rsidR="005650CC" w:rsidRDefault="00186A8C" w:rsidP="00D83C9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Сам процесс анализа </w:t>
      </w:r>
      <w:r w:rsidR="00FC5C4D">
        <w:rPr>
          <w:rFonts w:ascii="Arial" w:hAnsi="Arial" w:cs="Arial"/>
          <w:color w:val="000000" w:themeColor="text1"/>
        </w:rPr>
        <w:t xml:space="preserve">планов и </w:t>
      </w:r>
      <w:r>
        <w:rPr>
          <w:rFonts w:ascii="Arial" w:hAnsi="Arial" w:cs="Arial"/>
          <w:color w:val="000000" w:themeColor="text1"/>
        </w:rPr>
        <w:t>бюджет</w:t>
      </w:r>
      <w:r w:rsidR="00FC5C4D">
        <w:rPr>
          <w:rFonts w:ascii="Arial" w:hAnsi="Arial" w:cs="Arial"/>
          <w:color w:val="000000" w:themeColor="text1"/>
        </w:rPr>
        <w:t>ов</w:t>
      </w:r>
      <w:r>
        <w:rPr>
          <w:rFonts w:ascii="Arial" w:hAnsi="Arial" w:cs="Arial"/>
          <w:color w:val="000000" w:themeColor="text1"/>
        </w:rPr>
        <w:t xml:space="preserve"> </w:t>
      </w:r>
      <w:r w:rsidR="00FC5C4D">
        <w:rPr>
          <w:rFonts w:ascii="Arial" w:hAnsi="Arial" w:cs="Arial"/>
          <w:color w:val="000000" w:themeColor="text1"/>
        </w:rPr>
        <w:t xml:space="preserve">воздействий на ПА </w:t>
      </w:r>
      <w:r>
        <w:rPr>
          <w:rFonts w:ascii="Arial" w:hAnsi="Arial" w:cs="Arial"/>
          <w:color w:val="000000" w:themeColor="text1"/>
        </w:rPr>
        <w:t>бизнес-единицы будет реализован в виде аналитическ</w:t>
      </w:r>
      <w:r w:rsidR="00FC5C4D">
        <w:rPr>
          <w:rFonts w:ascii="Arial" w:hAnsi="Arial" w:cs="Arial"/>
          <w:color w:val="000000" w:themeColor="text1"/>
        </w:rPr>
        <w:t>их</w:t>
      </w:r>
      <w:r>
        <w:rPr>
          <w:rFonts w:ascii="Arial" w:hAnsi="Arial" w:cs="Arial"/>
          <w:color w:val="000000" w:themeColor="text1"/>
        </w:rPr>
        <w:t xml:space="preserve"> отчё</w:t>
      </w:r>
      <w:r w:rsidR="00FC5C4D">
        <w:rPr>
          <w:rFonts w:ascii="Arial" w:hAnsi="Arial" w:cs="Arial"/>
          <w:color w:val="000000" w:themeColor="text1"/>
        </w:rPr>
        <w:t>тов</w:t>
      </w:r>
      <w:r>
        <w:rPr>
          <w:rFonts w:ascii="Arial" w:hAnsi="Arial" w:cs="Arial"/>
          <w:color w:val="000000" w:themeColor="text1"/>
        </w:rPr>
        <w:t xml:space="preserve"> в </w:t>
      </w:r>
      <w:r w:rsidR="00D51EA4">
        <w:rPr>
          <w:rFonts w:ascii="Arial" w:hAnsi="Arial" w:cs="Arial"/>
          <w:color w:val="000000" w:themeColor="text1"/>
          <w:lang w:val="en-US"/>
        </w:rPr>
        <w:t>SAP</w:t>
      </w:r>
      <w:r w:rsidR="00D51EA4"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Analysis</w:t>
      </w:r>
      <w:r w:rsidRPr="00186A8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for</w:t>
      </w:r>
      <w:r w:rsidRPr="00186A8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Excel</w:t>
      </w:r>
      <w:r w:rsidR="00A34E05" w:rsidRPr="00A34E05">
        <w:rPr>
          <w:rFonts w:ascii="Arial" w:hAnsi="Arial" w:cs="Arial"/>
          <w:color w:val="000000" w:themeColor="text1"/>
        </w:rPr>
        <w:t xml:space="preserve"> (</w:t>
      </w:r>
      <w:r w:rsidR="00A34E05">
        <w:rPr>
          <w:rFonts w:ascii="Arial" w:hAnsi="Arial" w:cs="Arial"/>
          <w:color w:val="000000" w:themeColor="text1"/>
        </w:rPr>
        <w:t>код</w:t>
      </w:r>
      <w:ins w:id="1625" w:author="Попова Дарья" w:date="2021-03-17T14:20:00Z">
        <w:r w:rsidR="000A538F">
          <w:rPr>
            <w:rFonts w:ascii="Arial" w:hAnsi="Arial" w:cs="Arial"/>
            <w:color w:val="000000" w:themeColor="text1"/>
            <w:lang w:val="en-US"/>
          </w:rPr>
          <w:t>s</w:t>
        </w:r>
      </w:ins>
      <w:r w:rsidR="00A34E05">
        <w:rPr>
          <w:rFonts w:ascii="Arial" w:hAnsi="Arial" w:cs="Arial"/>
          <w:color w:val="000000" w:themeColor="text1"/>
        </w:rPr>
        <w:t xml:space="preserve"> </w:t>
      </w:r>
      <w:r w:rsidR="00B04EF5" w:rsidRPr="00B04EF5">
        <w:rPr>
          <w:rFonts w:ascii="Arial" w:hAnsi="Arial" w:cs="Arial"/>
          <w:color w:val="000000" w:themeColor="text1"/>
        </w:rPr>
        <w:t>MCB0</w:t>
      </w:r>
      <w:del w:id="1626" w:author="Попова Дарья" w:date="2021-03-15T19:44:00Z">
        <w:r w:rsidR="00B04EF5" w:rsidRPr="00B04EF5" w:rsidDel="00E62914">
          <w:rPr>
            <w:rFonts w:ascii="Arial" w:hAnsi="Arial" w:cs="Arial"/>
            <w:color w:val="000000" w:themeColor="text1"/>
          </w:rPr>
          <w:delText>5</w:delText>
        </w:r>
      </w:del>
      <w:ins w:id="1627" w:author="Попова Дарья" w:date="2021-03-15T19:44:00Z">
        <w:r w:rsidR="00E62914">
          <w:rPr>
            <w:rFonts w:ascii="Arial" w:hAnsi="Arial" w:cs="Arial"/>
            <w:color w:val="000000" w:themeColor="text1"/>
          </w:rPr>
          <w:t>8-01</w:t>
        </w:r>
      </w:ins>
      <w:ins w:id="1628" w:author="Попова Дарья" w:date="2021-03-17T14:20:00Z">
        <w:r w:rsidR="000A538F">
          <w:rPr>
            <w:rFonts w:ascii="Arial" w:hAnsi="Arial" w:cs="Arial"/>
            <w:color w:val="000000" w:themeColor="text1"/>
          </w:rPr>
          <w:t xml:space="preserve">, </w:t>
        </w:r>
        <w:r w:rsidR="000A538F">
          <w:rPr>
            <w:rFonts w:ascii="Arial" w:hAnsi="Arial" w:cs="Arial"/>
            <w:color w:val="000000" w:themeColor="text1"/>
            <w:lang w:val="en-US"/>
          </w:rPr>
          <w:t>MCB</w:t>
        </w:r>
        <w:r w:rsidR="000A538F" w:rsidRPr="00AB41CE">
          <w:rPr>
            <w:rFonts w:ascii="Arial" w:hAnsi="Arial" w:cs="Arial"/>
            <w:color w:val="000000" w:themeColor="text1"/>
            <w:rPrChange w:id="1629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08-02, </w:t>
        </w:r>
        <w:r w:rsidR="000A538F">
          <w:rPr>
            <w:rFonts w:ascii="Arial" w:hAnsi="Arial" w:cs="Arial"/>
            <w:color w:val="000000" w:themeColor="text1"/>
            <w:lang w:val="en-US"/>
          </w:rPr>
          <w:t>MCB</w:t>
        </w:r>
        <w:r w:rsidR="000A538F" w:rsidRPr="00AB41CE">
          <w:rPr>
            <w:rFonts w:ascii="Arial" w:hAnsi="Arial" w:cs="Arial"/>
            <w:color w:val="000000" w:themeColor="text1"/>
            <w:rPrChange w:id="1630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08-03</w:t>
        </w:r>
      </w:ins>
      <w:r w:rsidR="00B04EF5" w:rsidRPr="009936BB">
        <w:rPr>
          <w:rFonts w:ascii="Arial" w:hAnsi="Arial" w:cs="Arial"/>
          <w:color w:val="000000" w:themeColor="text1"/>
        </w:rPr>
        <w:t xml:space="preserve"> </w:t>
      </w:r>
      <w:r w:rsidR="00A34E05">
        <w:rPr>
          <w:rFonts w:ascii="Arial" w:hAnsi="Arial" w:cs="Arial"/>
          <w:color w:val="000000" w:themeColor="text1"/>
        </w:rPr>
        <w:t>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A34E05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>.</w:t>
      </w:r>
      <w:r w:rsidR="00F91434">
        <w:rPr>
          <w:rFonts w:ascii="Arial" w:hAnsi="Arial" w:cs="Arial"/>
          <w:color w:val="000000" w:themeColor="text1"/>
        </w:rPr>
        <w:t xml:space="preserve"> Процедура рассмотрения </w:t>
      </w:r>
      <w:r w:rsidR="00FC5C4D">
        <w:rPr>
          <w:rFonts w:ascii="Arial" w:hAnsi="Arial" w:cs="Arial"/>
          <w:color w:val="000000" w:themeColor="text1"/>
        </w:rPr>
        <w:t xml:space="preserve">планов и </w:t>
      </w:r>
      <w:r w:rsidR="00F91434">
        <w:rPr>
          <w:rFonts w:ascii="Arial" w:hAnsi="Arial" w:cs="Arial"/>
          <w:color w:val="000000" w:themeColor="text1"/>
        </w:rPr>
        <w:t>бюджет</w:t>
      </w:r>
      <w:r w:rsidR="00FC5C4D">
        <w:rPr>
          <w:rFonts w:ascii="Arial" w:hAnsi="Arial" w:cs="Arial"/>
          <w:color w:val="000000" w:themeColor="text1"/>
        </w:rPr>
        <w:t>ов</w:t>
      </w:r>
      <w:r w:rsidR="00F91434">
        <w:rPr>
          <w:rFonts w:ascii="Arial" w:hAnsi="Arial" w:cs="Arial"/>
          <w:color w:val="000000" w:themeColor="text1"/>
        </w:rPr>
        <w:t xml:space="preserve"> </w:t>
      </w:r>
      <w:r w:rsidR="00E76F6A">
        <w:rPr>
          <w:rFonts w:ascii="Arial" w:hAnsi="Arial" w:cs="Arial"/>
          <w:color w:val="000000" w:themeColor="text1"/>
        </w:rPr>
        <w:t xml:space="preserve">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="006A3D50">
        <w:rPr>
          <w:rFonts w:ascii="Arial" w:hAnsi="Arial" w:cs="Arial"/>
          <w:color w:val="000000" w:themeColor="text1"/>
        </w:rPr>
        <w:t xml:space="preserve"> </w:t>
      </w:r>
      <w:r w:rsidR="00F91434">
        <w:rPr>
          <w:rFonts w:ascii="Arial" w:hAnsi="Arial" w:cs="Arial"/>
          <w:color w:val="000000" w:themeColor="text1"/>
        </w:rPr>
        <w:t xml:space="preserve">приводится в </w:t>
      </w:r>
      <w:r w:rsidR="00E76F6A">
        <w:rPr>
          <w:rFonts w:ascii="Arial" w:hAnsi="Arial" w:cs="Arial"/>
          <w:color w:val="000000" w:themeColor="text1"/>
        </w:rPr>
        <w:t xml:space="preserve">документе </w:t>
      </w:r>
      <w:del w:id="1631" w:author="Попова Дарья Николаевна (Подрядчик. ООО БерингПойнт)" w:date="2021-04-05T14:55:00Z">
        <w:r w:rsidR="00E76F6A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632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E76F6A">
        <w:rPr>
          <w:rFonts w:ascii="Arial" w:hAnsi="Arial" w:cs="Arial"/>
          <w:color w:val="000000" w:themeColor="text1"/>
        </w:rPr>
        <w:t xml:space="preserve"> «</w:t>
      </w:r>
      <w:r w:rsidR="00E76F6A" w:rsidRPr="00E76F6A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E76F6A">
        <w:rPr>
          <w:rFonts w:ascii="Arial" w:hAnsi="Arial" w:cs="Arial"/>
          <w:color w:val="000000" w:themeColor="text1"/>
        </w:rPr>
        <w:t>»</w:t>
      </w:r>
      <w:r w:rsidR="00F91434">
        <w:rPr>
          <w:rFonts w:ascii="Arial" w:hAnsi="Arial" w:cs="Arial"/>
          <w:color w:val="000000" w:themeColor="text1"/>
        </w:rPr>
        <w:t>.</w:t>
      </w:r>
      <w:del w:id="1633" w:author="Попова Дарья" w:date="2021-03-15T13:53:00Z">
        <w:r w:rsidR="002C3ED9" w:rsidDel="006A1336">
          <w:rPr>
            <w:rFonts w:ascii="Arial" w:hAnsi="Arial" w:cs="Arial"/>
            <w:color w:val="000000" w:themeColor="text1"/>
          </w:rPr>
          <w:delText xml:space="preserve"> В процессе анализа должна быть возможность сформировать перечень проектов с долгим сроком поставки и их стоимостная оценка.</w:delText>
        </w:r>
      </w:del>
    </w:p>
    <w:p w14:paraId="47E4B803" w14:textId="48A90D1A" w:rsidR="00FC5C4D" w:rsidRDefault="00186A8C" w:rsidP="00457A0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случае отклонения </w:t>
      </w:r>
      <w:r w:rsidR="00FC5C4D">
        <w:rPr>
          <w:rFonts w:ascii="Arial" w:hAnsi="Arial" w:cs="Arial"/>
          <w:color w:val="000000" w:themeColor="text1"/>
        </w:rPr>
        <w:t xml:space="preserve">плана и </w:t>
      </w:r>
      <w:r>
        <w:rPr>
          <w:rFonts w:ascii="Arial" w:hAnsi="Arial" w:cs="Arial"/>
          <w:color w:val="000000" w:themeColor="text1"/>
        </w:rPr>
        <w:t xml:space="preserve">бюджета он будет возвращён на </w:t>
      </w:r>
      <w:r w:rsidR="00140595">
        <w:rPr>
          <w:rFonts w:ascii="Arial" w:hAnsi="Arial" w:cs="Arial"/>
          <w:color w:val="000000" w:themeColor="text1"/>
        </w:rPr>
        <w:t xml:space="preserve">доработку </w:t>
      </w:r>
      <w:r w:rsidR="00E76F6A" w:rsidRPr="00E76F6A">
        <w:rPr>
          <w:rFonts w:ascii="Arial" w:hAnsi="Arial" w:cs="Arial"/>
          <w:color w:val="000000" w:themeColor="text1"/>
        </w:rPr>
        <w:t>Планировщик</w:t>
      </w:r>
      <w:r w:rsidR="00E76F6A">
        <w:rPr>
          <w:rFonts w:ascii="Arial" w:hAnsi="Arial" w:cs="Arial"/>
          <w:color w:val="000000" w:themeColor="text1"/>
        </w:rPr>
        <w:t>у</w:t>
      </w:r>
      <w:r w:rsidR="00E76F6A" w:rsidRPr="00E76F6A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. </w:t>
      </w:r>
      <w:r w:rsidR="00457A03">
        <w:rPr>
          <w:rFonts w:ascii="Arial" w:hAnsi="Arial" w:cs="Arial"/>
          <w:color w:val="000000" w:themeColor="text1"/>
        </w:rPr>
        <w:t xml:space="preserve">При этом в комментарии указывается причина отклонения, а </w:t>
      </w:r>
      <w:r w:rsidR="00E76F6A" w:rsidRPr="00E76F6A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E76F6A" w:rsidRPr="00E76F6A">
        <w:rPr>
          <w:rFonts w:ascii="Arial" w:hAnsi="Arial" w:cs="Arial"/>
          <w:color w:val="000000" w:themeColor="text1"/>
        </w:rPr>
        <w:t xml:space="preserve"> </w:t>
      </w:r>
      <w:r w:rsidR="00457A03">
        <w:rPr>
          <w:rFonts w:ascii="Arial" w:hAnsi="Arial" w:cs="Arial"/>
          <w:color w:val="000000" w:themeColor="text1"/>
        </w:rPr>
        <w:t xml:space="preserve">получает </w:t>
      </w:r>
      <w:r w:rsidR="004D5354">
        <w:rPr>
          <w:rFonts w:ascii="Arial" w:hAnsi="Arial" w:cs="Arial"/>
          <w:color w:val="000000" w:themeColor="text1"/>
        </w:rPr>
        <w:t>уведомление по электронной почте</w:t>
      </w:r>
      <w:r w:rsidR="00457A03">
        <w:rPr>
          <w:rFonts w:ascii="Arial" w:hAnsi="Arial" w:cs="Arial"/>
          <w:color w:val="000000" w:themeColor="text1"/>
        </w:rPr>
        <w:t xml:space="preserve">. </w:t>
      </w:r>
      <w:r w:rsidR="00140595">
        <w:rPr>
          <w:rFonts w:ascii="Arial" w:hAnsi="Arial" w:cs="Arial"/>
          <w:color w:val="000000" w:themeColor="text1"/>
        </w:rPr>
        <w:t xml:space="preserve">Корректировка </w:t>
      </w:r>
      <w:r w:rsidR="00FC5C4D">
        <w:rPr>
          <w:rFonts w:ascii="Arial" w:hAnsi="Arial" w:cs="Arial"/>
          <w:color w:val="000000" w:themeColor="text1"/>
        </w:rPr>
        <w:t xml:space="preserve">годового </w:t>
      </w:r>
      <w:r w:rsidR="00140595">
        <w:rPr>
          <w:rFonts w:ascii="Arial" w:hAnsi="Arial" w:cs="Arial"/>
          <w:color w:val="000000" w:themeColor="text1"/>
        </w:rPr>
        <w:t xml:space="preserve">бюджета </w:t>
      </w:r>
      <w:r w:rsidR="00FC5C4D">
        <w:rPr>
          <w:rFonts w:ascii="Arial" w:hAnsi="Arial" w:cs="Arial"/>
          <w:color w:val="000000" w:themeColor="text1"/>
        </w:rPr>
        <w:t xml:space="preserve">воздействий на ПА </w:t>
      </w:r>
      <w:r w:rsidR="00140595">
        <w:rPr>
          <w:rFonts w:ascii="Arial" w:hAnsi="Arial" w:cs="Arial"/>
          <w:color w:val="000000" w:themeColor="text1"/>
        </w:rPr>
        <w:t>предполагает</w:t>
      </w:r>
      <w:r w:rsidR="00E758E0" w:rsidRPr="00E758E0">
        <w:rPr>
          <w:rFonts w:ascii="Arial" w:hAnsi="Arial" w:cs="Arial"/>
          <w:color w:val="000000" w:themeColor="text1"/>
        </w:rPr>
        <w:t xml:space="preserve"> </w:t>
      </w:r>
      <w:r w:rsidR="00E758E0">
        <w:rPr>
          <w:rFonts w:ascii="Arial" w:hAnsi="Arial" w:cs="Arial"/>
          <w:color w:val="000000" w:themeColor="text1"/>
        </w:rPr>
        <w:t>изменение</w:t>
      </w:r>
      <w:ins w:id="1634" w:author="Попова Дарья" w:date="2021-03-10T15:50:00Z">
        <w:r w:rsidR="003E62A6">
          <w:rPr>
            <w:rFonts w:ascii="Arial" w:hAnsi="Arial" w:cs="Arial"/>
            <w:color w:val="000000" w:themeColor="text1"/>
          </w:rPr>
          <w:t xml:space="preserve"> пользователем</w:t>
        </w:r>
      </w:ins>
      <w:r w:rsidR="00E758E0">
        <w:rPr>
          <w:rFonts w:ascii="Arial" w:hAnsi="Arial" w:cs="Arial"/>
          <w:color w:val="000000" w:themeColor="text1"/>
        </w:rPr>
        <w:t xml:space="preserve"> статуса Заказа ТОРО </w:t>
      </w:r>
      <w:del w:id="1635" w:author="Попова Дарья" w:date="2021-03-10T15:50:00Z">
        <w:r w:rsidR="00E758E0" w:rsidDel="003E62A6">
          <w:rPr>
            <w:rFonts w:ascii="Arial" w:hAnsi="Arial" w:cs="Arial"/>
            <w:color w:val="000000" w:themeColor="text1"/>
          </w:rPr>
          <w:delText xml:space="preserve">с ГИП, ГОД </w:delText>
        </w:r>
      </w:del>
      <w:r w:rsidR="00E758E0">
        <w:rPr>
          <w:rFonts w:ascii="Arial" w:hAnsi="Arial" w:cs="Arial"/>
          <w:color w:val="000000" w:themeColor="text1"/>
        </w:rPr>
        <w:t xml:space="preserve">на ПЛАН, </w:t>
      </w:r>
      <w:del w:id="1636" w:author="Попова Дарья" w:date="2021-03-10T15:51:00Z">
        <w:r w:rsidR="00E758E0" w:rsidDel="003E62A6">
          <w:rPr>
            <w:rFonts w:ascii="Arial" w:hAnsi="Arial" w:cs="Arial"/>
            <w:color w:val="000000" w:themeColor="text1"/>
          </w:rPr>
          <w:delText>ГОД</w:delText>
        </w:r>
        <w:r w:rsidR="00555C2F" w:rsidDel="003E62A6">
          <w:rPr>
            <w:rFonts w:ascii="Arial" w:hAnsi="Arial" w:cs="Arial"/>
            <w:color w:val="000000" w:themeColor="text1"/>
          </w:rPr>
          <w:delText>, снятие статуса ГИП</w:delText>
        </w:r>
        <w:r w:rsidR="00E758E0" w:rsidDel="003E62A6">
          <w:rPr>
            <w:rFonts w:ascii="Arial" w:hAnsi="Arial" w:cs="Arial"/>
            <w:color w:val="000000" w:themeColor="text1"/>
          </w:rPr>
          <w:delText>,</w:delText>
        </w:r>
        <w:r w:rsidR="00140595" w:rsidDel="003E62A6">
          <w:rPr>
            <w:rFonts w:ascii="Arial" w:hAnsi="Arial" w:cs="Arial"/>
            <w:color w:val="000000" w:themeColor="text1"/>
          </w:rPr>
          <w:delText xml:space="preserve"> </w:delText>
        </w:r>
      </w:del>
      <w:r w:rsidR="00140595">
        <w:rPr>
          <w:rFonts w:ascii="Arial" w:hAnsi="Arial" w:cs="Arial"/>
          <w:color w:val="000000" w:themeColor="text1"/>
        </w:rPr>
        <w:t>внесение изменений в заказы ТОРО</w:t>
      </w:r>
      <w:ins w:id="1637" w:author="Попова Дарья" w:date="2021-03-15T19:45:00Z">
        <w:r w:rsidR="00E62914">
          <w:rPr>
            <w:rFonts w:ascii="Arial" w:hAnsi="Arial" w:cs="Arial"/>
            <w:color w:val="000000" w:themeColor="text1"/>
          </w:rPr>
          <w:t xml:space="preserve"> и сетевые графики</w:t>
        </w:r>
      </w:ins>
      <w:r w:rsidR="00140595">
        <w:rPr>
          <w:rFonts w:ascii="Arial" w:hAnsi="Arial" w:cs="Arial"/>
          <w:color w:val="000000" w:themeColor="text1"/>
        </w:rPr>
        <w:t xml:space="preserve"> и повторение процедуры формирования бюджета.</w:t>
      </w:r>
      <w:ins w:id="1638" w:author="Попова Дарья" w:date="2021-03-10T16:22:00Z">
        <w:r w:rsidR="00D21762">
          <w:rPr>
            <w:rFonts w:ascii="Arial" w:hAnsi="Arial" w:cs="Arial"/>
            <w:color w:val="000000" w:themeColor="text1"/>
          </w:rPr>
          <w:t xml:space="preserve"> Для внесения изменений в заказы ТОРО и сетевые графики требуется разблокировка годового плана воздействий.</w:t>
        </w:r>
      </w:ins>
    </w:p>
    <w:p w14:paraId="638CE66E" w14:textId="7CEC4264" w:rsidR="00186A8C" w:rsidRDefault="00457A03" w:rsidP="00457A0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</w:t>
      </w:r>
      <w:r w:rsidR="00FC5C4D">
        <w:rPr>
          <w:rFonts w:ascii="Arial" w:hAnsi="Arial" w:cs="Arial"/>
          <w:color w:val="000000" w:themeColor="text1"/>
        </w:rPr>
        <w:t xml:space="preserve">планы и </w:t>
      </w:r>
      <w:r>
        <w:rPr>
          <w:rFonts w:ascii="Arial" w:hAnsi="Arial" w:cs="Arial"/>
          <w:color w:val="000000" w:themeColor="text1"/>
        </w:rPr>
        <w:t>бюджет</w:t>
      </w:r>
      <w:r w:rsidR="00FC5C4D">
        <w:rPr>
          <w:rFonts w:ascii="Arial" w:hAnsi="Arial" w:cs="Arial"/>
          <w:color w:val="000000" w:themeColor="text1"/>
        </w:rPr>
        <w:t>ы воздействий на ПА</w:t>
      </w:r>
      <w:r>
        <w:rPr>
          <w:rFonts w:ascii="Arial" w:hAnsi="Arial" w:cs="Arial"/>
          <w:color w:val="000000" w:themeColor="text1"/>
        </w:rPr>
        <w:t xml:space="preserve"> утвержда</w:t>
      </w:r>
      <w:r w:rsidR="00FC5C4D">
        <w:rPr>
          <w:rFonts w:ascii="Arial" w:hAnsi="Arial" w:cs="Arial"/>
          <w:color w:val="000000" w:themeColor="text1"/>
        </w:rPr>
        <w:t>ю</w:t>
      </w:r>
      <w:r>
        <w:rPr>
          <w:rFonts w:ascii="Arial" w:hAnsi="Arial" w:cs="Arial"/>
          <w:color w:val="000000" w:themeColor="text1"/>
        </w:rPr>
        <w:t>тся, то станов</w:t>
      </w:r>
      <w:r w:rsidR="00CC0CC2">
        <w:rPr>
          <w:rFonts w:ascii="Arial" w:hAnsi="Arial" w:cs="Arial"/>
          <w:color w:val="000000" w:themeColor="text1"/>
        </w:rPr>
        <w:t>я</w:t>
      </w:r>
      <w:r>
        <w:rPr>
          <w:rFonts w:ascii="Arial" w:hAnsi="Arial" w:cs="Arial"/>
          <w:color w:val="000000" w:themeColor="text1"/>
        </w:rPr>
        <w:t>тся доступ</w:t>
      </w:r>
      <w:r w:rsidR="00CC0CC2">
        <w:rPr>
          <w:rFonts w:ascii="Arial" w:hAnsi="Arial" w:cs="Arial"/>
          <w:color w:val="000000" w:themeColor="text1"/>
        </w:rPr>
        <w:t>ны</w:t>
      </w:r>
      <w:r>
        <w:rPr>
          <w:rFonts w:ascii="Arial" w:hAnsi="Arial" w:cs="Arial"/>
          <w:color w:val="000000" w:themeColor="text1"/>
        </w:rPr>
        <w:t xml:space="preserve"> для выполнения следующи</w:t>
      </w:r>
      <w:r w:rsidR="00CC0CC2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 шаг</w:t>
      </w:r>
      <w:r w:rsidR="00CC0CC2">
        <w:rPr>
          <w:rFonts w:ascii="Arial" w:hAnsi="Arial" w:cs="Arial"/>
          <w:color w:val="000000" w:themeColor="text1"/>
        </w:rPr>
        <w:t>и в соответствующих процессах</w:t>
      </w:r>
      <w:r>
        <w:rPr>
          <w:rFonts w:ascii="Arial" w:hAnsi="Arial" w:cs="Arial"/>
          <w:color w:val="000000" w:themeColor="text1"/>
        </w:rPr>
        <w:t xml:space="preserve">. Исполнитель шага </w:t>
      </w:r>
      <w:r w:rsidR="00E758E0">
        <w:rPr>
          <w:rFonts w:ascii="Arial" w:hAnsi="Arial" w:cs="Arial"/>
          <w:color w:val="000000" w:themeColor="text1"/>
        </w:rPr>
        <w:t xml:space="preserve">- </w:t>
      </w:r>
      <w:r w:rsidR="00EB32C6" w:rsidRPr="00142F79">
        <w:rPr>
          <w:rFonts w:ascii="Arial" w:hAnsi="Arial" w:cs="Arial"/>
          <w:color w:val="000000" w:themeColor="text1"/>
        </w:rPr>
        <w:t>Главны</w:t>
      </w:r>
      <w:r w:rsidR="00EB32C6">
        <w:rPr>
          <w:rFonts w:ascii="Arial" w:hAnsi="Arial" w:cs="Arial"/>
          <w:color w:val="000000" w:themeColor="text1"/>
        </w:rPr>
        <w:t>й</w:t>
      </w:r>
      <w:r w:rsidR="00EB32C6" w:rsidRPr="00142F79">
        <w:rPr>
          <w:rFonts w:ascii="Arial" w:hAnsi="Arial" w:cs="Arial"/>
          <w:color w:val="000000" w:themeColor="text1"/>
        </w:rPr>
        <w:t xml:space="preserve"> специалист </w:t>
      </w:r>
      <w:proofErr w:type="spellStart"/>
      <w:r w:rsidR="00EB32C6" w:rsidRPr="00142F79">
        <w:rPr>
          <w:rFonts w:ascii="Arial" w:hAnsi="Arial" w:cs="Arial"/>
          <w:color w:val="000000" w:themeColor="text1"/>
        </w:rPr>
        <w:t>ТОиР</w:t>
      </w:r>
      <w:proofErr w:type="spellEnd"/>
      <w:r w:rsidR="00EB32C6" w:rsidRPr="00142F79">
        <w:rPr>
          <w:rFonts w:ascii="Arial" w:hAnsi="Arial" w:cs="Arial"/>
          <w:color w:val="000000" w:themeColor="text1"/>
        </w:rPr>
        <w:t xml:space="preserve"> УК</w:t>
      </w:r>
      <w:r w:rsidR="00EB32C6" w:rsidRPr="00CC0CC2" w:rsidDel="00EB32C6">
        <w:rPr>
          <w:rFonts w:ascii="Arial" w:hAnsi="Arial" w:cs="Arial"/>
          <w:color w:val="000000" w:themeColor="text1"/>
        </w:rPr>
        <w:t xml:space="preserve"> </w:t>
      </w:r>
      <w:del w:id="1639" w:author="Попова Дарья" w:date="2021-03-15T19:45:00Z">
        <w:r w:rsidR="00E758E0" w:rsidDel="00E62914">
          <w:rPr>
            <w:rFonts w:ascii="Arial" w:hAnsi="Arial" w:cs="Arial"/>
            <w:color w:val="000000" w:themeColor="text1"/>
          </w:rPr>
          <w:delText xml:space="preserve">, </w:delText>
        </w:r>
      </w:del>
      <w:r>
        <w:rPr>
          <w:rFonts w:ascii="Arial" w:hAnsi="Arial" w:cs="Arial"/>
          <w:color w:val="000000" w:themeColor="text1"/>
        </w:rPr>
        <w:t>получает соответствующее уведомление по электронной почте.</w:t>
      </w:r>
    </w:p>
    <w:p w14:paraId="2F70F02A" w14:textId="2292323D" w:rsidR="000F72A0" w:rsidRDefault="000F72A0" w:rsidP="00457A0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1419A">
        <w:rPr>
          <w:rFonts w:ascii="Arial" w:hAnsi="Arial" w:cs="Arial"/>
          <w:color w:val="000000" w:themeColor="text1"/>
        </w:rPr>
        <w:t xml:space="preserve">При утверждении </w:t>
      </w:r>
      <w:r w:rsidR="00CC0CC2">
        <w:rPr>
          <w:rFonts w:ascii="Arial" w:hAnsi="Arial" w:cs="Arial"/>
          <w:color w:val="000000" w:themeColor="text1"/>
        </w:rPr>
        <w:t xml:space="preserve">годового </w:t>
      </w:r>
      <w:r w:rsidRPr="00B1419A">
        <w:rPr>
          <w:rFonts w:ascii="Arial" w:hAnsi="Arial" w:cs="Arial"/>
          <w:color w:val="000000" w:themeColor="text1"/>
        </w:rPr>
        <w:t xml:space="preserve">бюджета </w:t>
      </w:r>
      <w:r w:rsidR="00CC0CC2">
        <w:rPr>
          <w:rFonts w:ascii="Arial" w:hAnsi="Arial" w:cs="Arial"/>
          <w:color w:val="000000" w:themeColor="text1"/>
        </w:rPr>
        <w:t xml:space="preserve">воздействий на ПА </w:t>
      </w:r>
      <w:r w:rsidR="00934F27" w:rsidRPr="00B1419A">
        <w:rPr>
          <w:rFonts w:ascii="Arial" w:hAnsi="Arial" w:cs="Arial"/>
          <w:color w:val="000000" w:themeColor="text1"/>
        </w:rPr>
        <w:t>бизнес-единицы должен быть запущен процесс закупки материалов</w:t>
      </w:r>
      <w:del w:id="1640" w:author="Попова Дарья" w:date="2021-03-15T14:04:00Z">
        <w:r w:rsidR="00934F27" w:rsidRPr="00B1419A" w:rsidDel="00E66124">
          <w:rPr>
            <w:rFonts w:ascii="Arial" w:hAnsi="Arial" w:cs="Arial"/>
            <w:color w:val="000000" w:themeColor="text1"/>
          </w:rPr>
          <w:delText xml:space="preserve"> </w:delText>
        </w:r>
        <w:r w:rsidR="006717E0" w:rsidDel="00E66124">
          <w:rPr>
            <w:rFonts w:ascii="Arial" w:hAnsi="Arial" w:cs="Arial"/>
            <w:color w:val="000000" w:themeColor="text1"/>
          </w:rPr>
          <w:delText>с длительным сроком поставки</w:delText>
        </w:r>
      </w:del>
      <w:r w:rsidR="00934F27" w:rsidRPr="00B1419A">
        <w:rPr>
          <w:rFonts w:ascii="Arial" w:hAnsi="Arial" w:cs="Arial"/>
          <w:color w:val="000000" w:themeColor="text1"/>
        </w:rPr>
        <w:t>, для этого будет реализована разработка</w:t>
      </w:r>
      <w:r w:rsidR="003B48CB">
        <w:rPr>
          <w:rFonts w:ascii="Arial" w:hAnsi="Arial" w:cs="Arial"/>
          <w:color w:val="000000" w:themeColor="text1"/>
        </w:rPr>
        <w:t xml:space="preserve"> </w:t>
      </w:r>
      <w:r w:rsidR="00F54BB4">
        <w:rPr>
          <w:rFonts w:ascii="Arial" w:hAnsi="Arial" w:cs="Arial"/>
          <w:color w:val="000000" w:themeColor="text1"/>
        </w:rPr>
        <w:t xml:space="preserve">(код </w:t>
      </w:r>
      <w:r w:rsidR="003B48CB" w:rsidRPr="003B48CB">
        <w:rPr>
          <w:rFonts w:ascii="Arial" w:hAnsi="Arial" w:cs="Arial"/>
          <w:color w:val="000000" w:themeColor="text1"/>
        </w:rPr>
        <w:t xml:space="preserve">MCB14 </w:t>
      </w:r>
      <w:r w:rsidR="00F54BB4">
        <w:rPr>
          <w:rFonts w:ascii="Arial" w:hAnsi="Arial" w:cs="Arial"/>
          <w:color w:val="000000" w:themeColor="text1"/>
        </w:rPr>
        <w:t>в реестре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F54BB4">
        <w:rPr>
          <w:rFonts w:ascii="Arial" w:hAnsi="Arial" w:cs="Arial"/>
          <w:color w:val="000000" w:themeColor="text1"/>
        </w:rPr>
        <w:t>)</w:t>
      </w:r>
      <w:r w:rsidR="00934F27" w:rsidRPr="00B1419A">
        <w:rPr>
          <w:rFonts w:ascii="Arial" w:hAnsi="Arial" w:cs="Arial"/>
          <w:color w:val="000000" w:themeColor="text1"/>
        </w:rPr>
        <w:t>.</w:t>
      </w:r>
      <w:r w:rsidR="00140595">
        <w:rPr>
          <w:rFonts w:ascii="Arial" w:hAnsi="Arial" w:cs="Arial"/>
          <w:color w:val="000000" w:themeColor="text1"/>
        </w:rPr>
        <w:t xml:space="preserve"> Задача разработки будет заключаться в том, чтобы </w:t>
      </w:r>
      <w:r w:rsidR="003B48CB">
        <w:rPr>
          <w:rFonts w:ascii="Arial" w:hAnsi="Arial" w:cs="Arial"/>
          <w:color w:val="000000" w:themeColor="text1"/>
        </w:rPr>
        <w:t xml:space="preserve">установить </w:t>
      </w:r>
      <w:r w:rsidR="00140595">
        <w:rPr>
          <w:rFonts w:ascii="Arial" w:hAnsi="Arial" w:cs="Arial"/>
          <w:color w:val="000000" w:themeColor="text1"/>
        </w:rPr>
        <w:t xml:space="preserve">статус </w:t>
      </w:r>
      <w:r w:rsidR="00AA569C" w:rsidRPr="00AA569C">
        <w:rPr>
          <w:rFonts w:ascii="Arial" w:hAnsi="Arial" w:cs="Arial"/>
          <w:color w:val="000000" w:themeColor="text1"/>
        </w:rPr>
        <w:t xml:space="preserve">ТКБЕ </w:t>
      </w:r>
      <w:r w:rsidR="00E44663">
        <w:rPr>
          <w:rFonts w:ascii="Arial" w:hAnsi="Arial" w:cs="Arial"/>
          <w:color w:val="000000" w:themeColor="text1"/>
        </w:rPr>
        <w:t xml:space="preserve">- </w:t>
      </w:r>
      <w:r w:rsidR="00AA569C">
        <w:rPr>
          <w:rFonts w:ascii="Arial" w:hAnsi="Arial" w:cs="Arial"/>
          <w:color w:val="000000" w:themeColor="text1"/>
        </w:rPr>
        <w:t>Бюджет на год утверждё</w:t>
      </w:r>
      <w:r w:rsidR="00AA569C" w:rsidRPr="00AA569C">
        <w:rPr>
          <w:rFonts w:ascii="Arial" w:hAnsi="Arial" w:cs="Arial"/>
          <w:color w:val="000000" w:themeColor="text1"/>
        </w:rPr>
        <w:t>н ТК БЕ</w:t>
      </w:r>
      <w:r w:rsidR="003E4CAD">
        <w:rPr>
          <w:rFonts w:ascii="Arial" w:hAnsi="Arial" w:cs="Arial"/>
          <w:color w:val="000000" w:themeColor="text1"/>
        </w:rPr>
        <w:t xml:space="preserve"> для заказов ТОРО</w:t>
      </w:r>
      <w:ins w:id="1641" w:author="Попова Дарья" w:date="2021-03-10T17:01:00Z">
        <w:r w:rsidR="00F12E10">
          <w:rPr>
            <w:rFonts w:ascii="Arial" w:hAnsi="Arial" w:cs="Arial"/>
            <w:color w:val="000000" w:themeColor="text1"/>
          </w:rPr>
          <w:t xml:space="preserve"> и сетевых графиках </w:t>
        </w:r>
      </w:ins>
      <w:ins w:id="1642" w:author="Попова Дарья" w:date="2021-03-10T17:02:00Z">
        <w:r w:rsidR="00F12E10">
          <w:rPr>
            <w:rFonts w:ascii="Arial" w:hAnsi="Arial" w:cs="Arial"/>
            <w:color w:val="000000" w:themeColor="text1"/>
          </w:rPr>
          <w:t xml:space="preserve">для </w:t>
        </w:r>
        <w:proofErr w:type="spellStart"/>
        <w:r w:rsidR="00F12E10">
          <w:rPr>
            <w:rFonts w:ascii="Arial" w:hAnsi="Arial" w:cs="Arial"/>
            <w:color w:val="000000" w:themeColor="text1"/>
          </w:rPr>
          <w:t>ЗиС</w:t>
        </w:r>
      </w:ins>
      <w:proofErr w:type="spellEnd"/>
      <w:r w:rsidR="003E4CAD">
        <w:rPr>
          <w:rFonts w:ascii="Arial" w:hAnsi="Arial" w:cs="Arial"/>
          <w:color w:val="000000" w:themeColor="text1"/>
        </w:rPr>
        <w:t xml:space="preserve"> планового года. Статусная схема и процесс годового планирования воздействий описан в </w:t>
      </w:r>
      <w:r w:rsidR="00E758E0">
        <w:rPr>
          <w:rFonts w:ascii="Arial" w:hAnsi="Arial" w:cs="Arial"/>
          <w:color w:val="000000" w:themeColor="text1"/>
        </w:rPr>
        <w:t xml:space="preserve">концептуальном дизайне </w:t>
      </w:r>
      <w:r w:rsidR="00713013">
        <w:rPr>
          <w:rFonts w:ascii="Arial" w:hAnsi="Arial" w:cs="Arial"/>
          <w:color w:val="000000" w:themeColor="text1"/>
        </w:rPr>
        <w:t>ERP</w:t>
      </w:r>
      <w:del w:id="1643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1644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3E4CAD" w:rsidRPr="003E4CAD">
        <w:rPr>
          <w:rFonts w:ascii="Arial" w:hAnsi="Arial" w:cs="Arial"/>
          <w:color w:val="000000" w:themeColor="text1"/>
        </w:rPr>
        <w:t xml:space="preserve">52 </w:t>
      </w:r>
      <w:r w:rsidR="003E4CAD">
        <w:rPr>
          <w:rFonts w:ascii="Arial" w:hAnsi="Arial" w:cs="Arial"/>
          <w:color w:val="000000" w:themeColor="text1"/>
        </w:rPr>
        <w:t>«</w:t>
      </w:r>
      <w:r w:rsidR="003E4CAD" w:rsidRPr="003E4CAD">
        <w:rPr>
          <w:rFonts w:ascii="Arial" w:hAnsi="Arial" w:cs="Arial"/>
          <w:color w:val="000000" w:themeColor="text1"/>
        </w:rPr>
        <w:t>Годовое планирование воздействий на производственные активы</w:t>
      </w:r>
      <w:r w:rsidR="003E4CAD">
        <w:rPr>
          <w:rFonts w:ascii="Arial" w:hAnsi="Arial" w:cs="Arial"/>
          <w:color w:val="000000" w:themeColor="text1"/>
        </w:rPr>
        <w:t>».</w:t>
      </w:r>
      <w:del w:id="1645" w:author="Попова Дарья" w:date="2021-03-15T19:47:00Z">
        <w:r w:rsidR="008027FD" w:rsidDel="00E62914">
          <w:rPr>
            <w:rFonts w:ascii="Arial" w:hAnsi="Arial" w:cs="Arial"/>
            <w:color w:val="000000" w:themeColor="text1"/>
          </w:rPr>
          <w:delText xml:space="preserve"> Формирование потребности в ресурсах на весь год бу</w:delText>
        </w:r>
        <w:r w:rsidR="00510A5D" w:rsidDel="00E62914">
          <w:rPr>
            <w:rFonts w:ascii="Arial" w:hAnsi="Arial" w:cs="Arial"/>
            <w:color w:val="000000" w:themeColor="text1"/>
          </w:rPr>
          <w:delText>дет выполнено после согласования</w:delText>
        </w:r>
        <w:r w:rsidR="008027FD" w:rsidDel="00E62914">
          <w:rPr>
            <w:rFonts w:ascii="Arial" w:hAnsi="Arial" w:cs="Arial"/>
            <w:color w:val="000000" w:themeColor="text1"/>
          </w:rPr>
          <w:delText xml:space="preserve"> перечня воздействий Техническим </w:delText>
        </w:r>
        <w:r w:rsidR="005650CC" w:rsidDel="00E62914">
          <w:rPr>
            <w:rFonts w:ascii="Arial" w:hAnsi="Arial" w:cs="Arial"/>
            <w:color w:val="000000" w:themeColor="text1"/>
          </w:rPr>
          <w:delText>комитет</w:delText>
        </w:r>
        <w:r w:rsidR="006A3D50" w:rsidDel="00E62914">
          <w:rPr>
            <w:rFonts w:ascii="Arial" w:hAnsi="Arial" w:cs="Arial"/>
            <w:color w:val="000000" w:themeColor="text1"/>
          </w:rPr>
          <w:delText>ом</w:delText>
        </w:r>
        <w:r w:rsidR="005650CC" w:rsidDel="00E62914">
          <w:rPr>
            <w:rFonts w:ascii="Arial" w:hAnsi="Arial" w:cs="Arial"/>
            <w:color w:val="000000" w:themeColor="text1"/>
          </w:rPr>
          <w:delText xml:space="preserve"> </w:delText>
        </w:r>
        <w:r w:rsidR="008027FD" w:rsidDel="00E62914">
          <w:rPr>
            <w:rFonts w:ascii="Arial" w:hAnsi="Arial" w:cs="Arial"/>
            <w:color w:val="000000" w:themeColor="text1"/>
          </w:rPr>
          <w:delText>УК, но до начала процедуры формирования проекта бюджета закупок в АСКБ</w:delText>
        </w:r>
        <w:r w:rsidR="008027FD" w:rsidDel="00E62914">
          <w:rPr>
            <w:rStyle w:val="aff4"/>
          </w:rPr>
          <w:delText>.</w:delText>
        </w:r>
      </w:del>
    </w:p>
    <w:p w14:paraId="1ABA4BCF" w14:textId="3532AC4C" w:rsidR="00C92D85" w:rsidRDefault="00C92D85" w:rsidP="00457A03">
      <w:pPr>
        <w:spacing w:after="240" w:line="276" w:lineRule="auto"/>
        <w:ind w:firstLine="567"/>
        <w:rPr>
          <w:ins w:id="1646" w:author="Попова Дарья" w:date="2021-03-16T17:46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Решение </w:t>
      </w:r>
      <w:r w:rsidR="00E758E0">
        <w:rPr>
          <w:rFonts w:ascii="Arial" w:hAnsi="Arial" w:cs="Arial"/>
          <w:color w:val="000000" w:themeColor="text1"/>
        </w:rPr>
        <w:t>Т</w:t>
      </w:r>
      <w:r>
        <w:rPr>
          <w:rFonts w:ascii="Arial" w:hAnsi="Arial" w:cs="Arial"/>
          <w:color w:val="000000" w:themeColor="text1"/>
        </w:rPr>
        <w:t xml:space="preserve">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5650C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 отношении принятия или отклонения </w:t>
      </w:r>
      <w:r w:rsidR="00CC0CC2">
        <w:rPr>
          <w:rFonts w:ascii="Arial" w:hAnsi="Arial" w:cs="Arial"/>
          <w:color w:val="000000" w:themeColor="text1"/>
        </w:rPr>
        <w:t xml:space="preserve">планов и </w:t>
      </w:r>
      <w:r>
        <w:rPr>
          <w:rFonts w:ascii="Arial" w:hAnsi="Arial" w:cs="Arial"/>
          <w:color w:val="000000" w:themeColor="text1"/>
        </w:rPr>
        <w:t>бюджет</w:t>
      </w:r>
      <w:r w:rsidR="00CC0CC2">
        <w:rPr>
          <w:rFonts w:ascii="Arial" w:hAnsi="Arial" w:cs="Arial"/>
          <w:color w:val="000000" w:themeColor="text1"/>
        </w:rPr>
        <w:t>ов</w:t>
      </w:r>
      <w:r>
        <w:rPr>
          <w:rFonts w:ascii="Arial" w:hAnsi="Arial" w:cs="Arial"/>
          <w:color w:val="000000" w:themeColor="text1"/>
        </w:rPr>
        <w:t xml:space="preserve"> </w:t>
      </w:r>
      <w:r w:rsidR="00CC0CC2">
        <w:rPr>
          <w:rFonts w:ascii="Arial" w:hAnsi="Arial" w:cs="Arial"/>
          <w:color w:val="000000" w:themeColor="text1"/>
        </w:rPr>
        <w:t xml:space="preserve">воздействий БЕ </w:t>
      </w:r>
      <w:r>
        <w:rPr>
          <w:rFonts w:ascii="Arial" w:hAnsi="Arial" w:cs="Arial"/>
          <w:color w:val="000000" w:themeColor="text1"/>
        </w:rPr>
        <w:t xml:space="preserve">оформляется в виде протокола заседания согласующего органа. Если бюджет принимается, </w:t>
      </w:r>
      <w:r w:rsidR="004D5354">
        <w:rPr>
          <w:rFonts w:ascii="Arial" w:hAnsi="Arial" w:cs="Arial"/>
          <w:color w:val="000000" w:themeColor="text1"/>
        </w:rPr>
        <w:t>то</w:t>
      </w:r>
      <w:r>
        <w:rPr>
          <w:rFonts w:ascii="Arial" w:hAnsi="Arial" w:cs="Arial"/>
          <w:color w:val="000000" w:themeColor="text1"/>
        </w:rPr>
        <w:t xml:space="preserve"> готовится его бумажный вариант за подписью участников </w:t>
      </w:r>
      <w:r w:rsidR="005650CC">
        <w:rPr>
          <w:rFonts w:ascii="Arial" w:hAnsi="Arial" w:cs="Arial"/>
          <w:color w:val="000000" w:themeColor="text1"/>
        </w:rPr>
        <w:t>процесса согласования</w:t>
      </w:r>
      <w:r>
        <w:rPr>
          <w:rFonts w:ascii="Arial" w:hAnsi="Arial" w:cs="Arial"/>
          <w:color w:val="000000" w:themeColor="text1"/>
        </w:rPr>
        <w:t>.</w:t>
      </w:r>
    </w:p>
    <w:p w14:paraId="58D48601" w14:textId="77777777" w:rsidR="009D5E27" w:rsidRDefault="009D5E27" w:rsidP="00457A03">
      <w:pPr>
        <w:spacing w:after="240" w:line="276" w:lineRule="auto"/>
        <w:ind w:firstLine="567"/>
        <w:rPr>
          <w:ins w:id="1647" w:author="Попова Дарья" w:date="2021-03-16T17:46:00Z"/>
          <w:rFonts w:ascii="Arial" w:hAnsi="Arial" w:cs="Arial"/>
          <w:color w:val="000000" w:themeColor="text1"/>
        </w:rPr>
      </w:pPr>
    </w:p>
    <w:p w14:paraId="7DB57138" w14:textId="38C1963E" w:rsidR="009D5E27" w:rsidRPr="009936BB" w:rsidRDefault="009D5E27" w:rsidP="009D5E27">
      <w:pPr>
        <w:pStyle w:val="4"/>
        <w:spacing w:after="120"/>
        <w:ind w:left="862" w:hanging="862"/>
        <w:rPr>
          <w:ins w:id="1648" w:author="Попова Дарья" w:date="2021-03-16T17:46:00Z"/>
          <w:rFonts w:eastAsiaTheme="majorEastAsia" w:cstheme="majorBidi"/>
          <w:b/>
          <w:i w:val="0"/>
          <w:caps w:val="0"/>
          <w:sz w:val="24"/>
          <w:szCs w:val="24"/>
        </w:rPr>
      </w:pPr>
      <w:ins w:id="1649" w:author="Попова Дарья" w:date="2021-03-16T17:46:00Z"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lastRenderedPageBreak/>
          <w:t xml:space="preserve">Шаг процесса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90</w:t>
        </w:r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–</w:t>
        </w:r>
        <w:r w:rsidRPr="009936BB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Разблокировка г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одового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плана</w:t>
        </w:r>
        <w:r w:rsidRPr="00954B79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воздействий на ПА БЕ</w:t>
        </w:r>
      </w:ins>
    </w:p>
    <w:p w14:paraId="34C5773E" w14:textId="77777777" w:rsidR="009D5E27" w:rsidRPr="00D26630" w:rsidRDefault="009D5E27" w:rsidP="009D5E27">
      <w:pPr>
        <w:spacing w:after="240" w:line="276" w:lineRule="auto"/>
        <w:ind w:firstLine="567"/>
        <w:rPr>
          <w:ins w:id="1650" w:author="Попова Дарья" w:date="2021-03-16T17:46:00Z"/>
          <w:rFonts w:ascii="Arial" w:hAnsi="Arial" w:cs="Arial"/>
          <w:color w:val="000000" w:themeColor="text1"/>
        </w:rPr>
      </w:pPr>
      <w:ins w:id="1651" w:author="Попова Дарья" w:date="2021-03-16T17:46:00Z">
        <w:r>
          <w:rPr>
            <w:rFonts w:ascii="Arial" w:hAnsi="Arial" w:cs="Arial"/>
            <w:color w:val="000000" w:themeColor="text1"/>
          </w:rPr>
          <w:t>Д</w:t>
        </w:r>
        <w:r w:rsidRPr="00811EEA">
          <w:rPr>
            <w:rFonts w:ascii="Arial" w:hAnsi="Arial" w:cs="Arial"/>
            <w:color w:val="000000" w:themeColor="text1"/>
          </w:rPr>
          <w:t>ля внесения изменений в заказы ТОРО и сетевые графики</w:t>
        </w:r>
        <w:r>
          <w:rPr>
            <w:rFonts w:ascii="Arial" w:hAnsi="Arial" w:cs="Arial"/>
            <w:color w:val="000000" w:themeColor="text1"/>
          </w:rPr>
          <w:t xml:space="preserve"> или после утверждения годового бюджета</w:t>
        </w:r>
        <w:r w:rsidRPr="00811EEA">
          <w:rPr>
            <w:rFonts w:ascii="Arial" w:hAnsi="Arial" w:cs="Arial"/>
            <w:color w:val="000000" w:themeColor="text1"/>
          </w:rPr>
          <w:t xml:space="preserve"> сотрудник в роли Планировщика бюджета УА УО осуществляет </w:t>
        </w:r>
        <w:r w:rsidRPr="00BA01BE">
          <w:rPr>
            <w:rFonts w:ascii="Arial" w:hAnsi="Arial" w:cs="Arial"/>
            <w:color w:val="000000" w:themeColor="text1"/>
          </w:rPr>
          <w:t>раз</w:t>
        </w:r>
        <w:r w:rsidRPr="00811EEA">
          <w:rPr>
            <w:rFonts w:ascii="Arial" w:hAnsi="Arial" w:cs="Arial"/>
            <w:color w:val="000000" w:themeColor="text1"/>
          </w:rPr>
          <w:t xml:space="preserve">блокировку плана воздействий на планируемый год </w:t>
        </w:r>
        <w:r>
          <w:rPr>
            <w:rFonts w:ascii="Arial" w:hAnsi="Arial" w:cs="Arial"/>
            <w:color w:val="000000" w:themeColor="text1"/>
          </w:rPr>
          <w:t>для требуемых</w:t>
        </w:r>
        <w:r w:rsidRPr="00811EEA">
          <w:rPr>
            <w:rFonts w:ascii="Arial" w:hAnsi="Arial" w:cs="Arial"/>
            <w:color w:val="000000" w:themeColor="text1"/>
          </w:rPr>
          <w:t xml:space="preserve"> заводов планирования, </w:t>
        </w:r>
        <w:r>
          <w:rPr>
            <w:rFonts w:ascii="Arial" w:hAnsi="Arial" w:cs="Arial"/>
            <w:color w:val="000000" w:themeColor="text1"/>
          </w:rPr>
          <w:t>групп планирования и типа</w:t>
        </w:r>
        <w:r w:rsidRPr="00811EEA">
          <w:rPr>
            <w:rFonts w:ascii="Arial" w:hAnsi="Arial" w:cs="Arial"/>
            <w:color w:val="000000" w:themeColor="text1"/>
          </w:rPr>
          <w:t xml:space="preserve"> затрат (</w:t>
        </w:r>
        <w:r w:rsidRPr="00811EEA">
          <w:rPr>
            <w:rFonts w:ascii="Arial" w:hAnsi="Arial" w:cs="Arial"/>
            <w:color w:val="000000" w:themeColor="text1"/>
            <w:lang w:val="en-US"/>
          </w:rPr>
          <w:t>CAPEX</w:t>
        </w:r>
        <w:r w:rsidRPr="00BA01BE">
          <w:rPr>
            <w:rFonts w:ascii="Arial" w:hAnsi="Arial" w:cs="Arial"/>
            <w:color w:val="000000" w:themeColor="text1"/>
          </w:rPr>
          <w:t xml:space="preserve">/ </w:t>
        </w:r>
        <w:r w:rsidRPr="00811EEA">
          <w:rPr>
            <w:rFonts w:ascii="Arial" w:hAnsi="Arial" w:cs="Arial"/>
            <w:color w:val="000000" w:themeColor="text1"/>
            <w:lang w:val="en-US"/>
          </w:rPr>
          <w:t>OPEX</w:t>
        </w:r>
        <w:r w:rsidRPr="00811EEA">
          <w:rPr>
            <w:rFonts w:ascii="Arial" w:hAnsi="Arial" w:cs="Arial"/>
            <w:color w:val="000000" w:themeColor="text1"/>
          </w:rPr>
          <w:t xml:space="preserve">) через транзакцию </w:t>
        </w:r>
        <w:r w:rsidRPr="00811EEA">
          <w:rPr>
            <w:rFonts w:ascii="Arial" w:hAnsi="Arial" w:cs="Arial"/>
            <w:color w:val="000000" w:themeColor="text1"/>
            <w:lang w:val="en-US"/>
          </w:rPr>
          <w:t>ZPM</w:t>
        </w:r>
        <w:r w:rsidRPr="00BA01BE">
          <w:rPr>
            <w:rFonts w:ascii="Arial" w:hAnsi="Arial" w:cs="Arial"/>
            <w:color w:val="000000" w:themeColor="text1"/>
          </w:rPr>
          <w:t>_</w:t>
        </w:r>
        <w:r w:rsidRPr="00811EEA">
          <w:rPr>
            <w:rFonts w:ascii="Arial" w:hAnsi="Arial" w:cs="Arial"/>
            <w:color w:val="000000" w:themeColor="text1"/>
            <w:lang w:val="en-US"/>
          </w:rPr>
          <w:t>PLAN</w:t>
        </w:r>
        <w:r w:rsidRPr="00BA01BE">
          <w:rPr>
            <w:rFonts w:ascii="Arial" w:hAnsi="Arial" w:cs="Arial"/>
            <w:color w:val="000000" w:themeColor="text1"/>
          </w:rPr>
          <w:t>_</w:t>
        </w:r>
        <w:r w:rsidRPr="00811EEA">
          <w:rPr>
            <w:rFonts w:ascii="Arial" w:hAnsi="Arial" w:cs="Arial"/>
            <w:color w:val="000000" w:themeColor="text1"/>
            <w:lang w:val="en-US"/>
          </w:rPr>
          <w:t>BLOCK</w:t>
        </w:r>
        <w:r w:rsidRPr="00BA01BE">
          <w:rPr>
            <w:rFonts w:ascii="Arial" w:hAnsi="Arial" w:cs="Arial"/>
            <w:color w:val="000000" w:themeColor="text1"/>
          </w:rPr>
          <w:t xml:space="preserve"> (</w:t>
        </w:r>
        <w:r w:rsidRPr="00811EEA">
          <w:rPr>
            <w:rFonts w:ascii="Arial" w:hAnsi="Arial" w:cs="Arial"/>
            <w:color w:val="000000" w:themeColor="text1"/>
          </w:rPr>
          <w:t xml:space="preserve">код </w:t>
        </w:r>
        <w:r w:rsidRPr="00811EEA">
          <w:rPr>
            <w:rFonts w:ascii="Arial" w:hAnsi="Arial" w:cs="Arial"/>
            <w:color w:val="000000" w:themeColor="text1"/>
            <w:lang w:val="en-US"/>
          </w:rPr>
          <w:t>PM</w:t>
        </w:r>
        <w:r w:rsidRPr="00BA01BE">
          <w:rPr>
            <w:rFonts w:ascii="Arial" w:hAnsi="Arial" w:cs="Arial"/>
            <w:color w:val="000000" w:themeColor="text1"/>
          </w:rPr>
          <w:t>203</w:t>
        </w:r>
        <w:r w:rsidRPr="00811EEA">
          <w:rPr>
            <w:rFonts w:ascii="Arial" w:hAnsi="Arial" w:cs="Arial"/>
            <w:color w:val="000000" w:themeColor="text1"/>
          </w:rPr>
          <w:t xml:space="preserve"> в реестре разработок, описание в разделе 5.10 настоящего КД</w:t>
        </w:r>
        <w:r w:rsidRPr="00BA01BE">
          <w:rPr>
            <w:rFonts w:ascii="Arial" w:hAnsi="Arial" w:cs="Arial"/>
            <w:color w:val="000000" w:themeColor="text1"/>
          </w:rPr>
          <w:t>)</w:t>
        </w:r>
        <w:r w:rsidRPr="00811EEA">
          <w:rPr>
            <w:rFonts w:ascii="Arial" w:hAnsi="Arial" w:cs="Arial"/>
            <w:color w:val="000000" w:themeColor="text1"/>
          </w:rPr>
          <w:t xml:space="preserve">. В результате </w:t>
        </w:r>
        <w:r w:rsidRPr="00BA01BE">
          <w:rPr>
            <w:rFonts w:ascii="Arial" w:hAnsi="Arial" w:cs="Arial"/>
            <w:color w:val="000000" w:themeColor="text1"/>
          </w:rPr>
          <w:t>раз</w:t>
        </w:r>
        <w:r w:rsidRPr="00811EEA">
          <w:rPr>
            <w:rFonts w:ascii="Arial" w:hAnsi="Arial" w:cs="Arial"/>
            <w:color w:val="000000" w:themeColor="text1"/>
          </w:rPr>
          <w:t xml:space="preserve">блокировки плана </w:t>
        </w:r>
        <w:r w:rsidRPr="00BA01BE">
          <w:rPr>
            <w:rFonts w:ascii="Arial" w:hAnsi="Arial" w:cs="Arial"/>
            <w:color w:val="000000" w:themeColor="text1"/>
          </w:rPr>
          <w:t>можно</w:t>
        </w:r>
        <w:r w:rsidRPr="00811EEA">
          <w:rPr>
            <w:rFonts w:ascii="Arial" w:hAnsi="Arial" w:cs="Arial"/>
            <w:color w:val="000000" w:themeColor="text1"/>
          </w:rPr>
          <w:t xml:space="preserve"> внести изменения в данные, влияющие на плановые затраты заказов ТОРО и сетевых графиков.</w:t>
        </w:r>
      </w:ins>
    </w:p>
    <w:p w14:paraId="167C4FC8" w14:textId="77777777" w:rsidR="009D5E27" w:rsidRDefault="009D5E27" w:rsidP="009D5E27">
      <w:pPr>
        <w:spacing w:after="240" w:line="276" w:lineRule="auto"/>
        <w:ind w:firstLine="567"/>
        <w:rPr>
          <w:ins w:id="1652" w:author="Попова Дарья" w:date="2021-03-16T17:46:00Z"/>
          <w:rFonts w:ascii="Arial" w:hAnsi="Arial" w:cs="Arial"/>
          <w:color w:val="000000" w:themeColor="text1"/>
        </w:rPr>
      </w:pPr>
    </w:p>
    <w:p w14:paraId="6C25B59E" w14:textId="3A0D5F5C" w:rsidR="009D5E27" w:rsidRPr="00B1419A" w:rsidDel="009D5E27" w:rsidRDefault="009D5E27" w:rsidP="00457A03">
      <w:pPr>
        <w:spacing w:after="240" w:line="276" w:lineRule="auto"/>
        <w:ind w:firstLine="567"/>
        <w:rPr>
          <w:del w:id="1653" w:author="Попова Дарья" w:date="2021-03-16T17:46:00Z"/>
          <w:rFonts w:ascii="Arial" w:hAnsi="Arial" w:cs="Arial"/>
          <w:color w:val="000000" w:themeColor="text1"/>
        </w:rPr>
      </w:pPr>
    </w:p>
    <w:p w14:paraId="77FB01CA" w14:textId="0E6260AB" w:rsidR="002B35EB" w:rsidDel="00D21762" w:rsidRDefault="002B35EB" w:rsidP="002B35EB">
      <w:pPr>
        <w:spacing w:after="240" w:line="276" w:lineRule="auto"/>
        <w:ind w:firstLine="567"/>
        <w:rPr>
          <w:del w:id="1654" w:author="Попова Дарья" w:date="2021-03-10T16:22:00Z"/>
          <w:rFonts w:ascii="Arial" w:hAnsi="Arial" w:cs="Arial"/>
          <w:color w:val="000000" w:themeColor="text1"/>
        </w:rPr>
      </w:pPr>
    </w:p>
    <w:p w14:paraId="1AC9C1AB" w14:textId="6F232B94" w:rsidR="002C3ED9" w:rsidRPr="003275EC" w:rsidDel="00D21762" w:rsidRDefault="002C3ED9" w:rsidP="002C3ED9">
      <w:pPr>
        <w:pStyle w:val="4"/>
        <w:spacing w:after="120"/>
        <w:ind w:left="862" w:hanging="862"/>
        <w:rPr>
          <w:del w:id="1655" w:author="Попова Дарья" w:date="2021-03-10T16:22:00Z"/>
          <w:rFonts w:eastAsiaTheme="majorEastAsia" w:cstheme="majorBidi"/>
          <w:b/>
          <w:i w:val="0"/>
          <w:caps w:val="0"/>
          <w:sz w:val="24"/>
          <w:szCs w:val="24"/>
        </w:rPr>
      </w:pPr>
      <w:del w:id="1656" w:author="Попова Дарья" w:date="2021-03-10T16:22:00Z">
        <w:r w:rsidRPr="003275EC" w:rsidDel="00D21762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Шаг процесса 83 – Согласование проектов с долгим сроком поставки на ТК УК</w:delText>
        </w:r>
      </w:del>
    </w:p>
    <w:p w14:paraId="4917861A" w14:textId="63CE6C9B" w:rsidR="002C3ED9" w:rsidDel="00D21762" w:rsidRDefault="002C3ED9" w:rsidP="002C3ED9">
      <w:pPr>
        <w:spacing w:after="240" w:line="276" w:lineRule="auto"/>
        <w:ind w:firstLine="567"/>
        <w:rPr>
          <w:del w:id="1657" w:author="Попова Дарья" w:date="2021-03-10T16:22:00Z"/>
          <w:rFonts w:ascii="Arial" w:hAnsi="Arial" w:cs="Arial"/>
          <w:color w:val="000000" w:themeColor="text1"/>
        </w:rPr>
      </w:pPr>
      <w:del w:id="1658" w:author="Попова Дарья" w:date="2021-03-10T16:22:00Z">
        <w:r w:rsidRPr="009C002F" w:rsidDel="00D21762">
          <w:rPr>
            <w:rFonts w:ascii="Arial" w:hAnsi="Arial" w:cs="Arial"/>
            <w:color w:val="000000" w:themeColor="text1"/>
          </w:rPr>
          <w:delText xml:space="preserve">Шаг процесса выполняется в том случае, если </w:delText>
        </w:r>
        <w:r w:rsidDel="00D21762">
          <w:rPr>
            <w:rFonts w:ascii="Arial" w:hAnsi="Arial" w:cs="Arial"/>
            <w:color w:val="000000" w:themeColor="text1"/>
          </w:rPr>
          <w:delText xml:space="preserve">проекты с долгим сроком поставки </w:delText>
        </w:r>
        <w:r w:rsidRPr="009C002F" w:rsidDel="00D21762">
          <w:rPr>
            <w:rFonts w:ascii="Arial" w:hAnsi="Arial" w:cs="Arial"/>
            <w:color w:val="000000" w:themeColor="text1"/>
          </w:rPr>
          <w:delText xml:space="preserve">были </w:delText>
        </w:r>
        <w:r w:rsidDel="00D21762">
          <w:rPr>
            <w:rFonts w:ascii="Arial" w:hAnsi="Arial" w:cs="Arial"/>
            <w:color w:val="000000" w:themeColor="text1"/>
          </w:rPr>
          <w:delText xml:space="preserve">согласованы </w:delText>
        </w:r>
        <w:r w:rsidRPr="009C002F" w:rsidDel="00D21762">
          <w:rPr>
            <w:rFonts w:ascii="Arial" w:hAnsi="Arial" w:cs="Arial"/>
            <w:color w:val="000000" w:themeColor="text1"/>
          </w:rPr>
          <w:delText>на предыдущ</w:delText>
        </w:r>
        <w:r w:rsidDel="00D21762">
          <w:rPr>
            <w:rFonts w:ascii="Arial" w:hAnsi="Arial" w:cs="Arial"/>
            <w:color w:val="000000" w:themeColor="text1"/>
          </w:rPr>
          <w:delText xml:space="preserve">ем </w:delText>
        </w:r>
        <w:r w:rsidRPr="009C002F" w:rsidDel="00D21762">
          <w:rPr>
            <w:rFonts w:ascii="Arial" w:hAnsi="Arial" w:cs="Arial"/>
            <w:color w:val="000000" w:themeColor="text1"/>
          </w:rPr>
          <w:delText>шаг</w:delText>
        </w:r>
        <w:r w:rsidDel="00D21762">
          <w:rPr>
            <w:rFonts w:ascii="Arial" w:hAnsi="Arial" w:cs="Arial"/>
            <w:color w:val="000000" w:themeColor="text1"/>
          </w:rPr>
          <w:delText>е Техническим комитетом УО</w:delText>
        </w:r>
        <w:r w:rsidRPr="009C002F" w:rsidDel="00D21762">
          <w:rPr>
            <w:rFonts w:ascii="Arial" w:hAnsi="Arial" w:cs="Arial"/>
            <w:color w:val="000000" w:themeColor="text1"/>
          </w:rPr>
          <w:delText>. Участники Технического</w:delText>
        </w:r>
        <w:r w:rsidDel="00D21762">
          <w:rPr>
            <w:rFonts w:ascii="Arial" w:hAnsi="Arial" w:cs="Arial"/>
            <w:color w:val="000000" w:themeColor="text1"/>
          </w:rPr>
          <w:delText xml:space="preserve"> комитета УК</w:delText>
        </w:r>
        <w:r w:rsidRPr="009C002F" w:rsidDel="00D21762">
          <w:rPr>
            <w:rFonts w:ascii="Arial" w:hAnsi="Arial" w:cs="Arial"/>
            <w:color w:val="000000" w:themeColor="text1"/>
          </w:rPr>
          <w:delText xml:space="preserve"> получат оповещение по электронной почте о необходимости выполнить</w:delText>
        </w:r>
        <w:r w:rsidDel="00D21762">
          <w:rPr>
            <w:rFonts w:ascii="Arial" w:hAnsi="Arial" w:cs="Arial"/>
            <w:color w:val="000000" w:themeColor="text1"/>
          </w:rPr>
          <w:delText xml:space="preserve"> согласование</w:delText>
        </w:r>
        <w:r w:rsidRPr="009C002F" w:rsidDel="00D21762">
          <w:rPr>
            <w:rFonts w:ascii="Arial" w:hAnsi="Arial" w:cs="Arial"/>
            <w:color w:val="000000" w:themeColor="text1"/>
          </w:rPr>
          <w:delText>.</w:delText>
        </w:r>
      </w:del>
    </w:p>
    <w:p w14:paraId="26806A24" w14:textId="10346CB9" w:rsidR="002C3ED9" w:rsidDel="00D21762" w:rsidRDefault="00967E27" w:rsidP="002C3ED9">
      <w:pPr>
        <w:spacing w:after="240" w:line="276" w:lineRule="auto"/>
        <w:ind w:firstLine="567"/>
        <w:rPr>
          <w:del w:id="1659" w:author="Попова Дарья" w:date="2021-03-10T16:22:00Z"/>
          <w:rFonts w:ascii="Arial" w:hAnsi="Arial" w:cs="Arial"/>
          <w:color w:val="000000" w:themeColor="text1"/>
        </w:rPr>
      </w:pPr>
      <w:del w:id="1660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>У</w:delText>
        </w:r>
        <w:r w:rsidR="002C3ED9" w:rsidDel="00D21762">
          <w:rPr>
            <w:rFonts w:ascii="Arial" w:hAnsi="Arial" w:cs="Arial"/>
            <w:color w:val="000000" w:themeColor="text1"/>
          </w:rPr>
          <w:delText>частники Технического комитета УК будут назначены в качестве соисполнителей по данному шагу. Будет настроена группа пользователей, в которую будут включены учётные записи участников комитета. Данная группа будет указана в качестве исполнителя шага.</w:delText>
        </w:r>
      </w:del>
    </w:p>
    <w:p w14:paraId="2774A0A0" w14:textId="42402D7A" w:rsidR="002C3ED9" w:rsidDel="00D21762" w:rsidRDefault="002C3ED9" w:rsidP="002C3ED9">
      <w:pPr>
        <w:spacing w:after="240" w:line="276" w:lineRule="auto"/>
        <w:ind w:firstLine="567"/>
        <w:rPr>
          <w:del w:id="1661" w:author="Попова Дарья" w:date="2021-03-10T16:22:00Z"/>
          <w:rFonts w:ascii="Arial" w:hAnsi="Arial" w:cs="Arial"/>
          <w:color w:val="000000" w:themeColor="text1"/>
        </w:rPr>
      </w:pPr>
      <w:del w:id="1662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 xml:space="preserve">Для поддержания шага процесса будет использоваться </w:delText>
        </w:r>
        <w:r w:rsidRPr="007E0B33" w:rsidDel="00D21762">
          <w:rPr>
            <w:rFonts w:ascii="Arial" w:hAnsi="Arial" w:cs="Arial"/>
            <w:color w:val="000000" w:themeColor="text1"/>
          </w:rPr>
          <w:delText>аналитический отчёт в Analysis for Excel</w:delText>
        </w:r>
        <w:r w:rsidDel="00D21762">
          <w:rPr>
            <w:rFonts w:ascii="Arial" w:hAnsi="Arial" w:cs="Arial"/>
            <w:color w:val="000000" w:themeColor="text1"/>
          </w:rPr>
          <w:delText xml:space="preserve"> (код </w:delText>
        </w:r>
        <w:r w:rsidRPr="00B04EF5" w:rsidDel="00D21762">
          <w:rPr>
            <w:rFonts w:ascii="Arial" w:hAnsi="Arial" w:cs="Arial"/>
            <w:color w:val="000000" w:themeColor="text1"/>
          </w:rPr>
          <w:delText>MCB05</w:delText>
        </w:r>
        <w:r w:rsidRPr="009936BB" w:rsidDel="00D21762">
          <w:rPr>
            <w:rFonts w:ascii="Arial" w:hAnsi="Arial" w:cs="Arial"/>
            <w:color w:val="000000" w:themeColor="text1"/>
          </w:rPr>
          <w:delText xml:space="preserve"> </w:delText>
        </w:r>
        <w:r w:rsidDel="00D21762">
          <w:rPr>
            <w:rFonts w:ascii="Arial" w:hAnsi="Arial" w:cs="Arial"/>
            <w:color w:val="000000" w:themeColor="text1"/>
          </w:rPr>
          <w:delText>в реестре разработок, описание в разделе 5.10 настоящего КД), который применяется в предыдущем шаге процесса</w:delText>
        </w:r>
        <w:r w:rsidRPr="007E0B33" w:rsidDel="00D21762">
          <w:rPr>
            <w:rFonts w:ascii="Arial" w:hAnsi="Arial" w:cs="Arial"/>
            <w:color w:val="000000" w:themeColor="text1"/>
          </w:rPr>
          <w:delText>.</w:delText>
        </w:r>
      </w:del>
    </w:p>
    <w:p w14:paraId="4042E0C8" w14:textId="31C4FEB6" w:rsidR="002C3ED9" w:rsidDel="00D21762" w:rsidRDefault="002C3ED9" w:rsidP="002C3ED9">
      <w:pPr>
        <w:spacing w:after="240" w:line="276" w:lineRule="auto"/>
        <w:ind w:firstLine="567"/>
        <w:rPr>
          <w:del w:id="1663" w:author="Попова Дарья" w:date="2021-03-10T16:22:00Z"/>
          <w:rFonts w:ascii="Arial" w:hAnsi="Arial" w:cs="Arial"/>
          <w:color w:val="000000" w:themeColor="text1"/>
        </w:rPr>
      </w:pPr>
      <w:del w:id="1664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 xml:space="preserve">Отклонение проектов с долгим сроком поставки приведёт к возврату их на дополнительный анализ в рамках соответствующего шага процесса. </w:delText>
        </w:r>
        <w:r w:rsidRPr="005D4506" w:rsidDel="00D21762">
          <w:rPr>
            <w:rFonts w:ascii="Arial" w:hAnsi="Arial" w:cs="Arial"/>
            <w:color w:val="000000" w:themeColor="text1"/>
          </w:rPr>
          <w:delText xml:space="preserve">При этом в комментарии </w:delText>
        </w:r>
        <w:r w:rsidDel="00D21762">
          <w:rPr>
            <w:rFonts w:ascii="Arial" w:hAnsi="Arial" w:cs="Arial"/>
            <w:color w:val="000000" w:themeColor="text1"/>
          </w:rPr>
          <w:delText>у</w:delText>
        </w:r>
        <w:r w:rsidRPr="005D4506" w:rsidDel="00D21762">
          <w:rPr>
            <w:rFonts w:ascii="Arial" w:hAnsi="Arial" w:cs="Arial"/>
            <w:color w:val="000000" w:themeColor="text1"/>
          </w:rPr>
          <w:delText>казывается причина отклонения</w:delText>
        </w:r>
        <w:r w:rsidDel="00D21762">
          <w:rPr>
            <w:rFonts w:ascii="Arial" w:hAnsi="Arial" w:cs="Arial"/>
            <w:color w:val="000000" w:themeColor="text1"/>
          </w:rPr>
          <w:delText xml:space="preserve">. </w:delText>
        </w:r>
      </w:del>
    </w:p>
    <w:p w14:paraId="60B63D82" w14:textId="6D6C5E03" w:rsidR="002C3ED9" w:rsidDel="00D21762" w:rsidRDefault="002C3ED9" w:rsidP="002C3ED9">
      <w:pPr>
        <w:spacing w:after="240" w:line="276" w:lineRule="auto"/>
        <w:ind w:firstLine="567"/>
        <w:rPr>
          <w:del w:id="1665" w:author="Попова Дарья" w:date="2021-03-10T16:22:00Z"/>
          <w:rFonts w:ascii="Arial" w:hAnsi="Arial" w:cs="Arial"/>
          <w:color w:val="000000" w:themeColor="text1"/>
        </w:rPr>
      </w:pPr>
      <w:del w:id="1666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>Согласование проектов с долгим сроком поставки Техническим комитетом УК запустит следующий шаг – формирование лимитов на СПП-элементах для проведения закупки.</w:delText>
        </w:r>
      </w:del>
    </w:p>
    <w:p w14:paraId="4A6290CC" w14:textId="715F8762" w:rsidR="002C3ED9" w:rsidRPr="00494ECB" w:rsidDel="00D21762" w:rsidRDefault="002C3ED9" w:rsidP="002C3ED9">
      <w:pPr>
        <w:spacing w:after="240" w:line="276" w:lineRule="auto"/>
        <w:ind w:firstLine="567"/>
        <w:rPr>
          <w:del w:id="1667" w:author="Попова Дарья" w:date="2021-03-10T16:22:00Z"/>
          <w:rFonts w:ascii="Arial" w:hAnsi="Arial" w:cs="Arial"/>
          <w:caps/>
          <w:color w:val="000000" w:themeColor="text1"/>
        </w:rPr>
      </w:pPr>
    </w:p>
    <w:p w14:paraId="4259C384" w14:textId="78D9A2D3" w:rsidR="002C3ED9" w:rsidRPr="003275EC" w:rsidDel="00D21762" w:rsidRDefault="002C3ED9" w:rsidP="002C3ED9">
      <w:pPr>
        <w:pStyle w:val="4"/>
        <w:spacing w:after="120"/>
        <w:ind w:left="862" w:hanging="862"/>
        <w:rPr>
          <w:del w:id="1668" w:author="Попова Дарья" w:date="2021-03-10T16:22:00Z"/>
          <w:rFonts w:eastAsiaTheme="majorEastAsia" w:cstheme="majorBidi"/>
          <w:b/>
          <w:i w:val="0"/>
          <w:caps w:val="0"/>
          <w:sz w:val="24"/>
          <w:szCs w:val="24"/>
        </w:rPr>
      </w:pPr>
      <w:del w:id="1669" w:author="Попова Дарья" w:date="2021-03-10T16:22:00Z">
        <w:r w:rsidRPr="003275EC" w:rsidDel="00D21762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Шаг процесса 84 – Формирование лимитов на СПП-элементах для утверждённых проектов с долгим сроком поставки</w:delText>
        </w:r>
      </w:del>
    </w:p>
    <w:p w14:paraId="08AE7DE4" w14:textId="73511020" w:rsidR="002C3ED9" w:rsidDel="00D21762" w:rsidRDefault="002C3ED9" w:rsidP="002C3ED9">
      <w:pPr>
        <w:spacing w:after="240" w:line="276" w:lineRule="auto"/>
        <w:ind w:firstLine="567"/>
        <w:rPr>
          <w:del w:id="1670" w:author="Попова Дарья" w:date="2021-03-10T16:22:00Z"/>
          <w:rFonts w:ascii="Arial" w:hAnsi="Arial" w:cs="Arial"/>
          <w:color w:val="000000" w:themeColor="text1"/>
        </w:rPr>
      </w:pPr>
      <w:del w:id="1671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>В результате прохождения шагов процесса</w:delText>
        </w:r>
        <w:r w:rsidR="007D334A" w:rsidDel="00D21762">
          <w:rPr>
            <w:rFonts w:ascii="Arial" w:hAnsi="Arial" w:cs="Arial"/>
            <w:color w:val="000000" w:themeColor="text1"/>
          </w:rPr>
          <w:delText>,</w:delText>
        </w:r>
        <w:r w:rsidDel="00D21762">
          <w:rPr>
            <w:rFonts w:ascii="Arial" w:hAnsi="Arial" w:cs="Arial"/>
            <w:color w:val="000000" w:themeColor="text1"/>
          </w:rPr>
          <w:delText xml:space="preserve"> связанных с согласованием проектов с долгим сроком поставки</w:delText>
        </w:r>
        <w:r w:rsidR="007D334A" w:rsidDel="00D21762">
          <w:rPr>
            <w:rFonts w:ascii="Arial" w:hAnsi="Arial" w:cs="Arial"/>
            <w:color w:val="000000" w:themeColor="text1"/>
          </w:rPr>
          <w:delText>,</w:delText>
        </w:r>
        <w:r w:rsidDel="00D21762">
          <w:rPr>
            <w:rFonts w:ascii="Arial" w:hAnsi="Arial" w:cs="Arial"/>
            <w:color w:val="000000" w:themeColor="text1"/>
          </w:rPr>
          <w:delText xml:space="preserve"> </w:delText>
        </w:r>
        <w:r w:rsidRPr="00921BB2" w:rsidDel="00D21762">
          <w:rPr>
            <w:rFonts w:ascii="Arial" w:hAnsi="Arial" w:cs="Arial"/>
            <w:color w:val="000000" w:themeColor="text1"/>
          </w:rPr>
          <w:delText>Планировщик</w:delText>
        </w:r>
        <w:r w:rsidDel="00D21762">
          <w:rPr>
            <w:rFonts w:ascii="Arial" w:hAnsi="Arial" w:cs="Arial"/>
            <w:color w:val="000000" w:themeColor="text1"/>
          </w:rPr>
          <w:delText>ом</w:delText>
        </w:r>
        <w:r w:rsidRPr="00921BB2" w:rsidDel="00D21762">
          <w:rPr>
            <w:rFonts w:ascii="Arial" w:hAnsi="Arial" w:cs="Arial"/>
            <w:color w:val="000000" w:themeColor="text1"/>
          </w:rPr>
          <w:delText xml:space="preserve"> бюджета УА УК </w:delText>
        </w:r>
        <w:r w:rsidDel="00D21762">
          <w:rPr>
            <w:rFonts w:ascii="Arial" w:hAnsi="Arial" w:cs="Arial"/>
            <w:color w:val="000000" w:themeColor="text1"/>
          </w:rPr>
          <w:delText xml:space="preserve">инициируется автоматическая </w:delText>
        </w:r>
        <w:r w:rsidDel="00D21762">
          <w:rPr>
            <w:rFonts w:ascii="Arial" w:hAnsi="Arial" w:cs="Arial"/>
            <w:color w:val="000000" w:themeColor="text1"/>
          </w:rPr>
          <w:lastRenderedPageBreak/>
          <w:delText xml:space="preserve">операция формирования лимитов для контроля исполнения бюджета в системе </w:delText>
        </w:r>
        <w:r w:rsidDel="00D21762">
          <w:rPr>
            <w:rFonts w:ascii="Arial" w:hAnsi="Arial" w:cs="Arial"/>
            <w:color w:val="000000" w:themeColor="text1"/>
            <w:lang w:val="en-US"/>
          </w:rPr>
          <w:delText>S</w:delText>
        </w:r>
        <w:r w:rsidRPr="00A84C14" w:rsidDel="00D21762">
          <w:rPr>
            <w:rFonts w:ascii="Arial" w:hAnsi="Arial" w:cs="Arial"/>
            <w:color w:val="000000" w:themeColor="text1"/>
          </w:rPr>
          <w:delText>/4</w:delText>
        </w:r>
        <w:r w:rsidDel="00D21762">
          <w:rPr>
            <w:rFonts w:ascii="Arial" w:hAnsi="Arial" w:cs="Arial"/>
            <w:color w:val="000000" w:themeColor="text1"/>
            <w:lang w:val="en-US"/>
          </w:rPr>
          <w:delText>HANA</w:delText>
        </w:r>
        <w:r w:rsidDel="00D21762">
          <w:rPr>
            <w:rFonts w:ascii="Arial" w:hAnsi="Arial" w:cs="Arial"/>
            <w:color w:val="000000" w:themeColor="text1"/>
          </w:rPr>
          <w:delText>. Лимиты формируются в разрезе структуры СПП-элементов, бизнес-единиц.</w:delText>
        </w:r>
      </w:del>
    </w:p>
    <w:p w14:paraId="5E7F9F83" w14:textId="2F93C931" w:rsidR="007D334A" w:rsidRPr="00C9437B" w:rsidDel="00D21762" w:rsidRDefault="00E629BF" w:rsidP="007D334A">
      <w:pPr>
        <w:spacing w:after="240" w:line="276" w:lineRule="auto"/>
        <w:ind w:firstLine="567"/>
        <w:rPr>
          <w:del w:id="1672" w:author="Попова Дарья" w:date="2021-03-10T16:22:00Z"/>
          <w:rFonts w:ascii="Arial" w:hAnsi="Arial" w:cs="Arial"/>
          <w:color w:val="000000" w:themeColor="text1"/>
        </w:rPr>
      </w:pPr>
      <w:del w:id="1673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>Д</w:delText>
        </w:r>
        <w:r w:rsidRPr="00B1419A" w:rsidDel="00D21762">
          <w:rPr>
            <w:rFonts w:ascii="Arial" w:hAnsi="Arial" w:cs="Arial"/>
            <w:color w:val="000000" w:themeColor="text1"/>
          </w:rPr>
          <w:delText>ля этого будет реализована разработка</w:delText>
        </w:r>
        <w:r w:rsidDel="00D21762">
          <w:rPr>
            <w:rFonts w:ascii="Arial" w:hAnsi="Arial" w:cs="Arial"/>
            <w:color w:val="000000" w:themeColor="text1"/>
          </w:rPr>
          <w:delText xml:space="preserve"> (код </w:delText>
        </w:r>
        <w:r w:rsidRPr="003B48CB" w:rsidDel="00D21762">
          <w:rPr>
            <w:rFonts w:ascii="Arial" w:hAnsi="Arial" w:cs="Arial"/>
            <w:color w:val="000000" w:themeColor="text1"/>
          </w:rPr>
          <w:delText xml:space="preserve">MCB14 </w:delText>
        </w:r>
        <w:r w:rsidDel="00D21762">
          <w:rPr>
            <w:rFonts w:ascii="Arial" w:hAnsi="Arial" w:cs="Arial"/>
            <w:color w:val="000000" w:themeColor="text1"/>
          </w:rPr>
          <w:delText>в реестре, описание в разделе 5.10 настоящего КД)</w:delText>
        </w:r>
        <w:r w:rsidR="007D334A" w:rsidDel="00D21762">
          <w:rPr>
            <w:rFonts w:ascii="Arial" w:hAnsi="Arial" w:cs="Arial"/>
            <w:color w:val="000000" w:themeColor="text1"/>
          </w:rPr>
          <w:delText xml:space="preserve">, позволяющая осуществить автоматический перенос сумм из объектов хранения данных бюджета затрат в таблицы транзакции </w:delText>
        </w:r>
        <w:r w:rsidR="007D334A" w:rsidDel="00D21762">
          <w:rPr>
            <w:rFonts w:ascii="Arial" w:hAnsi="Arial" w:cs="Arial"/>
            <w:color w:val="000000" w:themeColor="text1"/>
            <w:lang w:val="en-US"/>
          </w:rPr>
          <w:delText>CJ</w:delText>
        </w:r>
        <w:r w:rsidR="007D334A" w:rsidRPr="00C9437B" w:rsidDel="00D21762">
          <w:rPr>
            <w:rFonts w:ascii="Arial" w:hAnsi="Arial" w:cs="Arial"/>
            <w:color w:val="000000" w:themeColor="text1"/>
          </w:rPr>
          <w:delText>30</w:delText>
        </w:r>
        <w:r w:rsidR="007D334A" w:rsidDel="00D21762">
          <w:rPr>
            <w:rFonts w:ascii="Arial" w:hAnsi="Arial" w:cs="Arial"/>
            <w:color w:val="000000" w:themeColor="text1"/>
          </w:rPr>
          <w:delText>. Данная транзакция позволяет вести бюджет в структуре СПП-элементов. На СПП-элементах устанавливается статус УТВП – Бюджет утвержден, на заказах ТОРО устанвливается статус УТВП – Утвержден в программе и бюджете.</w:delText>
        </w:r>
      </w:del>
    </w:p>
    <w:p w14:paraId="623EB59A" w14:textId="6E86271D" w:rsidR="002C3ED9" w:rsidRPr="002B35EB" w:rsidDel="00D21762" w:rsidRDefault="00E64689" w:rsidP="002B35EB">
      <w:pPr>
        <w:spacing w:after="240" w:line="276" w:lineRule="auto"/>
        <w:ind w:firstLine="567"/>
        <w:rPr>
          <w:del w:id="1674" w:author="Попова Дарья" w:date="2021-03-10T16:22:00Z"/>
          <w:rFonts w:ascii="Arial" w:hAnsi="Arial" w:cs="Arial"/>
          <w:color w:val="000000" w:themeColor="text1"/>
        </w:rPr>
      </w:pPr>
      <w:del w:id="1675" w:author="Попова Дарья" w:date="2021-03-10T16:22:00Z">
        <w:r w:rsidDel="00D21762">
          <w:rPr>
            <w:rFonts w:ascii="Arial" w:hAnsi="Arial" w:cs="Arial"/>
            <w:color w:val="000000" w:themeColor="text1"/>
          </w:rPr>
          <w:delText>Впоследствии, сформированный лимит на СПП-элементах используется для контроля закупки МТР с долгим сроком поставки в рамках указанных проектов. В соответствии с методикой, в процессе согласования общего плана и бюджета воздействий на ПА, данный согласованный лимит на проекты с долгим сроком поставки не может быть секвестирован.</w:delText>
        </w:r>
      </w:del>
    </w:p>
    <w:p w14:paraId="64408D9B" w14:textId="677DE608" w:rsidR="001C2C87" w:rsidRPr="009936BB" w:rsidRDefault="001C2C8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196EC8">
        <w:rPr>
          <w:rFonts w:eastAsiaTheme="majorEastAsia" w:cstheme="majorBidi"/>
          <w:b/>
          <w:i w:val="0"/>
          <w:caps w:val="0"/>
          <w:sz w:val="24"/>
          <w:szCs w:val="24"/>
        </w:rPr>
        <w:t>10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>Анализ годового плана и бюджета</w:t>
      </w:r>
      <w:r w:rsidR="00954B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УК)</w:t>
      </w:r>
    </w:p>
    <w:p w14:paraId="1B8571B7" w14:textId="1504759C" w:rsidR="008B6433" w:rsidRDefault="00FE3F43" w:rsidP="008B643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Шаг анализа бюджет</w:t>
      </w:r>
      <w:r w:rsidR="001E2CB4">
        <w:rPr>
          <w:rFonts w:ascii="Arial" w:hAnsi="Arial" w:cs="Arial"/>
          <w:color w:val="000000" w:themeColor="text1"/>
        </w:rPr>
        <w:t xml:space="preserve">ов воздействий на ПА БЕ </w:t>
      </w:r>
      <w:r>
        <w:rPr>
          <w:rFonts w:ascii="Arial" w:hAnsi="Arial" w:cs="Arial"/>
          <w:color w:val="000000" w:themeColor="text1"/>
        </w:rPr>
        <w:t>на уровне управляющей компании выполняется</w:t>
      </w:r>
      <w:r w:rsidR="008B6433">
        <w:rPr>
          <w:rFonts w:ascii="Arial" w:hAnsi="Arial" w:cs="Arial"/>
          <w:color w:val="000000" w:themeColor="text1"/>
        </w:rPr>
        <w:t xml:space="preserve"> </w:t>
      </w:r>
      <w:r w:rsidR="00142F79" w:rsidRPr="00142F79">
        <w:rPr>
          <w:rFonts w:ascii="Arial" w:hAnsi="Arial" w:cs="Arial"/>
          <w:color w:val="000000" w:themeColor="text1"/>
        </w:rPr>
        <w:t>Главны</w:t>
      </w:r>
      <w:r w:rsidR="00142F79">
        <w:rPr>
          <w:rFonts w:ascii="Arial" w:hAnsi="Arial" w:cs="Arial"/>
          <w:color w:val="000000" w:themeColor="text1"/>
        </w:rPr>
        <w:t>м</w:t>
      </w:r>
      <w:r w:rsidR="00142F79" w:rsidRPr="00142F79">
        <w:rPr>
          <w:rFonts w:ascii="Arial" w:hAnsi="Arial" w:cs="Arial"/>
          <w:color w:val="000000" w:themeColor="text1"/>
        </w:rPr>
        <w:t xml:space="preserve"> специалист</w:t>
      </w:r>
      <w:r w:rsidR="00142F79">
        <w:rPr>
          <w:rFonts w:ascii="Arial" w:hAnsi="Arial" w:cs="Arial"/>
          <w:color w:val="000000" w:themeColor="text1"/>
        </w:rPr>
        <w:t>ом</w:t>
      </w:r>
      <w:r w:rsidR="00142F79" w:rsidRPr="00142F79">
        <w:rPr>
          <w:rFonts w:ascii="Arial" w:hAnsi="Arial" w:cs="Arial"/>
          <w:color w:val="000000" w:themeColor="text1"/>
        </w:rPr>
        <w:t xml:space="preserve"> </w:t>
      </w:r>
      <w:proofErr w:type="spellStart"/>
      <w:r w:rsidR="00142F79" w:rsidRPr="00142F79">
        <w:rPr>
          <w:rFonts w:ascii="Arial" w:hAnsi="Arial" w:cs="Arial"/>
          <w:color w:val="000000" w:themeColor="text1"/>
        </w:rPr>
        <w:t>ТОиР</w:t>
      </w:r>
      <w:proofErr w:type="spellEnd"/>
      <w:r w:rsidR="00142F79" w:rsidRPr="00142F79">
        <w:rPr>
          <w:rFonts w:ascii="Arial" w:hAnsi="Arial" w:cs="Arial"/>
          <w:color w:val="000000" w:themeColor="text1"/>
        </w:rPr>
        <w:t xml:space="preserve"> УК</w:t>
      </w:r>
      <w:ins w:id="1676" w:author="Попова Дарья" w:date="2021-03-15T19:48:00Z">
        <w:r w:rsidR="00E62914">
          <w:rPr>
            <w:rFonts w:ascii="Arial" w:hAnsi="Arial" w:cs="Arial"/>
            <w:color w:val="000000" w:themeColor="text1"/>
          </w:rPr>
          <w:t xml:space="preserve"> по направлению</w:t>
        </w:r>
      </w:ins>
      <w:r w:rsidR="008B6433">
        <w:rPr>
          <w:rFonts w:ascii="Arial" w:hAnsi="Arial" w:cs="Arial"/>
          <w:color w:val="000000" w:themeColor="text1"/>
        </w:rPr>
        <w:t xml:space="preserve">. </w:t>
      </w:r>
      <w:r w:rsidR="005D2B87">
        <w:rPr>
          <w:rFonts w:ascii="Arial" w:hAnsi="Arial" w:cs="Arial"/>
          <w:color w:val="000000" w:themeColor="text1"/>
        </w:rPr>
        <w:t>Главный специалист</w:t>
      </w:r>
      <w:r w:rsidR="005D2B87" w:rsidRPr="005D2B87">
        <w:rPr>
          <w:rFonts w:ascii="Arial" w:hAnsi="Arial" w:cs="Arial"/>
          <w:color w:val="000000" w:themeColor="text1"/>
        </w:rPr>
        <w:t xml:space="preserve"> </w:t>
      </w:r>
      <w:proofErr w:type="spellStart"/>
      <w:r w:rsidR="005D2B87" w:rsidRPr="005D2B87">
        <w:rPr>
          <w:rFonts w:ascii="Arial" w:hAnsi="Arial" w:cs="Arial"/>
          <w:color w:val="000000" w:themeColor="text1"/>
        </w:rPr>
        <w:t>ТОиР</w:t>
      </w:r>
      <w:proofErr w:type="spellEnd"/>
      <w:r w:rsidR="005D2B87" w:rsidRPr="005D2B87">
        <w:rPr>
          <w:rFonts w:ascii="Arial" w:hAnsi="Arial" w:cs="Arial"/>
          <w:color w:val="000000" w:themeColor="text1"/>
        </w:rPr>
        <w:t xml:space="preserve"> УК</w:t>
      </w:r>
      <w:del w:id="1677" w:author="Попова Дарья" w:date="2021-03-10T16:31:00Z">
        <w:r w:rsidR="00B56442" w:rsidDel="00A670AE">
          <w:rPr>
            <w:rFonts w:ascii="Arial" w:hAnsi="Arial" w:cs="Arial"/>
            <w:color w:val="000000" w:themeColor="text1"/>
          </w:rPr>
          <w:delText>,</w:delText>
        </w:r>
      </w:del>
      <w:r w:rsidR="00B56442">
        <w:rPr>
          <w:rFonts w:ascii="Arial" w:hAnsi="Arial" w:cs="Arial"/>
          <w:color w:val="000000" w:themeColor="text1"/>
        </w:rPr>
        <w:t xml:space="preserve"> </w:t>
      </w:r>
      <w:r w:rsidR="008B6433">
        <w:rPr>
          <w:rFonts w:ascii="Arial" w:hAnsi="Arial" w:cs="Arial"/>
          <w:color w:val="000000" w:themeColor="text1"/>
        </w:rPr>
        <w:t xml:space="preserve">в </w:t>
      </w:r>
      <w:r w:rsidR="00AA5589">
        <w:rPr>
          <w:rFonts w:ascii="Arial" w:hAnsi="Arial" w:cs="Arial"/>
          <w:color w:val="000000" w:themeColor="text1"/>
        </w:rPr>
        <w:t xml:space="preserve">качестве </w:t>
      </w:r>
      <w:r w:rsidR="008B6433">
        <w:rPr>
          <w:rFonts w:ascii="Arial" w:hAnsi="Arial" w:cs="Arial"/>
          <w:color w:val="000000" w:themeColor="text1"/>
        </w:rPr>
        <w:t>проверяющего</w:t>
      </w:r>
      <w:del w:id="1678" w:author="Попова Дарья" w:date="2021-03-10T16:31:00Z">
        <w:r w:rsidR="00B56442" w:rsidDel="00A670AE">
          <w:rPr>
            <w:rFonts w:ascii="Arial" w:hAnsi="Arial" w:cs="Arial"/>
            <w:color w:val="000000" w:themeColor="text1"/>
          </w:rPr>
          <w:delText>,</w:delText>
        </w:r>
      </w:del>
      <w:r w:rsidR="00B56442">
        <w:rPr>
          <w:rFonts w:ascii="Arial" w:hAnsi="Arial" w:cs="Arial"/>
          <w:color w:val="000000" w:themeColor="text1"/>
        </w:rPr>
        <w:t xml:space="preserve"> </w:t>
      </w:r>
      <w:r w:rsidR="008B6433">
        <w:rPr>
          <w:rFonts w:ascii="Arial" w:hAnsi="Arial" w:cs="Arial"/>
          <w:color w:val="000000" w:themeColor="text1"/>
        </w:rPr>
        <w:t xml:space="preserve">получит уведомление </w:t>
      </w:r>
      <w:del w:id="1679" w:author="Попова Дарья" w:date="2021-03-15T19:52:00Z">
        <w:r w:rsidR="008B6433" w:rsidDel="00E62914">
          <w:rPr>
            <w:rFonts w:ascii="Arial" w:hAnsi="Arial" w:cs="Arial"/>
            <w:color w:val="000000" w:themeColor="text1"/>
          </w:rPr>
          <w:delText xml:space="preserve">об этом </w:delText>
        </w:r>
      </w:del>
      <w:r w:rsidR="008B6433">
        <w:rPr>
          <w:rFonts w:ascii="Arial" w:hAnsi="Arial" w:cs="Arial"/>
          <w:color w:val="000000" w:themeColor="text1"/>
        </w:rPr>
        <w:t>по электронной почте. По ссылке из электронного письма</w:t>
      </w:r>
      <w:del w:id="1680" w:author="Попова Дарья" w:date="2021-03-15T19:52:00Z">
        <w:r w:rsidR="008B6433" w:rsidDel="00E62914">
          <w:rPr>
            <w:rFonts w:ascii="Arial" w:hAnsi="Arial" w:cs="Arial"/>
            <w:color w:val="000000" w:themeColor="text1"/>
          </w:rPr>
          <w:delText>,</w:delText>
        </w:r>
      </w:del>
      <w:r w:rsidR="008B6433">
        <w:rPr>
          <w:rFonts w:ascii="Arial" w:hAnsi="Arial" w:cs="Arial"/>
          <w:color w:val="000000" w:themeColor="text1"/>
        </w:rPr>
        <w:t xml:space="preserve"> либо из потока бизнес-операций в веб-интерфейсе</w:t>
      </w:r>
      <w:del w:id="1681" w:author="Попова Дарья" w:date="2021-03-15T19:52:00Z">
        <w:r w:rsidR="008B6433" w:rsidDel="00E62914">
          <w:rPr>
            <w:rFonts w:ascii="Arial" w:hAnsi="Arial" w:cs="Arial"/>
            <w:color w:val="000000" w:themeColor="text1"/>
          </w:rPr>
          <w:delText>,</w:delText>
        </w:r>
      </w:del>
      <w:r w:rsidR="008B6433">
        <w:rPr>
          <w:rFonts w:ascii="Arial" w:hAnsi="Arial" w:cs="Arial"/>
          <w:color w:val="000000" w:themeColor="text1"/>
        </w:rPr>
        <w:t xml:space="preserve"> он может перейти к выполнению данной операции.</w:t>
      </w:r>
    </w:p>
    <w:p w14:paraId="69683D5D" w14:textId="12F96481" w:rsidR="008B6433" w:rsidRDefault="008B6433" w:rsidP="008B643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Будет реализован аналитический отчёт в приложении </w:t>
      </w:r>
      <w:r w:rsidR="00525972">
        <w:rPr>
          <w:rFonts w:ascii="Arial" w:hAnsi="Arial" w:cs="Arial"/>
          <w:color w:val="000000" w:themeColor="text1"/>
          <w:lang w:val="en-US"/>
        </w:rPr>
        <w:t>SAP</w:t>
      </w:r>
      <w:r w:rsidR="00525972" w:rsidRPr="00494E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Analysis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for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Excel</w:t>
      </w:r>
      <w:proofErr w:type="spellEnd"/>
      <w:r w:rsidR="00AA5589">
        <w:rPr>
          <w:rFonts w:ascii="Arial" w:hAnsi="Arial" w:cs="Arial"/>
          <w:color w:val="000000" w:themeColor="text1"/>
        </w:rPr>
        <w:t xml:space="preserve"> (код </w:t>
      </w:r>
      <w:r w:rsidR="00B04EF5" w:rsidRPr="00B04EF5">
        <w:rPr>
          <w:rFonts w:ascii="Arial" w:hAnsi="Arial" w:cs="Arial"/>
          <w:color w:val="000000" w:themeColor="text1"/>
        </w:rPr>
        <w:t>MCB0</w:t>
      </w:r>
      <w:ins w:id="1682" w:author="Попова Дарья" w:date="2021-03-15T19:52:00Z">
        <w:r w:rsidR="00E62914">
          <w:rPr>
            <w:rFonts w:ascii="Arial" w:hAnsi="Arial" w:cs="Arial"/>
            <w:color w:val="000000" w:themeColor="text1"/>
          </w:rPr>
          <w:t>8-01</w:t>
        </w:r>
      </w:ins>
      <w:del w:id="1683" w:author="Попова Дарья" w:date="2021-03-15T19:52:00Z">
        <w:r w:rsidR="00B04EF5" w:rsidRPr="00B04EF5" w:rsidDel="00E62914">
          <w:rPr>
            <w:rFonts w:ascii="Arial" w:hAnsi="Arial" w:cs="Arial"/>
            <w:color w:val="000000" w:themeColor="text1"/>
          </w:rPr>
          <w:delText>5</w:delText>
        </w:r>
      </w:del>
      <w:r w:rsidR="00B04EF5" w:rsidRPr="009936BB">
        <w:rPr>
          <w:rFonts w:ascii="Arial" w:hAnsi="Arial" w:cs="Arial"/>
          <w:color w:val="000000" w:themeColor="text1"/>
        </w:rPr>
        <w:t xml:space="preserve"> </w:t>
      </w:r>
      <w:r w:rsidR="00AA5589">
        <w:rPr>
          <w:rFonts w:ascii="Arial" w:hAnsi="Arial" w:cs="Arial"/>
          <w:color w:val="000000" w:themeColor="text1"/>
        </w:rPr>
        <w:t>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AA5589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, в котором будет выведен бюджет </w:t>
      </w:r>
      <w:r w:rsidR="005D2B87">
        <w:rPr>
          <w:rFonts w:ascii="Arial" w:hAnsi="Arial" w:cs="Arial"/>
          <w:color w:val="000000" w:themeColor="text1"/>
        </w:rPr>
        <w:t xml:space="preserve">воздействий на ПА </w:t>
      </w:r>
      <w:r>
        <w:rPr>
          <w:rFonts w:ascii="Arial" w:hAnsi="Arial" w:cs="Arial"/>
          <w:color w:val="000000" w:themeColor="text1"/>
        </w:rPr>
        <w:t>в ра</w:t>
      </w:r>
      <w:r w:rsidR="00CA4B73">
        <w:rPr>
          <w:rFonts w:ascii="Arial" w:hAnsi="Arial" w:cs="Arial"/>
          <w:color w:val="000000" w:themeColor="text1"/>
        </w:rPr>
        <w:t>зрезе бизнес-единиц</w:t>
      </w:r>
      <w:del w:id="1684" w:author="Попова Дарья" w:date="2021-03-15T19:58:00Z">
        <w:r w:rsidDel="0070261A">
          <w:rPr>
            <w:rFonts w:ascii="Arial" w:hAnsi="Arial" w:cs="Arial"/>
            <w:color w:val="000000" w:themeColor="text1"/>
          </w:rPr>
          <w:delText>,</w:delText>
        </w:r>
      </w:del>
      <w:ins w:id="1685" w:author="Попова Дарья" w:date="2021-03-15T19:58:00Z">
        <w:r w:rsidR="0070261A">
          <w:rPr>
            <w:rFonts w:ascii="Arial" w:hAnsi="Arial" w:cs="Arial"/>
            <w:color w:val="000000" w:themeColor="text1"/>
          </w:rPr>
          <w:t>ы и</w:t>
        </w:r>
      </w:ins>
      <w:r>
        <w:rPr>
          <w:rFonts w:ascii="Arial" w:hAnsi="Arial" w:cs="Arial"/>
          <w:color w:val="000000" w:themeColor="text1"/>
        </w:rPr>
        <w:t xml:space="preserve"> структуры СПП-элементов.</w:t>
      </w:r>
    </w:p>
    <w:p w14:paraId="2BD8504B" w14:textId="6BE0CFE1" w:rsidR="00995A54" w:rsidRDefault="00995A54" w:rsidP="00995A5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сформированный бюджет </w:t>
      </w:r>
      <w:r w:rsidR="005D2B87">
        <w:rPr>
          <w:rFonts w:ascii="Arial" w:hAnsi="Arial" w:cs="Arial"/>
          <w:color w:val="000000" w:themeColor="text1"/>
        </w:rPr>
        <w:t xml:space="preserve">воздействий на ПА БЕ </w:t>
      </w:r>
      <w:r>
        <w:rPr>
          <w:rFonts w:ascii="Arial" w:hAnsi="Arial" w:cs="Arial"/>
          <w:color w:val="000000" w:themeColor="text1"/>
        </w:rPr>
        <w:t xml:space="preserve">удовлетворяет </w:t>
      </w:r>
      <w:r w:rsidR="005D2B87">
        <w:rPr>
          <w:rFonts w:ascii="Arial" w:hAnsi="Arial" w:cs="Arial"/>
          <w:color w:val="000000" w:themeColor="text1"/>
        </w:rPr>
        <w:t>Главного</w:t>
      </w:r>
      <w:r w:rsidR="005D2B87" w:rsidRPr="005D2B87">
        <w:rPr>
          <w:rFonts w:ascii="Arial" w:hAnsi="Arial" w:cs="Arial"/>
          <w:color w:val="000000" w:themeColor="text1"/>
        </w:rPr>
        <w:t xml:space="preserve"> специалист</w:t>
      </w:r>
      <w:r w:rsidR="005D2B87">
        <w:rPr>
          <w:rFonts w:ascii="Arial" w:hAnsi="Arial" w:cs="Arial"/>
          <w:color w:val="000000" w:themeColor="text1"/>
        </w:rPr>
        <w:t>а</w:t>
      </w:r>
      <w:r w:rsidR="005D2B87" w:rsidRPr="005D2B87">
        <w:rPr>
          <w:rFonts w:ascii="Arial" w:hAnsi="Arial" w:cs="Arial"/>
          <w:color w:val="000000" w:themeColor="text1"/>
        </w:rPr>
        <w:t xml:space="preserve"> </w:t>
      </w:r>
      <w:proofErr w:type="spellStart"/>
      <w:r w:rsidR="005D2B87" w:rsidRPr="005D2B87">
        <w:rPr>
          <w:rFonts w:ascii="Arial" w:hAnsi="Arial" w:cs="Arial"/>
          <w:color w:val="000000" w:themeColor="text1"/>
        </w:rPr>
        <w:t>ТОиР</w:t>
      </w:r>
      <w:proofErr w:type="spellEnd"/>
      <w:r w:rsidR="005D2B87" w:rsidRPr="005D2B87">
        <w:rPr>
          <w:rFonts w:ascii="Arial" w:hAnsi="Arial" w:cs="Arial"/>
          <w:color w:val="000000" w:themeColor="text1"/>
        </w:rPr>
        <w:t xml:space="preserve"> УК</w:t>
      </w:r>
      <w:r>
        <w:rPr>
          <w:rFonts w:ascii="Arial" w:hAnsi="Arial" w:cs="Arial"/>
          <w:color w:val="000000" w:themeColor="text1"/>
        </w:rPr>
        <w:t>, то он выполняет операцию «Утвердить»</w:t>
      </w:r>
      <w:del w:id="1686" w:author="Попова Дарья" w:date="2021-03-15T19:59:00Z">
        <w:r w:rsidR="00B56442" w:rsidDel="0070261A">
          <w:rPr>
            <w:rFonts w:ascii="Arial" w:hAnsi="Arial" w:cs="Arial"/>
            <w:color w:val="000000" w:themeColor="text1"/>
          </w:rPr>
          <w:delText>,</w:delText>
        </w:r>
      </w:del>
      <w:r w:rsidR="00B56442">
        <w:rPr>
          <w:rFonts w:ascii="Arial" w:hAnsi="Arial" w:cs="Arial"/>
          <w:color w:val="000000" w:themeColor="text1"/>
        </w:rPr>
        <w:t xml:space="preserve"> путём нажатия на кнопку с названием «Утвердить» в веб-интерфейсе потока бизнес-операций</w:t>
      </w:r>
      <w:r>
        <w:rPr>
          <w:rFonts w:ascii="Arial" w:hAnsi="Arial" w:cs="Arial"/>
          <w:color w:val="000000" w:themeColor="text1"/>
        </w:rPr>
        <w:t xml:space="preserve">. При этом ввод комментария опционален. Утверждённый бюджет </w:t>
      </w:r>
      <w:ins w:id="1687" w:author="Попова Дарья" w:date="2021-03-15T19:59:00Z">
        <w:r w:rsidR="0070261A">
          <w:rPr>
            <w:rFonts w:ascii="Arial" w:hAnsi="Arial" w:cs="Arial"/>
            <w:color w:val="000000" w:themeColor="text1"/>
          </w:rPr>
          <w:t xml:space="preserve">по направлению </w:t>
        </w:r>
      </w:ins>
      <w:r>
        <w:rPr>
          <w:rFonts w:ascii="Arial" w:hAnsi="Arial" w:cs="Arial"/>
          <w:color w:val="000000" w:themeColor="text1"/>
        </w:rPr>
        <w:t>блокируется от изменений</w:t>
      </w:r>
      <w:ins w:id="1688" w:author="Попова Дарья" w:date="2021-03-15T19:59:00Z">
        <w:r w:rsidR="0070261A">
          <w:rPr>
            <w:rFonts w:ascii="Arial" w:hAnsi="Arial" w:cs="Arial"/>
            <w:color w:val="000000" w:themeColor="text1"/>
          </w:rPr>
          <w:t>.</w:t>
        </w:r>
      </w:ins>
      <w:r>
        <w:rPr>
          <w:rFonts w:ascii="Arial" w:hAnsi="Arial" w:cs="Arial"/>
          <w:color w:val="000000" w:themeColor="text1"/>
        </w:rPr>
        <w:t xml:space="preserve"> </w:t>
      </w:r>
      <w:ins w:id="1689" w:author="Попова Дарья" w:date="2021-03-15T19:59:00Z">
        <w:r w:rsidR="0070261A">
          <w:rPr>
            <w:rFonts w:ascii="Arial" w:hAnsi="Arial" w:cs="Arial"/>
            <w:color w:val="000000" w:themeColor="text1"/>
          </w:rPr>
          <w:t xml:space="preserve">После утверждения бюджета по всем направлениям </w:t>
        </w:r>
      </w:ins>
      <w:del w:id="1690" w:author="Попова Дарья" w:date="2021-03-15T19:59:00Z">
        <w:r w:rsidDel="0070261A">
          <w:rPr>
            <w:rFonts w:ascii="Arial" w:hAnsi="Arial" w:cs="Arial"/>
            <w:color w:val="000000" w:themeColor="text1"/>
          </w:rPr>
          <w:delText xml:space="preserve">и </w:delText>
        </w:r>
      </w:del>
      <w:r>
        <w:rPr>
          <w:rFonts w:ascii="Arial" w:hAnsi="Arial" w:cs="Arial"/>
          <w:color w:val="000000" w:themeColor="text1"/>
        </w:rPr>
        <w:t>становится доступен следующий шаг процесса</w:t>
      </w:r>
      <w:r w:rsidR="005D2B87">
        <w:rPr>
          <w:rFonts w:ascii="Arial" w:hAnsi="Arial" w:cs="Arial"/>
          <w:color w:val="000000" w:themeColor="text1"/>
        </w:rPr>
        <w:t xml:space="preserve"> – рассмотрение планов и бюджетов воздействий на ПА Техническим комитетом УК</w:t>
      </w:r>
      <w:r>
        <w:rPr>
          <w:rFonts w:ascii="Arial" w:hAnsi="Arial" w:cs="Arial"/>
          <w:color w:val="000000" w:themeColor="text1"/>
        </w:rPr>
        <w:t xml:space="preserve">. Участники </w:t>
      </w:r>
      <w:r w:rsidR="005D2B87">
        <w:rPr>
          <w:rFonts w:ascii="Arial" w:hAnsi="Arial" w:cs="Arial"/>
          <w:color w:val="000000" w:themeColor="text1"/>
        </w:rPr>
        <w:t xml:space="preserve">Технического комитета УК </w:t>
      </w:r>
      <w:r>
        <w:rPr>
          <w:rFonts w:ascii="Arial" w:hAnsi="Arial" w:cs="Arial"/>
          <w:color w:val="000000" w:themeColor="text1"/>
        </w:rPr>
        <w:t>информируются по электронной почте о необходимости выполнить свои шаги процесса</w:t>
      </w:r>
      <w:r w:rsidR="005D2B87">
        <w:rPr>
          <w:rFonts w:ascii="Arial" w:hAnsi="Arial" w:cs="Arial"/>
          <w:color w:val="000000" w:themeColor="text1"/>
        </w:rPr>
        <w:t>.</w:t>
      </w:r>
    </w:p>
    <w:p w14:paraId="248D20CB" w14:textId="4275F7B6" w:rsidR="002B35EB" w:rsidRPr="00FE3F43" w:rsidRDefault="00995A54" w:rsidP="00995A5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Если результаты планирования бюджет</w:t>
      </w:r>
      <w:r w:rsidR="00B56442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 xml:space="preserve"> неудовлетворительные, то </w:t>
      </w:r>
      <w:r w:rsidR="005D2B87" w:rsidRPr="005D2B87">
        <w:rPr>
          <w:rFonts w:ascii="Arial" w:hAnsi="Arial" w:cs="Arial"/>
          <w:color w:val="000000" w:themeColor="text1"/>
        </w:rPr>
        <w:t>Главн</w:t>
      </w:r>
      <w:r w:rsidR="005D2B87">
        <w:rPr>
          <w:rFonts w:ascii="Arial" w:hAnsi="Arial" w:cs="Arial"/>
          <w:color w:val="000000" w:themeColor="text1"/>
        </w:rPr>
        <w:t>ый специалист</w:t>
      </w:r>
      <w:r w:rsidR="005D2B87" w:rsidRPr="005D2B87">
        <w:rPr>
          <w:rFonts w:ascii="Arial" w:hAnsi="Arial" w:cs="Arial"/>
          <w:color w:val="000000" w:themeColor="text1"/>
        </w:rPr>
        <w:t xml:space="preserve"> </w:t>
      </w:r>
      <w:proofErr w:type="spellStart"/>
      <w:r w:rsidR="005D2B87" w:rsidRPr="005D2B87">
        <w:rPr>
          <w:rFonts w:ascii="Arial" w:hAnsi="Arial" w:cs="Arial"/>
          <w:color w:val="000000" w:themeColor="text1"/>
        </w:rPr>
        <w:t>ТОиР</w:t>
      </w:r>
      <w:proofErr w:type="spellEnd"/>
      <w:r w:rsidR="005D2B87" w:rsidRPr="005D2B87">
        <w:rPr>
          <w:rFonts w:ascii="Arial" w:hAnsi="Arial" w:cs="Arial"/>
          <w:color w:val="000000" w:themeColor="text1"/>
        </w:rPr>
        <w:t xml:space="preserve"> УК</w:t>
      </w:r>
      <w:r w:rsidR="00B5644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отклоняет сформированный бюджет. При этом ввод комментария обязателен</w:t>
      </w:r>
      <w:r w:rsidRPr="0025707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Отклонённый бюджет возвращается </w:t>
      </w:r>
      <w:del w:id="1691" w:author="Попова Дарья" w:date="2021-03-15T20:00:00Z">
        <w:r w:rsidR="005D2B87" w:rsidRPr="005D2B87" w:rsidDel="0070261A">
          <w:rPr>
            <w:rFonts w:ascii="Arial" w:hAnsi="Arial" w:cs="Arial"/>
            <w:color w:val="000000" w:themeColor="text1"/>
          </w:rPr>
          <w:delText xml:space="preserve">Планировщику бюджета УА </w:delText>
        </w:r>
        <w:r w:rsidR="00A204B1" w:rsidDel="0070261A">
          <w:rPr>
            <w:rFonts w:ascii="Arial" w:hAnsi="Arial" w:cs="Arial"/>
            <w:color w:val="000000" w:themeColor="text1"/>
          </w:rPr>
          <w:delText>УО</w:delText>
        </w:r>
      </w:del>
      <w:ins w:id="1692" w:author="Попова Дарья" w:date="2021-03-15T20:00:00Z">
        <w:r w:rsidR="0070261A">
          <w:rPr>
            <w:rFonts w:ascii="Arial" w:hAnsi="Arial" w:cs="Arial"/>
            <w:color w:val="000000" w:themeColor="text1"/>
          </w:rPr>
          <w:t>Техническому комитету УО</w:t>
        </w:r>
      </w:ins>
      <w:r w:rsidR="005D2B87" w:rsidRPr="005D2B87">
        <w:rPr>
          <w:rFonts w:ascii="Arial" w:hAnsi="Arial" w:cs="Arial"/>
          <w:color w:val="000000" w:themeColor="text1"/>
        </w:rPr>
        <w:t xml:space="preserve"> на доработку</w:t>
      </w:r>
      <w:r>
        <w:rPr>
          <w:rFonts w:ascii="Arial" w:hAnsi="Arial" w:cs="Arial"/>
          <w:color w:val="000000" w:themeColor="text1"/>
        </w:rPr>
        <w:t>.</w:t>
      </w:r>
      <w:r w:rsidR="00CA4B73">
        <w:rPr>
          <w:rFonts w:ascii="Arial" w:hAnsi="Arial" w:cs="Arial"/>
          <w:color w:val="000000" w:themeColor="text1"/>
        </w:rPr>
        <w:t xml:space="preserve"> </w:t>
      </w:r>
      <w:del w:id="1693" w:author="Попова Дарья" w:date="2021-03-15T20:00:00Z">
        <w:r w:rsidR="005D2B87" w:rsidRPr="005D2B87" w:rsidDel="0070261A">
          <w:rPr>
            <w:rFonts w:ascii="Arial" w:hAnsi="Arial" w:cs="Arial"/>
            <w:color w:val="000000" w:themeColor="text1"/>
          </w:rPr>
          <w:delText xml:space="preserve">Планировщик бюджета УА </w:delText>
        </w:r>
        <w:r w:rsidR="00A204B1" w:rsidDel="0070261A">
          <w:rPr>
            <w:rFonts w:ascii="Arial" w:hAnsi="Arial" w:cs="Arial"/>
            <w:color w:val="000000" w:themeColor="text1"/>
          </w:rPr>
          <w:delText>УО</w:delText>
        </w:r>
      </w:del>
      <w:ins w:id="1694" w:author="Попова Дарья" w:date="2021-03-15T20:00:00Z">
        <w:r w:rsidR="0070261A">
          <w:rPr>
            <w:rFonts w:ascii="Arial" w:hAnsi="Arial" w:cs="Arial"/>
            <w:color w:val="000000" w:themeColor="text1"/>
          </w:rPr>
          <w:t>Участники Технического комитета УО</w:t>
        </w:r>
      </w:ins>
      <w:r w:rsidR="005D2B87" w:rsidRPr="005D2B87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информиру</w:t>
      </w:r>
      <w:ins w:id="1695" w:author="Попова Дарья" w:date="2021-03-15T20:00:00Z">
        <w:r w:rsidR="0070261A">
          <w:rPr>
            <w:rFonts w:ascii="Arial" w:hAnsi="Arial" w:cs="Arial"/>
            <w:color w:val="000000" w:themeColor="text1"/>
          </w:rPr>
          <w:t>ю</w:t>
        </w:r>
      </w:ins>
      <w:del w:id="1696" w:author="Попова Дарья" w:date="2021-03-15T20:00:00Z">
        <w:r w:rsidDel="0070261A">
          <w:rPr>
            <w:rFonts w:ascii="Arial" w:hAnsi="Arial" w:cs="Arial"/>
            <w:color w:val="000000" w:themeColor="text1"/>
          </w:rPr>
          <w:delText>е</w:delText>
        </w:r>
      </w:del>
      <w:r>
        <w:rPr>
          <w:rFonts w:ascii="Arial" w:hAnsi="Arial" w:cs="Arial"/>
          <w:color w:val="000000" w:themeColor="text1"/>
        </w:rPr>
        <w:t>тся</w:t>
      </w:r>
      <w:del w:id="1697" w:author="Попова Дарья" w:date="2021-03-15T20:01:00Z">
        <w:r w:rsidDel="0070261A">
          <w:rPr>
            <w:rFonts w:ascii="Arial" w:hAnsi="Arial" w:cs="Arial"/>
            <w:color w:val="000000" w:themeColor="text1"/>
          </w:rPr>
          <w:delText xml:space="preserve"> об эт</w:delText>
        </w:r>
      </w:del>
      <w:del w:id="1698" w:author="Попова Дарья" w:date="2021-03-15T20:00:00Z">
        <w:r w:rsidDel="0070261A">
          <w:rPr>
            <w:rFonts w:ascii="Arial" w:hAnsi="Arial" w:cs="Arial"/>
            <w:color w:val="000000" w:themeColor="text1"/>
          </w:rPr>
          <w:delText>ом</w:delText>
        </w:r>
      </w:del>
      <w:r>
        <w:rPr>
          <w:rFonts w:ascii="Arial" w:hAnsi="Arial" w:cs="Arial"/>
          <w:color w:val="000000" w:themeColor="text1"/>
        </w:rPr>
        <w:t xml:space="preserve"> по электронной почте.</w:t>
      </w:r>
      <w:r w:rsidR="005D2B87">
        <w:rPr>
          <w:rFonts w:ascii="Arial" w:hAnsi="Arial" w:cs="Arial"/>
          <w:color w:val="000000" w:themeColor="text1"/>
        </w:rPr>
        <w:t xml:space="preserve"> Корректировка бюджета воздействий на ПА БЕ предполагает изменение </w:t>
      </w:r>
      <w:ins w:id="1699" w:author="Попова Дарья" w:date="2021-03-10T16:32:00Z">
        <w:r w:rsidR="00A670AE">
          <w:rPr>
            <w:rFonts w:ascii="Arial" w:hAnsi="Arial" w:cs="Arial"/>
            <w:color w:val="000000" w:themeColor="text1"/>
          </w:rPr>
          <w:t xml:space="preserve">пользователем </w:t>
        </w:r>
      </w:ins>
      <w:r w:rsidR="005D2B87">
        <w:rPr>
          <w:rFonts w:ascii="Arial" w:hAnsi="Arial" w:cs="Arial"/>
          <w:color w:val="000000" w:themeColor="text1"/>
        </w:rPr>
        <w:t xml:space="preserve">статуса Заказа </w:t>
      </w:r>
      <w:r w:rsidR="005D2B87">
        <w:rPr>
          <w:rFonts w:ascii="Arial" w:hAnsi="Arial" w:cs="Arial"/>
          <w:color w:val="000000" w:themeColor="text1"/>
        </w:rPr>
        <w:lastRenderedPageBreak/>
        <w:t xml:space="preserve">ТОРО </w:t>
      </w:r>
      <w:del w:id="1700" w:author="Попова Дарья" w:date="2021-03-10T16:32:00Z">
        <w:r w:rsidR="005D2B87" w:rsidDel="00A670AE">
          <w:rPr>
            <w:rFonts w:ascii="Arial" w:hAnsi="Arial" w:cs="Arial"/>
            <w:color w:val="000000" w:themeColor="text1"/>
          </w:rPr>
          <w:delText xml:space="preserve">с ГИП, ГОД </w:delText>
        </w:r>
      </w:del>
      <w:r w:rsidR="005D2B87">
        <w:rPr>
          <w:rFonts w:ascii="Arial" w:hAnsi="Arial" w:cs="Arial"/>
          <w:color w:val="000000" w:themeColor="text1"/>
        </w:rPr>
        <w:t xml:space="preserve">на ПЛАН, </w:t>
      </w:r>
      <w:del w:id="1701" w:author="Попова Дарья" w:date="2021-03-10T16:33:00Z">
        <w:r w:rsidR="005D2B87" w:rsidDel="00A670AE">
          <w:rPr>
            <w:rFonts w:ascii="Arial" w:hAnsi="Arial" w:cs="Arial"/>
            <w:color w:val="000000" w:themeColor="text1"/>
          </w:rPr>
          <w:delText>ГОД</w:delText>
        </w:r>
        <w:r w:rsidR="00555C2F" w:rsidDel="00A670AE">
          <w:rPr>
            <w:rFonts w:ascii="Arial" w:hAnsi="Arial" w:cs="Arial"/>
            <w:color w:val="000000" w:themeColor="text1"/>
          </w:rPr>
          <w:delText>, снятие статуса ГИП</w:delText>
        </w:r>
        <w:r w:rsidR="005D2B87" w:rsidDel="00A670AE">
          <w:rPr>
            <w:rFonts w:ascii="Arial" w:hAnsi="Arial" w:cs="Arial"/>
            <w:color w:val="000000" w:themeColor="text1"/>
          </w:rPr>
          <w:delText xml:space="preserve">, </w:delText>
        </w:r>
      </w:del>
      <w:r w:rsidR="005D2B87">
        <w:rPr>
          <w:rFonts w:ascii="Arial" w:hAnsi="Arial" w:cs="Arial"/>
          <w:color w:val="000000" w:themeColor="text1"/>
        </w:rPr>
        <w:t>внесение изменений в заказы ТОРО</w:t>
      </w:r>
      <w:ins w:id="1702" w:author="Попова Дарья" w:date="2021-03-15T20:01:00Z">
        <w:r w:rsidR="0070261A">
          <w:rPr>
            <w:rFonts w:ascii="Arial" w:hAnsi="Arial" w:cs="Arial"/>
            <w:color w:val="000000" w:themeColor="text1"/>
          </w:rPr>
          <w:t xml:space="preserve"> и сетевые графики</w:t>
        </w:r>
      </w:ins>
      <w:r w:rsidR="005D2B87">
        <w:rPr>
          <w:rFonts w:ascii="Arial" w:hAnsi="Arial" w:cs="Arial"/>
          <w:color w:val="000000" w:themeColor="text1"/>
        </w:rPr>
        <w:t xml:space="preserve"> - изменение плана воздействий, и повторение процедуры формирования бюджета.</w:t>
      </w:r>
      <w:ins w:id="1703" w:author="Попова Дарья" w:date="2021-03-10T16:33:00Z">
        <w:r w:rsidR="00A670AE">
          <w:rPr>
            <w:rFonts w:ascii="Arial" w:hAnsi="Arial" w:cs="Arial"/>
            <w:color w:val="000000" w:themeColor="text1"/>
          </w:rPr>
          <w:t xml:space="preserve"> Для внесения изменений в заказы ТОРО и сетевые графики требуется разблокировка годового плана воздействий.</w:t>
        </w:r>
      </w:ins>
    </w:p>
    <w:p w14:paraId="552FD387" w14:textId="54899CDF" w:rsidR="00C92D85" w:rsidRPr="006F63CE" w:rsidRDefault="00C92D85" w:rsidP="00C92D8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ходе анализа бюджета </w:t>
      </w:r>
      <w:r w:rsidR="005D2B87">
        <w:rPr>
          <w:rFonts w:ascii="Arial" w:hAnsi="Arial" w:cs="Arial"/>
          <w:color w:val="000000" w:themeColor="text1"/>
        </w:rPr>
        <w:t>воздействий на ПА</w:t>
      </w:r>
      <w:r w:rsidR="00B56442">
        <w:rPr>
          <w:rFonts w:ascii="Arial" w:hAnsi="Arial" w:cs="Arial"/>
          <w:color w:val="000000" w:themeColor="text1"/>
        </w:rPr>
        <w:t xml:space="preserve"> </w:t>
      </w:r>
      <w:r w:rsidR="005D2B87">
        <w:rPr>
          <w:rFonts w:ascii="Arial" w:hAnsi="Arial" w:cs="Arial"/>
          <w:color w:val="000000" w:themeColor="text1"/>
        </w:rPr>
        <w:t>Главным</w:t>
      </w:r>
      <w:r w:rsidR="005D2B87" w:rsidRPr="005D2B87">
        <w:rPr>
          <w:rFonts w:ascii="Arial" w:hAnsi="Arial" w:cs="Arial"/>
          <w:color w:val="000000" w:themeColor="text1"/>
        </w:rPr>
        <w:t xml:space="preserve"> специалист</w:t>
      </w:r>
      <w:r w:rsidR="005D2B87">
        <w:rPr>
          <w:rFonts w:ascii="Arial" w:hAnsi="Arial" w:cs="Arial"/>
          <w:color w:val="000000" w:themeColor="text1"/>
        </w:rPr>
        <w:t>ом</w:t>
      </w:r>
      <w:r w:rsidR="005D2B87" w:rsidRPr="005D2B87">
        <w:rPr>
          <w:rFonts w:ascii="Arial" w:hAnsi="Arial" w:cs="Arial"/>
          <w:color w:val="000000" w:themeColor="text1"/>
        </w:rPr>
        <w:t xml:space="preserve"> </w:t>
      </w:r>
      <w:proofErr w:type="spellStart"/>
      <w:r w:rsidR="005D2B87" w:rsidRPr="005D2B87">
        <w:rPr>
          <w:rFonts w:ascii="Arial" w:hAnsi="Arial" w:cs="Arial"/>
          <w:color w:val="000000" w:themeColor="text1"/>
        </w:rPr>
        <w:t>ТОиР</w:t>
      </w:r>
      <w:proofErr w:type="spellEnd"/>
      <w:r w:rsidR="005D2B87" w:rsidRPr="005D2B87">
        <w:rPr>
          <w:rFonts w:ascii="Arial" w:hAnsi="Arial" w:cs="Arial"/>
          <w:color w:val="000000" w:themeColor="text1"/>
        </w:rPr>
        <w:t xml:space="preserve"> УК </w:t>
      </w:r>
      <w:r>
        <w:rPr>
          <w:rFonts w:ascii="Arial" w:hAnsi="Arial" w:cs="Arial"/>
          <w:color w:val="000000" w:themeColor="text1"/>
        </w:rPr>
        <w:t>готовится внесистемный документ «Экспертиза проектов</w:t>
      </w:r>
      <w:r w:rsidR="005D2B87">
        <w:rPr>
          <w:rFonts w:ascii="Arial" w:hAnsi="Arial" w:cs="Arial"/>
          <w:color w:val="000000" w:themeColor="text1"/>
        </w:rPr>
        <w:t>, годового плана и бюджета воздействий на ПА</w:t>
      </w:r>
      <w:r>
        <w:rPr>
          <w:rFonts w:ascii="Arial" w:hAnsi="Arial" w:cs="Arial"/>
          <w:color w:val="000000" w:themeColor="text1"/>
        </w:rPr>
        <w:t xml:space="preserve">», который сопровождает корректировку </w:t>
      </w:r>
      <w:r w:rsidR="005D2B87">
        <w:rPr>
          <w:rFonts w:ascii="Arial" w:hAnsi="Arial" w:cs="Arial"/>
          <w:color w:val="000000" w:themeColor="text1"/>
        </w:rPr>
        <w:t xml:space="preserve">плана </w:t>
      </w:r>
      <w:r>
        <w:rPr>
          <w:rFonts w:ascii="Arial" w:hAnsi="Arial" w:cs="Arial"/>
          <w:color w:val="000000" w:themeColor="text1"/>
        </w:rPr>
        <w:t xml:space="preserve">в случае отклонения последнего, или используется при его рассмотрении </w:t>
      </w:r>
      <w:r w:rsidR="00B56442">
        <w:rPr>
          <w:rFonts w:ascii="Arial" w:hAnsi="Arial" w:cs="Arial"/>
          <w:color w:val="000000" w:themeColor="text1"/>
        </w:rPr>
        <w:t xml:space="preserve">Техническим </w:t>
      </w:r>
      <w:r>
        <w:rPr>
          <w:rFonts w:ascii="Arial" w:hAnsi="Arial" w:cs="Arial"/>
          <w:color w:val="000000" w:themeColor="text1"/>
        </w:rPr>
        <w:t>комитетом управляющей компании.</w:t>
      </w:r>
    </w:p>
    <w:p w14:paraId="26D2BC55" w14:textId="77777777" w:rsidR="00C92D85" w:rsidRDefault="00C92D85" w:rsidP="002B3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5BC89A6" w14:textId="31BDB78B" w:rsidR="00E44663" w:rsidRPr="006726D1" w:rsidRDefault="00E44663" w:rsidP="00E44663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105</w:t>
      </w: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6726D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Подготовка документов к рассмотрению планов и бюджетов Техническим комитетом УК</w:t>
      </w:r>
    </w:p>
    <w:p w14:paraId="2CF9581C" w14:textId="7CBEE862" w:rsidR="00E44663" w:rsidRDefault="00E44663" w:rsidP="00E4466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Шаг процесса выполняется в том случае, если планы и бюджеты БЕ </w:t>
      </w:r>
      <w:del w:id="1704" w:author="Попова Дарья" w:date="2021-03-15T20:02:00Z">
        <w:r w:rsidDel="0070261A">
          <w:rPr>
            <w:rFonts w:ascii="Arial" w:hAnsi="Arial" w:cs="Arial"/>
            <w:color w:val="000000" w:themeColor="text1"/>
          </w:rPr>
          <w:delText xml:space="preserve">различных горизонтов </w:delText>
        </w:r>
      </w:del>
      <w:r>
        <w:rPr>
          <w:rFonts w:ascii="Arial" w:hAnsi="Arial" w:cs="Arial"/>
          <w:color w:val="000000" w:themeColor="text1"/>
        </w:rPr>
        <w:t xml:space="preserve">были утверждены на предыдущих шагах </w:t>
      </w:r>
      <w:r w:rsidRPr="008E6BD1">
        <w:rPr>
          <w:rFonts w:ascii="Arial" w:hAnsi="Arial" w:cs="Arial"/>
          <w:color w:val="000000" w:themeColor="text1"/>
        </w:rPr>
        <w:t>Главным</w:t>
      </w:r>
      <w:ins w:id="1705" w:author="Попова Дарья" w:date="2021-03-15T20:02:00Z">
        <w:r w:rsidR="0070261A">
          <w:rPr>
            <w:rFonts w:ascii="Arial" w:hAnsi="Arial" w:cs="Arial"/>
            <w:color w:val="000000" w:themeColor="text1"/>
          </w:rPr>
          <w:t>и</w:t>
        </w:r>
      </w:ins>
      <w:r w:rsidRPr="008E6BD1">
        <w:rPr>
          <w:rFonts w:ascii="Arial" w:hAnsi="Arial" w:cs="Arial"/>
          <w:color w:val="000000" w:themeColor="text1"/>
        </w:rPr>
        <w:t xml:space="preserve"> специалист</w:t>
      </w:r>
      <w:ins w:id="1706" w:author="Попова Дарья" w:date="2021-03-15T20:02:00Z">
        <w:r w:rsidR="0070261A">
          <w:rPr>
            <w:rFonts w:ascii="Arial" w:hAnsi="Arial" w:cs="Arial"/>
            <w:color w:val="000000" w:themeColor="text1"/>
          </w:rPr>
          <w:t>ами</w:t>
        </w:r>
      </w:ins>
      <w:del w:id="1707" w:author="Попова Дарья" w:date="2021-03-15T20:02:00Z">
        <w:r w:rsidRPr="008E6BD1" w:rsidDel="0070261A">
          <w:rPr>
            <w:rFonts w:ascii="Arial" w:hAnsi="Arial" w:cs="Arial"/>
            <w:color w:val="000000" w:themeColor="text1"/>
          </w:rPr>
          <w:delText>ом</w:delText>
        </w:r>
      </w:del>
      <w:r w:rsidRPr="008E6BD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E6BD1">
        <w:rPr>
          <w:rFonts w:ascii="Arial" w:hAnsi="Arial" w:cs="Arial"/>
          <w:color w:val="000000" w:themeColor="text1"/>
        </w:rPr>
        <w:t>ТОиР</w:t>
      </w:r>
      <w:proofErr w:type="spellEnd"/>
      <w:r w:rsidRPr="008E6BD1">
        <w:rPr>
          <w:rFonts w:ascii="Arial" w:hAnsi="Arial" w:cs="Arial"/>
          <w:color w:val="000000" w:themeColor="text1"/>
        </w:rPr>
        <w:t xml:space="preserve"> УК</w:t>
      </w:r>
      <w:ins w:id="1708" w:author="Попова Дарья" w:date="2021-03-15T20:03:00Z">
        <w:r w:rsidR="0070261A">
          <w:rPr>
            <w:rFonts w:ascii="Arial" w:hAnsi="Arial" w:cs="Arial"/>
            <w:color w:val="000000" w:themeColor="text1"/>
          </w:rPr>
          <w:t xml:space="preserve"> по всем направлениям</w:t>
        </w:r>
      </w:ins>
      <w:r>
        <w:rPr>
          <w:rFonts w:ascii="Arial" w:hAnsi="Arial" w:cs="Arial"/>
          <w:color w:val="000000" w:themeColor="text1"/>
        </w:rPr>
        <w:t xml:space="preserve">. Ответственным специалистом от Технического комитета УК осуществляется печать аналитических отчётов в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Analysis</w:t>
      </w:r>
      <w:r w:rsidRPr="00186A8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for</w:t>
      </w:r>
      <w:r w:rsidRPr="00186A8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Excel</w:t>
      </w:r>
      <w:r w:rsidRPr="00A34E05"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color w:val="000000" w:themeColor="text1"/>
        </w:rPr>
        <w:t xml:space="preserve">код </w:t>
      </w:r>
      <w:r w:rsidRPr="00B04EF5">
        <w:rPr>
          <w:rFonts w:ascii="Arial" w:hAnsi="Arial" w:cs="Arial"/>
          <w:color w:val="000000" w:themeColor="text1"/>
        </w:rPr>
        <w:t>MCB0</w:t>
      </w:r>
      <w:ins w:id="1709" w:author="Попова Дарья" w:date="2021-03-15T20:03:00Z">
        <w:r w:rsidR="0070261A">
          <w:rPr>
            <w:rFonts w:ascii="Arial" w:hAnsi="Arial" w:cs="Arial"/>
            <w:color w:val="000000" w:themeColor="text1"/>
          </w:rPr>
          <w:t>8-01</w:t>
        </w:r>
      </w:ins>
      <w:del w:id="1710" w:author="Попова Дарья" w:date="2021-03-15T20:03:00Z">
        <w:r w:rsidRPr="00B04EF5" w:rsidDel="0070261A">
          <w:rPr>
            <w:rFonts w:ascii="Arial" w:hAnsi="Arial" w:cs="Arial"/>
            <w:color w:val="000000" w:themeColor="text1"/>
          </w:rPr>
          <w:delText>5</w:delText>
        </w:r>
      </w:del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 реестре разработок, описание в разделе 5.10 настоящего КД).</w:t>
      </w:r>
    </w:p>
    <w:p w14:paraId="74B5E37D" w14:textId="77777777" w:rsidR="00E44663" w:rsidRPr="002B35EB" w:rsidRDefault="00E44663" w:rsidP="00E4466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D8FDDFE" w14:textId="61D1E46D" w:rsidR="001C2C87" w:rsidRPr="009936BB" w:rsidRDefault="001C2C8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954B79">
        <w:rPr>
          <w:rFonts w:eastAsiaTheme="majorEastAsia" w:cstheme="majorBidi"/>
          <w:b/>
          <w:i w:val="0"/>
          <w:caps w:val="0"/>
          <w:sz w:val="24"/>
          <w:szCs w:val="24"/>
        </w:rPr>
        <w:t>1</w:t>
      </w:r>
      <w:r w:rsidR="00196EC8">
        <w:rPr>
          <w:rFonts w:eastAsiaTheme="majorEastAsia" w:cstheme="majorBidi"/>
          <w:b/>
          <w:i w:val="0"/>
          <w:caps w:val="0"/>
          <w:sz w:val="24"/>
          <w:szCs w:val="24"/>
        </w:rPr>
        <w:t>1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>Рассмотрение плана и бюджета воздействий на ПА Техническим комитетом УК</w:t>
      </w:r>
    </w:p>
    <w:p w14:paraId="134466AB" w14:textId="647865E0" w:rsidR="00D23E52" w:rsidRDefault="00D23E52" w:rsidP="00D23E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Участники </w:t>
      </w:r>
      <w:r w:rsidR="009E1B0C">
        <w:rPr>
          <w:rFonts w:ascii="Arial" w:hAnsi="Arial" w:cs="Arial"/>
          <w:color w:val="000000" w:themeColor="text1"/>
        </w:rPr>
        <w:t xml:space="preserve">Технического </w:t>
      </w:r>
      <w:r w:rsidR="00EB32C6">
        <w:rPr>
          <w:rFonts w:ascii="Arial" w:hAnsi="Arial" w:cs="Arial"/>
          <w:color w:val="000000" w:themeColor="text1"/>
        </w:rPr>
        <w:t xml:space="preserve">комитета УК </w:t>
      </w:r>
      <w:r>
        <w:rPr>
          <w:rFonts w:ascii="Arial" w:hAnsi="Arial" w:cs="Arial"/>
          <w:color w:val="000000" w:themeColor="text1"/>
        </w:rPr>
        <w:t>получат оповещение по электронной почте о необходимости выполнить свои шаг</w:t>
      </w:r>
      <w:r w:rsidR="00E661D5">
        <w:rPr>
          <w:rFonts w:ascii="Arial" w:hAnsi="Arial" w:cs="Arial"/>
          <w:color w:val="000000" w:themeColor="text1"/>
        </w:rPr>
        <w:t>и</w:t>
      </w:r>
      <w:r>
        <w:rPr>
          <w:rFonts w:ascii="Arial" w:hAnsi="Arial" w:cs="Arial"/>
          <w:color w:val="000000" w:themeColor="text1"/>
        </w:rPr>
        <w:t>.</w:t>
      </w:r>
    </w:p>
    <w:p w14:paraId="4223584E" w14:textId="264DB5A3" w:rsidR="004334FE" w:rsidRDefault="00D23E52" w:rsidP="00D23E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 аналогии с реализацией </w:t>
      </w:r>
      <w:r w:rsidR="00E70E42">
        <w:rPr>
          <w:rFonts w:ascii="Arial" w:hAnsi="Arial" w:cs="Arial"/>
          <w:color w:val="000000" w:themeColor="text1"/>
        </w:rPr>
        <w:t xml:space="preserve">рассмотрения </w:t>
      </w:r>
      <w:r w:rsidR="00E661D5">
        <w:rPr>
          <w:rFonts w:ascii="Arial" w:hAnsi="Arial" w:cs="Arial"/>
          <w:color w:val="000000" w:themeColor="text1"/>
        </w:rPr>
        <w:t xml:space="preserve">планов и </w:t>
      </w:r>
      <w:r w:rsidR="00E70E42">
        <w:rPr>
          <w:rFonts w:ascii="Arial" w:hAnsi="Arial" w:cs="Arial"/>
          <w:color w:val="000000" w:themeColor="text1"/>
        </w:rPr>
        <w:t>бюджет</w:t>
      </w:r>
      <w:r w:rsidR="00E661D5">
        <w:rPr>
          <w:rFonts w:ascii="Arial" w:hAnsi="Arial" w:cs="Arial"/>
          <w:color w:val="000000" w:themeColor="text1"/>
        </w:rPr>
        <w:t xml:space="preserve">ов воздействий на ПА </w:t>
      </w:r>
      <w:r w:rsidR="009E1B0C">
        <w:rPr>
          <w:rFonts w:ascii="Arial" w:hAnsi="Arial" w:cs="Arial"/>
          <w:color w:val="000000" w:themeColor="text1"/>
        </w:rPr>
        <w:t xml:space="preserve">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 w:rsidR="00E70E42">
        <w:rPr>
          <w:rFonts w:ascii="Arial" w:hAnsi="Arial" w:cs="Arial"/>
          <w:color w:val="000000" w:themeColor="text1"/>
        </w:rPr>
        <w:t xml:space="preserve">, участники </w:t>
      </w:r>
      <w:r w:rsidR="009E1B0C">
        <w:rPr>
          <w:rFonts w:ascii="Arial" w:hAnsi="Arial" w:cs="Arial"/>
          <w:color w:val="000000" w:themeColor="text1"/>
        </w:rPr>
        <w:t xml:space="preserve">Технического </w:t>
      </w:r>
      <w:r w:rsidR="00E70E42">
        <w:rPr>
          <w:rFonts w:ascii="Arial" w:hAnsi="Arial" w:cs="Arial"/>
          <w:color w:val="000000" w:themeColor="text1"/>
        </w:rPr>
        <w:t>комитет</w:t>
      </w:r>
      <w:r w:rsidR="00C11CB3">
        <w:rPr>
          <w:rFonts w:ascii="Arial" w:hAnsi="Arial" w:cs="Arial"/>
          <w:color w:val="000000" w:themeColor="text1"/>
        </w:rPr>
        <w:t>а</w:t>
      </w:r>
      <w:r w:rsidR="00E70E42">
        <w:rPr>
          <w:rFonts w:ascii="Arial" w:hAnsi="Arial" w:cs="Arial"/>
          <w:color w:val="000000" w:themeColor="text1"/>
        </w:rPr>
        <w:t xml:space="preserve"> </w:t>
      </w:r>
      <w:r w:rsidR="006B5140">
        <w:rPr>
          <w:rFonts w:ascii="Arial" w:hAnsi="Arial" w:cs="Arial"/>
          <w:color w:val="000000" w:themeColor="text1"/>
        </w:rPr>
        <w:t xml:space="preserve">УК </w:t>
      </w:r>
      <w:r w:rsidR="00E70E42">
        <w:rPr>
          <w:rFonts w:ascii="Arial" w:hAnsi="Arial" w:cs="Arial"/>
          <w:color w:val="000000" w:themeColor="text1"/>
        </w:rPr>
        <w:t>будут назначены в качестве соисполнителей по данному шагу. Будет настроена группа пользователей, в которую будут включены учётные записи участников комитет</w:t>
      </w:r>
      <w:r w:rsidR="00C11CB3">
        <w:rPr>
          <w:rFonts w:ascii="Arial" w:hAnsi="Arial" w:cs="Arial"/>
          <w:color w:val="000000" w:themeColor="text1"/>
        </w:rPr>
        <w:t>а</w:t>
      </w:r>
      <w:r w:rsidR="00E70E42">
        <w:rPr>
          <w:rFonts w:ascii="Arial" w:hAnsi="Arial" w:cs="Arial"/>
          <w:color w:val="000000" w:themeColor="text1"/>
        </w:rPr>
        <w:t>. Данная группа будет указана в качестве исполнителя шага.</w:t>
      </w:r>
      <w:del w:id="1711" w:author="Попова Дарья" w:date="2021-03-16T13:38:00Z">
        <w:r w:rsidR="00E70E42" w:rsidDel="003164A4">
          <w:rPr>
            <w:rFonts w:ascii="Arial" w:hAnsi="Arial" w:cs="Arial"/>
            <w:color w:val="000000" w:themeColor="text1"/>
          </w:rPr>
          <w:delText xml:space="preserve"> </w:delText>
        </w:r>
      </w:del>
      <w:del w:id="1712" w:author="Попова Дарья" w:date="2021-03-16T13:37:00Z">
        <w:r w:rsidR="00E70E42" w:rsidRPr="001B5F20" w:rsidDel="003164A4">
          <w:rPr>
            <w:rFonts w:ascii="Arial" w:hAnsi="Arial" w:cs="Arial"/>
            <w:color w:val="000000" w:themeColor="text1"/>
            <w:highlight w:val="yellow"/>
            <w:rPrChange w:id="1713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>Реализованн</w:delText>
        </w:r>
        <w:r w:rsidR="00E661D5" w:rsidRPr="001B5F20" w:rsidDel="003164A4">
          <w:rPr>
            <w:rFonts w:ascii="Arial" w:hAnsi="Arial" w:cs="Arial"/>
            <w:color w:val="000000" w:themeColor="text1"/>
            <w:highlight w:val="yellow"/>
            <w:rPrChange w:id="1714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>ое</w:delText>
        </w:r>
        <w:r w:rsidR="00E70E42" w:rsidRPr="001B5F20" w:rsidDel="003164A4">
          <w:rPr>
            <w:rFonts w:ascii="Arial" w:hAnsi="Arial" w:cs="Arial"/>
            <w:color w:val="000000" w:themeColor="text1"/>
            <w:highlight w:val="yellow"/>
            <w:rPrChange w:id="1715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 xml:space="preserve"> </w:delText>
        </w:r>
        <w:r w:rsidR="00E661D5" w:rsidRPr="001B5F20" w:rsidDel="003164A4">
          <w:rPr>
            <w:rFonts w:ascii="Arial" w:hAnsi="Arial" w:cs="Arial"/>
            <w:color w:val="000000" w:themeColor="text1"/>
            <w:highlight w:val="yellow"/>
            <w:rPrChange w:id="1716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 xml:space="preserve">отдельное ведущее измерение </w:delText>
        </w:r>
        <w:r w:rsidR="00F54BB4" w:rsidRPr="001B5F20" w:rsidDel="003164A4">
          <w:rPr>
            <w:rFonts w:ascii="Arial" w:hAnsi="Arial" w:cs="Arial"/>
            <w:color w:val="000000" w:themeColor="text1"/>
            <w:highlight w:val="yellow"/>
            <w:rPrChange w:id="1717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>(</w:delText>
        </w:r>
        <w:r w:rsidR="00C97BC6" w:rsidRPr="001B5F20" w:rsidDel="003164A4">
          <w:rPr>
            <w:rFonts w:ascii="Arial" w:hAnsi="Arial" w:cs="Arial"/>
            <w:color w:val="000000" w:themeColor="text1"/>
            <w:highlight w:val="yellow"/>
            <w:rPrChange w:id="1718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>описание в разделе 5.10 настоящего КД</w:delText>
        </w:r>
        <w:r w:rsidR="00F54BB4" w:rsidRPr="001B5F20" w:rsidDel="003164A4">
          <w:rPr>
            <w:rFonts w:ascii="Arial" w:hAnsi="Arial" w:cs="Arial"/>
            <w:color w:val="000000" w:themeColor="text1"/>
            <w:highlight w:val="yellow"/>
            <w:rPrChange w:id="1719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 xml:space="preserve">) </w:delText>
        </w:r>
        <w:r w:rsidR="00E70E42" w:rsidRPr="001B5F20" w:rsidDel="003164A4">
          <w:rPr>
            <w:rFonts w:ascii="Arial" w:hAnsi="Arial" w:cs="Arial"/>
            <w:color w:val="000000" w:themeColor="text1"/>
            <w:highlight w:val="yellow"/>
            <w:rPrChange w:id="1720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>будет выполнять проверку выполнения опе</w:delText>
        </w:r>
        <w:r w:rsidR="00CA4B73" w:rsidRPr="001B5F20" w:rsidDel="003164A4">
          <w:rPr>
            <w:rFonts w:ascii="Arial" w:hAnsi="Arial" w:cs="Arial"/>
            <w:color w:val="000000" w:themeColor="text1"/>
            <w:highlight w:val="yellow"/>
            <w:rPrChange w:id="1721" w:author="Попова Дарья" w:date="2021-03-15T15:39:00Z">
              <w:rPr>
                <w:rFonts w:ascii="Arial" w:hAnsi="Arial" w:cs="Arial"/>
                <w:color w:val="000000" w:themeColor="text1"/>
              </w:rPr>
            </w:rPrChange>
          </w:rPr>
          <w:delText>рации каждым участником группу.</w:delText>
        </w:r>
      </w:del>
    </w:p>
    <w:p w14:paraId="60FF8C4A" w14:textId="3F5972E8" w:rsidR="00D23E52" w:rsidRDefault="00E70E42" w:rsidP="00D23E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роли проверяющего будет выступать </w:t>
      </w:r>
      <w:ins w:id="1722" w:author="Попова Дарья Николаевна (Подрядчик. ООО БерингПойнт)" w:date="2021-04-07T14:20:00Z">
        <w:r w:rsidR="00243C80">
          <w:rPr>
            <w:rFonts w:ascii="Arial" w:hAnsi="Arial" w:cs="Arial"/>
            <w:color w:val="000000" w:themeColor="text1"/>
          </w:rPr>
          <w:t xml:space="preserve">Старший </w:t>
        </w:r>
      </w:ins>
      <w:r w:rsidR="00E661D5">
        <w:rPr>
          <w:rFonts w:ascii="Arial" w:hAnsi="Arial" w:cs="Arial"/>
          <w:color w:val="000000" w:themeColor="text1"/>
        </w:rPr>
        <w:t>Вице-президент БП и ТП УК</w:t>
      </w:r>
      <w:r>
        <w:rPr>
          <w:rFonts w:ascii="Arial" w:hAnsi="Arial" w:cs="Arial"/>
          <w:color w:val="000000" w:themeColor="text1"/>
        </w:rPr>
        <w:t xml:space="preserve">. По результатам заседания </w:t>
      </w:r>
      <w:r w:rsidR="009E1B0C">
        <w:rPr>
          <w:rFonts w:ascii="Arial" w:hAnsi="Arial" w:cs="Arial"/>
          <w:color w:val="000000" w:themeColor="text1"/>
        </w:rPr>
        <w:t xml:space="preserve">Технического </w:t>
      </w:r>
      <w:r>
        <w:rPr>
          <w:rFonts w:ascii="Arial" w:hAnsi="Arial" w:cs="Arial"/>
          <w:color w:val="000000" w:themeColor="text1"/>
        </w:rPr>
        <w:t>комитет</w:t>
      </w:r>
      <w:r w:rsidR="00C11CB3">
        <w:rPr>
          <w:rFonts w:ascii="Arial" w:hAnsi="Arial" w:cs="Arial"/>
          <w:color w:val="000000" w:themeColor="text1"/>
        </w:rPr>
        <w:t xml:space="preserve">а УК </w:t>
      </w:r>
      <w:r>
        <w:rPr>
          <w:rFonts w:ascii="Arial" w:hAnsi="Arial" w:cs="Arial"/>
          <w:color w:val="000000" w:themeColor="text1"/>
        </w:rPr>
        <w:t xml:space="preserve">им будет вынесено решение об отклонении или утверждении бюджета </w:t>
      </w:r>
      <w:r w:rsidR="005179F7">
        <w:rPr>
          <w:rFonts w:ascii="Arial" w:hAnsi="Arial" w:cs="Arial"/>
          <w:color w:val="000000" w:themeColor="text1"/>
        </w:rPr>
        <w:t>воздействий на ПА</w:t>
      </w:r>
      <w:r w:rsidR="009E1B0C">
        <w:rPr>
          <w:rFonts w:ascii="Arial" w:hAnsi="Arial" w:cs="Arial"/>
          <w:color w:val="000000" w:themeColor="text1"/>
        </w:rPr>
        <w:t xml:space="preserve"> </w:t>
      </w:r>
      <w:r w:rsidR="005179F7">
        <w:rPr>
          <w:rFonts w:ascii="Arial" w:hAnsi="Arial" w:cs="Arial"/>
          <w:color w:val="000000" w:themeColor="text1"/>
        </w:rPr>
        <w:t>БЕ</w:t>
      </w:r>
      <w:r>
        <w:rPr>
          <w:rFonts w:ascii="Arial" w:hAnsi="Arial" w:cs="Arial"/>
          <w:color w:val="000000" w:themeColor="text1"/>
        </w:rPr>
        <w:t>.</w:t>
      </w:r>
    </w:p>
    <w:p w14:paraId="46B5D88F" w14:textId="03D2F08F" w:rsidR="007E0B33" w:rsidRDefault="007E0B33" w:rsidP="007E0B3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поддержания шага процесса будет </w:t>
      </w:r>
      <w:r w:rsidRPr="007E0B33">
        <w:rPr>
          <w:rFonts w:ascii="Arial" w:hAnsi="Arial" w:cs="Arial"/>
          <w:color w:val="000000" w:themeColor="text1"/>
        </w:rPr>
        <w:t xml:space="preserve">реализован аналитический отчёт в </w:t>
      </w:r>
      <w:r w:rsidR="00525972">
        <w:rPr>
          <w:rFonts w:ascii="Arial" w:hAnsi="Arial" w:cs="Arial"/>
          <w:color w:val="000000" w:themeColor="text1"/>
          <w:lang w:val="en-US"/>
        </w:rPr>
        <w:t>SAP</w:t>
      </w:r>
      <w:r w:rsidR="00525972" w:rsidRPr="00494E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0B33">
        <w:rPr>
          <w:rFonts w:ascii="Arial" w:hAnsi="Arial" w:cs="Arial"/>
          <w:color w:val="000000" w:themeColor="text1"/>
        </w:rPr>
        <w:t>Analysis</w:t>
      </w:r>
      <w:proofErr w:type="spellEnd"/>
      <w:r w:rsidRPr="007E0B3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0B33">
        <w:rPr>
          <w:rFonts w:ascii="Arial" w:hAnsi="Arial" w:cs="Arial"/>
          <w:color w:val="000000" w:themeColor="text1"/>
        </w:rPr>
        <w:t>for</w:t>
      </w:r>
      <w:proofErr w:type="spellEnd"/>
      <w:r w:rsidRPr="007E0B3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0B33">
        <w:rPr>
          <w:rFonts w:ascii="Arial" w:hAnsi="Arial" w:cs="Arial"/>
          <w:color w:val="000000" w:themeColor="text1"/>
        </w:rPr>
        <w:t>Excel</w:t>
      </w:r>
      <w:proofErr w:type="spellEnd"/>
      <w:r w:rsidR="00AA5589">
        <w:rPr>
          <w:rFonts w:ascii="Arial" w:hAnsi="Arial" w:cs="Arial"/>
          <w:color w:val="000000" w:themeColor="text1"/>
        </w:rPr>
        <w:t xml:space="preserve"> (код </w:t>
      </w:r>
      <w:r w:rsidR="00B04EF5" w:rsidRPr="00B04EF5">
        <w:rPr>
          <w:rFonts w:ascii="Arial" w:hAnsi="Arial" w:cs="Arial"/>
          <w:color w:val="000000" w:themeColor="text1"/>
        </w:rPr>
        <w:t>MCB0</w:t>
      </w:r>
      <w:ins w:id="1723" w:author="Попова Дарья" w:date="2021-03-15T20:03:00Z">
        <w:r w:rsidR="00B03E69">
          <w:rPr>
            <w:rFonts w:ascii="Arial" w:hAnsi="Arial" w:cs="Arial"/>
            <w:color w:val="000000" w:themeColor="text1"/>
          </w:rPr>
          <w:t>8-01</w:t>
        </w:r>
      </w:ins>
      <w:del w:id="1724" w:author="Попова Дарья" w:date="2021-03-15T20:03:00Z">
        <w:r w:rsidR="00B04EF5" w:rsidRPr="00B04EF5" w:rsidDel="00B03E69">
          <w:rPr>
            <w:rFonts w:ascii="Arial" w:hAnsi="Arial" w:cs="Arial"/>
            <w:color w:val="000000" w:themeColor="text1"/>
          </w:rPr>
          <w:delText>5</w:delText>
        </w:r>
      </w:del>
      <w:r w:rsidR="00B04EF5" w:rsidRPr="009936BB">
        <w:rPr>
          <w:rFonts w:ascii="Arial" w:hAnsi="Arial" w:cs="Arial"/>
          <w:color w:val="000000" w:themeColor="text1"/>
        </w:rPr>
        <w:t xml:space="preserve"> </w:t>
      </w:r>
      <w:r w:rsidR="00AA5589">
        <w:rPr>
          <w:rFonts w:ascii="Arial" w:hAnsi="Arial" w:cs="Arial"/>
          <w:color w:val="000000" w:themeColor="text1"/>
        </w:rPr>
        <w:t>в реестре разработок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AA5589">
        <w:rPr>
          <w:rFonts w:ascii="Arial" w:hAnsi="Arial" w:cs="Arial"/>
          <w:color w:val="000000" w:themeColor="text1"/>
        </w:rPr>
        <w:t>)</w:t>
      </w:r>
      <w:r w:rsidRPr="007E0B33">
        <w:rPr>
          <w:rFonts w:ascii="Arial" w:hAnsi="Arial" w:cs="Arial"/>
          <w:color w:val="000000" w:themeColor="text1"/>
        </w:rPr>
        <w:t>.</w:t>
      </w:r>
    </w:p>
    <w:p w14:paraId="5A77E1CF" w14:textId="0F77806E" w:rsidR="00196EC8" w:rsidRDefault="007E0B33" w:rsidP="00D23E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Отклонение </w:t>
      </w:r>
      <w:r w:rsidR="00921BB2">
        <w:rPr>
          <w:rFonts w:ascii="Arial" w:hAnsi="Arial" w:cs="Arial"/>
          <w:color w:val="000000" w:themeColor="text1"/>
        </w:rPr>
        <w:t xml:space="preserve">планов и </w:t>
      </w:r>
      <w:r>
        <w:rPr>
          <w:rFonts w:ascii="Arial" w:hAnsi="Arial" w:cs="Arial"/>
          <w:color w:val="000000" w:themeColor="text1"/>
        </w:rPr>
        <w:t>бюджет</w:t>
      </w:r>
      <w:r w:rsidR="00921BB2">
        <w:rPr>
          <w:rFonts w:ascii="Arial" w:hAnsi="Arial" w:cs="Arial"/>
          <w:color w:val="000000" w:themeColor="text1"/>
        </w:rPr>
        <w:t>ов</w:t>
      </w:r>
      <w:r>
        <w:rPr>
          <w:rFonts w:ascii="Arial" w:hAnsi="Arial" w:cs="Arial"/>
          <w:color w:val="000000" w:themeColor="text1"/>
        </w:rPr>
        <w:t xml:space="preserve"> </w:t>
      </w:r>
      <w:r w:rsidR="00921BB2">
        <w:rPr>
          <w:rFonts w:ascii="Arial" w:hAnsi="Arial" w:cs="Arial"/>
          <w:color w:val="000000" w:themeColor="text1"/>
        </w:rPr>
        <w:t>воздействий на ПА</w:t>
      </w:r>
      <w:r w:rsidR="009E1B0C">
        <w:rPr>
          <w:rFonts w:ascii="Arial" w:hAnsi="Arial" w:cs="Arial"/>
          <w:color w:val="000000" w:themeColor="text1"/>
        </w:rPr>
        <w:t xml:space="preserve"> </w:t>
      </w:r>
      <w:r w:rsidR="00562D49">
        <w:rPr>
          <w:rFonts w:ascii="Arial" w:hAnsi="Arial" w:cs="Arial"/>
          <w:color w:val="000000" w:themeColor="text1"/>
        </w:rPr>
        <w:t>прив</w:t>
      </w:r>
      <w:r w:rsidR="00921BB2">
        <w:rPr>
          <w:rFonts w:ascii="Arial" w:hAnsi="Arial" w:cs="Arial"/>
          <w:color w:val="000000" w:themeColor="text1"/>
        </w:rPr>
        <w:t>е</w:t>
      </w:r>
      <w:r w:rsidR="00562D49">
        <w:rPr>
          <w:rFonts w:ascii="Arial" w:hAnsi="Arial" w:cs="Arial"/>
          <w:color w:val="000000" w:themeColor="text1"/>
        </w:rPr>
        <w:t>д</w:t>
      </w:r>
      <w:r w:rsidR="00921BB2">
        <w:rPr>
          <w:rFonts w:ascii="Arial" w:hAnsi="Arial" w:cs="Arial"/>
          <w:color w:val="000000" w:themeColor="text1"/>
        </w:rPr>
        <w:t>ёт</w:t>
      </w:r>
      <w:r>
        <w:rPr>
          <w:rFonts w:ascii="Arial" w:hAnsi="Arial" w:cs="Arial"/>
          <w:color w:val="000000" w:themeColor="text1"/>
        </w:rPr>
        <w:t xml:space="preserve"> к возврату </w:t>
      </w:r>
      <w:r w:rsidR="00921BB2">
        <w:rPr>
          <w:rFonts w:ascii="Arial" w:hAnsi="Arial" w:cs="Arial"/>
          <w:color w:val="000000" w:themeColor="text1"/>
        </w:rPr>
        <w:t xml:space="preserve">их </w:t>
      </w:r>
      <w:r w:rsidR="00D87DE0">
        <w:rPr>
          <w:rFonts w:ascii="Arial" w:hAnsi="Arial" w:cs="Arial"/>
          <w:color w:val="000000" w:themeColor="text1"/>
        </w:rPr>
        <w:t>на доработку</w:t>
      </w:r>
      <w:del w:id="1725" w:author="Попова Дарья" w:date="2021-03-15T20:04:00Z">
        <w:r w:rsidR="00D87DE0" w:rsidDel="00B03E69">
          <w:rPr>
            <w:rFonts w:ascii="Arial" w:hAnsi="Arial" w:cs="Arial"/>
            <w:color w:val="000000" w:themeColor="text1"/>
          </w:rPr>
          <w:delText xml:space="preserve"> </w:delText>
        </w:r>
        <w:r w:rsidR="00921BB2" w:rsidDel="00B03E69">
          <w:rPr>
            <w:rFonts w:ascii="Arial" w:hAnsi="Arial" w:cs="Arial"/>
            <w:color w:val="000000" w:themeColor="text1"/>
          </w:rPr>
          <w:delText>в рамках соответствующих процессов: долгосрочного, среднесрочного и годового планирования воздействий на ПА</w:delText>
        </w:r>
      </w:del>
      <w:r w:rsidR="00D87DE0">
        <w:rPr>
          <w:rFonts w:ascii="Arial" w:hAnsi="Arial" w:cs="Arial"/>
          <w:color w:val="000000" w:themeColor="text1"/>
        </w:rPr>
        <w:t xml:space="preserve">. </w:t>
      </w:r>
      <w:r w:rsidR="005D4506" w:rsidRPr="005D4506">
        <w:rPr>
          <w:rFonts w:ascii="Arial" w:hAnsi="Arial" w:cs="Arial"/>
          <w:color w:val="000000" w:themeColor="text1"/>
        </w:rPr>
        <w:t xml:space="preserve">При этом в комментарии </w:t>
      </w:r>
      <w:r w:rsidR="00A132BB">
        <w:rPr>
          <w:rFonts w:ascii="Arial" w:hAnsi="Arial" w:cs="Arial"/>
          <w:color w:val="000000" w:themeColor="text1"/>
        </w:rPr>
        <w:t>у</w:t>
      </w:r>
      <w:r w:rsidR="005D4506" w:rsidRPr="005D4506">
        <w:rPr>
          <w:rFonts w:ascii="Arial" w:hAnsi="Arial" w:cs="Arial"/>
          <w:color w:val="000000" w:themeColor="text1"/>
        </w:rPr>
        <w:t>казывается причина отклонения</w:t>
      </w:r>
      <w:r w:rsidR="005D4506">
        <w:rPr>
          <w:rFonts w:ascii="Arial" w:hAnsi="Arial" w:cs="Arial"/>
          <w:color w:val="000000" w:themeColor="text1"/>
        </w:rPr>
        <w:t xml:space="preserve">. </w:t>
      </w:r>
      <w:r w:rsidR="00CD17D6">
        <w:rPr>
          <w:rFonts w:ascii="Arial" w:hAnsi="Arial" w:cs="Arial"/>
          <w:color w:val="000000" w:themeColor="text1"/>
        </w:rPr>
        <w:t xml:space="preserve">Корректировка </w:t>
      </w:r>
      <w:r w:rsidR="00921BB2">
        <w:rPr>
          <w:rFonts w:ascii="Arial" w:hAnsi="Arial" w:cs="Arial"/>
          <w:color w:val="000000" w:themeColor="text1"/>
        </w:rPr>
        <w:t xml:space="preserve">годового </w:t>
      </w:r>
      <w:r w:rsidR="00CD17D6">
        <w:rPr>
          <w:rFonts w:ascii="Arial" w:hAnsi="Arial" w:cs="Arial"/>
          <w:color w:val="000000" w:themeColor="text1"/>
        </w:rPr>
        <w:t>бюджета</w:t>
      </w:r>
      <w:r w:rsidR="009E1B0C">
        <w:rPr>
          <w:rFonts w:ascii="Arial" w:hAnsi="Arial" w:cs="Arial"/>
          <w:color w:val="000000" w:themeColor="text1"/>
        </w:rPr>
        <w:t xml:space="preserve"> </w:t>
      </w:r>
      <w:r w:rsidR="00921BB2">
        <w:rPr>
          <w:rFonts w:ascii="Arial" w:hAnsi="Arial" w:cs="Arial"/>
          <w:color w:val="000000" w:themeColor="text1"/>
        </w:rPr>
        <w:t xml:space="preserve">воздействий на ПА </w:t>
      </w:r>
      <w:r w:rsidR="00CD17D6">
        <w:rPr>
          <w:rFonts w:ascii="Arial" w:hAnsi="Arial" w:cs="Arial"/>
          <w:color w:val="000000" w:themeColor="text1"/>
        </w:rPr>
        <w:t>предполагает</w:t>
      </w:r>
      <w:r w:rsidR="009E1B0C">
        <w:rPr>
          <w:rFonts w:ascii="Arial" w:hAnsi="Arial" w:cs="Arial"/>
          <w:color w:val="000000" w:themeColor="text1"/>
        </w:rPr>
        <w:t xml:space="preserve"> изменение </w:t>
      </w:r>
      <w:ins w:id="1726" w:author="Попова Дарья" w:date="2021-03-10T16:35:00Z">
        <w:r w:rsidR="00A670AE">
          <w:rPr>
            <w:rFonts w:ascii="Arial" w:hAnsi="Arial" w:cs="Arial"/>
            <w:color w:val="000000" w:themeColor="text1"/>
          </w:rPr>
          <w:t xml:space="preserve">пользователем </w:t>
        </w:r>
      </w:ins>
      <w:r w:rsidR="009E1B0C">
        <w:rPr>
          <w:rFonts w:ascii="Arial" w:hAnsi="Arial" w:cs="Arial"/>
          <w:color w:val="000000" w:themeColor="text1"/>
        </w:rPr>
        <w:t>статуса Заказов</w:t>
      </w:r>
      <w:r w:rsidR="009E1B0C" w:rsidRPr="009E1B0C">
        <w:rPr>
          <w:rFonts w:ascii="Arial" w:hAnsi="Arial" w:cs="Arial"/>
          <w:color w:val="000000" w:themeColor="text1"/>
        </w:rPr>
        <w:t xml:space="preserve"> ТОРО </w:t>
      </w:r>
      <w:del w:id="1727" w:author="Попова Дарья" w:date="2021-03-10T16:35:00Z">
        <w:r w:rsidR="009E1B0C" w:rsidRPr="009E1B0C" w:rsidDel="00A670AE">
          <w:rPr>
            <w:rFonts w:ascii="Arial" w:hAnsi="Arial" w:cs="Arial"/>
            <w:color w:val="000000" w:themeColor="text1"/>
          </w:rPr>
          <w:delText xml:space="preserve">с ГИП, ГОД </w:delText>
        </w:r>
      </w:del>
      <w:r w:rsidR="009E1B0C" w:rsidRPr="009E1B0C">
        <w:rPr>
          <w:rFonts w:ascii="Arial" w:hAnsi="Arial" w:cs="Arial"/>
          <w:color w:val="000000" w:themeColor="text1"/>
        </w:rPr>
        <w:t xml:space="preserve">на ПЛАН, </w:t>
      </w:r>
      <w:del w:id="1728" w:author="Попова Дарья" w:date="2021-03-10T16:35:00Z">
        <w:r w:rsidR="009E1B0C" w:rsidRPr="009E1B0C" w:rsidDel="00A670AE">
          <w:rPr>
            <w:rFonts w:ascii="Arial" w:hAnsi="Arial" w:cs="Arial"/>
            <w:color w:val="000000" w:themeColor="text1"/>
          </w:rPr>
          <w:delText>ГОД</w:delText>
        </w:r>
        <w:r w:rsidR="00555C2F" w:rsidDel="00A670AE">
          <w:rPr>
            <w:rFonts w:ascii="Arial" w:hAnsi="Arial" w:cs="Arial"/>
            <w:color w:val="000000" w:themeColor="text1"/>
          </w:rPr>
          <w:delText>, снятие ГИП</w:delText>
        </w:r>
        <w:r w:rsidR="009E1B0C" w:rsidRPr="009E1B0C" w:rsidDel="00A670AE">
          <w:rPr>
            <w:rFonts w:ascii="Arial" w:hAnsi="Arial" w:cs="Arial"/>
            <w:color w:val="000000" w:themeColor="text1"/>
          </w:rPr>
          <w:delText>,</w:delText>
        </w:r>
        <w:r w:rsidR="00CD17D6" w:rsidDel="00A670AE">
          <w:rPr>
            <w:rFonts w:ascii="Arial" w:hAnsi="Arial" w:cs="Arial"/>
            <w:color w:val="000000" w:themeColor="text1"/>
          </w:rPr>
          <w:delText xml:space="preserve"> </w:delText>
        </w:r>
      </w:del>
      <w:r w:rsidR="00CD17D6">
        <w:rPr>
          <w:rFonts w:ascii="Arial" w:hAnsi="Arial" w:cs="Arial"/>
          <w:color w:val="000000" w:themeColor="text1"/>
        </w:rPr>
        <w:t xml:space="preserve">внесение изменений в </w:t>
      </w:r>
      <w:r w:rsidR="009E1B0C">
        <w:rPr>
          <w:rFonts w:ascii="Arial" w:hAnsi="Arial" w:cs="Arial"/>
          <w:color w:val="000000" w:themeColor="text1"/>
        </w:rPr>
        <w:t xml:space="preserve">Заказы </w:t>
      </w:r>
      <w:r w:rsidR="00CD17D6">
        <w:rPr>
          <w:rFonts w:ascii="Arial" w:hAnsi="Arial" w:cs="Arial"/>
          <w:color w:val="000000" w:themeColor="text1"/>
        </w:rPr>
        <w:t>ТОРО</w:t>
      </w:r>
      <w:ins w:id="1729" w:author="Попова Дарья" w:date="2021-03-15T20:04:00Z">
        <w:r w:rsidR="00B03E69">
          <w:rPr>
            <w:rFonts w:ascii="Arial" w:hAnsi="Arial" w:cs="Arial"/>
            <w:color w:val="000000" w:themeColor="text1"/>
          </w:rPr>
          <w:t xml:space="preserve"> и сетевые графики</w:t>
        </w:r>
      </w:ins>
      <w:r w:rsidR="00CD17D6">
        <w:rPr>
          <w:rFonts w:ascii="Arial" w:hAnsi="Arial" w:cs="Arial"/>
          <w:color w:val="000000" w:themeColor="text1"/>
        </w:rPr>
        <w:t xml:space="preserve"> и повторение процедуры формирования бюджета.</w:t>
      </w:r>
      <w:ins w:id="1730" w:author="Попова Дарья" w:date="2021-03-10T16:35:00Z">
        <w:r w:rsidR="00A670AE">
          <w:rPr>
            <w:rFonts w:ascii="Arial" w:hAnsi="Arial" w:cs="Arial"/>
            <w:color w:val="000000" w:themeColor="text1"/>
          </w:rPr>
          <w:t xml:space="preserve"> Для внесения изменений в заказы ТОРО и сетевые графики требуется разблокировка годового плана воздействий.</w:t>
        </w:r>
      </w:ins>
    </w:p>
    <w:p w14:paraId="7D3339D9" w14:textId="6C8B620D" w:rsidR="00BB2F71" w:rsidRDefault="00C92D85" w:rsidP="00BB2F7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рассмотрения бюджета </w:t>
      </w:r>
      <w:r w:rsidR="00921BB2">
        <w:rPr>
          <w:rFonts w:ascii="Arial" w:hAnsi="Arial" w:cs="Arial"/>
          <w:color w:val="000000" w:themeColor="text1"/>
        </w:rPr>
        <w:t xml:space="preserve">воздействий на ПА </w:t>
      </w:r>
      <w:r w:rsidR="009E1B0C">
        <w:rPr>
          <w:rFonts w:ascii="Arial" w:hAnsi="Arial" w:cs="Arial"/>
          <w:color w:val="000000" w:themeColor="text1"/>
        </w:rPr>
        <w:t xml:space="preserve">Технический </w:t>
      </w:r>
      <w:r>
        <w:rPr>
          <w:rFonts w:ascii="Arial" w:hAnsi="Arial" w:cs="Arial"/>
          <w:color w:val="000000" w:themeColor="text1"/>
        </w:rPr>
        <w:t>комитет</w:t>
      </w:r>
      <w:r w:rsidR="00A132BB">
        <w:rPr>
          <w:rFonts w:ascii="Arial" w:hAnsi="Arial" w:cs="Arial"/>
          <w:color w:val="000000" w:themeColor="text1"/>
        </w:rPr>
        <w:t xml:space="preserve"> УК используют </w:t>
      </w:r>
      <w:r w:rsidR="00BB2F71">
        <w:rPr>
          <w:rFonts w:ascii="Arial" w:hAnsi="Arial" w:cs="Arial"/>
          <w:color w:val="000000" w:themeColor="text1"/>
        </w:rPr>
        <w:t>в том числе и «бумажные» документы, подготовленные на предыдущих шагах процесса. К ним относятся: «</w:t>
      </w:r>
      <w:r w:rsidR="00921BB2">
        <w:rPr>
          <w:rFonts w:ascii="Arial" w:hAnsi="Arial" w:cs="Arial"/>
          <w:color w:val="000000" w:themeColor="text1"/>
        </w:rPr>
        <w:t>Экспертиза проектов, годового плана и бюджета воздействий на ПА</w:t>
      </w:r>
      <w:r w:rsidR="00BB2F71">
        <w:rPr>
          <w:rFonts w:ascii="Arial" w:hAnsi="Arial" w:cs="Arial"/>
          <w:color w:val="000000" w:themeColor="text1"/>
        </w:rPr>
        <w:t xml:space="preserve">», протоколы заседаний </w:t>
      </w:r>
      <w:r w:rsidR="009E1B0C">
        <w:rPr>
          <w:rFonts w:ascii="Arial" w:hAnsi="Arial" w:cs="Arial"/>
          <w:color w:val="000000" w:themeColor="text1"/>
        </w:rPr>
        <w:t xml:space="preserve">Технических </w:t>
      </w:r>
      <w:r w:rsidR="00BB2F71">
        <w:rPr>
          <w:rFonts w:ascii="Arial" w:hAnsi="Arial" w:cs="Arial"/>
          <w:color w:val="000000" w:themeColor="text1"/>
        </w:rPr>
        <w:t>комитетов бизнес-единиц.</w:t>
      </w:r>
    </w:p>
    <w:p w14:paraId="313F4340" w14:textId="7A22CA23" w:rsidR="00BB2F71" w:rsidRPr="00562D49" w:rsidRDefault="00BB2F71" w:rsidP="00BB2F7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Решение комитет</w:t>
      </w:r>
      <w:r w:rsidR="00C11CB3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 xml:space="preserve"> </w:t>
      </w:r>
      <w:r w:rsidR="00A132BB">
        <w:rPr>
          <w:rFonts w:ascii="Arial" w:hAnsi="Arial" w:cs="Arial"/>
          <w:color w:val="000000" w:themeColor="text1"/>
        </w:rPr>
        <w:t xml:space="preserve">УК </w:t>
      </w:r>
      <w:r>
        <w:rPr>
          <w:rFonts w:ascii="Arial" w:hAnsi="Arial" w:cs="Arial"/>
          <w:color w:val="000000" w:themeColor="text1"/>
        </w:rPr>
        <w:t xml:space="preserve">в отношении принятия или отклонения </w:t>
      </w:r>
      <w:r w:rsidR="00921BB2">
        <w:rPr>
          <w:rFonts w:ascii="Arial" w:hAnsi="Arial" w:cs="Arial"/>
          <w:color w:val="000000" w:themeColor="text1"/>
        </w:rPr>
        <w:t xml:space="preserve">планов и </w:t>
      </w:r>
      <w:r>
        <w:rPr>
          <w:rFonts w:ascii="Arial" w:hAnsi="Arial" w:cs="Arial"/>
          <w:color w:val="000000" w:themeColor="text1"/>
        </w:rPr>
        <w:t>бюджет</w:t>
      </w:r>
      <w:r w:rsidR="00921BB2">
        <w:rPr>
          <w:rFonts w:ascii="Arial" w:hAnsi="Arial" w:cs="Arial"/>
          <w:color w:val="000000" w:themeColor="text1"/>
        </w:rPr>
        <w:t>ов</w:t>
      </w:r>
      <w:r>
        <w:rPr>
          <w:rFonts w:ascii="Arial" w:hAnsi="Arial" w:cs="Arial"/>
          <w:color w:val="000000" w:themeColor="text1"/>
        </w:rPr>
        <w:t xml:space="preserve"> </w:t>
      </w:r>
      <w:r w:rsidR="00921BB2">
        <w:rPr>
          <w:rFonts w:ascii="Arial" w:hAnsi="Arial" w:cs="Arial"/>
          <w:color w:val="000000" w:themeColor="text1"/>
        </w:rPr>
        <w:t xml:space="preserve">воздействий на ПА </w:t>
      </w:r>
      <w:r>
        <w:rPr>
          <w:rFonts w:ascii="Arial" w:hAnsi="Arial" w:cs="Arial"/>
          <w:color w:val="000000" w:themeColor="text1"/>
        </w:rPr>
        <w:t xml:space="preserve">оформляется в виде протокола заседания согласующего органа. Если бюджет принимается, что готовится его бумажный вариант за подписью участников </w:t>
      </w:r>
      <w:r w:rsidR="00A132BB">
        <w:rPr>
          <w:rFonts w:ascii="Arial" w:hAnsi="Arial" w:cs="Arial"/>
          <w:color w:val="000000" w:themeColor="text1"/>
        </w:rPr>
        <w:t>процесса согласования</w:t>
      </w:r>
      <w:r>
        <w:rPr>
          <w:rFonts w:ascii="Arial" w:hAnsi="Arial" w:cs="Arial"/>
          <w:color w:val="000000" w:themeColor="text1"/>
        </w:rPr>
        <w:t>.</w:t>
      </w:r>
    </w:p>
    <w:p w14:paraId="6303CD2F" w14:textId="77777777" w:rsidR="002B35EB" w:rsidRPr="002B35EB" w:rsidRDefault="002B35EB" w:rsidP="002B3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C8D9CA6" w14:textId="554873C6" w:rsidR="00CA6900" w:rsidRDefault="00CA6900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115 </w:t>
      </w:r>
      <w:r w:rsidR="003040C1"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3040C1">
        <w:rPr>
          <w:rFonts w:eastAsiaTheme="majorEastAsia" w:cstheme="majorBidi"/>
          <w:b/>
          <w:i w:val="0"/>
          <w:caps w:val="0"/>
          <w:sz w:val="24"/>
          <w:szCs w:val="24"/>
        </w:rPr>
        <w:t>Инициация передачи бюджета в АСКБ и АСКИ</w:t>
      </w:r>
    </w:p>
    <w:p w14:paraId="0F02E9D3" w14:textId="17AB0CFD" w:rsidR="003040C1" w:rsidRDefault="003040C1" w:rsidP="003040C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5D4506">
        <w:rPr>
          <w:rFonts w:ascii="Arial" w:hAnsi="Arial" w:cs="Arial"/>
          <w:color w:val="000000" w:themeColor="text1"/>
        </w:rPr>
        <w:t xml:space="preserve">Если </w:t>
      </w:r>
      <w:del w:id="1731" w:author="Попова Дарья" w:date="2021-03-19T13:31:00Z">
        <w:r w:rsidDel="00611EA5">
          <w:rPr>
            <w:rFonts w:ascii="Arial" w:hAnsi="Arial" w:cs="Arial"/>
            <w:color w:val="000000" w:themeColor="text1"/>
          </w:rPr>
          <w:delText xml:space="preserve">среднесрочный и </w:delText>
        </w:r>
      </w:del>
      <w:r>
        <w:rPr>
          <w:rFonts w:ascii="Arial" w:hAnsi="Arial" w:cs="Arial"/>
          <w:color w:val="000000" w:themeColor="text1"/>
        </w:rPr>
        <w:t>годовой план</w:t>
      </w:r>
      <w:del w:id="1732" w:author="Попова Дарья" w:date="2021-03-19T13:31:00Z">
        <w:r w:rsidDel="00611EA5">
          <w:rPr>
            <w:rFonts w:ascii="Arial" w:hAnsi="Arial" w:cs="Arial"/>
            <w:color w:val="000000" w:themeColor="text1"/>
          </w:rPr>
          <w:delText>ы</w:delText>
        </w:r>
      </w:del>
      <w:r>
        <w:rPr>
          <w:rFonts w:ascii="Arial" w:hAnsi="Arial" w:cs="Arial"/>
          <w:color w:val="000000" w:themeColor="text1"/>
        </w:rPr>
        <w:t xml:space="preserve"> и бюджет</w:t>
      </w:r>
      <w:del w:id="1733" w:author="Попова Дарья" w:date="2021-03-19T13:31:00Z">
        <w:r w:rsidDel="00611EA5">
          <w:rPr>
            <w:rFonts w:ascii="Arial" w:hAnsi="Arial" w:cs="Arial"/>
            <w:color w:val="000000" w:themeColor="text1"/>
          </w:rPr>
          <w:delText>ы</w:delText>
        </w:r>
      </w:del>
      <w:r>
        <w:rPr>
          <w:rFonts w:ascii="Arial" w:hAnsi="Arial" w:cs="Arial"/>
          <w:color w:val="000000" w:themeColor="text1"/>
        </w:rPr>
        <w:t xml:space="preserve"> утверждаются, то инициируются интеграционные потоки с внешними системами.</w:t>
      </w:r>
    </w:p>
    <w:p w14:paraId="6D0D54A7" w14:textId="350C886D" w:rsidR="00A13450" w:rsidRPr="00A13450" w:rsidDel="00A670AE" w:rsidRDefault="00A13450" w:rsidP="00A13450">
      <w:pPr>
        <w:spacing w:after="240" w:line="276" w:lineRule="auto"/>
        <w:ind w:firstLine="567"/>
        <w:rPr>
          <w:del w:id="1734" w:author="Попова Дарья" w:date="2021-03-10T16:36:00Z"/>
          <w:rFonts w:ascii="Arial" w:hAnsi="Arial" w:cs="Arial"/>
          <w:color w:val="000000" w:themeColor="text1"/>
        </w:rPr>
      </w:pPr>
      <w:del w:id="1735" w:author="Попова Дарья" w:date="2021-03-10T16:36:00Z">
        <w:r w:rsidRPr="00A13450" w:rsidDel="00A670AE">
          <w:rPr>
            <w:rFonts w:ascii="Arial" w:hAnsi="Arial" w:cs="Arial"/>
            <w:color w:val="000000" w:themeColor="text1"/>
          </w:rPr>
          <w:delText>Если среднесрочный и годовой планы и бюджеты утверждаются, то инициируются интеграционные потоки с внешними системами.</w:delText>
        </w:r>
      </w:del>
    </w:p>
    <w:p w14:paraId="3EFBA328" w14:textId="538A3EE4" w:rsidR="00A13450" w:rsidRDefault="00A13450" w:rsidP="009B4F4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A13450">
        <w:rPr>
          <w:rFonts w:ascii="Arial" w:hAnsi="Arial" w:cs="Arial"/>
          <w:color w:val="000000" w:themeColor="text1"/>
        </w:rPr>
        <w:t xml:space="preserve">Интеграция с Автоматизированной Системой Консолидации и Бюджетирования (АСКБ) в части передачи в неё </w:t>
      </w:r>
      <w:del w:id="1736" w:author="Попова Дарья" w:date="2021-03-19T13:31:00Z">
        <w:r w:rsidRPr="00A13450" w:rsidDel="00611EA5">
          <w:rPr>
            <w:rFonts w:ascii="Arial" w:hAnsi="Arial" w:cs="Arial"/>
            <w:color w:val="000000" w:themeColor="text1"/>
          </w:rPr>
          <w:delText>первых двух лет</w:delText>
        </w:r>
      </w:del>
      <w:ins w:id="1737" w:author="Попова Дарья" w:date="2021-03-19T13:31:00Z">
        <w:r w:rsidR="00611EA5">
          <w:rPr>
            <w:rFonts w:ascii="Arial" w:hAnsi="Arial" w:cs="Arial"/>
            <w:color w:val="000000" w:themeColor="text1"/>
          </w:rPr>
          <w:t>годового</w:t>
        </w:r>
      </w:ins>
      <w:r w:rsidRPr="00A13450">
        <w:rPr>
          <w:rFonts w:ascii="Arial" w:hAnsi="Arial" w:cs="Arial"/>
          <w:color w:val="000000" w:themeColor="text1"/>
        </w:rPr>
        <w:t xml:space="preserve"> бюджета воздействий на производственные активы бизнес-единиц. В результате обработки Автоматизированной Системой Консолидации и Бюджетирования (АСКБ), переданного бюджета воздействий, будет внесистемное информирование об утверждении либо отклонении данного бюджета. Данный интеграционный поток необходим в целях реализации рассмотрения и утверждения бюджета воздействии на ПА Бюджетным комитетом. Описание интеграционного потока приведено в документе ERP.</w:t>
      </w:r>
      <w:ins w:id="1738" w:author="Попова Дарья" w:date="2021-03-09T14:51:00Z">
        <w:r w:rsidR="007C529E">
          <w:rPr>
            <w:rFonts w:ascii="Arial" w:hAnsi="Arial" w:cs="Arial"/>
            <w:color w:val="000000" w:themeColor="text1"/>
          </w:rPr>
          <w:t>13</w:t>
        </w:r>
      </w:ins>
      <w:del w:id="1739" w:author="Попова Дарья" w:date="2021-03-09T14:51:00Z">
        <w:r w:rsidRPr="00A13450" w:rsidDel="007C529E">
          <w:rPr>
            <w:rFonts w:ascii="Arial" w:hAnsi="Arial" w:cs="Arial"/>
            <w:color w:val="000000" w:themeColor="text1"/>
          </w:rPr>
          <w:delText>9</w:delText>
        </w:r>
      </w:del>
      <w:r w:rsidRPr="00A13450">
        <w:rPr>
          <w:rFonts w:ascii="Arial" w:hAnsi="Arial" w:cs="Arial"/>
          <w:color w:val="000000" w:themeColor="text1"/>
        </w:rPr>
        <w:t>.6.7 «Соглашение об интеграции (межсистемная интеграция) АСКБ – S/4HANA». По результатам рассмотрения бюджета на Бюджетном комитете он может быть утвержден или возвращён на корректировку.</w:t>
      </w:r>
    </w:p>
    <w:p w14:paraId="578E5276" w14:textId="65A8E09C" w:rsidR="003040C1" w:rsidRDefault="003040C1" w:rsidP="009B4F4E">
      <w:pPr>
        <w:spacing w:after="240" w:line="276" w:lineRule="auto"/>
        <w:ind w:firstLine="567"/>
        <w:rPr>
          <w:ins w:id="1740" w:author="Попова Дарья Николаевна (Подрядчик. ООО БерингПойнт)" w:date="2021-04-06T18:23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Интеграция с </w:t>
      </w:r>
      <w:r w:rsidR="00B85A49" w:rsidRPr="00B85A49">
        <w:rPr>
          <w:rFonts w:ascii="Arial" w:hAnsi="Arial" w:cs="Arial"/>
          <w:color w:val="000000" w:themeColor="text1"/>
        </w:rPr>
        <w:t>Автоматизированн</w:t>
      </w:r>
      <w:r w:rsidR="004668F2">
        <w:rPr>
          <w:rFonts w:ascii="Arial" w:hAnsi="Arial" w:cs="Arial"/>
          <w:color w:val="000000" w:themeColor="text1"/>
        </w:rPr>
        <w:t>ой</w:t>
      </w:r>
      <w:r w:rsidR="00B85A49" w:rsidRPr="00B85A49">
        <w:rPr>
          <w:rFonts w:ascii="Arial" w:hAnsi="Arial" w:cs="Arial"/>
          <w:color w:val="000000" w:themeColor="text1"/>
        </w:rPr>
        <w:t xml:space="preserve"> </w:t>
      </w:r>
      <w:r w:rsidR="00B85A49">
        <w:rPr>
          <w:rFonts w:ascii="Arial" w:hAnsi="Arial" w:cs="Arial"/>
          <w:color w:val="000000" w:themeColor="text1"/>
        </w:rPr>
        <w:t>С</w:t>
      </w:r>
      <w:r w:rsidR="00B85A49" w:rsidRPr="00B85A49">
        <w:rPr>
          <w:rFonts w:ascii="Arial" w:hAnsi="Arial" w:cs="Arial"/>
          <w:color w:val="000000" w:themeColor="text1"/>
        </w:rPr>
        <w:t>ис</w:t>
      </w:r>
      <w:r w:rsidR="00B85A49">
        <w:rPr>
          <w:rFonts w:ascii="Arial" w:hAnsi="Arial" w:cs="Arial"/>
          <w:color w:val="000000" w:themeColor="text1"/>
        </w:rPr>
        <w:t>тем</w:t>
      </w:r>
      <w:r w:rsidR="004668F2">
        <w:rPr>
          <w:rFonts w:ascii="Arial" w:hAnsi="Arial" w:cs="Arial"/>
          <w:color w:val="000000" w:themeColor="text1"/>
        </w:rPr>
        <w:t>ой</w:t>
      </w:r>
      <w:r w:rsidR="00B85A49">
        <w:rPr>
          <w:rFonts w:ascii="Arial" w:hAnsi="Arial" w:cs="Arial"/>
          <w:color w:val="000000" w:themeColor="text1"/>
        </w:rPr>
        <w:t xml:space="preserve"> Контроля Инвестиций </w:t>
      </w:r>
      <w:r>
        <w:rPr>
          <w:rFonts w:ascii="Arial" w:hAnsi="Arial" w:cs="Arial"/>
          <w:color w:val="000000" w:themeColor="text1"/>
        </w:rPr>
        <w:t>(АСКИ) в части передачи в неё</w:t>
      </w:r>
      <w:r w:rsidR="00B85A49">
        <w:rPr>
          <w:rFonts w:ascii="Arial" w:hAnsi="Arial" w:cs="Arial"/>
          <w:color w:val="000000" w:themeColor="text1"/>
        </w:rPr>
        <w:t xml:space="preserve"> </w:t>
      </w:r>
      <w:ins w:id="1741" w:author="Попова Дарья" w:date="2021-03-19T13:32:00Z">
        <w:r w:rsidR="00611EA5">
          <w:rPr>
            <w:rFonts w:ascii="Arial" w:hAnsi="Arial" w:cs="Arial"/>
            <w:color w:val="000000" w:themeColor="text1"/>
          </w:rPr>
          <w:t xml:space="preserve">плана/ </w:t>
        </w:r>
      </w:ins>
      <w:r w:rsidR="009F350B">
        <w:rPr>
          <w:rFonts w:ascii="Arial" w:hAnsi="Arial" w:cs="Arial"/>
          <w:color w:val="000000" w:themeColor="text1"/>
        </w:rPr>
        <w:t>прогноза</w:t>
      </w:r>
      <w:r w:rsidR="004668F2">
        <w:rPr>
          <w:rFonts w:ascii="Arial" w:hAnsi="Arial" w:cs="Arial"/>
          <w:color w:val="000000" w:themeColor="text1"/>
        </w:rPr>
        <w:t xml:space="preserve"> освоения и финансирования капитальных затрат/</w:t>
      </w:r>
      <w:r w:rsidR="009F350B">
        <w:rPr>
          <w:rFonts w:ascii="Arial" w:hAnsi="Arial" w:cs="Arial"/>
          <w:color w:val="000000" w:themeColor="text1"/>
        </w:rPr>
        <w:t xml:space="preserve"> </w:t>
      </w:r>
      <w:r w:rsidR="004668F2">
        <w:rPr>
          <w:rFonts w:ascii="Arial" w:hAnsi="Arial" w:cs="Arial"/>
          <w:color w:val="000000" w:themeColor="text1"/>
        </w:rPr>
        <w:t>вложений (</w:t>
      </w:r>
      <w:r w:rsidR="004668F2" w:rsidRPr="00494ECB">
        <w:rPr>
          <w:rFonts w:ascii="Arial" w:hAnsi="Arial" w:cs="Arial"/>
          <w:color w:val="000000" w:themeColor="text1"/>
        </w:rPr>
        <w:t>CAPEX</w:t>
      </w:r>
      <w:r w:rsidR="004668F2">
        <w:rPr>
          <w:rFonts w:ascii="Arial" w:hAnsi="Arial" w:cs="Arial"/>
          <w:color w:val="000000" w:themeColor="text1"/>
        </w:rPr>
        <w:t>) в разбив</w:t>
      </w:r>
      <w:r w:rsidR="001D0AD9">
        <w:rPr>
          <w:rFonts w:ascii="Arial" w:hAnsi="Arial" w:cs="Arial"/>
          <w:color w:val="000000" w:themeColor="text1"/>
        </w:rPr>
        <w:t xml:space="preserve">ке на капитализируемый ремонт, </w:t>
      </w:r>
      <w:proofErr w:type="spellStart"/>
      <w:r w:rsidR="004668F2">
        <w:rPr>
          <w:rFonts w:ascii="Arial" w:hAnsi="Arial" w:cs="Arial"/>
          <w:color w:val="000000" w:themeColor="text1"/>
        </w:rPr>
        <w:t>компонентый</w:t>
      </w:r>
      <w:proofErr w:type="spellEnd"/>
      <w:r w:rsidR="004668F2">
        <w:rPr>
          <w:rFonts w:ascii="Arial" w:hAnsi="Arial" w:cs="Arial"/>
          <w:color w:val="000000" w:themeColor="text1"/>
        </w:rPr>
        <w:t xml:space="preserve"> учет </w:t>
      </w:r>
      <w:r w:rsidR="001D0AD9">
        <w:rPr>
          <w:rFonts w:ascii="Arial" w:hAnsi="Arial" w:cs="Arial"/>
          <w:color w:val="000000" w:themeColor="text1"/>
        </w:rPr>
        <w:t>и ОВП</w:t>
      </w:r>
      <w:ins w:id="1742" w:author="Попова Дарья" w:date="2021-03-19T13:32:00Z">
        <w:r w:rsidR="00611EA5">
          <w:rPr>
            <w:rFonts w:ascii="Arial" w:hAnsi="Arial" w:cs="Arial"/>
            <w:color w:val="000000" w:themeColor="text1"/>
          </w:rPr>
          <w:t xml:space="preserve"> (ОВИЗ)</w:t>
        </w:r>
      </w:ins>
      <w:r w:rsidR="004668F2">
        <w:rPr>
          <w:rFonts w:ascii="Arial" w:hAnsi="Arial" w:cs="Arial"/>
          <w:color w:val="000000" w:themeColor="text1"/>
        </w:rPr>
        <w:t xml:space="preserve"> по </w:t>
      </w:r>
      <w:r>
        <w:rPr>
          <w:rFonts w:ascii="Arial" w:hAnsi="Arial" w:cs="Arial"/>
          <w:color w:val="000000" w:themeColor="text1"/>
        </w:rPr>
        <w:t>бизнес-единиц</w:t>
      </w:r>
      <w:r w:rsidR="004668F2">
        <w:rPr>
          <w:rFonts w:ascii="Arial" w:hAnsi="Arial" w:cs="Arial"/>
          <w:color w:val="000000" w:themeColor="text1"/>
        </w:rPr>
        <w:t>е</w:t>
      </w:r>
      <w:r w:rsidR="009502CF">
        <w:rPr>
          <w:rFonts w:ascii="Arial" w:hAnsi="Arial" w:cs="Arial"/>
          <w:color w:val="000000" w:themeColor="text1"/>
        </w:rPr>
        <w:t xml:space="preserve"> согласно выбранному сценарию</w:t>
      </w:r>
      <w:r>
        <w:rPr>
          <w:rFonts w:ascii="Arial" w:hAnsi="Arial" w:cs="Arial"/>
          <w:color w:val="000000" w:themeColor="text1"/>
        </w:rPr>
        <w:t xml:space="preserve">. </w:t>
      </w:r>
      <w:r w:rsidR="004668F2">
        <w:rPr>
          <w:rFonts w:ascii="Arial" w:hAnsi="Arial" w:cs="Arial"/>
          <w:color w:val="000000" w:themeColor="text1"/>
        </w:rPr>
        <w:t xml:space="preserve">Передача данных осуществляется по требованию пользователя </w:t>
      </w:r>
      <w:r w:rsidR="009F350B">
        <w:rPr>
          <w:rFonts w:ascii="Arial" w:hAnsi="Arial" w:cs="Arial"/>
          <w:color w:val="000000" w:themeColor="text1"/>
        </w:rPr>
        <w:t xml:space="preserve">– </w:t>
      </w:r>
      <w:r w:rsidR="009F350B" w:rsidRPr="005D2B87">
        <w:rPr>
          <w:rFonts w:ascii="Arial" w:hAnsi="Arial" w:cs="Arial"/>
          <w:color w:val="000000" w:themeColor="text1"/>
        </w:rPr>
        <w:t>Планировщик</w:t>
      </w:r>
      <w:r w:rsidR="009F350B">
        <w:rPr>
          <w:rFonts w:ascii="Arial" w:hAnsi="Arial" w:cs="Arial"/>
          <w:color w:val="000000" w:themeColor="text1"/>
        </w:rPr>
        <w:t>а</w:t>
      </w:r>
      <w:r w:rsidR="009F350B" w:rsidRPr="005D2B87">
        <w:rPr>
          <w:rFonts w:ascii="Arial" w:hAnsi="Arial" w:cs="Arial"/>
          <w:color w:val="000000" w:themeColor="text1"/>
        </w:rPr>
        <w:t xml:space="preserve">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9F350B">
        <w:rPr>
          <w:rFonts w:ascii="Arial" w:hAnsi="Arial" w:cs="Arial"/>
          <w:color w:val="000000" w:themeColor="text1"/>
        </w:rPr>
        <w:t xml:space="preserve"> </w:t>
      </w:r>
      <w:r w:rsidR="004668F2">
        <w:rPr>
          <w:rFonts w:ascii="Arial" w:hAnsi="Arial" w:cs="Arial"/>
          <w:color w:val="000000" w:themeColor="text1"/>
        </w:rPr>
        <w:t>по СПП-</w:t>
      </w:r>
      <w:r w:rsidR="004668F2">
        <w:rPr>
          <w:rFonts w:ascii="Arial" w:hAnsi="Arial" w:cs="Arial"/>
          <w:color w:val="000000" w:themeColor="text1"/>
        </w:rPr>
        <w:lastRenderedPageBreak/>
        <w:t>элементам со статусом СДПА – Согласовано для передачи в АСКИ</w:t>
      </w:r>
      <w:ins w:id="1743" w:author="Попова Дарья" w:date="2021-03-17T17:31:00Z">
        <w:r w:rsidR="00212DA2">
          <w:rPr>
            <w:rFonts w:ascii="Arial" w:hAnsi="Arial" w:cs="Arial"/>
            <w:color w:val="000000" w:themeColor="text1"/>
          </w:rPr>
          <w:t xml:space="preserve"> с</w:t>
        </w:r>
        <w:r w:rsidR="00212DA2" w:rsidRPr="00AB41CE">
          <w:rPr>
            <w:rFonts w:ascii="Arial" w:hAnsi="Arial" w:cs="Arial"/>
            <w:color w:val="000000" w:themeColor="text1"/>
            <w:rPrChange w:id="1744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</w:t>
        </w:r>
        <w:r w:rsidR="00212DA2">
          <w:rPr>
            <w:rFonts w:ascii="Arial" w:hAnsi="Arial" w:cs="Arial"/>
            <w:color w:val="000000" w:themeColor="text1"/>
          </w:rPr>
          <w:t xml:space="preserve">помощью транзакции </w:t>
        </w:r>
        <w:r w:rsidR="00212DA2">
          <w:rPr>
            <w:rFonts w:ascii="Arial" w:hAnsi="Arial" w:cs="Arial"/>
            <w:color w:val="000000" w:themeColor="text1"/>
            <w:lang w:val="en-US"/>
          </w:rPr>
          <w:t>ZPM</w:t>
        </w:r>
        <w:r w:rsidR="00212DA2" w:rsidRPr="00AB41CE">
          <w:rPr>
            <w:rFonts w:ascii="Arial" w:hAnsi="Arial" w:cs="Arial"/>
            <w:color w:val="000000" w:themeColor="text1"/>
            <w:rPrChange w:id="1745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_</w:t>
        </w:r>
        <w:r w:rsidR="00212DA2">
          <w:rPr>
            <w:rFonts w:ascii="Arial" w:hAnsi="Arial" w:cs="Arial"/>
            <w:color w:val="000000" w:themeColor="text1"/>
            <w:lang w:val="en-US"/>
          </w:rPr>
          <w:t>ASKI</w:t>
        </w:r>
      </w:ins>
      <w:ins w:id="1746" w:author="Попова Дарья Николаевна (Подрядчик. ООО БерингПойнт)" w:date="2021-04-05T14:58:00Z">
        <w:r w:rsidR="002E6C85">
          <w:rPr>
            <w:rFonts w:ascii="Arial" w:hAnsi="Arial" w:cs="Arial"/>
            <w:color w:val="000000" w:themeColor="text1"/>
          </w:rPr>
          <w:t xml:space="preserve"> (код </w:t>
        </w:r>
      </w:ins>
      <w:ins w:id="1747" w:author="Попова Дарья Николаевна (Подрядчик. ООО БерингПойнт)" w:date="2021-04-05T14:59:00Z">
        <w:r w:rsidR="002E6C85">
          <w:rPr>
            <w:rFonts w:ascii="Arial" w:hAnsi="Arial" w:cs="Arial"/>
            <w:color w:val="000000" w:themeColor="text1"/>
            <w:lang w:val="en-US"/>
          </w:rPr>
          <w:t>PS</w:t>
        </w:r>
        <w:r w:rsidR="002E6C85" w:rsidRPr="002E6C85">
          <w:rPr>
            <w:rFonts w:ascii="Arial" w:hAnsi="Arial" w:cs="Arial"/>
            <w:color w:val="000000" w:themeColor="text1"/>
            <w:rPrChange w:id="1748" w:author="Попова Дарья Николаевна (Подрядчик. ООО БерингПойнт)" w:date="2021-04-05T14:59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02.01-01 </w:t>
        </w:r>
        <w:r w:rsidR="002E6C85" w:rsidRPr="00811EEA">
          <w:rPr>
            <w:rFonts w:ascii="Arial" w:hAnsi="Arial" w:cs="Arial"/>
            <w:color w:val="000000" w:themeColor="text1"/>
          </w:rPr>
          <w:t>в реестре разработок, описание в разделе 5.10 настоящего КД</w:t>
        </w:r>
      </w:ins>
      <w:ins w:id="1749" w:author="Попова Дарья Николаевна (Подрядчик. ООО БерингПойнт)" w:date="2021-04-05T14:58:00Z">
        <w:r w:rsidR="002E6C85">
          <w:rPr>
            <w:rFonts w:ascii="Arial" w:hAnsi="Arial" w:cs="Arial"/>
            <w:color w:val="000000" w:themeColor="text1"/>
          </w:rPr>
          <w:t>)</w:t>
        </w:r>
      </w:ins>
      <w:r w:rsidR="004668F2">
        <w:rPr>
          <w:rFonts w:ascii="Arial" w:hAnsi="Arial" w:cs="Arial"/>
          <w:color w:val="000000" w:themeColor="text1"/>
        </w:rPr>
        <w:t>.</w:t>
      </w:r>
      <w:r w:rsidR="009F350B">
        <w:rPr>
          <w:rFonts w:ascii="Arial" w:hAnsi="Arial" w:cs="Arial"/>
          <w:color w:val="000000" w:themeColor="text1"/>
        </w:rPr>
        <w:t xml:space="preserve"> </w:t>
      </w:r>
      <w:r w:rsidR="009F350B" w:rsidRPr="00494ECB">
        <w:rPr>
          <w:rFonts w:ascii="Arial" w:hAnsi="Arial" w:cs="Arial"/>
          <w:color w:val="000000" w:themeColor="text1"/>
        </w:rPr>
        <w:t xml:space="preserve">При утверждении бюджета проекта </w:t>
      </w:r>
      <w:r w:rsidR="009F350B" w:rsidRPr="009B4F4E">
        <w:rPr>
          <w:rFonts w:ascii="Arial" w:hAnsi="Arial" w:cs="Arial"/>
          <w:color w:val="000000" w:themeColor="text1"/>
        </w:rPr>
        <w:t xml:space="preserve">в АСКИ в систему SAP передается </w:t>
      </w:r>
      <w:r w:rsidR="009F350B" w:rsidRPr="00494ECB">
        <w:rPr>
          <w:rFonts w:ascii="Arial" w:hAnsi="Arial" w:cs="Arial"/>
          <w:color w:val="000000" w:themeColor="text1"/>
        </w:rPr>
        <w:t>соответствующий статус</w:t>
      </w:r>
      <w:r w:rsidR="009F350B">
        <w:rPr>
          <w:rFonts w:ascii="Arial" w:hAnsi="Arial" w:cs="Arial"/>
          <w:color w:val="000000" w:themeColor="text1"/>
        </w:rPr>
        <w:t xml:space="preserve"> –</w:t>
      </w:r>
      <w:r w:rsidR="009F350B" w:rsidRPr="00494ECB">
        <w:rPr>
          <w:rFonts w:ascii="Arial" w:hAnsi="Arial" w:cs="Arial"/>
          <w:color w:val="000000" w:themeColor="text1"/>
        </w:rPr>
        <w:t xml:space="preserve"> </w:t>
      </w:r>
      <w:r w:rsidR="009F350B" w:rsidRPr="009B4F4E">
        <w:rPr>
          <w:rFonts w:ascii="Arial" w:hAnsi="Arial" w:cs="Arial"/>
          <w:color w:val="000000" w:themeColor="text1"/>
        </w:rPr>
        <w:t xml:space="preserve">на СПП-элементах устанавливается статус УТВА </w:t>
      </w:r>
      <w:r w:rsidR="009F350B">
        <w:rPr>
          <w:rFonts w:ascii="Arial" w:hAnsi="Arial" w:cs="Arial"/>
          <w:color w:val="000000" w:themeColor="text1"/>
        </w:rPr>
        <w:t>–</w:t>
      </w:r>
      <w:r w:rsidR="009F350B" w:rsidRPr="009B4F4E">
        <w:rPr>
          <w:rFonts w:ascii="Arial" w:hAnsi="Arial" w:cs="Arial"/>
          <w:color w:val="000000" w:themeColor="text1"/>
        </w:rPr>
        <w:t xml:space="preserve"> </w:t>
      </w:r>
      <w:r w:rsidR="009F350B" w:rsidRPr="00494ECB">
        <w:rPr>
          <w:rFonts w:ascii="Arial" w:hAnsi="Arial" w:cs="Arial"/>
          <w:color w:val="000000" w:themeColor="text1"/>
        </w:rPr>
        <w:t>Бюджет утвержден в АСКИ.</w:t>
      </w:r>
      <w:r w:rsidR="009F350B">
        <w:rPr>
          <w:rFonts w:ascii="Arial" w:hAnsi="Arial" w:cs="Arial"/>
          <w:color w:val="000000" w:themeColor="text1"/>
        </w:rPr>
        <w:t xml:space="preserve"> </w:t>
      </w:r>
      <w:r w:rsidR="009F350B" w:rsidRPr="00494ECB">
        <w:rPr>
          <w:rFonts w:ascii="Arial" w:hAnsi="Arial" w:cs="Arial"/>
          <w:color w:val="000000" w:themeColor="text1"/>
        </w:rPr>
        <w:t>При необходимости корректировки из АСКИ в систему SAP передается соответствующий</w:t>
      </w:r>
      <w:r w:rsidR="009F350B" w:rsidRPr="009B4F4E">
        <w:rPr>
          <w:rFonts w:ascii="Arial" w:hAnsi="Arial" w:cs="Arial"/>
          <w:color w:val="000000" w:themeColor="text1"/>
        </w:rPr>
        <w:t xml:space="preserve"> статус </w:t>
      </w:r>
      <w:r w:rsidR="009F350B">
        <w:rPr>
          <w:rFonts w:ascii="Arial" w:hAnsi="Arial" w:cs="Arial"/>
          <w:color w:val="000000" w:themeColor="text1"/>
        </w:rPr>
        <w:t>–</w:t>
      </w:r>
      <w:r w:rsidR="009F350B" w:rsidRPr="009B4F4E">
        <w:rPr>
          <w:rFonts w:ascii="Arial" w:hAnsi="Arial" w:cs="Arial"/>
          <w:color w:val="000000" w:themeColor="text1"/>
        </w:rPr>
        <w:t xml:space="preserve"> на СПП-элементах</w:t>
      </w:r>
      <w:r w:rsidR="009F350B" w:rsidRPr="004A6451">
        <w:rPr>
          <w:rFonts w:ascii="Arial" w:hAnsi="Arial" w:cs="Arial"/>
          <w:color w:val="000000" w:themeColor="text1"/>
        </w:rPr>
        <w:t xml:space="preserve"> устанавливается статус ТРКА </w:t>
      </w:r>
      <w:r w:rsidR="009F350B">
        <w:rPr>
          <w:rFonts w:ascii="Arial" w:hAnsi="Arial" w:cs="Arial"/>
          <w:color w:val="000000" w:themeColor="text1"/>
        </w:rPr>
        <w:t>–</w:t>
      </w:r>
      <w:r w:rsidR="009F350B" w:rsidRPr="009B4F4E">
        <w:rPr>
          <w:rFonts w:ascii="Arial" w:hAnsi="Arial" w:cs="Arial"/>
          <w:color w:val="000000" w:themeColor="text1"/>
        </w:rPr>
        <w:t xml:space="preserve"> </w:t>
      </w:r>
      <w:r w:rsidR="009F350B" w:rsidRPr="00494ECB">
        <w:rPr>
          <w:rFonts w:ascii="Arial" w:hAnsi="Arial" w:cs="Arial"/>
          <w:color w:val="000000" w:themeColor="text1"/>
        </w:rPr>
        <w:t>Требуется корректировка (из АСКИ)</w:t>
      </w:r>
      <w:ins w:id="1750" w:author="Попова Дарья Николаевна (Подрядчик. ООО БерингПойнт)" w:date="2021-04-05T14:59:00Z">
        <w:r w:rsidR="002E6C85" w:rsidRPr="002E6C85">
          <w:rPr>
            <w:rFonts w:ascii="Arial" w:hAnsi="Arial" w:cs="Arial"/>
            <w:color w:val="000000" w:themeColor="text1"/>
            <w:rPrChange w:id="1751" w:author="Попова Дарья Николаевна (Подрядчик. ООО БерингПойнт)" w:date="2021-04-05T14:59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(</w:t>
        </w:r>
      </w:ins>
      <w:ins w:id="1752" w:author="Попова Дарья Николаевна (Подрядчик. ООО БерингПойнт)" w:date="2021-04-05T15:00:00Z">
        <w:r w:rsidR="002E6C85">
          <w:rPr>
            <w:rFonts w:ascii="Arial" w:hAnsi="Arial" w:cs="Arial"/>
            <w:color w:val="000000" w:themeColor="text1"/>
          </w:rPr>
          <w:t xml:space="preserve">код </w:t>
        </w:r>
        <w:r w:rsidR="002E6C85">
          <w:rPr>
            <w:rFonts w:ascii="Arial" w:hAnsi="Arial" w:cs="Arial"/>
            <w:color w:val="000000" w:themeColor="text1"/>
            <w:lang w:val="en-US"/>
          </w:rPr>
          <w:t>PS</w:t>
        </w:r>
        <w:r w:rsidR="002E6C85" w:rsidRPr="002E6C85">
          <w:rPr>
            <w:rFonts w:ascii="Arial" w:hAnsi="Arial" w:cs="Arial"/>
            <w:color w:val="000000" w:themeColor="text1"/>
            <w:rPrChange w:id="1753" w:author="Попова Дарья Николаевна (Подрядчик. ООО БерингПойнт)" w:date="2021-04-05T15:00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02.05 </w:t>
        </w:r>
        <w:r w:rsidR="002E6C85" w:rsidRPr="00811EEA">
          <w:rPr>
            <w:rFonts w:ascii="Arial" w:hAnsi="Arial" w:cs="Arial"/>
            <w:color w:val="000000" w:themeColor="text1"/>
          </w:rPr>
          <w:t>в реестре разработок, описание в разделе 5.10 настоящего КД</w:t>
        </w:r>
      </w:ins>
      <w:ins w:id="1754" w:author="Попова Дарья Николаевна (Подрядчик. ООО БерингПойнт)" w:date="2021-04-05T14:59:00Z">
        <w:r w:rsidR="002E6C85" w:rsidRPr="002E6C85">
          <w:rPr>
            <w:rFonts w:ascii="Arial" w:hAnsi="Arial" w:cs="Arial"/>
            <w:color w:val="000000" w:themeColor="text1"/>
            <w:rPrChange w:id="1755" w:author="Попова Дарья Николаевна (Подрядчик. ООО БерингПойнт)" w:date="2021-04-05T14:59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)</w:t>
        </w:r>
      </w:ins>
      <w:r w:rsidR="009F350B" w:rsidRPr="00494ECB">
        <w:rPr>
          <w:rFonts w:ascii="Arial" w:hAnsi="Arial" w:cs="Arial"/>
          <w:color w:val="000000" w:themeColor="text1"/>
        </w:rPr>
        <w:t>.</w:t>
      </w:r>
      <w:r w:rsidR="009F350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Описание интеграционного потока приведено в документе </w:t>
      </w:r>
      <w:r w:rsidRPr="00494ECB">
        <w:rPr>
          <w:rFonts w:ascii="Arial" w:hAnsi="Arial" w:cs="Arial"/>
          <w:color w:val="000000" w:themeColor="text1"/>
        </w:rPr>
        <w:t>ERP</w:t>
      </w:r>
      <w:r w:rsidRPr="009936BB">
        <w:rPr>
          <w:rFonts w:ascii="Arial" w:hAnsi="Arial" w:cs="Arial"/>
          <w:color w:val="000000" w:themeColor="text1"/>
        </w:rPr>
        <w:t>.</w:t>
      </w:r>
      <w:del w:id="1756" w:author="Попова Дарья" w:date="2021-03-09T14:51:00Z">
        <w:r w:rsidR="00A13450" w:rsidDel="007C529E">
          <w:rPr>
            <w:rFonts w:ascii="Arial" w:hAnsi="Arial" w:cs="Arial"/>
            <w:color w:val="000000" w:themeColor="text1"/>
          </w:rPr>
          <w:delText>9</w:delText>
        </w:r>
      </w:del>
      <w:ins w:id="1757" w:author="Попова Дарья" w:date="2021-03-09T14:51:00Z">
        <w:r w:rsidR="007C529E">
          <w:rPr>
            <w:rFonts w:ascii="Arial" w:hAnsi="Arial" w:cs="Arial"/>
            <w:color w:val="000000" w:themeColor="text1"/>
          </w:rPr>
          <w:t>13</w:t>
        </w:r>
      </w:ins>
      <w:r w:rsidRPr="009936BB">
        <w:rPr>
          <w:rFonts w:ascii="Arial" w:hAnsi="Arial" w:cs="Arial"/>
          <w:color w:val="000000" w:themeColor="text1"/>
        </w:rPr>
        <w:t xml:space="preserve">.6.2 </w:t>
      </w:r>
      <w:r>
        <w:rPr>
          <w:rFonts w:ascii="Arial" w:hAnsi="Arial" w:cs="Arial"/>
          <w:color w:val="000000" w:themeColor="text1"/>
        </w:rPr>
        <w:t>«</w:t>
      </w:r>
      <w:r w:rsidR="00B85A49">
        <w:rPr>
          <w:rFonts w:ascii="Arial" w:hAnsi="Arial" w:cs="Arial"/>
          <w:color w:val="000000" w:themeColor="text1"/>
        </w:rPr>
        <w:t xml:space="preserve">Соглашение об интеграции (межсистемная интеграция) АСКИ – </w:t>
      </w:r>
      <w:r w:rsidR="00B85A49" w:rsidRPr="00494ECB">
        <w:rPr>
          <w:rFonts w:ascii="Arial" w:hAnsi="Arial" w:cs="Arial"/>
          <w:color w:val="000000" w:themeColor="text1"/>
        </w:rPr>
        <w:t>S</w:t>
      </w:r>
      <w:r w:rsidR="00B85A49" w:rsidRPr="009936BB">
        <w:rPr>
          <w:rFonts w:ascii="Arial" w:hAnsi="Arial" w:cs="Arial"/>
          <w:color w:val="000000" w:themeColor="text1"/>
        </w:rPr>
        <w:t>/4</w:t>
      </w:r>
      <w:r w:rsidR="00B85A49" w:rsidRPr="00494ECB">
        <w:rPr>
          <w:rFonts w:ascii="Arial" w:hAnsi="Arial" w:cs="Arial"/>
          <w:color w:val="000000" w:themeColor="text1"/>
        </w:rPr>
        <w:t>HANA</w:t>
      </w:r>
      <w:r>
        <w:rPr>
          <w:rFonts w:ascii="Arial" w:hAnsi="Arial" w:cs="Arial"/>
          <w:color w:val="000000" w:themeColor="text1"/>
        </w:rPr>
        <w:t>»</w:t>
      </w:r>
      <w:r w:rsidR="00B85A49">
        <w:rPr>
          <w:rFonts w:ascii="Arial" w:hAnsi="Arial" w:cs="Arial"/>
          <w:color w:val="000000" w:themeColor="text1"/>
        </w:rPr>
        <w:t>.</w:t>
      </w:r>
    </w:p>
    <w:p w14:paraId="1ABDB09E" w14:textId="504365A1" w:rsidR="003A0A65" w:rsidRDefault="003A0A65" w:rsidP="009B4F4E">
      <w:pPr>
        <w:spacing w:after="240" w:line="276" w:lineRule="auto"/>
        <w:ind w:firstLine="567"/>
        <w:rPr>
          <w:ins w:id="1758" w:author="Попова Дарья Николаевна (Подрядчик. ООО БерингПойнт)" w:date="2021-04-06T18:24:00Z"/>
          <w:rFonts w:ascii="Arial" w:hAnsi="Arial" w:cs="Arial"/>
          <w:color w:val="000000" w:themeColor="text1"/>
        </w:rPr>
      </w:pPr>
      <w:ins w:id="1759" w:author="Попова Дарья Николаевна (Подрядчик. ООО БерингПойнт)" w:date="2021-04-06T18:23:00Z">
        <w:r>
          <w:rPr>
            <w:rFonts w:ascii="Arial" w:hAnsi="Arial" w:cs="Arial"/>
            <w:color w:val="000000" w:themeColor="text1"/>
          </w:rPr>
          <w:t>Передача прогноз</w:t>
        </w:r>
      </w:ins>
      <w:ins w:id="1760" w:author="Попова Дарья Николаевна (Подрядчик. ООО БерингПойнт)" w:date="2021-04-06T18:24:00Z">
        <w:r>
          <w:rPr>
            <w:rFonts w:ascii="Arial" w:hAnsi="Arial" w:cs="Arial"/>
            <w:color w:val="000000" w:themeColor="text1"/>
          </w:rPr>
          <w:t>а</w:t>
        </w:r>
      </w:ins>
      <w:ins w:id="1761" w:author="Попова Дарья Николаевна (Подрядчик. ООО БерингПойнт)" w:date="2021-04-06T18:23:00Z">
        <w:r>
          <w:rPr>
            <w:rFonts w:ascii="Arial" w:hAnsi="Arial" w:cs="Arial"/>
            <w:color w:val="000000" w:themeColor="text1"/>
          </w:rPr>
          <w:t xml:space="preserve"> освоения и финансирования </w:t>
        </w:r>
      </w:ins>
      <w:ins w:id="1762" w:author="Попова Дарья Николаевна (Подрядчик. ООО БерингПойнт)" w:date="2021-04-06T18:24:00Z">
        <w:r>
          <w:rPr>
            <w:rFonts w:ascii="Arial" w:hAnsi="Arial" w:cs="Arial"/>
            <w:color w:val="000000" w:themeColor="text1"/>
          </w:rPr>
          <w:t xml:space="preserve">в АСКИ </w:t>
        </w:r>
      </w:ins>
      <w:ins w:id="1763" w:author="Попова Дарья Николаевна (Подрядчик. ООО БерингПойнт)" w:date="2021-04-06T18:23:00Z">
        <w:r>
          <w:rPr>
            <w:rFonts w:ascii="Arial" w:hAnsi="Arial" w:cs="Arial"/>
            <w:color w:val="000000" w:themeColor="text1"/>
          </w:rPr>
          <w:t>осуществляется</w:t>
        </w:r>
      </w:ins>
      <w:ins w:id="1764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 xml:space="preserve"> </w:t>
        </w:r>
        <w:r w:rsidRPr="005D2B87">
          <w:rPr>
            <w:rFonts w:ascii="Arial" w:hAnsi="Arial" w:cs="Arial"/>
            <w:color w:val="000000" w:themeColor="text1"/>
          </w:rPr>
          <w:t>Планировщик</w:t>
        </w:r>
        <w:r>
          <w:rPr>
            <w:rFonts w:ascii="Arial" w:hAnsi="Arial" w:cs="Arial"/>
            <w:color w:val="000000" w:themeColor="text1"/>
          </w:rPr>
          <w:t>ом</w:t>
        </w:r>
        <w:r w:rsidRPr="005D2B87">
          <w:rPr>
            <w:rFonts w:ascii="Arial" w:hAnsi="Arial" w:cs="Arial"/>
            <w:color w:val="000000" w:themeColor="text1"/>
          </w:rPr>
          <w:t xml:space="preserve"> бюджета УА </w:t>
        </w:r>
        <w:r>
          <w:rPr>
            <w:rFonts w:ascii="Arial" w:hAnsi="Arial" w:cs="Arial"/>
            <w:color w:val="000000" w:themeColor="text1"/>
          </w:rPr>
          <w:t>УО</w:t>
        </w:r>
      </w:ins>
      <w:ins w:id="1765" w:author="Попова Дарья Николаевна (Подрядчик. ООО БерингПойнт)" w:date="2021-04-06T18:23:00Z">
        <w:r>
          <w:rPr>
            <w:rFonts w:ascii="Arial" w:hAnsi="Arial" w:cs="Arial"/>
            <w:color w:val="000000" w:themeColor="text1"/>
          </w:rPr>
          <w:t xml:space="preserve"> в тече</w:t>
        </w:r>
      </w:ins>
      <w:ins w:id="1766" w:author="Попова Дарья Николаевна (Подрядчик. ООО БерингПойнт)" w:date="2021-04-06T18:24:00Z">
        <w:r>
          <w:rPr>
            <w:rFonts w:ascii="Arial" w:hAnsi="Arial" w:cs="Arial"/>
            <w:color w:val="000000" w:themeColor="text1"/>
          </w:rPr>
          <w:t>нии года согласно графику</w:t>
        </w:r>
      </w:ins>
      <w:ins w:id="1767" w:author="Попова Дарья Николаевна (Подрядчик. ООО БерингПойнт)" w:date="2021-04-06T18:27:00Z">
        <w:r>
          <w:rPr>
            <w:rFonts w:ascii="Arial" w:hAnsi="Arial" w:cs="Arial"/>
            <w:color w:val="000000" w:themeColor="text1"/>
          </w:rPr>
          <w:t>,</w:t>
        </w:r>
      </w:ins>
      <w:ins w:id="1768" w:author="Попова Дарья Николаевна (Подрядчик. ООО БерингПойнт)" w:date="2021-04-06T18:26:00Z">
        <w:r>
          <w:rPr>
            <w:rFonts w:ascii="Arial" w:hAnsi="Arial" w:cs="Arial"/>
            <w:color w:val="000000" w:themeColor="text1"/>
          </w:rPr>
          <w:t xml:space="preserve"> аналогично </w:t>
        </w:r>
      </w:ins>
      <w:ins w:id="1769" w:author="Попова Дарья Николаевна (Подрядчик. ООО БерингПойнт)" w:date="2021-04-06T18:27:00Z">
        <w:r>
          <w:rPr>
            <w:rFonts w:ascii="Arial" w:hAnsi="Arial" w:cs="Arial"/>
            <w:color w:val="000000" w:themeColor="text1"/>
          </w:rPr>
          <w:t xml:space="preserve">передаче при </w:t>
        </w:r>
      </w:ins>
      <w:ins w:id="1770" w:author="Попова Дарья Николаевна (Подрядчик. ООО БерингПойнт)" w:date="2021-04-06T18:26:00Z">
        <w:r>
          <w:rPr>
            <w:rFonts w:ascii="Arial" w:hAnsi="Arial" w:cs="Arial"/>
            <w:color w:val="000000" w:themeColor="text1"/>
          </w:rPr>
          <w:t>год</w:t>
        </w:r>
      </w:ins>
      <w:ins w:id="1771" w:author="Попова Дарья Николаевна (Подрядчик. ООО БерингПойнт)" w:date="2021-04-06T18:27:00Z">
        <w:r>
          <w:rPr>
            <w:rFonts w:ascii="Arial" w:hAnsi="Arial" w:cs="Arial"/>
            <w:color w:val="000000" w:themeColor="text1"/>
          </w:rPr>
          <w:t>овом бюджетировании,</w:t>
        </w:r>
      </w:ins>
      <w:ins w:id="1772" w:author="Попова Дарья Николаевна (Подрядчик. ООО БерингПойнт)" w:date="2021-04-06T18:24:00Z">
        <w:r>
          <w:rPr>
            <w:rFonts w:ascii="Arial" w:hAnsi="Arial" w:cs="Arial"/>
            <w:color w:val="000000" w:themeColor="text1"/>
          </w:rPr>
          <w:t xml:space="preserve"> по выбранному сценарию:</w:t>
        </w:r>
      </w:ins>
    </w:p>
    <w:p w14:paraId="18B93933" w14:textId="710B65F6" w:rsidR="003A0A65" w:rsidRPr="003A0A65" w:rsidRDefault="003A0A65">
      <w:pPr>
        <w:pStyle w:val="af9"/>
        <w:numPr>
          <w:ilvl w:val="0"/>
          <w:numId w:val="130"/>
        </w:numPr>
        <w:spacing w:line="276" w:lineRule="auto"/>
        <w:ind w:left="1281" w:hanging="357"/>
        <w:rPr>
          <w:ins w:id="1773" w:author="Попова Дарья Николаевна (Подрядчик. ООО БерингПойнт)" w:date="2021-04-06T18:25:00Z"/>
          <w:rFonts w:ascii="Arial" w:hAnsi="Arial" w:cs="Arial"/>
          <w:color w:val="000000" w:themeColor="text1"/>
          <w:rPrChange w:id="1774" w:author="Попова Дарья Николаевна (Подрядчик. ООО БерингПойнт)" w:date="2021-04-06T18:25:00Z">
            <w:rPr>
              <w:ins w:id="1775" w:author="Попова Дарья Николаевна (Подрядчик. ООО БерингПойнт)" w:date="2021-04-06T18:25:00Z"/>
            </w:rPr>
          </w:rPrChange>
        </w:rPr>
        <w:pPrChange w:id="1776" w:author="Попова Дарья Николаевна (Подрядчик. ООО БерингПойнт)" w:date="2021-04-06T18:25:00Z">
          <w:pPr>
            <w:spacing w:after="240" w:line="276" w:lineRule="auto"/>
          </w:pPr>
        </w:pPrChange>
      </w:pPr>
      <w:ins w:id="1777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п</w:t>
        </w:r>
      </w:ins>
      <w:ins w:id="1778" w:author="Попова Дарья Николаевна (Подрядчик. ООО БерингПойнт)" w:date="2021-04-06T18:25:00Z">
        <w:r w:rsidRPr="003A0A65">
          <w:rPr>
            <w:rFonts w:ascii="Arial" w:hAnsi="Arial" w:cs="Arial"/>
            <w:color w:val="000000" w:themeColor="text1"/>
            <w:rPrChange w:id="1779" w:author="Попова Дарья Николаевна (Подрядчик. ООО БерингПойнт)" w:date="2021-04-06T18:25:00Z">
              <w:rPr/>
            </w:rPrChange>
          </w:rPr>
          <w:t>рогноз 3+9</w:t>
        </w:r>
      </w:ins>
      <w:ins w:id="1780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;</w:t>
        </w:r>
      </w:ins>
    </w:p>
    <w:p w14:paraId="14D416D2" w14:textId="2B5A60C7" w:rsidR="003A0A65" w:rsidRPr="003A0A65" w:rsidRDefault="003A0A65">
      <w:pPr>
        <w:pStyle w:val="af9"/>
        <w:numPr>
          <w:ilvl w:val="0"/>
          <w:numId w:val="130"/>
        </w:numPr>
        <w:spacing w:line="276" w:lineRule="auto"/>
        <w:ind w:left="1281" w:hanging="357"/>
        <w:rPr>
          <w:ins w:id="1781" w:author="Попова Дарья Николаевна (Подрядчик. ООО БерингПойнт)" w:date="2021-04-06T18:25:00Z"/>
          <w:rFonts w:ascii="Arial" w:hAnsi="Arial" w:cs="Arial"/>
          <w:color w:val="000000" w:themeColor="text1"/>
          <w:rPrChange w:id="1782" w:author="Попова Дарья Николаевна (Подрядчик. ООО БерингПойнт)" w:date="2021-04-06T18:25:00Z">
            <w:rPr>
              <w:ins w:id="1783" w:author="Попова Дарья Николаевна (Подрядчик. ООО БерингПойнт)" w:date="2021-04-06T18:25:00Z"/>
            </w:rPr>
          </w:rPrChange>
        </w:rPr>
        <w:pPrChange w:id="1784" w:author="Попова Дарья Николаевна (Подрядчик. ООО БерингПойнт)" w:date="2021-04-06T18:25:00Z">
          <w:pPr>
            <w:spacing w:after="240" w:line="276" w:lineRule="auto"/>
          </w:pPr>
        </w:pPrChange>
      </w:pPr>
      <w:ins w:id="1785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п</w:t>
        </w:r>
      </w:ins>
      <w:ins w:id="1786" w:author="Попова Дарья Николаевна (Подрядчик. ООО БерингПойнт)" w:date="2021-04-06T18:25:00Z">
        <w:r w:rsidRPr="003A0A65">
          <w:rPr>
            <w:rFonts w:ascii="Arial" w:hAnsi="Arial" w:cs="Arial"/>
            <w:color w:val="000000" w:themeColor="text1"/>
            <w:rPrChange w:id="1787" w:author="Попова Дарья Николаевна (Подрядчик. ООО БерингПойнт)" w:date="2021-04-06T18:25:00Z">
              <w:rPr/>
            </w:rPrChange>
          </w:rPr>
          <w:t>рогноз 6+6</w:t>
        </w:r>
      </w:ins>
      <w:ins w:id="1788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;</w:t>
        </w:r>
      </w:ins>
    </w:p>
    <w:p w14:paraId="277C4018" w14:textId="4C0C7412" w:rsidR="003A0A65" w:rsidRPr="003A0A65" w:rsidRDefault="003A0A65">
      <w:pPr>
        <w:pStyle w:val="af9"/>
        <w:numPr>
          <w:ilvl w:val="0"/>
          <w:numId w:val="130"/>
        </w:numPr>
        <w:spacing w:line="276" w:lineRule="auto"/>
        <w:ind w:left="1281" w:hanging="357"/>
        <w:rPr>
          <w:ins w:id="1789" w:author="Попова Дарья Николаевна (Подрядчик. ООО БерингПойнт)" w:date="2021-04-06T18:25:00Z"/>
          <w:rFonts w:ascii="Arial" w:hAnsi="Arial" w:cs="Arial"/>
          <w:color w:val="000000" w:themeColor="text1"/>
          <w:rPrChange w:id="1790" w:author="Попова Дарья Николаевна (Подрядчик. ООО БерингПойнт)" w:date="2021-04-06T18:25:00Z">
            <w:rPr>
              <w:ins w:id="1791" w:author="Попова Дарья Николаевна (Подрядчик. ООО БерингПойнт)" w:date="2021-04-06T18:25:00Z"/>
            </w:rPr>
          </w:rPrChange>
        </w:rPr>
        <w:pPrChange w:id="1792" w:author="Попова Дарья Николаевна (Подрядчик. ООО БерингПойнт)" w:date="2021-04-06T18:25:00Z">
          <w:pPr>
            <w:spacing w:after="240" w:line="276" w:lineRule="auto"/>
          </w:pPr>
        </w:pPrChange>
      </w:pPr>
      <w:ins w:id="1793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п</w:t>
        </w:r>
      </w:ins>
      <w:ins w:id="1794" w:author="Попова Дарья Николаевна (Подрядчик. ООО БерингПойнт)" w:date="2021-04-06T18:25:00Z">
        <w:r w:rsidRPr="003A0A65">
          <w:rPr>
            <w:rFonts w:ascii="Arial" w:hAnsi="Arial" w:cs="Arial"/>
            <w:color w:val="000000" w:themeColor="text1"/>
            <w:rPrChange w:id="1795" w:author="Попова Дарья Николаевна (Подрядчик. ООО БерингПойнт)" w:date="2021-04-06T18:25:00Z">
              <w:rPr/>
            </w:rPrChange>
          </w:rPr>
          <w:t>рогноз 8+4</w:t>
        </w:r>
      </w:ins>
      <w:ins w:id="1796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;</w:t>
        </w:r>
      </w:ins>
    </w:p>
    <w:p w14:paraId="486171BC" w14:textId="52B19DD2" w:rsidR="003A0A65" w:rsidRPr="003A0A65" w:rsidRDefault="003A0A65">
      <w:pPr>
        <w:pStyle w:val="af9"/>
        <w:numPr>
          <w:ilvl w:val="0"/>
          <w:numId w:val="130"/>
        </w:numPr>
        <w:spacing w:after="120" w:line="276" w:lineRule="auto"/>
        <w:ind w:left="1281" w:hanging="357"/>
        <w:rPr>
          <w:ins w:id="1797" w:author="Попова Дарья" w:date="2021-03-17T17:31:00Z"/>
          <w:rFonts w:ascii="Arial" w:hAnsi="Arial" w:cs="Arial"/>
          <w:color w:val="000000" w:themeColor="text1"/>
          <w:rPrChange w:id="1798" w:author="Попова Дарья Николаевна (Подрядчик. ООО БерингПойнт)" w:date="2021-04-06T18:25:00Z">
            <w:rPr>
              <w:ins w:id="1799" w:author="Попова Дарья" w:date="2021-03-17T17:31:00Z"/>
            </w:rPr>
          </w:rPrChange>
        </w:rPr>
        <w:pPrChange w:id="1800" w:author="Попова Дарья Николаевна (Подрядчик. ООО БерингПойнт)" w:date="2021-04-06T18:25:00Z">
          <w:pPr>
            <w:spacing w:after="240" w:line="276" w:lineRule="auto"/>
            <w:ind w:firstLine="567"/>
          </w:pPr>
        </w:pPrChange>
      </w:pPr>
      <w:ins w:id="1801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п</w:t>
        </w:r>
      </w:ins>
      <w:ins w:id="1802" w:author="Попова Дарья Николаевна (Подрядчик. ООО БерингПойнт)" w:date="2021-04-06T18:25:00Z">
        <w:r w:rsidRPr="003A0A65">
          <w:rPr>
            <w:rFonts w:ascii="Arial" w:hAnsi="Arial" w:cs="Arial"/>
            <w:color w:val="000000" w:themeColor="text1"/>
            <w:rPrChange w:id="1803" w:author="Попова Дарья Николаевна (Подрядчик. ООО БерингПойнт)" w:date="2021-04-06T18:25:00Z">
              <w:rPr/>
            </w:rPrChange>
          </w:rPr>
          <w:t>рогноз 9+3</w:t>
        </w:r>
      </w:ins>
      <w:ins w:id="1804" w:author="Попова Дарья Николаевна (Подрядчик. ООО БерингПойнт)" w:date="2021-04-06T18:28:00Z">
        <w:r>
          <w:rPr>
            <w:rFonts w:ascii="Arial" w:hAnsi="Arial" w:cs="Arial"/>
            <w:color w:val="000000" w:themeColor="text1"/>
          </w:rPr>
          <w:t>;</w:t>
        </w:r>
      </w:ins>
    </w:p>
    <w:p w14:paraId="68BD128D" w14:textId="0D0F8261" w:rsidR="00212DA2" w:rsidRDefault="00212DA2" w:rsidP="009B4F4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ins w:id="1805" w:author="Попова Дарья" w:date="2021-03-17T17:31:00Z">
        <w:r>
          <w:rPr>
            <w:rFonts w:ascii="Arial" w:hAnsi="Arial" w:cs="Arial"/>
            <w:color w:val="000000" w:themeColor="text1"/>
          </w:rPr>
          <w:t>В</w:t>
        </w:r>
        <w:r w:rsidRPr="00212DA2">
          <w:rPr>
            <w:rFonts w:ascii="Arial" w:hAnsi="Arial" w:cs="Arial"/>
            <w:color w:val="000000" w:themeColor="text1"/>
          </w:rPr>
          <w:t xml:space="preserve"> ночь после передачи</w:t>
        </w:r>
      </w:ins>
      <w:ins w:id="1806" w:author="Попова Дарья Николаевна (Подрядчик. ООО БерингПойнт)" w:date="2021-04-06T18:23:00Z">
        <w:r w:rsidR="003A0A65">
          <w:rPr>
            <w:rFonts w:ascii="Arial" w:hAnsi="Arial" w:cs="Arial"/>
            <w:color w:val="000000" w:themeColor="text1"/>
          </w:rPr>
          <w:t xml:space="preserve"> плана/ </w:t>
        </w:r>
      </w:ins>
      <w:ins w:id="1807" w:author="Попова Дарья" w:date="2021-03-17T17:31:00Z">
        <w:del w:id="1808" w:author="Попова Дарья Николаевна (Подрядчик. ООО БерингПойнт)" w:date="2021-04-06T18:23:00Z">
          <w:r w:rsidRPr="00212DA2" w:rsidDel="003A0A65">
            <w:rPr>
              <w:rFonts w:ascii="Arial" w:hAnsi="Arial" w:cs="Arial"/>
              <w:color w:val="000000" w:themeColor="text1"/>
            </w:rPr>
            <w:delText xml:space="preserve"> </w:delText>
          </w:r>
        </w:del>
        <w:r w:rsidRPr="00212DA2">
          <w:rPr>
            <w:rFonts w:ascii="Arial" w:hAnsi="Arial" w:cs="Arial"/>
            <w:color w:val="000000" w:themeColor="text1"/>
          </w:rPr>
          <w:t>прогноза освоения и финансирования в АСКИ в BW передается и сохраняется версия по CAPEX. Сохраненная версия доступна для просмотра в отчете PM-M06</w:t>
        </w:r>
        <w:r>
          <w:rPr>
            <w:rFonts w:ascii="Arial" w:hAnsi="Arial" w:cs="Arial"/>
            <w:color w:val="000000" w:themeColor="text1"/>
          </w:rPr>
          <w:t>.</w:t>
        </w:r>
      </w:ins>
    </w:p>
    <w:p w14:paraId="37BC7540" w14:textId="77777777" w:rsidR="00150D02" w:rsidRPr="00494ECB" w:rsidRDefault="00150D02" w:rsidP="009B4F4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67ADEB5" w14:textId="78E849C3" w:rsidR="002411F9" w:rsidRDefault="002411F9" w:rsidP="002411F9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116 – Анализ корректировки бюджета по результатам рассмотрения на Бюджетом комитете</w:t>
      </w:r>
    </w:p>
    <w:p w14:paraId="23EEFCE4" w14:textId="5BE764F4" w:rsidR="002411F9" w:rsidRPr="00A670AE" w:rsidRDefault="002411F9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809" w:author="Попова Дарья" w:date="2021-03-10T16:41:00Z">
            <w:rPr>
              <w:rFonts w:cs="Arial"/>
              <w:color w:val="000000" w:themeColor="text1"/>
            </w:rPr>
          </w:rPrChange>
        </w:rPr>
      </w:pPr>
      <w:r>
        <w:rPr>
          <w:rFonts w:ascii="Arial" w:hAnsi="Arial" w:cs="Arial"/>
          <w:color w:val="000000" w:themeColor="text1"/>
        </w:rPr>
        <w:t>В том случае, если в результате рассмотрения Бюджетным комитетом в системе АСКБ годовой бюджет воздействий на ПА не будет утверждён, то процесс будет развиваться в сторону корректировки.</w:t>
      </w:r>
    </w:p>
    <w:p w14:paraId="4F6CE91B" w14:textId="203CC10E" w:rsidR="002411F9" w:rsidRPr="00A670AE" w:rsidRDefault="005B7E2F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810" w:author="Попова Дарья" w:date="2021-03-10T16:41:00Z">
            <w:rPr>
              <w:rFonts w:cs="Arial"/>
              <w:color w:val="000000" w:themeColor="text1"/>
            </w:rPr>
          </w:rPrChange>
        </w:rPr>
      </w:pPr>
      <w:r>
        <w:rPr>
          <w:rFonts w:ascii="Arial" w:hAnsi="Arial" w:cs="Arial"/>
          <w:color w:val="000000" w:themeColor="text1"/>
        </w:rPr>
        <w:t xml:space="preserve">Для этого исполнителем шага в роли Главного специалиста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 УК будет проведён анализ годового бюджета воздействий на ПА в полученных указаний от БК к корректировке бюджета.</w:t>
      </w:r>
    </w:p>
    <w:p w14:paraId="5F1A3A5E" w14:textId="3600B4D1" w:rsidR="005B7E2F" w:rsidRPr="00494ECB" w:rsidRDefault="005B7E2F" w:rsidP="00EB32C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Шаг будет выполняться в системе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MCB</w:t>
      </w:r>
      <w:r w:rsidRPr="009936B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Будет реализован аналитический отчёт в приложении </w:t>
      </w:r>
      <w:r w:rsidR="00084866">
        <w:rPr>
          <w:rFonts w:ascii="Arial" w:hAnsi="Arial" w:cs="Arial"/>
          <w:color w:val="000000" w:themeColor="text1"/>
          <w:lang w:val="en-US"/>
        </w:rPr>
        <w:t>SAP</w:t>
      </w:r>
      <w:r w:rsidR="00084866" w:rsidRPr="00494E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Analysis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for</w:t>
      </w:r>
      <w:proofErr w:type="spellEnd"/>
      <w:r w:rsidRPr="000D62E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62E7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 (код </w:t>
      </w:r>
      <w:r w:rsidRPr="00B04EF5">
        <w:rPr>
          <w:rFonts w:ascii="Arial" w:hAnsi="Arial" w:cs="Arial"/>
          <w:color w:val="000000" w:themeColor="text1"/>
        </w:rPr>
        <w:t>MCB0</w:t>
      </w:r>
      <w:ins w:id="1811" w:author="Попова Дарья" w:date="2021-03-15T20:07:00Z">
        <w:r w:rsidR="00B03E69">
          <w:rPr>
            <w:rFonts w:ascii="Arial" w:hAnsi="Arial" w:cs="Arial"/>
            <w:color w:val="000000" w:themeColor="text1"/>
          </w:rPr>
          <w:t>8-01</w:t>
        </w:r>
      </w:ins>
      <w:del w:id="1812" w:author="Попова Дарья" w:date="2021-03-15T20:07:00Z">
        <w:r w:rsidRPr="00B04EF5" w:rsidDel="00B03E69">
          <w:rPr>
            <w:rFonts w:ascii="Arial" w:hAnsi="Arial" w:cs="Arial"/>
            <w:color w:val="000000" w:themeColor="text1"/>
          </w:rPr>
          <w:delText>5</w:delText>
        </w:r>
      </w:del>
      <w:r w:rsidRPr="0002482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 реестре разработок, описание в разделе 5.10 настоящего КД), в котором будет выведен бюджет воздействий на ПА в разрезе бизнес-единиц</w:t>
      </w:r>
      <w:ins w:id="1813" w:author="Попова Дарья" w:date="2021-03-15T20:07:00Z">
        <w:r w:rsidR="00B03E69">
          <w:rPr>
            <w:rFonts w:ascii="Arial" w:hAnsi="Arial" w:cs="Arial"/>
            <w:color w:val="000000" w:themeColor="text1"/>
          </w:rPr>
          <w:t>ы</w:t>
        </w:r>
      </w:ins>
      <w:r>
        <w:rPr>
          <w:rFonts w:ascii="Arial" w:hAnsi="Arial" w:cs="Arial"/>
          <w:color w:val="000000" w:themeColor="text1"/>
        </w:rPr>
        <w:t>, структуры СПП-элементов</w:t>
      </w:r>
      <w:ins w:id="1814" w:author="Попова Дарья" w:date="2021-03-15T20:07:00Z">
        <w:r w:rsidR="00B03E69">
          <w:rPr>
            <w:rFonts w:ascii="Arial" w:hAnsi="Arial" w:cs="Arial"/>
            <w:color w:val="000000" w:themeColor="text1"/>
          </w:rPr>
          <w:t>, типов затрат</w:t>
        </w:r>
      </w:ins>
      <w:r>
        <w:rPr>
          <w:rFonts w:ascii="Arial" w:hAnsi="Arial" w:cs="Arial"/>
          <w:color w:val="000000" w:themeColor="text1"/>
        </w:rPr>
        <w:t>. Указания БК к корректировке, как и Протокол БК используются при анализе вне системы.</w:t>
      </w:r>
    </w:p>
    <w:p w14:paraId="0DB066A8" w14:textId="54257550" w:rsidR="009874AF" w:rsidRDefault="005B7E2F" w:rsidP="009874A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 результатам анализа </w:t>
      </w:r>
      <w:r w:rsidR="00914B54">
        <w:rPr>
          <w:rFonts w:ascii="Arial" w:hAnsi="Arial" w:cs="Arial"/>
          <w:color w:val="000000" w:themeColor="text1"/>
        </w:rPr>
        <w:t xml:space="preserve">корректировки </w:t>
      </w:r>
      <w:r>
        <w:rPr>
          <w:rFonts w:ascii="Arial" w:hAnsi="Arial" w:cs="Arial"/>
          <w:color w:val="000000" w:themeColor="text1"/>
        </w:rPr>
        <w:t xml:space="preserve">годового бюджета воздействий на ПА </w:t>
      </w:r>
      <w:r w:rsidR="00914B54">
        <w:rPr>
          <w:rFonts w:ascii="Arial" w:hAnsi="Arial" w:cs="Arial"/>
          <w:color w:val="000000" w:themeColor="text1"/>
          <w:lang w:val="en-US"/>
        </w:rPr>
        <w:t>SAP</w:t>
      </w:r>
      <w:r w:rsidR="00914B54" w:rsidRPr="00494ECB">
        <w:rPr>
          <w:rFonts w:ascii="Arial" w:hAnsi="Arial" w:cs="Arial"/>
          <w:color w:val="000000" w:themeColor="text1"/>
        </w:rPr>
        <w:t xml:space="preserve"> </w:t>
      </w:r>
      <w:r w:rsidR="00914B54">
        <w:rPr>
          <w:rFonts w:ascii="Arial" w:hAnsi="Arial" w:cs="Arial"/>
          <w:color w:val="000000" w:themeColor="text1"/>
        </w:rPr>
        <w:t xml:space="preserve">через приложение </w:t>
      </w:r>
      <w:proofErr w:type="spellStart"/>
      <w:r w:rsidR="00914B54" w:rsidRPr="007E0B33">
        <w:rPr>
          <w:rFonts w:ascii="Arial" w:hAnsi="Arial" w:cs="Arial"/>
          <w:color w:val="000000" w:themeColor="text1"/>
        </w:rPr>
        <w:t>Analysis</w:t>
      </w:r>
      <w:proofErr w:type="spellEnd"/>
      <w:r w:rsidR="00914B54" w:rsidRPr="007E0B33">
        <w:rPr>
          <w:rFonts w:ascii="Arial" w:hAnsi="Arial" w:cs="Arial"/>
          <w:color w:val="000000" w:themeColor="text1"/>
        </w:rPr>
        <w:t xml:space="preserve"> </w:t>
      </w:r>
      <w:proofErr w:type="spellStart"/>
      <w:r w:rsidR="00914B54" w:rsidRPr="007E0B33">
        <w:rPr>
          <w:rFonts w:ascii="Arial" w:hAnsi="Arial" w:cs="Arial"/>
          <w:color w:val="000000" w:themeColor="text1"/>
        </w:rPr>
        <w:t>for</w:t>
      </w:r>
      <w:proofErr w:type="spellEnd"/>
      <w:r w:rsidR="00914B54" w:rsidRPr="007E0B33">
        <w:rPr>
          <w:rFonts w:ascii="Arial" w:hAnsi="Arial" w:cs="Arial"/>
          <w:color w:val="000000" w:themeColor="text1"/>
        </w:rPr>
        <w:t xml:space="preserve"> </w:t>
      </w:r>
      <w:proofErr w:type="spellStart"/>
      <w:r w:rsidR="00914B54" w:rsidRPr="007E0B33">
        <w:rPr>
          <w:rFonts w:ascii="Arial" w:hAnsi="Arial" w:cs="Arial"/>
          <w:color w:val="000000" w:themeColor="text1"/>
        </w:rPr>
        <w:t>Excel</w:t>
      </w:r>
      <w:proofErr w:type="spellEnd"/>
      <w:r w:rsidR="00914B54">
        <w:rPr>
          <w:rFonts w:ascii="Arial" w:hAnsi="Arial" w:cs="Arial"/>
          <w:color w:val="000000" w:themeColor="text1"/>
        </w:rPr>
        <w:t xml:space="preserve"> (код разработки </w:t>
      </w:r>
      <w:r w:rsidR="00914B54">
        <w:rPr>
          <w:rFonts w:ascii="Arial" w:hAnsi="Arial" w:cs="Arial"/>
          <w:color w:val="000000" w:themeColor="text1"/>
          <w:lang w:val="en-US"/>
        </w:rPr>
        <w:t>MCB</w:t>
      </w:r>
      <w:r w:rsidR="00914B54" w:rsidRPr="00494ECB">
        <w:rPr>
          <w:rFonts w:ascii="Arial" w:hAnsi="Arial" w:cs="Arial"/>
          <w:color w:val="000000" w:themeColor="text1"/>
        </w:rPr>
        <w:t>08-01</w:t>
      </w:r>
      <w:r w:rsidR="00914B54">
        <w:rPr>
          <w:rFonts w:ascii="Arial" w:hAnsi="Arial" w:cs="Arial"/>
          <w:color w:val="000000" w:themeColor="text1"/>
        </w:rPr>
        <w:t>)</w:t>
      </w:r>
      <w:r w:rsidR="00914B54" w:rsidRPr="00494ECB">
        <w:rPr>
          <w:rFonts w:ascii="Arial" w:hAnsi="Arial" w:cs="Arial"/>
          <w:color w:val="000000" w:themeColor="text1"/>
        </w:rPr>
        <w:t xml:space="preserve"> </w:t>
      </w:r>
      <w:r w:rsidR="00914B54">
        <w:rPr>
          <w:rFonts w:ascii="Arial" w:hAnsi="Arial" w:cs="Arial"/>
          <w:color w:val="000000" w:themeColor="text1"/>
        </w:rPr>
        <w:t>осуществ</w:t>
      </w:r>
      <w:r w:rsidR="00D71039">
        <w:rPr>
          <w:rFonts w:ascii="Arial" w:hAnsi="Arial" w:cs="Arial"/>
          <w:color w:val="000000" w:themeColor="text1"/>
        </w:rPr>
        <w:t>ляется отклонение планов и бюдж</w:t>
      </w:r>
      <w:r w:rsidR="00914B54">
        <w:rPr>
          <w:rFonts w:ascii="Arial" w:hAnsi="Arial" w:cs="Arial"/>
          <w:color w:val="000000" w:themeColor="text1"/>
        </w:rPr>
        <w:t xml:space="preserve">етов воздействий на ПА, что </w:t>
      </w:r>
      <w:r w:rsidR="009874AF">
        <w:rPr>
          <w:rFonts w:ascii="Arial" w:hAnsi="Arial" w:cs="Arial"/>
          <w:color w:val="000000" w:themeColor="text1"/>
        </w:rPr>
        <w:t xml:space="preserve">приведёт к возврату их на доработку. </w:t>
      </w:r>
      <w:r w:rsidR="009874AF" w:rsidRPr="005D4506">
        <w:rPr>
          <w:rFonts w:ascii="Arial" w:hAnsi="Arial" w:cs="Arial"/>
          <w:color w:val="000000" w:themeColor="text1"/>
        </w:rPr>
        <w:t xml:space="preserve">При этом в комментарии </w:t>
      </w:r>
      <w:r w:rsidR="009874AF">
        <w:rPr>
          <w:rFonts w:ascii="Arial" w:hAnsi="Arial" w:cs="Arial"/>
          <w:color w:val="000000" w:themeColor="text1"/>
        </w:rPr>
        <w:t>у</w:t>
      </w:r>
      <w:r w:rsidR="009874AF" w:rsidRPr="005D4506">
        <w:rPr>
          <w:rFonts w:ascii="Arial" w:hAnsi="Arial" w:cs="Arial"/>
          <w:color w:val="000000" w:themeColor="text1"/>
        </w:rPr>
        <w:t>казывается причина отклонения</w:t>
      </w:r>
      <w:r w:rsidR="009874AF">
        <w:rPr>
          <w:rFonts w:ascii="Arial" w:hAnsi="Arial" w:cs="Arial"/>
          <w:color w:val="000000" w:themeColor="text1"/>
        </w:rPr>
        <w:t xml:space="preserve">. Корректировка </w:t>
      </w:r>
      <w:r w:rsidR="009874AF">
        <w:rPr>
          <w:rFonts w:ascii="Arial" w:hAnsi="Arial" w:cs="Arial"/>
          <w:color w:val="000000" w:themeColor="text1"/>
        </w:rPr>
        <w:lastRenderedPageBreak/>
        <w:t xml:space="preserve">годового бюджета воздействий на ПА предполагает изменение </w:t>
      </w:r>
      <w:ins w:id="1815" w:author="Попова Дарья" w:date="2021-03-10T16:52:00Z">
        <w:r w:rsidR="00F15FB9">
          <w:rPr>
            <w:rFonts w:ascii="Arial" w:hAnsi="Arial" w:cs="Arial"/>
            <w:color w:val="000000" w:themeColor="text1"/>
          </w:rPr>
          <w:t xml:space="preserve">пользователем </w:t>
        </w:r>
      </w:ins>
      <w:r w:rsidR="009874AF">
        <w:rPr>
          <w:rFonts w:ascii="Arial" w:hAnsi="Arial" w:cs="Arial"/>
          <w:color w:val="000000" w:themeColor="text1"/>
        </w:rPr>
        <w:t>статуса Заказов</w:t>
      </w:r>
      <w:r w:rsidR="009874AF" w:rsidRPr="009E1B0C">
        <w:rPr>
          <w:rFonts w:ascii="Arial" w:hAnsi="Arial" w:cs="Arial"/>
          <w:color w:val="000000" w:themeColor="text1"/>
        </w:rPr>
        <w:t xml:space="preserve"> ТОРО </w:t>
      </w:r>
      <w:del w:id="1816" w:author="Попова Дарья" w:date="2021-03-10T16:52:00Z">
        <w:r w:rsidR="009874AF" w:rsidRPr="009E1B0C" w:rsidDel="00F15FB9">
          <w:rPr>
            <w:rFonts w:ascii="Arial" w:hAnsi="Arial" w:cs="Arial"/>
            <w:color w:val="000000" w:themeColor="text1"/>
          </w:rPr>
          <w:delText xml:space="preserve">с ГИП, ГОД </w:delText>
        </w:r>
      </w:del>
      <w:r w:rsidR="009874AF" w:rsidRPr="009E1B0C">
        <w:rPr>
          <w:rFonts w:ascii="Arial" w:hAnsi="Arial" w:cs="Arial"/>
          <w:color w:val="000000" w:themeColor="text1"/>
        </w:rPr>
        <w:t xml:space="preserve">на ПЛАН, </w:t>
      </w:r>
      <w:del w:id="1817" w:author="Попова Дарья" w:date="2021-03-10T16:52:00Z">
        <w:r w:rsidR="009874AF" w:rsidRPr="009E1B0C" w:rsidDel="00F15FB9">
          <w:rPr>
            <w:rFonts w:ascii="Arial" w:hAnsi="Arial" w:cs="Arial"/>
            <w:color w:val="000000" w:themeColor="text1"/>
          </w:rPr>
          <w:delText>ГОД</w:delText>
        </w:r>
        <w:r w:rsidR="009874AF" w:rsidDel="00F15FB9">
          <w:rPr>
            <w:rFonts w:ascii="Arial" w:hAnsi="Arial" w:cs="Arial"/>
            <w:color w:val="000000" w:themeColor="text1"/>
          </w:rPr>
          <w:delText>, снятие ГИП</w:delText>
        </w:r>
        <w:r w:rsidR="009874AF" w:rsidRPr="009E1B0C" w:rsidDel="00F15FB9">
          <w:rPr>
            <w:rFonts w:ascii="Arial" w:hAnsi="Arial" w:cs="Arial"/>
            <w:color w:val="000000" w:themeColor="text1"/>
          </w:rPr>
          <w:delText>,</w:delText>
        </w:r>
        <w:r w:rsidR="009874AF" w:rsidDel="00F15FB9">
          <w:rPr>
            <w:rFonts w:ascii="Arial" w:hAnsi="Arial" w:cs="Arial"/>
            <w:color w:val="000000" w:themeColor="text1"/>
          </w:rPr>
          <w:delText xml:space="preserve"> </w:delText>
        </w:r>
      </w:del>
      <w:r w:rsidR="009874AF">
        <w:rPr>
          <w:rFonts w:ascii="Arial" w:hAnsi="Arial" w:cs="Arial"/>
          <w:color w:val="000000" w:themeColor="text1"/>
        </w:rPr>
        <w:t>внесение изменений в Заказы ТОРО</w:t>
      </w:r>
      <w:ins w:id="1818" w:author="Попова Дарья" w:date="2021-03-15T20:08:00Z">
        <w:r w:rsidR="00B03E69">
          <w:rPr>
            <w:rFonts w:ascii="Arial" w:hAnsi="Arial" w:cs="Arial"/>
            <w:color w:val="000000" w:themeColor="text1"/>
          </w:rPr>
          <w:t xml:space="preserve"> и сетевые графики</w:t>
        </w:r>
      </w:ins>
      <w:r w:rsidR="009874AF">
        <w:rPr>
          <w:rFonts w:ascii="Arial" w:hAnsi="Arial" w:cs="Arial"/>
          <w:color w:val="000000" w:themeColor="text1"/>
        </w:rPr>
        <w:t xml:space="preserve"> и повторение процедуры формирования бюджета.</w:t>
      </w:r>
      <w:ins w:id="1819" w:author="Попова Дарья" w:date="2021-03-10T16:53:00Z">
        <w:r w:rsidR="00F15FB9">
          <w:rPr>
            <w:rFonts w:ascii="Arial" w:hAnsi="Arial" w:cs="Arial"/>
            <w:color w:val="000000" w:themeColor="text1"/>
          </w:rPr>
          <w:t xml:space="preserve"> Для внесения изменений в заказы ТОРО и сетевые графики требуется разблокировка годового плана воздействий.</w:t>
        </w:r>
      </w:ins>
    </w:p>
    <w:p w14:paraId="659D9ABF" w14:textId="77777777" w:rsidR="009874AF" w:rsidRPr="00494ECB" w:rsidRDefault="009874AF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277E0ED" w14:textId="2D10E40A" w:rsidR="001C2C87" w:rsidRPr="009936BB" w:rsidRDefault="001C2C8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 w:rsidR="00196EC8">
        <w:rPr>
          <w:rFonts w:eastAsiaTheme="majorEastAsia" w:cstheme="majorBidi"/>
          <w:b/>
          <w:i w:val="0"/>
          <w:caps w:val="0"/>
          <w:sz w:val="24"/>
          <w:szCs w:val="24"/>
        </w:rPr>
        <w:t>2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="00954B79" w:rsidRPr="00954B79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лимитов бюджета в разрезе СПП-элементов для контроля исполнения Бюджета ремонтов</w:t>
      </w:r>
    </w:p>
    <w:p w14:paraId="1BFCA0A4" w14:textId="0F1825AC" w:rsidR="002B35EB" w:rsidRDefault="00656246" w:rsidP="002B3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результате прохождения всех шагов процесса</w:t>
      </w:r>
      <w:r w:rsidR="00084866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связанных с формированием </w:t>
      </w:r>
      <w:r w:rsidR="00921BB2">
        <w:rPr>
          <w:rFonts w:ascii="Arial" w:hAnsi="Arial" w:cs="Arial"/>
          <w:color w:val="000000" w:themeColor="text1"/>
        </w:rPr>
        <w:t xml:space="preserve">годового </w:t>
      </w:r>
      <w:r>
        <w:rPr>
          <w:rFonts w:ascii="Arial" w:hAnsi="Arial" w:cs="Arial"/>
          <w:color w:val="000000" w:themeColor="text1"/>
        </w:rPr>
        <w:t xml:space="preserve">бюджета </w:t>
      </w:r>
      <w:r w:rsidR="00921BB2">
        <w:rPr>
          <w:rFonts w:ascii="Arial" w:hAnsi="Arial" w:cs="Arial"/>
          <w:color w:val="000000" w:themeColor="text1"/>
        </w:rPr>
        <w:t>воздействий на ПА</w:t>
      </w:r>
      <w:del w:id="1820" w:author="Попова Дарья" w:date="2021-03-15T20:08:00Z">
        <w:r w:rsidR="00084866" w:rsidDel="00B03E69">
          <w:rPr>
            <w:rFonts w:ascii="Arial" w:hAnsi="Arial" w:cs="Arial"/>
            <w:color w:val="000000" w:themeColor="text1"/>
          </w:rPr>
          <w:delText>,</w:delText>
        </w:r>
      </w:del>
      <w:r w:rsidR="00921BB2">
        <w:rPr>
          <w:rFonts w:ascii="Arial" w:hAnsi="Arial" w:cs="Arial"/>
          <w:color w:val="000000" w:themeColor="text1"/>
        </w:rPr>
        <w:t xml:space="preserve"> </w:t>
      </w:r>
      <w:r w:rsidR="00921BB2" w:rsidRPr="00921BB2">
        <w:rPr>
          <w:rFonts w:ascii="Arial" w:hAnsi="Arial" w:cs="Arial"/>
          <w:color w:val="000000" w:themeColor="text1"/>
        </w:rPr>
        <w:t>Планировщик</w:t>
      </w:r>
      <w:r w:rsidR="00921BB2">
        <w:rPr>
          <w:rFonts w:ascii="Arial" w:hAnsi="Arial" w:cs="Arial"/>
          <w:color w:val="000000" w:themeColor="text1"/>
        </w:rPr>
        <w:t>ом</w:t>
      </w:r>
      <w:r w:rsidR="00921BB2" w:rsidRPr="00921BB2">
        <w:rPr>
          <w:rFonts w:ascii="Arial" w:hAnsi="Arial" w:cs="Arial"/>
          <w:color w:val="000000" w:themeColor="text1"/>
        </w:rPr>
        <w:t xml:space="preserve"> бюджета УА УК</w:t>
      </w:r>
      <w:r w:rsidR="00921BB2" w:rsidRPr="00921BB2" w:rsidDel="00DB0EA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инициируется автоматическая операция формирования лимитов для контроля исполнения бюджета </w:t>
      </w:r>
      <w:r w:rsidR="00A84C14">
        <w:rPr>
          <w:rFonts w:ascii="Arial" w:hAnsi="Arial" w:cs="Arial"/>
          <w:color w:val="000000" w:themeColor="text1"/>
        </w:rPr>
        <w:t xml:space="preserve">в системе </w:t>
      </w:r>
      <w:r w:rsidR="00A84C14">
        <w:rPr>
          <w:rFonts w:ascii="Arial" w:hAnsi="Arial" w:cs="Arial"/>
          <w:color w:val="000000" w:themeColor="text1"/>
          <w:lang w:val="en-US"/>
        </w:rPr>
        <w:t>S</w:t>
      </w:r>
      <w:r w:rsidR="00A84C14" w:rsidRPr="00A84C14">
        <w:rPr>
          <w:rFonts w:ascii="Arial" w:hAnsi="Arial" w:cs="Arial"/>
          <w:color w:val="000000" w:themeColor="text1"/>
        </w:rPr>
        <w:t>/4</w:t>
      </w:r>
      <w:r w:rsidR="00A84C14">
        <w:rPr>
          <w:rFonts w:ascii="Arial" w:hAnsi="Arial" w:cs="Arial"/>
          <w:color w:val="000000" w:themeColor="text1"/>
          <w:lang w:val="en-US"/>
        </w:rPr>
        <w:t>HANA</w:t>
      </w:r>
      <w:r>
        <w:rPr>
          <w:rFonts w:ascii="Arial" w:hAnsi="Arial" w:cs="Arial"/>
          <w:color w:val="000000" w:themeColor="text1"/>
        </w:rPr>
        <w:t>. Лимиты формируются в разрезе структуры СПП-элементов, бизнес-единиц. Лимит определяется на годовом горизонте.</w:t>
      </w:r>
    </w:p>
    <w:p w14:paraId="45AB846D" w14:textId="0E0CF2F5" w:rsidR="00656246" w:rsidRPr="00C9437B" w:rsidRDefault="00656246" w:rsidP="002B35E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Для выполнения данной операции будет реализована разработка</w:t>
      </w:r>
      <w:r w:rsidR="002942EA">
        <w:rPr>
          <w:rFonts w:ascii="Arial" w:hAnsi="Arial" w:cs="Arial"/>
          <w:color w:val="000000" w:themeColor="text1"/>
        </w:rPr>
        <w:t xml:space="preserve"> (код </w:t>
      </w:r>
      <w:r w:rsidR="002942EA">
        <w:rPr>
          <w:rFonts w:ascii="Arial" w:hAnsi="Arial" w:cs="Arial"/>
          <w:color w:val="000000" w:themeColor="text1"/>
          <w:lang w:val="en-US"/>
        </w:rPr>
        <w:t>MCB</w:t>
      </w:r>
      <w:r w:rsidR="002942EA" w:rsidRPr="002942EA">
        <w:rPr>
          <w:rFonts w:ascii="Arial" w:hAnsi="Arial" w:cs="Arial"/>
          <w:color w:val="000000" w:themeColor="text1"/>
        </w:rPr>
        <w:t xml:space="preserve">14 </w:t>
      </w:r>
      <w:r w:rsidR="002942EA">
        <w:rPr>
          <w:rFonts w:ascii="Arial" w:hAnsi="Arial" w:cs="Arial"/>
          <w:color w:val="000000" w:themeColor="text1"/>
        </w:rPr>
        <w:t>в реестре</w:t>
      </w:r>
      <w:r w:rsidR="00C97BC6">
        <w:rPr>
          <w:rFonts w:ascii="Arial" w:hAnsi="Arial" w:cs="Arial"/>
          <w:color w:val="000000" w:themeColor="text1"/>
        </w:rPr>
        <w:t>, описание в разделе 5.10 настоящего КД</w:t>
      </w:r>
      <w:r w:rsidR="002942EA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, позволяющая осуществить автоматический перенос сумм из объектов хранения </w:t>
      </w:r>
      <w:r w:rsidR="00C9437B">
        <w:rPr>
          <w:rFonts w:ascii="Arial" w:hAnsi="Arial" w:cs="Arial"/>
          <w:color w:val="000000" w:themeColor="text1"/>
        </w:rPr>
        <w:t xml:space="preserve">данных </w:t>
      </w:r>
      <w:r>
        <w:rPr>
          <w:rFonts w:ascii="Arial" w:hAnsi="Arial" w:cs="Arial"/>
          <w:color w:val="000000" w:themeColor="text1"/>
        </w:rPr>
        <w:t xml:space="preserve">бюджета </w:t>
      </w:r>
      <w:r w:rsidR="00DB0EA6">
        <w:rPr>
          <w:rFonts w:ascii="Arial" w:hAnsi="Arial" w:cs="Arial"/>
          <w:color w:val="000000" w:themeColor="text1"/>
        </w:rPr>
        <w:t xml:space="preserve">затрат </w:t>
      </w:r>
      <w:r>
        <w:rPr>
          <w:rFonts w:ascii="Arial" w:hAnsi="Arial" w:cs="Arial"/>
          <w:color w:val="000000" w:themeColor="text1"/>
        </w:rPr>
        <w:t xml:space="preserve">в </w:t>
      </w:r>
      <w:r w:rsidR="00C9437B">
        <w:rPr>
          <w:rFonts w:ascii="Arial" w:hAnsi="Arial" w:cs="Arial"/>
          <w:color w:val="000000" w:themeColor="text1"/>
        </w:rPr>
        <w:t xml:space="preserve">таблицы транзакции </w:t>
      </w:r>
      <w:r w:rsidR="00C9437B">
        <w:rPr>
          <w:rFonts w:ascii="Arial" w:hAnsi="Arial" w:cs="Arial"/>
          <w:color w:val="000000" w:themeColor="text1"/>
          <w:lang w:val="en-US"/>
        </w:rPr>
        <w:t>CJ</w:t>
      </w:r>
      <w:r w:rsidR="00C9437B" w:rsidRPr="00C9437B">
        <w:rPr>
          <w:rFonts w:ascii="Arial" w:hAnsi="Arial" w:cs="Arial"/>
          <w:color w:val="000000" w:themeColor="text1"/>
        </w:rPr>
        <w:t>30</w:t>
      </w:r>
      <w:r w:rsidR="00C9437B">
        <w:rPr>
          <w:rFonts w:ascii="Arial" w:hAnsi="Arial" w:cs="Arial"/>
          <w:color w:val="000000" w:themeColor="text1"/>
        </w:rPr>
        <w:t>. Данная транзакция позволяет вести бюджет в структуре СПП-элементов.</w:t>
      </w:r>
      <w:r w:rsidR="00FC4A21">
        <w:rPr>
          <w:rFonts w:ascii="Arial" w:hAnsi="Arial" w:cs="Arial"/>
          <w:color w:val="000000" w:themeColor="text1"/>
        </w:rPr>
        <w:t xml:space="preserve"> На СПП-эл</w:t>
      </w:r>
      <w:r w:rsidR="00120EEF">
        <w:rPr>
          <w:rFonts w:ascii="Arial" w:hAnsi="Arial" w:cs="Arial"/>
          <w:color w:val="000000" w:themeColor="text1"/>
        </w:rPr>
        <w:t xml:space="preserve">ементах </w:t>
      </w:r>
      <w:r w:rsidR="00FC4A21">
        <w:rPr>
          <w:rFonts w:ascii="Arial" w:hAnsi="Arial" w:cs="Arial"/>
          <w:color w:val="000000" w:themeColor="text1"/>
        </w:rPr>
        <w:t xml:space="preserve">устанавливается статус УТВП </w:t>
      </w:r>
      <w:r w:rsidR="00120EEF">
        <w:rPr>
          <w:rFonts w:ascii="Arial" w:hAnsi="Arial" w:cs="Arial"/>
          <w:color w:val="000000" w:themeColor="text1"/>
        </w:rPr>
        <w:t>–</w:t>
      </w:r>
      <w:r w:rsidR="00FC4A21">
        <w:rPr>
          <w:rFonts w:ascii="Arial" w:hAnsi="Arial" w:cs="Arial"/>
          <w:color w:val="000000" w:themeColor="text1"/>
        </w:rPr>
        <w:t xml:space="preserve"> </w:t>
      </w:r>
      <w:r w:rsidR="00120EEF">
        <w:rPr>
          <w:rFonts w:ascii="Arial" w:hAnsi="Arial" w:cs="Arial"/>
          <w:color w:val="000000" w:themeColor="text1"/>
        </w:rPr>
        <w:t xml:space="preserve">Бюджет утвержден, на заказах ТОРО </w:t>
      </w:r>
      <w:ins w:id="1821" w:author="Попова Дарья" w:date="2021-03-10T17:01:00Z">
        <w:r w:rsidR="00F12E10">
          <w:rPr>
            <w:rFonts w:ascii="Arial" w:hAnsi="Arial" w:cs="Arial"/>
            <w:color w:val="000000" w:themeColor="text1"/>
          </w:rPr>
          <w:t xml:space="preserve">и сетевых графиках для </w:t>
        </w:r>
        <w:proofErr w:type="spellStart"/>
        <w:r w:rsidR="00F12E10">
          <w:rPr>
            <w:rFonts w:ascii="Arial" w:hAnsi="Arial" w:cs="Arial"/>
            <w:color w:val="000000" w:themeColor="text1"/>
          </w:rPr>
          <w:t>ЗиС</w:t>
        </w:r>
        <w:proofErr w:type="spellEnd"/>
        <w:r w:rsidR="00F12E10">
          <w:rPr>
            <w:rFonts w:ascii="Arial" w:hAnsi="Arial" w:cs="Arial"/>
            <w:color w:val="000000" w:themeColor="text1"/>
          </w:rPr>
          <w:t xml:space="preserve"> </w:t>
        </w:r>
      </w:ins>
      <w:r w:rsidR="00120EEF">
        <w:rPr>
          <w:rFonts w:ascii="Arial" w:hAnsi="Arial" w:cs="Arial"/>
          <w:color w:val="000000" w:themeColor="text1"/>
        </w:rPr>
        <w:t>устан</w:t>
      </w:r>
      <w:ins w:id="1822" w:author="Попова Дарья" w:date="2021-03-10T17:00:00Z">
        <w:r w:rsidR="00F12E10">
          <w:rPr>
            <w:rFonts w:ascii="Arial" w:hAnsi="Arial" w:cs="Arial"/>
            <w:color w:val="000000" w:themeColor="text1"/>
          </w:rPr>
          <w:t>а</w:t>
        </w:r>
      </w:ins>
      <w:r w:rsidR="00120EEF">
        <w:rPr>
          <w:rFonts w:ascii="Arial" w:hAnsi="Arial" w:cs="Arial"/>
          <w:color w:val="000000" w:themeColor="text1"/>
        </w:rPr>
        <w:t>вливается статус УТВП – Утвержден в программе и бюджете.</w:t>
      </w:r>
    </w:p>
    <w:p w14:paraId="19C1F202" w14:textId="4F511BFA" w:rsidR="00743C11" w:rsidRDefault="00C9437B" w:rsidP="00D027B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Исполнителем шага будет назначен </w:t>
      </w:r>
      <w:r w:rsidR="00921BB2" w:rsidRPr="00921BB2">
        <w:rPr>
          <w:rFonts w:ascii="Arial" w:hAnsi="Arial" w:cs="Arial"/>
          <w:color w:val="000000" w:themeColor="text1"/>
        </w:rPr>
        <w:t>Планировщик бюджета УА УК</w:t>
      </w:r>
      <w:r>
        <w:rPr>
          <w:rFonts w:ascii="Arial" w:hAnsi="Arial" w:cs="Arial"/>
          <w:color w:val="000000" w:themeColor="text1"/>
        </w:rPr>
        <w:t>.</w:t>
      </w:r>
    </w:p>
    <w:p w14:paraId="6C615983" w14:textId="58DD8000" w:rsidR="00C74F9F" w:rsidRPr="00C74F9F" w:rsidRDefault="00C74F9F" w:rsidP="00D027B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После утверждения лимита в разрезе СПП-элементов </w:t>
      </w:r>
      <w:del w:id="1823" w:author="Попова Дарья" w:date="2021-03-10T17:04:00Z">
        <w:r w:rsidDel="00F12E10">
          <w:rPr>
            <w:rFonts w:ascii="Arial" w:hAnsi="Arial" w:cs="Arial"/>
            <w:color w:val="000000" w:themeColor="text1"/>
          </w:rPr>
          <w:delText xml:space="preserve">для СПП-элементов «Компонентый учет» необходимо </w:delText>
        </w:r>
      </w:del>
      <w:r>
        <w:rPr>
          <w:rFonts w:ascii="Arial" w:hAnsi="Arial" w:cs="Arial"/>
          <w:color w:val="000000" w:themeColor="text1"/>
        </w:rPr>
        <w:t>деблокир</w:t>
      </w:r>
      <w:ins w:id="1824" w:author="Попова Дарья" w:date="2021-03-10T17:04:00Z">
        <w:r w:rsidR="00F12E10">
          <w:rPr>
            <w:rFonts w:ascii="Arial" w:hAnsi="Arial" w:cs="Arial"/>
            <w:color w:val="000000" w:themeColor="text1"/>
          </w:rPr>
          <w:t>уются</w:t>
        </w:r>
      </w:ins>
      <w:del w:id="1825" w:author="Попова Дарья" w:date="2021-03-10T17:04:00Z">
        <w:r w:rsidDel="00F12E10">
          <w:rPr>
            <w:rFonts w:ascii="Arial" w:hAnsi="Arial" w:cs="Arial"/>
            <w:color w:val="000000" w:themeColor="text1"/>
          </w:rPr>
          <w:delText>овать</w:delText>
        </w:r>
      </w:del>
      <w:r>
        <w:rPr>
          <w:rFonts w:ascii="Arial" w:hAnsi="Arial" w:cs="Arial"/>
          <w:color w:val="000000" w:themeColor="text1"/>
        </w:rPr>
        <w:t xml:space="preserve"> сетевые графики</w:t>
      </w:r>
      <w:ins w:id="1826" w:author="Попова Дарья" w:date="2021-03-10T17:04:00Z">
        <w:r w:rsidR="00F12E10">
          <w:rPr>
            <w:rFonts w:ascii="Arial" w:hAnsi="Arial" w:cs="Arial"/>
            <w:color w:val="000000" w:themeColor="text1"/>
          </w:rPr>
          <w:t xml:space="preserve"> по компонентному учету и </w:t>
        </w:r>
      </w:ins>
      <w:del w:id="1827" w:author="Попова Дарья" w:date="2021-03-10T17:04:00Z">
        <w:r w:rsidDel="00F12E10">
          <w:rPr>
            <w:rFonts w:ascii="Arial" w:hAnsi="Arial" w:cs="Arial"/>
            <w:color w:val="000000" w:themeColor="text1"/>
          </w:rPr>
          <w:delText>.</w:delText>
        </w:r>
      </w:del>
      <w:ins w:id="1828" w:author="Попова Дарья" w:date="2021-03-10T17:05:00Z">
        <w:r w:rsidR="00F12E10">
          <w:rPr>
            <w:rFonts w:ascii="Arial" w:hAnsi="Arial" w:cs="Arial"/>
            <w:color w:val="000000" w:themeColor="text1"/>
          </w:rPr>
          <w:t xml:space="preserve">по </w:t>
        </w:r>
        <w:proofErr w:type="spellStart"/>
        <w:r w:rsidR="00F12E10">
          <w:rPr>
            <w:rFonts w:ascii="Arial" w:hAnsi="Arial" w:cs="Arial"/>
            <w:color w:val="000000" w:themeColor="text1"/>
          </w:rPr>
          <w:t>ЗиС</w:t>
        </w:r>
        <w:proofErr w:type="spellEnd"/>
        <w:r w:rsidR="00F12E10">
          <w:rPr>
            <w:rFonts w:ascii="Arial" w:hAnsi="Arial" w:cs="Arial"/>
            <w:color w:val="000000" w:themeColor="text1"/>
          </w:rPr>
          <w:t>.</w:t>
        </w:r>
      </w:ins>
    </w:p>
    <w:p w14:paraId="35E78C0C" w14:textId="73A0A342" w:rsidR="009502CF" w:rsidRDefault="000334EB" w:rsidP="00D71039">
      <w:pPr>
        <w:spacing w:after="240" w:line="276" w:lineRule="auto"/>
        <w:ind w:firstLine="567"/>
        <w:rPr>
          <w:ins w:id="1829" w:author="Попова Дарья" w:date="2021-03-10T17:07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После того, как по СПП-элементам заведены лимиты </w:t>
      </w:r>
      <w:r w:rsidR="003B3A76">
        <w:rPr>
          <w:rFonts w:ascii="Arial" w:hAnsi="Arial" w:cs="Arial"/>
          <w:color w:val="000000" w:themeColor="text1"/>
        </w:rPr>
        <w:t xml:space="preserve">автоматически </w:t>
      </w:r>
      <w:r>
        <w:rPr>
          <w:rFonts w:ascii="Arial" w:hAnsi="Arial" w:cs="Arial"/>
          <w:color w:val="000000" w:themeColor="text1"/>
        </w:rPr>
        <w:t>активируется активный</w:t>
      </w:r>
      <w:r w:rsidR="003B3A76">
        <w:rPr>
          <w:rFonts w:ascii="Arial" w:hAnsi="Arial" w:cs="Arial"/>
          <w:color w:val="000000" w:themeColor="text1"/>
        </w:rPr>
        <w:t xml:space="preserve"> контроль наличия бюджета на проекте. </w:t>
      </w:r>
      <w:r w:rsidR="00891D31" w:rsidRPr="00494ECB">
        <w:rPr>
          <w:rFonts w:ascii="Arial" w:hAnsi="Arial" w:cs="Arial"/>
          <w:color w:val="000000" w:themeColor="text1"/>
        </w:rPr>
        <w:t xml:space="preserve">Если отдельный СПП-элемент необходимо исключить из АКН, то на СПП-элементе </w:t>
      </w:r>
      <w:proofErr w:type="spellStart"/>
      <w:r w:rsidR="00891D31" w:rsidRPr="00494ECB">
        <w:rPr>
          <w:rFonts w:ascii="Arial" w:hAnsi="Arial" w:cs="Arial"/>
          <w:color w:val="000000" w:themeColor="text1"/>
        </w:rPr>
        <w:t>уставливает</w:t>
      </w:r>
      <w:r w:rsidR="003B3A76">
        <w:rPr>
          <w:rFonts w:ascii="Arial" w:hAnsi="Arial" w:cs="Arial"/>
          <w:color w:val="000000" w:themeColor="text1"/>
        </w:rPr>
        <w:t>ся</w:t>
      </w:r>
      <w:proofErr w:type="spellEnd"/>
      <w:r w:rsidR="00891D31" w:rsidRPr="00494ECB">
        <w:rPr>
          <w:rFonts w:ascii="Arial" w:hAnsi="Arial" w:cs="Arial"/>
          <w:color w:val="000000" w:themeColor="text1"/>
        </w:rPr>
        <w:t xml:space="preserve"> статус ИСКБ – </w:t>
      </w:r>
      <w:r w:rsidR="00891D31">
        <w:rPr>
          <w:rFonts w:ascii="Arial" w:hAnsi="Arial" w:cs="Arial"/>
          <w:color w:val="000000" w:themeColor="text1"/>
        </w:rPr>
        <w:t>Исключение из контроля бюджета.</w:t>
      </w:r>
    </w:p>
    <w:p w14:paraId="448454E5" w14:textId="2DE34DDB" w:rsidR="00F12E10" w:rsidRPr="000C5F8F" w:rsidRDefault="00F12E10" w:rsidP="00D7103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ins w:id="1830" w:author="Попова Дарья" w:date="2021-03-10T17:07:00Z">
        <w:r>
          <w:rPr>
            <w:rFonts w:ascii="Arial" w:hAnsi="Arial" w:cs="Arial"/>
            <w:color w:val="000000" w:themeColor="text1"/>
          </w:rPr>
          <w:t>Для дальнейшей работы с заказами ТОРО и сетевыми графиками требуется разблокировка годового плана воздействий.</w:t>
        </w:r>
      </w:ins>
    </w:p>
    <w:p w14:paraId="5F4201F6" w14:textId="77777777" w:rsidR="00921BB2" w:rsidRDefault="00921BB2" w:rsidP="00921BB2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66125E">
        <w:rPr>
          <w:rFonts w:ascii="Arial" w:hAnsi="Arial" w:cs="Arial"/>
        </w:rPr>
        <w:t>писание шагов</w:t>
      </w:r>
      <w:r>
        <w:rPr>
          <w:rFonts w:ascii="Arial" w:hAnsi="Arial" w:cs="Arial"/>
        </w:rPr>
        <w:t xml:space="preserve"> в структуре модели </w:t>
      </w:r>
      <w:r w:rsidRPr="00821BA2">
        <w:rPr>
          <w:rFonts w:ascii="Arial" w:hAnsi="Arial" w:cs="Arial"/>
        </w:rPr>
        <w:t>ARIS</w:t>
      </w:r>
      <w:r w:rsidRPr="0066125E">
        <w:rPr>
          <w:rFonts w:ascii="Arial" w:hAnsi="Arial" w:cs="Arial"/>
        </w:rPr>
        <w:t xml:space="preserve"> приведено в Приложении № 3.</w:t>
      </w:r>
    </w:p>
    <w:p w14:paraId="406DFE5C" w14:textId="7D7B16B9" w:rsidR="001F1615" w:rsidRDefault="001F1615" w:rsidP="00821BA2">
      <w:pPr>
        <w:spacing w:after="240" w:line="276" w:lineRule="auto"/>
        <w:ind w:firstLine="567"/>
        <w:rPr>
          <w:rFonts w:ascii="Arial" w:hAnsi="Arial" w:cs="Arial"/>
        </w:rPr>
      </w:pPr>
    </w:p>
    <w:p w14:paraId="6757B528" w14:textId="651F594F" w:rsidR="0066125E" w:rsidRPr="000835FE" w:rsidRDefault="0066125E">
      <w:pPr>
        <w:pStyle w:val="3"/>
      </w:pPr>
      <w:bookmarkStart w:id="1831" w:name="_Toc523964098"/>
      <w:bookmarkStart w:id="1832" w:name="_Toc523964233"/>
      <w:bookmarkStart w:id="1833" w:name="_Toc524114693"/>
      <w:bookmarkStart w:id="1834" w:name="_Toc524115729"/>
      <w:bookmarkStart w:id="1835" w:name="_Toc524607418"/>
      <w:bookmarkStart w:id="1836" w:name="_Toc525235070"/>
      <w:bookmarkStart w:id="1837" w:name="_Toc525310631"/>
      <w:bookmarkStart w:id="1838" w:name="_Toc525675426"/>
      <w:bookmarkStart w:id="1839" w:name="_Toc525907653"/>
      <w:bookmarkStart w:id="1840" w:name="_Toc525925776"/>
      <w:bookmarkStart w:id="1841" w:name="_Toc525926589"/>
      <w:bookmarkStart w:id="1842" w:name="_Toc526414409"/>
      <w:bookmarkStart w:id="1843" w:name="_Toc527043339"/>
      <w:bookmarkStart w:id="1844" w:name="_Toc527043490"/>
      <w:bookmarkStart w:id="1845" w:name="_Toc523964099"/>
      <w:bookmarkStart w:id="1846" w:name="_Toc523964234"/>
      <w:bookmarkStart w:id="1847" w:name="_Toc524114694"/>
      <w:bookmarkStart w:id="1848" w:name="_Toc524115730"/>
      <w:bookmarkStart w:id="1849" w:name="_Toc524607419"/>
      <w:bookmarkStart w:id="1850" w:name="_Toc525235071"/>
      <w:bookmarkStart w:id="1851" w:name="_Toc525310632"/>
      <w:bookmarkStart w:id="1852" w:name="_Toc525675427"/>
      <w:bookmarkStart w:id="1853" w:name="_Toc525907654"/>
      <w:bookmarkStart w:id="1854" w:name="_Toc525925777"/>
      <w:bookmarkStart w:id="1855" w:name="_Toc525926590"/>
      <w:bookmarkStart w:id="1856" w:name="_Toc526414410"/>
      <w:bookmarkStart w:id="1857" w:name="_Toc527043340"/>
      <w:bookmarkStart w:id="1858" w:name="_Toc527043491"/>
      <w:bookmarkStart w:id="1859" w:name="_Toc523964100"/>
      <w:bookmarkStart w:id="1860" w:name="_Toc523964235"/>
      <w:bookmarkStart w:id="1861" w:name="_Toc524114695"/>
      <w:bookmarkStart w:id="1862" w:name="_Toc524115731"/>
      <w:bookmarkStart w:id="1863" w:name="_Toc524607420"/>
      <w:bookmarkStart w:id="1864" w:name="_Toc525235072"/>
      <w:bookmarkStart w:id="1865" w:name="_Toc525310633"/>
      <w:bookmarkStart w:id="1866" w:name="_Toc525675428"/>
      <w:bookmarkStart w:id="1867" w:name="_Toc525907655"/>
      <w:bookmarkStart w:id="1868" w:name="_Toc525925778"/>
      <w:bookmarkStart w:id="1869" w:name="_Toc525926591"/>
      <w:bookmarkStart w:id="1870" w:name="_Toc526414411"/>
      <w:bookmarkStart w:id="1871" w:name="_Toc527043341"/>
      <w:bookmarkStart w:id="1872" w:name="_Toc527043492"/>
      <w:bookmarkStart w:id="1873" w:name="_Toc68528493"/>
      <w:bookmarkEnd w:id="1831"/>
      <w:bookmarkEnd w:id="1832"/>
      <w:bookmarkEnd w:id="1833"/>
      <w:bookmarkEnd w:id="1834"/>
      <w:bookmarkEnd w:id="1835"/>
      <w:bookmarkEnd w:id="1836"/>
      <w:bookmarkEnd w:id="1837"/>
      <w:bookmarkEnd w:id="1838"/>
      <w:bookmarkEnd w:id="1839"/>
      <w:bookmarkEnd w:id="1840"/>
      <w:bookmarkEnd w:id="1841"/>
      <w:bookmarkEnd w:id="1842"/>
      <w:bookmarkEnd w:id="1843"/>
      <w:bookmarkEnd w:id="1844"/>
      <w:bookmarkEnd w:id="1845"/>
      <w:bookmarkEnd w:id="1846"/>
      <w:bookmarkEnd w:id="1847"/>
      <w:bookmarkEnd w:id="1848"/>
      <w:bookmarkEnd w:id="1849"/>
      <w:bookmarkEnd w:id="1850"/>
      <w:bookmarkEnd w:id="1851"/>
      <w:bookmarkEnd w:id="1852"/>
      <w:bookmarkEnd w:id="1853"/>
      <w:bookmarkEnd w:id="1854"/>
      <w:bookmarkEnd w:id="1855"/>
      <w:bookmarkEnd w:id="1856"/>
      <w:bookmarkEnd w:id="1857"/>
      <w:bookmarkEnd w:id="1858"/>
      <w:bookmarkEnd w:id="1859"/>
      <w:bookmarkEnd w:id="1860"/>
      <w:bookmarkEnd w:id="1861"/>
      <w:bookmarkEnd w:id="1862"/>
      <w:bookmarkEnd w:id="1863"/>
      <w:bookmarkEnd w:id="1864"/>
      <w:bookmarkEnd w:id="1865"/>
      <w:bookmarkEnd w:id="1866"/>
      <w:bookmarkEnd w:id="1867"/>
      <w:bookmarkEnd w:id="1868"/>
      <w:bookmarkEnd w:id="1869"/>
      <w:bookmarkEnd w:id="1870"/>
      <w:bookmarkEnd w:id="1871"/>
      <w:bookmarkEnd w:id="1872"/>
      <w:r w:rsidRPr="000835FE">
        <w:lastRenderedPageBreak/>
        <w:t xml:space="preserve">Описание </w:t>
      </w:r>
      <w:r>
        <w:t xml:space="preserve">шагов </w:t>
      </w:r>
      <w:r w:rsidRPr="000835FE">
        <w:t xml:space="preserve">бизнес-процесса </w:t>
      </w:r>
      <w:r w:rsidRPr="0066125E">
        <w:t xml:space="preserve">ПП-07.06.04-ERP </w:t>
      </w:r>
      <w:r>
        <w:t>«</w:t>
      </w:r>
      <w:r w:rsidRPr="0066125E">
        <w:t>Исполнение, корректировк</w:t>
      </w:r>
      <w:r w:rsidR="00C0666E">
        <w:t>а и контроль бюджета воздей</w:t>
      </w:r>
      <w:r w:rsidRPr="0066125E">
        <w:t>ствий на производственные активы</w:t>
      </w:r>
      <w:r>
        <w:t>»</w:t>
      </w:r>
      <w:bookmarkEnd w:id="1873"/>
    </w:p>
    <w:p w14:paraId="3FA05CE4" w14:textId="11908E05" w:rsidR="00954B79" w:rsidRDefault="00954B79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10 </w:t>
      </w:r>
      <w:r w:rsidR="00477B83"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954B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Формирование </w:t>
      </w:r>
      <w:r w:rsidR="009B4F4E">
        <w:rPr>
          <w:rFonts w:eastAsiaTheme="majorEastAsia" w:cstheme="majorBidi"/>
          <w:b/>
          <w:i w:val="0"/>
          <w:caps w:val="0"/>
          <w:sz w:val="24"/>
          <w:szCs w:val="24"/>
        </w:rPr>
        <w:t>запроса</w:t>
      </w:r>
      <w:r w:rsidR="009B4F4E" w:rsidRPr="00954B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954B79">
        <w:rPr>
          <w:rFonts w:eastAsiaTheme="majorEastAsia" w:cstheme="majorBidi"/>
          <w:b/>
          <w:i w:val="0"/>
          <w:caps w:val="0"/>
          <w:sz w:val="24"/>
          <w:szCs w:val="24"/>
        </w:rPr>
        <w:t>на корректировку лимита</w:t>
      </w:r>
    </w:p>
    <w:p w14:paraId="1277DC5D" w14:textId="51DD7D4F" w:rsidR="00EE1E12" w:rsidRPr="003F25F8" w:rsidRDefault="00F832A9" w:rsidP="00EE1E1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</w:rPr>
        <w:t>В процессе исполнения годового бюджета воздействий на ПА проекты ППА и проекты ОВП пр</w:t>
      </w:r>
      <w:r>
        <w:rPr>
          <w:rFonts w:ascii="Arial" w:hAnsi="Arial" w:cs="Arial"/>
          <w:color w:val="000000" w:themeColor="text1"/>
        </w:rPr>
        <w:t xml:space="preserve">оверяются на наличие в бюджете </w:t>
      </w:r>
      <w:r w:rsidRPr="00494ECB">
        <w:rPr>
          <w:rFonts w:ascii="Arial" w:hAnsi="Arial" w:cs="Arial"/>
          <w:color w:val="000000" w:themeColor="text1"/>
        </w:rPr>
        <w:t>доступных средств. В случае исчерпания бюджетных лимитов на СПП-элементе система не позволит сохранить заказ ТОРО или передать компоненты сетевого графика в закупку</w:t>
      </w:r>
      <w:r w:rsidRPr="00F832A9">
        <w:rPr>
          <w:rFonts w:ascii="Arial" w:hAnsi="Arial" w:cs="Arial"/>
          <w:color w:val="000000" w:themeColor="text1"/>
        </w:rPr>
        <w:t>.</w:t>
      </w:r>
      <w:r w:rsidR="00EE1E12" w:rsidRPr="003F25F8">
        <w:rPr>
          <w:rFonts w:ascii="Arial" w:hAnsi="Arial" w:cs="Arial"/>
          <w:color w:val="000000" w:themeColor="text1"/>
        </w:rPr>
        <w:t xml:space="preserve"> В этом случае инициируется корректировка бюджетных лимитов. </w:t>
      </w:r>
      <w:r w:rsidR="00EE1E12">
        <w:rPr>
          <w:rFonts w:ascii="Arial" w:hAnsi="Arial" w:cs="Arial"/>
          <w:color w:val="000000" w:themeColor="text1"/>
        </w:rPr>
        <w:t>В соответствии с документом</w:t>
      </w:r>
      <w:r w:rsidR="00EE1E12" w:rsidRPr="006C257E">
        <w:t xml:space="preserve"> </w:t>
      </w:r>
      <w:del w:id="1874" w:author="Попова Дарья Николаевна (Подрядчик. ООО БерингПойнт)" w:date="2021-04-05T14:55:00Z">
        <w:r w:rsidR="00EE1E12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875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EE1E12">
        <w:rPr>
          <w:rFonts w:ascii="Arial" w:hAnsi="Arial" w:cs="Arial"/>
          <w:color w:val="000000" w:themeColor="text1"/>
        </w:rPr>
        <w:t xml:space="preserve"> «</w:t>
      </w:r>
      <w:r w:rsidR="00EE1E12" w:rsidRPr="006C257E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EE1E12">
        <w:rPr>
          <w:rFonts w:ascii="Arial" w:hAnsi="Arial" w:cs="Arial"/>
          <w:color w:val="000000" w:themeColor="text1"/>
        </w:rPr>
        <w:t>» в</w:t>
      </w:r>
      <w:r w:rsidR="00EE1E12" w:rsidRPr="003F25F8">
        <w:rPr>
          <w:rFonts w:ascii="Arial" w:hAnsi="Arial" w:cs="Arial"/>
          <w:color w:val="000000" w:themeColor="text1"/>
        </w:rPr>
        <w:t>озможны следующие сценарии корректировки</w:t>
      </w:r>
      <w:r w:rsidR="00EE1E12">
        <w:rPr>
          <w:rFonts w:ascii="Arial" w:hAnsi="Arial" w:cs="Arial"/>
          <w:color w:val="000000" w:themeColor="text1"/>
        </w:rPr>
        <w:t xml:space="preserve"> </w:t>
      </w:r>
      <w:r w:rsidR="00EE1E12" w:rsidRPr="006C257E">
        <w:rPr>
          <w:rFonts w:ascii="Arial" w:hAnsi="Arial" w:cs="Arial"/>
          <w:color w:val="000000" w:themeColor="text1"/>
        </w:rPr>
        <w:t>бюджетных лимитов</w:t>
      </w:r>
      <w:r w:rsidR="00EE1E12" w:rsidRPr="003F25F8">
        <w:rPr>
          <w:rFonts w:ascii="Arial" w:hAnsi="Arial" w:cs="Arial"/>
          <w:color w:val="000000" w:themeColor="text1"/>
        </w:rPr>
        <w:t>:</w:t>
      </w:r>
    </w:p>
    <w:p w14:paraId="1B4D963B" w14:textId="77777777" w:rsidR="00EE1E12" w:rsidRPr="005075EF" w:rsidRDefault="00EE1E12" w:rsidP="00EE1E12">
      <w:pPr>
        <w:pStyle w:val="af9"/>
        <w:numPr>
          <w:ilvl w:val="0"/>
          <w:numId w:val="4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5075EF">
        <w:rPr>
          <w:rFonts w:ascii="Arial" w:hAnsi="Arial" w:cs="Arial"/>
          <w:color w:val="000000" w:themeColor="text1"/>
        </w:rPr>
        <w:t>перераспределение лимитов без увеличения общего лимита на БЕ:</w:t>
      </w:r>
    </w:p>
    <w:p w14:paraId="0A8922FD" w14:textId="77777777" w:rsidR="00EE1E12" w:rsidRPr="005075EF" w:rsidRDefault="00EE1E12" w:rsidP="00EE1E12">
      <w:pPr>
        <w:pStyle w:val="af9"/>
        <w:numPr>
          <w:ilvl w:val="1"/>
          <w:numId w:val="4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5075EF">
        <w:rPr>
          <w:rFonts w:ascii="Arial" w:hAnsi="Arial" w:cs="Arial"/>
          <w:color w:val="000000" w:themeColor="text1"/>
        </w:rPr>
        <w:t>перенос лимитов с другого СПП-элемента в рамках одного направления;</w:t>
      </w:r>
    </w:p>
    <w:p w14:paraId="4A0FF750" w14:textId="77777777" w:rsidR="00EE1E12" w:rsidRPr="005075EF" w:rsidRDefault="00EE1E12" w:rsidP="00EE1E12">
      <w:pPr>
        <w:pStyle w:val="af9"/>
        <w:numPr>
          <w:ilvl w:val="1"/>
          <w:numId w:val="4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5075EF">
        <w:rPr>
          <w:rFonts w:ascii="Arial" w:hAnsi="Arial" w:cs="Arial"/>
          <w:color w:val="000000" w:themeColor="text1"/>
        </w:rPr>
        <w:t>запрос ресурсов из СПП-элемента «Резерв OPEX» или «Резерв CAPEX» на уровне БЕ (в случае наличия средств на СПП-элементе);</w:t>
      </w:r>
    </w:p>
    <w:p w14:paraId="618F82C4" w14:textId="77777777" w:rsidR="00EE1E12" w:rsidRDefault="00EE1E12" w:rsidP="00EE1E12">
      <w:pPr>
        <w:pStyle w:val="af9"/>
        <w:numPr>
          <w:ilvl w:val="0"/>
          <w:numId w:val="4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5075EF">
        <w:rPr>
          <w:rFonts w:ascii="Arial" w:hAnsi="Arial" w:cs="Arial"/>
          <w:color w:val="000000" w:themeColor="text1"/>
        </w:rPr>
        <w:t>увеличение бюджетных лимитов на БЕ:</w:t>
      </w:r>
    </w:p>
    <w:p w14:paraId="599876B6" w14:textId="77777777" w:rsidR="00EE1E12" w:rsidRPr="005075EF" w:rsidRDefault="00EE1E12" w:rsidP="00EE1E12">
      <w:pPr>
        <w:pStyle w:val="af9"/>
        <w:numPr>
          <w:ilvl w:val="1"/>
          <w:numId w:val="4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841FE8">
        <w:rPr>
          <w:rFonts w:ascii="Arial" w:hAnsi="Arial" w:cs="Arial"/>
          <w:color w:val="000000" w:themeColor="text1"/>
        </w:rPr>
        <w:t>запрос ресурсов из СПП-элемента «Резерв OPEX» или «Резерв CAPEX» на уровне УК (в случае наличия средств на СПП-элементе)</w:t>
      </w:r>
      <w:r>
        <w:rPr>
          <w:rFonts w:ascii="Arial" w:hAnsi="Arial" w:cs="Arial"/>
          <w:color w:val="000000" w:themeColor="text1"/>
        </w:rPr>
        <w:t>.</w:t>
      </w:r>
    </w:p>
    <w:p w14:paraId="1B5B9877" w14:textId="4A015BA8" w:rsidR="00C70541" w:rsidRPr="009B4F4E" w:rsidRDefault="00C7054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этом перераспределение средств осуществляется только в рамках бюджета </w:t>
      </w:r>
      <w:r>
        <w:rPr>
          <w:rFonts w:ascii="Arial" w:hAnsi="Arial" w:cs="Arial"/>
          <w:color w:val="000000" w:themeColor="text1"/>
          <w:lang w:val="en-US"/>
        </w:rPr>
        <w:t>OPEX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или бюджета </w:t>
      </w:r>
      <w:r>
        <w:rPr>
          <w:rFonts w:ascii="Arial" w:hAnsi="Arial" w:cs="Arial"/>
          <w:color w:val="000000" w:themeColor="text1"/>
          <w:lang w:val="en-US"/>
        </w:rPr>
        <w:t>CAPEX</w:t>
      </w:r>
      <w:r w:rsidRPr="00494ECB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перераспределение между бюджетами </w:t>
      </w:r>
      <w:r>
        <w:rPr>
          <w:rFonts w:ascii="Arial" w:hAnsi="Arial" w:cs="Arial"/>
          <w:color w:val="000000" w:themeColor="text1"/>
          <w:lang w:val="en-US"/>
        </w:rPr>
        <w:t>CAPEX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 </w:t>
      </w:r>
      <w:r>
        <w:rPr>
          <w:rFonts w:ascii="Arial" w:hAnsi="Arial" w:cs="Arial"/>
          <w:color w:val="000000" w:themeColor="text1"/>
          <w:lang w:val="en-US"/>
        </w:rPr>
        <w:t>OPEX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запрещены.</w:t>
      </w:r>
    </w:p>
    <w:p w14:paraId="5B9D5E06" w14:textId="65F8502D" w:rsidR="00EE1E12" w:rsidRDefault="00127A36" w:rsidP="0056713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Специалист в рол</w:t>
      </w:r>
      <w:r w:rsidR="00771E8B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 Планировщик</w:t>
      </w:r>
      <w:r w:rsidR="00550350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рассматрива</w:t>
      </w:r>
      <w:r w:rsidR="00771E8B">
        <w:rPr>
          <w:rFonts w:ascii="Arial" w:hAnsi="Arial" w:cs="Arial"/>
          <w:color w:val="000000" w:themeColor="text1"/>
        </w:rPr>
        <w:t>е</w:t>
      </w:r>
      <w:r w:rsidR="00EE1E12">
        <w:rPr>
          <w:rFonts w:ascii="Arial" w:hAnsi="Arial" w:cs="Arial"/>
          <w:color w:val="000000" w:themeColor="text1"/>
        </w:rPr>
        <w:t xml:space="preserve">т заказы ТОРО со статусом </w:t>
      </w:r>
      <w:r w:rsidR="00550350">
        <w:rPr>
          <w:rFonts w:ascii="Arial" w:hAnsi="Arial" w:cs="Arial"/>
          <w:color w:val="000000" w:themeColor="text1"/>
        </w:rPr>
        <w:t xml:space="preserve">ПЛАН, </w:t>
      </w:r>
      <w:r w:rsidR="00EE1E12">
        <w:rPr>
          <w:rFonts w:ascii="Arial" w:hAnsi="Arial" w:cs="Arial"/>
          <w:color w:val="000000" w:themeColor="text1"/>
        </w:rPr>
        <w:t>ТРКБ</w:t>
      </w:r>
      <w:r w:rsidR="00550350">
        <w:rPr>
          <w:rFonts w:ascii="Arial" w:hAnsi="Arial" w:cs="Arial"/>
          <w:color w:val="000000" w:themeColor="text1"/>
        </w:rPr>
        <w:t xml:space="preserve"> через транзакцию </w:t>
      </w:r>
      <w:r w:rsidR="00550350">
        <w:rPr>
          <w:rFonts w:ascii="Arial" w:hAnsi="Arial" w:cs="Arial"/>
          <w:color w:val="000000" w:themeColor="text1"/>
          <w:lang w:val="en-US"/>
        </w:rPr>
        <w:t>IW</w:t>
      </w:r>
      <w:r w:rsidR="00550350" w:rsidRPr="00494ECB">
        <w:rPr>
          <w:rFonts w:ascii="Arial" w:hAnsi="Arial" w:cs="Arial"/>
          <w:color w:val="000000" w:themeColor="text1"/>
        </w:rPr>
        <w:t xml:space="preserve">38 </w:t>
      </w:r>
      <w:r w:rsidR="00550350">
        <w:rPr>
          <w:rFonts w:ascii="Arial" w:hAnsi="Arial" w:cs="Arial"/>
          <w:color w:val="000000" w:themeColor="text1"/>
        </w:rPr>
        <w:t xml:space="preserve">или </w:t>
      </w:r>
      <w:r w:rsidR="00550350">
        <w:rPr>
          <w:rFonts w:ascii="Arial" w:hAnsi="Arial" w:cs="Arial"/>
          <w:color w:val="000000" w:themeColor="text1"/>
          <w:lang w:val="en-US"/>
        </w:rPr>
        <w:t>IW</w:t>
      </w:r>
      <w:r w:rsidR="00550350" w:rsidRPr="00494ECB">
        <w:rPr>
          <w:rFonts w:ascii="Arial" w:hAnsi="Arial" w:cs="Arial"/>
          <w:color w:val="000000" w:themeColor="text1"/>
        </w:rPr>
        <w:t>32</w:t>
      </w:r>
      <w:r w:rsidR="00EE1E12">
        <w:rPr>
          <w:rFonts w:ascii="Arial" w:hAnsi="Arial" w:cs="Arial"/>
          <w:color w:val="000000" w:themeColor="text1"/>
        </w:rPr>
        <w:t>.</w:t>
      </w:r>
      <w:r w:rsidR="00550350" w:rsidRPr="00494ECB">
        <w:rPr>
          <w:rFonts w:ascii="Arial" w:hAnsi="Arial" w:cs="Arial"/>
          <w:color w:val="000000" w:themeColor="text1"/>
        </w:rPr>
        <w:t xml:space="preserve"> </w:t>
      </w:r>
      <w:r w:rsidR="00690F14">
        <w:rPr>
          <w:rFonts w:ascii="Arial" w:hAnsi="Arial" w:cs="Arial"/>
          <w:color w:val="000000" w:themeColor="text1"/>
        </w:rPr>
        <w:t xml:space="preserve">Планировщик </w:t>
      </w:r>
      <w:proofErr w:type="spellStart"/>
      <w:r w:rsidR="00690F14">
        <w:rPr>
          <w:rFonts w:ascii="Arial" w:hAnsi="Arial" w:cs="Arial"/>
          <w:color w:val="000000" w:themeColor="text1"/>
        </w:rPr>
        <w:t>ТОиР</w:t>
      </w:r>
      <w:proofErr w:type="spellEnd"/>
      <w:r w:rsidR="00690F14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690F14">
        <w:rPr>
          <w:rFonts w:ascii="Arial" w:hAnsi="Arial" w:cs="Arial"/>
          <w:color w:val="000000" w:themeColor="text1"/>
        </w:rPr>
        <w:t xml:space="preserve"> в</w:t>
      </w:r>
      <w:r w:rsidR="00550350">
        <w:rPr>
          <w:rFonts w:ascii="Arial" w:hAnsi="Arial" w:cs="Arial"/>
          <w:color w:val="000000" w:themeColor="text1"/>
        </w:rPr>
        <w:t xml:space="preserve"> заказе ТОРО проверяет данные по наполнению зак</w:t>
      </w:r>
      <w:r w:rsidR="00690F14">
        <w:rPr>
          <w:rFonts w:ascii="Arial" w:hAnsi="Arial" w:cs="Arial"/>
          <w:color w:val="000000" w:themeColor="text1"/>
        </w:rPr>
        <w:t>аза и по запросу на корректировку (закладка</w:t>
      </w:r>
      <w:r w:rsidR="00550350">
        <w:rPr>
          <w:rFonts w:ascii="Arial" w:hAnsi="Arial" w:cs="Arial"/>
          <w:color w:val="000000" w:themeColor="text1"/>
        </w:rPr>
        <w:t xml:space="preserve"> «Расширение клиента» - «Корректировка бюджета»</w:t>
      </w:r>
      <w:r w:rsidR="00690F14">
        <w:rPr>
          <w:rFonts w:ascii="Arial" w:hAnsi="Arial" w:cs="Arial"/>
          <w:color w:val="000000" w:themeColor="text1"/>
        </w:rPr>
        <w:t xml:space="preserve">): </w:t>
      </w:r>
      <w:r w:rsidR="0096289A">
        <w:rPr>
          <w:rFonts w:ascii="Arial" w:hAnsi="Arial" w:cs="Arial"/>
          <w:color w:val="000000" w:themeColor="text1"/>
        </w:rPr>
        <w:t>СПП-эле</w:t>
      </w:r>
      <w:r w:rsidR="00C0226C">
        <w:rPr>
          <w:rFonts w:ascii="Arial" w:hAnsi="Arial" w:cs="Arial"/>
          <w:color w:val="000000" w:themeColor="text1"/>
        </w:rPr>
        <w:t xml:space="preserve">мент (получатель), </w:t>
      </w:r>
      <w:r w:rsidR="0096289A">
        <w:rPr>
          <w:rFonts w:ascii="Arial" w:hAnsi="Arial" w:cs="Arial"/>
          <w:color w:val="000000" w:themeColor="text1"/>
        </w:rPr>
        <w:t>на котором возник дефицит, исходная и требуемая стоимости</w:t>
      </w:r>
      <w:r w:rsidR="00690F14">
        <w:rPr>
          <w:rFonts w:ascii="Arial" w:hAnsi="Arial" w:cs="Arial"/>
          <w:color w:val="000000" w:themeColor="text1"/>
        </w:rPr>
        <w:t xml:space="preserve">, на заказе ТОРО устанавливает статус СГПЛ </w:t>
      </w:r>
      <w:r w:rsidR="009B4F4E">
        <w:rPr>
          <w:rFonts w:ascii="Arial" w:hAnsi="Arial" w:cs="Arial"/>
          <w:color w:val="000000" w:themeColor="text1"/>
        </w:rPr>
        <w:t>–</w:t>
      </w:r>
      <w:r w:rsidR="00690F14">
        <w:rPr>
          <w:rFonts w:ascii="Arial" w:hAnsi="Arial" w:cs="Arial"/>
          <w:color w:val="000000" w:themeColor="text1"/>
        </w:rPr>
        <w:t xml:space="preserve"> </w:t>
      </w:r>
      <w:r w:rsidR="001D5C51">
        <w:rPr>
          <w:rFonts w:ascii="Arial" w:hAnsi="Arial" w:cs="Arial"/>
          <w:color w:val="000000" w:themeColor="text1"/>
        </w:rPr>
        <w:t>О</w:t>
      </w:r>
      <w:r w:rsidR="009B4F4E">
        <w:rPr>
          <w:rFonts w:ascii="Arial" w:hAnsi="Arial" w:cs="Arial"/>
          <w:color w:val="000000" w:themeColor="text1"/>
        </w:rPr>
        <w:t>тпра</w:t>
      </w:r>
      <w:ins w:id="1876" w:author="Попова Дарья" w:date="2021-03-23T14:24:00Z">
        <w:r w:rsidR="00341B2E">
          <w:rPr>
            <w:rFonts w:ascii="Arial" w:hAnsi="Arial" w:cs="Arial"/>
            <w:color w:val="000000" w:themeColor="text1"/>
          </w:rPr>
          <w:t>в</w:t>
        </w:r>
      </w:ins>
      <w:r w:rsidR="009B4F4E">
        <w:rPr>
          <w:rFonts w:ascii="Arial" w:hAnsi="Arial" w:cs="Arial"/>
          <w:color w:val="000000" w:themeColor="text1"/>
        </w:rPr>
        <w:t xml:space="preserve">лено на согласование Планировщиком </w:t>
      </w:r>
      <w:proofErr w:type="spellStart"/>
      <w:r w:rsidR="009B4F4E">
        <w:rPr>
          <w:rFonts w:ascii="Arial" w:hAnsi="Arial" w:cs="Arial"/>
          <w:color w:val="000000" w:themeColor="text1"/>
        </w:rPr>
        <w:t>ТОиР</w:t>
      </w:r>
      <w:proofErr w:type="spellEnd"/>
      <w:r w:rsidR="009B4F4E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9B4F4E">
        <w:rPr>
          <w:rFonts w:ascii="Arial" w:hAnsi="Arial" w:cs="Arial"/>
          <w:color w:val="000000" w:themeColor="text1"/>
        </w:rPr>
        <w:t>.</w:t>
      </w:r>
    </w:p>
    <w:p w14:paraId="2F59F38A" w14:textId="13C36692" w:rsidR="00130971" w:rsidRDefault="009B4F4E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Специалист в роли Планировщика </w:t>
      </w:r>
      <w:r w:rsidR="003B371B">
        <w:rPr>
          <w:rFonts w:ascii="Arial" w:hAnsi="Arial" w:cs="Arial"/>
          <w:color w:val="000000" w:themeColor="text1"/>
        </w:rPr>
        <w:t xml:space="preserve">проектов </w:t>
      </w:r>
      <w:proofErr w:type="spellStart"/>
      <w:r w:rsidR="003B371B">
        <w:rPr>
          <w:rFonts w:ascii="Arial" w:hAnsi="Arial" w:cs="Arial"/>
          <w:color w:val="000000" w:themeColor="text1"/>
        </w:rPr>
        <w:t>ТОиР</w:t>
      </w:r>
      <w:proofErr w:type="spellEnd"/>
      <w:r w:rsidR="003B371B">
        <w:rPr>
          <w:rFonts w:ascii="Arial" w:hAnsi="Arial" w:cs="Arial"/>
          <w:color w:val="000000" w:themeColor="text1"/>
        </w:rPr>
        <w:t xml:space="preserve"> УО</w:t>
      </w:r>
      <w:r>
        <w:rPr>
          <w:rFonts w:ascii="Arial" w:hAnsi="Arial" w:cs="Arial"/>
          <w:color w:val="000000" w:themeColor="text1"/>
        </w:rPr>
        <w:t xml:space="preserve"> создает но</w:t>
      </w:r>
      <w:r w:rsidR="001D5C51">
        <w:rPr>
          <w:rFonts w:ascii="Arial" w:hAnsi="Arial" w:cs="Arial"/>
          <w:color w:val="000000" w:themeColor="text1"/>
        </w:rPr>
        <w:t>вый сетевой график, наполняет его необходимыми компонентами, на СПП-элементе устанавливает статус ЗКОР – Запрос корректировки.</w:t>
      </w:r>
    </w:p>
    <w:p w14:paraId="002C0ACD" w14:textId="77777777" w:rsidR="001D5C51" w:rsidRPr="00494ECB" w:rsidRDefault="001D5C51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421D186" w14:textId="59BC5395" w:rsidR="006D0AB7" w:rsidRDefault="006D0AB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 xml:space="preserve">Шаг процесса 20 </w:t>
      </w:r>
      <w:r w:rsidR="00477B83"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Согласование </w:t>
      </w:r>
      <w:r w:rsidR="001D5C51">
        <w:rPr>
          <w:rFonts w:eastAsiaTheme="majorEastAsia" w:cstheme="majorBidi"/>
          <w:b/>
          <w:i w:val="0"/>
          <w:caps w:val="0"/>
          <w:sz w:val="24"/>
          <w:szCs w:val="24"/>
        </w:rPr>
        <w:t>запроса</w:t>
      </w:r>
      <w:r w:rsidR="001D5C51"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>на корректировку лимита бюджета</w:t>
      </w:r>
      <w:r w:rsidR="002F796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Старшим планировщиком</w:t>
      </w:r>
    </w:p>
    <w:p w14:paraId="082957F0" w14:textId="61D5D8E6" w:rsidR="004A6451" w:rsidRPr="009601B6" w:rsidRDefault="0096289A" w:rsidP="0096289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Сформированн</w:t>
      </w:r>
      <w:r w:rsidR="001D5C51">
        <w:rPr>
          <w:rFonts w:ascii="Arial" w:hAnsi="Arial" w:cs="Arial"/>
          <w:color w:val="000000" w:themeColor="text1"/>
        </w:rPr>
        <w:t>ый запрос</w:t>
      </w:r>
      <w:r>
        <w:rPr>
          <w:rFonts w:ascii="Arial" w:hAnsi="Arial" w:cs="Arial"/>
          <w:color w:val="000000" w:themeColor="text1"/>
        </w:rPr>
        <w:t xml:space="preserve"> </w:t>
      </w:r>
      <w:r w:rsidR="001D5C51">
        <w:rPr>
          <w:rFonts w:ascii="Arial" w:hAnsi="Arial" w:cs="Arial"/>
          <w:color w:val="000000" w:themeColor="text1"/>
        </w:rPr>
        <w:t>(заказ ТОРО со статусами СГПЛ, ТРКБ)</w:t>
      </w:r>
      <w:r>
        <w:rPr>
          <w:rFonts w:ascii="Arial" w:hAnsi="Arial" w:cs="Arial"/>
          <w:color w:val="000000" w:themeColor="text1"/>
        </w:rPr>
        <w:t xml:space="preserve"> рассматривается Старшим</w:t>
      </w:r>
      <w:r w:rsidRPr="0096289A">
        <w:rPr>
          <w:rFonts w:ascii="Arial" w:hAnsi="Arial" w:cs="Arial"/>
          <w:color w:val="000000" w:themeColor="text1"/>
        </w:rPr>
        <w:t xml:space="preserve"> планировщик</w:t>
      </w:r>
      <w:r>
        <w:rPr>
          <w:rFonts w:ascii="Arial" w:hAnsi="Arial" w:cs="Arial"/>
          <w:color w:val="000000" w:themeColor="text1"/>
        </w:rPr>
        <w:t>ом</w:t>
      </w:r>
      <w:r w:rsidRPr="0096289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6289A">
        <w:rPr>
          <w:rFonts w:ascii="Arial" w:hAnsi="Arial" w:cs="Arial"/>
          <w:color w:val="000000" w:themeColor="text1"/>
        </w:rPr>
        <w:t>ТОиР</w:t>
      </w:r>
      <w:proofErr w:type="spellEnd"/>
      <w:r w:rsidRPr="0096289A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1D5C51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</w:t>
      </w:r>
      <w:r w:rsidR="001D5C51">
        <w:rPr>
          <w:rFonts w:ascii="Arial" w:hAnsi="Arial" w:cs="Arial"/>
          <w:color w:val="000000" w:themeColor="text1"/>
        </w:rPr>
        <w:t>д</w:t>
      </w:r>
      <w:r>
        <w:rPr>
          <w:rFonts w:ascii="Arial" w:hAnsi="Arial" w:cs="Arial"/>
          <w:color w:val="000000" w:themeColor="text1"/>
        </w:rPr>
        <w:t>ля этого используется</w:t>
      </w:r>
      <w:r w:rsidR="004A6451">
        <w:rPr>
          <w:rFonts w:ascii="Arial" w:hAnsi="Arial" w:cs="Arial"/>
          <w:color w:val="000000" w:themeColor="text1"/>
        </w:rPr>
        <w:t xml:space="preserve"> транзакции </w:t>
      </w:r>
      <w:r w:rsidR="004A6451">
        <w:rPr>
          <w:rFonts w:ascii="Arial" w:hAnsi="Arial" w:cs="Arial"/>
          <w:color w:val="000000" w:themeColor="text1"/>
          <w:lang w:val="en-US"/>
        </w:rPr>
        <w:t>IW</w:t>
      </w:r>
      <w:r w:rsidR="004A6451" w:rsidRPr="00494ECB">
        <w:rPr>
          <w:rFonts w:ascii="Arial" w:hAnsi="Arial" w:cs="Arial"/>
          <w:color w:val="000000" w:themeColor="text1"/>
        </w:rPr>
        <w:t xml:space="preserve">38 </w:t>
      </w:r>
      <w:r w:rsidR="004A6451">
        <w:rPr>
          <w:rFonts w:ascii="Arial" w:hAnsi="Arial" w:cs="Arial"/>
          <w:color w:val="000000" w:themeColor="text1"/>
        </w:rPr>
        <w:t xml:space="preserve">или </w:t>
      </w:r>
      <w:r w:rsidR="004A6451">
        <w:rPr>
          <w:rFonts w:ascii="Arial" w:hAnsi="Arial" w:cs="Arial"/>
          <w:color w:val="000000" w:themeColor="text1"/>
          <w:lang w:val="en-US"/>
        </w:rPr>
        <w:t>IW</w:t>
      </w:r>
      <w:r w:rsidR="004A6451" w:rsidRPr="00494ECB">
        <w:rPr>
          <w:rFonts w:ascii="Arial" w:hAnsi="Arial" w:cs="Arial"/>
          <w:color w:val="000000" w:themeColor="text1"/>
        </w:rPr>
        <w:t>32</w:t>
      </w:r>
      <w:r>
        <w:rPr>
          <w:rFonts w:ascii="Arial" w:hAnsi="Arial" w:cs="Arial"/>
          <w:color w:val="000000" w:themeColor="text1"/>
        </w:rPr>
        <w:t>.</w:t>
      </w:r>
      <w:r w:rsidR="004A6451">
        <w:rPr>
          <w:rFonts w:ascii="Arial" w:hAnsi="Arial" w:cs="Arial"/>
          <w:color w:val="000000" w:themeColor="text1"/>
        </w:rPr>
        <w:t xml:space="preserve"> Также анализ запросов на корректировку можно осуществить через </w:t>
      </w:r>
      <w:r w:rsidR="009411B2">
        <w:rPr>
          <w:rFonts w:ascii="Arial" w:hAnsi="Arial" w:cs="Arial"/>
          <w:color w:val="000000" w:themeColor="text1"/>
        </w:rPr>
        <w:t>разработанный отчет по запросу корректировок (</w:t>
      </w:r>
      <w:r w:rsidR="001C0DAC">
        <w:rPr>
          <w:rFonts w:ascii="Arial" w:hAnsi="Arial" w:cs="Arial"/>
          <w:color w:val="000000" w:themeColor="text1"/>
        </w:rPr>
        <w:t xml:space="preserve">код </w:t>
      </w:r>
      <w:r w:rsidR="001C0DAC">
        <w:rPr>
          <w:rFonts w:ascii="Arial" w:hAnsi="Arial" w:cs="Arial"/>
          <w:color w:val="000000" w:themeColor="text1"/>
          <w:lang w:val="en-US"/>
        </w:rPr>
        <w:t>PM</w:t>
      </w:r>
      <w:r w:rsidR="001C0DAC" w:rsidRPr="00494ECB">
        <w:rPr>
          <w:rFonts w:ascii="Arial" w:hAnsi="Arial" w:cs="Arial"/>
          <w:color w:val="000000" w:themeColor="text1"/>
        </w:rPr>
        <w:t>65</w:t>
      </w:r>
      <w:r w:rsidR="001C0DAC" w:rsidRPr="009936BB">
        <w:rPr>
          <w:rFonts w:ascii="Arial" w:hAnsi="Arial" w:cs="Arial"/>
          <w:color w:val="000000" w:themeColor="text1"/>
        </w:rPr>
        <w:t xml:space="preserve"> </w:t>
      </w:r>
      <w:r w:rsidR="001C0DAC">
        <w:rPr>
          <w:rFonts w:ascii="Arial" w:hAnsi="Arial" w:cs="Arial"/>
          <w:color w:val="000000" w:themeColor="text1"/>
        </w:rPr>
        <w:t>в реестре разработок, описание в разделе 5.10 настоящего КД</w:t>
      </w:r>
      <w:r w:rsidR="009411B2">
        <w:rPr>
          <w:rFonts w:ascii="Arial" w:hAnsi="Arial" w:cs="Arial"/>
          <w:color w:val="000000" w:themeColor="text1"/>
        </w:rPr>
        <w:t>)</w:t>
      </w:r>
      <w:r w:rsidR="009411B2" w:rsidRPr="00494ECB">
        <w:rPr>
          <w:rFonts w:ascii="Arial" w:hAnsi="Arial" w:cs="Arial"/>
          <w:color w:val="000000" w:themeColor="text1"/>
        </w:rPr>
        <w:t>.</w:t>
      </w:r>
    </w:p>
    <w:p w14:paraId="5D7266BF" w14:textId="351F3A0D" w:rsidR="0096289A" w:rsidRPr="0096289A" w:rsidRDefault="0096289A" w:rsidP="0096289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6289A">
        <w:rPr>
          <w:rFonts w:ascii="Arial" w:hAnsi="Arial" w:cs="Arial"/>
          <w:color w:val="000000" w:themeColor="text1"/>
        </w:rPr>
        <w:t>Основные поля отчёта:</w:t>
      </w:r>
    </w:p>
    <w:p w14:paraId="08DCA19B" w14:textId="26E0B08F" w:rsidR="0096289A" w:rsidRPr="009936BB" w:rsidRDefault="0096289A" w:rsidP="009936BB">
      <w:pPr>
        <w:pStyle w:val="af9"/>
        <w:numPr>
          <w:ilvl w:val="0"/>
          <w:numId w:val="101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СПП-элемент</w:t>
      </w:r>
      <w:r w:rsidR="00C0226C">
        <w:rPr>
          <w:rFonts w:ascii="Arial" w:hAnsi="Arial" w:cs="Arial"/>
          <w:color w:val="000000" w:themeColor="text1"/>
        </w:rPr>
        <w:t xml:space="preserve"> (получатель)</w:t>
      </w:r>
      <w:r w:rsidR="009411B2">
        <w:rPr>
          <w:rFonts w:ascii="Arial" w:hAnsi="Arial" w:cs="Arial"/>
          <w:color w:val="000000" w:themeColor="text1"/>
        </w:rPr>
        <w:t>;</w:t>
      </w:r>
    </w:p>
    <w:p w14:paraId="65548602" w14:textId="14E236D1" w:rsidR="00E66260" w:rsidRDefault="00E66260" w:rsidP="009936BB">
      <w:pPr>
        <w:pStyle w:val="af9"/>
        <w:numPr>
          <w:ilvl w:val="0"/>
          <w:numId w:val="10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Проект</w:t>
      </w:r>
      <w:r w:rsidR="009411B2">
        <w:rPr>
          <w:rFonts w:ascii="Arial" w:hAnsi="Arial" w:cs="Arial"/>
          <w:color w:val="000000" w:themeColor="text1"/>
        </w:rPr>
        <w:t>;</w:t>
      </w:r>
    </w:p>
    <w:p w14:paraId="13C07463" w14:textId="455DB3BC" w:rsidR="009411B2" w:rsidRDefault="009411B2" w:rsidP="009936BB">
      <w:pPr>
        <w:pStyle w:val="af9"/>
        <w:numPr>
          <w:ilvl w:val="0"/>
          <w:numId w:val="10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Текущий бюджет;</w:t>
      </w:r>
    </w:p>
    <w:p w14:paraId="13306039" w14:textId="63EECF63" w:rsidR="0096289A" w:rsidRDefault="009411B2" w:rsidP="009936BB">
      <w:pPr>
        <w:pStyle w:val="af9"/>
        <w:numPr>
          <w:ilvl w:val="0"/>
          <w:numId w:val="10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Плановая стоимость з</w:t>
      </w:r>
      <w:r w:rsidR="0096289A" w:rsidRPr="009936BB">
        <w:rPr>
          <w:rFonts w:ascii="Arial" w:hAnsi="Arial" w:cs="Arial"/>
          <w:color w:val="000000" w:themeColor="text1"/>
        </w:rPr>
        <w:t>аказ</w:t>
      </w:r>
      <w:r>
        <w:rPr>
          <w:rFonts w:ascii="Arial" w:hAnsi="Arial" w:cs="Arial"/>
          <w:color w:val="000000" w:themeColor="text1"/>
        </w:rPr>
        <w:t>ов;</w:t>
      </w:r>
    </w:p>
    <w:p w14:paraId="41E824ED" w14:textId="5B96EF04" w:rsidR="0096289A" w:rsidRPr="009936BB" w:rsidRDefault="009411B2" w:rsidP="009936BB">
      <w:pPr>
        <w:pStyle w:val="af9"/>
        <w:numPr>
          <w:ilvl w:val="0"/>
          <w:numId w:val="10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</w:t>
      </w:r>
      <w:r w:rsidR="0096289A" w:rsidRPr="009936BB">
        <w:rPr>
          <w:rFonts w:ascii="Arial" w:hAnsi="Arial" w:cs="Arial"/>
          <w:color w:val="000000" w:themeColor="text1"/>
        </w:rPr>
        <w:t>тоимость</w:t>
      </w:r>
      <w:r>
        <w:rPr>
          <w:rFonts w:ascii="Arial" w:hAnsi="Arial" w:cs="Arial"/>
          <w:color w:val="000000" w:themeColor="text1"/>
        </w:rPr>
        <w:t xml:space="preserve"> по корректировке;</w:t>
      </w:r>
    </w:p>
    <w:p w14:paraId="40092B2E" w14:textId="298B30D1" w:rsidR="006D0AB7" w:rsidRPr="00494ECB" w:rsidRDefault="0096289A" w:rsidP="009936BB">
      <w:pPr>
        <w:pStyle w:val="af9"/>
        <w:numPr>
          <w:ilvl w:val="0"/>
          <w:numId w:val="101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Дефицит</w:t>
      </w:r>
      <w:r w:rsidR="009411B2">
        <w:rPr>
          <w:rFonts w:ascii="Arial" w:hAnsi="Arial" w:cs="Arial"/>
          <w:color w:val="000000" w:themeColor="text1"/>
        </w:rPr>
        <w:t>/ Профицит.</w:t>
      </w:r>
    </w:p>
    <w:p w14:paraId="3FAF0090" w14:textId="1112E78B" w:rsidR="0096289A" w:rsidRPr="00494ECB" w:rsidRDefault="0096289A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результате рассмотрения </w:t>
      </w:r>
      <w:r w:rsidR="000D6CD3">
        <w:rPr>
          <w:rFonts w:ascii="Arial" w:hAnsi="Arial" w:cs="Arial"/>
          <w:color w:val="000000" w:themeColor="text1"/>
        </w:rPr>
        <w:t xml:space="preserve">запрос </w:t>
      </w:r>
      <w:r>
        <w:rPr>
          <w:rFonts w:ascii="Arial" w:hAnsi="Arial" w:cs="Arial"/>
          <w:color w:val="000000" w:themeColor="text1"/>
        </w:rPr>
        <w:t>может быть отклонен</w:t>
      </w:r>
      <w:r w:rsidR="002F796B">
        <w:rPr>
          <w:rFonts w:ascii="Arial" w:hAnsi="Arial" w:cs="Arial"/>
          <w:color w:val="000000" w:themeColor="text1"/>
        </w:rPr>
        <w:t xml:space="preserve"> и</w:t>
      </w:r>
      <w:r>
        <w:rPr>
          <w:rFonts w:ascii="Arial" w:hAnsi="Arial" w:cs="Arial"/>
          <w:color w:val="000000" w:themeColor="text1"/>
        </w:rPr>
        <w:t xml:space="preserve"> отправлен на корректировку</w:t>
      </w:r>
      <w:r w:rsidR="000D6CD3">
        <w:rPr>
          <w:rFonts w:ascii="Arial" w:hAnsi="Arial" w:cs="Arial"/>
          <w:color w:val="000000" w:themeColor="text1"/>
        </w:rPr>
        <w:t xml:space="preserve"> (заказ со статусом </w:t>
      </w:r>
      <w:r w:rsidR="002F796B">
        <w:rPr>
          <w:rFonts w:ascii="Arial" w:hAnsi="Arial" w:cs="Arial"/>
          <w:color w:val="000000" w:themeColor="text1"/>
        </w:rPr>
        <w:t xml:space="preserve">ПЛАН, </w:t>
      </w:r>
      <w:r w:rsidR="00F832A9">
        <w:rPr>
          <w:rFonts w:ascii="Arial" w:hAnsi="Arial" w:cs="Arial"/>
          <w:color w:val="000000" w:themeColor="text1"/>
        </w:rPr>
        <w:t>ТРКБ</w:t>
      </w:r>
      <w:r w:rsidR="000D6CD3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 или согласован</w:t>
      </w:r>
      <w:r w:rsidR="002F796B">
        <w:rPr>
          <w:rFonts w:ascii="Arial" w:hAnsi="Arial" w:cs="Arial"/>
          <w:color w:val="000000" w:themeColor="text1"/>
        </w:rPr>
        <w:t xml:space="preserve"> (заказ со статусом ССПЛ, ТРКБ)</w:t>
      </w:r>
      <w:r>
        <w:rPr>
          <w:rFonts w:ascii="Arial" w:hAnsi="Arial" w:cs="Arial"/>
          <w:color w:val="000000" w:themeColor="text1"/>
        </w:rPr>
        <w:t>.</w:t>
      </w:r>
    </w:p>
    <w:p w14:paraId="56A3997B" w14:textId="77777777" w:rsidR="0096289A" w:rsidRPr="00494ECB" w:rsidRDefault="0096289A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8A5CCE2" w14:textId="078E261E" w:rsidR="006D0AB7" w:rsidRDefault="006D0AB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652DFA">
        <w:rPr>
          <w:rFonts w:eastAsiaTheme="majorEastAsia" w:cstheme="majorBidi"/>
          <w:b/>
          <w:i w:val="0"/>
          <w:caps w:val="0"/>
          <w:sz w:val="24"/>
          <w:szCs w:val="24"/>
        </w:rPr>
        <w:t>40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8B6798"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>Рассмотрение возможности перераспределения в рамках одного Направления</w:t>
      </w:r>
    </w:p>
    <w:p w14:paraId="708E91DF" w14:textId="391D2F1E" w:rsidR="0029677F" w:rsidRDefault="00C0226C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анализа </w:t>
      </w:r>
      <w:r w:rsidR="00C548C8">
        <w:rPr>
          <w:rFonts w:ascii="Arial" w:hAnsi="Arial" w:cs="Arial"/>
          <w:color w:val="000000" w:themeColor="text1"/>
        </w:rPr>
        <w:t xml:space="preserve">запроса </w:t>
      </w:r>
      <w:r w:rsidR="00023EE2">
        <w:rPr>
          <w:rFonts w:ascii="Arial" w:hAnsi="Arial" w:cs="Arial"/>
          <w:color w:val="000000" w:themeColor="text1"/>
        </w:rPr>
        <w:t>корректировки</w:t>
      </w:r>
      <w:r w:rsidR="00C548C8">
        <w:rPr>
          <w:rFonts w:ascii="Arial" w:hAnsi="Arial" w:cs="Arial"/>
          <w:color w:val="000000" w:themeColor="text1"/>
        </w:rPr>
        <w:t xml:space="preserve"> (заказ ТОРО со статусами ССПЛ, ТРКБ)</w:t>
      </w:r>
      <w:r w:rsidR="0029677F">
        <w:rPr>
          <w:rFonts w:ascii="Arial" w:hAnsi="Arial" w:cs="Arial"/>
          <w:color w:val="000000" w:themeColor="text1"/>
        </w:rPr>
        <w:t xml:space="preserve">, согласованного Старшим </w:t>
      </w:r>
      <w:proofErr w:type="spellStart"/>
      <w:r w:rsidR="0029677F">
        <w:rPr>
          <w:rFonts w:ascii="Arial" w:hAnsi="Arial" w:cs="Arial"/>
          <w:color w:val="000000" w:themeColor="text1"/>
        </w:rPr>
        <w:t>пларовщиком</w:t>
      </w:r>
      <w:proofErr w:type="spellEnd"/>
      <w:r w:rsidR="0029677F">
        <w:rPr>
          <w:rFonts w:ascii="Arial" w:hAnsi="Arial" w:cs="Arial"/>
          <w:color w:val="000000" w:themeColor="text1"/>
        </w:rPr>
        <w:t xml:space="preserve"> </w:t>
      </w:r>
      <w:proofErr w:type="spellStart"/>
      <w:r w:rsidR="0029677F">
        <w:rPr>
          <w:rFonts w:ascii="Arial" w:hAnsi="Arial" w:cs="Arial"/>
          <w:color w:val="000000" w:themeColor="text1"/>
        </w:rPr>
        <w:t>ТОиР</w:t>
      </w:r>
      <w:proofErr w:type="spellEnd"/>
      <w:r w:rsidR="0029677F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29677F">
        <w:rPr>
          <w:rFonts w:ascii="Arial" w:hAnsi="Arial" w:cs="Arial"/>
          <w:color w:val="000000" w:themeColor="text1"/>
        </w:rPr>
        <w:t>,</w:t>
      </w:r>
      <w:r w:rsidR="00BE2AB4">
        <w:rPr>
          <w:rFonts w:ascii="Arial" w:hAnsi="Arial" w:cs="Arial"/>
          <w:color w:val="000000" w:themeColor="text1"/>
        </w:rPr>
        <w:t xml:space="preserve"> </w:t>
      </w:r>
      <w:r w:rsidR="0029677F">
        <w:rPr>
          <w:rFonts w:ascii="Arial" w:hAnsi="Arial" w:cs="Arial"/>
          <w:color w:val="000000" w:themeColor="text1"/>
        </w:rPr>
        <w:t xml:space="preserve">через транзакции </w:t>
      </w:r>
      <w:r w:rsidR="0029677F">
        <w:rPr>
          <w:rFonts w:ascii="Arial" w:hAnsi="Arial" w:cs="Arial"/>
          <w:color w:val="000000" w:themeColor="text1"/>
          <w:lang w:val="en-US"/>
        </w:rPr>
        <w:t>IW</w:t>
      </w:r>
      <w:r w:rsidR="0029677F" w:rsidRPr="00494ECB">
        <w:rPr>
          <w:rFonts w:ascii="Arial" w:hAnsi="Arial" w:cs="Arial"/>
          <w:color w:val="000000" w:themeColor="text1"/>
        </w:rPr>
        <w:t xml:space="preserve">38 </w:t>
      </w:r>
      <w:r w:rsidR="0029677F">
        <w:rPr>
          <w:rFonts w:ascii="Arial" w:hAnsi="Arial" w:cs="Arial"/>
          <w:color w:val="000000" w:themeColor="text1"/>
        </w:rPr>
        <w:t xml:space="preserve">или </w:t>
      </w:r>
      <w:r w:rsidR="0029677F">
        <w:rPr>
          <w:rFonts w:ascii="Arial" w:hAnsi="Arial" w:cs="Arial"/>
          <w:color w:val="000000" w:themeColor="text1"/>
          <w:lang w:val="en-US"/>
        </w:rPr>
        <w:t>IW</w:t>
      </w:r>
      <w:r w:rsidR="0029677F" w:rsidRPr="00494ECB">
        <w:rPr>
          <w:rFonts w:ascii="Arial" w:hAnsi="Arial" w:cs="Arial"/>
          <w:color w:val="000000" w:themeColor="text1"/>
        </w:rPr>
        <w:t xml:space="preserve">32, </w:t>
      </w:r>
      <w:r w:rsidR="0029677F">
        <w:rPr>
          <w:rFonts w:ascii="Arial" w:hAnsi="Arial" w:cs="Arial"/>
          <w:color w:val="000000" w:themeColor="text1"/>
        </w:rPr>
        <w:t>а также через</w:t>
      </w:r>
      <w:r w:rsidR="0029677F" w:rsidRPr="00494ECB">
        <w:rPr>
          <w:rFonts w:ascii="Arial" w:hAnsi="Arial" w:cs="Arial"/>
          <w:color w:val="000000" w:themeColor="text1"/>
        </w:rPr>
        <w:t xml:space="preserve"> </w:t>
      </w:r>
      <w:r w:rsidR="0029677F">
        <w:rPr>
          <w:rFonts w:ascii="Arial" w:hAnsi="Arial" w:cs="Arial"/>
          <w:color w:val="000000" w:themeColor="text1"/>
        </w:rPr>
        <w:t xml:space="preserve">разработанный отчет по запросу корректировок </w:t>
      </w:r>
      <w:r w:rsidR="00BE2AB4">
        <w:rPr>
          <w:rFonts w:ascii="Arial" w:hAnsi="Arial" w:cs="Arial"/>
          <w:color w:val="000000" w:themeColor="text1"/>
        </w:rPr>
        <w:t xml:space="preserve">(код </w:t>
      </w:r>
      <w:r w:rsidR="00BE2AB4">
        <w:rPr>
          <w:rFonts w:ascii="Arial" w:hAnsi="Arial" w:cs="Arial"/>
          <w:color w:val="000000" w:themeColor="text1"/>
          <w:lang w:val="en-US"/>
        </w:rPr>
        <w:t>PM</w:t>
      </w:r>
      <w:r w:rsidR="00BE2AB4" w:rsidRPr="00494ECB">
        <w:rPr>
          <w:rFonts w:ascii="Arial" w:hAnsi="Arial" w:cs="Arial"/>
          <w:color w:val="000000" w:themeColor="text1"/>
        </w:rPr>
        <w:t>65</w:t>
      </w:r>
      <w:r w:rsidR="00BE2AB4" w:rsidRPr="009936BB">
        <w:rPr>
          <w:rFonts w:ascii="Arial" w:hAnsi="Arial" w:cs="Arial"/>
          <w:color w:val="000000" w:themeColor="text1"/>
        </w:rPr>
        <w:t xml:space="preserve"> </w:t>
      </w:r>
      <w:r w:rsidR="00BE2AB4">
        <w:rPr>
          <w:rFonts w:ascii="Arial" w:hAnsi="Arial" w:cs="Arial"/>
          <w:color w:val="000000" w:themeColor="text1"/>
        </w:rPr>
        <w:t>в реестре разработок, описание в разделе 5.10 настоящего КД)</w:t>
      </w:r>
      <w:r w:rsidR="00023EE2" w:rsidRPr="00131A3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 в соответствии с документом </w:t>
      </w:r>
      <w:del w:id="1877" w:author="Попова Дарья Николаевна (Подрядчик. ООО БерингПойнт)" w:date="2021-04-05T14:55:00Z">
        <w:r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878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1E1911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 xml:space="preserve">» </w:t>
      </w:r>
      <w:r w:rsidRPr="00C0226C">
        <w:rPr>
          <w:rFonts w:ascii="Arial" w:hAnsi="Arial" w:cs="Arial"/>
          <w:color w:val="000000" w:themeColor="text1"/>
        </w:rPr>
        <w:t xml:space="preserve">Главный специалист </w:t>
      </w:r>
      <w:proofErr w:type="spellStart"/>
      <w:r w:rsidRPr="00C0226C">
        <w:rPr>
          <w:rFonts w:ascii="Arial" w:hAnsi="Arial" w:cs="Arial"/>
          <w:color w:val="000000" w:themeColor="text1"/>
        </w:rPr>
        <w:t>ТОиР</w:t>
      </w:r>
      <w:proofErr w:type="spellEnd"/>
      <w:r w:rsidRPr="00C0226C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C0226C">
        <w:rPr>
          <w:rFonts w:ascii="Arial" w:hAnsi="Arial" w:cs="Arial"/>
          <w:color w:val="000000" w:themeColor="text1"/>
        </w:rPr>
        <w:t xml:space="preserve"> в первую очередь рассматривает возможность перераспределения бюджетных лимитов в рамках своего направления.</w:t>
      </w:r>
    </w:p>
    <w:p w14:paraId="41A014EF" w14:textId="07575BE6" w:rsidR="0096289A" w:rsidRDefault="00C0226C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</w:t>
      </w:r>
      <w:r w:rsidRPr="00C0226C">
        <w:rPr>
          <w:rFonts w:ascii="Arial" w:hAnsi="Arial" w:cs="Arial"/>
          <w:color w:val="000000" w:themeColor="text1"/>
        </w:rPr>
        <w:t xml:space="preserve"> случае отсутствия возможности перераспределения бюджетных лимитов в рамках одного направления Главный специалист </w:t>
      </w:r>
      <w:proofErr w:type="spellStart"/>
      <w:r w:rsidRPr="00C0226C">
        <w:rPr>
          <w:rFonts w:ascii="Arial" w:hAnsi="Arial" w:cs="Arial"/>
          <w:color w:val="000000" w:themeColor="text1"/>
        </w:rPr>
        <w:t>ТОиР</w:t>
      </w:r>
      <w:proofErr w:type="spellEnd"/>
      <w:r w:rsidRPr="00C0226C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Pr="00C0226C">
        <w:rPr>
          <w:rFonts w:ascii="Arial" w:hAnsi="Arial" w:cs="Arial"/>
          <w:color w:val="000000" w:themeColor="text1"/>
        </w:rPr>
        <w:t xml:space="preserve"> </w:t>
      </w:r>
      <w:r w:rsidR="00575040">
        <w:rPr>
          <w:rFonts w:ascii="Arial" w:hAnsi="Arial" w:cs="Arial"/>
          <w:color w:val="000000" w:themeColor="text1"/>
        </w:rPr>
        <w:t xml:space="preserve">через почту </w:t>
      </w:r>
      <w:r w:rsidRPr="00C0226C">
        <w:rPr>
          <w:rFonts w:ascii="Arial" w:hAnsi="Arial" w:cs="Arial"/>
          <w:color w:val="000000" w:themeColor="text1"/>
        </w:rPr>
        <w:t xml:space="preserve">направляет </w:t>
      </w:r>
      <w:r w:rsidR="0029677F">
        <w:rPr>
          <w:rFonts w:ascii="Arial" w:hAnsi="Arial" w:cs="Arial"/>
          <w:color w:val="000000" w:themeColor="text1"/>
        </w:rPr>
        <w:t>запрос</w:t>
      </w:r>
      <w:r w:rsidR="0029677F" w:rsidRPr="00C0226C">
        <w:rPr>
          <w:rFonts w:ascii="Arial" w:hAnsi="Arial" w:cs="Arial"/>
          <w:color w:val="000000" w:themeColor="text1"/>
        </w:rPr>
        <w:t xml:space="preserve"> </w:t>
      </w:r>
      <w:r w:rsidRPr="00C0226C">
        <w:rPr>
          <w:rFonts w:ascii="Arial" w:hAnsi="Arial" w:cs="Arial"/>
          <w:color w:val="000000" w:themeColor="text1"/>
        </w:rPr>
        <w:t xml:space="preserve">на корректировку </w:t>
      </w:r>
      <w:r w:rsidR="006A74EB">
        <w:rPr>
          <w:rFonts w:ascii="Arial" w:hAnsi="Arial" w:cs="Arial"/>
          <w:color w:val="000000" w:themeColor="text1"/>
        </w:rPr>
        <w:t>на рассмотрение Техническому комитету</w:t>
      </w:r>
      <w:r w:rsidRPr="00C0226C">
        <w:rPr>
          <w:rFonts w:ascii="Arial" w:hAnsi="Arial" w:cs="Arial"/>
          <w:color w:val="000000" w:themeColor="text1"/>
        </w:rPr>
        <w:t xml:space="preserve"> </w:t>
      </w:r>
      <w:r w:rsidR="0029677F">
        <w:rPr>
          <w:rFonts w:ascii="Arial" w:hAnsi="Arial" w:cs="Arial"/>
          <w:color w:val="000000" w:themeColor="text1"/>
        </w:rPr>
        <w:t xml:space="preserve">БЕ </w:t>
      </w:r>
      <w:r w:rsidRPr="00C0226C">
        <w:rPr>
          <w:rFonts w:ascii="Arial" w:hAnsi="Arial" w:cs="Arial"/>
          <w:color w:val="000000" w:themeColor="text1"/>
        </w:rPr>
        <w:t>с прикреплением пояснительной записки о необходимости увеличения лимита на данном СПП-элементе</w:t>
      </w:r>
      <w:r>
        <w:rPr>
          <w:rFonts w:ascii="Arial" w:hAnsi="Arial" w:cs="Arial"/>
          <w:color w:val="000000" w:themeColor="text1"/>
        </w:rPr>
        <w:t>.</w:t>
      </w:r>
    </w:p>
    <w:p w14:paraId="016ED3F4" w14:textId="117DF546" w:rsidR="0029677F" w:rsidRDefault="0029677F" w:rsidP="0029677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В результате рассмотрения </w:t>
      </w:r>
      <w:r w:rsidR="006102ED">
        <w:rPr>
          <w:rFonts w:ascii="Arial" w:hAnsi="Arial" w:cs="Arial"/>
          <w:color w:val="000000" w:themeColor="text1"/>
        </w:rPr>
        <w:t xml:space="preserve">Главным специалистом </w:t>
      </w:r>
      <w:proofErr w:type="spellStart"/>
      <w:r w:rsidR="006102ED" w:rsidRPr="00C0226C">
        <w:rPr>
          <w:rFonts w:ascii="Arial" w:hAnsi="Arial" w:cs="Arial"/>
          <w:color w:val="000000" w:themeColor="text1"/>
        </w:rPr>
        <w:t>ТОиР</w:t>
      </w:r>
      <w:proofErr w:type="spellEnd"/>
      <w:r w:rsidR="006102ED" w:rsidRPr="00C0226C">
        <w:rPr>
          <w:rFonts w:ascii="Arial" w:hAnsi="Arial" w:cs="Arial"/>
          <w:color w:val="000000" w:themeColor="text1"/>
        </w:rPr>
        <w:t xml:space="preserve"> </w:t>
      </w:r>
      <w:r w:rsidR="00A204B1">
        <w:rPr>
          <w:rFonts w:ascii="Arial" w:hAnsi="Arial" w:cs="Arial"/>
          <w:color w:val="000000" w:themeColor="text1"/>
        </w:rPr>
        <w:t>УО</w:t>
      </w:r>
      <w:r w:rsidR="006102E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запрос может быть отклонен и отправлен на корректировку (заказ со статусом ПЛАН, </w:t>
      </w:r>
      <w:r w:rsidR="00F832A9">
        <w:rPr>
          <w:rFonts w:ascii="Arial" w:hAnsi="Arial" w:cs="Arial"/>
          <w:color w:val="000000" w:themeColor="text1"/>
        </w:rPr>
        <w:t>ТРКБ</w:t>
      </w:r>
      <w:r>
        <w:rPr>
          <w:rFonts w:ascii="Arial" w:hAnsi="Arial" w:cs="Arial"/>
          <w:color w:val="000000" w:themeColor="text1"/>
        </w:rPr>
        <w:t>) или согласован (заказ со статусом СГГС, ТРКБ).</w:t>
      </w:r>
    </w:p>
    <w:p w14:paraId="213B77C7" w14:textId="77777777" w:rsidR="0029677F" w:rsidRPr="00494ECB" w:rsidRDefault="0029677F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785B91D" w14:textId="3D6D30AA" w:rsidR="006D0AB7" w:rsidRDefault="006D0AB7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50 </w:t>
      </w:r>
      <w:r w:rsidR="00477B83"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9936BB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Согласование </w:t>
      </w:r>
      <w:r w:rsidR="006A69DC">
        <w:rPr>
          <w:rFonts w:eastAsiaTheme="majorEastAsia" w:cstheme="majorBidi"/>
          <w:b/>
          <w:i w:val="0"/>
          <w:caps w:val="0"/>
          <w:sz w:val="24"/>
          <w:szCs w:val="24"/>
        </w:rPr>
        <w:t>корректировки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лимита за счёт резерва БЕ</w:t>
      </w:r>
    </w:p>
    <w:p w14:paraId="4DD4AB8F" w14:textId="2FA56F8F" w:rsidR="00477B83" w:rsidRDefault="00311CC8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анализа </w:t>
      </w:r>
      <w:r w:rsidR="00BD0CF3">
        <w:rPr>
          <w:rFonts w:ascii="Arial" w:hAnsi="Arial" w:cs="Arial"/>
          <w:color w:val="000000" w:themeColor="text1"/>
        </w:rPr>
        <w:t xml:space="preserve">запроса </w:t>
      </w:r>
      <w:r w:rsidR="00477B83">
        <w:rPr>
          <w:rFonts w:ascii="Arial" w:hAnsi="Arial" w:cs="Arial"/>
          <w:color w:val="000000" w:themeColor="text1"/>
        </w:rPr>
        <w:t>корректировки</w:t>
      </w:r>
      <w:r w:rsidR="00477B83" w:rsidRPr="00131A3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 </w:t>
      </w:r>
      <w:r w:rsidR="00E03680">
        <w:rPr>
          <w:rFonts w:ascii="Arial" w:hAnsi="Arial" w:cs="Arial"/>
          <w:color w:val="000000" w:themeColor="text1"/>
        </w:rPr>
        <w:t>СПП-элемента</w:t>
      </w:r>
      <w:r w:rsidR="00E03680" w:rsidRPr="00494ECB">
        <w:rPr>
          <w:rFonts w:ascii="Arial" w:hAnsi="Arial" w:cs="Arial"/>
          <w:color w:val="000000" w:themeColor="text1"/>
        </w:rPr>
        <w:t xml:space="preserve"> </w:t>
      </w:r>
      <w:r w:rsidR="00BD0CF3">
        <w:rPr>
          <w:rFonts w:ascii="Arial" w:hAnsi="Arial" w:cs="Arial"/>
          <w:color w:val="000000" w:themeColor="text1"/>
        </w:rPr>
        <w:t xml:space="preserve">(заказ со статусом СГГС, ТРКБ и СПП-элемент со статусом ЗКОР с сетевым графиком со статусом ОТКР) через разработанный отчет </w:t>
      </w:r>
      <w:r w:rsidR="00BE2AB4" w:rsidRPr="00494ECB">
        <w:rPr>
          <w:rFonts w:ascii="Arial" w:hAnsi="Arial" w:cs="Arial"/>
          <w:color w:val="000000" w:themeColor="text1"/>
        </w:rPr>
        <w:t>(</w:t>
      </w:r>
      <w:r w:rsidR="00BE2AB4">
        <w:rPr>
          <w:rFonts w:ascii="Arial" w:hAnsi="Arial" w:cs="Arial"/>
          <w:color w:val="000000" w:themeColor="text1"/>
        </w:rPr>
        <w:t xml:space="preserve">код </w:t>
      </w:r>
      <w:r w:rsidR="00BE2AB4">
        <w:rPr>
          <w:rFonts w:ascii="Arial" w:hAnsi="Arial" w:cs="Arial"/>
          <w:color w:val="000000" w:themeColor="text1"/>
          <w:lang w:val="en-US"/>
        </w:rPr>
        <w:t>PM</w:t>
      </w:r>
      <w:r w:rsidR="00BE2AB4" w:rsidRPr="00494ECB">
        <w:rPr>
          <w:rFonts w:ascii="Arial" w:hAnsi="Arial" w:cs="Arial"/>
          <w:color w:val="000000" w:themeColor="text1"/>
        </w:rPr>
        <w:t>65</w:t>
      </w:r>
      <w:r w:rsidR="00BE2AB4" w:rsidRPr="009936BB">
        <w:rPr>
          <w:rFonts w:ascii="Arial" w:hAnsi="Arial" w:cs="Arial"/>
          <w:color w:val="000000" w:themeColor="text1"/>
        </w:rPr>
        <w:t xml:space="preserve"> </w:t>
      </w:r>
      <w:r w:rsidR="00BE2AB4">
        <w:rPr>
          <w:rFonts w:ascii="Arial" w:hAnsi="Arial" w:cs="Arial"/>
          <w:color w:val="000000" w:themeColor="text1"/>
        </w:rPr>
        <w:t>в реестре разработок, описание в разделе 5.10 настоящего КД</w:t>
      </w:r>
      <w:r w:rsidR="00BE2AB4" w:rsidRPr="00494ECB">
        <w:rPr>
          <w:rFonts w:ascii="Arial" w:hAnsi="Arial" w:cs="Arial"/>
          <w:color w:val="000000" w:themeColor="text1"/>
        </w:rPr>
        <w:t>)</w:t>
      </w:r>
      <w:r w:rsidR="006A74EB">
        <w:rPr>
          <w:rFonts w:ascii="Arial" w:hAnsi="Arial" w:cs="Arial"/>
          <w:color w:val="000000" w:themeColor="text1"/>
        </w:rPr>
        <w:t xml:space="preserve">, а также </w:t>
      </w:r>
      <w:r>
        <w:rPr>
          <w:rFonts w:ascii="Arial" w:hAnsi="Arial" w:cs="Arial"/>
          <w:color w:val="000000" w:themeColor="text1"/>
        </w:rPr>
        <w:t xml:space="preserve">в соответствии с документом </w:t>
      </w:r>
      <w:del w:id="1879" w:author="Попова Дарья Николаевна (Подрядчик. ООО БерингПойнт)" w:date="2021-04-05T14:55:00Z">
        <w:r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1880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1E1911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 xml:space="preserve">» </w:t>
      </w:r>
      <w:r w:rsidR="006A74EB">
        <w:rPr>
          <w:rFonts w:ascii="Arial" w:hAnsi="Arial" w:cs="Arial"/>
          <w:color w:val="000000" w:themeColor="text1"/>
        </w:rPr>
        <w:t xml:space="preserve">Технический комитет </w:t>
      </w:r>
      <w:r w:rsidR="00E91639">
        <w:rPr>
          <w:rFonts w:ascii="Arial" w:hAnsi="Arial" w:cs="Arial"/>
          <w:color w:val="000000" w:themeColor="text1"/>
        </w:rPr>
        <w:t>УО</w:t>
      </w:r>
      <w:r w:rsidR="006A74EB">
        <w:rPr>
          <w:rFonts w:ascii="Arial" w:hAnsi="Arial" w:cs="Arial"/>
          <w:color w:val="000000" w:themeColor="text1"/>
        </w:rPr>
        <w:t xml:space="preserve"> </w:t>
      </w:r>
      <w:r w:rsidR="00276DCB">
        <w:rPr>
          <w:rFonts w:ascii="Arial" w:hAnsi="Arial" w:cs="Arial"/>
          <w:color w:val="000000" w:themeColor="text1"/>
        </w:rPr>
        <w:t xml:space="preserve">согласовывает и </w:t>
      </w:r>
      <w:r>
        <w:rPr>
          <w:rFonts w:ascii="Arial" w:hAnsi="Arial" w:cs="Arial"/>
          <w:color w:val="000000" w:themeColor="text1"/>
        </w:rPr>
        <w:t xml:space="preserve">определяет возможность </w:t>
      </w:r>
      <w:r w:rsidR="00F832A9">
        <w:rPr>
          <w:rFonts w:ascii="Arial" w:hAnsi="Arial" w:cs="Arial"/>
          <w:color w:val="000000" w:themeColor="text1"/>
        </w:rPr>
        <w:t xml:space="preserve">корректировки лимита </w:t>
      </w:r>
      <w:r w:rsidR="00BE2AB4">
        <w:rPr>
          <w:rFonts w:ascii="Arial" w:hAnsi="Arial" w:cs="Arial"/>
          <w:color w:val="000000" w:themeColor="text1"/>
        </w:rPr>
        <w:t>за счет средств в резерве БЕ.</w:t>
      </w:r>
    </w:p>
    <w:p w14:paraId="619841A7" w14:textId="6831990B" w:rsidR="00311CC8" w:rsidRPr="00494ECB" w:rsidRDefault="00311CC8" w:rsidP="0056713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случае </w:t>
      </w:r>
      <w:r w:rsidR="00BD0CF3">
        <w:rPr>
          <w:rFonts w:ascii="Arial" w:hAnsi="Arial" w:cs="Arial"/>
          <w:color w:val="000000" w:themeColor="text1"/>
        </w:rPr>
        <w:t xml:space="preserve">возможности корректировки лимита </w:t>
      </w:r>
      <w:r w:rsidR="0056713D">
        <w:rPr>
          <w:rFonts w:ascii="Arial" w:hAnsi="Arial" w:cs="Arial"/>
          <w:color w:val="000000" w:themeColor="text1"/>
        </w:rPr>
        <w:t xml:space="preserve">за счет </w:t>
      </w:r>
      <w:r>
        <w:rPr>
          <w:rFonts w:ascii="Arial" w:hAnsi="Arial" w:cs="Arial"/>
          <w:color w:val="000000" w:themeColor="text1"/>
        </w:rPr>
        <w:t>средств</w:t>
      </w:r>
      <w:r w:rsidR="006A74EB">
        <w:rPr>
          <w:rFonts w:ascii="Arial" w:hAnsi="Arial" w:cs="Arial"/>
          <w:color w:val="000000" w:themeColor="text1"/>
        </w:rPr>
        <w:t xml:space="preserve"> резерва БЕ Технический комитет </w:t>
      </w:r>
      <w:r w:rsidR="00E91639">
        <w:rPr>
          <w:rFonts w:ascii="Arial" w:hAnsi="Arial" w:cs="Arial"/>
          <w:color w:val="000000" w:themeColor="text1"/>
        </w:rPr>
        <w:t>УО</w:t>
      </w:r>
      <w:r w:rsidR="006A74EB">
        <w:rPr>
          <w:rFonts w:ascii="Arial" w:hAnsi="Arial" w:cs="Arial"/>
          <w:color w:val="000000" w:themeColor="text1"/>
        </w:rPr>
        <w:t xml:space="preserve"> согласует корректировку и её источник</w:t>
      </w:r>
      <w:r w:rsidR="005906CF">
        <w:rPr>
          <w:rFonts w:ascii="Arial" w:hAnsi="Arial" w:cs="Arial"/>
          <w:color w:val="000000" w:themeColor="text1"/>
        </w:rPr>
        <w:t>.</w:t>
      </w:r>
    </w:p>
    <w:p w14:paraId="50360238" w14:textId="1019DB32" w:rsidR="007B3B7E" w:rsidRDefault="007B3B7E">
      <w:pPr>
        <w:spacing w:after="240" w:line="276" w:lineRule="auto"/>
        <w:ind w:firstLine="567"/>
        <w:rPr>
          <w:ins w:id="1881" w:author="Попова Дарья Николаевна (Подрядчик. ООО БерингПойнт)" w:date="2021-04-06T18:31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резерва БЕ для покрытия дефицита проекта недостаточно, то требуется резерв УК для корректировки бюджета БЕ. Запрос такой корректировки 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>
        <w:rPr>
          <w:rFonts w:ascii="Arial" w:hAnsi="Arial" w:cs="Arial"/>
          <w:color w:val="000000" w:themeColor="text1"/>
        </w:rPr>
        <w:t xml:space="preserve"> </w:t>
      </w:r>
      <w:r w:rsidR="007C3E04">
        <w:rPr>
          <w:rFonts w:ascii="Arial" w:hAnsi="Arial" w:cs="Arial"/>
          <w:color w:val="000000" w:themeColor="text1"/>
        </w:rPr>
        <w:t>оформляется через</w:t>
      </w:r>
      <w:r>
        <w:rPr>
          <w:rFonts w:ascii="Arial" w:hAnsi="Arial" w:cs="Arial"/>
          <w:color w:val="000000" w:themeColor="text1"/>
        </w:rPr>
        <w:t xml:space="preserve"> служебн</w:t>
      </w:r>
      <w:r w:rsidR="00BE2AB4">
        <w:rPr>
          <w:rFonts w:ascii="Arial" w:hAnsi="Arial" w:cs="Arial"/>
          <w:color w:val="000000" w:themeColor="text1"/>
        </w:rPr>
        <w:t>ую</w:t>
      </w:r>
      <w:r>
        <w:rPr>
          <w:rFonts w:ascii="Arial" w:hAnsi="Arial" w:cs="Arial"/>
          <w:color w:val="000000" w:themeColor="text1"/>
        </w:rPr>
        <w:t xml:space="preserve"> записк</w:t>
      </w:r>
      <w:r w:rsidR="00BE2AB4">
        <w:rPr>
          <w:rFonts w:ascii="Arial" w:hAnsi="Arial" w:cs="Arial"/>
          <w:color w:val="000000" w:themeColor="text1"/>
        </w:rPr>
        <w:t>у</w:t>
      </w:r>
      <w:r>
        <w:rPr>
          <w:rFonts w:ascii="Arial" w:hAnsi="Arial" w:cs="Arial"/>
          <w:color w:val="000000" w:themeColor="text1"/>
        </w:rPr>
        <w:t xml:space="preserve"> на корректировку, которая направляется на рассмотрени</w:t>
      </w:r>
      <w:r w:rsidR="00BE2AB4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 на уровень УК.</w:t>
      </w:r>
      <w:r w:rsidR="007C3E04">
        <w:rPr>
          <w:rFonts w:ascii="Arial" w:hAnsi="Arial" w:cs="Arial"/>
          <w:color w:val="000000" w:themeColor="text1"/>
        </w:rPr>
        <w:t xml:space="preserve"> </w:t>
      </w:r>
    </w:p>
    <w:p w14:paraId="4AFAD7F1" w14:textId="4110E777" w:rsidR="003A0A65" w:rsidRPr="00494ECB" w:rsidRDefault="00C669D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ins w:id="1882" w:author="Попова Дарья Николаевна (Подрядчик. ООО БерингПойнт)" w:date="2021-04-06T18:33:00Z">
        <w:r>
          <w:rPr>
            <w:rFonts w:ascii="Arial" w:hAnsi="Arial" w:cs="Arial"/>
            <w:color w:val="000000" w:themeColor="text1"/>
          </w:rPr>
          <w:t>В этом случае</w:t>
        </w:r>
      </w:ins>
      <w:ins w:id="1883" w:author="Попова Дарья Николаевна (Подрядчик. ООО БерингПойнт)" w:date="2021-04-06T18:34:00Z">
        <w:r>
          <w:rPr>
            <w:rFonts w:ascii="Arial" w:hAnsi="Arial" w:cs="Arial"/>
            <w:color w:val="000000" w:themeColor="text1"/>
          </w:rPr>
          <w:t>,</w:t>
        </w:r>
      </w:ins>
      <w:ins w:id="1884" w:author="Попова Дарья Николаевна (Подрядчик. ООО БерингПойнт)" w:date="2021-04-06T18:33:00Z">
        <w:r>
          <w:rPr>
            <w:rFonts w:ascii="Arial" w:hAnsi="Arial" w:cs="Arial"/>
            <w:color w:val="000000" w:themeColor="text1"/>
          </w:rPr>
          <w:t xml:space="preserve"> если запрос корректировки о</w:t>
        </w:r>
      </w:ins>
      <w:ins w:id="1885" w:author="Попова Дарья Николаевна (Подрядчик. ООО БерингПойнт)" w:date="2021-04-06T18:34:00Z">
        <w:r>
          <w:rPr>
            <w:rFonts w:ascii="Arial" w:hAnsi="Arial" w:cs="Arial"/>
            <w:color w:val="000000" w:themeColor="text1"/>
          </w:rPr>
          <w:t xml:space="preserve">тносится к </w:t>
        </w:r>
        <w:r>
          <w:rPr>
            <w:rFonts w:ascii="Arial" w:hAnsi="Arial" w:cs="Arial"/>
            <w:color w:val="000000" w:themeColor="text1"/>
            <w:lang w:val="en-US"/>
          </w:rPr>
          <w:t>CAPEX</w:t>
        </w:r>
      </w:ins>
      <w:ins w:id="1886" w:author="Попова Дарья Николаевна (Подрядчик. ООО БерингПойнт)" w:date="2021-04-06T18:36:00Z">
        <w:r>
          <w:rPr>
            <w:rFonts w:ascii="Arial" w:hAnsi="Arial" w:cs="Arial"/>
            <w:color w:val="000000" w:themeColor="text1"/>
          </w:rPr>
          <w:t>, то Планировщиком бюджета УА УО</w:t>
        </w:r>
      </w:ins>
      <w:ins w:id="1887" w:author="Попова Дарья Николаевна (Подрядчик. ООО БерингПойнт)" w:date="2021-04-06T18:37:00Z">
        <w:r>
          <w:rPr>
            <w:rFonts w:ascii="Arial" w:hAnsi="Arial" w:cs="Arial"/>
            <w:color w:val="000000" w:themeColor="text1"/>
          </w:rPr>
          <w:t xml:space="preserve"> осуществляется передача прогноза освоения и финансир</w:t>
        </w:r>
      </w:ins>
      <w:ins w:id="1888" w:author="Попова Дарья Николаевна (Подрядчик. ООО БерингПойнт)" w:date="2021-04-06T18:39:00Z">
        <w:r>
          <w:rPr>
            <w:rFonts w:ascii="Arial" w:hAnsi="Arial" w:cs="Arial"/>
            <w:color w:val="000000" w:themeColor="text1"/>
          </w:rPr>
          <w:t>о</w:t>
        </w:r>
      </w:ins>
      <w:ins w:id="1889" w:author="Попова Дарья Николаевна (Подрядчик. ООО БерингПойнт)" w:date="2021-04-06T18:37:00Z">
        <w:r>
          <w:rPr>
            <w:rFonts w:ascii="Arial" w:hAnsi="Arial" w:cs="Arial"/>
            <w:color w:val="000000" w:themeColor="text1"/>
          </w:rPr>
          <w:t>вания по запросу в АСКИ через транзакцию</w:t>
        </w:r>
      </w:ins>
      <w:ins w:id="1890" w:author="Попова Дарья Николаевна (Подрядчик. ООО БерингПойнт)" w:date="2021-04-06T18:38:00Z">
        <w:r w:rsidRPr="00C669DA">
          <w:rPr>
            <w:rFonts w:ascii="Arial" w:hAnsi="Arial" w:cs="Arial"/>
            <w:color w:val="000000" w:themeColor="text1"/>
            <w:rPrChange w:id="1891" w:author="Попова Дарья Николаевна (Подрядчик. ООО БерингПойнт)" w:date="2021-04-06T18:38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  <w:color w:val="000000" w:themeColor="text1"/>
            <w:lang w:val="en-US"/>
          </w:rPr>
          <w:t>ZPM</w:t>
        </w:r>
        <w:r w:rsidRPr="00C669DA">
          <w:rPr>
            <w:rFonts w:ascii="Arial" w:hAnsi="Arial" w:cs="Arial"/>
            <w:color w:val="000000" w:themeColor="text1"/>
            <w:rPrChange w:id="1892" w:author="Попова Дарья Николаевна (Подрядчик. ООО БерингПойнт)" w:date="2021-04-06T18:39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lang w:val="en-US"/>
          </w:rPr>
          <w:t>ASKI</w:t>
        </w:r>
      </w:ins>
      <w:ins w:id="1893" w:author="Попова Дарья Николаевна (Подрядчик. ООО БерингПойнт)" w:date="2021-04-06T18:39:00Z">
        <w:r w:rsidRPr="00C669DA">
          <w:rPr>
            <w:rFonts w:ascii="Arial" w:hAnsi="Arial" w:cs="Arial"/>
            <w:color w:val="000000" w:themeColor="text1"/>
            <w:rPrChange w:id="1894" w:author="Попова Дарья Николаевна (Подрядчик. ООО БерингПойнт)" w:date="2021-04-06T18:39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  <w:color w:val="000000" w:themeColor="text1"/>
          </w:rPr>
          <w:t xml:space="preserve">(код </w:t>
        </w:r>
        <w:r>
          <w:rPr>
            <w:rFonts w:ascii="Arial" w:hAnsi="Arial" w:cs="Arial"/>
            <w:color w:val="000000" w:themeColor="text1"/>
            <w:lang w:val="en-US"/>
          </w:rPr>
          <w:t>PS</w:t>
        </w:r>
        <w:r w:rsidRPr="001C1C74">
          <w:rPr>
            <w:rFonts w:ascii="Arial" w:hAnsi="Arial" w:cs="Arial"/>
            <w:color w:val="000000" w:themeColor="text1"/>
          </w:rPr>
          <w:t xml:space="preserve">02.01-01 </w:t>
        </w:r>
        <w:r w:rsidRPr="00811EEA">
          <w:rPr>
            <w:rFonts w:ascii="Arial" w:hAnsi="Arial" w:cs="Arial"/>
            <w:color w:val="000000" w:themeColor="text1"/>
          </w:rPr>
          <w:t>в реестре разработок, описание в разделе 5.10 настоящего КД</w:t>
        </w:r>
        <w:r>
          <w:rPr>
            <w:rFonts w:ascii="Arial" w:hAnsi="Arial" w:cs="Arial"/>
            <w:color w:val="000000" w:themeColor="text1"/>
          </w:rPr>
          <w:t>)</w:t>
        </w:r>
      </w:ins>
      <w:ins w:id="1895" w:author="Попова Дарья Николаевна (Подрядчик. ООО БерингПойнт)" w:date="2021-04-06T18:43:00Z">
        <w:r w:rsidR="001A1A3F">
          <w:rPr>
            <w:rFonts w:ascii="Arial" w:hAnsi="Arial" w:cs="Arial"/>
            <w:color w:val="000000" w:themeColor="text1"/>
          </w:rPr>
          <w:t xml:space="preserve"> по СПП-элементам со статусами </w:t>
        </w:r>
      </w:ins>
      <w:ins w:id="1896" w:author="Попова Дарья Николаевна (Подрядчик. ООО БерингПойнт)" w:date="2021-04-06T18:44:00Z">
        <w:r w:rsidR="001A1A3F">
          <w:rPr>
            <w:rFonts w:ascii="Arial" w:hAnsi="Arial" w:cs="Arial"/>
            <w:color w:val="000000" w:themeColor="text1"/>
          </w:rPr>
          <w:t>СДПА – Согласовано для передачи в АСКИ.</w:t>
        </w:r>
      </w:ins>
    </w:p>
    <w:p w14:paraId="7149B1A8" w14:textId="6DBC0DA8" w:rsidR="007B3B7E" w:rsidRDefault="007C3E04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 в том</w:t>
      </w:r>
      <w:r w:rsidR="00E03680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и в другом случае р</w:t>
      </w:r>
      <w:r w:rsidR="007B3B7E">
        <w:rPr>
          <w:rFonts w:ascii="Arial" w:hAnsi="Arial" w:cs="Arial"/>
          <w:color w:val="000000" w:themeColor="text1"/>
        </w:rPr>
        <w:t xml:space="preserve">ешение 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 w:rsidR="007B3B7E">
        <w:rPr>
          <w:rFonts w:ascii="Arial" w:hAnsi="Arial" w:cs="Arial"/>
          <w:color w:val="000000" w:themeColor="text1"/>
        </w:rPr>
        <w:t xml:space="preserve"> оформляется в виде протокола заседания, который подписывается всеми членами ТК </w:t>
      </w:r>
      <w:ins w:id="1897" w:author="Попова Дарья Николаевна (Подрядчик. ООО БерингПойнт)" w:date="2021-04-05T15:45:00Z">
        <w:r w:rsidR="00D83D2D">
          <w:rPr>
            <w:rFonts w:ascii="Arial" w:hAnsi="Arial" w:cs="Arial"/>
            <w:color w:val="000000" w:themeColor="text1"/>
          </w:rPr>
          <w:t>УО</w:t>
        </w:r>
      </w:ins>
      <w:del w:id="1898" w:author="Попова Дарья Николаевна (Подрядчик. ООО БерингПойнт)" w:date="2021-04-05T15:45:00Z">
        <w:r w:rsidR="007B3B7E" w:rsidDel="00D83D2D">
          <w:rPr>
            <w:rFonts w:ascii="Arial" w:hAnsi="Arial" w:cs="Arial"/>
            <w:color w:val="000000" w:themeColor="text1"/>
          </w:rPr>
          <w:delText>БЕ</w:delText>
        </w:r>
      </w:del>
      <w:r w:rsidR="007B3B7E">
        <w:rPr>
          <w:rFonts w:ascii="Arial" w:hAnsi="Arial" w:cs="Arial"/>
          <w:color w:val="000000" w:themeColor="text1"/>
        </w:rPr>
        <w:t>.</w:t>
      </w:r>
    </w:p>
    <w:p w14:paraId="70DA6969" w14:textId="0C0051CA" w:rsidR="00311CC8" w:rsidRPr="00276DCB" w:rsidRDefault="00276DCB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</w:rPr>
        <w:t xml:space="preserve">Если </w:t>
      </w:r>
      <w:r>
        <w:rPr>
          <w:rFonts w:ascii="Arial" w:hAnsi="Arial" w:cs="Arial"/>
          <w:color w:val="000000" w:themeColor="text1"/>
        </w:rPr>
        <w:t>корректировка лимита отклоняется Техническим комитетом УО, то запрос на корректировку возвращается на Пл</w:t>
      </w:r>
      <w:ins w:id="1899" w:author="Попова Дарья Николаевна (Подрядчик. ООО БерингПойнт)" w:date="2021-04-05T15:45:00Z">
        <w:r w:rsidR="00D83D2D">
          <w:rPr>
            <w:rFonts w:ascii="Arial" w:hAnsi="Arial" w:cs="Arial"/>
            <w:color w:val="000000" w:themeColor="text1"/>
          </w:rPr>
          <w:t>а</w:t>
        </w:r>
      </w:ins>
      <w:r>
        <w:rPr>
          <w:rFonts w:ascii="Arial" w:hAnsi="Arial" w:cs="Arial"/>
          <w:color w:val="000000" w:themeColor="text1"/>
        </w:rPr>
        <w:t xml:space="preserve">нировщика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 УО (заказ ТОРО со статусом ПЛАН, ОТКБ – Корректировка бюджета отклонена).</w:t>
      </w:r>
    </w:p>
    <w:p w14:paraId="4254C0A2" w14:textId="77777777" w:rsidR="00276DCB" w:rsidRPr="00494ECB" w:rsidRDefault="00276DCB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10C046C" w14:textId="23514730" w:rsidR="0069017C" w:rsidRDefault="0069017C" w:rsidP="009936BB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6</w:t>
      </w:r>
      <w:r w:rsidR="00652DFA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Установка статуса корректировки </w:t>
      </w:r>
      <w:r w:rsidR="00E03680">
        <w:rPr>
          <w:rFonts w:eastAsiaTheme="majorEastAsia" w:cstheme="majorBidi"/>
          <w:b/>
          <w:i w:val="0"/>
          <w:caps w:val="0"/>
          <w:sz w:val="24"/>
          <w:szCs w:val="24"/>
        </w:rPr>
        <w:t>в рамках БЕ</w:t>
      </w:r>
    </w:p>
    <w:p w14:paraId="55D35FD3" w14:textId="1C960D9D" w:rsidR="00E26D5A" w:rsidRDefault="007C3E04" w:rsidP="00A119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том случае если лимит </w:t>
      </w:r>
      <w:r w:rsidR="00E03680">
        <w:rPr>
          <w:rFonts w:ascii="Arial" w:hAnsi="Arial" w:cs="Arial"/>
          <w:color w:val="000000" w:themeColor="text1"/>
        </w:rPr>
        <w:t>СПП-элемента</w:t>
      </w:r>
      <w:r>
        <w:rPr>
          <w:rFonts w:ascii="Arial" w:hAnsi="Arial" w:cs="Arial"/>
          <w:color w:val="000000" w:themeColor="text1"/>
        </w:rPr>
        <w:t>, требующего корректировки, может быть увеличен за счёт перераспределен</w:t>
      </w:r>
      <w:r w:rsidR="00E03680">
        <w:rPr>
          <w:rFonts w:ascii="Arial" w:hAnsi="Arial" w:cs="Arial"/>
          <w:color w:val="000000" w:themeColor="text1"/>
        </w:rPr>
        <w:t>ия</w:t>
      </w:r>
      <w:r>
        <w:rPr>
          <w:rFonts w:ascii="Arial" w:hAnsi="Arial" w:cs="Arial"/>
          <w:color w:val="000000" w:themeColor="text1"/>
        </w:rPr>
        <w:t xml:space="preserve"> бюджета между СПП-элементами одного направления или если в качестве источника корректировки может выступать «Резерв» БЕ, </w:t>
      </w:r>
      <w:r>
        <w:rPr>
          <w:rFonts w:ascii="Arial" w:hAnsi="Arial" w:cs="Arial"/>
          <w:color w:val="000000" w:themeColor="text1"/>
        </w:rPr>
        <w:lastRenderedPageBreak/>
        <w:t xml:space="preserve">то </w:t>
      </w:r>
      <w:r w:rsidR="00A11976">
        <w:rPr>
          <w:rFonts w:ascii="Arial" w:hAnsi="Arial" w:cs="Arial"/>
          <w:color w:val="000000" w:themeColor="text1"/>
        </w:rPr>
        <w:t xml:space="preserve">на СПП-элементе </w:t>
      </w:r>
      <w:r w:rsidR="00E26D5A">
        <w:rPr>
          <w:rFonts w:ascii="Arial" w:hAnsi="Arial" w:cs="Arial"/>
          <w:color w:val="000000" w:themeColor="text1"/>
        </w:rPr>
        <w:t xml:space="preserve">должен быть установлен статус корректировки </w:t>
      </w:r>
      <w:r w:rsidR="00E03680">
        <w:rPr>
          <w:rFonts w:ascii="Arial" w:hAnsi="Arial" w:cs="Arial"/>
          <w:color w:val="000000" w:themeColor="text1"/>
        </w:rPr>
        <w:t xml:space="preserve">ТРКБ – Требуется корректировка БЕ. </w:t>
      </w:r>
      <w:r w:rsidR="00E26D5A">
        <w:rPr>
          <w:rFonts w:ascii="Arial" w:hAnsi="Arial" w:cs="Arial"/>
          <w:color w:val="000000" w:themeColor="text1"/>
        </w:rPr>
        <w:t xml:space="preserve">Исполнителем данного шага является 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 w:rsidR="00E26D5A">
        <w:rPr>
          <w:rFonts w:ascii="Arial" w:hAnsi="Arial" w:cs="Arial"/>
          <w:color w:val="000000" w:themeColor="text1"/>
        </w:rPr>
        <w:t>.</w:t>
      </w:r>
    </w:p>
    <w:p w14:paraId="637D8A29" w14:textId="77777777" w:rsidR="00654C20" w:rsidRPr="00494ECB" w:rsidRDefault="00654C20" w:rsidP="00A119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E807034" w14:textId="6E89C51F" w:rsidR="00654C20" w:rsidRDefault="00654C20" w:rsidP="00654C20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6</w:t>
      </w:r>
      <w:r w:rsidR="00A11976">
        <w:rPr>
          <w:rFonts w:eastAsiaTheme="majorEastAsia" w:cstheme="majorBidi"/>
          <w:b/>
          <w:i w:val="0"/>
          <w:caps w:val="0"/>
          <w:sz w:val="24"/>
          <w:szCs w:val="24"/>
        </w:rPr>
        <w:t>3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Установка статуса корректировки </w:t>
      </w:r>
      <w:r w:rsidR="00C85C7B">
        <w:rPr>
          <w:rFonts w:eastAsiaTheme="majorEastAsia" w:cstheme="majorBidi"/>
          <w:b/>
          <w:i w:val="0"/>
          <w:caps w:val="0"/>
          <w:sz w:val="24"/>
          <w:szCs w:val="24"/>
        </w:rPr>
        <w:t>в рамках резерв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а УК</w:t>
      </w:r>
    </w:p>
    <w:p w14:paraId="105D39C2" w14:textId="13EF0589" w:rsidR="00654C20" w:rsidRDefault="00654C20" w:rsidP="00654C2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том случае если лимит СПП-элемента, требующего корректировки, может быть увеличен только за счёт «Резерва» УК, то должен быть установлен на СПП-элементе статус корректировки ТРУК – Требуется корректировка УК. Исполнителем данного шага является 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>.</w:t>
      </w:r>
    </w:p>
    <w:p w14:paraId="1D5AB99E" w14:textId="77777777" w:rsidR="00A11976" w:rsidRDefault="00A11976" w:rsidP="00654C2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633BFAE" w14:textId="1FF66608" w:rsidR="00593EDA" w:rsidRDefault="00593EDA" w:rsidP="00593ED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67 – Установка статуса </w:t>
      </w:r>
      <w:r w:rsidR="008838B7">
        <w:rPr>
          <w:rFonts w:eastAsiaTheme="majorEastAsia" w:cstheme="majorBidi"/>
          <w:b/>
          <w:i w:val="0"/>
          <w:caps w:val="0"/>
          <w:sz w:val="24"/>
          <w:szCs w:val="24"/>
        </w:rPr>
        <w:t>выделения</w:t>
      </w:r>
      <w:r w:rsidR="006F3A0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средств согласовано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в рамках БЕ</w:t>
      </w:r>
    </w:p>
    <w:p w14:paraId="578F73B8" w14:textId="35578F9D" w:rsidR="006F3A02" w:rsidRDefault="006F3A02" w:rsidP="00593ED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согласования выделения средств в рамках БЕ специалистом в рол</w:t>
      </w:r>
      <w:r w:rsidR="00E91639">
        <w:rPr>
          <w:rFonts w:ascii="Arial" w:hAnsi="Arial" w:cs="Arial"/>
          <w:color w:val="000000" w:themeColor="text1"/>
        </w:rPr>
        <w:t>и Утверждающий бюджет проекта УО</w:t>
      </w:r>
      <w:r w:rsidR="00582152">
        <w:rPr>
          <w:rFonts w:ascii="Arial" w:hAnsi="Arial" w:cs="Arial"/>
          <w:color w:val="000000" w:themeColor="text1"/>
        </w:rPr>
        <w:t xml:space="preserve"> статус СПП-элемента меняет</w:t>
      </w:r>
      <w:r w:rsidR="008462D4">
        <w:rPr>
          <w:rFonts w:ascii="Arial" w:hAnsi="Arial" w:cs="Arial"/>
          <w:color w:val="000000" w:themeColor="text1"/>
        </w:rPr>
        <w:t>ся</w:t>
      </w:r>
      <w:r>
        <w:rPr>
          <w:rFonts w:ascii="Arial" w:hAnsi="Arial" w:cs="Arial"/>
          <w:color w:val="000000" w:themeColor="text1"/>
        </w:rPr>
        <w:t xml:space="preserve"> с ТРКБ на КОРБ – Выделение средств согласовано.</w:t>
      </w:r>
    </w:p>
    <w:p w14:paraId="289576A8" w14:textId="77777777" w:rsidR="0069017C" w:rsidRPr="00494ECB" w:rsidRDefault="0069017C" w:rsidP="009936BB">
      <w:pPr>
        <w:spacing w:after="240" w:line="276" w:lineRule="auto"/>
        <w:ind w:firstLine="567"/>
        <w:rPr>
          <w:rFonts w:ascii="Arial" w:hAnsi="Arial" w:cs="Arial"/>
          <w:caps/>
          <w:color w:val="000000" w:themeColor="text1"/>
        </w:rPr>
      </w:pPr>
    </w:p>
    <w:p w14:paraId="5BB7B03F" w14:textId="7E7299AE" w:rsidR="0069017C" w:rsidRDefault="0069017C" w:rsidP="0069017C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CF687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70 -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Перенос лимита</w:t>
      </w:r>
      <w:r w:rsidR="00652DF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в рамках БЕ</w:t>
      </w:r>
    </w:p>
    <w:p w14:paraId="30F1370E" w14:textId="2C33DEF0" w:rsidR="0069017C" w:rsidRDefault="0069017C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E6E96">
        <w:rPr>
          <w:rFonts w:ascii="Arial" w:hAnsi="Arial" w:cs="Arial"/>
          <w:color w:val="000000" w:themeColor="text1"/>
        </w:rPr>
        <w:t xml:space="preserve">После </w:t>
      </w:r>
      <w:r w:rsidR="00E26D5A">
        <w:rPr>
          <w:rFonts w:ascii="Arial" w:hAnsi="Arial" w:cs="Arial"/>
          <w:color w:val="000000" w:themeColor="text1"/>
        </w:rPr>
        <w:t xml:space="preserve">согласования </w:t>
      </w:r>
      <w:r w:rsidR="00582152">
        <w:rPr>
          <w:rFonts w:ascii="Arial" w:hAnsi="Arial" w:cs="Arial"/>
          <w:color w:val="000000" w:themeColor="text1"/>
        </w:rPr>
        <w:t>выделения средств в рамках</w:t>
      </w:r>
      <w:r w:rsidR="00E26D5A">
        <w:rPr>
          <w:rFonts w:ascii="Arial" w:hAnsi="Arial" w:cs="Arial"/>
          <w:color w:val="000000" w:themeColor="text1"/>
        </w:rPr>
        <w:t xml:space="preserve"> БЕ </w:t>
      </w:r>
      <w:r w:rsidR="00DC4ED4">
        <w:rPr>
          <w:rFonts w:ascii="Arial" w:hAnsi="Arial" w:cs="Arial"/>
          <w:color w:val="000000" w:themeColor="text1"/>
        </w:rPr>
        <w:t>и установки на СПП-элементе статуса КОРБ</w:t>
      </w:r>
      <w:r w:rsidR="00E26D5A" w:rsidRPr="009936BB">
        <w:rPr>
          <w:rFonts w:ascii="Arial" w:hAnsi="Arial" w:cs="Arial"/>
          <w:color w:val="000000" w:themeColor="text1"/>
        </w:rPr>
        <w:t xml:space="preserve">, </w:t>
      </w:r>
      <w:r w:rsidR="00DC4ED4">
        <w:rPr>
          <w:rFonts w:ascii="Arial" w:hAnsi="Arial" w:cs="Arial"/>
          <w:color w:val="000000" w:themeColor="text1"/>
        </w:rPr>
        <w:t>через</w:t>
      </w:r>
      <w:r w:rsidR="00DC4ED4" w:rsidRPr="00494ECB">
        <w:rPr>
          <w:rFonts w:ascii="Arial" w:hAnsi="Arial" w:cs="Arial"/>
          <w:color w:val="000000" w:themeColor="text1"/>
        </w:rPr>
        <w:t xml:space="preserve"> </w:t>
      </w:r>
      <w:r w:rsidR="00DC4ED4">
        <w:rPr>
          <w:rFonts w:ascii="Arial" w:hAnsi="Arial" w:cs="Arial"/>
          <w:color w:val="000000" w:themeColor="text1"/>
        </w:rPr>
        <w:t xml:space="preserve">разработанный отчет по запросу корректировок </w:t>
      </w:r>
      <w:r w:rsidR="00DC4ED4" w:rsidRPr="00494ECB">
        <w:rPr>
          <w:rFonts w:ascii="Arial" w:hAnsi="Arial" w:cs="Arial"/>
          <w:color w:val="000000" w:themeColor="text1"/>
        </w:rPr>
        <w:t>(</w:t>
      </w:r>
      <w:r w:rsidR="00DC4ED4">
        <w:rPr>
          <w:rFonts w:ascii="Arial" w:hAnsi="Arial" w:cs="Arial"/>
          <w:color w:val="000000" w:themeColor="text1"/>
        </w:rPr>
        <w:t xml:space="preserve">код </w:t>
      </w:r>
      <w:r w:rsidR="00DC4ED4">
        <w:rPr>
          <w:rFonts w:ascii="Arial" w:hAnsi="Arial" w:cs="Arial"/>
          <w:color w:val="000000" w:themeColor="text1"/>
          <w:lang w:val="en-US"/>
        </w:rPr>
        <w:t>PM</w:t>
      </w:r>
      <w:r w:rsidR="00DC4ED4" w:rsidRPr="00494ECB">
        <w:rPr>
          <w:rFonts w:ascii="Arial" w:hAnsi="Arial" w:cs="Arial"/>
          <w:color w:val="000000" w:themeColor="text1"/>
        </w:rPr>
        <w:t>65</w:t>
      </w:r>
      <w:r w:rsidR="00DC4ED4" w:rsidRPr="009936BB">
        <w:rPr>
          <w:rFonts w:ascii="Arial" w:hAnsi="Arial" w:cs="Arial"/>
          <w:color w:val="000000" w:themeColor="text1"/>
        </w:rPr>
        <w:t xml:space="preserve"> </w:t>
      </w:r>
      <w:r w:rsidR="00DC4ED4">
        <w:rPr>
          <w:rFonts w:ascii="Arial" w:hAnsi="Arial" w:cs="Arial"/>
          <w:color w:val="000000" w:themeColor="text1"/>
        </w:rPr>
        <w:t>в реестре разработок)</w:t>
      </w:r>
      <w:r w:rsidR="001069E9">
        <w:rPr>
          <w:rFonts w:ascii="Arial" w:hAnsi="Arial" w:cs="Arial"/>
          <w:color w:val="000000" w:themeColor="text1"/>
        </w:rPr>
        <w:t xml:space="preserve"> </w:t>
      </w:r>
      <w:r w:rsidR="00DC4ED4">
        <w:rPr>
          <w:rFonts w:ascii="Arial" w:hAnsi="Arial" w:cs="Arial"/>
          <w:color w:val="000000" w:themeColor="text1"/>
        </w:rPr>
        <w:t>специалистом в роли Ут</w:t>
      </w:r>
      <w:r w:rsidR="00E91639">
        <w:rPr>
          <w:rFonts w:ascii="Arial" w:hAnsi="Arial" w:cs="Arial"/>
          <w:color w:val="000000" w:themeColor="text1"/>
        </w:rPr>
        <w:t>верждающий бюджет проекта УО</w:t>
      </w:r>
      <w:r w:rsidRPr="008E6E96">
        <w:rPr>
          <w:rFonts w:ascii="Arial" w:hAnsi="Arial" w:cs="Arial"/>
          <w:color w:val="000000" w:themeColor="text1"/>
        </w:rPr>
        <w:t xml:space="preserve"> проводит</w:t>
      </w:r>
      <w:r w:rsidR="00DC4ED4">
        <w:rPr>
          <w:rFonts w:ascii="Arial" w:hAnsi="Arial" w:cs="Arial"/>
          <w:color w:val="000000" w:themeColor="text1"/>
        </w:rPr>
        <w:t>ся</w:t>
      </w:r>
      <w:r w:rsidRPr="008E6E96">
        <w:rPr>
          <w:rFonts w:ascii="Arial" w:hAnsi="Arial" w:cs="Arial"/>
          <w:color w:val="000000" w:themeColor="text1"/>
        </w:rPr>
        <w:t xml:space="preserve"> перераспределение лимитов между СПП-элементами</w:t>
      </w:r>
      <w:r>
        <w:rPr>
          <w:rFonts w:ascii="Arial" w:hAnsi="Arial" w:cs="Arial"/>
          <w:color w:val="000000" w:themeColor="text1"/>
        </w:rPr>
        <w:t xml:space="preserve"> –</w:t>
      </w:r>
      <w:r w:rsidR="00DC4ED4">
        <w:rPr>
          <w:rFonts w:ascii="Arial" w:hAnsi="Arial" w:cs="Arial"/>
          <w:color w:val="000000" w:themeColor="text1"/>
        </w:rPr>
        <w:t xml:space="preserve"> </w:t>
      </w:r>
      <w:r w:rsidR="001069E9">
        <w:rPr>
          <w:rFonts w:ascii="Arial" w:hAnsi="Arial" w:cs="Arial"/>
          <w:color w:val="000000" w:themeColor="text1"/>
        </w:rPr>
        <w:t xml:space="preserve">отправителем </w:t>
      </w:r>
      <w:r>
        <w:rPr>
          <w:rFonts w:ascii="Arial" w:hAnsi="Arial" w:cs="Arial"/>
          <w:color w:val="000000" w:themeColor="text1"/>
        </w:rPr>
        <w:t>и</w:t>
      </w:r>
      <w:r w:rsidR="00E26D5A">
        <w:rPr>
          <w:rFonts w:ascii="Arial" w:hAnsi="Arial" w:cs="Arial"/>
          <w:color w:val="000000" w:themeColor="text1"/>
        </w:rPr>
        <w:t xml:space="preserve"> получателе</w:t>
      </w:r>
      <w:r w:rsidR="00DC4ED4">
        <w:rPr>
          <w:rFonts w:ascii="Arial" w:hAnsi="Arial" w:cs="Arial"/>
          <w:color w:val="000000" w:themeColor="text1"/>
        </w:rPr>
        <w:t>м</w:t>
      </w:r>
      <w:r>
        <w:rPr>
          <w:rFonts w:ascii="Arial" w:hAnsi="Arial" w:cs="Arial"/>
          <w:color w:val="000000" w:themeColor="text1"/>
        </w:rPr>
        <w:t>.</w:t>
      </w:r>
    </w:p>
    <w:p w14:paraId="0994B211" w14:textId="77777777" w:rsidR="001069E9" w:rsidRDefault="00DC4ED4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этом осуще</w:t>
      </w:r>
      <w:r w:rsidR="001069E9">
        <w:rPr>
          <w:rFonts w:ascii="Arial" w:hAnsi="Arial" w:cs="Arial"/>
          <w:color w:val="000000" w:themeColor="text1"/>
        </w:rPr>
        <w:t>ствляю</w:t>
      </w:r>
      <w:r>
        <w:rPr>
          <w:rFonts w:ascii="Arial" w:hAnsi="Arial" w:cs="Arial"/>
          <w:color w:val="000000" w:themeColor="text1"/>
        </w:rPr>
        <w:t xml:space="preserve">тся </w:t>
      </w:r>
      <w:r w:rsidR="001069E9">
        <w:rPr>
          <w:rFonts w:ascii="Arial" w:hAnsi="Arial" w:cs="Arial"/>
          <w:color w:val="000000" w:themeColor="text1"/>
        </w:rPr>
        <w:t xml:space="preserve">следующие </w:t>
      </w:r>
      <w:r>
        <w:rPr>
          <w:rFonts w:ascii="Arial" w:hAnsi="Arial" w:cs="Arial"/>
          <w:color w:val="000000" w:themeColor="text1"/>
        </w:rPr>
        <w:t>пров</w:t>
      </w:r>
      <w:r w:rsidR="001069E9">
        <w:rPr>
          <w:rFonts w:ascii="Arial" w:hAnsi="Arial" w:cs="Arial"/>
          <w:color w:val="000000" w:themeColor="text1"/>
        </w:rPr>
        <w:t>ерки:</w:t>
      </w:r>
    </w:p>
    <w:p w14:paraId="43D2DDA2" w14:textId="4D78A5BF" w:rsidR="00DC4ED4" w:rsidRDefault="001069E9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проверка</w:t>
      </w:r>
      <w:r w:rsidR="00DC4ED4">
        <w:rPr>
          <w:rFonts w:ascii="Arial" w:hAnsi="Arial" w:cs="Arial"/>
          <w:color w:val="000000" w:themeColor="text1"/>
        </w:rPr>
        <w:t xml:space="preserve"> по перераспределению средств только в рамках бюджета </w:t>
      </w:r>
      <w:r w:rsidR="00DC4ED4">
        <w:rPr>
          <w:rFonts w:ascii="Arial" w:hAnsi="Arial" w:cs="Arial"/>
          <w:color w:val="000000" w:themeColor="text1"/>
          <w:lang w:val="en-US"/>
        </w:rPr>
        <w:t>OPEX</w:t>
      </w:r>
      <w:r w:rsidR="00DC4ED4" w:rsidRPr="00494ECB">
        <w:rPr>
          <w:rFonts w:ascii="Arial" w:hAnsi="Arial" w:cs="Arial"/>
          <w:color w:val="000000" w:themeColor="text1"/>
        </w:rPr>
        <w:t xml:space="preserve"> </w:t>
      </w:r>
      <w:r w:rsidR="00DC4ED4">
        <w:rPr>
          <w:rFonts w:ascii="Arial" w:hAnsi="Arial" w:cs="Arial"/>
          <w:color w:val="000000" w:themeColor="text1"/>
        </w:rPr>
        <w:t xml:space="preserve">или бюджета </w:t>
      </w:r>
      <w:r w:rsidR="00DC4ED4">
        <w:rPr>
          <w:rFonts w:ascii="Arial" w:hAnsi="Arial" w:cs="Arial"/>
          <w:color w:val="000000" w:themeColor="text1"/>
          <w:lang w:val="en-US"/>
        </w:rPr>
        <w:t>CAPEX</w:t>
      </w:r>
      <w:r w:rsidR="00DC4ED4" w:rsidRPr="00494ECB">
        <w:rPr>
          <w:rFonts w:ascii="Arial" w:hAnsi="Arial" w:cs="Arial"/>
          <w:color w:val="000000" w:themeColor="text1"/>
        </w:rPr>
        <w:t xml:space="preserve">, </w:t>
      </w:r>
      <w:r w:rsidR="00DC4ED4">
        <w:rPr>
          <w:rFonts w:ascii="Arial" w:hAnsi="Arial" w:cs="Arial"/>
          <w:color w:val="000000" w:themeColor="text1"/>
        </w:rPr>
        <w:t xml:space="preserve">перераспределение между бюджетами </w:t>
      </w:r>
      <w:r w:rsidR="00DC4ED4">
        <w:rPr>
          <w:rFonts w:ascii="Arial" w:hAnsi="Arial" w:cs="Arial"/>
          <w:color w:val="000000" w:themeColor="text1"/>
          <w:lang w:val="en-US"/>
        </w:rPr>
        <w:t>CAPEX</w:t>
      </w:r>
      <w:r w:rsidR="00DC4ED4" w:rsidRPr="00494ECB">
        <w:rPr>
          <w:rFonts w:ascii="Arial" w:hAnsi="Arial" w:cs="Arial"/>
          <w:color w:val="000000" w:themeColor="text1"/>
        </w:rPr>
        <w:t xml:space="preserve"> </w:t>
      </w:r>
      <w:r w:rsidR="00DC4ED4">
        <w:rPr>
          <w:rFonts w:ascii="Arial" w:hAnsi="Arial" w:cs="Arial"/>
          <w:color w:val="000000" w:themeColor="text1"/>
        </w:rPr>
        <w:t xml:space="preserve">и </w:t>
      </w:r>
      <w:r w:rsidR="00DC4ED4">
        <w:rPr>
          <w:rFonts w:ascii="Arial" w:hAnsi="Arial" w:cs="Arial"/>
          <w:color w:val="000000" w:themeColor="text1"/>
          <w:lang w:val="en-US"/>
        </w:rPr>
        <w:t>OPEX</w:t>
      </w:r>
      <w:r w:rsidR="00DC4ED4" w:rsidRPr="00494ECB">
        <w:rPr>
          <w:rFonts w:ascii="Arial" w:hAnsi="Arial" w:cs="Arial"/>
          <w:color w:val="000000" w:themeColor="text1"/>
        </w:rPr>
        <w:t xml:space="preserve"> </w:t>
      </w:r>
      <w:r w:rsidR="00DC4ED4">
        <w:rPr>
          <w:rFonts w:ascii="Arial" w:hAnsi="Arial" w:cs="Arial"/>
          <w:color w:val="000000" w:themeColor="text1"/>
        </w:rPr>
        <w:t>запрещены.</w:t>
      </w:r>
    </w:p>
    <w:p w14:paraId="4590A7DD" w14:textId="142DB64B" w:rsidR="001069E9" w:rsidRDefault="001069E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 проверка по сумме переноса </w:t>
      </w:r>
      <w:proofErr w:type="spellStart"/>
      <w:r>
        <w:rPr>
          <w:rFonts w:ascii="Arial" w:hAnsi="Arial" w:cs="Arial"/>
          <w:color w:val="000000" w:themeColor="text1"/>
        </w:rPr>
        <w:t>неменьше</w:t>
      </w:r>
      <w:proofErr w:type="spellEnd"/>
      <w:r>
        <w:rPr>
          <w:rFonts w:ascii="Arial" w:hAnsi="Arial" w:cs="Arial"/>
          <w:color w:val="000000" w:themeColor="text1"/>
        </w:rPr>
        <w:t xml:space="preserve"> дефицита на СПП-элементе.</w:t>
      </w:r>
    </w:p>
    <w:p w14:paraId="30D9E995" w14:textId="671913C6" w:rsidR="0069017C" w:rsidRDefault="001069E9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успешного переноса средств между СПП-элементами автоматически:</w:t>
      </w:r>
    </w:p>
    <w:p w14:paraId="0A5E83C0" w14:textId="594E8409" w:rsidR="001069E9" w:rsidRDefault="00D60DD6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на СПП-</w:t>
      </w:r>
      <w:r w:rsidR="001069E9">
        <w:rPr>
          <w:rFonts w:ascii="Arial" w:hAnsi="Arial" w:cs="Arial"/>
          <w:color w:val="000000" w:themeColor="text1"/>
        </w:rPr>
        <w:t>получателе устанавливается статус УТВК – Скорректированный бюджет утвержден;</w:t>
      </w:r>
    </w:p>
    <w:p w14:paraId="2A8BBFA2" w14:textId="405F2110" w:rsidR="001069E9" w:rsidRDefault="001069E9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 </w:t>
      </w:r>
      <w:r w:rsidR="00D60DD6">
        <w:rPr>
          <w:rFonts w:ascii="Arial" w:hAnsi="Arial" w:cs="Arial"/>
          <w:color w:val="000000" w:themeColor="text1"/>
        </w:rPr>
        <w:t>у заказа ТОРО снимается статус ТРКБ, устанавливается статус КОРБ – Бюджет выделен и скорректирован, на закладке «Доп. данные» проставляется СПП-элемент.</w:t>
      </w:r>
    </w:p>
    <w:p w14:paraId="07C6C930" w14:textId="1C8429B2" w:rsidR="00AB3814" w:rsidRDefault="00AB3814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сетевой график деблокируется</w:t>
      </w:r>
      <w:r w:rsidR="00D60DD6">
        <w:rPr>
          <w:rFonts w:ascii="Arial" w:hAnsi="Arial" w:cs="Arial"/>
          <w:color w:val="000000" w:themeColor="text1"/>
        </w:rPr>
        <w:t>.</w:t>
      </w:r>
    </w:p>
    <w:p w14:paraId="32E2B646" w14:textId="77777777" w:rsidR="0069017C" w:rsidRPr="009936BB" w:rsidRDefault="0069017C" w:rsidP="0069017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2A54DCA" w14:textId="219ACE88" w:rsidR="00652DFA" w:rsidRDefault="00652DFA" w:rsidP="00652DF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882409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 xml:space="preserve">Шаг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процесса </w:t>
      </w:r>
      <w:r w:rsidRPr="00882409">
        <w:rPr>
          <w:rFonts w:eastAsiaTheme="majorEastAsia" w:cstheme="majorBidi"/>
          <w:b/>
          <w:i w:val="0"/>
          <w:caps w:val="0"/>
          <w:sz w:val="24"/>
          <w:szCs w:val="24"/>
        </w:rPr>
        <w:t>8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88240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Проработка технического заключения по Проекту, требующему корректировку бюджета</w:t>
      </w:r>
    </w:p>
    <w:p w14:paraId="0AA61A06" w14:textId="6C848E10" w:rsidR="00652DFA" w:rsidRDefault="00A60C32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том случае, если Техническим </w:t>
      </w:r>
      <w:r w:rsidR="00E91639">
        <w:rPr>
          <w:rFonts w:ascii="Arial" w:hAnsi="Arial" w:cs="Arial"/>
          <w:color w:val="000000" w:themeColor="text1"/>
        </w:rPr>
        <w:t>комитетом УО</w:t>
      </w:r>
      <w:r>
        <w:rPr>
          <w:rFonts w:ascii="Arial" w:hAnsi="Arial" w:cs="Arial"/>
          <w:color w:val="000000" w:themeColor="text1"/>
        </w:rPr>
        <w:t xml:space="preserve"> было установлено, что возможностей БЕ для корректировки лимита проекта недостаточно, соответствующая позиция была отражена в протоколе заседания ТК БЕ и направлена служебная записка на корректировку в адрес УК, то на уровне УК начинается проработка технического заключения по </w:t>
      </w:r>
      <w:r w:rsidR="00D60DD6">
        <w:rPr>
          <w:rFonts w:ascii="Arial" w:hAnsi="Arial" w:cs="Arial"/>
          <w:color w:val="000000" w:themeColor="text1"/>
        </w:rPr>
        <w:t>СПП-элементу</w:t>
      </w:r>
      <w:r>
        <w:rPr>
          <w:rFonts w:ascii="Arial" w:hAnsi="Arial" w:cs="Arial"/>
          <w:color w:val="000000" w:themeColor="text1"/>
        </w:rPr>
        <w:t>, тр</w:t>
      </w:r>
      <w:r w:rsidR="00EF12B7">
        <w:rPr>
          <w:rFonts w:ascii="Arial" w:hAnsi="Arial" w:cs="Arial"/>
          <w:color w:val="000000" w:themeColor="text1"/>
        </w:rPr>
        <w:t>ебующему корректировку бюджета.</w:t>
      </w:r>
    </w:p>
    <w:p w14:paraId="3BF5F977" w14:textId="0343E99D" w:rsidR="00EF12B7" w:rsidRDefault="00EF12B7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Исполнителем в роли </w:t>
      </w:r>
      <w:r w:rsidR="00F7476B">
        <w:rPr>
          <w:rFonts w:ascii="Arial" w:hAnsi="Arial" w:cs="Arial"/>
          <w:color w:val="000000" w:themeColor="text1"/>
        </w:rPr>
        <w:t>Планировщик бюджета</w:t>
      </w:r>
      <w:r>
        <w:rPr>
          <w:rFonts w:ascii="Arial" w:hAnsi="Arial" w:cs="Arial"/>
          <w:color w:val="000000" w:themeColor="text1"/>
        </w:rPr>
        <w:t xml:space="preserve"> УА УК анализируются материалы 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>
        <w:rPr>
          <w:rFonts w:ascii="Arial" w:hAnsi="Arial" w:cs="Arial"/>
          <w:color w:val="000000" w:themeColor="text1"/>
        </w:rPr>
        <w:t xml:space="preserve"> (протокол и служебная записка), а также </w:t>
      </w:r>
      <w:r w:rsidR="00E47B0F">
        <w:rPr>
          <w:rFonts w:ascii="Arial" w:hAnsi="Arial" w:cs="Arial"/>
          <w:color w:val="000000" w:themeColor="text1"/>
        </w:rPr>
        <w:t>СПП-элемент</w:t>
      </w:r>
      <w:r>
        <w:rPr>
          <w:rFonts w:ascii="Arial" w:hAnsi="Arial" w:cs="Arial"/>
          <w:color w:val="000000" w:themeColor="text1"/>
        </w:rPr>
        <w:t>, требующей корректировки</w:t>
      </w:r>
      <w:del w:id="1900" w:author="Попова Дарья" w:date="2021-03-11T20:50:00Z">
        <w:r w:rsidDel="00E56A54">
          <w:rPr>
            <w:rFonts w:ascii="Arial" w:hAnsi="Arial" w:cs="Arial"/>
            <w:color w:val="000000" w:themeColor="text1"/>
          </w:rPr>
          <w:delText>,</w:delText>
        </w:r>
      </w:del>
      <w:r>
        <w:rPr>
          <w:rFonts w:ascii="Arial" w:hAnsi="Arial" w:cs="Arial"/>
          <w:color w:val="000000" w:themeColor="text1"/>
        </w:rPr>
        <w:t xml:space="preserve"> в статусе ТРУК.</w:t>
      </w:r>
    </w:p>
    <w:p w14:paraId="21411147" w14:textId="3D003188" w:rsidR="00652DFA" w:rsidRPr="00882409" w:rsidRDefault="00EF12B7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 результатам анализа </w:t>
      </w:r>
      <w:r w:rsidR="00E47B0F">
        <w:rPr>
          <w:rFonts w:ascii="Arial" w:hAnsi="Arial" w:cs="Arial"/>
          <w:color w:val="000000" w:themeColor="text1"/>
        </w:rPr>
        <w:t>П</w:t>
      </w:r>
      <w:r>
        <w:rPr>
          <w:rFonts w:ascii="Arial" w:hAnsi="Arial" w:cs="Arial"/>
          <w:color w:val="000000" w:themeColor="text1"/>
        </w:rPr>
        <w:t>ланировщиком</w:t>
      </w:r>
      <w:r w:rsidR="00E47B0F">
        <w:rPr>
          <w:rFonts w:ascii="Arial" w:hAnsi="Arial" w:cs="Arial"/>
          <w:color w:val="000000" w:themeColor="text1"/>
        </w:rPr>
        <w:t xml:space="preserve"> бюджета</w:t>
      </w:r>
      <w:r>
        <w:rPr>
          <w:rFonts w:ascii="Arial" w:hAnsi="Arial" w:cs="Arial"/>
          <w:color w:val="000000" w:themeColor="text1"/>
        </w:rPr>
        <w:t xml:space="preserve"> УА УК готовится внесистемный документ – Техническое заключение по проекту.</w:t>
      </w:r>
    </w:p>
    <w:p w14:paraId="58409401" w14:textId="77777777" w:rsidR="00652DFA" w:rsidRPr="00882409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61EFE6D" w14:textId="41E022D4" w:rsidR="00652DFA" w:rsidRDefault="00652DFA" w:rsidP="00652DF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08269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9</w:t>
      </w:r>
      <w:r w:rsidRPr="0008269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Рассмотрение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Проекта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на необходимость выполнения воздействий и корректировки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бюджета</w:t>
      </w:r>
    </w:p>
    <w:p w14:paraId="5312E5EE" w14:textId="23948F24" w:rsidR="00EF12B7" w:rsidRDefault="00EF12B7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Направленное</w:t>
      </w:r>
      <w:r w:rsidR="00652DFA">
        <w:rPr>
          <w:rFonts w:ascii="Arial" w:hAnsi="Arial" w:cs="Arial"/>
          <w:color w:val="000000" w:themeColor="text1"/>
        </w:rPr>
        <w:t xml:space="preserve"> </w:t>
      </w:r>
      <w:r w:rsidR="00E47B0F">
        <w:rPr>
          <w:rFonts w:ascii="Arial" w:hAnsi="Arial" w:cs="Arial"/>
          <w:color w:val="000000" w:themeColor="text1"/>
        </w:rPr>
        <w:t>П</w:t>
      </w:r>
      <w:r>
        <w:rPr>
          <w:rFonts w:ascii="Arial" w:hAnsi="Arial" w:cs="Arial"/>
          <w:color w:val="000000" w:themeColor="text1"/>
        </w:rPr>
        <w:t xml:space="preserve">ланировщиком </w:t>
      </w:r>
      <w:r w:rsidR="00E47B0F">
        <w:rPr>
          <w:rFonts w:ascii="Arial" w:hAnsi="Arial" w:cs="Arial"/>
          <w:color w:val="000000" w:themeColor="text1"/>
        </w:rPr>
        <w:t xml:space="preserve">бюджета </w:t>
      </w:r>
      <w:r>
        <w:rPr>
          <w:rFonts w:ascii="Arial" w:hAnsi="Arial" w:cs="Arial"/>
          <w:color w:val="000000" w:themeColor="text1"/>
        </w:rPr>
        <w:t xml:space="preserve">УА УК техническое заключение по проекту вместе с материалами, подготовленными в результате заседания Технического </w:t>
      </w:r>
      <w:r w:rsidR="00E91639">
        <w:rPr>
          <w:rFonts w:ascii="Arial" w:hAnsi="Arial" w:cs="Arial"/>
          <w:color w:val="000000" w:themeColor="text1"/>
        </w:rPr>
        <w:t>комитета УО</w:t>
      </w:r>
      <w:r>
        <w:rPr>
          <w:rFonts w:ascii="Arial" w:hAnsi="Arial" w:cs="Arial"/>
          <w:color w:val="000000" w:themeColor="text1"/>
        </w:rPr>
        <w:t>, рассматривается Техническим директором УК</w:t>
      </w:r>
      <w:r w:rsidR="00E47B0F">
        <w:rPr>
          <w:rFonts w:ascii="Arial" w:hAnsi="Arial" w:cs="Arial"/>
          <w:color w:val="000000" w:themeColor="text1"/>
        </w:rPr>
        <w:t>.</w:t>
      </w:r>
    </w:p>
    <w:p w14:paraId="3E1354C5" w14:textId="0CDFA61D" w:rsidR="00652DFA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8E6E96">
        <w:rPr>
          <w:rFonts w:ascii="Arial" w:hAnsi="Arial" w:cs="Arial"/>
          <w:color w:val="000000" w:themeColor="text1"/>
        </w:rPr>
        <w:t xml:space="preserve">Технический директор УК рассматривает </w:t>
      </w:r>
      <w:r w:rsidR="00EF12B7">
        <w:rPr>
          <w:rFonts w:ascii="Arial" w:hAnsi="Arial" w:cs="Arial"/>
          <w:color w:val="000000" w:themeColor="text1"/>
        </w:rPr>
        <w:t xml:space="preserve">проект и сопровождающие материалы </w:t>
      </w:r>
      <w:r w:rsidRPr="008E6E96">
        <w:rPr>
          <w:rFonts w:ascii="Arial" w:hAnsi="Arial" w:cs="Arial"/>
          <w:color w:val="000000" w:themeColor="text1"/>
        </w:rPr>
        <w:t>на необходимость проведения воздействия в текущем году либо на возможность пере</w:t>
      </w:r>
      <w:r>
        <w:rPr>
          <w:rFonts w:ascii="Arial" w:hAnsi="Arial" w:cs="Arial"/>
          <w:color w:val="000000" w:themeColor="text1"/>
        </w:rPr>
        <w:t>носа на следующий плановый год с учё</w:t>
      </w:r>
      <w:r w:rsidRPr="008E6E96">
        <w:rPr>
          <w:rFonts w:ascii="Arial" w:hAnsi="Arial" w:cs="Arial"/>
          <w:color w:val="000000" w:themeColor="text1"/>
        </w:rPr>
        <w:t>то</w:t>
      </w:r>
      <w:r>
        <w:rPr>
          <w:rFonts w:ascii="Arial" w:hAnsi="Arial" w:cs="Arial"/>
          <w:color w:val="000000" w:themeColor="text1"/>
        </w:rPr>
        <w:t xml:space="preserve">м планов мероприятий ППА и даёт </w:t>
      </w:r>
      <w:r w:rsidR="00EF12B7">
        <w:rPr>
          <w:rFonts w:ascii="Arial" w:hAnsi="Arial" w:cs="Arial"/>
          <w:color w:val="000000" w:themeColor="text1"/>
        </w:rPr>
        <w:t xml:space="preserve">свою резолюцию </w:t>
      </w:r>
      <w:r w:rsidRPr="008E6E96">
        <w:rPr>
          <w:rFonts w:ascii="Arial" w:hAnsi="Arial" w:cs="Arial"/>
          <w:color w:val="000000" w:themeColor="text1"/>
        </w:rPr>
        <w:t>на корректировку бюджета.</w:t>
      </w:r>
    </w:p>
    <w:p w14:paraId="7AF465C5" w14:textId="15441C0B" w:rsidR="00DC4504" w:rsidRDefault="00DC4504" w:rsidP="00652DFA">
      <w:pPr>
        <w:spacing w:after="240" w:line="276" w:lineRule="auto"/>
        <w:ind w:firstLine="567"/>
        <w:rPr>
          <w:rFonts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согласовании служебной записки на корректировку, проект, требующей корректировку, и сопровождающие материалы отправляются на утверждение Вице-президенту Блока производства и технической политики. В случае отклонения – проект отправляется на Технический комитет </w:t>
      </w:r>
      <w:r w:rsidR="00E91639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для пересмотра его параметров или корректировки.</w:t>
      </w:r>
    </w:p>
    <w:p w14:paraId="06A7D3C0" w14:textId="77777777" w:rsidR="00652DFA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0C198E7" w14:textId="77777777" w:rsidR="000D4052" w:rsidRPr="00140281" w:rsidRDefault="000D4052" w:rsidP="000D4052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Pr="00140281">
        <w:rPr>
          <w:rFonts w:eastAsiaTheme="majorEastAsia" w:cstheme="majorBidi"/>
          <w:b/>
          <w:i w:val="0"/>
          <w:caps w:val="0"/>
          <w:sz w:val="24"/>
          <w:szCs w:val="24"/>
        </w:rPr>
        <w:t>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10</w:t>
      </w:r>
      <w:r w:rsidRPr="00140281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ED5B70">
        <w:rPr>
          <w:rFonts w:eastAsiaTheme="majorEastAsia" w:cstheme="majorBidi"/>
          <w:b/>
          <w:i w:val="0"/>
          <w:caps w:val="0"/>
          <w:sz w:val="24"/>
          <w:szCs w:val="24"/>
        </w:rPr>
        <w:t>Проверка достаточности бюджета в Резерве УК</w:t>
      </w:r>
    </w:p>
    <w:p w14:paraId="6F179306" w14:textId="77777777" w:rsidR="000D4052" w:rsidRDefault="000D4052" w:rsidP="000D40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Исполнителем шага в роли Планировщика бюджета УА УК на основании служебной записки на корректировку бюджета через разработанный отчет (код разработки </w:t>
      </w:r>
      <w:r>
        <w:rPr>
          <w:rFonts w:ascii="Arial" w:hAnsi="Arial" w:cs="Arial"/>
          <w:color w:val="000000" w:themeColor="text1"/>
          <w:lang w:val="en-US"/>
        </w:rPr>
        <w:t>PM</w:t>
      </w:r>
      <w:r w:rsidRPr="00966646">
        <w:rPr>
          <w:rFonts w:ascii="Arial" w:hAnsi="Arial" w:cs="Arial"/>
          <w:color w:val="000000" w:themeColor="text1"/>
        </w:rPr>
        <w:t>65</w:t>
      </w:r>
      <w:r>
        <w:rPr>
          <w:rFonts w:ascii="Arial" w:hAnsi="Arial" w:cs="Arial"/>
          <w:color w:val="000000" w:themeColor="text1"/>
        </w:rPr>
        <w:t>) устанавливается на СПП-элементе статус КРУК – Корректировка УК и проводится анализ величины резерва УК. Для этого проверяется сумма по соответствующему СПП-элементу «Резерв».</w:t>
      </w:r>
    </w:p>
    <w:p w14:paraId="5BFC7FD9" w14:textId="77777777" w:rsidR="000D4052" w:rsidRPr="00DE284F" w:rsidRDefault="000D4052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06EEA11" w14:textId="08A76228" w:rsidR="00652DFA" w:rsidRDefault="00652DFA" w:rsidP="00652DF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5924BA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10</w:t>
      </w:r>
      <w:r w:rsidRPr="005924B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5924BA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Утверждение Проекта, требующего корректировку бюджета</w:t>
      </w:r>
    </w:p>
    <w:p w14:paraId="0A165968" w14:textId="00A7E551" w:rsidR="00652DFA" w:rsidRDefault="00652DFA" w:rsidP="00652DFA">
      <w:pPr>
        <w:spacing w:after="240" w:line="276" w:lineRule="auto"/>
        <w:ind w:firstLine="567"/>
        <w:rPr>
          <w:rFonts w:cs="Arial"/>
          <w:color w:val="000000" w:themeColor="text1"/>
        </w:rPr>
      </w:pPr>
      <w:r w:rsidRPr="008E6E96">
        <w:rPr>
          <w:rFonts w:ascii="Arial" w:hAnsi="Arial" w:cs="Arial"/>
          <w:color w:val="000000" w:themeColor="text1"/>
        </w:rPr>
        <w:t>Окончательное решение о</w:t>
      </w:r>
      <w:r w:rsidR="002D1A4A" w:rsidRPr="009936BB">
        <w:rPr>
          <w:rFonts w:ascii="Arial" w:hAnsi="Arial" w:cs="Arial"/>
          <w:color w:val="000000" w:themeColor="text1"/>
        </w:rPr>
        <w:t xml:space="preserve"> </w:t>
      </w:r>
      <w:r w:rsidR="002D1A4A">
        <w:rPr>
          <w:rFonts w:ascii="Arial" w:hAnsi="Arial" w:cs="Arial"/>
          <w:color w:val="000000" w:themeColor="text1"/>
        </w:rPr>
        <w:t>необходимости выделения</w:t>
      </w:r>
      <w:r w:rsidRPr="008E6E96">
        <w:rPr>
          <w:rFonts w:ascii="Arial" w:hAnsi="Arial" w:cs="Arial"/>
          <w:color w:val="000000" w:themeColor="text1"/>
        </w:rPr>
        <w:t xml:space="preserve"> средств </w:t>
      </w:r>
      <w:r w:rsidR="00BD55E0">
        <w:rPr>
          <w:rFonts w:ascii="Arial" w:hAnsi="Arial" w:cs="Arial"/>
          <w:color w:val="000000" w:themeColor="text1"/>
        </w:rPr>
        <w:t xml:space="preserve">на корректировку лимита проекта </w:t>
      </w:r>
      <w:r w:rsidRPr="008E6E96">
        <w:rPr>
          <w:rFonts w:ascii="Arial" w:hAnsi="Arial" w:cs="Arial"/>
          <w:color w:val="000000" w:themeColor="text1"/>
        </w:rPr>
        <w:t>из резерва УК принимает Вице-президент БП и ТП УК на основании технического заключения</w:t>
      </w:r>
      <w:r>
        <w:rPr>
          <w:rFonts w:ascii="Arial" w:hAnsi="Arial" w:cs="Arial"/>
          <w:color w:val="000000" w:themeColor="text1"/>
        </w:rPr>
        <w:t xml:space="preserve"> </w:t>
      </w:r>
      <w:r w:rsidR="00BD55E0">
        <w:rPr>
          <w:rFonts w:ascii="Arial" w:hAnsi="Arial" w:cs="Arial"/>
          <w:color w:val="000000" w:themeColor="text1"/>
        </w:rPr>
        <w:t xml:space="preserve">и резолюции по нему </w:t>
      </w:r>
      <w:r>
        <w:rPr>
          <w:rFonts w:ascii="Arial" w:hAnsi="Arial" w:cs="Arial"/>
          <w:color w:val="000000" w:themeColor="text1"/>
        </w:rPr>
        <w:t>Технического директора УК.</w:t>
      </w:r>
    </w:p>
    <w:p w14:paraId="40E03E95" w14:textId="70F47BCE" w:rsidR="000D4052" w:rsidRPr="00BD55E0" w:rsidRDefault="00652DFA" w:rsidP="000D40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случае </w:t>
      </w:r>
      <w:r w:rsidR="00BD55E0">
        <w:rPr>
          <w:rFonts w:ascii="Arial" w:hAnsi="Arial" w:cs="Arial"/>
          <w:color w:val="000000" w:themeColor="text1"/>
        </w:rPr>
        <w:t>утверждения технического заключения по проекту, требующему корректировку</w:t>
      </w:r>
      <w:r w:rsidR="000D4052">
        <w:rPr>
          <w:rFonts w:ascii="Arial" w:hAnsi="Arial" w:cs="Arial"/>
          <w:color w:val="000000" w:themeColor="text1"/>
        </w:rPr>
        <w:t xml:space="preserve"> и если резерва УК достаточно для покрытия дефицита Проекта, то выполняется шаг 155 настоящего процесса. Если же резерва УК недостаточно, то определяются пути его пополнения для покрытия дефицита проекта.</w:t>
      </w:r>
    </w:p>
    <w:p w14:paraId="5AC0243E" w14:textId="645D1B8C" w:rsidR="00BD55E0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F01D8A">
        <w:rPr>
          <w:rFonts w:ascii="Arial" w:hAnsi="Arial" w:cs="Arial"/>
          <w:color w:val="000000" w:themeColor="text1"/>
        </w:rPr>
        <w:t xml:space="preserve">В случае </w:t>
      </w:r>
      <w:r w:rsidR="00BD55E0">
        <w:rPr>
          <w:rFonts w:ascii="Arial" w:hAnsi="Arial" w:cs="Arial"/>
          <w:color w:val="000000" w:themeColor="text1"/>
        </w:rPr>
        <w:t xml:space="preserve">отклонения корректировки лимита проект возвращается в Технический комитет </w:t>
      </w:r>
      <w:r w:rsidR="00E91639">
        <w:rPr>
          <w:rFonts w:ascii="Arial" w:hAnsi="Arial" w:cs="Arial"/>
          <w:color w:val="000000" w:themeColor="text1"/>
        </w:rPr>
        <w:t xml:space="preserve">УО </w:t>
      </w:r>
      <w:r w:rsidR="00BD55E0">
        <w:rPr>
          <w:rFonts w:ascii="Arial" w:hAnsi="Arial" w:cs="Arial"/>
          <w:color w:val="000000" w:themeColor="text1"/>
        </w:rPr>
        <w:t>для пересмотра</w:t>
      </w:r>
      <w:r w:rsidR="000D4052">
        <w:rPr>
          <w:rFonts w:ascii="Arial" w:hAnsi="Arial" w:cs="Arial"/>
          <w:color w:val="000000" w:themeColor="text1"/>
        </w:rPr>
        <w:t xml:space="preserve">, специалистом в роли Планировщика бюджета УА УК устанавливается на СПП-элементе статус </w:t>
      </w:r>
      <w:r w:rsidR="00945398">
        <w:rPr>
          <w:rFonts w:ascii="Arial" w:hAnsi="Arial" w:cs="Arial"/>
          <w:color w:val="000000" w:themeColor="text1"/>
        </w:rPr>
        <w:t>ТРКБ.</w:t>
      </w:r>
    </w:p>
    <w:p w14:paraId="3A007D86" w14:textId="77777777" w:rsidR="00652DFA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2E3401A" w14:textId="38A022D2" w:rsidR="00652DFA" w:rsidRPr="004F4399" w:rsidRDefault="00652DFA" w:rsidP="00652DF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4F439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процесса 1</w:t>
      </w:r>
      <w:r w:rsidRPr="004F4399">
        <w:rPr>
          <w:rFonts w:eastAsiaTheme="majorEastAsia" w:cstheme="majorBidi"/>
          <w:b/>
          <w:i w:val="0"/>
          <w:caps w:val="0"/>
          <w:sz w:val="24"/>
          <w:szCs w:val="24"/>
        </w:rPr>
        <w:t>4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4F4399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- Формирование служебной записки на расширение Резерва УК без источника</w:t>
      </w:r>
    </w:p>
    <w:p w14:paraId="031EF985" w14:textId="0B79AA47" w:rsidR="00652DFA" w:rsidRDefault="004A2D9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Если резерва УК </w:t>
      </w:r>
      <w:proofErr w:type="spellStart"/>
      <w:r w:rsidR="008838B7">
        <w:rPr>
          <w:rFonts w:ascii="Arial" w:hAnsi="Arial" w:cs="Arial"/>
          <w:color w:val="000000" w:themeColor="text1"/>
        </w:rPr>
        <w:t>недостатчно</w:t>
      </w:r>
      <w:proofErr w:type="spellEnd"/>
      <w:r w:rsidR="008838B7">
        <w:rPr>
          <w:rFonts w:ascii="Arial" w:hAnsi="Arial" w:cs="Arial"/>
          <w:color w:val="000000" w:themeColor="text1"/>
        </w:rPr>
        <w:t xml:space="preserve"> для покрытия дефицита СПП-элемента</w:t>
      </w:r>
      <w:r>
        <w:rPr>
          <w:rFonts w:ascii="Arial" w:hAnsi="Arial" w:cs="Arial"/>
          <w:color w:val="000000" w:themeColor="text1"/>
        </w:rPr>
        <w:t>, то формируется служебная записка на расширение резерва УК.</w:t>
      </w:r>
    </w:p>
    <w:p w14:paraId="497E9052" w14:textId="1A29B00F" w:rsidR="004A2D9A" w:rsidRDefault="004A2D9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Необходимость пополнения резерва УК обосновывается утверждённым техническим заключением по проекту, требующему корректировку лимита. Служебная записка готовится в адрес Старшего вице-президента по операционной деятельности УК.</w:t>
      </w:r>
    </w:p>
    <w:p w14:paraId="2D009330" w14:textId="77777777" w:rsidR="00652DFA" w:rsidRPr="004F4399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701A994" w14:textId="14EBB916" w:rsidR="00652DFA" w:rsidRPr="000A08D4" w:rsidRDefault="00652DFA" w:rsidP="00652DF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0A08D4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5</w:t>
      </w:r>
      <w:r w:rsidRPr="000A08D4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Согласование </w:t>
      </w:r>
      <w:r w:rsidR="008838B7">
        <w:rPr>
          <w:rFonts w:eastAsiaTheme="majorEastAsia" w:cstheme="majorBidi"/>
          <w:b/>
          <w:i w:val="0"/>
          <w:caps w:val="0"/>
          <w:sz w:val="24"/>
          <w:szCs w:val="24"/>
        </w:rPr>
        <w:t>расширения</w:t>
      </w:r>
      <w:r w:rsidR="008838B7" w:rsidRPr="000A08D4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Резерва УК</w:t>
      </w:r>
      <w:r w:rsidRPr="000A08D4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(на уровне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>Старш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его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Вице-президент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а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по операционной деятельности УК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)</w:t>
      </w:r>
    </w:p>
    <w:p w14:paraId="25D37633" w14:textId="467E6877" w:rsidR="00652DFA" w:rsidRPr="000A08D4" w:rsidRDefault="00652DFA" w:rsidP="00652DFA">
      <w:pPr>
        <w:spacing w:after="240" w:line="276" w:lineRule="auto"/>
        <w:ind w:firstLine="567"/>
        <w:rPr>
          <w:rFonts w:cs="Arial"/>
        </w:rPr>
      </w:pPr>
      <w:r w:rsidRPr="000A08D4">
        <w:rPr>
          <w:rFonts w:ascii="Arial" w:hAnsi="Arial" w:cs="Arial"/>
        </w:rPr>
        <w:t xml:space="preserve">Старший Вице-президент по операционной деятельности УК рассматривает </w:t>
      </w:r>
      <w:r w:rsidR="004A2D9A">
        <w:rPr>
          <w:rFonts w:ascii="Arial" w:hAnsi="Arial" w:cs="Arial"/>
        </w:rPr>
        <w:t xml:space="preserve">служебную записку </w:t>
      </w:r>
      <w:r w:rsidRPr="000A08D4">
        <w:rPr>
          <w:rFonts w:ascii="Arial" w:hAnsi="Arial" w:cs="Arial"/>
        </w:rPr>
        <w:t xml:space="preserve">на корректировку лимита </w:t>
      </w:r>
      <w:r w:rsidR="004A2D9A">
        <w:rPr>
          <w:rFonts w:ascii="Arial" w:hAnsi="Arial" w:cs="Arial"/>
        </w:rPr>
        <w:t>и сопровождающие её материалы</w:t>
      </w:r>
      <w:r w:rsidR="00891D31">
        <w:rPr>
          <w:rFonts w:ascii="Arial" w:hAnsi="Arial" w:cs="Arial"/>
        </w:rPr>
        <w:t>.</w:t>
      </w:r>
    </w:p>
    <w:p w14:paraId="3C6A376D" w14:textId="4C23E93F" w:rsidR="00652DFA" w:rsidRDefault="00652DFA" w:rsidP="00652DFA">
      <w:pPr>
        <w:spacing w:after="240" w:line="276" w:lineRule="auto"/>
        <w:ind w:firstLine="567"/>
        <w:rPr>
          <w:rFonts w:ascii="Arial" w:hAnsi="Arial" w:cs="Arial"/>
        </w:rPr>
      </w:pPr>
      <w:r w:rsidRPr="000A08D4">
        <w:rPr>
          <w:rFonts w:ascii="Arial" w:hAnsi="Arial" w:cs="Arial"/>
        </w:rPr>
        <w:t xml:space="preserve">Если </w:t>
      </w:r>
      <w:r w:rsidR="008838B7">
        <w:rPr>
          <w:rFonts w:ascii="Arial" w:hAnsi="Arial" w:cs="Arial"/>
        </w:rPr>
        <w:t>расширение</w:t>
      </w:r>
      <w:r w:rsidR="008838B7" w:rsidRPr="000A08D4">
        <w:rPr>
          <w:rFonts w:ascii="Arial" w:hAnsi="Arial" w:cs="Arial"/>
        </w:rPr>
        <w:t xml:space="preserve"> </w:t>
      </w:r>
      <w:r w:rsidR="004A2D9A">
        <w:rPr>
          <w:rFonts w:ascii="Arial" w:hAnsi="Arial" w:cs="Arial"/>
        </w:rPr>
        <w:t>резерва УК</w:t>
      </w:r>
      <w:r w:rsidRPr="000A08D4">
        <w:rPr>
          <w:rFonts w:ascii="Arial" w:hAnsi="Arial" w:cs="Arial"/>
        </w:rPr>
        <w:t xml:space="preserve"> возможно, то </w:t>
      </w:r>
      <w:r w:rsidR="004A2D9A">
        <w:rPr>
          <w:rFonts w:ascii="Arial" w:hAnsi="Arial" w:cs="Arial"/>
        </w:rPr>
        <w:t>служебная записка утверждается</w:t>
      </w:r>
      <w:r w:rsidRPr="000A08D4">
        <w:rPr>
          <w:rFonts w:ascii="Arial" w:hAnsi="Arial" w:cs="Arial"/>
        </w:rPr>
        <w:t>, если нет, то отклоняется.</w:t>
      </w:r>
      <w:r w:rsidR="00945398">
        <w:rPr>
          <w:rFonts w:ascii="Arial" w:hAnsi="Arial" w:cs="Arial"/>
        </w:rPr>
        <w:t xml:space="preserve"> </w:t>
      </w:r>
    </w:p>
    <w:p w14:paraId="2F75F25F" w14:textId="65576E83" w:rsidR="00945398" w:rsidRDefault="004A2D9A" w:rsidP="004A2D9A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отклонении служебной записки корректировка лимита </w:t>
      </w:r>
      <w:r w:rsidR="0093340E">
        <w:rPr>
          <w:rFonts w:ascii="Arial" w:hAnsi="Arial" w:cs="Arial"/>
        </w:rPr>
        <w:t>проекта</w:t>
      </w:r>
      <w:r>
        <w:rPr>
          <w:rFonts w:ascii="Arial" w:hAnsi="Arial" w:cs="Arial"/>
        </w:rPr>
        <w:t xml:space="preserve"> возвращается на ТК БЕ</w:t>
      </w:r>
      <w:r w:rsidR="00945398">
        <w:rPr>
          <w:rFonts w:ascii="Arial" w:hAnsi="Arial" w:cs="Arial"/>
        </w:rPr>
        <w:t xml:space="preserve">, </w:t>
      </w:r>
      <w:r w:rsidR="00945398">
        <w:rPr>
          <w:rFonts w:ascii="Arial" w:hAnsi="Arial" w:cs="Arial"/>
          <w:color w:val="000000" w:themeColor="text1"/>
        </w:rPr>
        <w:t>специалистом в роли Планировщика бюджета УА УК устанавливается на СПП-элементе статус ТРКБ.</w:t>
      </w:r>
    </w:p>
    <w:p w14:paraId="0DD152BA" w14:textId="11D38B4F" w:rsidR="004A2D9A" w:rsidRDefault="004A2D9A" w:rsidP="004A2D9A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Если </w:t>
      </w:r>
      <w:r w:rsidR="00891D31">
        <w:rPr>
          <w:rFonts w:ascii="Arial" w:hAnsi="Arial" w:cs="Arial"/>
        </w:rPr>
        <w:t xml:space="preserve">расширение </w:t>
      </w:r>
      <w:r>
        <w:rPr>
          <w:rFonts w:ascii="Arial" w:hAnsi="Arial" w:cs="Arial"/>
        </w:rPr>
        <w:t xml:space="preserve">резерва </w:t>
      </w:r>
      <w:r w:rsidR="00891D31">
        <w:rPr>
          <w:rFonts w:ascii="Arial" w:hAnsi="Arial" w:cs="Arial"/>
        </w:rPr>
        <w:t xml:space="preserve">УК </w:t>
      </w:r>
      <w:r>
        <w:rPr>
          <w:rFonts w:ascii="Arial" w:hAnsi="Arial" w:cs="Arial"/>
        </w:rPr>
        <w:t xml:space="preserve">возможно, то процесс выполняется в соответствии с </w:t>
      </w:r>
      <w:r w:rsidR="0093340E">
        <w:rPr>
          <w:rFonts w:ascii="Arial" w:hAnsi="Arial" w:cs="Arial"/>
        </w:rPr>
        <w:t>регламентами</w:t>
      </w:r>
      <w:r>
        <w:rPr>
          <w:rFonts w:ascii="Arial" w:hAnsi="Arial" w:cs="Arial"/>
        </w:rPr>
        <w:t xml:space="preserve"> </w:t>
      </w:r>
      <w:r w:rsidR="0093340E">
        <w:rPr>
          <w:rFonts w:ascii="Arial" w:hAnsi="Arial" w:cs="Arial"/>
        </w:rPr>
        <w:t>корректировок</w:t>
      </w:r>
      <w:r w:rsidR="00891D31">
        <w:rPr>
          <w:rFonts w:ascii="Arial" w:hAnsi="Arial" w:cs="Arial"/>
        </w:rPr>
        <w:t xml:space="preserve"> (разработка </w:t>
      </w:r>
      <w:r w:rsidR="00891D31">
        <w:rPr>
          <w:rFonts w:ascii="Arial" w:hAnsi="Arial" w:cs="Arial"/>
          <w:lang w:val="en-US"/>
        </w:rPr>
        <w:t>FM</w:t>
      </w:r>
      <w:r w:rsidR="00891D31">
        <w:rPr>
          <w:rFonts w:ascii="Arial" w:hAnsi="Arial" w:cs="Arial"/>
        </w:rPr>
        <w:t>201_</w:t>
      </w:r>
      <w:r w:rsidR="00891D31" w:rsidRPr="00494ECB">
        <w:rPr>
          <w:rFonts w:ascii="Arial" w:hAnsi="Arial" w:cs="Arial"/>
        </w:rPr>
        <w:t xml:space="preserve">02 </w:t>
      </w:r>
      <w:r w:rsidR="00891D31">
        <w:rPr>
          <w:rFonts w:ascii="Arial" w:hAnsi="Arial" w:cs="Arial"/>
        </w:rPr>
        <w:t xml:space="preserve">«Интеграция </w:t>
      </w:r>
      <w:r w:rsidR="00891D31">
        <w:rPr>
          <w:rFonts w:ascii="Arial" w:hAnsi="Arial" w:cs="Arial"/>
          <w:lang w:val="en-US"/>
        </w:rPr>
        <w:t>FM</w:t>
      </w:r>
      <w:r w:rsidR="00891D31" w:rsidRPr="00494ECB">
        <w:rPr>
          <w:rFonts w:ascii="Arial" w:hAnsi="Arial" w:cs="Arial"/>
        </w:rPr>
        <w:t xml:space="preserve"> </w:t>
      </w:r>
      <w:r w:rsidR="00891D31">
        <w:rPr>
          <w:rFonts w:ascii="Arial" w:hAnsi="Arial" w:cs="Arial"/>
        </w:rPr>
        <w:t>со смежными модулями»).</w:t>
      </w:r>
    </w:p>
    <w:p w14:paraId="09EBCD0B" w14:textId="77777777" w:rsidR="008838B7" w:rsidRPr="009936BB" w:rsidRDefault="008838B7" w:rsidP="004A2D9A">
      <w:pPr>
        <w:spacing w:after="240" w:line="276" w:lineRule="auto"/>
        <w:ind w:firstLine="567"/>
        <w:rPr>
          <w:rFonts w:ascii="Arial" w:hAnsi="Arial" w:cs="Arial"/>
        </w:rPr>
      </w:pPr>
    </w:p>
    <w:p w14:paraId="42B9F0BB" w14:textId="1BA59E8D" w:rsidR="008838B7" w:rsidRDefault="008838B7" w:rsidP="008838B7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>Шаг процесса 155 – Установка статуса выделения средств согласовано в рамках УК</w:t>
      </w:r>
    </w:p>
    <w:p w14:paraId="72550461" w14:textId="41DEBCD1" w:rsidR="008838B7" w:rsidRDefault="008838B7" w:rsidP="008838B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согласования выделения средств в рамках УК специалистом в роли Утверждающий бюджет проекта УК статус СПП-элемента меняет</w:t>
      </w:r>
      <w:r w:rsidR="008462D4">
        <w:rPr>
          <w:rFonts w:ascii="Arial" w:hAnsi="Arial" w:cs="Arial"/>
          <w:color w:val="000000" w:themeColor="text1"/>
        </w:rPr>
        <w:t>ся с КРУК</w:t>
      </w:r>
      <w:r>
        <w:rPr>
          <w:rFonts w:ascii="Arial" w:hAnsi="Arial" w:cs="Arial"/>
          <w:color w:val="000000" w:themeColor="text1"/>
        </w:rPr>
        <w:t xml:space="preserve"> на КОРБ – Выделение средств согласовано.</w:t>
      </w:r>
    </w:p>
    <w:p w14:paraId="51DD3394" w14:textId="77777777" w:rsidR="00652DFA" w:rsidRPr="009936BB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3E9ACED" w14:textId="114DAE97" w:rsidR="00652DFA" w:rsidRDefault="00652DFA" w:rsidP="00652DFA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6</w:t>
      </w: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0 - </w:t>
      </w:r>
      <w:r w:rsidRPr="006D0AB7">
        <w:rPr>
          <w:rFonts w:eastAsiaTheme="majorEastAsia" w:cstheme="majorBidi"/>
          <w:b/>
          <w:i w:val="0"/>
          <w:caps w:val="0"/>
          <w:sz w:val="24"/>
          <w:szCs w:val="24"/>
        </w:rPr>
        <w:t>Перенос лимита с Резерва УК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на корректируемый Проект</w:t>
      </w:r>
    </w:p>
    <w:p w14:paraId="15130F12" w14:textId="78310C07" w:rsidR="003B4B41" w:rsidRDefault="00945398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того, как</w:t>
      </w:r>
      <w:r w:rsidR="003B4B41">
        <w:rPr>
          <w:rFonts w:ascii="Arial" w:hAnsi="Arial" w:cs="Arial"/>
          <w:color w:val="000000" w:themeColor="text1"/>
        </w:rPr>
        <w:t xml:space="preserve"> резерва УК достаточно для покрыт</w:t>
      </w:r>
      <w:r w:rsidR="003C3F5B">
        <w:rPr>
          <w:rFonts w:ascii="Arial" w:hAnsi="Arial" w:cs="Arial"/>
          <w:color w:val="000000" w:themeColor="text1"/>
        </w:rPr>
        <w:t>ия дефицита проекта, выполняется перенос лимита.</w:t>
      </w:r>
    </w:p>
    <w:p w14:paraId="19C4317B" w14:textId="26D84254" w:rsidR="008462D4" w:rsidRDefault="003C3F5B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Перенос выполняется исполнителем в роли </w:t>
      </w:r>
      <w:r w:rsidR="008462D4">
        <w:rPr>
          <w:rFonts w:ascii="Arial" w:hAnsi="Arial" w:cs="Arial"/>
          <w:color w:val="000000" w:themeColor="text1"/>
        </w:rPr>
        <w:t>Утверждающий бюджет проекта УК</w:t>
      </w:r>
      <w:r w:rsidR="008462D4" w:rsidRPr="008E6E96" w:rsidDel="008462D4">
        <w:rPr>
          <w:rFonts w:ascii="Arial" w:hAnsi="Arial" w:cs="Arial"/>
          <w:color w:val="000000" w:themeColor="text1"/>
        </w:rPr>
        <w:t xml:space="preserve"> </w:t>
      </w:r>
      <w:r w:rsidR="008462D4">
        <w:rPr>
          <w:rFonts w:ascii="Arial" w:hAnsi="Arial" w:cs="Arial"/>
          <w:color w:val="000000" w:themeColor="text1"/>
        </w:rPr>
        <w:t xml:space="preserve">через разработанный отчет (код разработки </w:t>
      </w:r>
      <w:r w:rsidR="008462D4">
        <w:rPr>
          <w:rFonts w:ascii="Arial" w:hAnsi="Arial" w:cs="Arial"/>
          <w:color w:val="000000" w:themeColor="text1"/>
          <w:lang w:val="en-US"/>
        </w:rPr>
        <w:t>PM</w:t>
      </w:r>
      <w:r w:rsidR="008462D4" w:rsidRPr="00494ECB">
        <w:rPr>
          <w:rFonts w:ascii="Arial" w:hAnsi="Arial" w:cs="Arial"/>
          <w:color w:val="000000" w:themeColor="text1"/>
        </w:rPr>
        <w:t>65</w:t>
      </w:r>
      <w:r w:rsidR="008462D4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>.</w:t>
      </w:r>
    </w:p>
    <w:p w14:paraId="16AAF754" w14:textId="7777777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этом осуществляются следующие проверки:</w:t>
      </w:r>
    </w:p>
    <w:p w14:paraId="37DF1B78" w14:textId="193EE5A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 проверка по переносу средств только в рамках бюджета </w:t>
      </w:r>
      <w:r>
        <w:rPr>
          <w:rFonts w:ascii="Arial" w:hAnsi="Arial" w:cs="Arial"/>
          <w:color w:val="000000" w:themeColor="text1"/>
          <w:lang w:val="en-US"/>
        </w:rPr>
        <w:t>OPEX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или бюджета </w:t>
      </w:r>
      <w:r>
        <w:rPr>
          <w:rFonts w:ascii="Arial" w:hAnsi="Arial" w:cs="Arial"/>
          <w:color w:val="000000" w:themeColor="text1"/>
          <w:lang w:val="en-US"/>
        </w:rPr>
        <w:t>CAPEX</w:t>
      </w:r>
      <w:r w:rsidRPr="00494ECB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перераспределение между бюджетами </w:t>
      </w:r>
      <w:r>
        <w:rPr>
          <w:rFonts w:ascii="Arial" w:hAnsi="Arial" w:cs="Arial"/>
          <w:color w:val="000000" w:themeColor="text1"/>
          <w:lang w:val="en-US"/>
        </w:rPr>
        <w:t>CAPEX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 </w:t>
      </w:r>
      <w:r>
        <w:rPr>
          <w:rFonts w:ascii="Arial" w:hAnsi="Arial" w:cs="Arial"/>
          <w:color w:val="000000" w:themeColor="text1"/>
          <w:lang w:val="en-US"/>
        </w:rPr>
        <w:t>OPEX</w:t>
      </w:r>
      <w:r w:rsidRPr="00494EC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запрещены.</w:t>
      </w:r>
    </w:p>
    <w:p w14:paraId="052DAF27" w14:textId="7777777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 проверка по сумме переноса </w:t>
      </w:r>
      <w:proofErr w:type="spellStart"/>
      <w:r>
        <w:rPr>
          <w:rFonts w:ascii="Arial" w:hAnsi="Arial" w:cs="Arial"/>
          <w:color w:val="000000" w:themeColor="text1"/>
        </w:rPr>
        <w:t>неменьше</w:t>
      </w:r>
      <w:proofErr w:type="spellEnd"/>
      <w:r>
        <w:rPr>
          <w:rFonts w:ascii="Arial" w:hAnsi="Arial" w:cs="Arial"/>
          <w:color w:val="000000" w:themeColor="text1"/>
        </w:rPr>
        <w:t xml:space="preserve"> дефицита на СПП-элементе.</w:t>
      </w:r>
    </w:p>
    <w:p w14:paraId="44A51581" w14:textId="7777777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После успешного переноса средств между СПП-элементами автоматически:</w:t>
      </w:r>
    </w:p>
    <w:p w14:paraId="0C36C165" w14:textId="7777777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на СПП-получателе устанавливается статус УТВК – Скорректированный бюджет утвержден;</w:t>
      </w:r>
    </w:p>
    <w:p w14:paraId="2BA5F6C4" w14:textId="7777777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у заказа ТОРО снимается статус ТРКБ, устанавливается статус КОРБ – Бюджет выделен и скорректирован, на закладке «Доп. данные» проставляется СПП-элемент.</w:t>
      </w:r>
    </w:p>
    <w:p w14:paraId="18F88417" w14:textId="77777777" w:rsidR="008462D4" w:rsidRDefault="008462D4" w:rsidP="008462D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 сетевой график деблокируется.</w:t>
      </w:r>
    </w:p>
    <w:p w14:paraId="0DE03C38" w14:textId="77777777" w:rsidR="00C55E5E" w:rsidRDefault="00C55E5E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935788C" w14:textId="58FEF127" w:rsidR="00C55E5E" w:rsidRDefault="00C55E5E" w:rsidP="00C55E5E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7</w:t>
      </w: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Формирование </w:t>
      </w:r>
      <w:r w:rsidR="002B5846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и согласование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ежемесячной и ежеквартальной отчетности</w:t>
      </w:r>
      <w:r w:rsidR="002B5846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на БЕ</w:t>
      </w:r>
    </w:p>
    <w:p w14:paraId="1E6A1668" w14:textId="25FA219A" w:rsidR="00C55E5E" w:rsidRDefault="00665CCD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</w:rPr>
        <w:t>С целью ана</w:t>
      </w:r>
      <w:r w:rsidR="002B5846">
        <w:rPr>
          <w:rFonts w:ascii="Arial" w:hAnsi="Arial" w:cs="Arial"/>
          <w:color w:val="000000" w:themeColor="text1"/>
        </w:rPr>
        <w:t>лиза исполнения бюджета на ТК БЕ</w:t>
      </w:r>
      <w:r w:rsidRPr="00494ECB">
        <w:rPr>
          <w:rFonts w:ascii="Arial" w:hAnsi="Arial" w:cs="Arial"/>
          <w:color w:val="000000" w:themeColor="text1"/>
        </w:rPr>
        <w:t xml:space="preserve"> ежемесячно и ежеквартально в срок до 10 числа месяца, следующего за отчетным, </w:t>
      </w:r>
      <w:r>
        <w:rPr>
          <w:rFonts w:ascii="Arial" w:hAnsi="Arial" w:cs="Arial"/>
          <w:color w:val="000000" w:themeColor="text1"/>
        </w:rPr>
        <w:t xml:space="preserve">специалистом в роли </w:t>
      </w:r>
      <w:r w:rsidR="00E2300F">
        <w:rPr>
          <w:rFonts w:ascii="Arial" w:hAnsi="Arial" w:cs="Arial"/>
          <w:color w:val="000000" w:themeColor="text1"/>
        </w:rPr>
        <w:t xml:space="preserve">Планировщик бюджета УА </w:t>
      </w:r>
      <w:r w:rsidR="00A204B1">
        <w:rPr>
          <w:rFonts w:ascii="Arial" w:hAnsi="Arial" w:cs="Arial"/>
          <w:color w:val="000000" w:themeColor="text1"/>
        </w:rPr>
        <w:t>УО</w:t>
      </w:r>
      <w:r>
        <w:rPr>
          <w:rFonts w:ascii="Arial" w:hAnsi="Arial" w:cs="Arial"/>
          <w:color w:val="000000" w:themeColor="text1"/>
        </w:rPr>
        <w:t xml:space="preserve"> </w:t>
      </w:r>
      <w:r w:rsidR="00EE40BB">
        <w:rPr>
          <w:rFonts w:ascii="Arial" w:hAnsi="Arial" w:cs="Arial"/>
          <w:color w:val="000000" w:themeColor="text1"/>
        </w:rPr>
        <w:t xml:space="preserve">через приложение </w:t>
      </w:r>
      <w:r w:rsidR="00EE40BB" w:rsidRPr="000D01DD">
        <w:rPr>
          <w:rFonts w:ascii="Arial" w:hAnsi="Arial" w:cs="Arial"/>
          <w:color w:val="000000" w:themeColor="text1"/>
        </w:rPr>
        <w:t xml:space="preserve">SAP </w:t>
      </w:r>
      <w:proofErr w:type="spellStart"/>
      <w:r w:rsidR="00EE40BB" w:rsidRPr="000D01DD">
        <w:rPr>
          <w:rFonts w:ascii="Arial" w:hAnsi="Arial" w:cs="Arial"/>
          <w:color w:val="000000" w:themeColor="text1"/>
        </w:rPr>
        <w:t>Analysis</w:t>
      </w:r>
      <w:proofErr w:type="spellEnd"/>
      <w:r w:rsidR="00EE40BB"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="00EE40BB" w:rsidRPr="000D01DD">
        <w:rPr>
          <w:rFonts w:ascii="Arial" w:hAnsi="Arial" w:cs="Arial"/>
          <w:color w:val="000000" w:themeColor="text1"/>
        </w:rPr>
        <w:t>for</w:t>
      </w:r>
      <w:proofErr w:type="spellEnd"/>
      <w:r w:rsidR="00EE40BB" w:rsidRPr="000D01DD">
        <w:rPr>
          <w:rFonts w:ascii="Arial" w:hAnsi="Arial" w:cs="Arial"/>
          <w:color w:val="000000" w:themeColor="text1"/>
        </w:rPr>
        <w:t xml:space="preserve"> </w:t>
      </w:r>
      <w:proofErr w:type="spellStart"/>
      <w:r w:rsidR="00EE40BB" w:rsidRPr="000D01DD">
        <w:rPr>
          <w:rFonts w:ascii="Arial" w:hAnsi="Arial" w:cs="Arial"/>
          <w:color w:val="000000" w:themeColor="text1"/>
        </w:rPr>
        <w:t>Excel</w:t>
      </w:r>
      <w:proofErr w:type="spellEnd"/>
      <w:r w:rsidR="00EE40BB" w:rsidRPr="00D71039">
        <w:rPr>
          <w:rFonts w:ascii="Arial" w:hAnsi="Arial" w:cs="Arial"/>
          <w:color w:val="000000" w:themeColor="text1"/>
        </w:rPr>
        <w:t xml:space="preserve"> </w:t>
      </w:r>
      <w:r w:rsidR="00EE40BB">
        <w:rPr>
          <w:rFonts w:ascii="Arial" w:hAnsi="Arial" w:cs="Arial"/>
          <w:color w:val="000000" w:themeColor="text1"/>
        </w:rPr>
        <w:t>подготавливае</w:t>
      </w:r>
      <w:r w:rsidRPr="00494ECB">
        <w:rPr>
          <w:rFonts w:ascii="Arial" w:hAnsi="Arial" w:cs="Arial"/>
          <w:color w:val="000000" w:themeColor="text1"/>
        </w:rPr>
        <w:t>тся</w:t>
      </w:r>
      <w:r w:rsidR="00E2300F">
        <w:rPr>
          <w:rFonts w:ascii="Arial" w:hAnsi="Arial" w:cs="Arial"/>
          <w:color w:val="000000" w:themeColor="text1"/>
        </w:rPr>
        <w:t xml:space="preserve"> отчет</w:t>
      </w:r>
      <w:r w:rsidR="00EE40BB">
        <w:rPr>
          <w:rFonts w:ascii="Arial" w:hAnsi="Arial" w:cs="Arial"/>
          <w:color w:val="000000" w:themeColor="text1"/>
        </w:rPr>
        <w:t xml:space="preserve"> «</w:t>
      </w:r>
      <w:r w:rsidR="00C55E5E" w:rsidRPr="00494ECB">
        <w:rPr>
          <w:rFonts w:ascii="Arial" w:hAnsi="Arial" w:cs="Arial"/>
          <w:color w:val="000000" w:themeColor="text1"/>
        </w:rPr>
        <w:t>План/факт исполнения бюджета ППА</w:t>
      </w:r>
      <w:r w:rsidR="00EE40BB">
        <w:rPr>
          <w:rFonts w:ascii="Arial" w:hAnsi="Arial" w:cs="Arial"/>
          <w:color w:val="000000" w:themeColor="text1"/>
        </w:rPr>
        <w:t xml:space="preserve">» (код разработки </w:t>
      </w:r>
      <w:r w:rsidR="00EE40BB">
        <w:rPr>
          <w:rFonts w:ascii="Arial" w:hAnsi="Arial" w:cs="Arial"/>
          <w:color w:val="000000" w:themeColor="text1"/>
          <w:lang w:val="en-US"/>
        </w:rPr>
        <w:t>PM</w:t>
      </w:r>
      <w:r w:rsidR="00EE40BB" w:rsidRPr="00494ECB">
        <w:rPr>
          <w:rFonts w:ascii="Arial" w:hAnsi="Arial" w:cs="Arial"/>
          <w:color w:val="000000" w:themeColor="text1"/>
        </w:rPr>
        <w:t>73</w:t>
      </w:r>
      <w:r w:rsidR="00E2300F">
        <w:rPr>
          <w:rFonts w:ascii="Arial" w:hAnsi="Arial" w:cs="Arial"/>
          <w:color w:val="000000" w:themeColor="text1"/>
        </w:rPr>
        <w:t xml:space="preserve">, </w:t>
      </w:r>
      <w:r w:rsidR="00E2300F">
        <w:rPr>
          <w:rFonts w:ascii="Arial" w:hAnsi="Arial" w:cs="Arial"/>
          <w:color w:val="000000" w:themeColor="text1"/>
          <w:lang w:val="en-US"/>
        </w:rPr>
        <w:t>PM</w:t>
      </w:r>
      <w:r w:rsidR="00E2300F" w:rsidRPr="00494ECB">
        <w:rPr>
          <w:rFonts w:ascii="Arial" w:hAnsi="Arial" w:cs="Arial"/>
          <w:color w:val="000000" w:themeColor="text1"/>
        </w:rPr>
        <w:t>74</w:t>
      </w:r>
      <w:r w:rsidR="00B3543B" w:rsidRPr="00494ECB">
        <w:rPr>
          <w:rFonts w:ascii="Arial" w:hAnsi="Arial" w:cs="Arial"/>
          <w:color w:val="000000" w:themeColor="text1"/>
        </w:rPr>
        <w:t xml:space="preserve">) </w:t>
      </w:r>
      <w:r w:rsidR="00B3543B">
        <w:rPr>
          <w:rFonts w:ascii="Arial" w:hAnsi="Arial" w:cs="Arial"/>
          <w:color w:val="000000" w:themeColor="text1"/>
        </w:rPr>
        <w:t>и «</w:t>
      </w:r>
      <w:r w:rsidR="00B3543B" w:rsidRPr="00B3543B">
        <w:rPr>
          <w:rFonts w:ascii="Arial" w:hAnsi="Arial" w:cs="Arial"/>
          <w:color w:val="000000" w:themeColor="text1"/>
        </w:rPr>
        <w:t>Отчёт по корректировкам бюджета ППА</w:t>
      </w:r>
      <w:r w:rsidR="00B3543B">
        <w:rPr>
          <w:rFonts w:ascii="Arial" w:hAnsi="Arial" w:cs="Arial"/>
          <w:color w:val="000000" w:themeColor="text1"/>
        </w:rPr>
        <w:t>» (код разработки</w:t>
      </w:r>
      <w:r w:rsidR="00B3543B" w:rsidRPr="00494ECB">
        <w:rPr>
          <w:rFonts w:ascii="Arial" w:hAnsi="Arial" w:cs="Arial"/>
          <w:color w:val="000000" w:themeColor="text1"/>
        </w:rPr>
        <w:t xml:space="preserve"> </w:t>
      </w:r>
      <w:r w:rsidR="00B3543B">
        <w:rPr>
          <w:rFonts w:ascii="Arial" w:hAnsi="Arial" w:cs="Arial"/>
          <w:color w:val="000000" w:themeColor="text1"/>
          <w:lang w:val="en-US"/>
        </w:rPr>
        <w:t>PM</w:t>
      </w:r>
      <w:r w:rsidR="00B3543B" w:rsidRPr="00494ECB">
        <w:rPr>
          <w:rFonts w:ascii="Arial" w:hAnsi="Arial" w:cs="Arial"/>
          <w:color w:val="000000" w:themeColor="text1"/>
        </w:rPr>
        <w:t>79</w:t>
      </w:r>
      <w:r w:rsidR="00EE40BB">
        <w:rPr>
          <w:rFonts w:ascii="Arial" w:hAnsi="Arial" w:cs="Arial"/>
          <w:color w:val="000000" w:themeColor="text1"/>
        </w:rPr>
        <w:t>).</w:t>
      </w:r>
    </w:p>
    <w:p w14:paraId="3180247E" w14:textId="357C45FA" w:rsidR="002B5846" w:rsidRDefault="00E91639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Технический комитет УО</w:t>
      </w:r>
      <w:r w:rsidR="002B5846" w:rsidRPr="00494ECB">
        <w:rPr>
          <w:rFonts w:ascii="Arial" w:hAnsi="Arial" w:cs="Arial"/>
          <w:color w:val="000000" w:themeColor="text1"/>
        </w:rPr>
        <w:t xml:space="preserve"> в срок не более 3 рабочих дней рассматривает предоставленную ежемесячную/ ежеквартальную отчетность и согласовывает либо отклоняет рассмотренные документы. При согласовании отчетность направляется на </w:t>
      </w:r>
      <w:r w:rsidR="002B5846" w:rsidRPr="00494ECB">
        <w:rPr>
          <w:rFonts w:ascii="Arial" w:hAnsi="Arial" w:cs="Arial"/>
          <w:color w:val="000000" w:themeColor="text1"/>
        </w:rPr>
        <w:lastRenderedPageBreak/>
        <w:t>рассмотрение ТК УК. При отклонении отчетность направляется исполнителю на корректировку. Срок внесения корректировок – не более 1 рабочего дня</w:t>
      </w:r>
      <w:r w:rsidR="002B5846">
        <w:rPr>
          <w:rFonts w:ascii="Arial" w:hAnsi="Arial" w:cs="Arial"/>
          <w:color w:val="000000" w:themeColor="text1"/>
        </w:rPr>
        <w:t>.</w:t>
      </w:r>
    </w:p>
    <w:p w14:paraId="488BAB0A" w14:textId="77777777" w:rsidR="002B5846" w:rsidRDefault="002B5846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357DF54" w14:textId="6310EF11" w:rsidR="002B5846" w:rsidRDefault="002B5846" w:rsidP="002B5846">
      <w:pPr>
        <w:pStyle w:val="4"/>
        <w:spacing w:after="120"/>
        <w:ind w:left="862" w:hanging="862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8</w:t>
      </w: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–</w:t>
      </w:r>
      <w:r w:rsidRPr="00D26858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и согласование ежемесячной и ежеквартальной отчетности на УК</w:t>
      </w:r>
    </w:p>
    <w:p w14:paraId="223430BA" w14:textId="3B661E34" w:rsidR="002B5846" w:rsidRDefault="002B5846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</w:rPr>
        <w:t xml:space="preserve">Документы на ТК УК готовятся Планировщиком бюджета УА УК отдельно по </w:t>
      </w:r>
      <w:r>
        <w:rPr>
          <w:rFonts w:ascii="Arial" w:hAnsi="Arial" w:cs="Arial"/>
          <w:color w:val="000000" w:themeColor="text1"/>
        </w:rPr>
        <w:t>каждой БЕ</w:t>
      </w:r>
      <w:r w:rsidRPr="00494ECB">
        <w:rPr>
          <w:rFonts w:ascii="Arial" w:hAnsi="Arial" w:cs="Arial"/>
          <w:color w:val="000000" w:themeColor="text1"/>
        </w:rPr>
        <w:t xml:space="preserve"> в срок не более 2 рабочих дней</w:t>
      </w:r>
      <w:r>
        <w:rPr>
          <w:rFonts w:ascii="Arial" w:hAnsi="Arial" w:cs="Arial"/>
          <w:color w:val="000000" w:themeColor="text1"/>
        </w:rPr>
        <w:t>.</w:t>
      </w:r>
    </w:p>
    <w:p w14:paraId="57A171A1" w14:textId="4176F753" w:rsidR="002B5846" w:rsidRDefault="002B5846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</w:rPr>
        <w:t>Технический комитет УК в срок не более 3 рабочих дней рассматривает подготовленную отчетность по исполнению программы и бюджета ППА. По результатам рассмотрения формируется протокол ТК УК и направляется на БЕ для исполнения. При необходимости корректируется программа и бюджета ППА на год на основании протокола. Срок внесения корректировок – не более 2 рабочих дней.</w:t>
      </w:r>
    </w:p>
    <w:p w14:paraId="10FFEAA7" w14:textId="77777777" w:rsidR="00652DFA" w:rsidRPr="009936BB" w:rsidRDefault="00652DFA" w:rsidP="00652DF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CD24509" w14:textId="41DC8554" w:rsidR="00022C33" w:rsidRPr="00BE014D" w:rsidRDefault="00022C33" w:rsidP="00652DFA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901" w:name="_Toc523964102"/>
      <w:bookmarkStart w:id="1902" w:name="_Toc523964237"/>
      <w:bookmarkStart w:id="1903" w:name="_Toc524114697"/>
      <w:bookmarkStart w:id="1904" w:name="_Toc524115733"/>
      <w:bookmarkStart w:id="1905" w:name="_Toc524607422"/>
      <w:bookmarkStart w:id="1906" w:name="_Toc525235074"/>
      <w:bookmarkStart w:id="1907" w:name="_Toc525310635"/>
      <w:bookmarkStart w:id="1908" w:name="_Toc525675430"/>
      <w:bookmarkStart w:id="1909" w:name="_Toc525907657"/>
      <w:bookmarkStart w:id="1910" w:name="_Toc525925780"/>
      <w:bookmarkStart w:id="1911" w:name="_Toc525926593"/>
      <w:bookmarkStart w:id="1912" w:name="_Toc526414413"/>
      <w:bookmarkStart w:id="1913" w:name="_Toc527043343"/>
      <w:bookmarkStart w:id="1914" w:name="_Toc527043494"/>
      <w:bookmarkStart w:id="1915" w:name="_Toc527452642"/>
      <w:bookmarkStart w:id="1916" w:name="_Toc527458710"/>
      <w:bookmarkStart w:id="1917" w:name="_Toc527552244"/>
      <w:bookmarkStart w:id="1918" w:name="_Toc527626149"/>
      <w:bookmarkStart w:id="1919" w:name="_Toc527628898"/>
      <w:bookmarkStart w:id="1920" w:name="_Toc523964103"/>
      <w:bookmarkStart w:id="1921" w:name="_Toc523964238"/>
      <w:bookmarkStart w:id="1922" w:name="_Toc524114698"/>
      <w:bookmarkStart w:id="1923" w:name="_Toc524115734"/>
      <w:bookmarkStart w:id="1924" w:name="_Toc524607423"/>
      <w:bookmarkStart w:id="1925" w:name="_Toc525235075"/>
      <w:bookmarkStart w:id="1926" w:name="_Toc525310636"/>
      <w:bookmarkStart w:id="1927" w:name="_Toc525675431"/>
      <w:bookmarkStart w:id="1928" w:name="_Toc525907658"/>
      <w:bookmarkStart w:id="1929" w:name="_Toc525925781"/>
      <w:bookmarkStart w:id="1930" w:name="_Toc525926594"/>
      <w:bookmarkStart w:id="1931" w:name="_Toc526414414"/>
      <w:bookmarkStart w:id="1932" w:name="_Toc527043344"/>
      <w:bookmarkStart w:id="1933" w:name="_Toc527043495"/>
      <w:bookmarkStart w:id="1934" w:name="_Toc527452643"/>
      <w:bookmarkStart w:id="1935" w:name="_Toc527458711"/>
      <w:bookmarkStart w:id="1936" w:name="_Toc527552245"/>
      <w:bookmarkStart w:id="1937" w:name="_Toc527626150"/>
      <w:bookmarkStart w:id="1938" w:name="_Toc527628899"/>
      <w:bookmarkStart w:id="1939" w:name="_Toc523964104"/>
      <w:bookmarkStart w:id="1940" w:name="_Toc523964239"/>
      <w:bookmarkStart w:id="1941" w:name="_Toc524114699"/>
      <w:bookmarkStart w:id="1942" w:name="_Toc524115735"/>
      <w:bookmarkStart w:id="1943" w:name="_Toc524607424"/>
      <w:bookmarkStart w:id="1944" w:name="_Toc525235076"/>
      <w:bookmarkStart w:id="1945" w:name="_Toc525310637"/>
      <w:bookmarkStart w:id="1946" w:name="_Toc525675432"/>
      <w:bookmarkStart w:id="1947" w:name="_Toc525907659"/>
      <w:bookmarkStart w:id="1948" w:name="_Toc525925782"/>
      <w:bookmarkStart w:id="1949" w:name="_Toc525926595"/>
      <w:bookmarkStart w:id="1950" w:name="_Toc526414415"/>
      <w:bookmarkStart w:id="1951" w:name="_Toc527043345"/>
      <w:bookmarkStart w:id="1952" w:name="_Toc527043496"/>
      <w:bookmarkStart w:id="1953" w:name="_Toc527452644"/>
      <w:bookmarkStart w:id="1954" w:name="_Toc527458712"/>
      <w:bookmarkStart w:id="1955" w:name="_Toc527552246"/>
      <w:bookmarkStart w:id="1956" w:name="_Toc527626151"/>
      <w:bookmarkStart w:id="1957" w:name="_Toc527628900"/>
      <w:bookmarkStart w:id="1958" w:name="_Toc523964105"/>
      <w:bookmarkStart w:id="1959" w:name="_Toc523964240"/>
      <w:bookmarkStart w:id="1960" w:name="_Toc524114700"/>
      <w:bookmarkStart w:id="1961" w:name="_Toc524115736"/>
      <w:bookmarkStart w:id="1962" w:name="_Toc524607425"/>
      <w:bookmarkStart w:id="1963" w:name="_Toc525235077"/>
      <w:bookmarkStart w:id="1964" w:name="_Toc525310638"/>
      <w:bookmarkStart w:id="1965" w:name="_Toc525675433"/>
      <w:bookmarkStart w:id="1966" w:name="_Toc525907660"/>
      <w:bookmarkStart w:id="1967" w:name="_Toc525925783"/>
      <w:bookmarkStart w:id="1968" w:name="_Toc525926596"/>
      <w:bookmarkStart w:id="1969" w:name="_Toc526414416"/>
      <w:bookmarkStart w:id="1970" w:name="_Toc527043346"/>
      <w:bookmarkStart w:id="1971" w:name="_Toc527043497"/>
      <w:bookmarkStart w:id="1972" w:name="_Toc527452645"/>
      <w:bookmarkStart w:id="1973" w:name="_Toc527458713"/>
      <w:bookmarkStart w:id="1974" w:name="_Toc527552247"/>
      <w:bookmarkStart w:id="1975" w:name="_Toc527626152"/>
      <w:bookmarkStart w:id="1976" w:name="_Toc527628901"/>
      <w:bookmarkStart w:id="1977" w:name="_Toc523964106"/>
      <w:bookmarkStart w:id="1978" w:name="_Toc523964241"/>
      <w:bookmarkStart w:id="1979" w:name="_Toc524114701"/>
      <w:bookmarkStart w:id="1980" w:name="_Toc524115737"/>
      <w:bookmarkStart w:id="1981" w:name="_Toc524607426"/>
      <w:bookmarkStart w:id="1982" w:name="_Toc525235078"/>
      <w:bookmarkStart w:id="1983" w:name="_Toc525310639"/>
      <w:bookmarkStart w:id="1984" w:name="_Toc525675434"/>
      <w:bookmarkStart w:id="1985" w:name="_Toc525907661"/>
      <w:bookmarkStart w:id="1986" w:name="_Toc525925784"/>
      <w:bookmarkStart w:id="1987" w:name="_Toc525926597"/>
      <w:bookmarkStart w:id="1988" w:name="_Toc526414417"/>
      <w:bookmarkStart w:id="1989" w:name="_Toc527043347"/>
      <w:bookmarkStart w:id="1990" w:name="_Toc527043498"/>
      <w:bookmarkStart w:id="1991" w:name="_Toc527452646"/>
      <w:bookmarkStart w:id="1992" w:name="_Toc527458714"/>
      <w:bookmarkStart w:id="1993" w:name="_Toc527552248"/>
      <w:bookmarkStart w:id="1994" w:name="_Toc527626153"/>
      <w:bookmarkStart w:id="1995" w:name="_Toc527628902"/>
      <w:bookmarkStart w:id="1996" w:name="_Toc523964107"/>
      <w:bookmarkStart w:id="1997" w:name="_Toc523964242"/>
      <w:bookmarkStart w:id="1998" w:name="_Toc524114702"/>
      <w:bookmarkStart w:id="1999" w:name="_Toc524115738"/>
      <w:bookmarkStart w:id="2000" w:name="_Toc524607427"/>
      <w:bookmarkStart w:id="2001" w:name="_Toc525235079"/>
      <w:bookmarkStart w:id="2002" w:name="_Toc525310640"/>
      <w:bookmarkStart w:id="2003" w:name="_Toc525675435"/>
      <w:bookmarkStart w:id="2004" w:name="_Toc525907662"/>
      <w:bookmarkStart w:id="2005" w:name="_Toc525925785"/>
      <w:bookmarkStart w:id="2006" w:name="_Toc525926598"/>
      <w:bookmarkStart w:id="2007" w:name="_Toc526414418"/>
      <w:bookmarkStart w:id="2008" w:name="_Toc527043348"/>
      <w:bookmarkStart w:id="2009" w:name="_Toc527043499"/>
      <w:bookmarkStart w:id="2010" w:name="_Toc527452647"/>
      <w:bookmarkStart w:id="2011" w:name="_Toc527458715"/>
      <w:bookmarkStart w:id="2012" w:name="_Toc527552249"/>
      <w:bookmarkStart w:id="2013" w:name="_Toc527626154"/>
      <w:bookmarkStart w:id="2014" w:name="_Toc527628903"/>
      <w:bookmarkStart w:id="2015" w:name="_Toc523964108"/>
      <w:bookmarkStart w:id="2016" w:name="_Toc523964243"/>
      <w:bookmarkStart w:id="2017" w:name="_Toc524114703"/>
      <w:bookmarkStart w:id="2018" w:name="_Toc524115739"/>
      <w:bookmarkStart w:id="2019" w:name="_Toc524607428"/>
      <w:bookmarkStart w:id="2020" w:name="_Toc525235080"/>
      <w:bookmarkStart w:id="2021" w:name="_Toc525310641"/>
      <w:bookmarkStart w:id="2022" w:name="_Toc525675436"/>
      <w:bookmarkStart w:id="2023" w:name="_Toc525907663"/>
      <w:bookmarkStart w:id="2024" w:name="_Toc525925786"/>
      <w:bookmarkStart w:id="2025" w:name="_Toc525926599"/>
      <w:bookmarkStart w:id="2026" w:name="_Toc526414419"/>
      <w:bookmarkStart w:id="2027" w:name="_Toc527043349"/>
      <w:bookmarkStart w:id="2028" w:name="_Toc527043500"/>
      <w:bookmarkStart w:id="2029" w:name="_Toc527452648"/>
      <w:bookmarkStart w:id="2030" w:name="_Toc527458716"/>
      <w:bookmarkStart w:id="2031" w:name="_Toc527552250"/>
      <w:bookmarkStart w:id="2032" w:name="_Toc527626155"/>
      <w:bookmarkStart w:id="2033" w:name="_Toc527628904"/>
      <w:bookmarkStart w:id="2034" w:name="_Toc523964109"/>
      <w:bookmarkStart w:id="2035" w:name="_Toc523964244"/>
      <w:bookmarkStart w:id="2036" w:name="_Toc524114704"/>
      <w:bookmarkStart w:id="2037" w:name="_Toc524115740"/>
      <w:bookmarkStart w:id="2038" w:name="_Toc524607429"/>
      <w:bookmarkStart w:id="2039" w:name="_Toc525235081"/>
      <w:bookmarkStart w:id="2040" w:name="_Toc525310642"/>
      <w:bookmarkStart w:id="2041" w:name="_Toc525675437"/>
      <w:bookmarkStart w:id="2042" w:name="_Toc525907664"/>
      <w:bookmarkStart w:id="2043" w:name="_Toc525925787"/>
      <w:bookmarkStart w:id="2044" w:name="_Toc525926600"/>
      <w:bookmarkStart w:id="2045" w:name="_Toc526414420"/>
      <w:bookmarkStart w:id="2046" w:name="_Toc527043350"/>
      <w:bookmarkStart w:id="2047" w:name="_Toc527043501"/>
      <w:bookmarkStart w:id="2048" w:name="_Toc527452649"/>
      <w:bookmarkStart w:id="2049" w:name="_Toc527458717"/>
      <w:bookmarkStart w:id="2050" w:name="_Toc527552251"/>
      <w:bookmarkStart w:id="2051" w:name="_Toc527626156"/>
      <w:bookmarkStart w:id="2052" w:name="_Toc527628905"/>
      <w:bookmarkStart w:id="2053" w:name="_Toc523964110"/>
      <w:bookmarkStart w:id="2054" w:name="_Toc523964245"/>
      <w:bookmarkStart w:id="2055" w:name="_Toc524114705"/>
      <w:bookmarkStart w:id="2056" w:name="_Toc524115741"/>
      <w:bookmarkStart w:id="2057" w:name="_Toc524607430"/>
      <w:bookmarkStart w:id="2058" w:name="_Toc525235082"/>
      <w:bookmarkStart w:id="2059" w:name="_Toc525310643"/>
      <w:bookmarkStart w:id="2060" w:name="_Toc525675438"/>
      <w:bookmarkStart w:id="2061" w:name="_Toc525907665"/>
      <w:bookmarkStart w:id="2062" w:name="_Toc525925788"/>
      <w:bookmarkStart w:id="2063" w:name="_Toc525926601"/>
      <w:bookmarkStart w:id="2064" w:name="_Toc526414421"/>
      <w:bookmarkStart w:id="2065" w:name="_Toc527043351"/>
      <w:bookmarkStart w:id="2066" w:name="_Toc527043502"/>
      <w:bookmarkStart w:id="2067" w:name="_Toc527452650"/>
      <w:bookmarkStart w:id="2068" w:name="_Toc527458718"/>
      <w:bookmarkStart w:id="2069" w:name="_Toc527552252"/>
      <w:bookmarkStart w:id="2070" w:name="_Toc527626157"/>
      <w:bookmarkStart w:id="2071" w:name="_Toc527628906"/>
      <w:bookmarkStart w:id="2072" w:name="_Toc523964111"/>
      <w:bookmarkStart w:id="2073" w:name="_Toc523964246"/>
      <w:bookmarkStart w:id="2074" w:name="_Toc524114706"/>
      <w:bookmarkStart w:id="2075" w:name="_Toc524115742"/>
      <w:bookmarkStart w:id="2076" w:name="_Toc524607431"/>
      <w:bookmarkStart w:id="2077" w:name="_Toc525235083"/>
      <w:bookmarkStart w:id="2078" w:name="_Toc525310644"/>
      <w:bookmarkStart w:id="2079" w:name="_Toc525675439"/>
      <w:bookmarkStart w:id="2080" w:name="_Toc525907666"/>
      <w:bookmarkStart w:id="2081" w:name="_Toc525925789"/>
      <w:bookmarkStart w:id="2082" w:name="_Toc525926602"/>
      <w:bookmarkStart w:id="2083" w:name="_Toc526414422"/>
      <w:bookmarkStart w:id="2084" w:name="_Toc527043352"/>
      <w:bookmarkStart w:id="2085" w:name="_Toc527043503"/>
      <w:bookmarkStart w:id="2086" w:name="_Toc527452651"/>
      <w:bookmarkStart w:id="2087" w:name="_Toc527458719"/>
      <w:bookmarkStart w:id="2088" w:name="_Toc527552253"/>
      <w:bookmarkStart w:id="2089" w:name="_Toc527626158"/>
      <w:bookmarkStart w:id="2090" w:name="_Toc527628907"/>
      <w:bookmarkStart w:id="2091" w:name="_Toc523964112"/>
      <w:bookmarkStart w:id="2092" w:name="_Toc523964247"/>
      <w:bookmarkStart w:id="2093" w:name="_Toc524114707"/>
      <w:bookmarkStart w:id="2094" w:name="_Toc524115743"/>
      <w:bookmarkStart w:id="2095" w:name="_Toc524607432"/>
      <w:bookmarkStart w:id="2096" w:name="_Toc525235084"/>
      <w:bookmarkStart w:id="2097" w:name="_Toc525310645"/>
      <w:bookmarkStart w:id="2098" w:name="_Toc525675440"/>
      <w:bookmarkStart w:id="2099" w:name="_Toc525907667"/>
      <w:bookmarkStart w:id="2100" w:name="_Toc525925790"/>
      <w:bookmarkStart w:id="2101" w:name="_Toc525926603"/>
      <w:bookmarkStart w:id="2102" w:name="_Toc526414423"/>
      <w:bookmarkStart w:id="2103" w:name="_Toc527043353"/>
      <w:bookmarkStart w:id="2104" w:name="_Toc527043504"/>
      <w:bookmarkStart w:id="2105" w:name="_Toc527452652"/>
      <w:bookmarkStart w:id="2106" w:name="_Toc527458720"/>
      <w:bookmarkStart w:id="2107" w:name="_Toc527552254"/>
      <w:bookmarkStart w:id="2108" w:name="_Toc527626159"/>
      <w:bookmarkStart w:id="2109" w:name="_Toc527628908"/>
      <w:bookmarkStart w:id="2110" w:name="_Toc523964113"/>
      <w:bookmarkStart w:id="2111" w:name="_Toc523964248"/>
      <w:bookmarkStart w:id="2112" w:name="_Toc524114708"/>
      <w:bookmarkStart w:id="2113" w:name="_Toc524115744"/>
      <w:bookmarkStart w:id="2114" w:name="_Toc524607433"/>
      <w:bookmarkStart w:id="2115" w:name="_Toc525235085"/>
      <w:bookmarkStart w:id="2116" w:name="_Toc525310646"/>
      <w:bookmarkStart w:id="2117" w:name="_Toc525675441"/>
      <w:bookmarkStart w:id="2118" w:name="_Toc525907668"/>
      <w:bookmarkStart w:id="2119" w:name="_Toc525925791"/>
      <w:bookmarkStart w:id="2120" w:name="_Toc525926604"/>
      <w:bookmarkStart w:id="2121" w:name="_Toc526414424"/>
      <w:bookmarkStart w:id="2122" w:name="_Toc527043354"/>
      <w:bookmarkStart w:id="2123" w:name="_Toc527043505"/>
      <w:bookmarkStart w:id="2124" w:name="_Toc527452653"/>
      <w:bookmarkStart w:id="2125" w:name="_Toc527458721"/>
      <w:bookmarkStart w:id="2126" w:name="_Toc527552255"/>
      <w:bookmarkStart w:id="2127" w:name="_Toc527626160"/>
      <w:bookmarkStart w:id="2128" w:name="_Toc527628909"/>
      <w:bookmarkStart w:id="2129" w:name="_Toc523964114"/>
      <w:bookmarkStart w:id="2130" w:name="_Toc523964249"/>
      <w:bookmarkStart w:id="2131" w:name="_Toc524114709"/>
      <w:bookmarkStart w:id="2132" w:name="_Toc524115745"/>
      <w:bookmarkStart w:id="2133" w:name="_Toc524607434"/>
      <w:bookmarkStart w:id="2134" w:name="_Toc525235086"/>
      <w:bookmarkStart w:id="2135" w:name="_Toc525310647"/>
      <w:bookmarkStart w:id="2136" w:name="_Toc525675442"/>
      <w:bookmarkStart w:id="2137" w:name="_Toc525907669"/>
      <w:bookmarkStart w:id="2138" w:name="_Toc525925792"/>
      <w:bookmarkStart w:id="2139" w:name="_Toc525926605"/>
      <w:bookmarkStart w:id="2140" w:name="_Toc526414425"/>
      <w:bookmarkStart w:id="2141" w:name="_Toc527043355"/>
      <w:bookmarkStart w:id="2142" w:name="_Toc527043506"/>
      <w:bookmarkStart w:id="2143" w:name="_Toc527452654"/>
      <w:bookmarkStart w:id="2144" w:name="_Toc527458722"/>
      <w:bookmarkStart w:id="2145" w:name="_Toc527552256"/>
      <w:bookmarkStart w:id="2146" w:name="_Toc527626161"/>
      <w:bookmarkStart w:id="2147" w:name="_Toc527628910"/>
      <w:bookmarkStart w:id="2148" w:name="_Toc523964115"/>
      <w:bookmarkStart w:id="2149" w:name="_Toc523964250"/>
      <w:bookmarkStart w:id="2150" w:name="_Toc524114710"/>
      <w:bookmarkStart w:id="2151" w:name="_Toc524115746"/>
      <w:bookmarkStart w:id="2152" w:name="_Toc524607435"/>
      <w:bookmarkStart w:id="2153" w:name="_Toc525235087"/>
      <w:bookmarkStart w:id="2154" w:name="_Toc525310648"/>
      <w:bookmarkStart w:id="2155" w:name="_Toc525675443"/>
      <w:bookmarkStart w:id="2156" w:name="_Toc525907670"/>
      <w:bookmarkStart w:id="2157" w:name="_Toc525925793"/>
      <w:bookmarkStart w:id="2158" w:name="_Toc525926606"/>
      <w:bookmarkStart w:id="2159" w:name="_Toc526414426"/>
      <w:bookmarkStart w:id="2160" w:name="_Toc527043356"/>
      <w:bookmarkStart w:id="2161" w:name="_Toc527043507"/>
      <w:bookmarkStart w:id="2162" w:name="_Toc527452655"/>
      <w:bookmarkStart w:id="2163" w:name="_Toc527458723"/>
      <w:bookmarkStart w:id="2164" w:name="_Toc527552257"/>
      <w:bookmarkStart w:id="2165" w:name="_Toc527626162"/>
      <w:bookmarkStart w:id="2166" w:name="_Toc527628911"/>
      <w:bookmarkStart w:id="2167" w:name="_Toc523964116"/>
      <w:bookmarkStart w:id="2168" w:name="_Toc523964251"/>
      <w:bookmarkStart w:id="2169" w:name="_Toc524114711"/>
      <w:bookmarkStart w:id="2170" w:name="_Toc524115747"/>
      <w:bookmarkStart w:id="2171" w:name="_Toc524607436"/>
      <w:bookmarkStart w:id="2172" w:name="_Toc525235088"/>
      <w:bookmarkStart w:id="2173" w:name="_Toc525310649"/>
      <w:bookmarkStart w:id="2174" w:name="_Toc525675444"/>
      <w:bookmarkStart w:id="2175" w:name="_Toc525907671"/>
      <w:bookmarkStart w:id="2176" w:name="_Toc525925794"/>
      <w:bookmarkStart w:id="2177" w:name="_Toc525926607"/>
      <w:bookmarkStart w:id="2178" w:name="_Toc526414427"/>
      <w:bookmarkStart w:id="2179" w:name="_Toc527043357"/>
      <w:bookmarkStart w:id="2180" w:name="_Toc527043508"/>
      <w:bookmarkStart w:id="2181" w:name="_Toc527452656"/>
      <w:bookmarkStart w:id="2182" w:name="_Toc527458724"/>
      <w:bookmarkStart w:id="2183" w:name="_Toc527552258"/>
      <w:bookmarkStart w:id="2184" w:name="_Toc527626163"/>
      <w:bookmarkStart w:id="2185" w:name="_Toc527628912"/>
      <w:bookmarkStart w:id="2186" w:name="_Toc523964117"/>
      <w:bookmarkStart w:id="2187" w:name="_Toc523964252"/>
      <w:bookmarkStart w:id="2188" w:name="_Toc524114712"/>
      <w:bookmarkStart w:id="2189" w:name="_Toc524115748"/>
      <w:bookmarkStart w:id="2190" w:name="_Toc524607437"/>
      <w:bookmarkStart w:id="2191" w:name="_Toc525235089"/>
      <w:bookmarkStart w:id="2192" w:name="_Toc525310650"/>
      <w:bookmarkStart w:id="2193" w:name="_Toc525675445"/>
      <w:bookmarkStart w:id="2194" w:name="_Toc525907672"/>
      <w:bookmarkStart w:id="2195" w:name="_Toc525925795"/>
      <w:bookmarkStart w:id="2196" w:name="_Toc525926608"/>
      <w:bookmarkStart w:id="2197" w:name="_Toc526414428"/>
      <w:bookmarkStart w:id="2198" w:name="_Toc527043358"/>
      <w:bookmarkStart w:id="2199" w:name="_Toc527043509"/>
      <w:bookmarkStart w:id="2200" w:name="_Toc527452657"/>
      <w:bookmarkStart w:id="2201" w:name="_Toc527458725"/>
      <w:bookmarkStart w:id="2202" w:name="_Toc527552259"/>
      <w:bookmarkStart w:id="2203" w:name="_Toc527626164"/>
      <w:bookmarkStart w:id="2204" w:name="_Toc527628913"/>
      <w:bookmarkStart w:id="2205" w:name="_Toc523964118"/>
      <w:bookmarkStart w:id="2206" w:name="_Toc523964253"/>
      <w:bookmarkStart w:id="2207" w:name="_Toc524114713"/>
      <w:bookmarkStart w:id="2208" w:name="_Toc524115749"/>
      <w:bookmarkStart w:id="2209" w:name="_Toc524607438"/>
      <w:bookmarkStart w:id="2210" w:name="_Toc525235090"/>
      <w:bookmarkStart w:id="2211" w:name="_Toc525310651"/>
      <w:bookmarkStart w:id="2212" w:name="_Toc525675446"/>
      <w:bookmarkStart w:id="2213" w:name="_Toc525907673"/>
      <w:bookmarkStart w:id="2214" w:name="_Toc525925796"/>
      <w:bookmarkStart w:id="2215" w:name="_Toc525926609"/>
      <w:bookmarkStart w:id="2216" w:name="_Toc526414429"/>
      <w:bookmarkStart w:id="2217" w:name="_Toc527043359"/>
      <w:bookmarkStart w:id="2218" w:name="_Toc527043510"/>
      <w:bookmarkStart w:id="2219" w:name="_Toc527452658"/>
      <w:bookmarkStart w:id="2220" w:name="_Toc527458726"/>
      <w:bookmarkStart w:id="2221" w:name="_Toc527552260"/>
      <w:bookmarkStart w:id="2222" w:name="_Toc527626165"/>
      <w:bookmarkStart w:id="2223" w:name="_Toc527628914"/>
      <w:bookmarkStart w:id="2224" w:name="_Toc523964119"/>
      <w:bookmarkStart w:id="2225" w:name="_Toc523964254"/>
      <w:bookmarkStart w:id="2226" w:name="_Toc524114714"/>
      <w:bookmarkStart w:id="2227" w:name="_Toc524115750"/>
      <w:bookmarkStart w:id="2228" w:name="_Toc524607439"/>
      <w:bookmarkStart w:id="2229" w:name="_Toc525235091"/>
      <w:bookmarkStart w:id="2230" w:name="_Toc525310652"/>
      <w:bookmarkStart w:id="2231" w:name="_Toc525675447"/>
      <w:bookmarkStart w:id="2232" w:name="_Toc525907674"/>
      <w:bookmarkStart w:id="2233" w:name="_Toc525925797"/>
      <w:bookmarkStart w:id="2234" w:name="_Toc525926610"/>
      <w:bookmarkStart w:id="2235" w:name="_Toc526414430"/>
      <w:bookmarkStart w:id="2236" w:name="_Toc527043360"/>
      <w:bookmarkStart w:id="2237" w:name="_Toc527043511"/>
      <w:bookmarkStart w:id="2238" w:name="_Toc527452659"/>
      <w:bookmarkStart w:id="2239" w:name="_Toc527458727"/>
      <w:bookmarkStart w:id="2240" w:name="_Toc527552261"/>
      <w:bookmarkStart w:id="2241" w:name="_Toc527626166"/>
      <w:bookmarkStart w:id="2242" w:name="_Toc527628915"/>
      <w:bookmarkStart w:id="2243" w:name="_Toc523964120"/>
      <w:bookmarkStart w:id="2244" w:name="_Toc523964255"/>
      <w:bookmarkStart w:id="2245" w:name="_Toc524114715"/>
      <w:bookmarkStart w:id="2246" w:name="_Toc524115751"/>
      <w:bookmarkStart w:id="2247" w:name="_Toc524607440"/>
      <w:bookmarkStart w:id="2248" w:name="_Toc525235092"/>
      <w:bookmarkStart w:id="2249" w:name="_Toc525310653"/>
      <w:bookmarkStart w:id="2250" w:name="_Toc525675448"/>
      <w:bookmarkStart w:id="2251" w:name="_Toc525907675"/>
      <w:bookmarkStart w:id="2252" w:name="_Toc525925798"/>
      <w:bookmarkStart w:id="2253" w:name="_Toc525926611"/>
      <w:bookmarkStart w:id="2254" w:name="_Toc526414431"/>
      <w:bookmarkStart w:id="2255" w:name="_Toc527043361"/>
      <w:bookmarkStart w:id="2256" w:name="_Toc527043512"/>
      <w:bookmarkStart w:id="2257" w:name="_Toc527452660"/>
      <w:bookmarkStart w:id="2258" w:name="_Toc527458728"/>
      <w:bookmarkStart w:id="2259" w:name="_Toc527552262"/>
      <w:bookmarkStart w:id="2260" w:name="_Toc527626167"/>
      <w:bookmarkStart w:id="2261" w:name="_Toc527628916"/>
      <w:bookmarkStart w:id="2262" w:name="_Toc523964121"/>
      <w:bookmarkStart w:id="2263" w:name="_Toc523964256"/>
      <w:bookmarkStart w:id="2264" w:name="_Toc524114716"/>
      <w:bookmarkStart w:id="2265" w:name="_Toc524115752"/>
      <w:bookmarkStart w:id="2266" w:name="_Toc524607441"/>
      <w:bookmarkStart w:id="2267" w:name="_Toc525235093"/>
      <w:bookmarkStart w:id="2268" w:name="_Toc525310654"/>
      <w:bookmarkStart w:id="2269" w:name="_Toc525675449"/>
      <w:bookmarkStart w:id="2270" w:name="_Toc525907676"/>
      <w:bookmarkStart w:id="2271" w:name="_Toc525925799"/>
      <w:bookmarkStart w:id="2272" w:name="_Toc525926612"/>
      <w:bookmarkStart w:id="2273" w:name="_Toc526414432"/>
      <w:bookmarkStart w:id="2274" w:name="_Toc527043362"/>
      <w:bookmarkStart w:id="2275" w:name="_Toc527043513"/>
      <w:bookmarkStart w:id="2276" w:name="_Toc527452661"/>
      <w:bookmarkStart w:id="2277" w:name="_Toc527458729"/>
      <w:bookmarkStart w:id="2278" w:name="_Toc527552263"/>
      <w:bookmarkStart w:id="2279" w:name="_Toc527626168"/>
      <w:bookmarkStart w:id="2280" w:name="_Toc527628917"/>
      <w:bookmarkStart w:id="2281" w:name="_Toc523964122"/>
      <w:bookmarkStart w:id="2282" w:name="_Toc523964257"/>
      <w:bookmarkStart w:id="2283" w:name="_Toc524114717"/>
      <w:bookmarkStart w:id="2284" w:name="_Toc524115753"/>
      <w:bookmarkStart w:id="2285" w:name="_Toc524607442"/>
      <w:bookmarkStart w:id="2286" w:name="_Toc525235094"/>
      <w:bookmarkStart w:id="2287" w:name="_Toc525310655"/>
      <w:bookmarkStart w:id="2288" w:name="_Toc525675450"/>
      <w:bookmarkStart w:id="2289" w:name="_Toc525907677"/>
      <w:bookmarkStart w:id="2290" w:name="_Toc525925800"/>
      <w:bookmarkStart w:id="2291" w:name="_Toc525926613"/>
      <w:bookmarkStart w:id="2292" w:name="_Toc526414433"/>
      <w:bookmarkStart w:id="2293" w:name="_Toc527043363"/>
      <w:bookmarkStart w:id="2294" w:name="_Toc527043514"/>
      <w:bookmarkStart w:id="2295" w:name="_Toc527452662"/>
      <w:bookmarkStart w:id="2296" w:name="_Toc527458730"/>
      <w:bookmarkStart w:id="2297" w:name="_Toc527552264"/>
      <w:bookmarkStart w:id="2298" w:name="_Toc527626169"/>
      <w:bookmarkStart w:id="2299" w:name="_Toc527628918"/>
      <w:bookmarkStart w:id="2300" w:name="_Toc523964123"/>
      <w:bookmarkStart w:id="2301" w:name="_Toc523964258"/>
      <w:bookmarkStart w:id="2302" w:name="_Toc524114718"/>
      <w:bookmarkStart w:id="2303" w:name="_Toc524115754"/>
      <w:bookmarkStart w:id="2304" w:name="_Toc524607443"/>
      <w:bookmarkStart w:id="2305" w:name="_Toc525235095"/>
      <w:bookmarkStart w:id="2306" w:name="_Toc525310656"/>
      <w:bookmarkStart w:id="2307" w:name="_Toc525675451"/>
      <w:bookmarkStart w:id="2308" w:name="_Toc525907678"/>
      <w:bookmarkStart w:id="2309" w:name="_Toc525925801"/>
      <w:bookmarkStart w:id="2310" w:name="_Toc525926614"/>
      <w:bookmarkStart w:id="2311" w:name="_Toc526414434"/>
      <w:bookmarkStart w:id="2312" w:name="_Toc527043364"/>
      <w:bookmarkStart w:id="2313" w:name="_Toc527043515"/>
      <w:bookmarkStart w:id="2314" w:name="_Toc527452663"/>
      <w:bookmarkStart w:id="2315" w:name="_Toc527458731"/>
      <w:bookmarkStart w:id="2316" w:name="_Toc527552265"/>
      <w:bookmarkStart w:id="2317" w:name="_Toc527626170"/>
      <w:bookmarkStart w:id="2318" w:name="_Toc527628919"/>
      <w:bookmarkStart w:id="2319" w:name="_Toc523964124"/>
      <w:bookmarkStart w:id="2320" w:name="_Toc523964259"/>
      <w:bookmarkStart w:id="2321" w:name="_Toc524114719"/>
      <w:bookmarkStart w:id="2322" w:name="_Toc524115755"/>
      <w:bookmarkStart w:id="2323" w:name="_Toc524607444"/>
      <w:bookmarkStart w:id="2324" w:name="_Toc525235096"/>
      <w:bookmarkStart w:id="2325" w:name="_Toc525310657"/>
      <w:bookmarkStart w:id="2326" w:name="_Toc525675452"/>
      <w:bookmarkStart w:id="2327" w:name="_Toc525907679"/>
      <w:bookmarkStart w:id="2328" w:name="_Toc525925802"/>
      <w:bookmarkStart w:id="2329" w:name="_Toc525926615"/>
      <w:bookmarkStart w:id="2330" w:name="_Toc526414435"/>
      <w:bookmarkStart w:id="2331" w:name="_Toc527043365"/>
      <w:bookmarkStart w:id="2332" w:name="_Toc527043516"/>
      <w:bookmarkStart w:id="2333" w:name="_Toc527452664"/>
      <w:bookmarkStart w:id="2334" w:name="_Toc527458732"/>
      <w:bookmarkStart w:id="2335" w:name="_Toc527552266"/>
      <w:bookmarkStart w:id="2336" w:name="_Toc527626171"/>
      <w:bookmarkStart w:id="2337" w:name="_Toc527628920"/>
      <w:bookmarkStart w:id="2338" w:name="_Toc523964125"/>
      <w:bookmarkStart w:id="2339" w:name="_Toc523964260"/>
      <w:bookmarkStart w:id="2340" w:name="_Toc524114720"/>
      <w:bookmarkStart w:id="2341" w:name="_Toc524115756"/>
      <w:bookmarkStart w:id="2342" w:name="_Toc524607445"/>
      <w:bookmarkStart w:id="2343" w:name="_Toc525235097"/>
      <w:bookmarkStart w:id="2344" w:name="_Toc525310658"/>
      <w:bookmarkStart w:id="2345" w:name="_Toc525675453"/>
      <w:bookmarkStart w:id="2346" w:name="_Toc525907680"/>
      <w:bookmarkStart w:id="2347" w:name="_Toc525925803"/>
      <w:bookmarkStart w:id="2348" w:name="_Toc525926616"/>
      <w:bookmarkStart w:id="2349" w:name="_Toc526414436"/>
      <w:bookmarkStart w:id="2350" w:name="_Toc527043366"/>
      <w:bookmarkStart w:id="2351" w:name="_Toc527043517"/>
      <w:bookmarkStart w:id="2352" w:name="_Toc527452665"/>
      <w:bookmarkStart w:id="2353" w:name="_Toc527458733"/>
      <w:bookmarkStart w:id="2354" w:name="_Toc527552267"/>
      <w:bookmarkStart w:id="2355" w:name="_Toc527626172"/>
      <w:bookmarkStart w:id="2356" w:name="_Toc527628921"/>
      <w:bookmarkStart w:id="2357" w:name="_Toc523964126"/>
      <w:bookmarkStart w:id="2358" w:name="_Toc523964261"/>
      <w:bookmarkStart w:id="2359" w:name="_Toc524114721"/>
      <w:bookmarkStart w:id="2360" w:name="_Toc524115757"/>
      <w:bookmarkStart w:id="2361" w:name="_Toc524607446"/>
      <w:bookmarkStart w:id="2362" w:name="_Toc525235098"/>
      <w:bookmarkStart w:id="2363" w:name="_Toc525310659"/>
      <w:bookmarkStart w:id="2364" w:name="_Toc525675454"/>
      <w:bookmarkStart w:id="2365" w:name="_Toc525907681"/>
      <w:bookmarkStart w:id="2366" w:name="_Toc525925804"/>
      <w:bookmarkStart w:id="2367" w:name="_Toc525926617"/>
      <w:bookmarkStart w:id="2368" w:name="_Toc526414437"/>
      <w:bookmarkStart w:id="2369" w:name="_Toc527043367"/>
      <w:bookmarkStart w:id="2370" w:name="_Toc527043518"/>
      <w:bookmarkStart w:id="2371" w:name="_Toc527452666"/>
      <w:bookmarkStart w:id="2372" w:name="_Toc527458734"/>
      <w:bookmarkStart w:id="2373" w:name="_Toc527552268"/>
      <w:bookmarkStart w:id="2374" w:name="_Toc527626173"/>
      <w:bookmarkStart w:id="2375" w:name="_Toc527628922"/>
      <w:bookmarkStart w:id="2376" w:name="_Toc523964127"/>
      <w:bookmarkStart w:id="2377" w:name="_Toc523964262"/>
      <w:bookmarkStart w:id="2378" w:name="_Toc524114722"/>
      <w:bookmarkStart w:id="2379" w:name="_Toc524115758"/>
      <w:bookmarkStart w:id="2380" w:name="_Toc524607447"/>
      <w:bookmarkStart w:id="2381" w:name="_Toc525235099"/>
      <w:bookmarkStart w:id="2382" w:name="_Toc525310660"/>
      <w:bookmarkStart w:id="2383" w:name="_Toc525675455"/>
      <w:bookmarkStart w:id="2384" w:name="_Toc525907682"/>
      <w:bookmarkStart w:id="2385" w:name="_Toc525925805"/>
      <w:bookmarkStart w:id="2386" w:name="_Toc525926618"/>
      <w:bookmarkStart w:id="2387" w:name="_Toc526414438"/>
      <w:bookmarkStart w:id="2388" w:name="_Toc527043368"/>
      <w:bookmarkStart w:id="2389" w:name="_Toc527043519"/>
      <w:bookmarkStart w:id="2390" w:name="_Toc527452667"/>
      <w:bookmarkStart w:id="2391" w:name="_Toc527458735"/>
      <w:bookmarkStart w:id="2392" w:name="_Toc527552269"/>
      <w:bookmarkStart w:id="2393" w:name="_Toc527626174"/>
      <w:bookmarkStart w:id="2394" w:name="_Toc527628923"/>
      <w:bookmarkStart w:id="2395" w:name="_Toc523964128"/>
      <w:bookmarkStart w:id="2396" w:name="_Toc523964263"/>
      <w:bookmarkStart w:id="2397" w:name="_Toc524114723"/>
      <w:bookmarkStart w:id="2398" w:name="_Toc524115759"/>
      <w:bookmarkStart w:id="2399" w:name="_Toc524607448"/>
      <w:bookmarkStart w:id="2400" w:name="_Toc525235100"/>
      <w:bookmarkStart w:id="2401" w:name="_Toc525310661"/>
      <w:bookmarkStart w:id="2402" w:name="_Toc525675456"/>
      <w:bookmarkStart w:id="2403" w:name="_Toc525907683"/>
      <w:bookmarkStart w:id="2404" w:name="_Toc525925806"/>
      <w:bookmarkStart w:id="2405" w:name="_Toc525926619"/>
      <w:bookmarkStart w:id="2406" w:name="_Toc526414439"/>
      <w:bookmarkStart w:id="2407" w:name="_Toc527043369"/>
      <w:bookmarkStart w:id="2408" w:name="_Toc527043520"/>
      <w:bookmarkStart w:id="2409" w:name="_Toc527452668"/>
      <w:bookmarkStart w:id="2410" w:name="_Toc527458736"/>
      <w:bookmarkStart w:id="2411" w:name="_Toc527552270"/>
      <w:bookmarkStart w:id="2412" w:name="_Toc527626175"/>
      <w:bookmarkStart w:id="2413" w:name="_Toc527628924"/>
      <w:bookmarkStart w:id="2414" w:name="_Toc523964129"/>
      <w:bookmarkStart w:id="2415" w:name="_Toc523964264"/>
      <w:bookmarkStart w:id="2416" w:name="_Toc524114724"/>
      <w:bookmarkStart w:id="2417" w:name="_Toc524115760"/>
      <w:bookmarkStart w:id="2418" w:name="_Toc524607449"/>
      <w:bookmarkStart w:id="2419" w:name="_Toc525235101"/>
      <w:bookmarkStart w:id="2420" w:name="_Toc525310662"/>
      <w:bookmarkStart w:id="2421" w:name="_Toc525675457"/>
      <w:bookmarkStart w:id="2422" w:name="_Toc525907684"/>
      <w:bookmarkStart w:id="2423" w:name="_Toc525925807"/>
      <w:bookmarkStart w:id="2424" w:name="_Toc525926620"/>
      <w:bookmarkStart w:id="2425" w:name="_Toc526414440"/>
      <w:bookmarkStart w:id="2426" w:name="_Toc527043370"/>
      <w:bookmarkStart w:id="2427" w:name="_Toc527043521"/>
      <w:bookmarkStart w:id="2428" w:name="_Toc527452669"/>
      <w:bookmarkStart w:id="2429" w:name="_Toc527458737"/>
      <w:bookmarkStart w:id="2430" w:name="_Toc527552271"/>
      <w:bookmarkStart w:id="2431" w:name="_Toc527626176"/>
      <w:bookmarkStart w:id="2432" w:name="_Toc527628925"/>
      <w:bookmarkStart w:id="2433" w:name="_Toc523964130"/>
      <w:bookmarkStart w:id="2434" w:name="_Toc523964265"/>
      <w:bookmarkStart w:id="2435" w:name="_Toc524114725"/>
      <w:bookmarkStart w:id="2436" w:name="_Toc524115761"/>
      <w:bookmarkStart w:id="2437" w:name="_Toc524607450"/>
      <w:bookmarkStart w:id="2438" w:name="_Toc525235102"/>
      <w:bookmarkStart w:id="2439" w:name="_Toc525310663"/>
      <w:bookmarkStart w:id="2440" w:name="_Toc525675458"/>
      <w:bookmarkStart w:id="2441" w:name="_Toc525907685"/>
      <w:bookmarkStart w:id="2442" w:name="_Toc525925808"/>
      <w:bookmarkStart w:id="2443" w:name="_Toc525926621"/>
      <w:bookmarkStart w:id="2444" w:name="_Toc526414441"/>
      <w:bookmarkStart w:id="2445" w:name="_Toc527043371"/>
      <w:bookmarkStart w:id="2446" w:name="_Toc527043522"/>
      <w:bookmarkStart w:id="2447" w:name="_Toc527452670"/>
      <w:bookmarkStart w:id="2448" w:name="_Toc527458738"/>
      <w:bookmarkStart w:id="2449" w:name="_Toc527552272"/>
      <w:bookmarkStart w:id="2450" w:name="_Toc527626177"/>
      <w:bookmarkStart w:id="2451" w:name="_Toc527628926"/>
      <w:bookmarkStart w:id="2452" w:name="_Toc523964131"/>
      <w:bookmarkStart w:id="2453" w:name="_Toc523964266"/>
      <w:bookmarkStart w:id="2454" w:name="_Toc524114726"/>
      <w:bookmarkStart w:id="2455" w:name="_Toc524115762"/>
      <w:bookmarkStart w:id="2456" w:name="_Toc524607451"/>
      <w:bookmarkStart w:id="2457" w:name="_Toc525235103"/>
      <w:bookmarkStart w:id="2458" w:name="_Toc525310664"/>
      <w:bookmarkStart w:id="2459" w:name="_Toc525675459"/>
      <w:bookmarkStart w:id="2460" w:name="_Toc525907686"/>
      <w:bookmarkStart w:id="2461" w:name="_Toc525925809"/>
      <w:bookmarkStart w:id="2462" w:name="_Toc525926622"/>
      <w:bookmarkStart w:id="2463" w:name="_Toc526414442"/>
      <w:bookmarkStart w:id="2464" w:name="_Toc527043372"/>
      <w:bookmarkStart w:id="2465" w:name="_Toc527043523"/>
      <w:bookmarkStart w:id="2466" w:name="_Toc527452671"/>
      <w:bookmarkStart w:id="2467" w:name="_Toc527458739"/>
      <w:bookmarkStart w:id="2468" w:name="_Toc527552273"/>
      <w:bookmarkStart w:id="2469" w:name="_Toc527626178"/>
      <w:bookmarkStart w:id="2470" w:name="_Toc527628927"/>
      <w:bookmarkStart w:id="2471" w:name="_Toc523964132"/>
      <w:bookmarkStart w:id="2472" w:name="_Toc523964267"/>
      <w:bookmarkStart w:id="2473" w:name="_Toc524114727"/>
      <w:bookmarkStart w:id="2474" w:name="_Toc524115763"/>
      <w:bookmarkStart w:id="2475" w:name="_Toc524607452"/>
      <w:bookmarkStart w:id="2476" w:name="_Toc525235104"/>
      <w:bookmarkStart w:id="2477" w:name="_Toc525310665"/>
      <w:bookmarkStart w:id="2478" w:name="_Toc525675460"/>
      <w:bookmarkStart w:id="2479" w:name="_Toc525907687"/>
      <w:bookmarkStart w:id="2480" w:name="_Toc525925810"/>
      <w:bookmarkStart w:id="2481" w:name="_Toc525926623"/>
      <w:bookmarkStart w:id="2482" w:name="_Toc526414443"/>
      <w:bookmarkStart w:id="2483" w:name="_Toc527043373"/>
      <w:bookmarkStart w:id="2484" w:name="_Toc527043524"/>
      <w:bookmarkStart w:id="2485" w:name="_Toc527452672"/>
      <w:bookmarkStart w:id="2486" w:name="_Toc527458740"/>
      <w:bookmarkStart w:id="2487" w:name="_Toc527552274"/>
      <w:bookmarkStart w:id="2488" w:name="_Toc527626179"/>
      <w:bookmarkStart w:id="2489" w:name="_Toc527628928"/>
      <w:bookmarkStart w:id="2490" w:name="_Toc523964133"/>
      <w:bookmarkStart w:id="2491" w:name="_Toc523964268"/>
      <w:bookmarkStart w:id="2492" w:name="_Toc524114728"/>
      <w:bookmarkStart w:id="2493" w:name="_Toc524115764"/>
      <w:bookmarkStart w:id="2494" w:name="_Toc524607453"/>
      <w:bookmarkStart w:id="2495" w:name="_Toc525235105"/>
      <w:bookmarkStart w:id="2496" w:name="_Toc525310666"/>
      <w:bookmarkStart w:id="2497" w:name="_Toc525675461"/>
      <w:bookmarkStart w:id="2498" w:name="_Toc525907688"/>
      <w:bookmarkStart w:id="2499" w:name="_Toc525925811"/>
      <w:bookmarkStart w:id="2500" w:name="_Toc525926624"/>
      <w:bookmarkStart w:id="2501" w:name="_Toc526414444"/>
      <w:bookmarkStart w:id="2502" w:name="_Toc527043374"/>
      <w:bookmarkStart w:id="2503" w:name="_Toc527043525"/>
      <w:bookmarkStart w:id="2504" w:name="_Toc527452673"/>
      <w:bookmarkStart w:id="2505" w:name="_Toc527458741"/>
      <w:bookmarkStart w:id="2506" w:name="_Toc527552275"/>
      <w:bookmarkStart w:id="2507" w:name="_Toc527626180"/>
      <w:bookmarkStart w:id="2508" w:name="_Toc527628929"/>
      <w:bookmarkStart w:id="2509" w:name="_Toc523964134"/>
      <w:bookmarkStart w:id="2510" w:name="_Toc523964269"/>
      <w:bookmarkStart w:id="2511" w:name="_Toc524114729"/>
      <w:bookmarkStart w:id="2512" w:name="_Toc524115765"/>
      <w:bookmarkStart w:id="2513" w:name="_Toc524607454"/>
      <w:bookmarkStart w:id="2514" w:name="_Toc525235106"/>
      <w:bookmarkStart w:id="2515" w:name="_Toc525310667"/>
      <w:bookmarkStart w:id="2516" w:name="_Toc525675462"/>
      <w:bookmarkStart w:id="2517" w:name="_Toc525907689"/>
      <w:bookmarkStart w:id="2518" w:name="_Toc525925812"/>
      <w:bookmarkStart w:id="2519" w:name="_Toc525926625"/>
      <w:bookmarkStart w:id="2520" w:name="_Toc526414445"/>
      <w:bookmarkStart w:id="2521" w:name="_Toc527043375"/>
      <w:bookmarkStart w:id="2522" w:name="_Toc527043526"/>
      <w:bookmarkStart w:id="2523" w:name="_Toc527452674"/>
      <w:bookmarkStart w:id="2524" w:name="_Toc527458742"/>
      <w:bookmarkStart w:id="2525" w:name="_Toc527552276"/>
      <w:bookmarkStart w:id="2526" w:name="_Toc527626181"/>
      <w:bookmarkStart w:id="2527" w:name="_Toc527628930"/>
      <w:bookmarkStart w:id="2528" w:name="_Toc523964135"/>
      <w:bookmarkStart w:id="2529" w:name="_Toc523964270"/>
      <w:bookmarkStart w:id="2530" w:name="_Toc524114730"/>
      <w:bookmarkStart w:id="2531" w:name="_Toc524115766"/>
      <w:bookmarkStart w:id="2532" w:name="_Toc524607455"/>
      <w:bookmarkStart w:id="2533" w:name="_Toc525235107"/>
      <w:bookmarkStart w:id="2534" w:name="_Toc525310668"/>
      <w:bookmarkStart w:id="2535" w:name="_Toc525675463"/>
      <w:bookmarkStart w:id="2536" w:name="_Toc525907690"/>
      <w:bookmarkStart w:id="2537" w:name="_Toc525925813"/>
      <w:bookmarkStart w:id="2538" w:name="_Toc525926626"/>
      <w:bookmarkStart w:id="2539" w:name="_Toc526414446"/>
      <w:bookmarkStart w:id="2540" w:name="_Toc527043376"/>
      <w:bookmarkStart w:id="2541" w:name="_Toc527043527"/>
      <w:bookmarkStart w:id="2542" w:name="_Toc527452675"/>
      <w:bookmarkStart w:id="2543" w:name="_Toc527458743"/>
      <w:bookmarkStart w:id="2544" w:name="_Toc527552277"/>
      <w:bookmarkStart w:id="2545" w:name="_Toc527626182"/>
      <w:bookmarkStart w:id="2546" w:name="_Toc527628931"/>
      <w:bookmarkStart w:id="2547" w:name="_Toc523964136"/>
      <w:bookmarkStart w:id="2548" w:name="_Toc523964271"/>
      <w:bookmarkStart w:id="2549" w:name="_Toc524114731"/>
      <w:bookmarkStart w:id="2550" w:name="_Toc524115767"/>
      <w:bookmarkStart w:id="2551" w:name="_Toc524607456"/>
      <w:bookmarkStart w:id="2552" w:name="_Toc525235108"/>
      <w:bookmarkStart w:id="2553" w:name="_Toc525310669"/>
      <w:bookmarkStart w:id="2554" w:name="_Toc525675464"/>
      <w:bookmarkStart w:id="2555" w:name="_Toc525907691"/>
      <w:bookmarkStart w:id="2556" w:name="_Toc525925814"/>
      <w:bookmarkStart w:id="2557" w:name="_Toc525926627"/>
      <w:bookmarkStart w:id="2558" w:name="_Toc526414447"/>
      <w:bookmarkStart w:id="2559" w:name="_Toc527043377"/>
      <w:bookmarkStart w:id="2560" w:name="_Toc527043528"/>
      <w:bookmarkStart w:id="2561" w:name="_Toc527452676"/>
      <w:bookmarkStart w:id="2562" w:name="_Toc527458744"/>
      <w:bookmarkStart w:id="2563" w:name="_Toc527552278"/>
      <w:bookmarkStart w:id="2564" w:name="_Toc527626183"/>
      <w:bookmarkStart w:id="2565" w:name="_Toc527628932"/>
      <w:bookmarkStart w:id="2566" w:name="_Toc523964137"/>
      <w:bookmarkStart w:id="2567" w:name="_Toc523964272"/>
      <w:bookmarkStart w:id="2568" w:name="_Toc524114732"/>
      <w:bookmarkStart w:id="2569" w:name="_Toc524115768"/>
      <w:bookmarkStart w:id="2570" w:name="_Toc524607457"/>
      <w:bookmarkStart w:id="2571" w:name="_Toc525235109"/>
      <w:bookmarkStart w:id="2572" w:name="_Toc525310670"/>
      <w:bookmarkStart w:id="2573" w:name="_Toc525675465"/>
      <w:bookmarkStart w:id="2574" w:name="_Toc525907692"/>
      <w:bookmarkStart w:id="2575" w:name="_Toc525925815"/>
      <w:bookmarkStart w:id="2576" w:name="_Toc525926628"/>
      <w:bookmarkStart w:id="2577" w:name="_Toc526414448"/>
      <w:bookmarkStart w:id="2578" w:name="_Toc527043378"/>
      <w:bookmarkStart w:id="2579" w:name="_Toc527043529"/>
      <w:bookmarkStart w:id="2580" w:name="_Toc527452677"/>
      <w:bookmarkStart w:id="2581" w:name="_Toc527458745"/>
      <w:bookmarkStart w:id="2582" w:name="_Toc527552279"/>
      <w:bookmarkStart w:id="2583" w:name="_Toc527626184"/>
      <w:bookmarkStart w:id="2584" w:name="_Toc527628933"/>
      <w:bookmarkStart w:id="2585" w:name="_Toc523964138"/>
      <w:bookmarkStart w:id="2586" w:name="_Toc523964273"/>
      <w:bookmarkStart w:id="2587" w:name="_Toc524114733"/>
      <w:bookmarkStart w:id="2588" w:name="_Toc524115769"/>
      <w:bookmarkStart w:id="2589" w:name="_Toc524607458"/>
      <w:bookmarkStart w:id="2590" w:name="_Toc525235110"/>
      <w:bookmarkStart w:id="2591" w:name="_Toc525310671"/>
      <w:bookmarkStart w:id="2592" w:name="_Toc525675466"/>
      <w:bookmarkStart w:id="2593" w:name="_Toc525907693"/>
      <w:bookmarkStart w:id="2594" w:name="_Toc525925816"/>
      <w:bookmarkStart w:id="2595" w:name="_Toc525926629"/>
      <w:bookmarkStart w:id="2596" w:name="_Toc526414449"/>
      <w:bookmarkStart w:id="2597" w:name="_Toc527043379"/>
      <w:bookmarkStart w:id="2598" w:name="_Toc527043530"/>
      <w:bookmarkStart w:id="2599" w:name="_Toc527452678"/>
      <w:bookmarkStart w:id="2600" w:name="_Toc527458746"/>
      <w:bookmarkStart w:id="2601" w:name="_Toc527552280"/>
      <w:bookmarkStart w:id="2602" w:name="_Toc527626185"/>
      <w:bookmarkStart w:id="2603" w:name="_Toc527628934"/>
      <w:bookmarkStart w:id="2604" w:name="_Toc523964139"/>
      <w:bookmarkStart w:id="2605" w:name="_Toc523964274"/>
      <w:bookmarkStart w:id="2606" w:name="_Toc524114734"/>
      <w:bookmarkStart w:id="2607" w:name="_Toc524115770"/>
      <w:bookmarkStart w:id="2608" w:name="_Toc524607459"/>
      <w:bookmarkStart w:id="2609" w:name="_Toc525235111"/>
      <w:bookmarkStart w:id="2610" w:name="_Toc525310672"/>
      <w:bookmarkStart w:id="2611" w:name="_Toc525675467"/>
      <w:bookmarkStart w:id="2612" w:name="_Toc525907694"/>
      <w:bookmarkStart w:id="2613" w:name="_Toc525925817"/>
      <w:bookmarkStart w:id="2614" w:name="_Toc525926630"/>
      <w:bookmarkStart w:id="2615" w:name="_Toc526414450"/>
      <w:bookmarkStart w:id="2616" w:name="_Toc527043380"/>
      <w:bookmarkStart w:id="2617" w:name="_Toc527043531"/>
      <w:bookmarkStart w:id="2618" w:name="_Toc527452679"/>
      <w:bookmarkStart w:id="2619" w:name="_Toc527458747"/>
      <w:bookmarkStart w:id="2620" w:name="_Toc527552281"/>
      <w:bookmarkStart w:id="2621" w:name="_Toc527626186"/>
      <w:bookmarkStart w:id="2622" w:name="_Toc527628935"/>
      <w:bookmarkStart w:id="2623" w:name="_Toc523964140"/>
      <w:bookmarkStart w:id="2624" w:name="_Toc523964275"/>
      <w:bookmarkStart w:id="2625" w:name="_Toc524114735"/>
      <w:bookmarkStart w:id="2626" w:name="_Toc524115771"/>
      <w:bookmarkStart w:id="2627" w:name="_Toc524607460"/>
      <w:bookmarkStart w:id="2628" w:name="_Toc525235112"/>
      <w:bookmarkStart w:id="2629" w:name="_Toc525310673"/>
      <w:bookmarkStart w:id="2630" w:name="_Toc525675468"/>
      <w:bookmarkStart w:id="2631" w:name="_Toc525907695"/>
      <w:bookmarkStart w:id="2632" w:name="_Toc525925818"/>
      <w:bookmarkStart w:id="2633" w:name="_Toc525926631"/>
      <w:bookmarkStart w:id="2634" w:name="_Toc526414451"/>
      <w:bookmarkStart w:id="2635" w:name="_Toc527043381"/>
      <w:bookmarkStart w:id="2636" w:name="_Toc527043532"/>
      <w:bookmarkStart w:id="2637" w:name="_Toc527452680"/>
      <w:bookmarkStart w:id="2638" w:name="_Toc527458748"/>
      <w:bookmarkStart w:id="2639" w:name="_Toc527552282"/>
      <w:bookmarkStart w:id="2640" w:name="_Toc527626187"/>
      <w:bookmarkStart w:id="2641" w:name="_Toc527628936"/>
      <w:bookmarkStart w:id="2642" w:name="_Toc523964141"/>
      <w:bookmarkStart w:id="2643" w:name="_Toc523964276"/>
      <w:bookmarkStart w:id="2644" w:name="_Toc524114736"/>
      <w:bookmarkStart w:id="2645" w:name="_Toc524115772"/>
      <w:bookmarkStart w:id="2646" w:name="_Toc524607461"/>
      <w:bookmarkStart w:id="2647" w:name="_Toc525235113"/>
      <w:bookmarkStart w:id="2648" w:name="_Toc525310674"/>
      <w:bookmarkStart w:id="2649" w:name="_Toc525675469"/>
      <w:bookmarkStart w:id="2650" w:name="_Toc525907696"/>
      <w:bookmarkStart w:id="2651" w:name="_Toc525925819"/>
      <w:bookmarkStart w:id="2652" w:name="_Toc525926632"/>
      <w:bookmarkStart w:id="2653" w:name="_Toc526414452"/>
      <w:bookmarkStart w:id="2654" w:name="_Toc527043382"/>
      <w:bookmarkStart w:id="2655" w:name="_Toc527043533"/>
      <w:bookmarkStart w:id="2656" w:name="_Toc527452681"/>
      <w:bookmarkStart w:id="2657" w:name="_Toc527458749"/>
      <w:bookmarkStart w:id="2658" w:name="_Toc527552283"/>
      <w:bookmarkStart w:id="2659" w:name="_Toc527626188"/>
      <w:bookmarkStart w:id="2660" w:name="_Toc527628937"/>
      <w:bookmarkStart w:id="2661" w:name="_Toc523964142"/>
      <w:bookmarkStart w:id="2662" w:name="_Toc523964277"/>
      <w:bookmarkStart w:id="2663" w:name="_Toc524114737"/>
      <w:bookmarkStart w:id="2664" w:name="_Toc524115773"/>
      <w:bookmarkStart w:id="2665" w:name="_Toc524607462"/>
      <w:bookmarkStart w:id="2666" w:name="_Toc525235114"/>
      <w:bookmarkStart w:id="2667" w:name="_Toc525310675"/>
      <w:bookmarkStart w:id="2668" w:name="_Toc525675470"/>
      <w:bookmarkStart w:id="2669" w:name="_Toc525907697"/>
      <w:bookmarkStart w:id="2670" w:name="_Toc525925820"/>
      <w:bookmarkStart w:id="2671" w:name="_Toc525926633"/>
      <w:bookmarkStart w:id="2672" w:name="_Toc526414453"/>
      <w:bookmarkStart w:id="2673" w:name="_Toc527043383"/>
      <w:bookmarkStart w:id="2674" w:name="_Toc527043534"/>
      <w:bookmarkStart w:id="2675" w:name="_Toc527452682"/>
      <w:bookmarkStart w:id="2676" w:name="_Toc527458750"/>
      <w:bookmarkStart w:id="2677" w:name="_Toc527552284"/>
      <w:bookmarkStart w:id="2678" w:name="_Toc527626189"/>
      <w:bookmarkStart w:id="2679" w:name="_Toc527628938"/>
      <w:bookmarkStart w:id="2680" w:name="_Toc523964143"/>
      <w:bookmarkStart w:id="2681" w:name="_Toc523964278"/>
      <w:bookmarkStart w:id="2682" w:name="_Toc524114738"/>
      <w:bookmarkStart w:id="2683" w:name="_Toc524115774"/>
      <w:bookmarkStart w:id="2684" w:name="_Toc524607463"/>
      <w:bookmarkStart w:id="2685" w:name="_Toc525235115"/>
      <w:bookmarkStart w:id="2686" w:name="_Toc525310676"/>
      <w:bookmarkStart w:id="2687" w:name="_Toc525675471"/>
      <w:bookmarkStart w:id="2688" w:name="_Toc525907698"/>
      <w:bookmarkStart w:id="2689" w:name="_Toc525925821"/>
      <w:bookmarkStart w:id="2690" w:name="_Toc525926634"/>
      <w:bookmarkStart w:id="2691" w:name="_Toc526414454"/>
      <w:bookmarkStart w:id="2692" w:name="_Toc527043384"/>
      <w:bookmarkStart w:id="2693" w:name="_Toc527043535"/>
      <w:bookmarkStart w:id="2694" w:name="_Toc527452683"/>
      <w:bookmarkStart w:id="2695" w:name="_Toc527458751"/>
      <w:bookmarkStart w:id="2696" w:name="_Toc527552285"/>
      <w:bookmarkStart w:id="2697" w:name="_Toc527626190"/>
      <w:bookmarkStart w:id="2698" w:name="_Toc527628939"/>
      <w:bookmarkStart w:id="2699" w:name="_Toc523964144"/>
      <w:bookmarkStart w:id="2700" w:name="_Toc523964279"/>
      <w:bookmarkStart w:id="2701" w:name="_Toc524114739"/>
      <w:bookmarkStart w:id="2702" w:name="_Toc524115775"/>
      <w:bookmarkStart w:id="2703" w:name="_Toc524607464"/>
      <w:bookmarkStart w:id="2704" w:name="_Toc525235116"/>
      <w:bookmarkStart w:id="2705" w:name="_Toc525310677"/>
      <w:bookmarkStart w:id="2706" w:name="_Toc525675472"/>
      <w:bookmarkStart w:id="2707" w:name="_Toc525907699"/>
      <w:bookmarkStart w:id="2708" w:name="_Toc525925822"/>
      <w:bookmarkStart w:id="2709" w:name="_Toc525926635"/>
      <w:bookmarkStart w:id="2710" w:name="_Toc526414455"/>
      <w:bookmarkStart w:id="2711" w:name="_Toc527043385"/>
      <w:bookmarkStart w:id="2712" w:name="_Toc527043536"/>
      <w:bookmarkStart w:id="2713" w:name="_Toc527452684"/>
      <w:bookmarkStart w:id="2714" w:name="_Toc527458752"/>
      <w:bookmarkStart w:id="2715" w:name="_Toc527552286"/>
      <w:bookmarkStart w:id="2716" w:name="_Toc527626191"/>
      <w:bookmarkStart w:id="2717" w:name="_Toc527628940"/>
      <w:bookmarkStart w:id="2718" w:name="_Toc523964145"/>
      <w:bookmarkStart w:id="2719" w:name="_Toc523964280"/>
      <w:bookmarkStart w:id="2720" w:name="_Toc524114740"/>
      <w:bookmarkStart w:id="2721" w:name="_Toc524115776"/>
      <w:bookmarkStart w:id="2722" w:name="_Toc524607465"/>
      <w:bookmarkStart w:id="2723" w:name="_Toc525235117"/>
      <w:bookmarkStart w:id="2724" w:name="_Toc525310678"/>
      <w:bookmarkStart w:id="2725" w:name="_Toc525675473"/>
      <w:bookmarkStart w:id="2726" w:name="_Toc525907700"/>
      <w:bookmarkStart w:id="2727" w:name="_Toc525925823"/>
      <w:bookmarkStart w:id="2728" w:name="_Toc525926636"/>
      <w:bookmarkStart w:id="2729" w:name="_Toc526414456"/>
      <w:bookmarkStart w:id="2730" w:name="_Toc527043386"/>
      <w:bookmarkStart w:id="2731" w:name="_Toc527043537"/>
      <w:bookmarkStart w:id="2732" w:name="_Toc527452685"/>
      <w:bookmarkStart w:id="2733" w:name="_Toc527458753"/>
      <w:bookmarkStart w:id="2734" w:name="_Toc527552287"/>
      <w:bookmarkStart w:id="2735" w:name="_Toc527626192"/>
      <w:bookmarkStart w:id="2736" w:name="_Toc527628941"/>
      <w:bookmarkStart w:id="2737" w:name="_Toc523964146"/>
      <w:bookmarkStart w:id="2738" w:name="_Toc523964281"/>
      <w:bookmarkStart w:id="2739" w:name="_Toc524114741"/>
      <w:bookmarkStart w:id="2740" w:name="_Toc524115777"/>
      <w:bookmarkStart w:id="2741" w:name="_Toc524607466"/>
      <w:bookmarkStart w:id="2742" w:name="_Toc525235118"/>
      <w:bookmarkStart w:id="2743" w:name="_Toc525310679"/>
      <w:bookmarkStart w:id="2744" w:name="_Toc525675474"/>
      <w:bookmarkStart w:id="2745" w:name="_Toc525907701"/>
      <w:bookmarkStart w:id="2746" w:name="_Toc525925824"/>
      <w:bookmarkStart w:id="2747" w:name="_Toc525926637"/>
      <w:bookmarkStart w:id="2748" w:name="_Toc526414457"/>
      <w:bookmarkStart w:id="2749" w:name="_Toc527043387"/>
      <w:bookmarkStart w:id="2750" w:name="_Toc527043538"/>
      <w:bookmarkStart w:id="2751" w:name="_Toc527452686"/>
      <w:bookmarkStart w:id="2752" w:name="_Toc527458754"/>
      <w:bookmarkStart w:id="2753" w:name="_Toc527552288"/>
      <w:bookmarkStart w:id="2754" w:name="_Toc527626193"/>
      <w:bookmarkStart w:id="2755" w:name="_Toc527628942"/>
      <w:bookmarkStart w:id="2756" w:name="_Toc523964147"/>
      <w:bookmarkStart w:id="2757" w:name="_Toc523964282"/>
      <w:bookmarkStart w:id="2758" w:name="_Toc524114742"/>
      <w:bookmarkStart w:id="2759" w:name="_Toc524115778"/>
      <w:bookmarkStart w:id="2760" w:name="_Toc524607467"/>
      <w:bookmarkStart w:id="2761" w:name="_Toc525235119"/>
      <w:bookmarkStart w:id="2762" w:name="_Toc525310680"/>
      <w:bookmarkStart w:id="2763" w:name="_Toc525675475"/>
      <w:bookmarkStart w:id="2764" w:name="_Toc525907702"/>
      <w:bookmarkStart w:id="2765" w:name="_Toc525925825"/>
      <w:bookmarkStart w:id="2766" w:name="_Toc525926638"/>
      <w:bookmarkStart w:id="2767" w:name="_Toc526414458"/>
      <w:bookmarkStart w:id="2768" w:name="_Toc527043388"/>
      <w:bookmarkStart w:id="2769" w:name="_Toc527043539"/>
      <w:bookmarkStart w:id="2770" w:name="_Toc527452687"/>
      <w:bookmarkStart w:id="2771" w:name="_Toc527458755"/>
      <w:bookmarkStart w:id="2772" w:name="_Toc527552289"/>
      <w:bookmarkStart w:id="2773" w:name="_Toc527626194"/>
      <w:bookmarkStart w:id="2774" w:name="_Toc527628943"/>
      <w:bookmarkStart w:id="2775" w:name="_Toc523964148"/>
      <w:bookmarkStart w:id="2776" w:name="_Toc523964283"/>
      <w:bookmarkStart w:id="2777" w:name="_Toc524114743"/>
      <w:bookmarkStart w:id="2778" w:name="_Toc524115779"/>
      <w:bookmarkStart w:id="2779" w:name="_Toc524607468"/>
      <w:bookmarkStart w:id="2780" w:name="_Toc525235120"/>
      <w:bookmarkStart w:id="2781" w:name="_Toc525310681"/>
      <w:bookmarkStart w:id="2782" w:name="_Toc525675476"/>
      <w:bookmarkStart w:id="2783" w:name="_Toc525907703"/>
      <w:bookmarkStart w:id="2784" w:name="_Toc525925826"/>
      <w:bookmarkStart w:id="2785" w:name="_Toc525926639"/>
      <w:bookmarkStart w:id="2786" w:name="_Toc526414459"/>
      <w:bookmarkStart w:id="2787" w:name="_Toc527043389"/>
      <w:bookmarkStart w:id="2788" w:name="_Toc527043540"/>
      <w:bookmarkStart w:id="2789" w:name="_Toc527452688"/>
      <w:bookmarkStart w:id="2790" w:name="_Toc527458756"/>
      <w:bookmarkStart w:id="2791" w:name="_Toc527552290"/>
      <w:bookmarkStart w:id="2792" w:name="_Toc527626195"/>
      <w:bookmarkStart w:id="2793" w:name="_Toc527628944"/>
      <w:bookmarkStart w:id="2794" w:name="_Toc523964149"/>
      <w:bookmarkStart w:id="2795" w:name="_Toc523964284"/>
      <w:bookmarkStart w:id="2796" w:name="_Toc524114744"/>
      <w:bookmarkStart w:id="2797" w:name="_Toc524115780"/>
      <w:bookmarkStart w:id="2798" w:name="_Toc524607469"/>
      <w:bookmarkStart w:id="2799" w:name="_Toc525235121"/>
      <w:bookmarkStart w:id="2800" w:name="_Toc525310682"/>
      <w:bookmarkStart w:id="2801" w:name="_Toc525675477"/>
      <w:bookmarkStart w:id="2802" w:name="_Toc525907704"/>
      <w:bookmarkStart w:id="2803" w:name="_Toc525925827"/>
      <w:bookmarkStart w:id="2804" w:name="_Toc525926640"/>
      <w:bookmarkStart w:id="2805" w:name="_Toc526414460"/>
      <w:bookmarkStart w:id="2806" w:name="_Toc527043390"/>
      <w:bookmarkStart w:id="2807" w:name="_Toc527043541"/>
      <w:bookmarkStart w:id="2808" w:name="_Toc527452689"/>
      <w:bookmarkStart w:id="2809" w:name="_Toc527458757"/>
      <w:bookmarkStart w:id="2810" w:name="_Toc527552291"/>
      <w:bookmarkStart w:id="2811" w:name="_Toc527626196"/>
      <w:bookmarkStart w:id="2812" w:name="_Toc527628945"/>
      <w:bookmarkStart w:id="2813" w:name="_Toc523964150"/>
      <w:bookmarkStart w:id="2814" w:name="_Toc523964285"/>
      <w:bookmarkStart w:id="2815" w:name="_Toc524114745"/>
      <w:bookmarkStart w:id="2816" w:name="_Toc524115781"/>
      <w:bookmarkStart w:id="2817" w:name="_Toc524607470"/>
      <w:bookmarkStart w:id="2818" w:name="_Toc525235122"/>
      <w:bookmarkStart w:id="2819" w:name="_Toc525310683"/>
      <w:bookmarkStart w:id="2820" w:name="_Toc525675478"/>
      <w:bookmarkStart w:id="2821" w:name="_Toc525907705"/>
      <w:bookmarkStart w:id="2822" w:name="_Toc525925828"/>
      <w:bookmarkStart w:id="2823" w:name="_Toc525926641"/>
      <w:bookmarkStart w:id="2824" w:name="_Toc526414461"/>
      <w:bookmarkStart w:id="2825" w:name="_Toc527043391"/>
      <w:bookmarkStart w:id="2826" w:name="_Toc527043542"/>
      <w:bookmarkStart w:id="2827" w:name="_Toc527452690"/>
      <w:bookmarkStart w:id="2828" w:name="_Toc527458758"/>
      <w:bookmarkStart w:id="2829" w:name="_Toc527552292"/>
      <w:bookmarkStart w:id="2830" w:name="_Toc527626197"/>
      <w:bookmarkStart w:id="2831" w:name="_Toc527628946"/>
      <w:bookmarkStart w:id="2832" w:name="_Toc523964151"/>
      <w:bookmarkStart w:id="2833" w:name="_Toc523964286"/>
      <w:bookmarkStart w:id="2834" w:name="_Toc524114746"/>
      <w:bookmarkStart w:id="2835" w:name="_Toc524115782"/>
      <w:bookmarkStart w:id="2836" w:name="_Toc524607471"/>
      <w:bookmarkStart w:id="2837" w:name="_Toc525235123"/>
      <w:bookmarkStart w:id="2838" w:name="_Toc525310684"/>
      <w:bookmarkStart w:id="2839" w:name="_Toc525675479"/>
      <w:bookmarkStart w:id="2840" w:name="_Toc525907706"/>
      <w:bookmarkStart w:id="2841" w:name="_Toc525925829"/>
      <w:bookmarkStart w:id="2842" w:name="_Toc525926642"/>
      <w:bookmarkStart w:id="2843" w:name="_Toc526414462"/>
      <w:bookmarkStart w:id="2844" w:name="_Toc527043392"/>
      <w:bookmarkStart w:id="2845" w:name="_Toc527043543"/>
      <w:bookmarkStart w:id="2846" w:name="_Toc527452691"/>
      <w:bookmarkStart w:id="2847" w:name="_Toc527458759"/>
      <w:bookmarkStart w:id="2848" w:name="_Toc527552293"/>
      <w:bookmarkStart w:id="2849" w:name="_Toc527626198"/>
      <w:bookmarkStart w:id="2850" w:name="_Toc527628947"/>
      <w:bookmarkStart w:id="2851" w:name="_Toc523964152"/>
      <w:bookmarkStart w:id="2852" w:name="_Toc523964287"/>
      <w:bookmarkStart w:id="2853" w:name="_Toc524114747"/>
      <w:bookmarkStart w:id="2854" w:name="_Toc524115783"/>
      <w:bookmarkStart w:id="2855" w:name="_Toc524607472"/>
      <w:bookmarkStart w:id="2856" w:name="_Toc525235124"/>
      <w:bookmarkStart w:id="2857" w:name="_Toc525310685"/>
      <w:bookmarkStart w:id="2858" w:name="_Toc525675480"/>
      <w:bookmarkStart w:id="2859" w:name="_Toc525907707"/>
      <w:bookmarkStart w:id="2860" w:name="_Toc525925830"/>
      <w:bookmarkStart w:id="2861" w:name="_Toc525926643"/>
      <w:bookmarkStart w:id="2862" w:name="_Toc526414463"/>
      <w:bookmarkStart w:id="2863" w:name="_Toc527043393"/>
      <w:bookmarkStart w:id="2864" w:name="_Toc527043544"/>
      <w:bookmarkStart w:id="2865" w:name="_Toc527452692"/>
      <w:bookmarkStart w:id="2866" w:name="_Toc527458760"/>
      <w:bookmarkStart w:id="2867" w:name="_Toc527552294"/>
      <w:bookmarkStart w:id="2868" w:name="_Toc527626199"/>
      <w:bookmarkStart w:id="2869" w:name="_Toc527628948"/>
      <w:bookmarkStart w:id="2870" w:name="_Toc523964153"/>
      <w:bookmarkStart w:id="2871" w:name="_Toc523964288"/>
      <w:bookmarkStart w:id="2872" w:name="_Toc524114748"/>
      <w:bookmarkStart w:id="2873" w:name="_Toc524115784"/>
      <w:bookmarkStart w:id="2874" w:name="_Toc524607473"/>
      <w:bookmarkStart w:id="2875" w:name="_Toc525235125"/>
      <w:bookmarkStart w:id="2876" w:name="_Toc525310686"/>
      <w:bookmarkStart w:id="2877" w:name="_Toc525675481"/>
      <w:bookmarkStart w:id="2878" w:name="_Toc525907708"/>
      <w:bookmarkStart w:id="2879" w:name="_Toc525925831"/>
      <w:bookmarkStart w:id="2880" w:name="_Toc525926644"/>
      <w:bookmarkStart w:id="2881" w:name="_Toc526414464"/>
      <w:bookmarkStart w:id="2882" w:name="_Toc527043394"/>
      <w:bookmarkStart w:id="2883" w:name="_Toc527043545"/>
      <w:bookmarkStart w:id="2884" w:name="_Toc527452693"/>
      <w:bookmarkStart w:id="2885" w:name="_Toc527458761"/>
      <w:bookmarkStart w:id="2886" w:name="_Toc527552295"/>
      <w:bookmarkStart w:id="2887" w:name="_Toc527626200"/>
      <w:bookmarkStart w:id="2888" w:name="_Toc527628949"/>
      <w:bookmarkStart w:id="2889" w:name="_Toc523964154"/>
      <w:bookmarkStart w:id="2890" w:name="_Toc523964289"/>
      <w:bookmarkStart w:id="2891" w:name="_Toc524114749"/>
      <w:bookmarkStart w:id="2892" w:name="_Toc524115785"/>
      <w:bookmarkStart w:id="2893" w:name="_Toc524607474"/>
      <w:bookmarkStart w:id="2894" w:name="_Toc525235126"/>
      <w:bookmarkStart w:id="2895" w:name="_Toc525310687"/>
      <w:bookmarkStart w:id="2896" w:name="_Toc525675482"/>
      <w:bookmarkStart w:id="2897" w:name="_Toc525907709"/>
      <w:bookmarkStart w:id="2898" w:name="_Toc525925832"/>
      <w:bookmarkStart w:id="2899" w:name="_Toc525926645"/>
      <w:bookmarkStart w:id="2900" w:name="_Toc526414465"/>
      <w:bookmarkStart w:id="2901" w:name="_Toc527043395"/>
      <w:bookmarkStart w:id="2902" w:name="_Toc527043546"/>
      <w:bookmarkStart w:id="2903" w:name="_Toc527452694"/>
      <w:bookmarkStart w:id="2904" w:name="_Toc527458762"/>
      <w:bookmarkStart w:id="2905" w:name="_Toc527552296"/>
      <w:bookmarkStart w:id="2906" w:name="_Toc527626201"/>
      <w:bookmarkStart w:id="2907" w:name="_Toc527628950"/>
      <w:bookmarkStart w:id="2908" w:name="_Toc523964155"/>
      <w:bookmarkStart w:id="2909" w:name="_Toc523964290"/>
      <w:bookmarkStart w:id="2910" w:name="_Toc524114750"/>
      <w:bookmarkStart w:id="2911" w:name="_Toc524115786"/>
      <w:bookmarkStart w:id="2912" w:name="_Toc524607475"/>
      <w:bookmarkStart w:id="2913" w:name="_Toc525235127"/>
      <w:bookmarkStart w:id="2914" w:name="_Toc525310688"/>
      <w:bookmarkStart w:id="2915" w:name="_Toc525675483"/>
      <w:bookmarkStart w:id="2916" w:name="_Toc525907710"/>
      <w:bookmarkStart w:id="2917" w:name="_Toc525925833"/>
      <w:bookmarkStart w:id="2918" w:name="_Toc525926646"/>
      <w:bookmarkStart w:id="2919" w:name="_Toc526414466"/>
      <w:bookmarkStart w:id="2920" w:name="_Toc527043396"/>
      <w:bookmarkStart w:id="2921" w:name="_Toc527043547"/>
      <w:bookmarkStart w:id="2922" w:name="_Toc527452695"/>
      <w:bookmarkStart w:id="2923" w:name="_Toc527458763"/>
      <w:bookmarkStart w:id="2924" w:name="_Toc527552297"/>
      <w:bookmarkStart w:id="2925" w:name="_Toc527626202"/>
      <w:bookmarkStart w:id="2926" w:name="_Toc527628951"/>
      <w:bookmarkStart w:id="2927" w:name="_Toc523964156"/>
      <w:bookmarkStart w:id="2928" w:name="_Toc523964291"/>
      <w:bookmarkStart w:id="2929" w:name="_Toc524114751"/>
      <w:bookmarkStart w:id="2930" w:name="_Toc524115787"/>
      <w:bookmarkStart w:id="2931" w:name="_Toc524607476"/>
      <w:bookmarkStart w:id="2932" w:name="_Toc525235128"/>
      <w:bookmarkStart w:id="2933" w:name="_Toc525310689"/>
      <w:bookmarkStart w:id="2934" w:name="_Toc525675484"/>
      <w:bookmarkStart w:id="2935" w:name="_Toc525907711"/>
      <w:bookmarkStart w:id="2936" w:name="_Toc525925834"/>
      <w:bookmarkStart w:id="2937" w:name="_Toc525926647"/>
      <w:bookmarkStart w:id="2938" w:name="_Toc526414467"/>
      <w:bookmarkStart w:id="2939" w:name="_Toc527043397"/>
      <w:bookmarkStart w:id="2940" w:name="_Toc527043548"/>
      <w:bookmarkStart w:id="2941" w:name="_Toc527452696"/>
      <w:bookmarkStart w:id="2942" w:name="_Toc527458764"/>
      <w:bookmarkStart w:id="2943" w:name="_Toc527552298"/>
      <w:bookmarkStart w:id="2944" w:name="_Toc527626203"/>
      <w:bookmarkStart w:id="2945" w:name="_Toc527628952"/>
      <w:bookmarkStart w:id="2946" w:name="_Toc523964157"/>
      <w:bookmarkStart w:id="2947" w:name="_Toc523964292"/>
      <w:bookmarkStart w:id="2948" w:name="_Toc524114752"/>
      <w:bookmarkStart w:id="2949" w:name="_Toc524115788"/>
      <w:bookmarkStart w:id="2950" w:name="_Toc524607477"/>
      <w:bookmarkStart w:id="2951" w:name="_Toc525235129"/>
      <w:bookmarkStart w:id="2952" w:name="_Toc525310690"/>
      <w:bookmarkStart w:id="2953" w:name="_Toc525675485"/>
      <w:bookmarkStart w:id="2954" w:name="_Toc525907712"/>
      <w:bookmarkStart w:id="2955" w:name="_Toc525925835"/>
      <w:bookmarkStart w:id="2956" w:name="_Toc525926648"/>
      <w:bookmarkStart w:id="2957" w:name="_Toc526414468"/>
      <w:bookmarkStart w:id="2958" w:name="_Toc527043398"/>
      <w:bookmarkStart w:id="2959" w:name="_Toc527043549"/>
      <w:bookmarkStart w:id="2960" w:name="_Toc527452697"/>
      <w:bookmarkStart w:id="2961" w:name="_Toc527458765"/>
      <w:bookmarkStart w:id="2962" w:name="_Toc527552299"/>
      <w:bookmarkStart w:id="2963" w:name="_Toc527626204"/>
      <w:bookmarkStart w:id="2964" w:name="_Toc527628953"/>
      <w:bookmarkStart w:id="2965" w:name="_Toc523964158"/>
      <w:bookmarkStart w:id="2966" w:name="_Toc523964293"/>
      <w:bookmarkStart w:id="2967" w:name="_Toc524114753"/>
      <w:bookmarkStart w:id="2968" w:name="_Toc524115789"/>
      <w:bookmarkStart w:id="2969" w:name="_Toc524607478"/>
      <w:bookmarkStart w:id="2970" w:name="_Toc525235130"/>
      <w:bookmarkStart w:id="2971" w:name="_Toc525310691"/>
      <w:bookmarkStart w:id="2972" w:name="_Toc525675486"/>
      <w:bookmarkStart w:id="2973" w:name="_Toc525907713"/>
      <w:bookmarkStart w:id="2974" w:name="_Toc525925836"/>
      <w:bookmarkStart w:id="2975" w:name="_Toc525926649"/>
      <w:bookmarkStart w:id="2976" w:name="_Toc526414469"/>
      <w:bookmarkStart w:id="2977" w:name="_Toc527043399"/>
      <w:bookmarkStart w:id="2978" w:name="_Toc527043550"/>
      <w:bookmarkStart w:id="2979" w:name="_Toc527452698"/>
      <w:bookmarkStart w:id="2980" w:name="_Toc527458766"/>
      <w:bookmarkStart w:id="2981" w:name="_Toc527552300"/>
      <w:bookmarkStart w:id="2982" w:name="_Toc527626205"/>
      <w:bookmarkStart w:id="2983" w:name="_Toc527628954"/>
      <w:bookmarkStart w:id="2984" w:name="_Toc523964159"/>
      <w:bookmarkStart w:id="2985" w:name="_Toc523964294"/>
      <w:bookmarkStart w:id="2986" w:name="_Toc524114754"/>
      <w:bookmarkStart w:id="2987" w:name="_Toc524115790"/>
      <w:bookmarkStart w:id="2988" w:name="_Toc524607479"/>
      <w:bookmarkStart w:id="2989" w:name="_Toc525235131"/>
      <w:bookmarkStart w:id="2990" w:name="_Toc525310692"/>
      <w:bookmarkStart w:id="2991" w:name="_Toc525675487"/>
      <w:bookmarkStart w:id="2992" w:name="_Toc525907714"/>
      <w:bookmarkStart w:id="2993" w:name="_Toc525925837"/>
      <w:bookmarkStart w:id="2994" w:name="_Toc525926650"/>
      <w:bookmarkStart w:id="2995" w:name="_Toc526414470"/>
      <w:bookmarkStart w:id="2996" w:name="_Toc527043400"/>
      <w:bookmarkStart w:id="2997" w:name="_Toc527043551"/>
      <w:bookmarkStart w:id="2998" w:name="_Toc527452699"/>
      <w:bookmarkStart w:id="2999" w:name="_Toc527458767"/>
      <w:bookmarkStart w:id="3000" w:name="_Toc527552301"/>
      <w:bookmarkStart w:id="3001" w:name="_Toc527626206"/>
      <w:bookmarkStart w:id="3002" w:name="_Toc527628955"/>
      <w:bookmarkStart w:id="3003" w:name="_Toc523964160"/>
      <w:bookmarkStart w:id="3004" w:name="_Toc523964295"/>
      <w:bookmarkStart w:id="3005" w:name="_Toc524114755"/>
      <w:bookmarkStart w:id="3006" w:name="_Toc524115791"/>
      <w:bookmarkStart w:id="3007" w:name="_Toc524607480"/>
      <w:bookmarkStart w:id="3008" w:name="_Toc525235132"/>
      <w:bookmarkStart w:id="3009" w:name="_Toc525310693"/>
      <w:bookmarkStart w:id="3010" w:name="_Toc525675488"/>
      <w:bookmarkStart w:id="3011" w:name="_Toc525907715"/>
      <w:bookmarkStart w:id="3012" w:name="_Toc525925838"/>
      <w:bookmarkStart w:id="3013" w:name="_Toc525926651"/>
      <w:bookmarkStart w:id="3014" w:name="_Toc526414471"/>
      <w:bookmarkStart w:id="3015" w:name="_Toc527043401"/>
      <w:bookmarkStart w:id="3016" w:name="_Toc527043552"/>
      <w:bookmarkStart w:id="3017" w:name="_Toc527452700"/>
      <w:bookmarkStart w:id="3018" w:name="_Toc527458768"/>
      <w:bookmarkStart w:id="3019" w:name="_Toc527552302"/>
      <w:bookmarkStart w:id="3020" w:name="_Toc527626207"/>
      <w:bookmarkStart w:id="3021" w:name="_Toc527628956"/>
      <w:bookmarkStart w:id="3022" w:name="_Toc523964161"/>
      <w:bookmarkStart w:id="3023" w:name="_Toc523964296"/>
      <w:bookmarkStart w:id="3024" w:name="_Toc524114756"/>
      <w:bookmarkStart w:id="3025" w:name="_Toc524115792"/>
      <w:bookmarkStart w:id="3026" w:name="_Toc524607481"/>
      <w:bookmarkStart w:id="3027" w:name="_Toc525235133"/>
      <w:bookmarkStart w:id="3028" w:name="_Toc525310694"/>
      <w:bookmarkStart w:id="3029" w:name="_Toc525675489"/>
      <w:bookmarkStart w:id="3030" w:name="_Toc525907716"/>
      <w:bookmarkStart w:id="3031" w:name="_Toc525925839"/>
      <w:bookmarkStart w:id="3032" w:name="_Toc525926652"/>
      <w:bookmarkStart w:id="3033" w:name="_Toc526414472"/>
      <w:bookmarkStart w:id="3034" w:name="_Toc527043402"/>
      <w:bookmarkStart w:id="3035" w:name="_Toc527043553"/>
      <w:bookmarkStart w:id="3036" w:name="_Toc527452701"/>
      <w:bookmarkStart w:id="3037" w:name="_Toc527458769"/>
      <w:bookmarkStart w:id="3038" w:name="_Toc527552303"/>
      <w:bookmarkStart w:id="3039" w:name="_Toc527626208"/>
      <w:bookmarkStart w:id="3040" w:name="_Toc527628957"/>
      <w:bookmarkStart w:id="3041" w:name="_Toc523964162"/>
      <w:bookmarkStart w:id="3042" w:name="_Toc523964297"/>
      <w:bookmarkStart w:id="3043" w:name="_Toc524114757"/>
      <w:bookmarkStart w:id="3044" w:name="_Toc524115793"/>
      <w:bookmarkStart w:id="3045" w:name="_Toc524607482"/>
      <w:bookmarkStart w:id="3046" w:name="_Toc525235134"/>
      <w:bookmarkStart w:id="3047" w:name="_Toc525310695"/>
      <w:bookmarkStart w:id="3048" w:name="_Toc525675490"/>
      <w:bookmarkStart w:id="3049" w:name="_Toc525907717"/>
      <w:bookmarkStart w:id="3050" w:name="_Toc525925840"/>
      <w:bookmarkStart w:id="3051" w:name="_Toc525926653"/>
      <w:bookmarkStart w:id="3052" w:name="_Toc526414473"/>
      <w:bookmarkStart w:id="3053" w:name="_Toc527043403"/>
      <w:bookmarkStart w:id="3054" w:name="_Toc527043554"/>
      <w:bookmarkStart w:id="3055" w:name="_Toc527452702"/>
      <w:bookmarkStart w:id="3056" w:name="_Toc527458770"/>
      <w:bookmarkStart w:id="3057" w:name="_Toc527552304"/>
      <w:bookmarkStart w:id="3058" w:name="_Toc527626209"/>
      <w:bookmarkStart w:id="3059" w:name="_Toc527628958"/>
      <w:bookmarkStart w:id="3060" w:name="_Toc523964163"/>
      <w:bookmarkStart w:id="3061" w:name="_Toc523964298"/>
      <w:bookmarkStart w:id="3062" w:name="_Toc524114758"/>
      <w:bookmarkStart w:id="3063" w:name="_Toc524115794"/>
      <w:bookmarkStart w:id="3064" w:name="_Toc524607483"/>
      <w:bookmarkStart w:id="3065" w:name="_Toc525235135"/>
      <w:bookmarkStart w:id="3066" w:name="_Toc525310696"/>
      <w:bookmarkStart w:id="3067" w:name="_Toc525675491"/>
      <w:bookmarkStart w:id="3068" w:name="_Toc525907718"/>
      <w:bookmarkStart w:id="3069" w:name="_Toc525925841"/>
      <w:bookmarkStart w:id="3070" w:name="_Toc525926654"/>
      <w:bookmarkStart w:id="3071" w:name="_Toc526414474"/>
      <w:bookmarkStart w:id="3072" w:name="_Toc527043404"/>
      <w:bookmarkStart w:id="3073" w:name="_Toc527043555"/>
      <w:bookmarkStart w:id="3074" w:name="_Toc527452703"/>
      <w:bookmarkStart w:id="3075" w:name="_Toc527458771"/>
      <w:bookmarkStart w:id="3076" w:name="_Toc527552305"/>
      <w:bookmarkStart w:id="3077" w:name="_Toc527626210"/>
      <w:bookmarkStart w:id="3078" w:name="_Toc527628959"/>
      <w:bookmarkStart w:id="3079" w:name="_Toc523964164"/>
      <w:bookmarkStart w:id="3080" w:name="_Toc523964299"/>
      <w:bookmarkStart w:id="3081" w:name="_Toc524114759"/>
      <w:bookmarkStart w:id="3082" w:name="_Toc524115795"/>
      <w:bookmarkStart w:id="3083" w:name="_Toc524607484"/>
      <w:bookmarkStart w:id="3084" w:name="_Toc525235136"/>
      <w:bookmarkStart w:id="3085" w:name="_Toc525310697"/>
      <w:bookmarkStart w:id="3086" w:name="_Toc525675492"/>
      <w:bookmarkStart w:id="3087" w:name="_Toc525907719"/>
      <w:bookmarkStart w:id="3088" w:name="_Toc525925842"/>
      <w:bookmarkStart w:id="3089" w:name="_Toc525926655"/>
      <w:bookmarkStart w:id="3090" w:name="_Toc526414475"/>
      <w:bookmarkStart w:id="3091" w:name="_Toc527043405"/>
      <w:bookmarkStart w:id="3092" w:name="_Toc527043556"/>
      <w:bookmarkStart w:id="3093" w:name="_Toc527452704"/>
      <w:bookmarkStart w:id="3094" w:name="_Toc527458772"/>
      <w:bookmarkStart w:id="3095" w:name="_Toc527552306"/>
      <w:bookmarkStart w:id="3096" w:name="_Toc527626211"/>
      <w:bookmarkStart w:id="3097" w:name="_Toc527628960"/>
      <w:bookmarkStart w:id="3098" w:name="_Toc523964165"/>
      <w:bookmarkStart w:id="3099" w:name="_Toc523964300"/>
      <w:bookmarkStart w:id="3100" w:name="_Toc524114760"/>
      <w:bookmarkStart w:id="3101" w:name="_Toc524115796"/>
      <w:bookmarkStart w:id="3102" w:name="_Toc524607485"/>
      <w:bookmarkStart w:id="3103" w:name="_Toc525235137"/>
      <w:bookmarkStart w:id="3104" w:name="_Toc525310698"/>
      <w:bookmarkStart w:id="3105" w:name="_Toc525675493"/>
      <w:bookmarkStart w:id="3106" w:name="_Toc525907720"/>
      <w:bookmarkStart w:id="3107" w:name="_Toc525925843"/>
      <w:bookmarkStart w:id="3108" w:name="_Toc525926656"/>
      <w:bookmarkStart w:id="3109" w:name="_Toc526414476"/>
      <w:bookmarkStart w:id="3110" w:name="_Toc527043406"/>
      <w:bookmarkStart w:id="3111" w:name="_Toc527043557"/>
      <w:bookmarkStart w:id="3112" w:name="_Toc527452705"/>
      <w:bookmarkStart w:id="3113" w:name="_Toc527458773"/>
      <w:bookmarkStart w:id="3114" w:name="_Toc527552307"/>
      <w:bookmarkStart w:id="3115" w:name="_Toc527626212"/>
      <w:bookmarkStart w:id="3116" w:name="_Toc527628961"/>
      <w:bookmarkStart w:id="3117" w:name="_Toc68528494"/>
      <w:bookmarkEnd w:id="1901"/>
      <w:bookmarkEnd w:id="1902"/>
      <w:bookmarkEnd w:id="1903"/>
      <w:bookmarkEnd w:id="1904"/>
      <w:bookmarkEnd w:id="1905"/>
      <w:bookmarkEnd w:id="1906"/>
      <w:bookmarkEnd w:id="1907"/>
      <w:bookmarkEnd w:id="1908"/>
      <w:bookmarkEnd w:id="1909"/>
      <w:bookmarkEnd w:id="1910"/>
      <w:bookmarkEnd w:id="1911"/>
      <w:bookmarkEnd w:id="1912"/>
      <w:bookmarkEnd w:id="1913"/>
      <w:bookmarkEnd w:id="1914"/>
      <w:bookmarkEnd w:id="1915"/>
      <w:bookmarkEnd w:id="1916"/>
      <w:bookmarkEnd w:id="1917"/>
      <w:bookmarkEnd w:id="1918"/>
      <w:bookmarkEnd w:id="1919"/>
      <w:bookmarkEnd w:id="1920"/>
      <w:bookmarkEnd w:id="1921"/>
      <w:bookmarkEnd w:id="1922"/>
      <w:bookmarkEnd w:id="1923"/>
      <w:bookmarkEnd w:id="1924"/>
      <w:bookmarkEnd w:id="1925"/>
      <w:bookmarkEnd w:id="1926"/>
      <w:bookmarkEnd w:id="1927"/>
      <w:bookmarkEnd w:id="1928"/>
      <w:bookmarkEnd w:id="1929"/>
      <w:bookmarkEnd w:id="1930"/>
      <w:bookmarkEnd w:id="1931"/>
      <w:bookmarkEnd w:id="1932"/>
      <w:bookmarkEnd w:id="1933"/>
      <w:bookmarkEnd w:id="1934"/>
      <w:bookmarkEnd w:id="1935"/>
      <w:bookmarkEnd w:id="1936"/>
      <w:bookmarkEnd w:id="1937"/>
      <w:bookmarkEnd w:id="1938"/>
      <w:bookmarkEnd w:id="1939"/>
      <w:bookmarkEnd w:id="1940"/>
      <w:bookmarkEnd w:id="1941"/>
      <w:bookmarkEnd w:id="1942"/>
      <w:bookmarkEnd w:id="1943"/>
      <w:bookmarkEnd w:id="1944"/>
      <w:bookmarkEnd w:id="1945"/>
      <w:bookmarkEnd w:id="1946"/>
      <w:bookmarkEnd w:id="1947"/>
      <w:bookmarkEnd w:id="1948"/>
      <w:bookmarkEnd w:id="1949"/>
      <w:bookmarkEnd w:id="1950"/>
      <w:bookmarkEnd w:id="1951"/>
      <w:bookmarkEnd w:id="1952"/>
      <w:bookmarkEnd w:id="1953"/>
      <w:bookmarkEnd w:id="1954"/>
      <w:bookmarkEnd w:id="1955"/>
      <w:bookmarkEnd w:id="1956"/>
      <w:bookmarkEnd w:id="1957"/>
      <w:bookmarkEnd w:id="1958"/>
      <w:bookmarkEnd w:id="1959"/>
      <w:bookmarkEnd w:id="1960"/>
      <w:bookmarkEnd w:id="1961"/>
      <w:bookmarkEnd w:id="1962"/>
      <w:bookmarkEnd w:id="1963"/>
      <w:bookmarkEnd w:id="1964"/>
      <w:bookmarkEnd w:id="1965"/>
      <w:bookmarkEnd w:id="1966"/>
      <w:bookmarkEnd w:id="1967"/>
      <w:bookmarkEnd w:id="1968"/>
      <w:bookmarkEnd w:id="1969"/>
      <w:bookmarkEnd w:id="1970"/>
      <w:bookmarkEnd w:id="1971"/>
      <w:bookmarkEnd w:id="1972"/>
      <w:bookmarkEnd w:id="1973"/>
      <w:bookmarkEnd w:id="1974"/>
      <w:bookmarkEnd w:id="1975"/>
      <w:bookmarkEnd w:id="1976"/>
      <w:bookmarkEnd w:id="1977"/>
      <w:bookmarkEnd w:id="1978"/>
      <w:bookmarkEnd w:id="1979"/>
      <w:bookmarkEnd w:id="1980"/>
      <w:bookmarkEnd w:id="1981"/>
      <w:bookmarkEnd w:id="1982"/>
      <w:bookmarkEnd w:id="1983"/>
      <w:bookmarkEnd w:id="1984"/>
      <w:bookmarkEnd w:id="1985"/>
      <w:bookmarkEnd w:id="1986"/>
      <w:bookmarkEnd w:id="1987"/>
      <w:bookmarkEnd w:id="1988"/>
      <w:bookmarkEnd w:id="1989"/>
      <w:bookmarkEnd w:id="1990"/>
      <w:bookmarkEnd w:id="1991"/>
      <w:bookmarkEnd w:id="1992"/>
      <w:bookmarkEnd w:id="1993"/>
      <w:bookmarkEnd w:id="1994"/>
      <w:bookmarkEnd w:id="1995"/>
      <w:bookmarkEnd w:id="1996"/>
      <w:bookmarkEnd w:id="1997"/>
      <w:bookmarkEnd w:id="1998"/>
      <w:bookmarkEnd w:id="1999"/>
      <w:bookmarkEnd w:id="2000"/>
      <w:bookmarkEnd w:id="2001"/>
      <w:bookmarkEnd w:id="2002"/>
      <w:bookmarkEnd w:id="2003"/>
      <w:bookmarkEnd w:id="2004"/>
      <w:bookmarkEnd w:id="2005"/>
      <w:bookmarkEnd w:id="2006"/>
      <w:bookmarkEnd w:id="2007"/>
      <w:bookmarkEnd w:id="2008"/>
      <w:bookmarkEnd w:id="2009"/>
      <w:bookmarkEnd w:id="2010"/>
      <w:bookmarkEnd w:id="2011"/>
      <w:bookmarkEnd w:id="2012"/>
      <w:bookmarkEnd w:id="2013"/>
      <w:bookmarkEnd w:id="2014"/>
      <w:bookmarkEnd w:id="2015"/>
      <w:bookmarkEnd w:id="2016"/>
      <w:bookmarkEnd w:id="2017"/>
      <w:bookmarkEnd w:id="2018"/>
      <w:bookmarkEnd w:id="2019"/>
      <w:bookmarkEnd w:id="2020"/>
      <w:bookmarkEnd w:id="2021"/>
      <w:bookmarkEnd w:id="2022"/>
      <w:bookmarkEnd w:id="2023"/>
      <w:bookmarkEnd w:id="2024"/>
      <w:bookmarkEnd w:id="2025"/>
      <w:bookmarkEnd w:id="2026"/>
      <w:bookmarkEnd w:id="2027"/>
      <w:bookmarkEnd w:id="2028"/>
      <w:bookmarkEnd w:id="2029"/>
      <w:bookmarkEnd w:id="2030"/>
      <w:bookmarkEnd w:id="2031"/>
      <w:bookmarkEnd w:id="2032"/>
      <w:bookmarkEnd w:id="2033"/>
      <w:bookmarkEnd w:id="2034"/>
      <w:bookmarkEnd w:id="2035"/>
      <w:bookmarkEnd w:id="2036"/>
      <w:bookmarkEnd w:id="2037"/>
      <w:bookmarkEnd w:id="2038"/>
      <w:bookmarkEnd w:id="2039"/>
      <w:bookmarkEnd w:id="2040"/>
      <w:bookmarkEnd w:id="2041"/>
      <w:bookmarkEnd w:id="2042"/>
      <w:bookmarkEnd w:id="2043"/>
      <w:bookmarkEnd w:id="2044"/>
      <w:bookmarkEnd w:id="2045"/>
      <w:bookmarkEnd w:id="2046"/>
      <w:bookmarkEnd w:id="2047"/>
      <w:bookmarkEnd w:id="2048"/>
      <w:bookmarkEnd w:id="2049"/>
      <w:bookmarkEnd w:id="2050"/>
      <w:bookmarkEnd w:id="2051"/>
      <w:bookmarkEnd w:id="2052"/>
      <w:bookmarkEnd w:id="2053"/>
      <w:bookmarkEnd w:id="2054"/>
      <w:bookmarkEnd w:id="2055"/>
      <w:bookmarkEnd w:id="2056"/>
      <w:bookmarkEnd w:id="2057"/>
      <w:bookmarkEnd w:id="2058"/>
      <w:bookmarkEnd w:id="2059"/>
      <w:bookmarkEnd w:id="2060"/>
      <w:bookmarkEnd w:id="2061"/>
      <w:bookmarkEnd w:id="2062"/>
      <w:bookmarkEnd w:id="2063"/>
      <w:bookmarkEnd w:id="2064"/>
      <w:bookmarkEnd w:id="2065"/>
      <w:bookmarkEnd w:id="2066"/>
      <w:bookmarkEnd w:id="2067"/>
      <w:bookmarkEnd w:id="2068"/>
      <w:bookmarkEnd w:id="2069"/>
      <w:bookmarkEnd w:id="2070"/>
      <w:bookmarkEnd w:id="2071"/>
      <w:bookmarkEnd w:id="2072"/>
      <w:bookmarkEnd w:id="2073"/>
      <w:bookmarkEnd w:id="2074"/>
      <w:bookmarkEnd w:id="2075"/>
      <w:bookmarkEnd w:id="2076"/>
      <w:bookmarkEnd w:id="2077"/>
      <w:bookmarkEnd w:id="2078"/>
      <w:bookmarkEnd w:id="2079"/>
      <w:bookmarkEnd w:id="2080"/>
      <w:bookmarkEnd w:id="2081"/>
      <w:bookmarkEnd w:id="2082"/>
      <w:bookmarkEnd w:id="2083"/>
      <w:bookmarkEnd w:id="2084"/>
      <w:bookmarkEnd w:id="2085"/>
      <w:bookmarkEnd w:id="2086"/>
      <w:bookmarkEnd w:id="2087"/>
      <w:bookmarkEnd w:id="2088"/>
      <w:bookmarkEnd w:id="2089"/>
      <w:bookmarkEnd w:id="2090"/>
      <w:bookmarkEnd w:id="2091"/>
      <w:bookmarkEnd w:id="2092"/>
      <w:bookmarkEnd w:id="2093"/>
      <w:bookmarkEnd w:id="2094"/>
      <w:bookmarkEnd w:id="2095"/>
      <w:bookmarkEnd w:id="2096"/>
      <w:bookmarkEnd w:id="2097"/>
      <w:bookmarkEnd w:id="2098"/>
      <w:bookmarkEnd w:id="2099"/>
      <w:bookmarkEnd w:id="2100"/>
      <w:bookmarkEnd w:id="2101"/>
      <w:bookmarkEnd w:id="2102"/>
      <w:bookmarkEnd w:id="2103"/>
      <w:bookmarkEnd w:id="2104"/>
      <w:bookmarkEnd w:id="2105"/>
      <w:bookmarkEnd w:id="2106"/>
      <w:bookmarkEnd w:id="2107"/>
      <w:bookmarkEnd w:id="2108"/>
      <w:bookmarkEnd w:id="2109"/>
      <w:bookmarkEnd w:id="2110"/>
      <w:bookmarkEnd w:id="2111"/>
      <w:bookmarkEnd w:id="2112"/>
      <w:bookmarkEnd w:id="2113"/>
      <w:bookmarkEnd w:id="2114"/>
      <w:bookmarkEnd w:id="2115"/>
      <w:bookmarkEnd w:id="2116"/>
      <w:bookmarkEnd w:id="2117"/>
      <w:bookmarkEnd w:id="2118"/>
      <w:bookmarkEnd w:id="2119"/>
      <w:bookmarkEnd w:id="2120"/>
      <w:bookmarkEnd w:id="2121"/>
      <w:bookmarkEnd w:id="2122"/>
      <w:bookmarkEnd w:id="2123"/>
      <w:bookmarkEnd w:id="2124"/>
      <w:bookmarkEnd w:id="2125"/>
      <w:bookmarkEnd w:id="2126"/>
      <w:bookmarkEnd w:id="2127"/>
      <w:bookmarkEnd w:id="2128"/>
      <w:bookmarkEnd w:id="2129"/>
      <w:bookmarkEnd w:id="2130"/>
      <w:bookmarkEnd w:id="2131"/>
      <w:bookmarkEnd w:id="2132"/>
      <w:bookmarkEnd w:id="2133"/>
      <w:bookmarkEnd w:id="2134"/>
      <w:bookmarkEnd w:id="2135"/>
      <w:bookmarkEnd w:id="2136"/>
      <w:bookmarkEnd w:id="2137"/>
      <w:bookmarkEnd w:id="2138"/>
      <w:bookmarkEnd w:id="2139"/>
      <w:bookmarkEnd w:id="2140"/>
      <w:bookmarkEnd w:id="2141"/>
      <w:bookmarkEnd w:id="2142"/>
      <w:bookmarkEnd w:id="2143"/>
      <w:bookmarkEnd w:id="2144"/>
      <w:bookmarkEnd w:id="2145"/>
      <w:bookmarkEnd w:id="2146"/>
      <w:bookmarkEnd w:id="2147"/>
      <w:bookmarkEnd w:id="2148"/>
      <w:bookmarkEnd w:id="2149"/>
      <w:bookmarkEnd w:id="2150"/>
      <w:bookmarkEnd w:id="2151"/>
      <w:bookmarkEnd w:id="2152"/>
      <w:bookmarkEnd w:id="2153"/>
      <w:bookmarkEnd w:id="2154"/>
      <w:bookmarkEnd w:id="2155"/>
      <w:bookmarkEnd w:id="2156"/>
      <w:bookmarkEnd w:id="2157"/>
      <w:bookmarkEnd w:id="2158"/>
      <w:bookmarkEnd w:id="2159"/>
      <w:bookmarkEnd w:id="2160"/>
      <w:bookmarkEnd w:id="2161"/>
      <w:bookmarkEnd w:id="2162"/>
      <w:bookmarkEnd w:id="2163"/>
      <w:bookmarkEnd w:id="2164"/>
      <w:bookmarkEnd w:id="2165"/>
      <w:bookmarkEnd w:id="2166"/>
      <w:bookmarkEnd w:id="2167"/>
      <w:bookmarkEnd w:id="2168"/>
      <w:bookmarkEnd w:id="2169"/>
      <w:bookmarkEnd w:id="2170"/>
      <w:bookmarkEnd w:id="2171"/>
      <w:bookmarkEnd w:id="2172"/>
      <w:bookmarkEnd w:id="2173"/>
      <w:bookmarkEnd w:id="2174"/>
      <w:bookmarkEnd w:id="2175"/>
      <w:bookmarkEnd w:id="2176"/>
      <w:bookmarkEnd w:id="2177"/>
      <w:bookmarkEnd w:id="2178"/>
      <w:bookmarkEnd w:id="2179"/>
      <w:bookmarkEnd w:id="2180"/>
      <w:bookmarkEnd w:id="2181"/>
      <w:bookmarkEnd w:id="2182"/>
      <w:bookmarkEnd w:id="2183"/>
      <w:bookmarkEnd w:id="2184"/>
      <w:bookmarkEnd w:id="2185"/>
      <w:bookmarkEnd w:id="2186"/>
      <w:bookmarkEnd w:id="2187"/>
      <w:bookmarkEnd w:id="2188"/>
      <w:bookmarkEnd w:id="2189"/>
      <w:bookmarkEnd w:id="2190"/>
      <w:bookmarkEnd w:id="2191"/>
      <w:bookmarkEnd w:id="2192"/>
      <w:bookmarkEnd w:id="2193"/>
      <w:bookmarkEnd w:id="2194"/>
      <w:bookmarkEnd w:id="2195"/>
      <w:bookmarkEnd w:id="2196"/>
      <w:bookmarkEnd w:id="2197"/>
      <w:bookmarkEnd w:id="2198"/>
      <w:bookmarkEnd w:id="2199"/>
      <w:bookmarkEnd w:id="2200"/>
      <w:bookmarkEnd w:id="2201"/>
      <w:bookmarkEnd w:id="2202"/>
      <w:bookmarkEnd w:id="2203"/>
      <w:bookmarkEnd w:id="2204"/>
      <w:bookmarkEnd w:id="2205"/>
      <w:bookmarkEnd w:id="2206"/>
      <w:bookmarkEnd w:id="2207"/>
      <w:bookmarkEnd w:id="2208"/>
      <w:bookmarkEnd w:id="2209"/>
      <w:bookmarkEnd w:id="2210"/>
      <w:bookmarkEnd w:id="2211"/>
      <w:bookmarkEnd w:id="2212"/>
      <w:bookmarkEnd w:id="2213"/>
      <w:bookmarkEnd w:id="2214"/>
      <w:bookmarkEnd w:id="2215"/>
      <w:bookmarkEnd w:id="2216"/>
      <w:bookmarkEnd w:id="2217"/>
      <w:bookmarkEnd w:id="2218"/>
      <w:bookmarkEnd w:id="2219"/>
      <w:bookmarkEnd w:id="2220"/>
      <w:bookmarkEnd w:id="2221"/>
      <w:bookmarkEnd w:id="2222"/>
      <w:bookmarkEnd w:id="2223"/>
      <w:bookmarkEnd w:id="2224"/>
      <w:bookmarkEnd w:id="2225"/>
      <w:bookmarkEnd w:id="2226"/>
      <w:bookmarkEnd w:id="2227"/>
      <w:bookmarkEnd w:id="2228"/>
      <w:bookmarkEnd w:id="2229"/>
      <w:bookmarkEnd w:id="2230"/>
      <w:bookmarkEnd w:id="2231"/>
      <w:bookmarkEnd w:id="2232"/>
      <w:bookmarkEnd w:id="2233"/>
      <w:bookmarkEnd w:id="2234"/>
      <w:bookmarkEnd w:id="2235"/>
      <w:bookmarkEnd w:id="2236"/>
      <w:bookmarkEnd w:id="2237"/>
      <w:bookmarkEnd w:id="2238"/>
      <w:bookmarkEnd w:id="2239"/>
      <w:bookmarkEnd w:id="2240"/>
      <w:bookmarkEnd w:id="2241"/>
      <w:bookmarkEnd w:id="2242"/>
      <w:bookmarkEnd w:id="2243"/>
      <w:bookmarkEnd w:id="2244"/>
      <w:bookmarkEnd w:id="2245"/>
      <w:bookmarkEnd w:id="2246"/>
      <w:bookmarkEnd w:id="2247"/>
      <w:bookmarkEnd w:id="2248"/>
      <w:bookmarkEnd w:id="2249"/>
      <w:bookmarkEnd w:id="2250"/>
      <w:bookmarkEnd w:id="2251"/>
      <w:bookmarkEnd w:id="2252"/>
      <w:bookmarkEnd w:id="2253"/>
      <w:bookmarkEnd w:id="2254"/>
      <w:bookmarkEnd w:id="2255"/>
      <w:bookmarkEnd w:id="2256"/>
      <w:bookmarkEnd w:id="2257"/>
      <w:bookmarkEnd w:id="2258"/>
      <w:bookmarkEnd w:id="2259"/>
      <w:bookmarkEnd w:id="2260"/>
      <w:bookmarkEnd w:id="2261"/>
      <w:bookmarkEnd w:id="2262"/>
      <w:bookmarkEnd w:id="2263"/>
      <w:bookmarkEnd w:id="2264"/>
      <w:bookmarkEnd w:id="2265"/>
      <w:bookmarkEnd w:id="2266"/>
      <w:bookmarkEnd w:id="2267"/>
      <w:bookmarkEnd w:id="2268"/>
      <w:bookmarkEnd w:id="2269"/>
      <w:bookmarkEnd w:id="2270"/>
      <w:bookmarkEnd w:id="2271"/>
      <w:bookmarkEnd w:id="2272"/>
      <w:bookmarkEnd w:id="2273"/>
      <w:bookmarkEnd w:id="2274"/>
      <w:bookmarkEnd w:id="2275"/>
      <w:bookmarkEnd w:id="2276"/>
      <w:bookmarkEnd w:id="2277"/>
      <w:bookmarkEnd w:id="2278"/>
      <w:bookmarkEnd w:id="2279"/>
      <w:bookmarkEnd w:id="2280"/>
      <w:bookmarkEnd w:id="2281"/>
      <w:bookmarkEnd w:id="2282"/>
      <w:bookmarkEnd w:id="2283"/>
      <w:bookmarkEnd w:id="2284"/>
      <w:bookmarkEnd w:id="2285"/>
      <w:bookmarkEnd w:id="2286"/>
      <w:bookmarkEnd w:id="2287"/>
      <w:bookmarkEnd w:id="2288"/>
      <w:bookmarkEnd w:id="2289"/>
      <w:bookmarkEnd w:id="2290"/>
      <w:bookmarkEnd w:id="2291"/>
      <w:bookmarkEnd w:id="2292"/>
      <w:bookmarkEnd w:id="2293"/>
      <w:bookmarkEnd w:id="2294"/>
      <w:bookmarkEnd w:id="2295"/>
      <w:bookmarkEnd w:id="2296"/>
      <w:bookmarkEnd w:id="2297"/>
      <w:bookmarkEnd w:id="2298"/>
      <w:bookmarkEnd w:id="2299"/>
      <w:bookmarkEnd w:id="2300"/>
      <w:bookmarkEnd w:id="2301"/>
      <w:bookmarkEnd w:id="2302"/>
      <w:bookmarkEnd w:id="2303"/>
      <w:bookmarkEnd w:id="2304"/>
      <w:bookmarkEnd w:id="2305"/>
      <w:bookmarkEnd w:id="2306"/>
      <w:bookmarkEnd w:id="2307"/>
      <w:bookmarkEnd w:id="2308"/>
      <w:bookmarkEnd w:id="2309"/>
      <w:bookmarkEnd w:id="2310"/>
      <w:bookmarkEnd w:id="2311"/>
      <w:bookmarkEnd w:id="2312"/>
      <w:bookmarkEnd w:id="2313"/>
      <w:bookmarkEnd w:id="2314"/>
      <w:bookmarkEnd w:id="2315"/>
      <w:bookmarkEnd w:id="2316"/>
      <w:bookmarkEnd w:id="2317"/>
      <w:bookmarkEnd w:id="2318"/>
      <w:bookmarkEnd w:id="2319"/>
      <w:bookmarkEnd w:id="2320"/>
      <w:bookmarkEnd w:id="2321"/>
      <w:bookmarkEnd w:id="2322"/>
      <w:bookmarkEnd w:id="2323"/>
      <w:bookmarkEnd w:id="2324"/>
      <w:bookmarkEnd w:id="2325"/>
      <w:bookmarkEnd w:id="2326"/>
      <w:bookmarkEnd w:id="2327"/>
      <w:bookmarkEnd w:id="2328"/>
      <w:bookmarkEnd w:id="2329"/>
      <w:bookmarkEnd w:id="2330"/>
      <w:bookmarkEnd w:id="2331"/>
      <w:bookmarkEnd w:id="2332"/>
      <w:bookmarkEnd w:id="2333"/>
      <w:bookmarkEnd w:id="2334"/>
      <w:bookmarkEnd w:id="2335"/>
      <w:bookmarkEnd w:id="2336"/>
      <w:bookmarkEnd w:id="2337"/>
      <w:bookmarkEnd w:id="2338"/>
      <w:bookmarkEnd w:id="2339"/>
      <w:bookmarkEnd w:id="2340"/>
      <w:bookmarkEnd w:id="2341"/>
      <w:bookmarkEnd w:id="2342"/>
      <w:bookmarkEnd w:id="2343"/>
      <w:bookmarkEnd w:id="2344"/>
      <w:bookmarkEnd w:id="2345"/>
      <w:bookmarkEnd w:id="2346"/>
      <w:bookmarkEnd w:id="2347"/>
      <w:bookmarkEnd w:id="2348"/>
      <w:bookmarkEnd w:id="2349"/>
      <w:bookmarkEnd w:id="2350"/>
      <w:bookmarkEnd w:id="2351"/>
      <w:bookmarkEnd w:id="2352"/>
      <w:bookmarkEnd w:id="2353"/>
      <w:bookmarkEnd w:id="2354"/>
      <w:bookmarkEnd w:id="2355"/>
      <w:bookmarkEnd w:id="2356"/>
      <w:bookmarkEnd w:id="2357"/>
      <w:bookmarkEnd w:id="2358"/>
      <w:bookmarkEnd w:id="2359"/>
      <w:bookmarkEnd w:id="2360"/>
      <w:bookmarkEnd w:id="2361"/>
      <w:bookmarkEnd w:id="2362"/>
      <w:bookmarkEnd w:id="2363"/>
      <w:bookmarkEnd w:id="2364"/>
      <w:bookmarkEnd w:id="2365"/>
      <w:bookmarkEnd w:id="2366"/>
      <w:bookmarkEnd w:id="2367"/>
      <w:bookmarkEnd w:id="2368"/>
      <w:bookmarkEnd w:id="2369"/>
      <w:bookmarkEnd w:id="2370"/>
      <w:bookmarkEnd w:id="2371"/>
      <w:bookmarkEnd w:id="2372"/>
      <w:bookmarkEnd w:id="2373"/>
      <w:bookmarkEnd w:id="2374"/>
      <w:bookmarkEnd w:id="2375"/>
      <w:bookmarkEnd w:id="2376"/>
      <w:bookmarkEnd w:id="2377"/>
      <w:bookmarkEnd w:id="2378"/>
      <w:bookmarkEnd w:id="2379"/>
      <w:bookmarkEnd w:id="2380"/>
      <w:bookmarkEnd w:id="2381"/>
      <w:bookmarkEnd w:id="2382"/>
      <w:bookmarkEnd w:id="2383"/>
      <w:bookmarkEnd w:id="2384"/>
      <w:bookmarkEnd w:id="2385"/>
      <w:bookmarkEnd w:id="2386"/>
      <w:bookmarkEnd w:id="2387"/>
      <w:bookmarkEnd w:id="2388"/>
      <w:bookmarkEnd w:id="2389"/>
      <w:bookmarkEnd w:id="2390"/>
      <w:bookmarkEnd w:id="2391"/>
      <w:bookmarkEnd w:id="2392"/>
      <w:bookmarkEnd w:id="2393"/>
      <w:bookmarkEnd w:id="2394"/>
      <w:bookmarkEnd w:id="2395"/>
      <w:bookmarkEnd w:id="2396"/>
      <w:bookmarkEnd w:id="2397"/>
      <w:bookmarkEnd w:id="2398"/>
      <w:bookmarkEnd w:id="2399"/>
      <w:bookmarkEnd w:id="2400"/>
      <w:bookmarkEnd w:id="2401"/>
      <w:bookmarkEnd w:id="2402"/>
      <w:bookmarkEnd w:id="2403"/>
      <w:bookmarkEnd w:id="2404"/>
      <w:bookmarkEnd w:id="2405"/>
      <w:bookmarkEnd w:id="2406"/>
      <w:bookmarkEnd w:id="2407"/>
      <w:bookmarkEnd w:id="2408"/>
      <w:bookmarkEnd w:id="2409"/>
      <w:bookmarkEnd w:id="2410"/>
      <w:bookmarkEnd w:id="2411"/>
      <w:bookmarkEnd w:id="2412"/>
      <w:bookmarkEnd w:id="2413"/>
      <w:bookmarkEnd w:id="2414"/>
      <w:bookmarkEnd w:id="2415"/>
      <w:bookmarkEnd w:id="2416"/>
      <w:bookmarkEnd w:id="2417"/>
      <w:bookmarkEnd w:id="2418"/>
      <w:bookmarkEnd w:id="2419"/>
      <w:bookmarkEnd w:id="2420"/>
      <w:bookmarkEnd w:id="2421"/>
      <w:bookmarkEnd w:id="2422"/>
      <w:bookmarkEnd w:id="2423"/>
      <w:bookmarkEnd w:id="2424"/>
      <w:bookmarkEnd w:id="2425"/>
      <w:bookmarkEnd w:id="2426"/>
      <w:bookmarkEnd w:id="2427"/>
      <w:bookmarkEnd w:id="2428"/>
      <w:bookmarkEnd w:id="2429"/>
      <w:bookmarkEnd w:id="2430"/>
      <w:bookmarkEnd w:id="2431"/>
      <w:bookmarkEnd w:id="2432"/>
      <w:bookmarkEnd w:id="2433"/>
      <w:bookmarkEnd w:id="2434"/>
      <w:bookmarkEnd w:id="2435"/>
      <w:bookmarkEnd w:id="2436"/>
      <w:bookmarkEnd w:id="2437"/>
      <w:bookmarkEnd w:id="2438"/>
      <w:bookmarkEnd w:id="2439"/>
      <w:bookmarkEnd w:id="2440"/>
      <w:bookmarkEnd w:id="2441"/>
      <w:bookmarkEnd w:id="2442"/>
      <w:bookmarkEnd w:id="2443"/>
      <w:bookmarkEnd w:id="2444"/>
      <w:bookmarkEnd w:id="2445"/>
      <w:bookmarkEnd w:id="2446"/>
      <w:bookmarkEnd w:id="2447"/>
      <w:bookmarkEnd w:id="2448"/>
      <w:bookmarkEnd w:id="2449"/>
      <w:bookmarkEnd w:id="2450"/>
      <w:bookmarkEnd w:id="2451"/>
      <w:bookmarkEnd w:id="2452"/>
      <w:bookmarkEnd w:id="2453"/>
      <w:bookmarkEnd w:id="2454"/>
      <w:bookmarkEnd w:id="2455"/>
      <w:bookmarkEnd w:id="2456"/>
      <w:bookmarkEnd w:id="2457"/>
      <w:bookmarkEnd w:id="2458"/>
      <w:bookmarkEnd w:id="2459"/>
      <w:bookmarkEnd w:id="2460"/>
      <w:bookmarkEnd w:id="2461"/>
      <w:bookmarkEnd w:id="2462"/>
      <w:bookmarkEnd w:id="2463"/>
      <w:bookmarkEnd w:id="2464"/>
      <w:bookmarkEnd w:id="2465"/>
      <w:bookmarkEnd w:id="2466"/>
      <w:bookmarkEnd w:id="2467"/>
      <w:bookmarkEnd w:id="2468"/>
      <w:bookmarkEnd w:id="2469"/>
      <w:bookmarkEnd w:id="2470"/>
      <w:bookmarkEnd w:id="2471"/>
      <w:bookmarkEnd w:id="2472"/>
      <w:bookmarkEnd w:id="2473"/>
      <w:bookmarkEnd w:id="2474"/>
      <w:bookmarkEnd w:id="2475"/>
      <w:bookmarkEnd w:id="2476"/>
      <w:bookmarkEnd w:id="2477"/>
      <w:bookmarkEnd w:id="2478"/>
      <w:bookmarkEnd w:id="2479"/>
      <w:bookmarkEnd w:id="2480"/>
      <w:bookmarkEnd w:id="2481"/>
      <w:bookmarkEnd w:id="2482"/>
      <w:bookmarkEnd w:id="2483"/>
      <w:bookmarkEnd w:id="2484"/>
      <w:bookmarkEnd w:id="2485"/>
      <w:bookmarkEnd w:id="2486"/>
      <w:bookmarkEnd w:id="2487"/>
      <w:bookmarkEnd w:id="2488"/>
      <w:bookmarkEnd w:id="2489"/>
      <w:bookmarkEnd w:id="2490"/>
      <w:bookmarkEnd w:id="2491"/>
      <w:bookmarkEnd w:id="2492"/>
      <w:bookmarkEnd w:id="2493"/>
      <w:bookmarkEnd w:id="2494"/>
      <w:bookmarkEnd w:id="2495"/>
      <w:bookmarkEnd w:id="2496"/>
      <w:bookmarkEnd w:id="2497"/>
      <w:bookmarkEnd w:id="2498"/>
      <w:bookmarkEnd w:id="2499"/>
      <w:bookmarkEnd w:id="2500"/>
      <w:bookmarkEnd w:id="2501"/>
      <w:bookmarkEnd w:id="2502"/>
      <w:bookmarkEnd w:id="2503"/>
      <w:bookmarkEnd w:id="2504"/>
      <w:bookmarkEnd w:id="2505"/>
      <w:bookmarkEnd w:id="2506"/>
      <w:bookmarkEnd w:id="2507"/>
      <w:bookmarkEnd w:id="2508"/>
      <w:bookmarkEnd w:id="2509"/>
      <w:bookmarkEnd w:id="2510"/>
      <w:bookmarkEnd w:id="2511"/>
      <w:bookmarkEnd w:id="2512"/>
      <w:bookmarkEnd w:id="2513"/>
      <w:bookmarkEnd w:id="2514"/>
      <w:bookmarkEnd w:id="2515"/>
      <w:bookmarkEnd w:id="2516"/>
      <w:bookmarkEnd w:id="2517"/>
      <w:bookmarkEnd w:id="2518"/>
      <w:bookmarkEnd w:id="2519"/>
      <w:bookmarkEnd w:id="2520"/>
      <w:bookmarkEnd w:id="2521"/>
      <w:bookmarkEnd w:id="2522"/>
      <w:bookmarkEnd w:id="2523"/>
      <w:bookmarkEnd w:id="2524"/>
      <w:bookmarkEnd w:id="2525"/>
      <w:bookmarkEnd w:id="2526"/>
      <w:bookmarkEnd w:id="2527"/>
      <w:bookmarkEnd w:id="2528"/>
      <w:bookmarkEnd w:id="2529"/>
      <w:bookmarkEnd w:id="2530"/>
      <w:bookmarkEnd w:id="2531"/>
      <w:bookmarkEnd w:id="2532"/>
      <w:bookmarkEnd w:id="2533"/>
      <w:bookmarkEnd w:id="2534"/>
      <w:bookmarkEnd w:id="2535"/>
      <w:bookmarkEnd w:id="2536"/>
      <w:bookmarkEnd w:id="2537"/>
      <w:bookmarkEnd w:id="2538"/>
      <w:bookmarkEnd w:id="2539"/>
      <w:bookmarkEnd w:id="2540"/>
      <w:bookmarkEnd w:id="2541"/>
      <w:bookmarkEnd w:id="2542"/>
      <w:bookmarkEnd w:id="2543"/>
      <w:bookmarkEnd w:id="2544"/>
      <w:bookmarkEnd w:id="2545"/>
      <w:bookmarkEnd w:id="2546"/>
      <w:bookmarkEnd w:id="2547"/>
      <w:bookmarkEnd w:id="2548"/>
      <w:bookmarkEnd w:id="2549"/>
      <w:bookmarkEnd w:id="2550"/>
      <w:bookmarkEnd w:id="2551"/>
      <w:bookmarkEnd w:id="2552"/>
      <w:bookmarkEnd w:id="2553"/>
      <w:bookmarkEnd w:id="2554"/>
      <w:bookmarkEnd w:id="2555"/>
      <w:bookmarkEnd w:id="2556"/>
      <w:bookmarkEnd w:id="2557"/>
      <w:bookmarkEnd w:id="2558"/>
      <w:bookmarkEnd w:id="2559"/>
      <w:bookmarkEnd w:id="2560"/>
      <w:bookmarkEnd w:id="2561"/>
      <w:bookmarkEnd w:id="2562"/>
      <w:bookmarkEnd w:id="2563"/>
      <w:bookmarkEnd w:id="2564"/>
      <w:bookmarkEnd w:id="2565"/>
      <w:bookmarkEnd w:id="2566"/>
      <w:bookmarkEnd w:id="2567"/>
      <w:bookmarkEnd w:id="2568"/>
      <w:bookmarkEnd w:id="2569"/>
      <w:bookmarkEnd w:id="2570"/>
      <w:bookmarkEnd w:id="2571"/>
      <w:bookmarkEnd w:id="2572"/>
      <w:bookmarkEnd w:id="2573"/>
      <w:bookmarkEnd w:id="2574"/>
      <w:bookmarkEnd w:id="2575"/>
      <w:bookmarkEnd w:id="2576"/>
      <w:bookmarkEnd w:id="2577"/>
      <w:bookmarkEnd w:id="2578"/>
      <w:bookmarkEnd w:id="2579"/>
      <w:bookmarkEnd w:id="2580"/>
      <w:bookmarkEnd w:id="2581"/>
      <w:bookmarkEnd w:id="2582"/>
      <w:bookmarkEnd w:id="2583"/>
      <w:bookmarkEnd w:id="2584"/>
      <w:bookmarkEnd w:id="2585"/>
      <w:bookmarkEnd w:id="2586"/>
      <w:bookmarkEnd w:id="2587"/>
      <w:bookmarkEnd w:id="2588"/>
      <w:bookmarkEnd w:id="2589"/>
      <w:bookmarkEnd w:id="2590"/>
      <w:bookmarkEnd w:id="2591"/>
      <w:bookmarkEnd w:id="2592"/>
      <w:bookmarkEnd w:id="2593"/>
      <w:bookmarkEnd w:id="2594"/>
      <w:bookmarkEnd w:id="2595"/>
      <w:bookmarkEnd w:id="2596"/>
      <w:bookmarkEnd w:id="2597"/>
      <w:bookmarkEnd w:id="2598"/>
      <w:bookmarkEnd w:id="2599"/>
      <w:bookmarkEnd w:id="2600"/>
      <w:bookmarkEnd w:id="2601"/>
      <w:bookmarkEnd w:id="2602"/>
      <w:bookmarkEnd w:id="2603"/>
      <w:bookmarkEnd w:id="2604"/>
      <w:bookmarkEnd w:id="2605"/>
      <w:bookmarkEnd w:id="2606"/>
      <w:bookmarkEnd w:id="2607"/>
      <w:bookmarkEnd w:id="2608"/>
      <w:bookmarkEnd w:id="2609"/>
      <w:bookmarkEnd w:id="2610"/>
      <w:bookmarkEnd w:id="2611"/>
      <w:bookmarkEnd w:id="2612"/>
      <w:bookmarkEnd w:id="2613"/>
      <w:bookmarkEnd w:id="2614"/>
      <w:bookmarkEnd w:id="2615"/>
      <w:bookmarkEnd w:id="2616"/>
      <w:bookmarkEnd w:id="2617"/>
      <w:bookmarkEnd w:id="2618"/>
      <w:bookmarkEnd w:id="2619"/>
      <w:bookmarkEnd w:id="2620"/>
      <w:bookmarkEnd w:id="2621"/>
      <w:bookmarkEnd w:id="2622"/>
      <w:bookmarkEnd w:id="2623"/>
      <w:bookmarkEnd w:id="2624"/>
      <w:bookmarkEnd w:id="2625"/>
      <w:bookmarkEnd w:id="2626"/>
      <w:bookmarkEnd w:id="2627"/>
      <w:bookmarkEnd w:id="2628"/>
      <w:bookmarkEnd w:id="2629"/>
      <w:bookmarkEnd w:id="2630"/>
      <w:bookmarkEnd w:id="2631"/>
      <w:bookmarkEnd w:id="2632"/>
      <w:bookmarkEnd w:id="2633"/>
      <w:bookmarkEnd w:id="2634"/>
      <w:bookmarkEnd w:id="2635"/>
      <w:bookmarkEnd w:id="2636"/>
      <w:bookmarkEnd w:id="2637"/>
      <w:bookmarkEnd w:id="2638"/>
      <w:bookmarkEnd w:id="2639"/>
      <w:bookmarkEnd w:id="2640"/>
      <w:bookmarkEnd w:id="2641"/>
      <w:bookmarkEnd w:id="2642"/>
      <w:bookmarkEnd w:id="2643"/>
      <w:bookmarkEnd w:id="2644"/>
      <w:bookmarkEnd w:id="2645"/>
      <w:bookmarkEnd w:id="2646"/>
      <w:bookmarkEnd w:id="2647"/>
      <w:bookmarkEnd w:id="2648"/>
      <w:bookmarkEnd w:id="2649"/>
      <w:bookmarkEnd w:id="2650"/>
      <w:bookmarkEnd w:id="2651"/>
      <w:bookmarkEnd w:id="2652"/>
      <w:bookmarkEnd w:id="2653"/>
      <w:bookmarkEnd w:id="2654"/>
      <w:bookmarkEnd w:id="2655"/>
      <w:bookmarkEnd w:id="2656"/>
      <w:bookmarkEnd w:id="2657"/>
      <w:bookmarkEnd w:id="2658"/>
      <w:bookmarkEnd w:id="2659"/>
      <w:bookmarkEnd w:id="2660"/>
      <w:bookmarkEnd w:id="2661"/>
      <w:bookmarkEnd w:id="2662"/>
      <w:bookmarkEnd w:id="2663"/>
      <w:bookmarkEnd w:id="2664"/>
      <w:bookmarkEnd w:id="2665"/>
      <w:bookmarkEnd w:id="2666"/>
      <w:bookmarkEnd w:id="2667"/>
      <w:bookmarkEnd w:id="2668"/>
      <w:bookmarkEnd w:id="2669"/>
      <w:bookmarkEnd w:id="2670"/>
      <w:bookmarkEnd w:id="2671"/>
      <w:bookmarkEnd w:id="2672"/>
      <w:bookmarkEnd w:id="2673"/>
      <w:bookmarkEnd w:id="2674"/>
      <w:bookmarkEnd w:id="2675"/>
      <w:bookmarkEnd w:id="2676"/>
      <w:bookmarkEnd w:id="2677"/>
      <w:bookmarkEnd w:id="2678"/>
      <w:bookmarkEnd w:id="2679"/>
      <w:bookmarkEnd w:id="2680"/>
      <w:bookmarkEnd w:id="2681"/>
      <w:bookmarkEnd w:id="2682"/>
      <w:bookmarkEnd w:id="2683"/>
      <w:bookmarkEnd w:id="2684"/>
      <w:bookmarkEnd w:id="2685"/>
      <w:bookmarkEnd w:id="2686"/>
      <w:bookmarkEnd w:id="2687"/>
      <w:bookmarkEnd w:id="2688"/>
      <w:bookmarkEnd w:id="2689"/>
      <w:bookmarkEnd w:id="2690"/>
      <w:bookmarkEnd w:id="2691"/>
      <w:bookmarkEnd w:id="2692"/>
      <w:bookmarkEnd w:id="2693"/>
      <w:bookmarkEnd w:id="2694"/>
      <w:bookmarkEnd w:id="2695"/>
      <w:bookmarkEnd w:id="2696"/>
      <w:bookmarkEnd w:id="2697"/>
      <w:bookmarkEnd w:id="2698"/>
      <w:bookmarkEnd w:id="2699"/>
      <w:bookmarkEnd w:id="2700"/>
      <w:bookmarkEnd w:id="2701"/>
      <w:bookmarkEnd w:id="2702"/>
      <w:bookmarkEnd w:id="2703"/>
      <w:bookmarkEnd w:id="2704"/>
      <w:bookmarkEnd w:id="2705"/>
      <w:bookmarkEnd w:id="2706"/>
      <w:bookmarkEnd w:id="2707"/>
      <w:bookmarkEnd w:id="2708"/>
      <w:bookmarkEnd w:id="2709"/>
      <w:bookmarkEnd w:id="2710"/>
      <w:bookmarkEnd w:id="2711"/>
      <w:bookmarkEnd w:id="2712"/>
      <w:bookmarkEnd w:id="2713"/>
      <w:bookmarkEnd w:id="2714"/>
      <w:bookmarkEnd w:id="2715"/>
      <w:bookmarkEnd w:id="2716"/>
      <w:bookmarkEnd w:id="2717"/>
      <w:bookmarkEnd w:id="2718"/>
      <w:bookmarkEnd w:id="2719"/>
      <w:bookmarkEnd w:id="2720"/>
      <w:bookmarkEnd w:id="2721"/>
      <w:bookmarkEnd w:id="2722"/>
      <w:bookmarkEnd w:id="2723"/>
      <w:bookmarkEnd w:id="2724"/>
      <w:bookmarkEnd w:id="2725"/>
      <w:bookmarkEnd w:id="2726"/>
      <w:bookmarkEnd w:id="2727"/>
      <w:bookmarkEnd w:id="2728"/>
      <w:bookmarkEnd w:id="2729"/>
      <w:bookmarkEnd w:id="2730"/>
      <w:bookmarkEnd w:id="2731"/>
      <w:bookmarkEnd w:id="2732"/>
      <w:bookmarkEnd w:id="2733"/>
      <w:bookmarkEnd w:id="2734"/>
      <w:bookmarkEnd w:id="2735"/>
      <w:bookmarkEnd w:id="2736"/>
      <w:bookmarkEnd w:id="2737"/>
      <w:bookmarkEnd w:id="2738"/>
      <w:bookmarkEnd w:id="2739"/>
      <w:bookmarkEnd w:id="2740"/>
      <w:bookmarkEnd w:id="2741"/>
      <w:bookmarkEnd w:id="2742"/>
      <w:bookmarkEnd w:id="2743"/>
      <w:bookmarkEnd w:id="2744"/>
      <w:bookmarkEnd w:id="2745"/>
      <w:bookmarkEnd w:id="2746"/>
      <w:bookmarkEnd w:id="2747"/>
      <w:bookmarkEnd w:id="2748"/>
      <w:bookmarkEnd w:id="2749"/>
      <w:bookmarkEnd w:id="2750"/>
      <w:bookmarkEnd w:id="2751"/>
      <w:bookmarkEnd w:id="2752"/>
      <w:bookmarkEnd w:id="2753"/>
      <w:bookmarkEnd w:id="2754"/>
      <w:bookmarkEnd w:id="2755"/>
      <w:bookmarkEnd w:id="2756"/>
      <w:bookmarkEnd w:id="2757"/>
      <w:bookmarkEnd w:id="2758"/>
      <w:bookmarkEnd w:id="2759"/>
      <w:bookmarkEnd w:id="2760"/>
      <w:bookmarkEnd w:id="2761"/>
      <w:bookmarkEnd w:id="2762"/>
      <w:bookmarkEnd w:id="2763"/>
      <w:bookmarkEnd w:id="2764"/>
      <w:bookmarkEnd w:id="2765"/>
      <w:bookmarkEnd w:id="2766"/>
      <w:bookmarkEnd w:id="2767"/>
      <w:bookmarkEnd w:id="2768"/>
      <w:bookmarkEnd w:id="2769"/>
      <w:bookmarkEnd w:id="2770"/>
      <w:bookmarkEnd w:id="2771"/>
      <w:bookmarkEnd w:id="2772"/>
      <w:bookmarkEnd w:id="2773"/>
      <w:bookmarkEnd w:id="2774"/>
      <w:bookmarkEnd w:id="2775"/>
      <w:bookmarkEnd w:id="2776"/>
      <w:bookmarkEnd w:id="2777"/>
      <w:bookmarkEnd w:id="2778"/>
      <w:bookmarkEnd w:id="2779"/>
      <w:bookmarkEnd w:id="2780"/>
      <w:bookmarkEnd w:id="2781"/>
      <w:bookmarkEnd w:id="2782"/>
      <w:bookmarkEnd w:id="2783"/>
      <w:bookmarkEnd w:id="2784"/>
      <w:bookmarkEnd w:id="2785"/>
      <w:bookmarkEnd w:id="2786"/>
      <w:bookmarkEnd w:id="2787"/>
      <w:bookmarkEnd w:id="2788"/>
      <w:bookmarkEnd w:id="2789"/>
      <w:bookmarkEnd w:id="2790"/>
      <w:bookmarkEnd w:id="2791"/>
      <w:bookmarkEnd w:id="2792"/>
      <w:bookmarkEnd w:id="2793"/>
      <w:bookmarkEnd w:id="2794"/>
      <w:bookmarkEnd w:id="2795"/>
      <w:bookmarkEnd w:id="2796"/>
      <w:bookmarkEnd w:id="2797"/>
      <w:bookmarkEnd w:id="2798"/>
      <w:bookmarkEnd w:id="2799"/>
      <w:bookmarkEnd w:id="2800"/>
      <w:bookmarkEnd w:id="2801"/>
      <w:bookmarkEnd w:id="2802"/>
      <w:bookmarkEnd w:id="2803"/>
      <w:bookmarkEnd w:id="2804"/>
      <w:bookmarkEnd w:id="2805"/>
      <w:bookmarkEnd w:id="2806"/>
      <w:bookmarkEnd w:id="2807"/>
      <w:bookmarkEnd w:id="2808"/>
      <w:bookmarkEnd w:id="2809"/>
      <w:bookmarkEnd w:id="2810"/>
      <w:bookmarkEnd w:id="2811"/>
      <w:bookmarkEnd w:id="2812"/>
      <w:bookmarkEnd w:id="2813"/>
      <w:bookmarkEnd w:id="2814"/>
      <w:bookmarkEnd w:id="2815"/>
      <w:bookmarkEnd w:id="2816"/>
      <w:bookmarkEnd w:id="2817"/>
      <w:bookmarkEnd w:id="2818"/>
      <w:bookmarkEnd w:id="2819"/>
      <w:bookmarkEnd w:id="2820"/>
      <w:bookmarkEnd w:id="2821"/>
      <w:bookmarkEnd w:id="2822"/>
      <w:bookmarkEnd w:id="2823"/>
      <w:bookmarkEnd w:id="2824"/>
      <w:bookmarkEnd w:id="2825"/>
      <w:bookmarkEnd w:id="2826"/>
      <w:bookmarkEnd w:id="2827"/>
      <w:bookmarkEnd w:id="2828"/>
      <w:bookmarkEnd w:id="2829"/>
      <w:bookmarkEnd w:id="2830"/>
      <w:bookmarkEnd w:id="2831"/>
      <w:bookmarkEnd w:id="2832"/>
      <w:bookmarkEnd w:id="2833"/>
      <w:bookmarkEnd w:id="2834"/>
      <w:bookmarkEnd w:id="2835"/>
      <w:bookmarkEnd w:id="2836"/>
      <w:bookmarkEnd w:id="2837"/>
      <w:bookmarkEnd w:id="2838"/>
      <w:bookmarkEnd w:id="2839"/>
      <w:bookmarkEnd w:id="2840"/>
      <w:bookmarkEnd w:id="2841"/>
      <w:bookmarkEnd w:id="2842"/>
      <w:bookmarkEnd w:id="2843"/>
      <w:bookmarkEnd w:id="2844"/>
      <w:bookmarkEnd w:id="2845"/>
      <w:bookmarkEnd w:id="2846"/>
      <w:bookmarkEnd w:id="2847"/>
      <w:bookmarkEnd w:id="2848"/>
      <w:bookmarkEnd w:id="2849"/>
      <w:bookmarkEnd w:id="2850"/>
      <w:bookmarkEnd w:id="2851"/>
      <w:bookmarkEnd w:id="2852"/>
      <w:bookmarkEnd w:id="2853"/>
      <w:bookmarkEnd w:id="2854"/>
      <w:bookmarkEnd w:id="2855"/>
      <w:bookmarkEnd w:id="2856"/>
      <w:bookmarkEnd w:id="2857"/>
      <w:bookmarkEnd w:id="2858"/>
      <w:bookmarkEnd w:id="2859"/>
      <w:bookmarkEnd w:id="2860"/>
      <w:bookmarkEnd w:id="2861"/>
      <w:bookmarkEnd w:id="2862"/>
      <w:bookmarkEnd w:id="2863"/>
      <w:bookmarkEnd w:id="2864"/>
      <w:bookmarkEnd w:id="2865"/>
      <w:bookmarkEnd w:id="2866"/>
      <w:bookmarkEnd w:id="2867"/>
      <w:bookmarkEnd w:id="2868"/>
      <w:bookmarkEnd w:id="2869"/>
      <w:bookmarkEnd w:id="2870"/>
      <w:bookmarkEnd w:id="2871"/>
      <w:bookmarkEnd w:id="2872"/>
      <w:bookmarkEnd w:id="2873"/>
      <w:bookmarkEnd w:id="2874"/>
      <w:bookmarkEnd w:id="2875"/>
      <w:bookmarkEnd w:id="2876"/>
      <w:bookmarkEnd w:id="2877"/>
      <w:bookmarkEnd w:id="2878"/>
      <w:bookmarkEnd w:id="2879"/>
      <w:bookmarkEnd w:id="2880"/>
      <w:bookmarkEnd w:id="2881"/>
      <w:bookmarkEnd w:id="2882"/>
      <w:bookmarkEnd w:id="2883"/>
      <w:bookmarkEnd w:id="2884"/>
      <w:bookmarkEnd w:id="2885"/>
      <w:bookmarkEnd w:id="2886"/>
      <w:bookmarkEnd w:id="2887"/>
      <w:bookmarkEnd w:id="2888"/>
      <w:bookmarkEnd w:id="2889"/>
      <w:bookmarkEnd w:id="2890"/>
      <w:bookmarkEnd w:id="2891"/>
      <w:bookmarkEnd w:id="2892"/>
      <w:bookmarkEnd w:id="2893"/>
      <w:bookmarkEnd w:id="2894"/>
      <w:bookmarkEnd w:id="2895"/>
      <w:bookmarkEnd w:id="2896"/>
      <w:bookmarkEnd w:id="2897"/>
      <w:bookmarkEnd w:id="2898"/>
      <w:bookmarkEnd w:id="2899"/>
      <w:bookmarkEnd w:id="2900"/>
      <w:bookmarkEnd w:id="2901"/>
      <w:bookmarkEnd w:id="2902"/>
      <w:bookmarkEnd w:id="2903"/>
      <w:bookmarkEnd w:id="2904"/>
      <w:bookmarkEnd w:id="2905"/>
      <w:bookmarkEnd w:id="2906"/>
      <w:bookmarkEnd w:id="2907"/>
      <w:bookmarkEnd w:id="2908"/>
      <w:bookmarkEnd w:id="2909"/>
      <w:bookmarkEnd w:id="2910"/>
      <w:bookmarkEnd w:id="2911"/>
      <w:bookmarkEnd w:id="2912"/>
      <w:bookmarkEnd w:id="2913"/>
      <w:bookmarkEnd w:id="2914"/>
      <w:bookmarkEnd w:id="2915"/>
      <w:bookmarkEnd w:id="2916"/>
      <w:bookmarkEnd w:id="2917"/>
      <w:bookmarkEnd w:id="2918"/>
      <w:bookmarkEnd w:id="2919"/>
      <w:bookmarkEnd w:id="2920"/>
      <w:bookmarkEnd w:id="2921"/>
      <w:bookmarkEnd w:id="2922"/>
      <w:bookmarkEnd w:id="2923"/>
      <w:bookmarkEnd w:id="2924"/>
      <w:bookmarkEnd w:id="2925"/>
      <w:bookmarkEnd w:id="2926"/>
      <w:bookmarkEnd w:id="2927"/>
      <w:bookmarkEnd w:id="2928"/>
      <w:bookmarkEnd w:id="2929"/>
      <w:bookmarkEnd w:id="2930"/>
      <w:bookmarkEnd w:id="2931"/>
      <w:bookmarkEnd w:id="2932"/>
      <w:bookmarkEnd w:id="2933"/>
      <w:bookmarkEnd w:id="2934"/>
      <w:bookmarkEnd w:id="2935"/>
      <w:bookmarkEnd w:id="2936"/>
      <w:bookmarkEnd w:id="2937"/>
      <w:bookmarkEnd w:id="2938"/>
      <w:bookmarkEnd w:id="2939"/>
      <w:bookmarkEnd w:id="2940"/>
      <w:bookmarkEnd w:id="2941"/>
      <w:bookmarkEnd w:id="2942"/>
      <w:bookmarkEnd w:id="2943"/>
      <w:bookmarkEnd w:id="2944"/>
      <w:bookmarkEnd w:id="2945"/>
      <w:bookmarkEnd w:id="2946"/>
      <w:bookmarkEnd w:id="2947"/>
      <w:bookmarkEnd w:id="2948"/>
      <w:bookmarkEnd w:id="2949"/>
      <w:bookmarkEnd w:id="2950"/>
      <w:bookmarkEnd w:id="2951"/>
      <w:bookmarkEnd w:id="2952"/>
      <w:bookmarkEnd w:id="2953"/>
      <w:bookmarkEnd w:id="2954"/>
      <w:bookmarkEnd w:id="2955"/>
      <w:bookmarkEnd w:id="2956"/>
      <w:bookmarkEnd w:id="2957"/>
      <w:bookmarkEnd w:id="2958"/>
      <w:bookmarkEnd w:id="2959"/>
      <w:bookmarkEnd w:id="2960"/>
      <w:bookmarkEnd w:id="2961"/>
      <w:bookmarkEnd w:id="2962"/>
      <w:bookmarkEnd w:id="2963"/>
      <w:bookmarkEnd w:id="2964"/>
      <w:bookmarkEnd w:id="2965"/>
      <w:bookmarkEnd w:id="2966"/>
      <w:bookmarkEnd w:id="2967"/>
      <w:bookmarkEnd w:id="2968"/>
      <w:bookmarkEnd w:id="2969"/>
      <w:bookmarkEnd w:id="2970"/>
      <w:bookmarkEnd w:id="2971"/>
      <w:bookmarkEnd w:id="2972"/>
      <w:bookmarkEnd w:id="2973"/>
      <w:bookmarkEnd w:id="2974"/>
      <w:bookmarkEnd w:id="2975"/>
      <w:bookmarkEnd w:id="2976"/>
      <w:bookmarkEnd w:id="2977"/>
      <w:bookmarkEnd w:id="2978"/>
      <w:bookmarkEnd w:id="2979"/>
      <w:bookmarkEnd w:id="2980"/>
      <w:bookmarkEnd w:id="2981"/>
      <w:bookmarkEnd w:id="2982"/>
      <w:bookmarkEnd w:id="2983"/>
      <w:bookmarkEnd w:id="2984"/>
      <w:bookmarkEnd w:id="2985"/>
      <w:bookmarkEnd w:id="2986"/>
      <w:bookmarkEnd w:id="2987"/>
      <w:bookmarkEnd w:id="2988"/>
      <w:bookmarkEnd w:id="2989"/>
      <w:bookmarkEnd w:id="2990"/>
      <w:bookmarkEnd w:id="2991"/>
      <w:bookmarkEnd w:id="2992"/>
      <w:bookmarkEnd w:id="2993"/>
      <w:bookmarkEnd w:id="2994"/>
      <w:bookmarkEnd w:id="2995"/>
      <w:bookmarkEnd w:id="2996"/>
      <w:bookmarkEnd w:id="2997"/>
      <w:bookmarkEnd w:id="2998"/>
      <w:bookmarkEnd w:id="2999"/>
      <w:bookmarkEnd w:id="3000"/>
      <w:bookmarkEnd w:id="3001"/>
      <w:bookmarkEnd w:id="3002"/>
      <w:bookmarkEnd w:id="3003"/>
      <w:bookmarkEnd w:id="3004"/>
      <w:bookmarkEnd w:id="3005"/>
      <w:bookmarkEnd w:id="3006"/>
      <w:bookmarkEnd w:id="3007"/>
      <w:bookmarkEnd w:id="3008"/>
      <w:bookmarkEnd w:id="3009"/>
      <w:bookmarkEnd w:id="3010"/>
      <w:bookmarkEnd w:id="3011"/>
      <w:bookmarkEnd w:id="3012"/>
      <w:bookmarkEnd w:id="3013"/>
      <w:bookmarkEnd w:id="3014"/>
      <w:bookmarkEnd w:id="3015"/>
      <w:bookmarkEnd w:id="3016"/>
      <w:bookmarkEnd w:id="3017"/>
      <w:bookmarkEnd w:id="3018"/>
      <w:bookmarkEnd w:id="3019"/>
      <w:bookmarkEnd w:id="3020"/>
      <w:bookmarkEnd w:id="3021"/>
      <w:bookmarkEnd w:id="3022"/>
      <w:bookmarkEnd w:id="3023"/>
      <w:bookmarkEnd w:id="3024"/>
      <w:bookmarkEnd w:id="3025"/>
      <w:bookmarkEnd w:id="3026"/>
      <w:bookmarkEnd w:id="3027"/>
      <w:bookmarkEnd w:id="3028"/>
      <w:bookmarkEnd w:id="3029"/>
      <w:bookmarkEnd w:id="3030"/>
      <w:bookmarkEnd w:id="3031"/>
      <w:bookmarkEnd w:id="3032"/>
      <w:bookmarkEnd w:id="3033"/>
      <w:bookmarkEnd w:id="3034"/>
      <w:bookmarkEnd w:id="3035"/>
      <w:bookmarkEnd w:id="3036"/>
      <w:bookmarkEnd w:id="3037"/>
      <w:bookmarkEnd w:id="3038"/>
      <w:bookmarkEnd w:id="3039"/>
      <w:bookmarkEnd w:id="3040"/>
      <w:bookmarkEnd w:id="3041"/>
      <w:bookmarkEnd w:id="3042"/>
      <w:bookmarkEnd w:id="3043"/>
      <w:bookmarkEnd w:id="3044"/>
      <w:bookmarkEnd w:id="3045"/>
      <w:bookmarkEnd w:id="3046"/>
      <w:bookmarkEnd w:id="3047"/>
      <w:bookmarkEnd w:id="3048"/>
      <w:bookmarkEnd w:id="3049"/>
      <w:bookmarkEnd w:id="3050"/>
      <w:bookmarkEnd w:id="3051"/>
      <w:bookmarkEnd w:id="3052"/>
      <w:bookmarkEnd w:id="3053"/>
      <w:bookmarkEnd w:id="3054"/>
      <w:bookmarkEnd w:id="3055"/>
      <w:bookmarkEnd w:id="3056"/>
      <w:bookmarkEnd w:id="3057"/>
      <w:bookmarkEnd w:id="3058"/>
      <w:bookmarkEnd w:id="3059"/>
      <w:bookmarkEnd w:id="3060"/>
      <w:bookmarkEnd w:id="3061"/>
      <w:bookmarkEnd w:id="3062"/>
      <w:bookmarkEnd w:id="3063"/>
      <w:bookmarkEnd w:id="3064"/>
      <w:bookmarkEnd w:id="3065"/>
      <w:bookmarkEnd w:id="3066"/>
      <w:bookmarkEnd w:id="3067"/>
      <w:bookmarkEnd w:id="3068"/>
      <w:bookmarkEnd w:id="3069"/>
      <w:bookmarkEnd w:id="3070"/>
      <w:bookmarkEnd w:id="3071"/>
      <w:bookmarkEnd w:id="3072"/>
      <w:bookmarkEnd w:id="3073"/>
      <w:bookmarkEnd w:id="3074"/>
      <w:bookmarkEnd w:id="3075"/>
      <w:bookmarkEnd w:id="3076"/>
      <w:bookmarkEnd w:id="3077"/>
      <w:bookmarkEnd w:id="3078"/>
      <w:bookmarkEnd w:id="3079"/>
      <w:bookmarkEnd w:id="3080"/>
      <w:bookmarkEnd w:id="3081"/>
      <w:bookmarkEnd w:id="3082"/>
      <w:bookmarkEnd w:id="3083"/>
      <w:bookmarkEnd w:id="3084"/>
      <w:bookmarkEnd w:id="3085"/>
      <w:bookmarkEnd w:id="3086"/>
      <w:bookmarkEnd w:id="3087"/>
      <w:bookmarkEnd w:id="3088"/>
      <w:bookmarkEnd w:id="3089"/>
      <w:bookmarkEnd w:id="3090"/>
      <w:bookmarkEnd w:id="3091"/>
      <w:bookmarkEnd w:id="3092"/>
      <w:bookmarkEnd w:id="3093"/>
      <w:bookmarkEnd w:id="3094"/>
      <w:bookmarkEnd w:id="3095"/>
      <w:bookmarkEnd w:id="3096"/>
      <w:bookmarkEnd w:id="3097"/>
      <w:bookmarkEnd w:id="3098"/>
      <w:bookmarkEnd w:id="3099"/>
      <w:bookmarkEnd w:id="3100"/>
      <w:bookmarkEnd w:id="3101"/>
      <w:bookmarkEnd w:id="3102"/>
      <w:bookmarkEnd w:id="3103"/>
      <w:bookmarkEnd w:id="3104"/>
      <w:bookmarkEnd w:id="3105"/>
      <w:bookmarkEnd w:id="3106"/>
      <w:bookmarkEnd w:id="3107"/>
      <w:bookmarkEnd w:id="3108"/>
      <w:bookmarkEnd w:id="3109"/>
      <w:bookmarkEnd w:id="3110"/>
      <w:bookmarkEnd w:id="3111"/>
      <w:bookmarkEnd w:id="3112"/>
      <w:bookmarkEnd w:id="3113"/>
      <w:bookmarkEnd w:id="3114"/>
      <w:bookmarkEnd w:id="3115"/>
      <w:bookmarkEnd w:id="3116"/>
      <w:r w:rsidRPr="00BE014D">
        <w:rPr>
          <w:rFonts w:eastAsiaTheme="majorEastAsia" w:cstheme="majorBidi"/>
          <w:bCs w:val="0"/>
          <w:iCs w:val="0"/>
          <w:szCs w:val="26"/>
        </w:rPr>
        <w:t>Роли и полномочия</w:t>
      </w:r>
      <w:bookmarkEnd w:id="3117"/>
    </w:p>
    <w:p w14:paraId="49AF3712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>Для реализации разграничения доступа в системах SAP построена модель разграничения доступа.</w:t>
      </w:r>
    </w:p>
    <w:p w14:paraId="61E08E58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>Роли делятся на: Шаблонные – Локализованные – Функциональные роли.</w:t>
      </w:r>
    </w:p>
    <w:p w14:paraId="7EC1B9E1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970FF7">
        <w:rPr>
          <w:rFonts w:ascii="Arial" w:hAnsi="Arial" w:cs="Arial"/>
          <w:u w:val="single"/>
        </w:rPr>
        <w:t>Шаблонная роль:</w:t>
      </w:r>
    </w:p>
    <w:p w14:paraId="6904ECDD" w14:textId="61AD07D3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 xml:space="preserve">включает набор транзакций и объектов полномочий, обеспечивающих выполнение </w:t>
      </w:r>
      <w:r w:rsidR="00D13A13" w:rsidRPr="00970FF7">
        <w:rPr>
          <w:rFonts w:ascii="Arial" w:hAnsi="Arial" w:cs="Arial"/>
        </w:rPr>
        <w:t>определённых</w:t>
      </w:r>
      <w:r w:rsidRPr="00970FF7">
        <w:rPr>
          <w:rFonts w:ascii="Arial" w:hAnsi="Arial" w:cs="Arial"/>
        </w:rPr>
        <w:t xml:space="preserve"> задач, которые могут быть отнесены к разным шагам бизнес процессов.</w:t>
      </w:r>
    </w:p>
    <w:p w14:paraId="7CFFCB80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>Особенностями шаблонной роли являются: отсутствие ограничения на организационные уровни Общества Шаблонная роль не присваивается пользователям.</w:t>
      </w:r>
    </w:p>
    <w:p w14:paraId="7C2ED8F2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970FF7">
        <w:rPr>
          <w:rFonts w:ascii="Arial" w:hAnsi="Arial" w:cs="Arial"/>
          <w:u w:val="single"/>
        </w:rPr>
        <w:t>Локализованная роль:</w:t>
      </w:r>
    </w:p>
    <w:p w14:paraId="2C45A80A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>локализованные роли создаются на основе наследования Шаблонных ролей и содержат ограничения на организационные уровни Общества (Предприятия, подразделения, Заводы, Закупочные организации и т.д.).</w:t>
      </w:r>
    </w:p>
    <w:p w14:paraId="074C3F4F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970FF7">
        <w:rPr>
          <w:rFonts w:ascii="Arial" w:hAnsi="Arial" w:cs="Arial"/>
          <w:u w:val="single"/>
        </w:rPr>
        <w:t>Функциональная роль:</w:t>
      </w:r>
    </w:p>
    <w:p w14:paraId="13256B9B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>объединяет в себе набор Локализованных ролей и позволяет выполнить бизнес-процессы. Функциональные роли определяются на базе штатной должности сотрудника.</w:t>
      </w:r>
    </w:p>
    <w:p w14:paraId="1D9DCBBD" w14:textId="77777777" w:rsidR="00022C33" w:rsidRDefault="00022C33" w:rsidP="00022C3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>Таблица РП1</w:t>
      </w:r>
      <w:r>
        <w:rPr>
          <w:rFonts w:ascii="Arial" w:hAnsi="Arial" w:cs="Arial"/>
          <w:b/>
          <w:sz w:val="22"/>
        </w:rPr>
        <w:t>. 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1842"/>
        <w:gridCol w:w="6789"/>
      </w:tblGrid>
      <w:tr w:rsidR="00022C33" w:rsidRPr="006F5656" w14:paraId="446196A1" w14:textId="77777777" w:rsidTr="009936BB">
        <w:trPr>
          <w:cantSplit/>
          <w:trHeight w:val="581"/>
          <w:tblHeader/>
        </w:trPr>
        <w:tc>
          <w:tcPr>
            <w:tcW w:w="759" w:type="pct"/>
            <w:shd w:val="clear" w:color="auto" w:fill="FFC000"/>
            <w:vAlign w:val="center"/>
          </w:tcPr>
          <w:p w14:paraId="499DCE80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905" w:type="pct"/>
            <w:shd w:val="clear" w:color="auto" w:fill="FFC000"/>
            <w:vAlign w:val="center"/>
          </w:tcPr>
          <w:p w14:paraId="4607F139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3336" w:type="pct"/>
            <w:shd w:val="clear" w:color="auto" w:fill="FFC000"/>
            <w:vAlign w:val="center"/>
          </w:tcPr>
          <w:p w14:paraId="39BDE0B0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E53A0B" w:rsidRPr="000D2089" w14:paraId="66E17589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6EDC7E65" w14:textId="320C961A" w:rsidR="00E53A0B" w:rsidRPr="003B3D6A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Планировщик бюджета УА </w:t>
            </w:r>
            <w:r w:rsidR="00A204B1">
              <w:rPr>
                <w:rFonts w:ascii="Arial" w:hAnsi="Arial" w:cs="Arial"/>
                <w:color w:val="000000"/>
                <w:sz w:val="20"/>
                <w:szCs w:val="20"/>
              </w:rPr>
              <w:t>УО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1BE9D5B7" w14:textId="27E739D7" w:rsidR="00E53A0B" w:rsidRPr="009936BB" w:rsidRDefault="00382E8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_PM_BUDGETER_Y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74B88C0B" w14:textId="3BF5B1C8" w:rsidR="00E53A0B" w:rsidRPr="000E40BD" w:rsidRDefault="00E53A0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долгосрочного плана</w:t>
            </w:r>
            <w:r w:rsidR="00E67E23">
              <w:rPr>
                <w:rFonts w:ascii="Arial" w:hAnsi="Arial" w:cs="Arial"/>
                <w:color w:val="000000"/>
                <w:sz w:val="20"/>
                <w:szCs w:val="20"/>
              </w:rPr>
              <w:t xml:space="preserve"> воздействий на ПА БЕ;</w:t>
            </w:r>
            <w:r w:rsidR="00E67E23">
              <w:rPr>
                <w:rFonts w:ascii="Arial" w:hAnsi="Arial" w:cs="Arial"/>
                <w:color w:val="000000"/>
                <w:sz w:val="20"/>
                <w:szCs w:val="20"/>
              </w:rPr>
              <w:br/>
              <w:t>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ктуализация структуры СПП-элементов для долгосрочного плана;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проекта долгосрочного бюджета воздействий БЕ;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Корректировка долгосрочного плана (на уровне БЕ);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среднесрочно</w:t>
            </w:r>
            <w:r w:rsidR="00E67E23">
              <w:rPr>
                <w:rFonts w:ascii="Arial" w:hAnsi="Arial" w:cs="Arial"/>
                <w:color w:val="000000"/>
                <w:sz w:val="20"/>
                <w:szCs w:val="20"/>
              </w:rPr>
              <w:t>го плана проектов БЕ;</w:t>
            </w:r>
            <w:r w:rsidR="00E67E23">
              <w:rPr>
                <w:rFonts w:ascii="Arial" w:hAnsi="Arial" w:cs="Arial"/>
                <w:color w:val="000000"/>
                <w:sz w:val="20"/>
                <w:szCs w:val="20"/>
              </w:rPr>
              <w:br/>
              <w:t>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ктуализация структуры СПП-элементов для среднесрочного плана;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проекта среднесрочного бюджета воздействий БЕ;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Корректировка среднесрочного </w:t>
            </w:r>
            <w:r w:rsidR="00E67E23">
              <w:rPr>
                <w:rFonts w:ascii="Arial" w:hAnsi="Arial" w:cs="Arial"/>
                <w:color w:val="000000"/>
                <w:sz w:val="20"/>
                <w:szCs w:val="20"/>
              </w:rPr>
              <w:t>плана (на уровне БЕ);</w:t>
            </w:r>
            <w:r w:rsidR="00E67E23">
              <w:rPr>
                <w:rFonts w:ascii="Arial" w:hAnsi="Arial" w:cs="Arial"/>
                <w:color w:val="000000"/>
                <w:sz w:val="20"/>
                <w:szCs w:val="20"/>
              </w:rPr>
              <w:br/>
              <w:t>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ктуализация структуры СПП-элементов на плановый год;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Годового бюджета воздействий на ПА БЕ;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Добавление резерва, АТЗ, РПМ, ЗИП;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Перенос лимита в рамках Направления;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Перенос лимита с Резерва БЕ;</w:t>
            </w:r>
          </w:p>
        </w:tc>
      </w:tr>
      <w:tr w:rsidR="00E53A0B" w:rsidRPr="000D2089" w14:paraId="28225233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7266E634" w14:textId="5BB21D79" w:rsidR="00E53A0B" w:rsidRPr="003B3D6A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Главный специалист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A204B1">
              <w:rPr>
                <w:rFonts w:ascii="Arial" w:hAnsi="Arial" w:cs="Arial"/>
                <w:color w:val="000000"/>
                <w:sz w:val="20"/>
                <w:szCs w:val="20"/>
              </w:rPr>
              <w:t>УО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709A4622" w14:textId="5B21804D" w:rsidR="00E53A0B" w:rsidRPr="009936BB" w:rsidRDefault="00382E8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_PM_SPEC_Y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6FD8CE70" w14:textId="77777777" w:rsidR="00E53A0B" w:rsidRDefault="00E53A0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долгосрочного плана и бюджета (на уровне БЕ);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Анализ проектов на среднесрочный горизонт (на уровне БЕ);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Анализ годового плана и бюджета (на уровне БЕ);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Рассмотрение возможности перераспред</w:t>
            </w:r>
            <w:r w:rsidR="00C7224D">
              <w:rPr>
                <w:rFonts w:ascii="Arial" w:hAnsi="Arial" w:cs="Arial"/>
                <w:color w:val="000000"/>
                <w:sz w:val="20"/>
                <w:szCs w:val="20"/>
              </w:rPr>
              <w:t>еления в рамках одного Направле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ния</w:t>
            </w:r>
          </w:p>
          <w:p w14:paraId="69818042" w14:textId="6B74809E" w:rsidR="00FB3748" w:rsidRPr="009936BB" w:rsidRDefault="00FB374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Согласование заявки на корректировку лимита бюджета;</w:t>
            </w:r>
          </w:p>
        </w:tc>
      </w:tr>
      <w:tr w:rsidR="00E53A0B" w:rsidRPr="000D2089" w14:paraId="70ACB1B1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47B8296C" w14:textId="17FE050D" w:rsidR="00E53A0B" w:rsidRPr="003B3D6A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Планировщик бюджета УА УК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7F19E53A" w14:textId="2F43DF8B" w:rsidR="00E53A0B" w:rsidRPr="00494ECB" w:rsidRDefault="00382E8A" w:rsidP="00B17D4B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494EC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</w:t>
            </w:r>
            <w:r w:rsidR="003A07B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494EC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_PM_BUDGETER_UK_Y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1F7BEFD6" w14:textId="0BD5676C" w:rsidR="00E53A0B" w:rsidRPr="009936BB" w:rsidRDefault="00E53A0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долгосрочного плана УК;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Корректировка долгосрочного плана (на уровне УК);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Доведение утверждённого долгосрочного плана и бюджета воздействий до БЕ для исполнения;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среднесрочного плана УК;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Корректировка среднесрочного плана (на уровне УК);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Доведение утверждённого среднесрочного плана и бюджета воздействий до БЕ для исполнения;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Расчёт бюджетных ориентиров по затратам на ППА;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резерва УК годового бюджета воздействий на ПА;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Формирование лимитов бюджета в разрезе СПП-элементов для контроля исполнения Бюджета ремонтов;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Перенос лимита с Резерва УК;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Увеличение лимита </w:t>
            </w:r>
            <w:r w:rsidR="00233D1E">
              <w:rPr>
                <w:rFonts w:ascii="Arial" w:hAnsi="Arial" w:cs="Arial"/>
                <w:color w:val="000000"/>
                <w:sz w:val="20"/>
                <w:szCs w:val="20"/>
              </w:rPr>
              <w:t xml:space="preserve">резерва УК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без источника;</w:t>
            </w:r>
          </w:p>
        </w:tc>
      </w:tr>
      <w:tr w:rsidR="00E53A0B" w:rsidRPr="000D2089" w14:paraId="1BA5F9A9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2C29C20C" w14:textId="3E20F468" w:rsidR="00E53A0B" w:rsidRPr="003B3D6A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Главный специалист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УК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59060BD1" w14:textId="14ED531C" w:rsidR="00E53A0B" w:rsidRPr="00494ECB" w:rsidRDefault="00382E8A" w:rsidP="00B17D4B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494EC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</w:t>
            </w:r>
            <w:r w:rsidR="003A07B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494EC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_PM_SPEC_UK_Y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47D95177" w14:textId="77777777" w:rsidR="00E53A0B" w:rsidRDefault="00E53A0B">
            <w:pPr>
              <w:jc w:val="left"/>
              <w:rPr>
                <w:ins w:id="3118" w:author="Попова Дарья" w:date="2021-04-02T13:58:00Z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долгосрочного плана и бюджета (на уровне УК);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Анализ среднесрочного плана и бюджета (на уровне УК)</w:t>
            </w:r>
          </w:p>
          <w:p w14:paraId="58003960" w14:textId="77172F40" w:rsidR="00F63086" w:rsidRPr="009936BB" w:rsidRDefault="00F6308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3119" w:author="Попова Дарья" w:date="2021-04-02T13:58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Анализ годового бюджета (на уровне УК)</w:t>
              </w:r>
            </w:ins>
          </w:p>
        </w:tc>
      </w:tr>
      <w:tr w:rsidR="00E53A0B" w:rsidRPr="000D2089" w14:paraId="70087336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49677D72" w14:textId="61340BF4" w:rsidR="00E53A0B" w:rsidRPr="009936BB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Технический директор УК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224448F8" w14:textId="6F9A077A" w:rsidR="00E53A0B" w:rsidRPr="009936BB" w:rsidRDefault="00382E8A" w:rsidP="00B17D4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 w:rsidR="003A07B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_PM_TECHHD_Y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30B021AB" w14:textId="180FA337" w:rsidR="00E53A0B" w:rsidRPr="009936BB" w:rsidRDefault="00E53A0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del w:id="3120" w:author="Попова Дарья" w:date="2021-04-02T14:02:00Z">
              <w:r w:rsidDel="007B7889">
                <w:rPr>
                  <w:rFonts w:ascii="Arial" w:hAnsi="Arial" w:cs="Arial"/>
                  <w:color w:val="000000"/>
                  <w:sz w:val="20"/>
                  <w:szCs w:val="20"/>
                </w:rPr>
                <w:delText>Анализ организационного уровня внесения изменений;</w:delText>
              </w:r>
              <w:r w:rsidDel="007B7889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  <w:delText>Анализ организационного уровня внесения изменений;</w:delText>
              </w:r>
              <w:r w:rsidDel="007B7889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</w:r>
            </w:del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Согласование ориентиров по затратам на ППА;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Рассмотрение заявки на необходимость </w:t>
            </w:r>
            <w:r w:rsidR="00C7224D">
              <w:rPr>
                <w:rFonts w:ascii="Arial" w:hAnsi="Arial" w:cs="Arial"/>
                <w:color w:val="000000"/>
                <w:sz w:val="20"/>
                <w:szCs w:val="20"/>
              </w:rPr>
              <w:t>выполнения воздействий и коррек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тировки лимита;</w:t>
            </w:r>
          </w:p>
        </w:tc>
      </w:tr>
      <w:tr w:rsidR="00E53A0B" w:rsidRPr="000D2089" w14:paraId="1D705716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0F38D382" w14:textId="55434318" w:rsidR="00E53A0B" w:rsidRPr="009936BB" w:rsidRDefault="00727C82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Вице-президент</w:t>
            </w:r>
            <w:r w:rsidR="00E53A0B">
              <w:rPr>
                <w:rFonts w:ascii="Arial" w:hAnsi="Arial" w:cs="Arial"/>
                <w:color w:val="000000"/>
                <w:sz w:val="20"/>
                <w:szCs w:val="20"/>
              </w:rPr>
              <w:t xml:space="preserve"> БП и ТП УК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1216E37E" w14:textId="031DB6E7" w:rsidR="00E53A0B" w:rsidRPr="009936BB" w:rsidRDefault="009A3ED3" w:rsidP="00B17D4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ED3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 w:rsidR="003A07B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9A3ED3">
              <w:rPr>
                <w:rFonts w:ascii="Arial" w:hAnsi="Arial" w:cs="Arial"/>
                <w:color w:val="000000"/>
                <w:sz w:val="20"/>
                <w:szCs w:val="20"/>
              </w:rPr>
              <w:t>_PM_TECHVP_Y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13221445" w14:textId="63AF9B0E" w:rsidR="00E53A0B" w:rsidRPr="009936BB" w:rsidRDefault="00E53A0B" w:rsidP="00243C8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  <w:pPrChange w:id="3121" w:author="Попова Дарья Николаевна (Подрядчик. ООО БерингПойнт)" w:date="2021-04-07T14:23:00Z">
                <w:pPr>
                  <w:jc w:val="left"/>
                </w:pPr>
              </w:pPrChange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Согласование ориентиров по затратам на ППА;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del w:id="3122" w:author="Попова Дарья Николаевна (Подрядчик. ООО БерингПойнт)" w:date="2021-04-07T14:23:00Z">
              <w:r w:rsidDel="00243C80">
                <w:rPr>
                  <w:rFonts w:ascii="Arial" w:hAnsi="Arial" w:cs="Arial"/>
                  <w:color w:val="000000"/>
                  <w:sz w:val="20"/>
                  <w:szCs w:val="20"/>
                </w:rPr>
                <w:delText>Рассмотрение плана и бюджета воздействий на ПА Техническим комитетом УК;</w:delText>
              </w:r>
              <w:r w:rsidDel="00243C80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</w:r>
            </w:del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Согласование заявки на корректировку лимита за счёт резерва УК;</w:t>
            </w:r>
          </w:p>
        </w:tc>
      </w:tr>
      <w:tr w:rsidR="00E53A0B" w:rsidRPr="000D2089" w14:paraId="67525376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714CF4E9" w14:textId="124652A5" w:rsidR="00E53A0B" w:rsidRPr="009936BB" w:rsidRDefault="00C7720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77203">
              <w:rPr>
                <w:rFonts w:ascii="Arial" w:hAnsi="Arial" w:cs="Arial"/>
                <w:color w:val="000000"/>
                <w:sz w:val="20"/>
                <w:szCs w:val="20"/>
              </w:rPr>
              <w:t>Согласующий Технического комитета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91639">
              <w:rPr>
                <w:rFonts w:ascii="Arial" w:hAnsi="Arial" w:cs="Arial"/>
                <w:color w:val="000000"/>
                <w:sz w:val="20"/>
                <w:szCs w:val="20"/>
              </w:rPr>
              <w:t>УО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305C85B5" w14:textId="2EDD2D9A" w:rsidR="00E53A0B" w:rsidRPr="009936BB" w:rsidRDefault="00382E8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_PM_TECHCOMM_Y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7804ECDC" w14:textId="0F96D49E" w:rsidR="00023BCA" w:rsidRDefault="00023BCA" w:rsidP="00023BCA">
            <w:pPr>
              <w:jc w:val="left"/>
              <w:rPr>
                <w:ins w:id="3123" w:author="Попова Дарья Николаевна (Подрядчик. ООО БерингПойнт)" w:date="2021-04-07T14:26:00Z"/>
                <w:rFonts w:ascii="Arial" w:hAnsi="Arial" w:cs="Arial"/>
                <w:color w:val="000000"/>
                <w:sz w:val="20"/>
                <w:szCs w:val="20"/>
              </w:rPr>
            </w:pPr>
            <w:ins w:id="3124" w:author="Попова Дарья Николаевна (Подрядчик. ООО БерингПойнт)" w:date="2021-04-07T14:26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Рассмотрение долгосрочного плана и бюджета воздействи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й на ПА Техническим комитетом </w:t>
              </w:r>
            </w:ins>
            <w:ins w:id="3125" w:author="Попова Дарья Николаевна (Подрядчик. ООО БерингПойнт)" w:date="2021-04-07T14:2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</w:p>
          <w:p w14:paraId="249B1588" w14:textId="29D2D405" w:rsidR="00023BCA" w:rsidRDefault="00023BCA" w:rsidP="00023BCA">
            <w:pPr>
              <w:jc w:val="left"/>
              <w:rPr>
                <w:ins w:id="3126" w:author="Попова Дарья Николаевна (Подрядчик. ООО БерингПойнт)" w:date="2021-04-07T14:26:00Z"/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ins w:id="3127" w:author="Попова Дарья Николаевна (Подрядчик. ООО БерингПойнт)" w:date="2021-04-07T14:26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Рассмотренение</w:t>
              </w:r>
              <w:proofErr w:type="spellEnd"/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среднесрочного плана и бюджета воздействий на ПА Техническим коми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тетом </w:t>
              </w:r>
            </w:ins>
            <w:ins w:id="3128" w:author="Попова Дарья Николаевна (Подрядчик. ООО БерингПойнт)" w:date="2021-04-07T14:2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</w:p>
          <w:p w14:paraId="6E4E1AC3" w14:textId="77777777" w:rsidR="00023BCA" w:rsidRDefault="00E53A0B" w:rsidP="00023BCA">
            <w:pPr>
              <w:jc w:val="left"/>
              <w:rPr>
                <w:ins w:id="3129" w:author="Попова Дарья Николаевна (Подрядчик. ООО БерингПойнт)" w:date="2021-04-07T14:27:00Z"/>
                <w:rFonts w:ascii="Arial" w:hAnsi="Arial" w:cs="Arial"/>
                <w:color w:val="000000"/>
                <w:sz w:val="20"/>
                <w:szCs w:val="20"/>
              </w:rPr>
              <w:pPrChange w:id="3130" w:author="Попова Дарья Николаевна (Подрядчик. ООО БерингПойнт)" w:date="2021-04-07T14:27:00Z">
                <w:pPr>
                  <w:jc w:val="left"/>
                </w:pPr>
              </w:pPrChange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Рассмотрение плана и бюджета воздействий на ПА Техническим </w:t>
            </w:r>
            <w:r w:rsidR="00E91639">
              <w:rPr>
                <w:rFonts w:ascii="Arial" w:hAnsi="Arial" w:cs="Arial"/>
                <w:color w:val="000000"/>
                <w:sz w:val="20"/>
                <w:szCs w:val="20"/>
              </w:rPr>
              <w:t xml:space="preserve">комитетом </w:t>
            </w:r>
            <w:proofErr w:type="spellStart"/>
            <w:r w:rsidR="00E91639">
              <w:rPr>
                <w:rFonts w:ascii="Arial" w:hAnsi="Arial" w:cs="Arial"/>
                <w:color w:val="000000"/>
                <w:sz w:val="20"/>
                <w:szCs w:val="20"/>
              </w:rPr>
              <w:t>УО</w:t>
            </w:r>
            <w:del w:id="3131" w:author="Попова Дарья Николаевна (Подрядчик. ООО БерингПойнт)" w:date="2021-04-07T14:27:00Z">
              <w:r w:rsidDel="00023BCA">
                <w:rPr>
                  <w:rFonts w:ascii="Arial" w:hAnsi="Arial" w:cs="Arial"/>
                  <w:color w:val="000000"/>
                  <w:sz w:val="20"/>
                  <w:szCs w:val="20"/>
                </w:rPr>
                <w:delText>;</w:delText>
              </w:r>
              <w:r w:rsidDel="00023BCA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</w:r>
            </w:del>
            <w:proofErr w:type="spellEnd"/>
          </w:p>
          <w:p w14:paraId="68823C5B" w14:textId="2D53436B" w:rsidR="00E53A0B" w:rsidRPr="009936BB" w:rsidRDefault="00E53A0B" w:rsidP="00023BC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  <w:pPrChange w:id="3132" w:author="Попова Дарья Николаевна (Подрядчик. ООО БерингПойнт)" w:date="2021-04-07T14:27:00Z">
                <w:pPr>
                  <w:jc w:val="left"/>
                </w:pPr>
              </w:pPrChange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Согласование использования резерва БЕ </w:t>
            </w:r>
            <w:r w:rsidR="00C7224D">
              <w:rPr>
                <w:rFonts w:ascii="Arial" w:hAnsi="Arial" w:cs="Arial"/>
                <w:color w:val="000000"/>
                <w:sz w:val="20"/>
                <w:szCs w:val="20"/>
              </w:rPr>
              <w:t>для исполнения заявки на коррек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тировку лимита</w:t>
            </w:r>
          </w:p>
        </w:tc>
      </w:tr>
      <w:tr w:rsidR="00382E8A" w:rsidRPr="000D2089" w14:paraId="08465686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7D37893F" w14:textId="35920E2D" w:rsidR="00382E8A" w:rsidRDefault="00C7720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УК </w:t>
            </w:r>
            <w:r w:rsidRPr="00C77203">
              <w:rPr>
                <w:rFonts w:ascii="Arial" w:hAnsi="Arial" w:cs="Arial"/>
                <w:color w:val="000000"/>
                <w:sz w:val="20"/>
                <w:szCs w:val="20"/>
              </w:rPr>
              <w:t>Согласующий Технического комитета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56992EBF" w14:textId="4E988B43" w:rsidR="00382E8A" w:rsidRPr="00494ECB" w:rsidRDefault="00382E8A" w:rsidP="00B17D4B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494EC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</w:t>
            </w:r>
            <w:r w:rsidR="003A07B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494EC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_PM_TECHCOMM_UK_Y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1BC26529" w14:textId="0ECFC832" w:rsidR="00243C80" w:rsidRDefault="00243C80">
            <w:pPr>
              <w:jc w:val="left"/>
              <w:rPr>
                <w:ins w:id="3133" w:author="Попова Дарья Николаевна (Подрядчик. ООО БерингПойнт)" w:date="2021-04-07T14:25:00Z"/>
                <w:rFonts w:ascii="Arial" w:hAnsi="Arial" w:cs="Arial"/>
                <w:color w:val="000000"/>
                <w:sz w:val="20"/>
                <w:szCs w:val="20"/>
              </w:rPr>
            </w:pPr>
            <w:ins w:id="3134" w:author="Попова Дарья Николаевна (Подрядчик. ООО БерингПойнт)" w:date="2021-04-07T14:2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Рассмотрение долгосрочного плана и бюджета воздействий на ПА Техническим комитетом УК</w:t>
              </w:r>
            </w:ins>
          </w:p>
          <w:p w14:paraId="543FE8A0" w14:textId="414B4AD5" w:rsidR="00243C80" w:rsidRPr="00243C80" w:rsidRDefault="00243C80">
            <w:pPr>
              <w:jc w:val="left"/>
              <w:rPr>
                <w:ins w:id="3135" w:author="Попова Дарья Николаевна (Подрядчик. ООО БерингПойнт)" w:date="2021-04-07T14:24:00Z"/>
                <w:rFonts w:ascii="Arial" w:hAnsi="Arial" w:cs="Arial"/>
                <w:color w:val="000000"/>
                <w:sz w:val="20"/>
                <w:szCs w:val="20"/>
                <w:rPrChange w:id="3136" w:author="Попова Дарья Николаевна (Подрядчик. ООО БерингПойнт)" w:date="2021-04-07T14:25:00Z">
                  <w:rPr>
                    <w:ins w:id="3137" w:author="Попова Дарья Николаевна (Подрядчик. ООО БерингПойнт)" w:date="2021-04-07T14:2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proofErr w:type="spellStart"/>
            <w:ins w:id="3138" w:author="Попова Дарья Николаевна (Подрядчик. ООО БерингПойнт)" w:date="2021-04-07T14:25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Рассмотренение</w:t>
              </w:r>
              <w:proofErr w:type="spellEnd"/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среднесрочного плана и бюджета воздействий на ПА Техническим комитетом УК</w:t>
              </w:r>
            </w:ins>
          </w:p>
          <w:p w14:paraId="4DA32EC7" w14:textId="18BA5918" w:rsidR="00382E8A" w:rsidRDefault="00382E8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Рассмотрение </w:t>
            </w:r>
            <w:ins w:id="3139" w:author="Попова Дарья Николаевна (Подрядчик. ООО БерингПойнт)" w:date="2021-04-07T14:25:00Z">
              <w:r w:rsidR="00243C80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годового </w:t>
              </w:r>
            </w:ins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плана и бюджета воздействий на ПА Техническим комитетом УК</w:t>
            </w:r>
          </w:p>
        </w:tc>
      </w:tr>
      <w:tr w:rsidR="00E53A0B" w:rsidRPr="000D2089" w14:paraId="17B83E57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1ED77274" w14:textId="6703AC62" w:rsidR="00E53A0B" w:rsidRPr="009936BB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Планировщик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A204B1">
              <w:rPr>
                <w:rFonts w:ascii="Arial" w:hAnsi="Arial" w:cs="Arial"/>
                <w:color w:val="000000"/>
                <w:sz w:val="20"/>
                <w:szCs w:val="20"/>
              </w:rPr>
              <w:t>УО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4A4E878F" w14:textId="12F90CF0" w:rsidR="00E53A0B" w:rsidRPr="009936BB" w:rsidRDefault="00382E8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382E8A">
              <w:rPr>
                <w:rFonts w:ascii="Arial" w:hAnsi="Arial" w:cs="Arial"/>
                <w:color w:val="000000"/>
                <w:sz w:val="20"/>
                <w:szCs w:val="20"/>
              </w:rPr>
              <w:t>_PM_PLANNER_Y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41B3545D" w14:textId="0365997D" w:rsidR="00E53A0B" w:rsidRPr="009936BB" w:rsidRDefault="00E53A0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заявки на корректировку лимита</w:t>
            </w:r>
          </w:p>
        </w:tc>
      </w:tr>
      <w:tr w:rsidR="00E3511E" w:rsidRPr="000D2089" w14:paraId="5103CF1D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5BE8861B" w14:textId="46ED8454" w:rsidR="00E3511E" w:rsidRDefault="00E3511E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Планировщик </w:t>
            </w:r>
            <w:r w:rsidR="003B371B">
              <w:rPr>
                <w:rFonts w:ascii="Arial" w:hAnsi="Arial" w:cs="Arial"/>
                <w:color w:val="000000"/>
                <w:sz w:val="20"/>
                <w:szCs w:val="20"/>
              </w:rPr>
              <w:t xml:space="preserve">проектов </w:t>
            </w:r>
            <w:proofErr w:type="spellStart"/>
            <w:r w:rsidR="003B371B">
              <w:rPr>
                <w:rFonts w:ascii="Arial" w:hAnsi="Arial" w:cs="Arial"/>
                <w:color w:val="000000"/>
                <w:sz w:val="20"/>
                <w:szCs w:val="20"/>
              </w:rPr>
              <w:t>ТОиР</w:t>
            </w:r>
            <w:proofErr w:type="spellEnd"/>
            <w:r w:rsidR="003B371B">
              <w:rPr>
                <w:rFonts w:ascii="Arial" w:hAnsi="Arial" w:cs="Arial"/>
                <w:color w:val="000000"/>
                <w:sz w:val="20"/>
                <w:szCs w:val="20"/>
              </w:rPr>
              <w:t xml:space="preserve"> УО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026DABB4" w14:textId="58079E9F" w:rsidR="00E3511E" w:rsidRPr="00382E8A" w:rsidRDefault="00E3511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3511E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E3511E">
              <w:rPr>
                <w:rFonts w:ascii="Arial" w:hAnsi="Arial" w:cs="Arial"/>
                <w:color w:val="000000"/>
                <w:sz w:val="20"/>
                <w:szCs w:val="20"/>
              </w:rPr>
              <w:t>_PM_PLANNPS_Y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4460CF77" w14:textId="2AAC362C" w:rsidR="00E3511E" w:rsidRDefault="003B371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del w:id="3140" w:author="Попова Дарья" w:date="2021-03-18T10:10:00Z">
              <w:r w:rsidDel="00BD0FF2">
                <w:rPr>
                  <w:rFonts w:ascii="Arial" w:hAnsi="Arial" w:cs="Arial"/>
                  <w:color w:val="000000"/>
                  <w:sz w:val="20"/>
                  <w:szCs w:val="20"/>
                </w:rPr>
                <w:delText>Анализ долгосрочного плана и бюджета (на уровне БЕ);</w:delText>
              </w:r>
              <w:r w:rsidDel="00BD0FF2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  <w:delText>Анализ проектов на среднесрочный горизонт (на уровне БЕ);</w:delText>
              </w:r>
              <w:r w:rsidDel="00BD0FF2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  <w:delText>Анализ годового плана и бюджета (на уровне БЕ);</w:delText>
              </w:r>
              <w:r w:rsidDel="00BD0FF2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</w:r>
            </w:del>
            <w:r w:rsidR="00E3511E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заявки на корректировку лимита</w:t>
            </w:r>
          </w:p>
        </w:tc>
      </w:tr>
      <w:tr w:rsidR="00341B2E" w:rsidRPr="000D2089" w14:paraId="33055F1F" w14:textId="77777777" w:rsidTr="009936BB">
        <w:trPr>
          <w:cantSplit/>
          <w:ins w:id="3141" w:author="Попова Дарья" w:date="2021-03-23T14:35:00Z"/>
        </w:trPr>
        <w:tc>
          <w:tcPr>
            <w:tcW w:w="759" w:type="pct"/>
            <w:shd w:val="clear" w:color="auto" w:fill="auto"/>
            <w:vAlign w:val="center"/>
          </w:tcPr>
          <w:p w14:paraId="443636FF" w14:textId="50CD4F7D" w:rsidR="00341B2E" w:rsidRDefault="00341B2E" w:rsidP="009936BB">
            <w:pPr>
              <w:rPr>
                <w:ins w:id="3142" w:author="Попова Дарья" w:date="2021-03-23T14:35:00Z"/>
                <w:rFonts w:ascii="Arial" w:hAnsi="Arial" w:cs="Arial"/>
                <w:color w:val="000000"/>
                <w:sz w:val="20"/>
                <w:szCs w:val="20"/>
              </w:rPr>
            </w:pPr>
            <w:ins w:id="3143" w:author="Попова Дарья" w:date="2021-03-23T14:35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Старший планировщик </w:t>
              </w:r>
              <w:proofErr w:type="spellStart"/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ТОиР</w:t>
              </w:r>
              <w:proofErr w:type="spellEnd"/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УО</w:t>
              </w:r>
            </w:ins>
          </w:p>
        </w:tc>
        <w:tc>
          <w:tcPr>
            <w:tcW w:w="905" w:type="pct"/>
            <w:shd w:val="clear" w:color="auto" w:fill="auto"/>
            <w:vAlign w:val="center"/>
          </w:tcPr>
          <w:p w14:paraId="6EE89DC4" w14:textId="7C45C71C" w:rsidR="00341B2E" w:rsidRPr="00D53D8B" w:rsidRDefault="00D53D8B">
            <w:pPr>
              <w:rPr>
                <w:ins w:id="3144" w:author="Попова Дарья" w:date="2021-03-23T14:35:00Z"/>
                <w:rFonts w:ascii="Arial" w:hAnsi="Arial" w:cs="Arial"/>
                <w:color w:val="000000"/>
                <w:sz w:val="20"/>
                <w:szCs w:val="20"/>
                <w:lang w:val="en-US"/>
                <w:rPrChange w:id="3145" w:author="Попова Дарья" w:date="2021-03-23T14:41:00Z">
                  <w:rPr>
                    <w:ins w:id="3146" w:author="Попова Дарья" w:date="2021-03-23T14:35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147" w:author="Попова Дарья" w:date="2021-03-23T14:41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ZC_*_</w:t>
              </w:r>
              <w:del w:id="3148" w:author="Попова Дарья" w:date="2021-03-23T14:55:00Z">
                <w:r w:rsidDel="00822C52">
                  <w:rPr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  <w:delText>PM</w:delText>
                </w:r>
              </w:del>
            </w:ins>
            <w:ins w:id="3149" w:author="Попова Дарья" w:date="2021-03-23T14:55:00Z">
              <w:r w:rsidR="00822C52" w:rsidRPr="00822C5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PM_S_PLANNER_Y</w:t>
              </w:r>
            </w:ins>
          </w:p>
        </w:tc>
        <w:tc>
          <w:tcPr>
            <w:tcW w:w="3336" w:type="pct"/>
            <w:shd w:val="clear" w:color="auto" w:fill="auto"/>
            <w:vAlign w:val="center"/>
          </w:tcPr>
          <w:p w14:paraId="6CF94CD4" w14:textId="1300673B" w:rsidR="00341B2E" w:rsidDel="00BD0FF2" w:rsidRDefault="00D53D8B">
            <w:pPr>
              <w:jc w:val="left"/>
              <w:rPr>
                <w:ins w:id="3150" w:author="Попова Дарья" w:date="2021-03-23T14:35:00Z"/>
                <w:rFonts w:ascii="Arial" w:hAnsi="Arial" w:cs="Arial"/>
                <w:color w:val="000000"/>
                <w:sz w:val="20"/>
                <w:szCs w:val="20"/>
              </w:rPr>
            </w:pPr>
            <w:ins w:id="3151" w:author="Попова Дарья" w:date="2021-03-23T14:40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Согласование заявки на корректировку лимита бюджета</w:t>
              </w:r>
            </w:ins>
          </w:p>
        </w:tc>
      </w:tr>
      <w:tr w:rsidR="00E53A0B" w:rsidRPr="000D2089" w14:paraId="6473FB59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68617E3D" w14:textId="6713D247" w:rsidR="00E53A0B" w:rsidRPr="009936BB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Старший Вице-президент по операционной деятельности УК 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7F34D9A6" w14:textId="777204C9" w:rsidR="00E53A0B" w:rsidRPr="009936BB" w:rsidRDefault="009A3ED3" w:rsidP="00B17D4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3ED3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 w:rsidR="003A07B0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9A3ED3">
              <w:rPr>
                <w:rFonts w:ascii="Arial" w:hAnsi="Arial" w:cs="Arial"/>
                <w:color w:val="000000"/>
                <w:sz w:val="20"/>
                <w:szCs w:val="20"/>
              </w:rPr>
              <w:t>_PM_OPERSVP_Y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298EC04C" w14:textId="2FAFAE30" w:rsidR="00E53A0B" w:rsidRPr="009936BB" w:rsidRDefault="00E53A0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Согласование увеличения лимита без источника</w:t>
            </w:r>
          </w:p>
        </w:tc>
      </w:tr>
      <w:tr w:rsidR="00E53A0B" w:rsidRPr="000D2089" w14:paraId="6219AB14" w14:textId="0F43CD63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2D14F00E" w14:textId="7B5A01E7" w:rsidR="00E53A0B" w:rsidRPr="009936BB" w:rsidRDefault="00E53A0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Старший Вице-президент по финансам и стратегии УК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174A02A2" w14:textId="6C2E9CA9" w:rsidR="00E53A0B" w:rsidRPr="009936BB" w:rsidRDefault="00B17D4B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ZC_*</w:t>
            </w:r>
            <w:r w:rsidRPr="00B17D4B">
              <w:rPr>
                <w:rFonts w:ascii="Arial" w:hAnsi="Arial" w:cs="Arial"/>
                <w:color w:val="000000"/>
                <w:sz w:val="20"/>
                <w:szCs w:val="20"/>
              </w:rPr>
              <w:t>_PM_FINSVP_Y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0D53C783" w14:textId="644937CC" w:rsidR="00E53A0B" w:rsidRPr="00B17D4B" w:rsidRDefault="00B17D4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Согласование ориентиров по затратам на ППА</w:t>
            </w:r>
          </w:p>
        </w:tc>
      </w:tr>
      <w:tr w:rsidR="0079329A" w:rsidRPr="000D2089" w14:paraId="09E9F69C" w14:textId="77777777" w:rsidTr="009936BB">
        <w:trPr>
          <w:cantSplit/>
        </w:trPr>
        <w:tc>
          <w:tcPr>
            <w:tcW w:w="759" w:type="pct"/>
            <w:shd w:val="clear" w:color="auto" w:fill="auto"/>
            <w:vAlign w:val="center"/>
          </w:tcPr>
          <w:p w14:paraId="35D808ED" w14:textId="1427BA7A" w:rsidR="0079329A" w:rsidRDefault="0079329A" w:rsidP="009936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Утверждающий б</w:t>
            </w:r>
            <w:r w:rsidR="00E91639">
              <w:rPr>
                <w:rFonts w:ascii="Arial" w:hAnsi="Arial" w:cs="Arial"/>
                <w:color w:val="000000"/>
                <w:sz w:val="20"/>
                <w:szCs w:val="20"/>
              </w:rPr>
              <w:t>юджет проекта УО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/ УК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3BDB445D" w14:textId="7786E7EB" w:rsidR="0079329A" w:rsidRPr="00494ECB" w:rsidRDefault="00382E8A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82E8A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382E8A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_PM_UTVBUDGETER_Y</w:t>
            </w:r>
          </w:p>
        </w:tc>
        <w:tc>
          <w:tcPr>
            <w:tcW w:w="3336" w:type="pct"/>
            <w:shd w:val="clear" w:color="auto" w:fill="auto"/>
            <w:vAlign w:val="center"/>
          </w:tcPr>
          <w:p w14:paraId="5ACA79E5" w14:textId="77777777" w:rsidR="0079329A" w:rsidRDefault="0079329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Установка статуса СПП-элемента КОРБ</w:t>
            </w:r>
          </w:p>
          <w:p w14:paraId="65DA7C93" w14:textId="07989C4E" w:rsidR="0079329A" w:rsidRPr="0079329A" w:rsidRDefault="0079329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Перенос средств</w:t>
            </w:r>
          </w:p>
        </w:tc>
      </w:tr>
    </w:tbl>
    <w:p w14:paraId="5C58BEFD" w14:textId="24B324D4" w:rsidR="00022C33" w:rsidRPr="00F94454" w:rsidRDefault="00022C33" w:rsidP="00022C33">
      <w:pPr>
        <w:pStyle w:val="afff0"/>
        <w:rPr>
          <w:rFonts w:ascii="Arial" w:eastAsia="Calibri" w:hAnsi="Arial" w:cs="Arial"/>
          <w:sz w:val="22"/>
          <w:szCs w:val="24"/>
          <w:lang w:eastAsia="ru-RU"/>
        </w:rPr>
      </w:pPr>
      <w:bookmarkStart w:id="3152" w:name="_Toc337048197"/>
      <w:bookmarkStart w:id="3153" w:name="_Toc337048249"/>
    </w:p>
    <w:bookmarkEnd w:id="3152"/>
    <w:bookmarkEnd w:id="3153"/>
    <w:p w14:paraId="53A3EA0B" w14:textId="4D275ACB" w:rsidR="00022C33" w:rsidRPr="00970FF7" w:rsidRDefault="00022C33" w:rsidP="000D2089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 xml:space="preserve">В таблице перечисляются бизнес-роли, указанные в </w:t>
      </w:r>
      <w:r w:rsidR="000D2089">
        <w:rPr>
          <w:rFonts w:ascii="Arial" w:hAnsi="Arial" w:cs="Arial"/>
        </w:rPr>
        <w:t xml:space="preserve">методиках </w:t>
      </w:r>
      <w:del w:id="3154" w:author="Попова Дарья Николаевна (Подрядчик. ООО БерингПойнт)" w:date="2021-04-05T14:57:00Z">
        <w:r w:rsidR="000D2089" w:rsidDel="002E6C85">
          <w:rPr>
            <w:rFonts w:ascii="Arial" w:hAnsi="Arial" w:cs="Arial"/>
          </w:rPr>
          <w:delText>ERP.2.1_14_PM</w:delText>
        </w:r>
      </w:del>
      <w:ins w:id="3155" w:author="Попова Дарья Николаевна (Подрядчик. ООО БерингПойнт)" w:date="2021-04-05T14:57:00Z">
        <w:r w:rsidR="002E6C85">
          <w:rPr>
            <w:rFonts w:ascii="Arial" w:hAnsi="Arial" w:cs="Arial"/>
          </w:rPr>
          <w:t>ERP.13.9_10_100_PM</w:t>
        </w:r>
      </w:ins>
      <w:r w:rsidR="000D2089">
        <w:rPr>
          <w:rFonts w:ascii="Arial" w:hAnsi="Arial" w:cs="Arial"/>
        </w:rPr>
        <w:t xml:space="preserve"> «</w:t>
      </w:r>
      <w:r w:rsidR="000D2089" w:rsidRPr="000D2089">
        <w:rPr>
          <w:rFonts w:ascii="Arial" w:hAnsi="Arial" w:cs="Arial"/>
        </w:rPr>
        <w:t xml:space="preserve">Методика планирования (долгосрочного, годового, месячного, недельного) и учёта работ по </w:t>
      </w:r>
      <w:proofErr w:type="spellStart"/>
      <w:r w:rsidR="000D2089" w:rsidRPr="000D2089">
        <w:rPr>
          <w:rFonts w:ascii="Arial" w:hAnsi="Arial" w:cs="Arial"/>
        </w:rPr>
        <w:t>ТОиР</w:t>
      </w:r>
      <w:proofErr w:type="spellEnd"/>
      <w:r w:rsidR="000D2089" w:rsidRPr="000D2089">
        <w:rPr>
          <w:rFonts w:ascii="Arial" w:hAnsi="Arial" w:cs="Arial"/>
        </w:rPr>
        <w:t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0D2089">
        <w:rPr>
          <w:rFonts w:ascii="Arial" w:hAnsi="Arial" w:cs="Arial"/>
        </w:rPr>
        <w:t xml:space="preserve">», </w:t>
      </w:r>
      <w:del w:id="3156" w:author="Попова Дарья Николаевна (Подрядчик. ООО БерингПойнт)" w:date="2021-04-05T14:55:00Z">
        <w:r w:rsidR="000D2089" w:rsidDel="002E6C85">
          <w:rPr>
            <w:rFonts w:ascii="Arial" w:hAnsi="Arial" w:cs="Arial"/>
          </w:rPr>
          <w:delText>ERP.2.1_17_PM</w:delText>
        </w:r>
      </w:del>
      <w:ins w:id="3157" w:author="Попова Дарья Николаевна (Подрядчик. ООО БерингПойнт)" w:date="2021-04-05T14:55:00Z">
        <w:r w:rsidR="002E6C85">
          <w:rPr>
            <w:rFonts w:ascii="Arial" w:hAnsi="Arial" w:cs="Arial"/>
          </w:rPr>
          <w:t>ERP.13.9_10_101_PM</w:t>
        </w:r>
      </w:ins>
      <w:r w:rsidR="000D2089">
        <w:rPr>
          <w:rFonts w:ascii="Arial" w:hAnsi="Arial" w:cs="Arial"/>
        </w:rPr>
        <w:t xml:space="preserve"> «</w:t>
      </w:r>
      <w:r w:rsidR="000D2089" w:rsidRPr="000D2089">
        <w:rPr>
          <w:rFonts w:ascii="Arial" w:hAnsi="Arial" w:cs="Arial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0D2089">
        <w:rPr>
          <w:rFonts w:ascii="Arial" w:hAnsi="Arial" w:cs="Arial"/>
        </w:rPr>
        <w:t xml:space="preserve">» и </w:t>
      </w:r>
      <w:r w:rsidRPr="00970FF7">
        <w:rPr>
          <w:rFonts w:ascii="Arial" w:hAnsi="Arial" w:cs="Arial"/>
        </w:rPr>
        <w:t>модел</w:t>
      </w:r>
      <w:r w:rsidR="000D2089">
        <w:rPr>
          <w:rFonts w:ascii="Arial" w:hAnsi="Arial" w:cs="Arial"/>
        </w:rPr>
        <w:t>ях</w:t>
      </w:r>
      <w:r w:rsidRPr="00970FF7">
        <w:rPr>
          <w:rFonts w:ascii="Arial" w:hAnsi="Arial" w:cs="Arial"/>
        </w:rPr>
        <w:t xml:space="preserve"> </w:t>
      </w:r>
      <w:r w:rsidR="000D2089">
        <w:rPr>
          <w:rFonts w:ascii="Arial" w:hAnsi="Arial" w:cs="Arial"/>
        </w:rPr>
        <w:t>бизнес-процессов</w:t>
      </w:r>
      <w:r w:rsidRPr="00970FF7">
        <w:rPr>
          <w:rFonts w:ascii="Arial" w:hAnsi="Arial" w:cs="Arial"/>
        </w:rPr>
        <w:t>.</w:t>
      </w:r>
    </w:p>
    <w:p w14:paraId="525684AE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 xml:space="preserve">Детальный состав Ролей и полномочий должен быть </w:t>
      </w:r>
      <w:r w:rsidR="00970FF7" w:rsidRPr="00970FF7">
        <w:rPr>
          <w:rFonts w:ascii="Arial" w:hAnsi="Arial" w:cs="Arial"/>
        </w:rPr>
        <w:t>отражён</w:t>
      </w:r>
      <w:r w:rsidRPr="00970FF7">
        <w:rPr>
          <w:rFonts w:ascii="Arial" w:hAnsi="Arial" w:cs="Arial"/>
        </w:rPr>
        <w:t xml:space="preserve"> в Приложении РП1-5: Роли и Полномочия. В приложениях должны быть отражены:</w:t>
      </w:r>
    </w:p>
    <w:p w14:paraId="5C2CFB80" w14:textId="55183AC4" w:rsidR="00022C33" w:rsidRPr="003B3D6A" w:rsidRDefault="00022C33" w:rsidP="003B3D6A">
      <w:pPr>
        <w:pStyle w:val="af9"/>
        <w:numPr>
          <w:ilvl w:val="0"/>
          <w:numId w:val="34"/>
        </w:numPr>
        <w:spacing w:after="240" w:line="276" w:lineRule="auto"/>
        <w:rPr>
          <w:rFonts w:ascii="Arial" w:hAnsi="Arial" w:cs="Arial"/>
        </w:rPr>
      </w:pPr>
      <w:r w:rsidRPr="003B3D6A">
        <w:rPr>
          <w:rFonts w:ascii="Arial" w:hAnsi="Arial" w:cs="Arial"/>
        </w:rPr>
        <w:t>Состав Функциональных и Локализованных ролей</w:t>
      </w:r>
      <w:ins w:id="3158" w:author="Попова Дарья" w:date="2021-03-18T10:26:00Z">
        <w:r w:rsidR="00E3433E" w:rsidRPr="00AB41CE">
          <w:rPr>
            <w:rFonts w:ascii="Arial" w:hAnsi="Arial" w:cs="Arial"/>
            <w:rPrChange w:id="3159" w:author="NazarovaVA" w:date="2021-03-24T11:04:00Z">
              <w:rPr>
                <w:rFonts w:ascii="Arial" w:hAnsi="Arial" w:cs="Arial"/>
                <w:lang w:val="en-US"/>
              </w:rPr>
            </w:rPrChange>
          </w:rPr>
          <w:t>.</w:t>
        </w:r>
      </w:ins>
    </w:p>
    <w:p w14:paraId="44B933BE" w14:textId="1D9364E5" w:rsidR="00022C33" w:rsidRPr="003B3D6A" w:rsidRDefault="00022C33" w:rsidP="003B3D6A">
      <w:pPr>
        <w:pStyle w:val="af9"/>
        <w:numPr>
          <w:ilvl w:val="0"/>
          <w:numId w:val="34"/>
        </w:numPr>
        <w:spacing w:after="240" w:line="276" w:lineRule="auto"/>
        <w:rPr>
          <w:rFonts w:ascii="Arial" w:hAnsi="Arial" w:cs="Arial"/>
        </w:rPr>
      </w:pPr>
      <w:r w:rsidRPr="003B3D6A">
        <w:rPr>
          <w:rFonts w:ascii="Arial" w:hAnsi="Arial" w:cs="Arial"/>
        </w:rPr>
        <w:t>Состав Шаблонных ролей</w:t>
      </w:r>
      <w:ins w:id="3160" w:author="Попова Дарья" w:date="2021-03-18T10:27:00Z">
        <w:r w:rsidR="00E3433E">
          <w:rPr>
            <w:rFonts w:ascii="Arial" w:hAnsi="Arial" w:cs="Arial"/>
            <w:lang w:val="en-US"/>
          </w:rPr>
          <w:t>.</w:t>
        </w:r>
      </w:ins>
    </w:p>
    <w:p w14:paraId="1002DC7D" w14:textId="3A926A0D" w:rsidR="00022C33" w:rsidRPr="003B3D6A" w:rsidRDefault="00022C33" w:rsidP="003B3D6A">
      <w:pPr>
        <w:pStyle w:val="af9"/>
        <w:numPr>
          <w:ilvl w:val="0"/>
          <w:numId w:val="34"/>
        </w:numPr>
        <w:spacing w:after="240" w:line="276" w:lineRule="auto"/>
        <w:rPr>
          <w:rFonts w:ascii="Arial" w:hAnsi="Arial" w:cs="Arial"/>
        </w:rPr>
      </w:pPr>
      <w:r w:rsidRPr="003B3D6A">
        <w:rPr>
          <w:rFonts w:ascii="Arial" w:hAnsi="Arial" w:cs="Arial"/>
        </w:rPr>
        <w:t>Привязка ролей к шагам процесса</w:t>
      </w:r>
      <w:ins w:id="3161" w:author="Попова Дарья" w:date="2021-03-18T10:27:00Z">
        <w:r w:rsidR="00E3433E" w:rsidRPr="00AB41CE">
          <w:rPr>
            <w:rFonts w:ascii="Arial" w:hAnsi="Arial" w:cs="Arial"/>
            <w:rPrChange w:id="3162" w:author="NazarovaVA" w:date="2021-03-24T11:04:00Z">
              <w:rPr>
                <w:rFonts w:ascii="Arial" w:hAnsi="Arial" w:cs="Arial"/>
                <w:lang w:val="en-US"/>
              </w:rPr>
            </w:rPrChange>
          </w:rPr>
          <w:t>.</w:t>
        </w:r>
      </w:ins>
    </w:p>
    <w:p w14:paraId="58D1606E" w14:textId="1DFB4BCB" w:rsidR="00022C33" w:rsidRPr="003B3D6A" w:rsidRDefault="00022C33" w:rsidP="003B3D6A">
      <w:pPr>
        <w:pStyle w:val="af9"/>
        <w:numPr>
          <w:ilvl w:val="0"/>
          <w:numId w:val="34"/>
        </w:numPr>
        <w:spacing w:after="240" w:line="276" w:lineRule="auto"/>
        <w:rPr>
          <w:rFonts w:ascii="Arial" w:hAnsi="Arial" w:cs="Arial"/>
        </w:rPr>
      </w:pPr>
      <w:r w:rsidRPr="003B3D6A">
        <w:rPr>
          <w:rFonts w:ascii="Arial" w:hAnsi="Arial" w:cs="Arial"/>
        </w:rPr>
        <w:t>Детальная разбивка по Организационным уровням</w:t>
      </w:r>
      <w:ins w:id="3163" w:author="Попова Дарья" w:date="2021-03-18T10:27:00Z">
        <w:r w:rsidR="00E3433E" w:rsidRPr="00AB41CE">
          <w:rPr>
            <w:rFonts w:ascii="Arial" w:hAnsi="Arial" w:cs="Arial"/>
            <w:rPrChange w:id="3164" w:author="NazarovaVA" w:date="2021-03-24T11:04:00Z">
              <w:rPr>
                <w:rFonts w:ascii="Arial" w:hAnsi="Arial" w:cs="Arial"/>
                <w:lang w:val="en-US"/>
              </w:rPr>
            </w:rPrChange>
          </w:rPr>
          <w:t>.</w:t>
        </w:r>
      </w:ins>
    </w:p>
    <w:p w14:paraId="736D3E90" w14:textId="4C9760C5" w:rsidR="00022C33" w:rsidRPr="003B3D6A" w:rsidRDefault="00022C33" w:rsidP="003B3D6A">
      <w:pPr>
        <w:pStyle w:val="af9"/>
        <w:numPr>
          <w:ilvl w:val="0"/>
          <w:numId w:val="34"/>
        </w:numPr>
        <w:spacing w:after="240" w:line="276" w:lineRule="auto"/>
        <w:rPr>
          <w:rFonts w:ascii="Arial" w:hAnsi="Arial" w:cs="Arial"/>
        </w:rPr>
      </w:pPr>
      <w:r w:rsidRPr="003B3D6A">
        <w:rPr>
          <w:rFonts w:ascii="Arial" w:hAnsi="Arial" w:cs="Arial"/>
        </w:rPr>
        <w:t>Локализация Функциональных ролей</w:t>
      </w:r>
      <w:ins w:id="3165" w:author="Попова Дарья" w:date="2021-03-18T10:27:00Z">
        <w:r w:rsidR="00E3433E">
          <w:rPr>
            <w:rFonts w:ascii="Arial" w:hAnsi="Arial" w:cs="Arial"/>
            <w:lang w:val="en-US"/>
          </w:rPr>
          <w:t>.</w:t>
        </w:r>
      </w:ins>
    </w:p>
    <w:p w14:paraId="41061C03" w14:textId="77777777" w:rsidR="00022C33" w:rsidRPr="00970FF7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lastRenderedPageBreak/>
        <w:t>Функциональные роли должны быть отражены на схемах бизнес-процессов ARIS в соответствии</w:t>
      </w:r>
      <w:r w:rsidR="003B3D6A">
        <w:rPr>
          <w:rFonts w:ascii="Arial" w:hAnsi="Arial" w:cs="Arial"/>
        </w:rPr>
        <w:t xml:space="preserve"> с соглашением о моделировании.</w:t>
      </w:r>
    </w:p>
    <w:p w14:paraId="226D891E" w14:textId="77777777" w:rsidR="00022C33" w:rsidRDefault="00022C33" w:rsidP="00022C33">
      <w:pPr>
        <w:spacing w:after="240" w:line="276" w:lineRule="auto"/>
        <w:ind w:firstLine="567"/>
        <w:rPr>
          <w:rFonts w:ascii="Arial" w:hAnsi="Arial" w:cs="Arial"/>
        </w:rPr>
      </w:pPr>
      <w:r w:rsidRPr="00970FF7">
        <w:rPr>
          <w:rFonts w:ascii="Arial" w:hAnsi="Arial" w:cs="Arial"/>
        </w:rPr>
        <w:t xml:space="preserve">При создании ролей должен соблюдаться принцип разделения полномочий. Создаваемые роли должны быть проверены на отсутствие конфликтов разделения полномочий в соответствии с </w:t>
      </w:r>
      <w:proofErr w:type="spellStart"/>
      <w:r w:rsidRPr="00970FF7">
        <w:rPr>
          <w:rFonts w:ascii="Arial" w:hAnsi="Arial" w:cs="Arial"/>
        </w:rPr>
        <w:t>SoD</w:t>
      </w:r>
      <w:proofErr w:type="spellEnd"/>
      <w:r w:rsidRPr="00970FF7">
        <w:rPr>
          <w:rFonts w:ascii="Arial" w:hAnsi="Arial" w:cs="Arial"/>
        </w:rPr>
        <w:t xml:space="preserve"> матрицей из раздела 4.8.2 Разделение полномочий.</w:t>
      </w:r>
    </w:p>
    <w:p w14:paraId="5F31F832" w14:textId="77777777" w:rsidR="00970FF7" w:rsidRPr="00970FF7" w:rsidRDefault="00970FF7" w:rsidP="00022C33">
      <w:pPr>
        <w:spacing w:after="240" w:line="276" w:lineRule="auto"/>
        <w:ind w:firstLine="567"/>
        <w:rPr>
          <w:rFonts w:ascii="Arial" w:hAnsi="Arial" w:cs="Arial"/>
        </w:rPr>
      </w:pPr>
    </w:p>
    <w:p w14:paraId="1B0B8E20" w14:textId="77777777" w:rsidR="00022C33" w:rsidRPr="00BE014D" w:rsidRDefault="00022C33" w:rsidP="00022C33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166" w:name="_Toc68528495"/>
      <w:r w:rsidRPr="00BE014D">
        <w:rPr>
          <w:rFonts w:eastAsiaTheme="majorEastAsia" w:cstheme="majorBidi"/>
          <w:bCs w:val="0"/>
          <w:iCs w:val="0"/>
          <w:szCs w:val="26"/>
        </w:rPr>
        <w:t>Риски и контрольные процедуры</w:t>
      </w:r>
      <w:bookmarkEnd w:id="3166"/>
    </w:p>
    <w:p w14:paraId="2558340C" w14:textId="77777777" w:rsidR="00022C33" w:rsidRPr="00BE014D" w:rsidRDefault="00022C33">
      <w:pPr>
        <w:pStyle w:val="3"/>
      </w:pPr>
      <w:bookmarkStart w:id="3167" w:name="_Toc68528496"/>
      <w:r w:rsidRPr="00BE014D">
        <w:t>Риски и контроли</w:t>
      </w:r>
      <w:bookmarkEnd w:id="3167"/>
    </w:p>
    <w:p w14:paraId="1F5B5FEA" w14:textId="77777777" w:rsidR="005C4B70" w:rsidRPr="00EA02A1" w:rsidRDefault="005C4B70" w:rsidP="005C4B70">
      <w:pPr>
        <w:spacing w:after="240" w:line="276" w:lineRule="auto"/>
        <w:ind w:firstLine="567"/>
        <w:rPr>
          <w:rFonts w:ascii="Arial" w:eastAsia="Calibri" w:hAnsi="Arial" w:cs="Arial"/>
        </w:rPr>
      </w:pPr>
      <w:r w:rsidRPr="00106FA0">
        <w:rPr>
          <w:rFonts w:ascii="Arial" w:hAnsi="Arial" w:cs="Arial"/>
        </w:rPr>
        <w:t>Риски и контрольные процедуры отражаются на с</w:t>
      </w:r>
      <w:r>
        <w:rPr>
          <w:rFonts w:ascii="Arial" w:hAnsi="Arial" w:cs="Arial"/>
        </w:rPr>
        <w:t>хемах бизнес-процессов ARIS в соо</w:t>
      </w:r>
      <w:r w:rsidRPr="00106FA0">
        <w:rPr>
          <w:rFonts w:ascii="Arial" w:hAnsi="Arial" w:cs="Arial"/>
        </w:rPr>
        <w:t>тветствии с соглашением о моделировании</w:t>
      </w:r>
      <w:r>
        <w:rPr>
          <w:rFonts w:ascii="Arial" w:eastAsia="Calibri" w:hAnsi="Arial" w:cs="Arial"/>
        </w:rPr>
        <w:t>.</w:t>
      </w:r>
    </w:p>
    <w:p w14:paraId="0F7B5D71" w14:textId="59178362" w:rsidR="005C4B70" w:rsidRDefault="005C4B70" w:rsidP="005C4B70">
      <w:pPr>
        <w:spacing w:after="240" w:line="276" w:lineRule="auto"/>
        <w:ind w:firstLine="567"/>
        <w:rPr>
          <w:rFonts w:ascii="Arial" w:eastAsia="Calibri" w:hAnsi="Arial" w:cs="Arial"/>
        </w:rPr>
      </w:pPr>
      <w:r w:rsidRPr="00EA02A1">
        <w:rPr>
          <w:rFonts w:ascii="Arial" w:eastAsia="Calibri" w:hAnsi="Arial" w:cs="Arial"/>
        </w:rPr>
        <w:t>Детально риски и контрольные процедуры описаны в Приложение № РиК1. Матрица рисков и контрольных процедур (</w:t>
      </w:r>
      <w:proofErr w:type="spellStart"/>
      <w:r w:rsidRPr="00EA02A1">
        <w:rPr>
          <w:rFonts w:ascii="Arial" w:eastAsia="Calibri" w:hAnsi="Arial" w:cs="Arial"/>
        </w:rPr>
        <w:t>МРиКП</w:t>
      </w:r>
      <w:proofErr w:type="spellEnd"/>
      <w:r w:rsidRPr="00EA02A1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 xml:space="preserve">, </w:t>
      </w:r>
      <w:r w:rsidRPr="00EB3DB2">
        <w:rPr>
          <w:rFonts w:ascii="Arial" w:eastAsia="Calibri" w:hAnsi="Arial" w:cs="Arial"/>
        </w:rPr>
        <w:t xml:space="preserve">включая (при необходимости) мониторинговые контрольные процедуры, </w:t>
      </w:r>
      <w:r w:rsidR="006C7F14">
        <w:rPr>
          <w:rFonts w:ascii="Arial" w:eastAsia="Calibri" w:hAnsi="Arial" w:cs="Arial"/>
        </w:rPr>
        <w:t>реализованные</w:t>
      </w:r>
      <w:r w:rsidRPr="00EB3DB2">
        <w:rPr>
          <w:rFonts w:ascii="Arial" w:eastAsia="Calibri" w:hAnsi="Arial" w:cs="Arial"/>
        </w:rPr>
        <w:t xml:space="preserve"> в SAP GRC </w:t>
      </w:r>
      <w:proofErr w:type="spellStart"/>
      <w:r w:rsidRPr="00EB3DB2">
        <w:rPr>
          <w:rFonts w:ascii="Arial" w:eastAsia="Calibri" w:hAnsi="Arial" w:cs="Arial"/>
        </w:rPr>
        <w:t>Process</w:t>
      </w:r>
      <w:proofErr w:type="spellEnd"/>
      <w:r w:rsidRPr="00EB3DB2">
        <w:rPr>
          <w:rFonts w:ascii="Arial" w:eastAsia="Calibri" w:hAnsi="Arial" w:cs="Arial"/>
        </w:rPr>
        <w:t xml:space="preserve"> </w:t>
      </w:r>
      <w:proofErr w:type="spellStart"/>
      <w:r w:rsidRPr="00EB3DB2">
        <w:rPr>
          <w:rFonts w:ascii="Arial" w:eastAsia="Calibri" w:hAnsi="Arial" w:cs="Arial"/>
        </w:rPr>
        <w:t>Control</w:t>
      </w:r>
      <w:proofErr w:type="spellEnd"/>
      <w:r>
        <w:rPr>
          <w:rFonts w:ascii="Arial" w:eastAsia="Calibri" w:hAnsi="Arial" w:cs="Arial"/>
        </w:rPr>
        <w:t>.</w:t>
      </w:r>
    </w:p>
    <w:p w14:paraId="57902521" w14:textId="3B0EFB18" w:rsidR="00022C33" w:rsidRPr="003B3D6A" w:rsidRDefault="005C4B70" w:rsidP="00022C33">
      <w:pPr>
        <w:spacing w:after="240" w:line="276" w:lineRule="auto"/>
        <w:ind w:firstLine="567"/>
        <w:rPr>
          <w:rFonts w:ascii="Arial" w:hAnsi="Arial" w:cs="Arial"/>
        </w:rPr>
      </w:pPr>
      <w:r w:rsidRPr="00EB3DB2">
        <w:rPr>
          <w:rFonts w:ascii="Arial" w:eastAsia="Calibri" w:hAnsi="Arial" w:cs="Arial"/>
        </w:rPr>
        <w:t>В случае разработки компенсирующих контрольных процедур для снижения рисков разделения полномочий,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S/4 HANA</w:t>
      </w:r>
      <w:r>
        <w:rPr>
          <w:rFonts w:ascii="Arial" w:eastAsia="Calibri" w:hAnsi="Arial" w:cs="Arial"/>
        </w:rPr>
        <w:t>.</w:t>
      </w:r>
    </w:p>
    <w:p w14:paraId="4FED58DA" w14:textId="5F8884D0" w:rsidR="00022C33" w:rsidRDefault="00022C33" w:rsidP="00022C3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 РиК1. Контрольные процедуры бизнес-процесс</w:t>
      </w:r>
      <w:r>
        <w:rPr>
          <w:rFonts w:ascii="Arial" w:hAnsi="Arial" w:cs="Arial"/>
          <w:b/>
          <w:sz w:val="22"/>
        </w:rPr>
        <w:t>ов</w:t>
      </w:r>
    </w:p>
    <w:tbl>
      <w:tblPr>
        <w:tblW w:w="503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756"/>
        <w:gridCol w:w="2411"/>
        <w:gridCol w:w="6082"/>
      </w:tblGrid>
      <w:tr w:rsidR="00022C33" w:rsidRPr="006F5656" w14:paraId="67F6E7C7" w14:textId="77777777" w:rsidTr="006C7F14">
        <w:trPr>
          <w:cantSplit/>
          <w:trHeight w:val="397"/>
          <w:tblHeader/>
        </w:trPr>
        <w:tc>
          <w:tcPr>
            <w:tcW w:w="857" w:type="pct"/>
            <w:shd w:val="clear" w:color="auto" w:fill="FFC000"/>
            <w:vAlign w:val="center"/>
          </w:tcPr>
          <w:p w14:paraId="5F767251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и название шага</w:t>
            </w:r>
          </w:p>
        </w:tc>
        <w:tc>
          <w:tcPr>
            <w:tcW w:w="1176" w:type="pct"/>
            <w:shd w:val="clear" w:color="auto" w:fill="FFC000"/>
            <w:vAlign w:val="center"/>
          </w:tcPr>
          <w:p w14:paraId="5E0C866F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967" w:type="pct"/>
            <w:shd w:val="clear" w:color="auto" w:fill="FFC000"/>
            <w:vAlign w:val="center"/>
          </w:tcPr>
          <w:p w14:paraId="218E3794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 КП</w:t>
            </w:r>
          </w:p>
        </w:tc>
      </w:tr>
      <w:tr w:rsidR="006C7F14" w:rsidRPr="006F5656" w14:paraId="46FC9E24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0626B448" w14:textId="75F97459" w:rsidR="006C7F14" w:rsidRPr="00AD0A82" w:rsidRDefault="006C7F14" w:rsidP="006C7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ПП-07.02.01-</w:t>
            </w:r>
            <w:r w:rsidRPr="009936BB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1176" w:type="pct"/>
            <w:shd w:val="clear" w:color="auto" w:fill="auto"/>
          </w:tcPr>
          <w:p w14:paraId="15DEF2B8" w14:textId="5BD5A605" w:rsidR="006C7F14" w:rsidRPr="00AD0A82" w:rsidRDefault="006C7F14" w:rsidP="006C7F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C.ПП-07.02-001</w:t>
            </w:r>
          </w:p>
        </w:tc>
        <w:tc>
          <w:tcPr>
            <w:tcW w:w="2967" w:type="pct"/>
            <w:shd w:val="clear" w:color="auto" w:fill="auto"/>
          </w:tcPr>
          <w:p w14:paraId="2512380A" w14:textId="17CF3C7D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долгосрочного плана и бюджета (на уровне БЕ)</w:t>
            </w:r>
          </w:p>
        </w:tc>
      </w:tr>
      <w:tr w:rsidR="006C7F14" w:rsidRPr="006F5656" w14:paraId="558FD448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644BA1FE" w14:textId="5AC9D264" w:rsidR="006C7F14" w:rsidRPr="00AD0A82" w:rsidRDefault="006C7F14" w:rsidP="006C7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ПП-07.02.01-</w:t>
            </w:r>
            <w:ins w:id="3168" w:author="NazarovaVA" w:date="2021-03-24T11:06:00Z">
              <w:r w:rsidR="00AB41CE">
                <w:rPr>
                  <w:rFonts w:ascii="Arial" w:hAnsi="Arial" w:cs="Arial"/>
                  <w:sz w:val="20"/>
                  <w:szCs w:val="20"/>
                  <w:lang w:val="en-US"/>
                </w:rPr>
                <w:t>100</w:t>
              </w:r>
            </w:ins>
            <w:del w:id="3169" w:author="NazarovaVA" w:date="2021-03-24T11:06:00Z">
              <w:r w:rsidRPr="009936BB" w:rsidDel="00AB41CE">
                <w:rPr>
                  <w:rFonts w:ascii="Arial" w:hAnsi="Arial" w:cs="Arial"/>
                  <w:sz w:val="20"/>
                  <w:szCs w:val="20"/>
                </w:rPr>
                <w:delText>90</w:delText>
              </w:r>
            </w:del>
          </w:p>
        </w:tc>
        <w:tc>
          <w:tcPr>
            <w:tcW w:w="1176" w:type="pct"/>
            <w:shd w:val="clear" w:color="auto" w:fill="auto"/>
          </w:tcPr>
          <w:p w14:paraId="44928216" w14:textId="074E604E" w:rsidR="006C7F14" w:rsidRPr="00AD0A82" w:rsidRDefault="006C7F14" w:rsidP="006C7F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C.ПП-07.02-002</w:t>
            </w:r>
          </w:p>
        </w:tc>
        <w:tc>
          <w:tcPr>
            <w:tcW w:w="2967" w:type="pct"/>
            <w:shd w:val="clear" w:color="auto" w:fill="auto"/>
          </w:tcPr>
          <w:p w14:paraId="439566A6" w14:textId="0A21F6A8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долгосрочного плана и бюджета (на уровне УК)</w:t>
            </w:r>
          </w:p>
        </w:tc>
      </w:tr>
      <w:tr w:rsidR="006C7F14" w:rsidRPr="006F5656" w14:paraId="793F83BE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2A51A656" w14:textId="4FD433B1" w:rsidR="006C7F14" w:rsidRPr="00AD0A82" w:rsidRDefault="006C7F14" w:rsidP="006C7F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ПП-07.02.02-</w:t>
            </w:r>
            <w:ins w:id="3170" w:author="NazarovaVA" w:date="2021-03-24T11:06:00Z">
              <w:r w:rsidR="00AB41CE">
                <w:rPr>
                  <w:rFonts w:ascii="Arial" w:hAnsi="Arial" w:cs="Arial"/>
                  <w:sz w:val="20"/>
                  <w:szCs w:val="20"/>
                  <w:lang w:val="en-US"/>
                </w:rPr>
                <w:t>60</w:t>
              </w:r>
            </w:ins>
            <w:del w:id="3171" w:author="NazarovaVA" w:date="2021-03-24T11:06:00Z">
              <w:r w:rsidDel="00AB41CE">
                <w:rPr>
                  <w:rFonts w:ascii="Arial" w:hAnsi="Arial" w:cs="Arial"/>
                  <w:sz w:val="20"/>
                  <w:szCs w:val="20"/>
                </w:rPr>
                <w:delText>70</w:delText>
              </w:r>
            </w:del>
          </w:p>
        </w:tc>
        <w:tc>
          <w:tcPr>
            <w:tcW w:w="1176" w:type="pct"/>
            <w:shd w:val="clear" w:color="auto" w:fill="auto"/>
          </w:tcPr>
          <w:p w14:paraId="1966FA60" w14:textId="65635F9C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C.ПП-07.02-003</w:t>
            </w:r>
          </w:p>
        </w:tc>
        <w:tc>
          <w:tcPr>
            <w:tcW w:w="2967" w:type="pct"/>
            <w:shd w:val="clear" w:color="auto" w:fill="auto"/>
          </w:tcPr>
          <w:p w14:paraId="1E9FF325" w14:textId="5B97C64F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проектов на среднесрочный горизонт (на уровне БЕ)</w:t>
            </w:r>
          </w:p>
        </w:tc>
      </w:tr>
      <w:tr w:rsidR="006C7F14" w:rsidRPr="006F5656" w14:paraId="2EEC3142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22634598" w14:textId="42A673B5" w:rsidR="006C7F14" w:rsidRPr="00AD0A82" w:rsidRDefault="006C7F14" w:rsidP="006C7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ПП-07.02.02-100</w:t>
            </w:r>
          </w:p>
        </w:tc>
        <w:tc>
          <w:tcPr>
            <w:tcW w:w="1176" w:type="pct"/>
            <w:shd w:val="clear" w:color="auto" w:fill="auto"/>
          </w:tcPr>
          <w:p w14:paraId="55718EB1" w14:textId="21F155AD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C.ПП-07.02-004</w:t>
            </w:r>
          </w:p>
        </w:tc>
        <w:tc>
          <w:tcPr>
            <w:tcW w:w="2967" w:type="pct"/>
            <w:shd w:val="clear" w:color="auto" w:fill="auto"/>
          </w:tcPr>
          <w:p w14:paraId="007BF82B" w14:textId="47EB6245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среднесрочного плана и бюджета (на уровне УК)</w:t>
            </w:r>
          </w:p>
        </w:tc>
      </w:tr>
      <w:tr w:rsidR="006C7F14" w:rsidRPr="006F5656" w14:paraId="40A0B781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0B5C40F6" w14:textId="1197E37A" w:rsidR="006C7F14" w:rsidRPr="00AD0A82" w:rsidRDefault="00E3381C" w:rsidP="006C7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</w:t>
            </w:r>
            <w:r w:rsidR="006C7F14">
              <w:rPr>
                <w:rFonts w:ascii="Arial" w:hAnsi="Arial" w:cs="Arial"/>
                <w:sz w:val="20"/>
                <w:szCs w:val="20"/>
              </w:rPr>
              <w:t>.03-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76" w:type="pct"/>
            <w:shd w:val="clear" w:color="auto" w:fill="auto"/>
          </w:tcPr>
          <w:p w14:paraId="6D34E200" w14:textId="2A3493FF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C.ПП-07.06-001</w:t>
            </w:r>
          </w:p>
        </w:tc>
        <w:tc>
          <w:tcPr>
            <w:tcW w:w="2967" w:type="pct"/>
            <w:shd w:val="clear" w:color="auto" w:fill="auto"/>
          </w:tcPr>
          <w:p w14:paraId="20CF0287" w14:textId="07E165D2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Согласование ориентиров в затратах на ремонты </w:t>
            </w:r>
          </w:p>
        </w:tc>
      </w:tr>
      <w:tr w:rsidR="006C7F14" w:rsidRPr="006F5656" w14:paraId="757F0917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001687F4" w14:textId="41EB718E" w:rsidR="006C7F14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ПП-07.06.03-30</w:t>
            </w:r>
          </w:p>
        </w:tc>
        <w:tc>
          <w:tcPr>
            <w:tcW w:w="1176" w:type="pct"/>
            <w:shd w:val="clear" w:color="auto" w:fill="auto"/>
          </w:tcPr>
          <w:p w14:paraId="7B6A534F" w14:textId="59A50054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C.ПП-07.06-002</w:t>
            </w:r>
          </w:p>
        </w:tc>
        <w:tc>
          <w:tcPr>
            <w:tcW w:w="2967" w:type="pct"/>
            <w:shd w:val="clear" w:color="auto" w:fill="auto"/>
          </w:tcPr>
          <w:p w14:paraId="390AFC55" w14:textId="4E0ACF61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Согласование 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БФиС</w:t>
            </w:r>
            <w:proofErr w:type="spellEnd"/>
          </w:p>
        </w:tc>
      </w:tr>
      <w:tr w:rsidR="006C7F14" w:rsidRPr="006F5656" w14:paraId="14C1D5A6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078B0A91" w14:textId="5870AB42" w:rsidR="006C7F14" w:rsidRPr="00454165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ПП-07.06.03-70</w:t>
            </w:r>
          </w:p>
        </w:tc>
        <w:tc>
          <w:tcPr>
            <w:tcW w:w="1176" w:type="pct"/>
            <w:shd w:val="clear" w:color="auto" w:fill="auto"/>
          </w:tcPr>
          <w:p w14:paraId="7C210881" w14:textId="620A524B" w:rsidR="006C7F14" w:rsidRPr="00454165" w:rsidRDefault="006C7F14" w:rsidP="006C7F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C.ПП-07.06-004</w:t>
            </w:r>
          </w:p>
        </w:tc>
        <w:tc>
          <w:tcPr>
            <w:tcW w:w="2967" w:type="pct"/>
            <w:shd w:val="clear" w:color="auto" w:fill="auto"/>
          </w:tcPr>
          <w:p w14:paraId="1A504709" w14:textId="6B19C7E8" w:rsidR="006C7F14" w:rsidRPr="00454165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годового плана и бюджета (на уровне БЕ)</w:t>
            </w:r>
          </w:p>
        </w:tc>
      </w:tr>
      <w:tr w:rsidR="006C7F14" w:rsidRPr="006F5656" w14:paraId="4623CACC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4C37F6B8" w14:textId="4D9DF550" w:rsidR="006C7F14" w:rsidRPr="00AD0A82" w:rsidRDefault="00E3381C" w:rsidP="006C7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ПП-07.06.03-8</w:t>
            </w:r>
            <w:r w:rsidR="006C7F14" w:rsidRPr="009936B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76" w:type="pct"/>
            <w:shd w:val="clear" w:color="auto" w:fill="auto"/>
          </w:tcPr>
          <w:p w14:paraId="1A00D759" w14:textId="6204AE77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C.ПП-07.06-005</w:t>
            </w:r>
          </w:p>
        </w:tc>
        <w:tc>
          <w:tcPr>
            <w:tcW w:w="2967" w:type="pct"/>
            <w:shd w:val="clear" w:color="auto" w:fill="auto"/>
          </w:tcPr>
          <w:p w14:paraId="2D523764" w14:textId="67EE6705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Рассмотрение плана и бюджета воздействий на ПА Техническим </w:t>
            </w:r>
            <w:r w:rsidR="00E91639">
              <w:rPr>
                <w:rFonts w:ascii="Arial" w:hAnsi="Arial" w:cs="Arial"/>
                <w:sz w:val="20"/>
                <w:szCs w:val="20"/>
              </w:rPr>
              <w:t>комитетом УО</w:t>
            </w:r>
          </w:p>
        </w:tc>
      </w:tr>
      <w:tr w:rsidR="006C7F14" w:rsidRPr="006F5656" w14:paraId="382AA8C4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5C32DD70" w14:textId="5A7998C9" w:rsidR="006C7F14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ПП-07.06.03-100</w:t>
            </w:r>
          </w:p>
        </w:tc>
        <w:tc>
          <w:tcPr>
            <w:tcW w:w="1176" w:type="pct"/>
            <w:shd w:val="clear" w:color="auto" w:fill="auto"/>
          </w:tcPr>
          <w:p w14:paraId="2665F6C5" w14:textId="17CB7E6F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C.ПП-07.06-006</w:t>
            </w:r>
          </w:p>
        </w:tc>
        <w:tc>
          <w:tcPr>
            <w:tcW w:w="2967" w:type="pct"/>
            <w:shd w:val="clear" w:color="auto" w:fill="auto"/>
          </w:tcPr>
          <w:p w14:paraId="30B8AF52" w14:textId="02316472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годового плана и бюджета (на уровне УК)</w:t>
            </w:r>
          </w:p>
        </w:tc>
      </w:tr>
      <w:tr w:rsidR="006C7F14" w:rsidRPr="006F5656" w14:paraId="5B85B4C5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1D128BE1" w14:textId="0694119D" w:rsidR="006C7F14" w:rsidRPr="00AD0A82" w:rsidRDefault="00E3381C" w:rsidP="006C7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ПП-07.06.03-110</w:t>
            </w:r>
          </w:p>
        </w:tc>
        <w:tc>
          <w:tcPr>
            <w:tcW w:w="1176" w:type="pct"/>
            <w:shd w:val="clear" w:color="auto" w:fill="auto"/>
          </w:tcPr>
          <w:p w14:paraId="6B8CEA83" w14:textId="2BFB7772" w:rsidR="006C7F14" w:rsidRPr="009936BB" w:rsidRDefault="006C7F14" w:rsidP="006C7F14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C.ПП-07.06-007</w:t>
            </w:r>
          </w:p>
        </w:tc>
        <w:tc>
          <w:tcPr>
            <w:tcW w:w="2967" w:type="pct"/>
            <w:shd w:val="clear" w:color="auto" w:fill="auto"/>
          </w:tcPr>
          <w:p w14:paraId="180D9123" w14:textId="163DBAF4" w:rsidR="006C7F14" w:rsidRPr="00AD0A82" w:rsidRDefault="006C7F14" w:rsidP="006C7F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Рассмотрение плана и бюджета воздействий на ПА Техническим комитетом УК</w:t>
            </w:r>
          </w:p>
        </w:tc>
      </w:tr>
      <w:tr w:rsidR="00E3381C" w:rsidRPr="006F5656" w14:paraId="7B28E547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270A46F9" w14:textId="363A8DBB" w:rsidR="00E3381C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ПП-07.06.04-</w:t>
            </w:r>
            <w:r w:rsidRPr="009936B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76" w:type="pct"/>
            <w:shd w:val="clear" w:color="auto" w:fill="auto"/>
          </w:tcPr>
          <w:p w14:paraId="5051966C" w14:textId="41A3EA1F" w:rsidR="00E3381C" w:rsidRPr="009936BB" w:rsidRDefault="00E3381C" w:rsidP="00E3381C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C.ПП-07.06-008</w:t>
            </w:r>
          </w:p>
        </w:tc>
        <w:tc>
          <w:tcPr>
            <w:tcW w:w="2967" w:type="pct"/>
            <w:shd w:val="clear" w:color="auto" w:fill="auto"/>
          </w:tcPr>
          <w:p w14:paraId="65049083" w14:textId="4D777CFB" w:rsidR="00E3381C" w:rsidRPr="00AD0A82" w:rsidRDefault="00E3381C" w:rsidP="00E338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Формирование  запроса на корректировку лимита</w:t>
            </w:r>
          </w:p>
        </w:tc>
      </w:tr>
      <w:tr w:rsidR="00E3381C" w:rsidRPr="006F5656" w14:paraId="5736F42D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68472D91" w14:textId="3CC2896A" w:rsidR="00E3381C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ПП-07.06.04-4</w:t>
            </w:r>
            <w:r w:rsidRPr="009936B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76" w:type="pct"/>
            <w:shd w:val="clear" w:color="auto" w:fill="auto"/>
          </w:tcPr>
          <w:p w14:paraId="0DABF6A9" w14:textId="1CAC344F" w:rsidR="00E3381C" w:rsidRPr="009936BB" w:rsidRDefault="00E3381C" w:rsidP="00E3381C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C.ПП-07.06-009</w:t>
            </w:r>
          </w:p>
        </w:tc>
        <w:tc>
          <w:tcPr>
            <w:tcW w:w="2967" w:type="pct"/>
            <w:shd w:val="clear" w:color="auto" w:fill="auto"/>
          </w:tcPr>
          <w:p w14:paraId="192262DA" w14:textId="4A6F6FBE" w:rsidR="00E3381C" w:rsidRPr="00AD0A82" w:rsidRDefault="00E3381C" w:rsidP="00E338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Рассмотрение возможности перераспределения в рамках одного Направления</w:t>
            </w:r>
          </w:p>
        </w:tc>
      </w:tr>
      <w:tr w:rsidR="00E3381C" w:rsidRPr="006F5656" w14:paraId="4C7047B3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7012ECEC" w14:textId="256F77D9" w:rsidR="00E3381C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ПП-07.06.04-5</w:t>
            </w:r>
            <w:r w:rsidRPr="009936B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76" w:type="pct"/>
            <w:shd w:val="clear" w:color="auto" w:fill="auto"/>
          </w:tcPr>
          <w:p w14:paraId="2118179E" w14:textId="15B45C75" w:rsidR="00E3381C" w:rsidRPr="009936BB" w:rsidRDefault="00E3381C" w:rsidP="00E3381C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C.ПП-07.06-012</w:t>
            </w:r>
          </w:p>
        </w:tc>
        <w:tc>
          <w:tcPr>
            <w:tcW w:w="2967" w:type="pct"/>
            <w:shd w:val="clear" w:color="auto" w:fill="auto"/>
          </w:tcPr>
          <w:p w14:paraId="344EC1DF" w14:textId="6E10D01B" w:rsidR="00E3381C" w:rsidRPr="00AD0A82" w:rsidRDefault="00E3381C" w:rsidP="00E338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корректировки лимита за счет резерва БЕ</w:t>
            </w:r>
          </w:p>
        </w:tc>
      </w:tr>
      <w:tr w:rsidR="00E3381C" w:rsidRPr="006F5656" w14:paraId="51B38857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4E6D4BE5" w14:textId="62875B8F" w:rsidR="00E3381C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ПП-07.06.04-70</w:t>
            </w:r>
          </w:p>
        </w:tc>
        <w:tc>
          <w:tcPr>
            <w:tcW w:w="1176" w:type="pct"/>
            <w:shd w:val="clear" w:color="auto" w:fill="auto"/>
          </w:tcPr>
          <w:p w14:paraId="52056D7A" w14:textId="493979A2" w:rsidR="00E3381C" w:rsidRPr="009936BB" w:rsidRDefault="00E3381C" w:rsidP="00E3381C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C.ПП-07.06-013</w:t>
            </w:r>
          </w:p>
        </w:tc>
        <w:tc>
          <w:tcPr>
            <w:tcW w:w="2967" w:type="pct"/>
            <w:shd w:val="clear" w:color="auto" w:fill="auto"/>
          </w:tcPr>
          <w:p w14:paraId="3545CC18" w14:textId="08C5C1D4" w:rsidR="00E3381C" w:rsidRPr="00AD0A82" w:rsidRDefault="00E3381C" w:rsidP="00E338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Перенос лимита в рамках БЕ</w:t>
            </w:r>
          </w:p>
        </w:tc>
      </w:tr>
      <w:tr w:rsidR="00E3381C" w:rsidRPr="006F5656" w14:paraId="5FA7AE46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6D8726A2" w14:textId="5B701B96" w:rsidR="00E3381C" w:rsidRPr="00AD0A82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ПП-07.06.04-90</w:t>
            </w:r>
          </w:p>
        </w:tc>
        <w:tc>
          <w:tcPr>
            <w:tcW w:w="1176" w:type="pct"/>
            <w:shd w:val="clear" w:color="auto" w:fill="auto"/>
          </w:tcPr>
          <w:p w14:paraId="74E1F5CE" w14:textId="55344FA5" w:rsidR="00E3381C" w:rsidRPr="009936BB" w:rsidRDefault="00E3381C" w:rsidP="00E3381C">
            <w:pPr>
              <w:rPr>
                <w:rStyle w:val="aff4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C.ПП-07.06-010</w:t>
            </w:r>
          </w:p>
        </w:tc>
        <w:tc>
          <w:tcPr>
            <w:tcW w:w="2967" w:type="pct"/>
            <w:shd w:val="clear" w:color="auto" w:fill="auto"/>
          </w:tcPr>
          <w:p w14:paraId="1B9FE1D7" w14:textId="052C833D" w:rsidR="00E3381C" w:rsidRPr="00AD0A82" w:rsidRDefault="00E3381C" w:rsidP="00E338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Рассмотрение Проекта на необходимость выполнения воздействий и корректировки бюджета</w:t>
            </w:r>
          </w:p>
        </w:tc>
      </w:tr>
      <w:tr w:rsidR="00E3381C" w:rsidRPr="006F5656" w14:paraId="353C8814" w14:textId="77777777" w:rsidTr="006C7F14">
        <w:trPr>
          <w:cantSplit/>
        </w:trPr>
        <w:tc>
          <w:tcPr>
            <w:tcW w:w="857" w:type="pct"/>
            <w:shd w:val="clear" w:color="auto" w:fill="auto"/>
          </w:tcPr>
          <w:p w14:paraId="01515F0E" w14:textId="4F35034E" w:rsidR="00E3381C" w:rsidRPr="009936BB" w:rsidRDefault="00E3381C" w:rsidP="00E338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ПП-07.06.04-160</w:t>
            </w:r>
          </w:p>
        </w:tc>
        <w:tc>
          <w:tcPr>
            <w:tcW w:w="1176" w:type="pct"/>
            <w:shd w:val="clear" w:color="auto" w:fill="auto"/>
          </w:tcPr>
          <w:p w14:paraId="29B845F9" w14:textId="151E8993" w:rsidR="00E3381C" w:rsidRPr="009936BB" w:rsidDel="006C7F14" w:rsidRDefault="00E3381C" w:rsidP="00E338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C.ПП-07.06-011</w:t>
            </w:r>
          </w:p>
        </w:tc>
        <w:tc>
          <w:tcPr>
            <w:tcW w:w="2967" w:type="pct"/>
            <w:shd w:val="clear" w:color="auto" w:fill="auto"/>
          </w:tcPr>
          <w:p w14:paraId="1D61350A" w14:textId="4F907D2E" w:rsidR="00E3381C" w:rsidRPr="0072198F" w:rsidDel="006C7F14" w:rsidRDefault="00E3381C" w:rsidP="00E338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Перенос лимита 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резева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УК на корректируемый Проект</w:t>
            </w:r>
          </w:p>
        </w:tc>
      </w:tr>
    </w:tbl>
    <w:p w14:paraId="09CFB02B" w14:textId="77777777" w:rsidR="00022C33" w:rsidRPr="003B3D6A" w:rsidRDefault="00022C33" w:rsidP="003B3D6A">
      <w:pPr>
        <w:spacing w:after="240" w:line="276" w:lineRule="auto"/>
        <w:ind w:firstLine="567"/>
        <w:rPr>
          <w:rFonts w:ascii="Arial" w:hAnsi="Arial" w:cs="Arial"/>
        </w:rPr>
      </w:pPr>
    </w:p>
    <w:p w14:paraId="7FA60535" w14:textId="77777777" w:rsidR="00022C33" w:rsidRPr="00BE014D" w:rsidRDefault="00022C33">
      <w:pPr>
        <w:pStyle w:val="3"/>
      </w:pPr>
      <w:bookmarkStart w:id="3172" w:name="_Toc68528497"/>
      <w:r w:rsidRPr="00BE014D">
        <w:t>Разделение полномочий</w:t>
      </w:r>
      <w:bookmarkEnd w:id="3172"/>
    </w:p>
    <w:p w14:paraId="013AC5F3" w14:textId="77777777" w:rsidR="005C4B70" w:rsidRPr="00B63731" w:rsidRDefault="005C4B70" w:rsidP="005C4B70">
      <w:pPr>
        <w:spacing w:after="240" w:line="276" w:lineRule="auto"/>
        <w:ind w:firstLine="567"/>
        <w:rPr>
          <w:rFonts w:ascii="Arial" w:hAnsi="Arial" w:cs="Arial"/>
        </w:rPr>
      </w:pPr>
      <w:r w:rsidRPr="00B63731">
        <w:rPr>
          <w:rFonts w:ascii="Arial" w:hAnsi="Arial" w:cs="Arial"/>
        </w:rPr>
        <w:t>В данном разделе описаны:</w:t>
      </w:r>
    </w:p>
    <w:p w14:paraId="46C8B6EC" w14:textId="77777777" w:rsidR="005C4B70" w:rsidRPr="00B63731" w:rsidRDefault="005C4B70" w:rsidP="005C4B70">
      <w:pPr>
        <w:pStyle w:val="af9"/>
        <w:numPr>
          <w:ilvl w:val="0"/>
          <w:numId w:val="29"/>
        </w:numPr>
        <w:spacing w:after="240" w:line="276" w:lineRule="auto"/>
        <w:rPr>
          <w:rFonts w:ascii="Arial" w:hAnsi="Arial" w:cs="Arial"/>
        </w:rPr>
      </w:pPr>
      <w:r w:rsidRPr="00B63731">
        <w:rPr>
          <w:rFonts w:ascii="Arial" w:hAnsi="Arial" w:cs="Arial"/>
        </w:rPr>
        <w:t>Матрица конфликтов на уровне бизнес-функций. Да</w:t>
      </w:r>
      <w:r>
        <w:rPr>
          <w:rFonts w:ascii="Arial" w:hAnsi="Arial" w:cs="Arial"/>
        </w:rPr>
        <w:t>нная матрица определяет конфлик</w:t>
      </w:r>
      <w:r w:rsidRPr="00B63731">
        <w:rPr>
          <w:rFonts w:ascii="Arial" w:hAnsi="Arial" w:cs="Arial"/>
        </w:rPr>
        <w:t>тующие совмещения бизнес-функций для рассматриваемых бизнес-процессов, включая кросс-функциональные. Данная матрица раз</w:t>
      </w:r>
      <w:r>
        <w:rPr>
          <w:rFonts w:ascii="Arial" w:hAnsi="Arial" w:cs="Arial"/>
        </w:rPr>
        <w:t>работана с учётом описания ключевых за</w:t>
      </w:r>
      <w:r w:rsidRPr="00B63731">
        <w:rPr>
          <w:rFonts w:ascii="Arial" w:hAnsi="Arial" w:cs="Arial"/>
        </w:rPr>
        <w:t>дач рассматриваемых бизнес-процессов из состава Концептуального Дизайна (Таблица № КП1. Матрица конфликтующих бизнес-функций).</w:t>
      </w:r>
    </w:p>
    <w:p w14:paraId="1D1E45B1" w14:textId="77777777" w:rsidR="005C4B70" w:rsidRPr="00B63731" w:rsidRDefault="005C4B70" w:rsidP="005C4B70">
      <w:pPr>
        <w:pStyle w:val="af9"/>
        <w:numPr>
          <w:ilvl w:val="0"/>
          <w:numId w:val="29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63731">
        <w:rPr>
          <w:rFonts w:ascii="Arial" w:hAnsi="Arial" w:cs="Arial"/>
          <w:color w:val="000000" w:themeColor="text1"/>
        </w:rPr>
        <w:t>Матрица конфликтов на уровне групп транзакций. Данная матрица определяет кон-флиртующие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</w:t>
      </w:r>
      <w:r>
        <w:rPr>
          <w:rFonts w:ascii="Arial" w:hAnsi="Arial" w:cs="Arial"/>
          <w:color w:val="000000" w:themeColor="text1"/>
        </w:rPr>
        <w:t>зуемых транзакций, а также акту</w:t>
      </w:r>
      <w:r w:rsidRPr="00B63731">
        <w:rPr>
          <w:rFonts w:ascii="Arial" w:hAnsi="Arial" w:cs="Arial"/>
          <w:color w:val="000000" w:themeColor="text1"/>
        </w:rPr>
        <w:t>ализированный список рисков конфликтов полномочий (Таблица № КП2. Матрица конфликтующих групп транзакций).</w:t>
      </w:r>
    </w:p>
    <w:p w14:paraId="2D6460F5" w14:textId="77777777" w:rsidR="005C4B70" w:rsidRPr="00B63731" w:rsidRDefault="005C4B70" w:rsidP="005C4B70">
      <w:pPr>
        <w:pStyle w:val="af9"/>
        <w:numPr>
          <w:ilvl w:val="0"/>
          <w:numId w:val="29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B63731">
        <w:rPr>
          <w:rFonts w:ascii="Arial" w:hAnsi="Arial" w:cs="Arial"/>
          <w:color w:val="000000" w:themeColor="text1"/>
        </w:rPr>
        <w:t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</w:t>
      </w:r>
      <w:r>
        <w:rPr>
          <w:rFonts w:ascii="Arial" w:hAnsi="Arial" w:cs="Arial"/>
          <w:color w:val="000000" w:themeColor="text1"/>
        </w:rPr>
        <w:t>птуальном дизайне и матрицы кон</w:t>
      </w:r>
      <w:r w:rsidRPr="00B63731">
        <w:rPr>
          <w:rFonts w:ascii="Arial" w:hAnsi="Arial" w:cs="Arial"/>
          <w:color w:val="000000" w:themeColor="text1"/>
        </w:rPr>
        <w:t xml:space="preserve">фликтов на уровне групп транзакций (Таблица </w:t>
      </w:r>
      <w:r>
        <w:rPr>
          <w:rFonts w:ascii="Arial" w:hAnsi="Arial" w:cs="Arial"/>
          <w:color w:val="000000" w:themeColor="text1"/>
        </w:rPr>
        <w:t>№ КП3. Матрица конфликтующих ро</w:t>
      </w:r>
      <w:r w:rsidRPr="00B63731">
        <w:rPr>
          <w:rFonts w:ascii="Arial" w:hAnsi="Arial" w:cs="Arial"/>
          <w:color w:val="000000" w:themeColor="text1"/>
        </w:rPr>
        <w:t xml:space="preserve">лей в бизнес-процессах). </w:t>
      </w:r>
    </w:p>
    <w:p w14:paraId="7EE85FAE" w14:textId="77777777" w:rsidR="005C4B70" w:rsidRPr="00B63731" w:rsidRDefault="005C4B70" w:rsidP="005C4B70">
      <w:pPr>
        <w:spacing w:after="240" w:line="276" w:lineRule="auto"/>
        <w:ind w:firstLine="567"/>
        <w:rPr>
          <w:rFonts w:ascii="Arial" w:hAnsi="Arial" w:cs="Arial"/>
        </w:rPr>
      </w:pPr>
      <w:r w:rsidRPr="00B63731">
        <w:rPr>
          <w:rFonts w:ascii="Arial" w:hAnsi="Arial" w:cs="Arial"/>
        </w:rPr>
        <w:t>Детальное описание рисков пересечения полномочий приведено в Приложении №КП1. Матрица конфликтов полномочий</w:t>
      </w:r>
      <w:r>
        <w:rPr>
          <w:rFonts w:ascii="Arial" w:hAnsi="Arial" w:cs="Arial"/>
        </w:rPr>
        <w:t>.</w:t>
      </w:r>
    </w:p>
    <w:p w14:paraId="6D7A0204" w14:textId="33AB9DC2" w:rsidR="002261BA" w:rsidRDefault="005C4B70" w:rsidP="005C4B70">
      <w:pPr>
        <w:spacing w:after="240" w:line="276" w:lineRule="auto"/>
        <w:ind w:firstLine="567"/>
        <w:rPr>
          <w:rFonts w:ascii="Arial" w:hAnsi="Arial" w:cs="Arial"/>
        </w:rPr>
      </w:pPr>
      <w:r w:rsidRPr="00B63731">
        <w:rPr>
          <w:rFonts w:ascii="Arial" w:hAnsi="Arial" w:cs="Arial"/>
        </w:rPr>
        <w:t>В рамках проектирования процессов и Концептуального</w:t>
      </w:r>
      <w:r>
        <w:rPr>
          <w:rFonts w:ascii="Arial" w:hAnsi="Arial" w:cs="Arial"/>
        </w:rPr>
        <w:t xml:space="preserve"> Дизайна выявлены и проанализи</w:t>
      </w:r>
      <w:r w:rsidRPr="00B63731">
        <w:rPr>
          <w:rFonts w:ascii="Arial" w:hAnsi="Arial" w:cs="Arial"/>
        </w:rPr>
        <w:t>рованы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</w:r>
    </w:p>
    <w:p w14:paraId="0C32E212" w14:textId="1E565DDC" w:rsidR="002261BA" w:rsidRPr="009936BB" w:rsidRDefault="002261BA" w:rsidP="009936B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936BB">
        <w:rPr>
          <w:rFonts w:ascii="Arial" w:hAnsi="Arial" w:cs="Arial"/>
          <w:b/>
          <w:sz w:val="22"/>
        </w:rPr>
        <w:lastRenderedPageBreak/>
        <w:t>Таблица № КП1. Матрица конфликтующих бизнес-функций</w:t>
      </w:r>
    </w:p>
    <w:p w14:paraId="0B2BED19" w14:textId="107E1B14" w:rsidR="002261BA" w:rsidRDefault="00165E23">
      <w:pPr>
        <w:spacing w:after="240" w:line="276" w:lineRule="auto"/>
        <w:rPr>
          <w:rFonts w:ascii="Arial" w:hAnsi="Arial" w:cs="Arial"/>
        </w:rPr>
      </w:pPr>
      <w:ins w:id="3173" w:author="Лазарев Артем Андреевич (Подрядчик. ООО БерингПойнт)" w:date="2021-03-26T10:54:00Z">
        <w:r>
          <w:rPr>
            <w:noProof/>
            <w:lang w:eastAsia="ru-RU"/>
          </w:rPr>
          <w:lastRenderedPageBreak/>
          <w:drawing>
            <wp:inline distT="0" distB="0" distL="0" distR="0" wp14:anchorId="3816DCCE" wp14:editId="244389D7">
              <wp:extent cx="5899785" cy="4147654"/>
              <wp:effectExtent l="0" t="0" r="5715" b="5715"/>
              <wp:docPr id="23" name="Рисунок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795" cy="41518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174" w:author="Лазарев Артем Андреевич (Подрядчик. ООО БерингПойнт)" w:date="2021-03-26T10:54:00Z">
        <w:r w:rsidR="004A66F3" w:rsidDel="00165E23">
          <w:rPr>
            <w:noProof/>
            <w:lang w:eastAsia="ru-RU"/>
          </w:rPr>
          <w:drawing>
            <wp:inline distT="0" distB="0" distL="0" distR="0" wp14:anchorId="2013F133" wp14:editId="50E1844A">
              <wp:extent cx="6480810" cy="4408170"/>
              <wp:effectExtent l="0" t="0" r="0" b="0"/>
              <wp:docPr id="14" name="Picture 1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4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44081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E4F5494" w14:textId="77777777" w:rsidR="002261BA" w:rsidRPr="009936BB" w:rsidRDefault="002261BA" w:rsidP="009936BB">
      <w:pPr>
        <w:pStyle w:val="a7"/>
        <w:keepNext/>
        <w:spacing w:after="240" w:afterAutospacing="0" w:line="276" w:lineRule="auto"/>
        <w:jc w:val="right"/>
        <w:rPr>
          <w:sz w:val="22"/>
        </w:rPr>
      </w:pPr>
      <w:r w:rsidRPr="009936BB">
        <w:rPr>
          <w:rFonts w:ascii="Arial" w:hAnsi="Arial"/>
          <w:sz w:val="22"/>
        </w:rPr>
        <w:lastRenderedPageBreak/>
        <w:t>Таблица № КП2. Матрица конфликтующих групп транзакций</w:t>
      </w:r>
    </w:p>
    <w:p w14:paraId="6123BF4B" w14:textId="5ABF3626" w:rsidR="002261BA" w:rsidRDefault="00165E23">
      <w:pPr>
        <w:spacing w:after="240" w:line="276" w:lineRule="auto"/>
        <w:rPr>
          <w:rFonts w:ascii="Arial" w:hAnsi="Arial" w:cs="Arial"/>
        </w:rPr>
      </w:pPr>
      <w:ins w:id="3175" w:author="Лазарев Артем Андреевич (Подрядчик. ООО БерингПойнт)" w:date="2021-03-26T10:53:00Z">
        <w:r>
          <w:rPr>
            <w:noProof/>
            <w:lang w:eastAsia="ru-RU"/>
          </w:rPr>
          <w:drawing>
            <wp:inline distT="0" distB="0" distL="0" distR="0" wp14:anchorId="757CFBA6" wp14:editId="52357D7E">
              <wp:extent cx="5985510" cy="4002069"/>
              <wp:effectExtent l="0" t="0" r="0" b="0"/>
              <wp:docPr id="11" name="Рисунок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2953" cy="40070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176" w:author="Лазарев Артем Андреевич (Подрядчик. ООО БерингПойнт)" w:date="2021-03-26T10:53:00Z">
        <w:r w:rsidR="004A66F3" w:rsidDel="00165E23">
          <w:rPr>
            <w:noProof/>
            <w:lang w:eastAsia="ru-RU"/>
          </w:rPr>
          <w:drawing>
            <wp:inline distT="0" distB="0" distL="0" distR="0" wp14:anchorId="734017C4" wp14:editId="748D29A4">
              <wp:extent cx="6480810" cy="4200525"/>
              <wp:effectExtent l="0" t="0" r="0" b="9525"/>
              <wp:docPr id="19" name="Picture 1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Picture 19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4200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AB85599" w14:textId="633F32EB" w:rsidR="002261BA" w:rsidRPr="009936BB" w:rsidRDefault="002261BA" w:rsidP="009936BB">
      <w:pPr>
        <w:pStyle w:val="a7"/>
        <w:keepNext/>
        <w:spacing w:after="240" w:afterAutospacing="0" w:line="276" w:lineRule="auto"/>
        <w:jc w:val="right"/>
        <w:rPr>
          <w:rFonts w:ascii="Arial" w:hAnsi="Arial"/>
          <w:b/>
          <w:sz w:val="22"/>
        </w:rPr>
      </w:pPr>
      <w:r w:rsidRPr="009936BB">
        <w:rPr>
          <w:rFonts w:ascii="Arial" w:hAnsi="Arial"/>
          <w:b/>
          <w:sz w:val="22"/>
        </w:rPr>
        <w:lastRenderedPageBreak/>
        <w:t>Таблица № КП3. Матрица конфликтующих ролей в бизнес-процессах</w:t>
      </w:r>
    </w:p>
    <w:p w14:paraId="2210DA82" w14:textId="0C924249" w:rsidR="002261BA" w:rsidRDefault="00BF7776">
      <w:pPr>
        <w:spacing w:after="240" w:line="276" w:lineRule="auto"/>
        <w:rPr>
          <w:rFonts w:ascii="Arial" w:hAnsi="Arial" w:cs="Arial"/>
        </w:rPr>
      </w:pPr>
      <w:ins w:id="3177" w:author="Лазарев Артем Андреевич (Подрядчик. ООО БерингПойнт)" w:date="2021-03-26T11:24:00Z">
        <w:r>
          <w:rPr>
            <w:noProof/>
            <w:lang w:eastAsia="ru-RU"/>
          </w:rPr>
          <w:drawing>
            <wp:inline distT="0" distB="0" distL="0" distR="0" wp14:anchorId="6D101C03" wp14:editId="4B9071AF">
              <wp:extent cx="6225680" cy="3238500"/>
              <wp:effectExtent l="0" t="0" r="3810" b="0"/>
              <wp:docPr id="25" name="Рисунок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6783" cy="32442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178" w:author="Лазарев Артем Андреевич (Подрядчик. ООО БерингПойнт)" w:date="2021-03-26T11:24:00Z">
        <w:r w:rsidR="00C7292F" w:rsidDel="00BF7776">
          <w:rPr>
            <w:noProof/>
            <w:lang w:eastAsia="ru-RU"/>
          </w:rPr>
          <w:drawing>
            <wp:inline distT="0" distB="0" distL="0" distR="0" wp14:anchorId="2B147903" wp14:editId="6205A569">
              <wp:extent cx="6480810" cy="4656455"/>
              <wp:effectExtent l="0" t="0" r="0" b="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4656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D1ED5D5" w14:textId="77777777" w:rsidR="002261BA" w:rsidRDefault="002261BA">
      <w:pPr>
        <w:spacing w:after="240" w:line="276" w:lineRule="auto"/>
        <w:rPr>
          <w:rFonts w:ascii="Arial" w:hAnsi="Arial" w:cs="Arial"/>
        </w:rPr>
      </w:pPr>
    </w:p>
    <w:p w14:paraId="682C821B" w14:textId="77777777" w:rsidR="00022C33" w:rsidRPr="00BE014D" w:rsidRDefault="00022C33" w:rsidP="00022C33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179" w:name="_Toc524114765"/>
      <w:bookmarkStart w:id="3180" w:name="_Toc524115801"/>
      <w:bookmarkStart w:id="3181" w:name="_Toc524607490"/>
      <w:bookmarkStart w:id="3182" w:name="_Toc525235142"/>
      <w:bookmarkStart w:id="3183" w:name="_Toc525310703"/>
      <w:bookmarkStart w:id="3184" w:name="_Toc525675498"/>
      <w:bookmarkStart w:id="3185" w:name="_Toc525907725"/>
      <w:bookmarkStart w:id="3186" w:name="_Toc525925848"/>
      <w:bookmarkStart w:id="3187" w:name="_Toc525926661"/>
      <w:bookmarkStart w:id="3188" w:name="_Toc526414481"/>
      <w:bookmarkStart w:id="3189" w:name="_Toc527043411"/>
      <w:bookmarkStart w:id="3190" w:name="_Toc527043562"/>
      <w:bookmarkStart w:id="3191" w:name="_Toc527452710"/>
      <w:bookmarkStart w:id="3192" w:name="_Toc527458778"/>
      <w:bookmarkStart w:id="3193" w:name="_Toc527552312"/>
      <w:bookmarkStart w:id="3194" w:name="_Toc527626217"/>
      <w:bookmarkStart w:id="3195" w:name="_Toc527628966"/>
      <w:bookmarkStart w:id="3196" w:name="_Toc524114766"/>
      <w:bookmarkStart w:id="3197" w:name="_Toc524115802"/>
      <w:bookmarkStart w:id="3198" w:name="_Toc524607491"/>
      <w:bookmarkStart w:id="3199" w:name="_Toc525235143"/>
      <w:bookmarkStart w:id="3200" w:name="_Toc525310704"/>
      <w:bookmarkStart w:id="3201" w:name="_Toc525675499"/>
      <w:bookmarkStart w:id="3202" w:name="_Toc525907726"/>
      <w:bookmarkStart w:id="3203" w:name="_Toc525925849"/>
      <w:bookmarkStart w:id="3204" w:name="_Toc525926662"/>
      <w:bookmarkStart w:id="3205" w:name="_Toc526414482"/>
      <w:bookmarkStart w:id="3206" w:name="_Toc527043412"/>
      <w:bookmarkStart w:id="3207" w:name="_Toc527043563"/>
      <w:bookmarkStart w:id="3208" w:name="_Toc527452711"/>
      <w:bookmarkStart w:id="3209" w:name="_Toc527458779"/>
      <w:bookmarkStart w:id="3210" w:name="_Toc527552313"/>
      <w:bookmarkStart w:id="3211" w:name="_Toc527626218"/>
      <w:bookmarkStart w:id="3212" w:name="_Toc527628967"/>
      <w:bookmarkStart w:id="3213" w:name="_Toc524114767"/>
      <w:bookmarkStart w:id="3214" w:name="_Toc524115803"/>
      <w:bookmarkStart w:id="3215" w:name="_Toc524607492"/>
      <w:bookmarkStart w:id="3216" w:name="_Toc525235144"/>
      <w:bookmarkStart w:id="3217" w:name="_Toc525310705"/>
      <w:bookmarkStart w:id="3218" w:name="_Toc525675500"/>
      <w:bookmarkStart w:id="3219" w:name="_Toc525907727"/>
      <w:bookmarkStart w:id="3220" w:name="_Toc525925850"/>
      <w:bookmarkStart w:id="3221" w:name="_Toc525926663"/>
      <w:bookmarkStart w:id="3222" w:name="_Toc526414483"/>
      <w:bookmarkStart w:id="3223" w:name="_Toc527043413"/>
      <w:bookmarkStart w:id="3224" w:name="_Toc527043564"/>
      <w:bookmarkStart w:id="3225" w:name="_Toc527452712"/>
      <w:bookmarkStart w:id="3226" w:name="_Toc527458780"/>
      <w:bookmarkStart w:id="3227" w:name="_Toc527552314"/>
      <w:bookmarkStart w:id="3228" w:name="_Toc527626219"/>
      <w:bookmarkStart w:id="3229" w:name="_Toc527628968"/>
      <w:bookmarkStart w:id="3230" w:name="_Toc524114768"/>
      <w:bookmarkStart w:id="3231" w:name="_Toc524115804"/>
      <w:bookmarkStart w:id="3232" w:name="_Toc524607493"/>
      <w:bookmarkStart w:id="3233" w:name="_Toc525235145"/>
      <w:bookmarkStart w:id="3234" w:name="_Toc525310706"/>
      <w:bookmarkStart w:id="3235" w:name="_Toc525675501"/>
      <w:bookmarkStart w:id="3236" w:name="_Toc525907728"/>
      <w:bookmarkStart w:id="3237" w:name="_Toc525925851"/>
      <w:bookmarkStart w:id="3238" w:name="_Toc525926664"/>
      <w:bookmarkStart w:id="3239" w:name="_Toc526414484"/>
      <w:bookmarkStart w:id="3240" w:name="_Toc527043414"/>
      <w:bookmarkStart w:id="3241" w:name="_Toc527043565"/>
      <w:bookmarkStart w:id="3242" w:name="_Toc527452713"/>
      <w:bookmarkStart w:id="3243" w:name="_Toc527458781"/>
      <w:bookmarkStart w:id="3244" w:name="_Toc527552315"/>
      <w:bookmarkStart w:id="3245" w:name="_Toc527626220"/>
      <w:bookmarkStart w:id="3246" w:name="_Toc527628969"/>
      <w:bookmarkStart w:id="3247" w:name="_Toc524114769"/>
      <w:bookmarkStart w:id="3248" w:name="_Toc524115805"/>
      <w:bookmarkStart w:id="3249" w:name="_Toc524607494"/>
      <w:bookmarkStart w:id="3250" w:name="_Toc525235146"/>
      <w:bookmarkStart w:id="3251" w:name="_Toc525310707"/>
      <w:bookmarkStart w:id="3252" w:name="_Toc525675502"/>
      <w:bookmarkStart w:id="3253" w:name="_Toc525907729"/>
      <w:bookmarkStart w:id="3254" w:name="_Toc525925852"/>
      <w:bookmarkStart w:id="3255" w:name="_Toc525926665"/>
      <w:bookmarkStart w:id="3256" w:name="_Toc526414485"/>
      <w:bookmarkStart w:id="3257" w:name="_Toc527043415"/>
      <w:bookmarkStart w:id="3258" w:name="_Toc527043566"/>
      <w:bookmarkStart w:id="3259" w:name="_Toc527452714"/>
      <w:bookmarkStart w:id="3260" w:name="_Toc527458782"/>
      <w:bookmarkStart w:id="3261" w:name="_Toc527552316"/>
      <w:bookmarkStart w:id="3262" w:name="_Toc527626221"/>
      <w:bookmarkStart w:id="3263" w:name="_Toc527628970"/>
      <w:bookmarkStart w:id="3264" w:name="_Toc524114770"/>
      <w:bookmarkStart w:id="3265" w:name="_Toc524115806"/>
      <w:bookmarkStart w:id="3266" w:name="_Toc524607495"/>
      <w:bookmarkStart w:id="3267" w:name="_Toc525235147"/>
      <w:bookmarkStart w:id="3268" w:name="_Toc525310708"/>
      <w:bookmarkStart w:id="3269" w:name="_Toc525675503"/>
      <w:bookmarkStart w:id="3270" w:name="_Toc525907730"/>
      <w:bookmarkStart w:id="3271" w:name="_Toc525925853"/>
      <w:bookmarkStart w:id="3272" w:name="_Toc525926666"/>
      <w:bookmarkStart w:id="3273" w:name="_Toc526414486"/>
      <w:bookmarkStart w:id="3274" w:name="_Toc527043416"/>
      <w:bookmarkStart w:id="3275" w:name="_Toc527043567"/>
      <w:bookmarkStart w:id="3276" w:name="_Toc527452715"/>
      <w:bookmarkStart w:id="3277" w:name="_Toc527458783"/>
      <w:bookmarkStart w:id="3278" w:name="_Toc527552317"/>
      <w:bookmarkStart w:id="3279" w:name="_Toc527626222"/>
      <w:bookmarkStart w:id="3280" w:name="_Toc527628971"/>
      <w:bookmarkStart w:id="3281" w:name="_Toc524114771"/>
      <w:bookmarkStart w:id="3282" w:name="_Toc524115807"/>
      <w:bookmarkStart w:id="3283" w:name="_Toc524607496"/>
      <w:bookmarkStart w:id="3284" w:name="_Toc525235148"/>
      <w:bookmarkStart w:id="3285" w:name="_Toc525310709"/>
      <w:bookmarkStart w:id="3286" w:name="_Toc525675504"/>
      <w:bookmarkStart w:id="3287" w:name="_Toc525907731"/>
      <w:bookmarkStart w:id="3288" w:name="_Toc525925854"/>
      <w:bookmarkStart w:id="3289" w:name="_Toc525926667"/>
      <w:bookmarkStart w:id="3290" w:name="_Toc526414487"/>
      <w:bookmarkStart w:id="3291" w:name="_Toc527043417"/>
      <w:bookmarkStart w:id="3292" w:name="_Toc527043568"/>
      <w:bookmarkStart w:id="3293" w:name="_Toc527452716"/>
      <w:bookmarkStart w:id="3294" w:name="_Toc527458784"/>
      <w:bookmarkStart w:id="3295" w:name="_Toc527552318"/>
      <w:bookmarkStart w:id="3296" w:name="_Toc527626223"/>
      <w:bookmarkStart w:id="3297" w:name="_Toc527628972"/>
      <w:bookmarkStart w:id="3298" w:name="_Toc524114772"/>
      <w:bookmarkStart w:id="3299" w:name="_Toc524115808"/>
      <w:bookmarkStart w:id="3300" w:name="_Toc524607497"/>
      <w:bookmarkStart w:id="3301" w:name="_Toc525235149"/>
      <w:bookmarkStart w:id="3302" w:name="_Toc525310710"/>
      <w:bookmarkStart w:id="3303" w:name="_Toc525675505"/>
      <w:bookmarkStart w:id="3304" w:name="_Toc525907732"/>
      <w:bookmarkStart w:id="3305" w:name="_Toc525925855"/>
      <w:bookmarkStart w:id="3306" w:name="_Toc525926668"/>
      <w:bookmarkStart w:id="3307" w:name="_Toc526414488"/>
      <w:bookmarkStart w:id="3308" w:name="_Toc527043418"/>
      <w:bookmarkStart w:id="3309" w:name="_Toc527043569"/>
      <w:bookmarkStart w:id="3310" w:name="_Toc527452717"/>
      <w:bookmarkStart w:id="3311" w:name="_Toc527458785"/>
      <w:bookmarkStart w:id="3312" w:name="_Toc527552319"/>
      <w:bookmarkStart w:id="3313" w:name="_Toc527626224"/>
      <w:bookmarkStart w:id="3314" w:name="_Toc527628973"/>
      <w:bookmarkStart w:id="3315" w:name="_Toc524114773"/>
      <w:bookmarkStart w:id="3316" w:name="_Toc524115809"/>
      <w:bookmarkStart w:id="3317" w:name="_Toc524607498"/>
      <w:bookmarkStart w:id="3318" w:name="_Toc525235150"/>
      <w:bookmarkStart w:id="3319" w:name="_Toc525310711"/>
      <w:bookmarkStart w:id="3320" w:name="_Toc525675506"/>
      <w:bookmarkStart w:id="3321" w:name="_Toc525907733"/>
      <w:bookmarkStart w:id="3322" w:name="_Toc525925856"/>
      <w:bookmarkStart w:id="3323" w:name="_Toc525926669"/>
      <w:bookmarkStart w:id="3324" w:name="_Toc526414489"/>
      <w:bookmarkStart w:id="3325" w:name="_Toc527043419"/>
      <w:bookmarkStart w:id="3326" w:name="_Toc527043570"/>
      <w:bookmarkStart w:id="3327" w:name="_Toc527452718"/>
      <w:bookmarkStart w:id="3328" w:name="_Toc527458786"/>
      <w:bookmarkStart w:id="3329" w:name="_Toc527552320"/>
      <w:bookmarkStart w:id="3330" w:name="_Toc527626225"/>
      <w:bookmarkStart w:id="3331" w:name="_Toc527628974"/>
      <w:bookmarkStart w:id="3332" w:name="_Toc524114774"/>
      <w:bookmarkStart w:id="3333" w:name="_Toc524115810"/>
      <w:bookmarkStart w:id="3334" w:name="_Toc524607499"/>
      <w:bookmarkStart w:id="3335" w:name="_Toc525235151"/>
      <w:bookmarkStart w:id="3336" w:name="_Toc525310712"/>
      <w:bookmarkStart w:id="3337" w:name="_Toc525675507"/>
      <w:bookmarkStart w:id="3338" w:name="_Toc525907734"/>
      <w:bookmarkStart w:id="3339" w:name="_Toc525925857"/>
      <w:bookmarkStart w:id="3340" w:name="_Toc525926670"/>
      <w:bookmarkStart w:id="3341" w:name="_Toc526414490"/>
      <w:bookmarkStart w:id="3342" w:name="_Toc527043420"/>
      <w:bookmarkStart w:id="3343" w:name="_Toc527043571"/>
      <w:bookmarkStart w:id="3344" w:name="_Toc527452719"/>
      <w:bookmarkStart w:id="3345" w:name="_Toc527458787"/>
      <w:bookmarkStart w:id="3346" w:name="_Toc527552321"/>
      <w:bookmarkStart w:id="3347" w:name="_Toc527626226"/>
      <w:bookmarkStart w:id="3348" w:name="_Toc527628975"/>
      <w:bookmarkStart w:id="3349" w:name="_Toc524114775"/>
      <w:bookmarkStart w:id="3350" w:name="_Toc524115811"/>
      <w:bookmarkStart w:id="3351" w:name="_Toc524607500"/>
      <w:bookmarkStart w:id="3352" w:name="_Toc525235152"/>
      <w:bookmarkStart w:id="3353" w:name="_Toc525310713"/>
      <w:bookmarkStart w:id="3354" w:name="_Toc525675508"/>
      <w:bookmarkStart w:id="3355" w:name="_Toc525907735"/>
      <w:bookmarkStart w:id="3356" w:name="_Toc525925858"/>
      <w:bookmarkStart w:id="3357" w:name="_Toc525926671"/>
      <w:bookmarkStart w:id="3358" w:name="_Toc526414491"/>
      <w:bookmarkStart w:id="3359" w:name="_Toc527043421"/>
      <w:bookmarkStart w:id="3360" w:name="_Toc527043572"/>
      <w:bookmarkStart w:id="3361" w:name="_Toc527452720"/>
      <w:bookmarkStart w:id="3362" w:name="_Toc527458788"/>
      <w:bookmarkStart w:id="3363" w:name="_Toc527552322"/>
      <w:bookmarkStart w:id="3364" w:name="_Toc527626227"/>
      <w:bookmarkStart w:id="3365" w:name="_Toc527628976"/>
      <w:bookmarkStart w:id="3366" w:name="_Toc524114776"/>
      <w:bookmarkStart w:id="3367" w:name="_Toc524115812"/>
      <w:bookmarkStart w:id="3368" w:name="_Toc524607501"/>
      <w:bookmarkStart w:id="3369" w:name="_Toc525235153"/>
      <w:bookmarkStart w:id="3370" w:name="_Toc525310714"/>
      <w:bookmarkStart w:id="3371" w:name="_Toc525675509"/>
      <w:bookmarkStart w:id="3372" w:name="_Toc525907736"/>
      <w:bookmarkStart w:id="3373" w:name="_Toc525925859"/>
      <w:bookmarkStart w:id="3374" w:name="_Toc525926672"/>
      <w:bookmarkStart w:id="3375" w:name="_Toc526414492"/>
      <w:bookmarkStart w:id="3376" w:name="_Toc527043422"/>
      <w:bookmarkStart w:id="3377" w:name="_Toc527043573"/>
      <w:bookmarkStart w:id="3378" w:name="_Toc527452721"/>
      <w:bookmarkStart w:id="3379" w:name="_Toc527458789"/>
      <w:bookmarkStart w:id="3380" w:name="_Toc527552323"/>
      <w:bookmarkStart w:id="3381" w:name="_Toc527626228"/>
      <w:bookmarkStart w:id="3382" w:name="_Toc527628977"/>
      <w:bookmarkStart w:id="3383" w:name="_Toc524114777"/>
      <w:bookmarkStart w:id="3384" w:name="_Toc524115813"/>
      <w:bookmarkStart w:id="3385" w:name="_Toc524607502"/>
      <w:bookmarkStart w:id="3386" w:name="_Toc525235154"/>
      <w:bookmarkStart w:id="3387" w:name="_Toc525310715"/>
      <w:bookmarkStart w:id="3388" w:name="_Toc525675510"/>
      <w:bookmarkStart w:id="3389" w:name="_Toc525907737"/>
      <w:bookmarkStart w:id="3390" w:name="_Toc525925860"/>
      <w:bookmarkStart w:id="3391" w:name="_Toc525926673"/>
      <w:bookmarkStart w:id="3392" w:name="_Toc526414493"/>
      <w:bookmarkStart w:id="3393" w:name="_Toc527043423"/>
      <w:bookmarkStart w:id="3394" w:name="_Toc527043574"/>
      <w:bookmarkStart w:id="3395" w:name="_Toc527452722"/>
      <w:bookmarkStart w:id="3396" w:name="_Toc527458790"/>
      <w:bookmarkStart w:id="3397" w:name="_Toc527552324"/>
      <w:bookmarkStart w:id="3398" w:name="_Toc527626229"/>
      <w:bookmarkStart w:id="3399" w:name="_Toc527628978"/>
      <w:bookmarkStart w:id="3400" w:name="_Toc524114778"/>
      <w:bookmarkStart w:id="3401" w:name="_Toc524115814"/>
      <w:bookmarkStart w:id="3402" w:name="_Toc524607503"/>
      <w:bookmarkStart w:id="3403" w:name="_Toc525235155"/>
      <w:bookmarkStart w:id="3404" w:name="_Toc525310716"/>
      <w:bookmarkStart w:id="3405" w:name="_Toc525675511"/>
      <w:bookmarkStart w:id="3406" w:name="_Toc525907738"/>
      <w:bookmarkStart w:id="3407" w:name="_Toc525925861"/>
      <w:bookmarkStart w:id="3408" w:name="_Toc525926674"/>
      <w:bookmarkStart w:id="3409" w:name="_Toc526414494"/>
      <w:bookmarkStart w:id="3410" w:name="_Toc527043424"/>
      <w:bookmarkStart w:id="3411" w:name="_Toc527043575"/>
      <w:bookmarkStart w:id="3412" w:name="_Toc527452723"/>
      <w:bookmarkStart w:id="3413" w:name="_Toc527458791"/>
      <w:bookmarkStart w:id="3414" w:name="_Toc527552325"/>
      <w:bookmarkStart w:id="3415" w:name="_Toc527626230"/>
      <w:bookmarkStart w:id="3416" w:name="_Toc527628979"/>
      <w:bookmarkStart w:id="3417" w:name="_Toc524114779"/>
      <w:bookmarkStart w:id="3418" w:name="_Toc524115815"/>
      <w:bookmarkStart w:id="3419" w:name="_Toc524607504"/>
      <w:bookmarkStart w:id="3420" w:name="_Toc525235156"/>
      <w:bookmarkStart w:id="3421" w:name="_Toc525310717"/>
      <w:bookmarkStart w:id="3422" w:name="_Toc525675512"/>
      <w:bookmarkStart w:id="3423" w:name="_Toc525907739"/>
      <w:bookmarkStart w:id="3424" w:name="_Toc525925862"/>
      <w:bookmarkStart w:id="3425" w:name="_Toc525926675"/>
      <w:bookmarkStart w:id="3426" w:name="_Toc526414495"/>
      <w:bookmarkStart w:id="3427" w:name="_Toc527043425"/>
      <w:bookmarkStart w:id="3428" w:name="_Toc527043576"/>
      <w:bookmarkStart w:id="3429" w:name="_Toc527452724"/>
      <w:bookmarkStart w:id="3430" w:name="_Toc527458792"/>
      <w:bookmarkStart w:id="3431" w:name="_Toc527552326"/>
      <w:bookmarkStart w:id="3432" w:name="_Toc527626231"/>
      <w:bookmarkStart w:id="3433" w:name="_Toc527628980"/>
      <w:bookmarkStart w:id="3434" w:name="_Toc68528498"/>
      <w:bookmarkEnd w:id="3179"/>
      <w:bookmarkEnd w:id="3180"/>
      <w:bookmarkEnd w:id="3181"/>
      <w:bookmarkEnd w:id="3182"/>
      <w:bookmarkEnd w:id="3183"/>
      <w:bookmarkEnd w:id="3184"/>
      <w:bookmarkEnd w:id="3185"/>
      <w:bookmarkEnd w:id="3186"/>
      <w:bookmarkEnd w:id="3187"/>
      <w:bookmarkEnd w:id="3188"/>
      <w:bookmarkEnd w:id="3189"/>
      <w:bookmarkEnd w:id="3190"/>
      <w:bookmarkEnd w:id="3191"/>
      <w:bookmarkEnd w:id="3192"/>
      <w:bookmarkEnd w:id="3193"/>
      <w:bookmarkEnd w:id="3194"/>
      <w:bookmarkEnd w:id="3195"/>
      <w:bookmarkEnd w:id="3196"/>
      <w:bookmarkEnd w:id="3197"/>
      <w:bookmarkEnd w:id="3198"/>
      <w:bookmarkEnd w:id="3199"/>
      <w:bookmarkEnd w:id="3200"/>
      <w:bookmarkEnd w:id="3201"/>
      <w:bookmarkEnd w:id="3202"/>
      <w:bookmarkEnd w:id="3203"/>
      <w:bookmarkEnd w:id="3204"/>
      <w:bookmarkEnd w:id="3205"/>
      <w:bookmarkEnd w:id="3206"/>
      <w:bookmarkEnd w:id="3207"/>
      <w:bookmarkEnd w:id="3208"/>
      <w:bookmarkEnd w:id="3209"/>
      <w:bookmarkEnd w:id="3210"/>
      <w:bookmarkEnd w:id="3211"/>
      <w:bookmarkEnd w:id="3212"/>
      <w:bookmarkEnd w:id="3213"/>
      <w:bookmarkEnd w:id="3214"/>
      <w:bookmarkEnd w:id="3215"/>
      <w:bookmarkEnd w:id="3216"/>
      <w:bookmarkEnd w:id="3217"/>
      <w:bookmarkEnd w:id="3218"/>
      <w:bookmarkEnd w:id="3219"/>
      <w:bookmarkEnd w:id="3220"/>
      <w:bookmarkEnd w:id="3221"/>
      <w:bookmarkEnd w:id="3222"/>
      <w:bookmarkEnd w:id="3223"/>
      <w:bookmarkEnd w:id="3224"/>
      <w:bookmarkEnd w:id="3225"/>
      <w:bookmarkEnd w:id="3226"/>
      <w:bookmarkEnd w:id="3227"/>
      <w:bookmarkEnd w:id="3228"/>
      <w:bookmarkEnd w:id="3229"/>
      <w:bookmarkEnd w:id="3230"/>
      <w:bookmarkEnd w:id="3231"/>
      <w:bookmarkEnd w:id="3232"/>
      <w:bookmarkEnd w:id="3233"/>
      <w:bookmarkEnd w:id="3234"/>
      <w:bookmarkEnd w:id="3235"/>
      <w:bookmarkEnd w:id="3236"/>
      <w:bookmarkEnd w:id="3237"/>
      <w:bookmarkEnd w:id="3238"/>
      <w:bookmarkEnd w:id="3239"/>
      <w:bookmarkEnd w:id="3240"/>
      <w:bookmarkEnd w:id="3241"/>
      <w:bookmarkEnd w:id="3242"/>
      <w:bookmarkEnd w:id="3243"/>
      <w:bookmarkEnd w:id="3244"/>
      <w:bookmarkEnd w:id="3245"/>
      <w:bookmarkEnd w:id="3246"/>
      <w:bookmarkEnd w:id="3247"/>
      <w:bookmarkEnd w:id="3248"/>
      <w:bookmarkEnd w:id="3249"/>
      <w:bookmarkEnd w:id="3250"/>
      <w:bookmarkEnd w:id="3251"/>
      <w:bookmarkEnd w:id="3252"/>
      <w:bookmarkEnd w:id="3253"/>
      <w:bookmarkEnd w:id="3254"/>
      <w:bookmarkEnd w:id="3255"/>
      <w:bookmarkEnd w:id="3256"/>
      <w:bookmarkEnd w:id="3257"/>
      <w:bookmarkEnd w:id="3258"/>
      <w:bookmarkEnd w:id="3259"/>
      <w:bookmarkEnd w:id="3260"/>
      <w:bookmarkEnd w:id="3261"/>
      <w:bookmarkEnd w:id="3262"/>
      <w:bookmarkEnd w:id="3263"/>
      <w:bookmarkEnd w:id="3264"/>
      <w:bookmarkEnd w:id="3265"/>
      <w:bookmarkEnd w:id="3266"/>
      <w:bookmarkEnd w:id="3267"/>
      <w:bookmarkEnd w:id="3268"/>
      <w:bookmarkEnd w:id="3269"/>
      <w:bookmarkEnd w:id="3270"/>
      <w:bookmarkEnd w:id="3271"/>
      <w:bookmarkEnd w:id="3272"/>
      <w:bookmarkEnd w:id="3273"/>
      <w:bookmarkEnd w:id="3274"/>
      <w:bookmarkEnd w:id="3275"/>
      <w:bookmarkEnd w:id="3276"/>
      <w:bookmarkEnd w:id="3277"/>
      <w:bookmarkEnd w:id="3278"/>
      <w:bookmarkEnd w:id="3279"/>
      <w:bookmarkEnd w:id="3280"/>
      <w:bookmarkEnd w:id="3281"/>
      <w:bookmarkEnd w:id="3282"/>
      <w:bookmarkEnd w:id="3283"/>
      <w:bookmarkEnd w:id="3284"/>
      <w:bookmarkEnd w:id="3285"/>
      <w:bookmarkEnd w:id="3286"/>
      <w:bookmarkEnd w:id="3287"/>
      <w:bookmarkEnd w:id="3288"/>
      <w:bookmarkEnd w:id="3289"/>
      <w:bookmarkEnd w:id="3290"/>
      <w:bookmarkEnd w:id="3291"/>
      <w:bookmarkEnd w:id="3292"/>
      <w:bookmarkEnd w:id="3293"/>
      <w:bookmarkEnd w:id="3294"/>
      <w:bookmarkEnd w:id="3295"/>
      <w:bookmarkEnd w:id="3296"/>
      <w:bookmarkEnd w:id="3297"/>
      <w:bookmarkEnd w:id="3298"/>
      <w:bookmarkEnd w:id="3299"/>
      <w:bookmarkEnd w:id="3300"/>
      <w:bookmarkEnd w:id="3301"/>
      <w:bookmarkEnd w:id="3302"/>
      <w:bookmarkEnd w:id="3303"/>
      <w:bookmarkEnd w:id="3304"/>
      <w:bookmarkEnd w:id="3305"/>
      <w:bookmarkEnd w:id="3306"/>
      <w:bookmarkEnd w:id="3307"/>
      <w:bookmarkEnd w:id="3308"/>
      <w:bookmarkEnd w:id="3309"/>
      <w:bookmarkEnd w:id="3310"/>
      <w:bookmarkEnd w:id="3311"/>
      <w:bookmarkEnd w:id="3312"/>
      <w:bookmarkEnd w:id="3313"/>
      <w:bookmarkEnd w:id="3314"/>
      <w:bookmarkEnd w:id="3315"/>
      <w:bookmarkEnd w:id="3316"/>
      <w:bookmarkEnd w:id="3317"/>
      <w:bookmarkEnd w:id="3318"/>
      <w:bookmarkEnd w:id="3319"/>
      <w:bookmarkEnd w:id="3320"/>
      <w:bookmarkEnd w:id="3321"/>
      <w:bookmarkEnd w:id="3322"/>
      <w:bookmarkEnd w:id="3323"/>
      <w:bookmarkEnd w:id="3324"/>
      <w:bookmarkEnd w:id="3325"/>
      <w:bookmarkEnd w:id="3326"/>
      <w:bookmarkEnd w:id="3327"/>
      <w:bookmarkEnd w:id="3328"/>
      <w:bookmarkEnd w:id="3329"/>
      <w:bookmarkEnd w:id="3330"/>
      <w:bookmarkEnd w:id="3331"/>
      <w:bookmarkEnd w:id="3332"/>
      <w:bookmarkEnd w:id="3333"/>
      <w:bookmarkEnd w:id="3334"/>
      <w:bookmarkEnd w:id="3335"/>
      <w:bookmarkEnd w:id="3336"/>
      <w:bookmarkEnd w:id="3337"/>
      <w:bookmarkEnd w:id="3338"/>
      <w:bookmarkEnd w:id="3339"/>
      <w:bookmarkEnd w:id="3340"/>
      <w:bookmarkEnd w:id="3341"/>
      <w:bookmarkEnd w:id="3342"/>
      <w:bookmarkEnd w:id="3343"/>
      <w:bookmarkEnd w:id="3344"/>
      <w:bookmarkEnd w:id="3345"/>
      <w:bookmarkEnd w:id="3346"/>
      <w:bookmarkEnd w:id="3347"/>
      <w:bookmarkEnd w:id="3348"/>
      <w:bookmarkEnd w:id="3349"/>
      <w:bookmarkEnd w:id="3350"/>
      <w:bookmarkEnd w:id="3351"/>
      <w:bookmarkEnd w:id="3352"/>
      <w:bookmarkEnd w:id="3353"/>
      <w:bookmarkEnd w:id="3354"/>
      <w:bookmarkEnd w:id="3355"/>
      <w:bookmarkEnd w:id="3356"/>
      <w:bookmarkEnd w:id="3357"/>
      <w:bookmarkEnd w:id="3358"/>
      <w:bookmarkEnd w:id="3359"/>
      <w:bookmarkEnd w:id="3360"/>
      <w:bookmarkEnd w:id="3361"/>
      <w:bookmarkEnd w:id="3362"/>
      <w:bookmarkEnd w:id="3363"/>
      <w:bookmarkEnd w:id="3364"/>
      <w:bookmarkEnd w:id="3365"/>
      <w:bookmarkEnd w:id="3366"/>
      <w:bookmarkEnd w:id="3367"/>
      <w:bookmarkEnd w:id="3368"/>
      <w:bookmarkEnd w:id="3369"/>
      <w:bookmarkEnd w:id="3370"/>
      <w:bookmarkEnd w:id="3371"/>
      <w:bookmarkEnd w:id="3372"/>
      <w:bookmarkEnd w:id="3373"/>
      <w:bookmarkEnd w:id="3374"/>
      <w:bookmarkEnd w:id="3375"/>
      <w:bookmarkEnd w:id="3376"/>
      <w:bookmarkEnd w:id="3377"/>
      <w:bookmarkEnd w:id="3378"/>
      <w:bookmarkEnd w:id="3379"/>
      <w:bookmarkEnd w:id="3380"/>
      <w:bookmarkEnd w:id="3381"/>
      <w:bookmarkEnd w:id="3382"/>
      <w:bookmarkEnd w:id="3383"/>
      <w:bookmarkEnd w:id="3384"/>
      <w:bookmarkEnd w:id="3385"/>
      <w:bookmarkEnd w:id="3386"/>
      <w:bookmarkEnd w:id="3387"/>
      <w:bookmarkEnd w:id="3388"/>
      <w:bookmarkEnd w:id="3389"/>
      <w:bookmarkEnd w:id="3390"/>
      <w:bookmarkEnd w:id="3391"/>
      <w:bookmarkEnd w:id="3392"/>
      <w:bookmarkEnd w:id="3393"/>
      <w:bookmarkEnd w:id="3394"/>
      <w:bookmarkEnd w:id="3395"/>
      <w:bookmarkEnd w:id="3396"/>
      <w:bookmarkEnd w:id="3397"/>
      <w:bookmarkEnd w:id="3398"/>
      <w:bookmarkEnd w:id="3399"/>
      <w:bookmarkEnd w:id="3400"/>
      <w:bookmarkEnd w:id="3401"/>
      <w:bookmarkEnd w:id="3402"/>
      <w:bookmarkEnd w:id="3403"/>
      <w:bookmarkEnd w:id="3404"/>
      <w:bookmarkEnd w:id="3405"/>
      <w:bookmarkEnd w:id="3406"/>
      <w:bookmarkEnd w:id="3407"/>
      <w:bookmarkEnd w:id="3408"/>
      <w:bookmarkEnd w:id="3409"/>
      <w:bookmarkEnd w:id="3410"/>
      <w:bookmarkEnd w:id="3411"/>
      <w:bookmarkEnd w:id="3412"/>
      <w:bookmarkEnd w:id="3413"/>
      <w:bookmarkEnd w:id="3414"/>
      <w:bookmarkEnd w:id="3415"/>
      <w:bookmarkEnd w:id="3416"/>
      <w:bookmarkEnd w:id="3417"/>
      <w:bookmarkEnd w:id="3418"/>
      <w:bookmarkEnd w:id="3419"/>
      <w:bookmarkEnd w:id="3420"/>
      <w:bookmarkEnd w:id="3421"/>
      <w:bookmarkEnd w:id="3422"/>
      <w:bookmarkEnd w:id="3423"/>
      <w:bookmarkEnd w:id="3424"/>
      <w:bookmarkEnd w:id="3425"/>
      <w:bookmarkEnd w:id="3426"/>
      <w:bookmarkEnd w:id="3427"/>
      <w:bookmarkEnd w:id="3428"/>
      <w:bookmarkEnd w:id="3429"/>
      <w:bookmarkEnd w:id="3430"/>
      <w:bookmarkEnd w:id="3431"/>
      <w:bookmarkEnd w:id="3432"/>
      <w:bookmarkEnd w:id="3433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Интеграционные точки со смежными процессами</w:t>
      </w:r>
      <w:bookmarkEnd w:id="3434"/>
    </w:p>
    <w:p w14:paraId="0E882246" w14:textId="75C88BAA" w:rsidR="00022C33" w:rsidRPr="00916FAB" w:rsidRDefault="00022C33" w:rsidP="00022C3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10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.Точки </w:t>
      </w:r>
      <w:proofErr w:type="spellStart"/>
      <w:r w:rsidRPr="00916FAB">
        <w:rPr>
          <w:rFonts w:ascii="Arial" w:hAnsi="Arial" w:cs="Arial"/>
          <w:b/>
          <w:sz w:val="22"/>
        </w:rPr>
        <w:t>межпроцессной</w:t>
      </w:r>
      <w:proofErr w:type="spellEnd"/>
      <w:r w:rsidRPr="00916FAB">
        <w:rPr>
          <w:rFonts w:ascii="Arial" w:hAnsi="Arial" w:cs="Arial"/>
          <w:b/>
          <w:sz w:val="22"/>
        </w:rPr>
        <w:t xml:space="preserve"> интеграции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0"/>
        <w:gridCol w:w="1518"/>
        <w:gridCol w:w="1441"/>
        <w:gridCol w:w="1923"/>
        <w:gridCol w:w="1101"/>
        <w:gridCol w:w="1876"/>
        <w:gridCol w:w="977"/>
      </w:tblGrid>
      <w:tr w:rsidR="00174097" w:rsidRPr="00F94454" w14:paraId="5F369F0B" w14:textId="77777777" w:rsidTr="009936BB">
        <w:trPr>
          <w:cantSplit/>
          <w:trHeight w:val="397"/>
          <w:tblHeader/>
        </w:trPr>
        <w:tc>
          <w:tcPr>
            <w:tcW w:w="658" w:type="pct"/>
            <w:shd w:val="clear" w:color="auto" w:fill="FFC000"/>
            <w:vAlign w:val="center"/>
          </w:tcPr>
          <w:p w14:paraId="17979074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746" w:type="pct"/>
            <w:shd w:val="clear" w:color="auto" w:fill="FFC000"/>
            <w:vAlign w:val="center"/>
          </w:tcPr>
          <w:p w14:paraId="2C8D6E62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708" w:type="pct"/>
            <w:shd w:val="clear" w:color="auto" w:fill="FFC000"/>
            <w:vAlign w:val="center"/>
          </w:tcPr>
          <w:p w14:paraId="48D080F0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945" w:type="pct"/>
            <w:shd w:val="clear" w:color="auto" w:fill="FFC000"/>
            <w:vAlign w:val="center"/>
          </w:tcPr>
          <w:p w14:paraId="01EF6124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541" w:type="pct"/>
            <w:shd w:val="clear" w:color="auto" w:fill="FFC000"/>
            <w:vAlign w:val="center"/>
          </w:tcPr>
          <w:p w14:paraId="576E4F69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922" w:type="pct"/>
            <w:shd w:val="clear" w:color="auto" w:fill="FFC000"/>
            <w:vAlign w:val="center"/>
          </w:tcPr>
          <w:p w14:paraId="3DE944DE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480" w:type="pct"/>
            <w:shd w:val="clear" w:color="auto" w:fill="FFC000"/>
            <w:vAlign w:val="center"/>
          </w:tcPr>
          <w:p w14:paraId="3903BB56" w14:textId="77777777" w:rsidR="00022C33" w:rsidRPr="00F94454" w:rsidRDefault="00022C3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6624B2" w:rsidRPr="00F94454" w14:paraId="4313D503" w14:textId="77777777" w:rsidTr="009936BB">
        <w:trPr>
          <w:cantSplit/>
        </w:trPr>
        <w:tc>
          <w:tcPr>
            <w:tcW w:w="658" w:type="pct"/>
          </w:tcPr>
          <w:p w14:paraId="4D8049CE" w14:textId="4AF6466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4D9C3163" w14:textId="64F88E9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7C1F7CBA" w14:textId="2E837CF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70, 100</w:t>
            </w:r>
          </w:p>
        </w:tc>
        <w:tc>
          <w:tcPr>
            <w:tcW w:w="945" w:type="pct"/>
            <w:shd w:val="clear" w:color="auto" w:fill="auto"/>
          </w:tcPr>
          <w:p w14:paraId="58789ADE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25DA2432" w14:textId="66683DFB" w:rsidR="006624B2" w:rsidDel="00E3433E" w:rsidRDefault="006624B2">
            <w:pPr>
              <w:autoSpaceDE w:val="0"/>
              <w:autoSpaceDN w:val="0"/>
              <w:adjustRightInd w:val="0"/>
              <w:jc w:val="left"/>
              <w:rPr>
                <w:del w:id="3435" w:author="Попова Дарья" w:date="2021-03-18T10:28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36" w:author="Попова Дарья" w:date="2021-03-18T10:28:00Z">
              <w:r w:rsidDel="00E3433E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5F00DCA3" w14:textId="055DF37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3F1D36CD" w14:textId="0051C6A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5ECC2B4A" w14:textId="5C3E541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59A5A766" w14:textId="5E2C363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</w:t>
            </w:r>
          </w:p>
        </w:tc>
      </w:tr>
      <w:tr w:rsidR="006624B2" w:rsidRPr="00F94454" w14:paraId="1B980A14" w14:textId="77777777" w:rsidTr="009936BB">
        <w:trPr>
          <w:cantSplit/>
        </w:trPr>
        <w:tc>
          <w:tcPr>
            <w:tcW w:w="658" w:type="pct"/>
          </w:tcPr>
          <w:p w14:paraId="6ADFAF93" w14:textId="6128D7F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225F924A" w14:textId="76F2CFF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477BEC56" w14:textId="5C21F6E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</w:t>
            </w:r>
          </w:p>
        </w:tc>
        <w:tc>
          <w:tcPr>
            <w:tcW w:w="945" w:type="pct"/>
            <w:shd w:val="clear" w:color="auto" w:fill="auto"/>
          </w:tcPr>
          <w:p w14:paraId="1FFDAFDE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6250AABE" w14:textId="6E98328E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Протокол заседания Технического </w:t>
            </w:r>
            <w:r w:rsidR="00E91639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комитета УО</w:t>
            </w:r>
          </w:p>
          <w:p w14:paraId="4BB325B9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технического комитета УК</w:t>
            </w:r>
          </w:p>
          <w:p w14:paraId="32BAF6DC" w14:textId="481EACE9" w:rsidR="006624B2" w:rsidDel="00E3433E" w:rsidRDefault="006624B2">
            <w:pPr>
              <w:autoSpaceDE w:val="0"/>
              <w:autoSpaceDN w:val="0"/>
              <w:adjustRightInd w:val="0"/>
              <w:jc w:val="left"/>
              <w:rPr>
                <w:del w:id="3437" w:author="Попова Дарья" w:date="2021-03-18T10:28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38" w:author="Попова Дарья" w:date="2021-03-18T10:28:00Z">
              <w:r w:rsidDel="00E3433E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782675B5" w14:textId="1E09B53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767E921E" w14:textId="757ABD4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70B8825B" w14:textId="00BC17A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716DC7D4" w14:textId="4AE4007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110, 80, 120, 125, 90</w:t>
            </w:r>
          </w:p>
        </w:tc>
      </w:tr>
      <w:tr w:rsidR="006624B2" w:rsidRPr="00F94454" w14:paraId="7F224924" w14:textId="77777777" w:rsidTr="009936BB">
        <w:trPr>
          <w:cantSplit/>
        </w:trPr>
        <w:tc>
          <w:tcPr>
            <w:tcW w:w="658" w:type="pct"/>
          </w:tcPr>
          <w:p w14:paraId="32C750B2" w14:textId="27F2A1C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236F95AE" w14:textId="2236599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0ACE05F6" w14:textId="1A16E19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945" w:type="pct"/>
            <w:shd w:val="clear" w:color="auto" w:fill="auto"/>
          </w:tcPr>
          <w:p w14:paraId="3D60738E" w14:textId="4F03FC4E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39" w:author="Попова Дарья" w:date="2021-03-18T10:44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1CC7685D" w14:textId="57A77A19" w:rsidR="006624B2" w:rsidRPr="00F94454" w:rsidRDefault="006624B2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  <w:pPrChange w:id="3440" w:author="Попова Дарья" w:date="2021-03-18T10:44:00Z">
                <w:pPr>
                  <w:jc w:val="left"/>
                </w:pPr>
              </w:pPrChange>
            </w:pPr>
            <w:del w:id="3441" w:author="Попова Дарья" w:date="2021-03-18T10:44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</w:tc>
        <w:tc>
          <w:tcPr>
            <w:tcW w:w="541" w:type="pct"/>
            <w:shd w:val="clear" w:color="auto" w:fill="auto"/>
          </w:tcPr>
          <w:p w14:paraId="28FB81E4" w14:textId="608C811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УП-01.04</w:t>
            </w:r>
          </w:p>
        </w:tc>
        <w:tc>
          <w:tcPr>
            <w:tcW w:w="922" w:type="pct"/>
            <w:shd w:val="clear" w:color="auto" w:fill="auto"/>
          </w:tcPr>
          <w:p w14:paraId="53B2D3F4" w14:textId="0941B5C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бизнес-планирование (до 20 лет)</w:t>
            </w:r>
          </w:p>
        </w:tc>
        <w:tc>
          <w:tcPr>
            <w:tcW w:w="480" w:type="pct"/>
            <w:shd w:val="clear" w:color="auto" w:fill="auto"/>
          </w:tcPr>
          <w:p w14:paraId="0E7A2677" w14:textId="38E6C23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624B2" w:rsidRPr="00F94454" w14:paraId="2D222AE0" w14:textId="77777777" w:rsidTr="009936BB">
        <w:trPr>
          <w:cantSplit/>
        </w:trPr>
        <w:tc>
          <w:tcPr>
            <w:tcW w:w="658" w:type="pct"/>
          </w:tcPr>
          <w:p w14:paraId="615CE6D5" w14:textId="07B5CA0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УП-01.04</w:t>
            </w:r>
          </w:p>
        </w:tc>
        <w:tc>
          <w:tcPr>
            <w:tcW w:w="746" w:type="pct"/>
            <w:shd w:val="clear" w:color="auto" w:fill="auto"/>
          </w:tcPr>
          <w:p w14:paraId="441063DA" w14:textId="6413D5F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бизнес-планирование (до 20 лет)</w:t>
            </w:r>
          </w:p>
        </w:tc>
        <w:tc>
          <w:tcPr>
            <w:tcW w:w="708" w:type="pct"/>
            <w:shd w:val="clear" w:color="auto" w:fill="auto"/>
          </w:tcPr>
          <w:p w14:paraId="43D3804E" w14:textId="68044EC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2B289E44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504C6F91" w14:textId="163C32CF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42" w:author="Попова Дарья" w:date="2021-03-18T10:44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Стратегия Компании</w:t>
            </w:r>
          </w:p>
          <w:p w14:paraId="23EE0F92" w14:textId="66F31367" w:rsidR="006624B2" w:rsidRPr="00F94454" w:rsidRDefault="006624B2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  <w:pPrChange w:id="3443" w:author="Попова Дарья" w:date="2021-03-18T10:44:00Z">
                <w:pPr>
                  <w:jc w:val="left"/>
                </w:pPr>
              </w:pPrChange>
            </w:pPr>
            <w:del w:id="3444" w:author="Попова Дарья" w:date="2021-03-18T10:44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</w:tc>
        <w:tc>
          <w:tcPr>
            <w:tcW w:w="541" w:type="pct"/>
            <w:shd w:val="clear" w:color="auto" w:fill="auto"/>
          </w:tcPr>
          <w:p w14:paraId="7ED828B4" w14:textId="37B2CFE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459E8B55" w14:textId="23EDD99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6E542527" w14:textId="76C18DF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30, 130</w:t>
            </w:r>
          </w:p>
        </w:tc>
      </w:tr>
      <w:tr w:rsidR="006624B2" w:rsidRPr="00F94454" w14:paraId="741F2358" w14:textId="77777777" w:rsidTr="009936BB">
        <w:trPr>
          <w:cantSplit/>
        </w:trPr>
        <w:tc>
          <w:tcPr>
            <w:tcW w:w="658" w:type="pct"/>
          </w:tcPr>
          <w:p w14:paraId="12D3A7D3" w14:textId="7A6FE5D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УП-03.02</w:t>
            </w:r>
          </w:p>
        </w:tc>
        <w:tc>
          <w:tcPr>
            <w:tcW w:w="746" w:type="pct"/>
            <w:shd w:val="clear" w:color="auto" w:fill="auto"/>
          </w:tcPr>
          <w:p w14:paraId="5CD9F1F6" w14:textId="31D244D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динамическое проектирование</w:t>
            </w:r>
          </w:p>
        </w:tc>
        <w:tc>
          <w:tcPr>
            <w:tcW w:w="708" w:type="pct"/>
            <w:shd w:val="clear" w:color="auto" w:fill="auto"/>
          </w:tcPr>
          <w:p w14:paraId="30245FEE" w14:textId="6AA8128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7E810712" w14:textId="175B5E2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Единый календарный план производства</w:t>
            </w:r>
          </w:p>
        </w:tc>
        <w:tc>
          <w:tcPr>
            <w:tcW w:w="541" w:type="pct"/>
            <w:shd w:val="clear" w:color="auto" w:fill="auto"/>
          </w:tcPr>
          <w:p w14:paraId="36F94709" w14:textId="2737588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1426E3BD" w14:textId="114D126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32FB775E" w14:textId="54C7086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</w:t>
            </w:r>
          </w:p>
        </w:tc>
      </w:tr>
      <w:tr w:rsidR="006624B2" w:rsidRPr="00F94454" w14:paraId="2528065D" w14:textId="77777777" w:rsidTr="009936BB">
        <w:trPr>
          <w:cantSplit/>
        </w:trPr>
        <w:tc>
          <w:tcPr>
            <w:tcW w:w="658" w:type="pct"/>
          </w:tcPr>
          <w:p w14:paraId="699BCAC5" w14:textId="729B1AB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ПП-07.01.01</w:t>
            </w:r>
          </w:p>
        </w:tc>
        <w:tc>
          <w:tcPr>
            <w:tcW w:w="746" w:type="pct"/>
            <w:shd w:val="clear" w:color="auto" w:fill="auto"/>
          </w:tcPr>
          <w:p w14:paraId="18BEE5AC" w14:textId="435D6FA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Управление стратегическим планом УПА</w:t>
            </w:r>
          </w:p>
        </w:tc>
        <w:tc>
          <w:tcPr>
            <w:tcW w:w="708" w:type="pct"/>
            <w:shd w:val="clear" w:color="auto" w:fill="auto"/>
          </w:tcPr>
          <w:p w14:paraId="6E7DC5DB" w14:textId="7291D72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7016AD43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Стратегический план УПА</w:t>
            </w:r>
          </w:p>
          <w:p w14:paraId="6A1C629C" w14:textId="5FF7B97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Стандарт УПА</w:t>
            </w:r>
          </w:p>
        </w:tc>
        <w:tc>
          <w:tcPr>
            <w:tcW w:w="541" w:type="pct"/>
            <w:shd w:val="clear" w:color="auto" w:fill="auto"/>
          </w:tcPr>
          <w:p w14:paraId="5DFFE4D8" w14:textId="3D92594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3CFB1B12" w14:textId="3278C7B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084A4AE6" w14:textId="5E92DB7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</w:t>
            </w:r>
          </w:p>
        </w:tc>
      </w:tr>
      <w:tr w:rsidR="006624B2" w:rsidRPr="00F94454" w14:paraId="1EB5D273" w14:textId="77777777" w:rsidTr="009936BB">
        <w:trPr>
          <w:cantSplit/>
        </w:trPr>
        <w:tc>
          <w:tcPr>
            <w:tcW w:w="658" w:type="pct"/>
          </w:tcPr>
          <w:p w14:paraId="0B88E917" w14:textId="42FB886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ПП-07.04.04-ERP</w:t>
            </w:r>
          </w:p>
        </w:tc>
        <w:tc>
          <w:tcPr>
            <w:tcW w:w="746" w:type="pct"/>
            <w:shd w:val="clear" w:color="auto" w:fill="auto"/>
          </w:tcPr>
          <w:p w14:paraId="1E62DFE3" w14:textId="10464AF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Анализ технического состояния производственных  активов</w:t>
            </w:r>
          </w:p>
        </w:tc>
        <w:tc>
          <w:tcPr>
            <w:tcW w:w="708" w:type="pct"/>
            <w:shd w:val="clear" w:color="auto" w:fill="auto"/>
          </w:tcPr>
          <w:p w14:paraId="5233DAB6" w14:textId="73B5CFF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60</w:t>
            </w:r>
          </w:p>
        </w:tc>
        <w:tc>
          <w:tcPr>
            <w:tcW w:w="945" w:type="pct"/>
            <w:shd w:val="clear" w:color="auto" w:fill="auto"/>
          </w:tcPr>
          <w:p w14:paraId="2A5A4A64" w14:textId="20F7734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Технический объект с присвоенным техническим состоянием</w:t>
            </w:r>
          </w:p>
        </w:tc>
        <w:tc>
          <w:tcPr>
            <w:tcW w:w="541" w:type="pct"/>
            <w:shd w:val="clear" w:color="auto" w:fill="auto"/>
          </w:tcPr>
          <w:p w14:paraId="64E4A2BC" w14:textId="500EF22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32440048" w14:textId="686D210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75CB98E7" w14:textId="3D9804D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</w:t>
            </w:r>
          </w:p>
        </w:tc>
      </w:tr>
      <w:tr w:rsidR="006624B2" w:rsidRPr="00F94454" w14:paraId="0F60AE83" w14:textId="77777777" w:rsidTr="009936BB">
        <w:trPr>
          <w:cantSplit/>
        </w:trPr>
        <w:tc>
          <w:tcPr>
            <w:tcW w:w="658" w:type="pct"/>
          </w:tcPr>
          <w:p w14:paraId="5FF39EE9" w14:textId="0BFEB86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УП-02.03.03</w:t>
            </w:r>
          </w:p>
        </w:tc>
        <w:tc>
          <w:tcPr>
            <w:tcW w:w="746" w:type="pct"/>
            <w:shd w:val="clear" w:color="auto" w:fill="auto"/>
          </w:tcPr>
          <w:p w14:paraId="20242A90" w14:textId="3A39C24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инвестиционной программы</w:t>
            </w:r>
          </w:p>
        </w:tc>
        <w:tc>
          <w:tcPr>
            <w:tcW w:w="708" w:type="pct"/>
            <w:shd w:val="clear" w:color="auto" w:fill="auto"/>
          </w:tcPr>
          <w:p w14:paraId="26818897" w14:textId="54DFC1C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5261DE20" w14:textId="271A369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Долгосрочная инвестиционная программа</w:t>
            </w:r>
          </w:p>
        </w:tc>
        <w:tc>
          <w:tcPr>
            <w:tcW w:w="541" w:type="pct"/>
            <w:shd w:val="clear" w:color="auto" w:fill="auto"/>
          </w:tcPr>
          <w:p w14:paraId="0F93403A" w14:textId="33AD921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1F13B94E" w14:textId="24C9E4D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52B89CB5" w14:textId="705C718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30</w:t>
            </w:r>
          </w:p>
        </w:tc>
      </w:tr>
      <w:tr w:rsidR="006624B2" w:rsidRPr="00F94454" w14:paraId="7291FAF5" w14:textId="77777777" w:rsidTr="009936BB">
        <w:trPr>
          <w:cantSplit/>
        </w:trPr>
        <w:tc>
          <w:tcPr>
            <w:tcW w:w="658" w:type="pct"/>
          </w:tcPr>
          <w:p w14:paraId="0B139A81" w14:textId="257B4F8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0A1B0236" w14:textId="06A7F7C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49307FB3" w14:textId="74D9EE3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70, 100</w:t>
            </w:r>
          </w:p>
        </w:tc>
        <w:tc>
          <w:tcPr>
            <w:tcW w:w="945" w:type="pct"/>
            <w:shd w:val="clear" w:color="auto" w:fill="auto"/>
          </w:tcPr>
          <w:p w14:paraId="6A7EF78E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Приказ о начале планирования БЕ</w:t>
            </w:r>
          </w:p>
          <w:p w14:paraId="23EBF3BB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2DF20B0D" w14:textId="2B4F3AFA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45" w:author="Попова Дарья" w:date="2021-03-18T10:44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46" w:author="Попова Дарья" w:date="2021-03-18T10:44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399EBB74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  <w:p w14:paraId="649FC4B3" w14:textId="67950BD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Структура СПП-элементов</w:t>
            </w:r>
          </w:p>
        </w:tc>
        <w:tc>
          <w:tcPr>
            <w:tcW w:w="541" w:type="pct"/>
            <w:shd w:val="clear" w:color="auto" w:fill="auto"/>
          </w:tcPr>
          <w:p w14:paraId="6049FC97" w14:textId="5BF4698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116C0679" w14:textId="40A36FA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78410CB9" w14:textId="58FEEFF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90, 10</w:t>
            </w:r>
          </w:p>
        </w:tc>
      </w:tr>
      <w:tr w:rsidR="006624B2" w:rsidRPr="00F94454" w14:paraId="5F970ED3" w14:textId="77777777" w:rsidTr="009936BB">
        <w:trPr>
          <w:cantSplit/>
        </w:trPr>
        <w:tc>
          <w:tcPr>
            <w:tcW w:w="658" w:type="pct"/>
          </w:tcPr>
          <w:p w14:paraId="65557C9E" w14:textId="4749E86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746" w:type="pct"/>
            <w:shd w:val="clear" w:color="auto" w:fill="auto"/>
          </w:tcPr>
          <w:p w14:paraId="1B9A9DBB" w14:textId="7966487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708" w:type="pct"/>
            <w:shd w:val="clear" w:color="auto" w:fill="auto"/>
          </w:tcPr>
          <w:p w14:paraId="15A1CABB" w14:textId="63F6867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80, 120</w:t>
            </w:r>
          </w:p>
        </w:tc>
        <w:tc>
          <w:tcPr>
            <w:tcW w:w="945" w:type="pct"/>
            <w:shd w:val="clear" w:color="auto" w:fill="auto"/>
          </w:tcPr>
          <w:p w14:paraId="65BB0B45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технического комитета УК</w:t>
            </w:r>
          </w:p>
          <w:p w14:paraId="7AEB1975" w14:textId="5FD8668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Протокол заседания технического </w:t>
            </w:r>
            <w:r w:rsidR="00E91639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комитета УО</w:t>
            </w:r>
          </w:p>
        </w:tc>
        <w:tc>
          <w:tcPr>
            <w:tcW w:w="541" w:type="pct"/>
            <w:shd w:val="clear" w:color="auto" w:fill="auto"/>
          </w:tcPr>
          <w:p w14:paraId="283CA02E" w14:textId="5FE7818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38D9D629" w14:textId="4FE5398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17F9A762" w14:textId="27DDE8B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110, 80, 120</w:t>
            </w:r>
          </w:p>
        </w:tc>
      </w:tr>
      <w:tr w:rsidR="006624B2" w:rsidRPr="00F94454" w14:paraId="448078FB" w14:textId="77777777" w:rsidTr="009936BB">
        <w:trPr>
          <w:cantSplit/>
        </w:trPr>
        <w:tc>
          <w:tcPr>
            <w:tcW w:w="658" w:type="pct"/>
          </w:tcPr>
          <w:p w14:paraId="4120A5A5" w14:textId="073545B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1C7F817C" w14:textId="21C04EC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62974404" w14:textId="699B053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45" w:type="pct"/>
            <w:shd w:val="clear" w:color="auto" w:fill="auto"/>
          </w:tcPr>
          <w:p w14:paraId="601942B7" w14:textId="7B237EB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Приказ о начале планирования БЕ </w:t>
            </w:r>
          </w:p>
        </w:tc>
        <w:tc>
          <w:tcPr>
            <w:tcW w:w="541" w:type="pct"/>
            <w:shd w:val="clear" w:color="auto" w:fill="auto"/>
          </w:tcPr>
          <w:p w14:paraId="44214A96" w14:textId="1BC1491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922" w:type="pct"/>
            <w:shd w:val="clear" w:color="auto" w:fill="auto"/>
          </w:tcPr>
          <w:p w14:paraId="4C3729BE" w14:textId="4AC4F85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7B494246" w14:textId="0177716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6624B2" w:rsidRPr="00F94454" w14:paraId="1EB086AB" w14:textId="77777777" w:rsidTr="009936BB">
        <w:trPr>
          <w:cantSplit/>
        </w:trPr>
        <w:tc>
          <w:tcPr>
            <w:tcW w:w="658" w:type="pct"/>
          </w:tcPr>
          <w:p w14:paraId="0FAE1146" w14:textId="5E47444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23D966F9" w14:textId="6F1438C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66502F4D" w14:textId="75D32AC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70, 100</w:t>
            </w:r>
          </w:p>
        </w:tc>
        <w:tc>
          <w:tcPr>
            <w:tcW w:w="945" w:type="pct"/>
            <w:shd w:val="clear" w:color="auto" w:fill="auto"/>
          </w:tcPr>
          <w:p w14:paraId="47F04566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67A32DBF" w14:textId="199663C9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47" w:author="Попова Дарья" w:date="2021-03-18T10:45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48" w:author="Попова Дарья" w:date="2021-03-18T10:45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2D339CCD" w14:textId="411D9B5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301339AB" w14:textId="27DE351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6C981CC0" w14:textId="12A7D2A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2293E478" w14:textId="4B4930F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</w:t>
            </w:r>
          </w:p>
        </w:tc>
      </w:tr>
      <w:tr w:rsidR="006624B2" w:rsidRPr="00F94454" w14:paraId="42B7BBF2" w14:textId="77777777" w:rsidTr="009936BB">
        <w:trPr>
          <w:cantSplit/>
        </w:trPr>
        <w:tc>
          <w:tcPr>
            <w:tcW w:w="658" w:type="pct"/>
          </w:tcPr>
          <w:p w14:paraId="752B1500" w14:textId="51E7C3C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746" w:type="pct"/>
            <w:shd w:val="clear" w:color="auto" w:fill="auto"/>
          </w:tcPr>
          <w:p w14:paraId="10D19AC3" w14:textId="3499919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708" w:type="pct"/>
            <w:shd w:val="clear" w:color="auto" w:fill="auto"/>
          </w:tcPr>
          <w:p w14:paraId="542AE4C2" w14:textId="0272AA9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100, 70</w:t>
            </w:r>
          </w:p>
        </w:tc>
        <w:tc>
          <w:tcPr>
            <w:tcW w:w="945" w:type="pct"/>
            <w:shd w:val="clear" w:color="auto" w:fill="auto"/>
          </w:tcPr>
          <w:p w14:paraId="79E79B84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план воздействий на ПА БЕ</w:t>
            </w:r>
          </w:p>
          <w:p w14:paraId="454619DA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бюджет воздействий на ПА БЕ</w:t>
            </w:r>
          </w:p>
          <w:p w14:paraId="2D5AA6A0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Экспертиза по анализу среднесрочного плана проектов</w:t>
            </w:r>
          </w:p>
          <w:p w14:paraId="09B70738" w14:textId="27266DFD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49" w:author="Попова Дарья" w:date="2021-03-18T10:45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Структура СПП-элементов</w:t>
            </w:r>
          </w:p>
          <w:p w14:paraId="0C96CFFB" w14:textId="397EDD21" w:rsidR="006624B2" w:rsidRPr="00F94454" w:rsidRDefault="006624B2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  <w:pPrChange w:id="3450" w:author="Попова Дарья" w:date="2021-03-18T10:45:00Z">
                <w:pPr>
                  <w:jc w:val="left"/>
                </w:pPr>
              </w:pPrChange>
            </w:pPr>
            <w:del w:id="3451" w:author="Попова Дарья" w:date="2021-03-18T10:45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Среднесрочный план воздействий УК</w:delText>
              </w:r>
            </w:del>
          </w:p>
        </w:tc>
        <w:tc>
          <w:tcPr>
            <w:tcW w:w="541" w:type="pct"/>
            <w:shd w:val="clear" w:color="auto" w:fill="auto"/>
          </w:tcPr>
          <w:p w14:paraId="10B57A12" w14:textId="7F045C3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1D18CC9F" w14:textId="6552F67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5B6EBF8F" w14:textId="3AC57F2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110, 40</w:t>
            </w:r>
          </w:p>
        </w:tc>
      </w:tr>
      <w:tr w:rsidR="006624B2" w:rsidRPr="00F94454" w14:paraId="7CFB2D2A" w14:textId="77777777" w:rsidTr="009936BB">
        <w:trPr>
          <w:cantSplit/>
        </w:trPr>
        <w:tc>
          <w:tcPr>
            <w:tcW w:w="658" w:type="pct"/>
          </w:tcPr>
          <w:p w14:paraId="1DB21B71" w14:textId="45ABF22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54D38070" w14:textId="7075AD1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50F31FFA" w14:textId="6D7E2CE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110, 118, 80</w:t>
            </w:r>
          </w:p>
        </w:tc>
        <w:tc>
          <w:tcPr>
            <w:tcW w:w="945" w:type="pct"/>
            <w:shd w:val="clear" w:color="auto" w:fill="auto"/>
          </w:tcPr>
          <w:p w14:paraId="4D3212F0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план воздействий на ПА БЕ</w:t>
            </w:r>
          </w:p>
          <w:p w14:paraId="150D6C90" w14:textId="0BE2F788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Протокол заседания Технического </w:t>
            </w:r>
            <w:r w:rsidR="00E91639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комитета УО</w:t>
            </w:r>
          </w:p>
          <w:p w14:paraId="3F0A8EF4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технического комитета УК</w:t>
            </w:r>
          </w:p>
          <w:p w14:paraId="131AFACA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бюджет воздействий на ПА БЕ</w:t>
            </w:r>
          </w:p>
          <w:p w14:paraId="0D13CA30" w14:textId="50F33B9D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52" w:author="Попова Дарья" w:date="2021-03-18T10:45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53" w:author="Попова Дарья" w:date="2021-03-18T10:45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Среднесрочный план воздействий УК</w:delText>
              </w:r>
            </w:del>
          </w:p>
          <w:p w14:paraId="1A1EAB1D" w14:textId="1C8DD3A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БК</w:t>
            </w:r>
          </w:p>
        </w:tc>
        <w:tc>
          <w:tcPr>
            <w:tcW w:w="541" w:type="pct"/>
            <w:shd w:val="clear" w:color="auto" w:fill="auto"/>
          </w:tcPr>
          <w:p w14:paraId="25974397" w14:textId="07FE05B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3708B958" w14:textId="372CFE1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64BB355D" w14:textId="541D7BD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110, 90, 80, 130</w:t>
            </w:r>
          </w:p>
        </w:tc>
      </w:tr>
      <w:tr w:rsidR="006624B2" w:rsidRPr="00F94454" w14:paraId="5223B2BD" w14:textId="77777777" w:rsidTr="009936BB">
        <w:trPr>
          <w:cantSplit/>
        </w:trPr>
        <w:tc>
          <w:tcPr>
            <w:tcW w:w="658" w:type="pct"/>
          </w:tcPr>
          <w:p w14:paraId="4B00922D" w14:textId="0A24069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УП-03.02</w:t>
            </w:r>
          </w:p>
        </w:tc>
        <w:tc>
          <w:tcPr>
            <w:tcW w:w="746" w:type="pct"/>
            <w:shd w:val="clear" w:color="auto" w:fill="auto"/>
          </w:tcPr>
          <w:p w14:paraId="6FF4B42B" w14:textId="231DF73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динамическое проектирование</w:t>
            </w:r>
          </w:p>
        </w:tc>
        <w:tc>
          <w:tcPr>
            <w:tcW w:w="708" w:type="pct"/>
            <w:shd w:val="clear" w:color="auto" w:fill="auto"/>
          </w:tcPr>
          <w:p w14:paraId="19B0BE13" w14:textId="4FA1FEC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2C789A79" w14:textId="14B8E80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Единый календарный план производства</w:t>
            </w:r>
          </w:p>
        </w:tc>
        <w:tc>
          <w:tcPr>
            <w:tcW w:w="541" w:type="pct"/>
            <w:shd w:val="clear" w:color="auto" w:fill="auto"/>
          </w:tcPr>
          <w:p w14:paraId="29CAD6F2" w14:textId="14AAEB9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65A4C439" w14:textId="6551BFB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7D08B564" w14:textId="0C35C3A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318620FE" w14:textId="77777777" w:rsidTr="009936BB">
        <w:trPr>
          <w:cantSplit/>
        </w:trPr>
        <w:tc>
          <w:tcPr>
            <w:tcW w:w="658" w:type="pct"/>
          </w:tcPr>
          <w:p w14:paraId="3E8CEEC7" w14:textId="059F992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УП-03.04.01.01</w:t>
            </w:r>
          </w:p>
        </w:tc>
        <w:tc>
          <w:tcPr>
            <w:tcW w:w="746" w:type="pct"/>
            <w:shd w:val="clear" w:color="auto" w:fill="auto"/>
          </w:tcPr>
          <w:p w14:paraId="3FB11445" w14:textId="56C39C4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Прогноз завершения текущего года</w:t>
            </w:r>
          </w:p>
        </w:tc>
        <w:tc>
          <w:tcPr>
            <w:tcW w:w="708" w:type="pct"/>
            <w:shd w:val="clear" w:color="auto" w:fill="auto"/>
          </w:tcPr>
          <w:p w14:paraId="07637BF4" w14:textId="294F163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4891CAC3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Ожидаемое исполнение производственного плана</w:t>
            </w:r>
          </w:p>
          <w:p w14:paraId="0E96EDCD" w14:textId="5A147F0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Факт исполнения производственного плана</w:t>
            </w:r>
          </w:p>
        </w:tc>
        <w:tc>
          <w:tcPr>
            <w:tcW w:w="541" w:type="pct"/>
            <w:shd w:val="clear" w:color="auto" w:fill="auto"/>
          </w:tcPr>
          <w:p w14:paraId="4F2D80C0" w14:textId="5F59B56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1FB13732" w14:textId="0F90774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6C9F2CCA" w14:textId="343B956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5F013FDB" w14:textId="77777777" w:rsidTr="009936BB">
        <w:trPr>
          <w:cantSplit/>
        </w:trPr>
        <w:tc>
          <w:tcPr>
            <w:tcW w:w="658" w:type="pct"/>
          </w:tcPr>
          <w:p w14:paraId="01AC816D" w14:textId="6CDEC73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УП-04.02.01.01</w:t>
            </w:r>
          </w:p>
        </w:tc>
        <w:tc>
          <w:tcPr>
            <w:tcW w:w="746" w:type="pct"/>
            <w:shd w:val="clear" w:color="auto" w:fill="auto"/>
          </w:tcPr>
          <w:p w14:paraId="51EDDB35" w14:textId="398D511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Подготовка основных входных параметров для бюджетного планирования деятельности Группы</w:t>
            </w:r>
          </w:p>
        </w:tc>
        <w:tc>
          <w:tcPr>
            <w:tcW w:w="708" w:type="pct"/>
            <w:shd w:val="clear" w:color="auto" w:fill="auto"/>
          </w:tcPr>
          <w:p w14:paraId="2CFF6B55" w14:textId="7D6BA2C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5DC555A6" w14:textId="7F35905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Макро-параметры</w:t>
            </w:r>
          </w:p>
        </w:tc>
        <w:tc>
          <w:tcPr>
            <w:tcW w:w="541" w:type="pct"/>
            <w:shd w:val="clear" w:color="auto" w:fill="auto"/>
          </w:tcPr>
          <w:p w14:paraId="76739CDD" w14:textId="44F02EE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4C55C923" w14:textId="4D443C2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1212317D" w14:textId="4DC4245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127F898D" w14:textId="77777777" w:rsidTr="009936BB">
        <w:trPr>
          <w:cantSplit/>
        </w:trPr>
        <w:tc>
          <w:tcPr>
            <w:tcW w:w="658" w:type="pct"/>
          </w:tcPr>
          <w:p w14:paraId="4DFB9E48" w14:textId="78B21F3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ПП-07.02.02-ERP</w:t>
            </w:r>
          </w:p>
        </w:tc>
        <w:tc>
          <w:tcPr>
            <w:tcW w:w="746" w:type="pct"/>
            <w:shd w:val="clear" w:color="auto" w:fill="auto"/>
          </w:tcPr>
          <w:p w14:paraId="48F4154F" w14:textId="6463D75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708" w:type="pct"/>
            <w:shd w:val="clear" w:color="auto" w:fill="auto"/>
          </w:tcPr>
          <w:p w14:paraId="56E259C7" w14:textId="65483EE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80, 120</w:t>
            </w:r>
          </w:p>
        </w:tc>
        <w:tc>
          <w:tcPr>
            <w:tcW w:w="945" w:type="pct"/>
            <w:shd w:val="clear" w:color="auto" w:fill="auto"/>
          </w:tcPr>
          <w:p w14:paraId="14A0A151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технического комитета УК</w:t>
            </w:r>
          </w:p>
          <w:p w14:paraId="449B1E94" w14:textId="1D3EDAC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Протокол заседания технического </w:t>
            </w:r>
            <w:r w:rsidR="00E91639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комитета УО</w:t>
            </w:r>
          </w:p>
        </w:tc>
        <w:tc>
          <w:tcPr>
            <w:tcW w:w="541" w:type="pct"/>
            <w:shd w:val="clear" w:color="auto" w:fill="auto"/>
          </w:tcPr>
          <w:p w14:paraId="0DF0F434" w14:textId="4A033DD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6FD51999" w14:textId="38A5949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5D43F0F3" w14:textId="434337C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110, 80, 120</w:t>
            </w:r>
          </w:p>
        </w:tc>
      </w:tr>
      <w:tr w:rsidR="006624B2" w:rsidRPr="00F94454" w14:paraId="5262EC79" w14:textId="77777777" w:rsidTr="009936BB">
        <w:trPr>
          <w:cantSplit/>
        </w:trPr>
        <w:tc>
          <w:tcPr>
            <w:tcW w:w="658" w:type="pct"/>
          </w:tcPr>
          <w:p w14:paraId="41CC8F95" w14:textId="04BED67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5FAD2B28" w14:textId="28361D3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115D8A2E" w14:textId="3F0AE71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70, 100</w:t>
            </w:r>
          </w:p>
        </w:tc>
        <w:tc>
          <w:tcPr>
            <w:tcW w:w="945" w:type="pct"/>
            <w:shd w:val="clear" w:color="auto" w:fill="auto"/>
          </w:tcPr>
          <w:p w14:paraId="566C8FA4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Приказ о начале планирования БЕ</w:t>
            </w:r>
          </w:p>
          <w:p w14:paraId="1DCF776C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3B2532D7" w14:textId="1E42D785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54" w:author="Попова Дарья" w:date="2021-03-18T10:45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55" w:author="Попова Дарья" w:date="2021-03-18T10:45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1D1C3C52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  <w:p w14:paraId="4C8AC8B9" w14:textId="204F8A9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Структура СПП-элементов</w:t>
            </w:r>
          </w:p>
        </w:tc>
        <w:tc>
          <w:tcPr>
            <w:tcW w:w="541" w:type="pct"/>
            <w:shd w:val="clear" w:color="auto" w:fill="auto"/>
          </w:tcPr>
          <w:p w14:paraId="03433C06" w14:textId="268374C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45626B5A" w14:textId="1C24C90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6BBD25E0" w14:textId="4A418C6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90, 10</w:t>
            </w:r>
          </w:p>
        </w:tc>
      </w:tr>
      <w:tr w:rsidR="006624B2" w:rsidRPr="00F94454" w14:paraId="06E37526" w14:textId="77777777" w:rsidTr="009936BB">
        <w:trPr>
          <w:cantSplit/>
        </w:trPr>
        <w:tc>
          <w:tcPr>
            <w:tcW w:w="658" w:type="pct"/>
          </w:tcPr>
          <w:p w14:paraId="3816BF97" w14:textId="4FB42A5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УП-02.03.03</w:t>
            </w:r>
          </w:p>
        </w:tc>
        <w:tc>
          <w:tcPr>
            <w:tcW w:w="746" w:type="pct"/>
            <w:shd w:val="clear" w:color="auto" w:fill="auto"/>
          </w:tcPr>
          <w:p w14:paraId="5BC0D154" w14:textId="4DC99DD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инвестиционной программы</w:t>
            </w:r>
          </w:p>
        </w:tc>
        <w:tc>
          <w:tcPr>
            <w:tcW w:w="708" w:type="pct"/>
            <w:shd w:val="clear" w:color="auto" w:fill="auto"/>
          </w:tcPr>
          <w:p w14:paraId="0F2B7CAE" w14:textId="4AB9A84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125AC7AD" w14:textId="4F78D3A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Среднесрочная инвестиционная программа</w:t>
            </w:r>
          </w:p>
        </w:tc>
        <w:tc>
          <w:tcPr>
            <w:tcW w:w="541" w:type="pct"/>
            <w:shd w:val="clear" w:color="auto" w:fill="auto"/>
          </w:tcPr>
          <w:p w14:paraId="3FAAEE9F" w14:textId="695D7CA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1B911B23" w14:textId="4284B0B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28CACB3C" w14:textId="777D563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5BBBC961" w14:textId="77777777" w:rsidTr="009936BB">
        <w:trPr>
          <w:cantSplit/>
        </w:trPr>
        <w:tc>
          <w:tcPr>
            <w:tcW w:w="658" w:type="pct"/>
          </w:tcPr>
          <w:p w14:paraId="5F11D6B2" w14:textId="1E60889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УП-03.03.03</w:t>
            </w:r>
          </w:p>
        </w:tc>
        <w:tc>
          <w:tcPr>
            <w:tcW w:w="746" w:type="pct"/>
            <w:shd w:val="clear" w:color="auto" w:fill="auto"/>
          </w:tcPr>
          <w:p w14:paraId="4A6644BA" w14:textId="7864ED2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Среднесрочное производственное планирование вспомогательного добычного производства (</w:t>
            </w:r>
            <w:proofErr w:type="spellStart"/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ВсДП</w:t>
            </w:r>
            <w:proofErr w:type="spellEnd"/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8" w:type="pct"/>
            <w:shd w:val="clear" w:color="auto" w:fill="auto"/>
          </w:tcPr>
          <w:p w14:paraId="50677A25" w14:textId="52EC063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2CC5D0D5" w14:textId="43B7DD7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Мероприятия в составе среднесрочного производственного плана</w:t>
            </w:r>
          </w:p>
        </w:tc>
        <w:tc>
          <w:tcPr>
            <w:tcW w:w="541" w:type="pct"/>
            <w:shd w:val="clear" w:color="auto" w:fill="auto"/>
          </w:tcPr>
          <w:p w14:paraId="3BE94ABB" w14:textId="7FB8553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7FE4A91E" w14:textId="5DA99B7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0238E527" w14:textId="4EBDC32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5E37A93E" w14:textId="77777777" w:rsidTr="009936BB">
        <w:trPr>
          <w:cantSplit/>
        </w:trPr>
        <w:tc>
          <w:tcPr>
            <w:tcW w:w="658" w:type="pct"/>
          </w:tcPr>
          <w:p w14:paraId="4E2981A1" w14:textId="60F56FD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295EE3D8" w14:textId="6EE9029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38578D97" w14:textId="7C14B95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945" w:type="pct"/>
            <w:shd w:val="clear" w:color="auto" w:fill="auto"/>
          </w:tcPr>
          <w:p w14:paraId="6F41A118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Годовой бюджет воздействий на ПА БЕ</w:t>
            </w:r>
          </w:p>
          <w:p w14:paraId="11DFB592" w14:textId="4217F74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бюджет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4E45621A" w14:textId="2C765E8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УП-04.02.02.01</w:t>
            </w:r>
          </w:p>
        </w:tc>
        <w:tc>
          <w:tcPr>
            <w:tcW w:w="922" w:type="pct"/>
            <w:shd w:val="clear" w:color="auto" w:fill="auto"/>
          </w:tcPr>
          <w:p w14:paraId="56D164E6" w14:textId="6881EAB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и согласование ВБ</w:t>
            </w:r>
          </w:p>
        </w:tc>
        <w:tc>
          <w:tcPr>
            <w:tcW w:w="480" w:type="pct"/>
            <w:shd w:val="clear" w:color="auto" w:fill="auto"/>
          </w:tcPr>
          <w:p w14:paraId="3A18A326" w14:textId="5B176D5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624B2" w:rsidRPr="00F94454" w14:paraId="1EB018BB" w14:textId="77777777" w:rsidTr="009936BB">
        <w:trPr>
          <w:cantSplit/>
        </w:trPr>
        <w:tc>
          <w:tcPr>
            <w:tcW w:w="658" w:type="pct"/>
          </w:tcPr>
          <w:p w14:paraId="18649175" w14:textId="2CCB69A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УП-04.02.02.01</w:t>
            </w:r>
          </w:p>
        </w:tc>
        <w:tc>
          <w:tcPr>
            <w:tcW w:w="746" w:type="pct"/>
            <w:shd w:val="clear" w:color="auto" w:fill="auto"/>
          </w:tcPr>
          <w:p w14:paraId="652CF87D" w14:textId="12A199A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и согласование ВБ</w:t>
            </w:r>
          </w:p>
        </w:tc>
        <w:tc>
          <w:tcPr>
            <w:tcW w:w="708" w:type="pct"/>
            <w:shd w:val="clear" w:color="auto" w:fill="auto"/>
          </w:tcPr>
          <w:p w14:paraId="0945BC17" w14:textId="5C8FFE3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3BA0774D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Ограничения по ориентирам затрат на ППА</w:t>
            </w:r>
          </w:p>
          <w:p w14:paraId="160DA496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Годовой бюджет воздействий на ПА БЕ</w:t>
            </w:r>
          </w:p>
          <w:p w14:paraId="534D6851" w14:textId="1B189BC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бюджет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5BA7BA79" w14:textId="1A1D480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4CA9A5FF" w14:textId="7060545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23521303" w14:textId="3A90386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118, 10</w:t>
            </w:r>
          </w:p>
        </w:tc>
      </w:tr>
      <w:tr w:rsidR="006624B2" w:rsidRPr="00F94454" w14:paraId="7EED5931" w14:textId="77777777" w:rsidTr="009936BB">
        <w:trPr>
          <w:cantSplit/>
        </w:trPr>
        <w:tc>
          <w:tcPr>
            <w:tcW w:w="658" w:type="pct"/>
          </w:tcPr>
          <w:p w14:paraId="1F5E1F42" w14:textId="0E9DD29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78E1F75F" w14:textId="57A4633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0FDBF3E5" w14:textId="587EFA9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945" w:type="pct"/>
            <w:shd w:val="clear" w:color="auto" w:fill="auto"/>
          </w:tcPr>
          <w:p w14:paraId="4FD7281F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  <w:p w14:paraId="04285FC0" w14:textId="79F28B4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Годовой бюджет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1BEE0E23" w14:textId="68D5FEF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16A10FD6" w14:textId="74A2C0A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BE94448" w14:textId="22C6146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35726E13" w14:textId="77777777" w:rsidTr="009936BB">
        <w:trPr>
          <w:cantSplit/>
        </w:trPr>
        <w:tc>
          <w:tcPr>
            <w:tcW w:w="658" w:type="pct"/>
          </w:tcPr>
          <w:p w14:paraId="7283A13D" w14:textId="240A44F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3ECD857D" w14:textId="3905318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6D86EEA4" w14:textId="174A6B9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110, 117, 80, 84, 40, 70, 100, 120</w:t>
            </w:r>
          </w:p>
        </w:tc>
        <w:tc>
          <w:tcPr>
            <w:tcW w:w="945" w:type="pct"/>
            <w:shd w:val="clear" w:color="auto" w:fill="auto"/>
          </w:tcPr>
          <w:p w14:paraId="04CB75BF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  <w:p w14:paraId="0C70CD0C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Годовой бюджет воздействий на ПА БЕ</w:t>
            </w:r>
          </w:p>
          <w:p w14:paraId="5E7702B9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Проект ППА</w:t>
            </w:r>
          </w:p>
          <w:p w14:paraId="6C7DE86F" w14:textId="1D0EBF1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Актуализированная структура СПП-элементов на плановый год</w:t>
            </w:r>
          </w:p>
        </w:tc>
        <w:tc>
          <w:tcPr>
            <w:tcW w:w="541" w:type="pct"/>
            <w:shd w:val="clear" w:color="auto" w:fill="auto"/>
          </w:tcPr>
          <w:p w14:paraId="354AE907" w14:textId="59C5045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922" w:type="pct"/>
            <w:shd w:val="clear" w:color="auto" w:fill="auto"/>
          </w:tcPr>
          <w:p w14:paraId="15DA9161" w14:textId="5191EE6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7D07F5ED" w14:textId="6674695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440, 430, 160, 140</w:t>
            </w:r>
          </w:p>
        </w:tc>
      </w:tr>
      <w:tr w:rsidR="006624B2" w:rsidRPr="00F94454" w14:paraId="13C51F9A" w14:textId="77777777" w:rsidTr="009936BB">
        <w:trPr>
          <w:cantSplit/>
        </w:trPr>
        <w:tc>
          <w:tcPr>
            <w:tcW w:w="658" w:type="pct"/>
          </w:tcPr>
          <w:p w14:paraId="01F594D1" w14:textId="1AFA331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746" w:type="pct"/>
            <w:shd w:val="clear" w:color="auto" w:fill="auto"/>
          </w:tcPr>
          <w:p w14:paraId="455AB519" w14:textId="3DF0B42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43E24924" w14:textId="563CB93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430, 420</w:t>
            </w:r>
          </w:p>
        </w:tc>
        <w:tc>
          <w:tcPr>
            <w:tcW w:w="945" w:type="pct"/>
            <w:shd w:val="clear" w:color="auto" w:fill="auto"/>
          </w:tcPr>
          <w:p w14:paraId="38706045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Согласованный ГИ план-график воздействий на ПА по Предприятию</w:t>
            </w:r>
          </w:p>
          <w:p w14:paraId="5B1CB860" w14:textId="7299C2B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541" w:type="pct"/>
            <w:shd w:val="clear" w:color="auto" w:fill="auto"/>
          </w:tcPr>
          <w:p w14:paraId="77DA33F5" w14:textId="0FD0345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09082C3A" w14:textId="09E845E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1995680B" w14:textId="2ECD70F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6624B2" w:rsidRPr="00F94454" w14:paraId="20E24FF3" w14:textId="77777777" w:rsidTr="009936BB">
        <w:trPr>
          <w:cantSplit/>
        </w:trPr>
        <w:tc>
          <w:tcPr>
            <w:tcW w:w="658" w:type="pct"/>
          </w:tcPr>
          <w:p w14:paraId="0C5A13DE" w14:textId="1A73EF0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ПП-10.03.02-ERP</w:t>
            </w:r>
          </w:p>
        </w:tc>
        <w:tc>
          <w:tcPr>
            <w:tcW w:w="746" w:type="pct"/>
            <w:shd w:val="clear" w:color="auto" w:fill="auto"/>
          </w:tcPr>
          <w:p w14:paraId="76B8D29C" w14:textId="6CA6A37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Регистрация потребности</w:t>
            </w:r>
          </w:p>
        </w:tc>
        <w:tc>
          <w:tcPr>
            <w:tcW w:w="708" w:type="pct"/>
            <w:shd w:val="clear" w:color="auto" w:fill="auto"/>
          </w:tcPr>
          <w:p w14:paraId="2B7495E5" w14:textId="4FD9A24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ПП-03.02.02.010</w:t>
            </w:r>
          </w:p>
        </w:tc>
        <w:tc>
          <w:tcPr>
            <w:tcW w:w="945" w:type="pct"/>
            <w:shd w:val="clear" w:color="auto" w:fill="auto"/>
          </w:tcPr>
          <w:p w14:paraId="32A74956" w14:textId="50EF63DB" w:rsidR="006624B2" w:rsidRPr="00F94454" w:rsidRDefault="006624B2">
            <w:pPr>
              <w:jc w:val="left"/>
              <w:rPr>
                <w:rFonts w:ascii="Arial" w:hAnsi="Arial" w:cs="Arial"/>
                <w:sz w:val="20"/>
              </w:rPr>
            </w:pPr>
            <w:del w:id="3456" w:author="Попова Дарья" w:date="2021-03-23T13:57:00Z">
              <w:r w:rsidDel="0006042B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Заявка на списание МТР</w:delText>
              </w:r>
            </w:del>
            <w:ins w:id="3457" w:author="Попова Дарья" w:date="2021-03-23T13:57:00Z">
              <w:r w:rsidR="0006042B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t>Заказ ТОРО</w:t>
              </w:r>
            </w:ins>
            <w:del w:id="3458" w:author="Попова Дарья" w:date="2021-03-23T13:57:00Z">
              <w:r w:rsidDel="0006042B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541" w:type="pct"/>
            <w:shd w:val="clear" w:color="auto" w:fill="auto"/>
          </w:tcPr>
          <w:p w14:paraId="56B5253C" w14:textId="4DC8166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7E624316" w14:textId="100F649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1AB4B076" w14:textId="399327D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6624B2" w:rsidRPr="00F94454" w14:paraId="2B62E805" w14:textId="77777777" w:rsidTr="009936BB">
        <w:trPr>
          <w:cantSplit/>
        </w:trPr>
        <w:tc>
          <w:tcPr>
            <w:tcW w:w="658" w:type="pct"/>
          </w:tcPr>
          <w:p w14:paraId="2521CFC8" w14:textId="5D6CFA7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1D2CEF78" w14:textId="38D07A8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5FEB90D4" w14:textId="30F9265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945" w:type="pct"/>
            <w:shd w:val="clear" w:color="auto" w:fill="auto"/>
          </w:tcPr>
          <w:p w14:paraId="6B2004BB" w14:textId="6141CD1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541" w:type="pct"/>
            <w:shd w:val="clear" w:color="auto" w:fill="auto"/>
          </w:tcPr>
          <w:p w14:paraId="46627378" w14:textId="34670A7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922" w:type="pct"/>
            <w:shd w:val="clear" w:color="auto" w:fill="auto"/>
          </w:tcPr>
          <w:p w14:paraId="49F48E0C" w14:textId="26A1E28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45FA38D4" w14:textId="2B7B25F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170</w:t>
            </w:r>
          </w:p>
        </w:tc>
      </w:tr>
      <w:tr w:rsidR="006624B2" w:rsidRPr="00F94454" w14:paraId="36DA1030" w14:textId="77777777" w:rsidTr="009936BB">
        <w:trPr>
          <w:cantSplit/>
        </w:trPr>
        <w:tc>
          <w:tcPr>
            <w:tcW w:w="658" w:type="pct"/>
          </w:tcPr>
          <w:p w14:paraId="0C6BDAD7" w14:textId="2E6B2F1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20B72779" w14:textId="60F998E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2D721DBB" w14:textId="626CE90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945" w:type="pct"/>
            <w:shd w:val="clear" w:color="auto" w:fill="auto"/>
          </w:tcPr>
          <w:p w14:paraId="0DEB616F" w14:textId="0734BA7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Годовой бюджет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1A059247" w14:textId="0CE12F0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УП-02.03.01.01</w:t>
            </w:r>
          </w:p>
        </w:tc>
        <w:tc>
          <w:tcPr>
            <w:tcW w:w="922" w:type="pct"/>
            <w:shd w:val="clear" w:color="auto" w:fill="auto"/>
          </w:tcPr>
          <w:p w14:paraId="62C9750C" w14:textId="35D71A2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Сценарий 1 Формирование инвестиционных заявок в БЕ</w:t>
            </w:r>
          </w:p>
        </w:tc>
        <w:tc>
          <w:tcPr>
            <w:tcW w:w="480" w:type="pct"/>
            <w:shd w:val="clear" w:color="auto" w:fill="auto"/>
          </w:tcPr>
          <w:p w14:paraId="659C4398" w14:textId="181343D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624B2" w:rsidRPr="00F94454" w14:paraId="7191C207" w14:textId="77777777" w:rsidTr="009936BB">
        <w:trPr>
          <w:cantSplit/>
        </w:trPr>
        <w:tc>
          <w:tcPr>
            <w:tcW w:w="658" w:type="pct"/>
          </w:tcPr>
          <w:p w14:paraId="66ABBF7A" w14:textId="361EDB7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65DD9471" w14:textId="58D517F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0094AD30" w14:textId="0205A5D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</w:t>
            </w:r>
          </w:p>
        </w:tc>
        <w:tc>
          <w:tcPr>
            <w:tcW w:w="945" w:type="pct"/>
            <w:shd w:val="clear" w:color="auto" w:fill="auto"/>
          </w:tcPr>
          <w:p w14:paraId="6614B079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42C301E6" w14:textId="0F5AB006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Протокол заседания Технического </w:t>
            </w:r>
            <w:r w:rsidR="00E91639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комитета УО</w:t>
            </w:r>
          </w:p>
          <w:p w14:paraId="4E2CBCA1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технического комитета УК</w:t>
            </w:r>
          </w:p>
          <w:p w14:paraId="254D51CB" w14:textId="0552C8DC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59" w:author="Попова Дарья" w:date="2021-03-18T10:46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60" w:author="Попова Дарья" w:date="2021-03-18T10:46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62C4C0C2" w14:textId="2DB70E2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3123C6C5" w14:textId="62A6D61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922" w:type="pct"/>
            <w:shd w:val="clear" w:color="auto" w:fill="auto"/>
          </w:tcPr>
          <w:p w14:paraId="448D2EE9" w14:textId="2F174C3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480" w:type="pct"/>
            <w:shd w:val="clear" w:color="auto" w:fill="auto"/>
          </w:tcPr>
          <w:p w14:paraId="774D7516" w14:textId="2BD2963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110, 80, 120, 125, 90</w:t>
            </w:r>
          </w:p>
        </w:tc>
      </w:tr>
      <w:tr w:rsidR="006624B2" w:rsidRPr="00F94454" w14:paraId="6FC99DE6" w14:textId="77777777" w:rsidTr="009936BB">
        <w:trPr>
          <w:cantSplit/>
        </w:trPr>
        <w:tc>
          <w:tcPr>
            <w:tcW w:w="658" w:type="pct"/>
          </w:tcPr>
          <w:p w14:paraId="7FCD7C40" w14:textId="48D8BDF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ПП-07.02.01-ERP</w:t>
            </w:r>
          </w:p>
        </w:tc>
        <w:tc>
          <w:tcPr>
            <w:tcW w:w="746" w:type="pct"/>
            <w:shd w:val="clear" w:color="auto" w:fill="auto"/>
          </w:tcPr>
          <w:p w14:paraId="0924B13E" w14:textId="078789C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08" w:type="pct"/>
            <w:shd w:val="clear" w:color="auto" w:fill="auto"/>
          </w:tcPr>
          <w:p w14:paraId="5FB05317" w14:textId="75BCA08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70, 100</w:t>
            </w:r>
          </w:p>
        </w:tc>
        <w:tc>
          <w:tcPr>
            <w:tcW w:w="945" w:type="pct"/>
            <w:shd w:val="clear" w:color="auto" w:fill="auto"/>
          </w:tcPr>
          <w:p w14:paraId="33FAA036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бюджет воздействий на ПА БЕ</w:t>
            </w:r>
          </w:p>
          <w:p w14:paraId="30E110A2" w14:textId="53F05498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61" w:author="Попова Дарья" w:date="2021-03-18T10:46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62" w:author="Попова Дарья" w:date="2021-03-18T10:46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Долгосрочный план воздействий УК</w:delText>
              </w:r>
            </w:del>
          </w:p>
          <w:p w14:paraId="0A7082B5" w14:textId="60675F1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Долгосрочный план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19531C11" w14:textId="78B6EB1C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24688880" w14:textId="1C668C8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5949658C" w14:textId="25290A1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110, 80</w:t>
            </w:r>
          </w:p>
        </w:tc>
      </w:tr>
      <w:tr w:rsidR="006624B2" w:rsidRPr="00F94454" w14:paraId="251C92DB" w14:textId="77777777" w:rsidTr="009936BB">
        <w:trPr>
          <w:cantSplit/>
        </w:trPr>
        <w:tc>
          <w:tcPr>
            <w:tcW w:w="658" w:type="pct"/>
          </w:tcPr>
          <w:p w14:paraId="24BB6BEE" w14:textId="32756E1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4528482D" w14:textId="5E0D891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3565C176" w14:textId="48508F7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945" w:type="pct"/>
            <w:shd w:val="clear" w:color="auto" w:fill="auto"/>
          </w:tcPr>
          <w:p w14:paraId="1BBBA0EA" w14:textId="559DBCB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541" w:type="pct"/>
            <w:shd w:val="clear" w:color="auto" w:fill="auto"/>
          </w:tcPr>
          <w:p w14:paraId="0818EAB5" w14:textId="1F5CF66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922" w:type="pct"/>
            <w:shd w:val="clear" w:color="auto" w:fill="auto"/>
          </w:tcPr>
          <w:p w14:paraId="3EF0CFFC" w14:textId="661E32C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767D329" w14:textId="2F8F313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170</w:t>
            </w:r>
          </w:p>
        </w:tc>
      </w:tr>
      <w:tr w:rsidR="006624B2" w:rsidRPr="00F94454" w14:paraId="57CF6A9B" w14:textId="77777777" w:rsidTr="009936BB">
        <w:trPr>
          <w:cantSplit/>
        </w:trPr>
        <w:tc>
          <w:tcPr>
            <w:tcW w:w="658" w:type="pct"/>
          </w:tcPr>
          <w:p w14:paraId="543A8F8F" w14:textId="23610AC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УП-03.03.01</w:t>
            </w:r>
          </w:p>
        </w:tc>
        <w:tc>
          <w:tcPr>
            <w:tcW w:w="746" w:type="pct"/>
            <w:shd w:val="clear" w:color="auto" w:fill="auto"/>
          </w:tcPr>
          <w:p w14:paraId="65A23D09" w14:textId="5CE6C29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Среднесрочное производственное планирование горных работ</w:t>
            </w:r>
          </w:p>
        </w:tc>
        <w:tc>
          <w:tcPr>
            <w:tcW w:w="708" w:type="pct"/>
            <w:shd w:val="clear" w:color="auto" w:fill="auto"/>
          </w:tcPr>
          <w:p w14:paraId="1C0C652D" w14:textId="1BC4F0D5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22924033" w14:textId="6D57CF2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Мероприятия в составе среднесрочного производственного плана</w:t>
            </w:r>
          </w:p>
        </w:tc>
        <w:tc>
          <w:tcPr>
            <w:tcW w:w="541" w:type="pct"/>
            <w:shd w:val="clear" w:color="auto" w:fill="auto"/>
          </w:tcPr>
          <w:p w14:paraId="5FB597A0" w14:textId="5CB2F8B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5486D0AE" w14:textId="58FC4D8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53009134" w14:textId="62375E6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2D72B201" w14:textId="77777777" w:rsidTr="009936BB">
        <w:trPr>
          <w:cantSplit/>
        </w:trPr>
        <w:tc>
          <w:tcPr>
            <w:tcW w:w="658" w:type="pct"/>
          </w:tcPr>
          <w:p w14:paraId="4B3999AB" w14:textId="012E7DC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ПП-10.06.01</w:t>
            </w:r>
          </w:p>
        </w:tc>
        <w:tc>
          <w:tcPr>
            <w:tcW w:w="746" w:type="pct"/>
            <w:shd w:val="clear" w:color="auto" w:fill="auto"/>
          </w:tcPr>
          <w:p w14:paraId="7BC91B65" w14:textId="6F9AF5C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Планирование транспортной логистики</w:t>
            </w:r>
          </w:p>
        </w:tc>
        <w:tc>
          <w:tcPr>
            <w:tcW w:w="708" w:type="pct"/>
            <w:shd w:val="clear" w:color="auto" w:fill="auto"/>
          </w:tcPr>
          <w:p w14:paraId="6D2CEF92" w14:textId="26D3DAF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6FEF93DF" w14:textId="2884FF7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План перевозок Полюс Логистики</w:t>
            </w:r>
          </w:p>
        </w:tc>
        <w:tc>
          <w:tcPr>
            <w:tcW w:w="541" w:type="pct"/>
            <w:shd w:val="clear" w:color="auto" w:fill="auto"/>
          </w:tcPr>
          <w:p w14:paraId="5508B823" w14:textId="114A479D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4A8D06BB" w14:textId="3AC4C2B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1F4822FB" w14:textId="296E8E6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624B2" w:rsidRPr="00F94454" w14:paraId="6277A8E5" w14:textId="77777777" w:rsidTr="009936BB">
        <w:trPr>
          <w:cantSplit/>
        </w:trPr>
        <w:tc>
          <w:tcPr>
            <w:tcW w:w="658" w:type="pct"/>
          </w:tcPr>
          <w:p w14:paraId="24239A65" w14:textId="115A719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04E6D9DB" w14:textId="55C49C1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27404CC6" w14:textId="72A4662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945" w:type="pct"/>
            <w:shd w:val="clear" w:color="auto" w:fill="auto"/>
          </w:tcPr>
          <w:p w14:paraId="68CE13D4" w14:textId="3DD2294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541" w:type="pct"/>
            <w:shd w:val="clear" w:color="auto" w:fill="auto"/>
          </w:tcPr>
          <w:p w14:paraId="44DBAC4B" w14:textId="42876941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ПП-07.03.03.02-ERP</w:t>
            </w:r>
          </w:p>
        </w:tc>
        <w:tc>
          <w:tcPr>
            <w:tcW w:w="922" w:type="pct"/>
            <w:shd w:val="clear" w:color="auto" w:fill="auto"/>
          </w:tcPr>
          <w:p w14:paraId="3A6D91E3" w14:textId="5B1762D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Управление внеплановыми воздействиями </w:t>
            </w:r>
            <w:proofErr w:type="spellStart"/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480" w:type="pct"/>
            <w:shd w:val="clear" w:color="auto" w:fill="auto"/>
          </w:tcPr>
          <w:p w14:paraId="188286BC" w14:textId="2B37CF7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</w:t>
            </w:r>
          </w:p>
        </w:tc>
      </w:tr>
      <w:tr w:rsidR="006624B2" w:rsidRPr="00F94454" w14:paraId="029AEFB5" w14:textId="77777777" w:rsidTr="009936BB">
        <w:trPr>
          <w:cantSplit/>
        </w:trPr>
        <w:tc>
          <w:tcPr>
            <w:tcW w:w="658" w:type="pct"/>
          </w:tcPr>
          <w:p w14:paraId="239747CA" w14:textId="171EB74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7DA9C7C0" w14:textId="106A480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756119DE" w14:textId="585B2770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110, 118, 80</w:t>
            </w:r>
          </w:p>
        </w:tc>
        <w:tc>
          <w:tcPr>
            <w:tcW w:w="945" w:type="pct"/>
            <w:shd w:val="clear" w:color="auto" w:fill="auto"/>
          </w:tcPr>
          <w:p w14:paraId="3C6133D1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план воздействий на ПА БЕ</w:t>
            </w:r>
          </w:p>
          <w:p w14:paraId="780D9DA2" w14:textId="251F9978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Протокол заседания Технического </w:t>
            </w:r>
            <w:r w:rsidR="00E91639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комитета УО</w:t>
            </w:r>
          </w:p>
          <w:p w14:paraId="3D653F58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технического комитета УК</w:t>
            </w:r>
          </w:p>
          <w:p w14:paraId="703BF798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бюджет воздействий на ПА БЕ</w:t>
            </w:r>
          </w:p>
          <w:p w14:paraId="4796803F" w14:textId="45EA3FA8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63" w:author="Попова Дарья" w:date="2021-03-18T10:46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del w:id="3464" w:author="Попова Дарья" w:date="2021-03-18T10:46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Среднесрочный план воздействий УК</w:delText>
              </w:r>
            </w:del>
          </w:p>
          <w:p w14:paraId="292A4313" w14:textId="1FFFBDB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заседания БК</w:t>
            </w:r>
          </w:p>
        </w:tc>
        <w:tc>
          <w:tcPr>
            <w:tcW w:w="541" w:type="pct"/>
            <w:shd w:val="clear" w:color="auto" w:fill="auto"/>
          </w:tcPr>
          <w:p w14:paraId="555BF942" w14:textId="311D3C1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922" w:type="pct"/>
            <w:shd w:val="clear" w:color="auto" w:fill="auto"/>
          </w:tcPr>
          <w:p w14:paraId="44762C26" w14:textId="499723C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480" w:type="pct"/>
            <w:shd w:val="clear" w:color="auto" w:fill="auto"/>
          </w:tcPr>
          <w:p w14:paraId="0488791D" w14:textId="464593C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110, 90, 80, 130</w:t>
            </w:r>
          </w:p>
        </w:tc>
      </w:tr>
      <w:tr w:rsidR="006624B2" w:rsidRPr="00F94454" w14:paraId="61A84AF3" w14:textId="77777777" w:rsidTr="009936BB">
        <w:trPr>
          <w:cantSplit/>
        </w:trPr>
        <w:tc>
          <w:tcPr>
            <w:tcW w:w="658" w:type="pct"/>
          </w:tcPr>
          <w:p w14:paraId="0CEA9FA4" w14:textId="19725402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ПП-07.02.02-ERP</w:t>
            </w:r>
          </w:p>
        </w:tc>
        <w:tc>
          <w:tcPr>
            <w:tcW w:w="746" w:type="pct"/>
            <w:shd w:val="clear" w:color="auto" w:fill="auto"/>
          </w:tcPr>
          <w:p w14:paraId="1FFB027E" w14:textId="520D93C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Перспективное среднесрочное планирование воздействий на производственные активы (3-х летний период)</w:t>
            </w:r>
          </w:p>
        </w:tc>
        <w:tc>
          <w:tcPr>
            <w:tcW w:w="708" w:type="pct"/>
            <w:shd w:val="clear" w:color="auto" w:fill="auto"/>
          </w:tcPr>
          <w:p w14:paraId="7B9B50CF" w14:textId="6DEB75A9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100, 70</w:t>
            </w:r>
          </w:p>
        </w:tc>
        <w:tc>
          <w:tcPr>
            <w:tcW w:w="945" w:type="pct"/>
            <w:shd w:val="clear" w:color="auto" w:fill="auto"/>
          </w:tcPr>
          <w:p w14:paraId="41AFC1F2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план воздействий на ПА БЕ</w:t>
            </w:r>
          </w:p>
          <w:p w14:paraId="0EB02567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Среднесрочный бюджет воздействий на ПА БЕ</w:t>
            </w:r>
          </w:p>
          <w:p w14:paraId="169794A5" w14:textId="77777777" w:rsidR="006624B2" w:rsidRDefault="006624B2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Экспертиза по анализу среднесрочного плана проектов</w:t>
            </w:r>
          </w:p>
          <w:p w14:paraId="502E4892" w14:textId="74DD8FD5" w:rsidR="006624B2" w:rsidDel="00467009" w:rsidRDefault="006624B2">
            <w:pPr>
              <w:autoSpaceDE w:val="0"/>
              <w:autoSpaceDN w:val="0"/>
              <w:adjustRightInd w:val="0"/>
              <w:jc w:val="left"/>
              <w:rPr>
                <w:del w:id="3465" w:author="Попова Дарья" w:date="2021-03-18T10:46:00Z"/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Структура СПП-элементов</w:t>
            </w:r>
          </w:p>
          <w:p w14:paraId="10781D3C" w14:textId="4698F436" w:rsidR="006624B2" w:rsidRPr="00F94454" w:rsidRDefault="006624B2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  <w:pPrChange w:id="3466" w:author="Попова Дарья" w:date="2021-03-18T10:46:00Z">
                <w:pPr>
                  <w:jc w:val="left"/>
                </w:pPr>
              </w:pPrChange>
            </w:pPr>
            <w:del w:id="3467" w:author="Попова Дарья" w:date="2021-03-18T10:46:00Z">
              <w:r w:rsidDel="00467009"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delText>Среднесрочный план воздействий УК</w:delText>
              </w:r>
            </w:del>
          </w:p>
        </w:tc>
        <w:tc>
          <w:tcPr>
            <w:tcW w:w="541" w:type="pct"/>
            <w:shd w:val="clear" w:color="auto" w:fill="auto"/>
          </w:tcPr>
          <w:p w14:paraId="6B06449C" w14:textId="14969ADE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6A830F41" w14:textId="70C005D8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40ED10BF" w14:textId="11AD2F7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110, 40</w:t>
            </w:r>
          </w:p>
        </w:tc>
      </w:tr>
      <w:tr w:rsidR="006624B2" w:rsidRPr="00F94454" w14:paraId="08CD3EA0" w14:textId="77777777" w:rsidTr="009936BB">
        <w:trPr>
          <w:cantSplit/>
        </w:trPr>
        <w:tc>
          <w:tcPr>
            <w:tcW w:w="658" w:type="pct"/>
          </w:tcPr>
          <w:p w14:paraId="105024C5" w14:textId="3C020B8B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УП-03.03.02</w:t>
            </w:r>
          </w:p>
        </w:tc>
        <w:tc>
          <w:tcPr>
            <w:tcW w:w="746" w:type="pct"/>
            <w:shd w:val="clear" w:color="auto" w:fill="auto"/>
          </w:tcPr>
          <w:p w14:paraId="6D9F60E5" w14:textId="4CAC995A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Среднесрочное производственное планирование первичной переработки золотосодержащего сырья</w:t>
            </w:r>
          </w:p>
        </w:tc>
        <w:tc>
          <w:tcPr>
            <w:tcW w:w="708" w:type="pct"/>
            <w:shd w:val="clear" w:color="auto" w:fill="auto"/>
          </w:tcPr>
          <w:p w14:paraId="16552E66" w14:textId="1483E804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5CE1C69C" w14:textId="23689E86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Мероприятия в составе среднесрочного производственного плана</w:t>
            </w:r>
          </w:p>
        </w:tc>
        <w:tc>
          <w:tcPr>
            <w:tcW w:w="541" w:type="pct"/>
            <w:shd w:val="clear" w:color="auto" w:fill="auto"/>
          </w:tcPr>
          <w:p w14:paraId="5C8D3A6B" w14:textId="7F962F93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922" w:type="pct"/>
            <w:shd w:val="clear" w:color="auto" w:fill="auto"/>
          </w:tcPr>
          <w:p w14:paraId="3106FC5B" w14:textId="3FAC23BF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740BEE98" w14:textId="49E42E47" w:rsidR="006624B2" w:rsidRPr="00F94454" w:rsidRDefault="006624B2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12539D" w:rsidRPr="00F94454" w14:paraId="62614EC6" w14:textId="77777777" w:rsidTr="009936BB">
        <w:trPr>
          <w:cantSplit/>
        </w:trPr>
        <w:tc>
          <w:tcPr>
            <w:tcW w:w="658" w:type="pct"/>
          </w:tcPr>
          <w:p w14:paraId="44E827E9" w14:textId="51D0361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ПП-07.06.03-ERP</w:t>
            </w:r>
          </w:p>
        </w:tc>
        <w:tc>
          <w:tcPr>
            <w:tcW w:w="746" w:type="pct"/>
            <w:shd w:val="clear" w:color="auto" w:fill="auto"/>
          </w:tcPr>
          <w:p w14:paraId="195000CB" w14:textId="2F5D5776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2D3B3BD9" w14:textId="2AF12475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945" w:type="pct"/>
            <w:shd w:val="clear" w:color="auto" w:fill="auto"/>
          </w:tcPr>
          <w:p w14:paraId="2B927FA8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  <w:p w14:paraId="5473ADFA" w14:textId="00106723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Годовой бюджет воздействий на ПА БЕ</w:t>
            </w:r>
          </w:p>
        </w:tc>
        <w:tc>
          <w:tcPr>
            <w:tcW w:w="541" w:type="pct"/>
            <w:shd w:val="clear" w:color="auto" w:fill="auto"/>
          </w:tcPr>
          <w:p w14:paraId="74E627DC" w14:textId="105159E6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3C940D2C" w14:textId="1BF2782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16CA1A58" w14:textId="3FF8BFD0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12539D" w:rsidRPr="00F94454" w14:paraId="7E486D84" w14:textId="77777777" w:rsidTr="009936BB">
        <w:trPr>
          <w:cantSplit/>
        </w:trPr>
        <w:tc>
          <w:tcPr>
            <w:tcW w:w="658" w:type="pct"/>
          </w:tcPr>
          <w:p w14:paraId="4A17F398" w14:textId="44E36D0C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46" w:type="pct"/>
            <w:shd w:val="clear" w:color="auto" w:fill="auto"/>
          </w:tcPr>
          <w:p w14:paraId="13E8FD1E" w14:textId="6D5C35F7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6C4314C7" w14:textId="058F2A30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945" w:type="pct"/>
            <w:shd w:val="clear" w:color="auto" w:fill="auto"/>
          </w:tcPr>
          <w:p w14:paraId="3EFA5C0D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ТК БЕ о корректировке</w:t>
            </w:r>
          </w:p>
          <w:p w14:paraId="25AA4740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Служебная записка на корректировку</w:t>
            </w:r>
          </w:p>
          <w:p w14:paraId="64810EED" w14:textId="484F486A" w:rsidR="0012539D" w:rsidRPr="00F94454" w:rsidRDefault="0012539D" w:rsidP="008A41C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Проект </w:t>
            </w:r>
            <w:r w:rsidR="008A41C3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ОВП</w:t>
            </w:r>
          </w:p>
        </w:tc>
        <w:tc>
          <w:tcPr>
            <w:tcW w:w="541" w:type="pct"/>
            <w:shd w:val="clear" w:color="auto" w:fill="auto"/>
          </w:tcPr>
          <w:p w14:paraId="46268505" w14:textId="4A5B344D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УП-02.04.04</w:t>
            </w:r>
          </w:p>
        </w:tc>
        <w:tc>
          <w:tcPr>
            <w:tcW w:w="922" w:type="pct"/>
            <w:shd w:val="clear" w:color="auto" w:fill="auto"/>
          </w:tcPr>
          <w:p w14:paraId="4EC9F25F" w14:textId="27F247AA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Изменение бюджета проекта (вывод средств из резерва/увеличение /уменьшение бюджета)</w:t>
            </w:r>
          </w:p>
        </w:tc>
        <w:tc>
          <w:tcPr>
            <w:tcW w:w="480" w:type="pct"/>
            <w:shd w:val="clear" w:color="auto" w:fill="auto"/>
          </w:tcPr>
          <w:p w14:paraId="34641362" w14:textId="14B4087F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12539D" w:rsidRPr="00F94454" w14:paraId="03AF9189" w14:textId="77777777" w:rsidTr="009936BB">
        <w:trPr>
          <w:cantSplit/>
        </w:trPr>
        <w:tc>
          <w:tcPr>
            <w:tcW w:w="658" w:type="pct"/>
          </w:tcPr>
          <w:p w14:paraId="3B9E55C4" w14:textId="59B6AB67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УП-02.04.04</w:t>
            </w:r>
          </w:p>
        </w:tc>
        <w:tc>
          <w:tcPr>
            <w:tcW w:w="746" w:type="pct"/>
            <w:shd w:val="clear" w:color="auto" w:fill="auto"/>
          </w:tcPr>
          <w:p w14:paraId="444D20F0" w14:textId="4FDA8242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Изменение бюджета проекта (вывод средств из резерва/увеличение /уменьшение бюджета)</w:t>
            </w:r>
          </w:p>
        </w:tc>
        <w:tc>
          <w:tcPr>
            <w:tcW w:w="708" w:type="pct"/>
            <w:shd w:val="clear" w:color="auto" w:fill="auto"/>
          </w:tcPr>
          <w:p w14:paraId="5DF55DC5" w14:textId="0CC3F0C7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024E1791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ТК БЕ о корректировке</w:t>
            </w:r>
          </w:p>
          <w:p w14:paraId="291B2C74" w14:textId="53F8AAC1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Служебная записка на корректировку</w:t>
            </w:r>
          </w:p>
        </w:tc>
        <w:tc>
          <w:tcPr>
            <w:tcW w:w="541" w:type="pct"/>
            <w:shd w:val="clear" w:color="auto" w:fill="auto"/>
          </w:tcPr>
          <w:p w14:paraId="12852879" w14:textId="05BB8B41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196E64A1" w14:textId="06D9E7A0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B173095" w14:textId="7097A2A3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</w:t>
            </w:r>
          </w:p>
        </w:tc>
      </w:tr>
      <w:tr w:rsidR="0012539D" w:rsidRPr="00F94454" w14:paraId="4ED8A632" w14:textId="77777777" w:rsidTr="009936BB">
        <w:trPr>
          <w:cantSplit/>
        </w:trPr>
        <w:tc>
          <w:tcPr>
            <w:tcW w:w="658" w:type="pct"/>
          </w:tcPr>
          <w:p w14:paraId="016EDA3D" w14:textId="04474C4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46" w:type="pct"/>
            <w:shd w:val="clear" w:color="auto" w:fill="auto"/>
          </w:tcPr>
          <w:p w14:paraId="14B702BF" w14:textId="313B81C8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4BF10FC9" w14:textId="52EE95DE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945" w:type="pct"/>
            <w:shd w:val="clear" w:color="auto" w:fill="auto"/>
          </w:tcPr>
          <w:p w14:paraId="79F77269" w14:textId="25F8590A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Корректировка Годового бюджета воздействий на ПА БЕ </w:t>
            </w:r>
          </w:p>
        </w:tc>
        <w:tc>
          <w:tcPr>
            <w:tcW w:w="541" w:type="pct"/>
            <w:shd w:val="clear" w:color="auto" w:fill="auto"/>
          </w:tcPr>
          <w:p w14:paraId="24ED2D51" w14:textId="437CA3F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УП-04.02.02.01</w:t>
            </w:r>
          </w:p>
        </w:tc>
        <w:tc>
          <w:tcPr>
            <w:tcW w:w="922" w:type="pct"/>
            <w:shd w:val="clear" w:color="auto" w:fill="auto"/>
          </w:tcPr>
          <w:p w14:paraId="39F049FA" w14:textId="1FABBBBD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Формирование и согласование ВБ</w:t>
            </w:r>
          </w:p>
        </w:tc>
        <w:tc>
          <w:tcPr>
            <w:tcW w:w="480" w:type="pct"/>
            <w:shd w:val="clear" w:color="auto" w:fill="auto"/>
          </w:tcPr>
          <w:p w14:paraId="5252D595" w14:textId="1A4DF630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12539D" w:rsidRPr="00F94454" w14:paraId="799433B7" w14:textId="77777777" w:rsidTr="009936BB">
        <w:trPr>
          <w:cantSplit/>
        </w:trPr>
        <w:tc>
          <w:tcPr>
            <w:tcW w:w="658" w:type="pct"/>
          </w:tcPr>
          <w:p w14:paraId="686CA9AC" w14:textId="3BEA4F9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46" w:type="pct"/>
            <w:shd w:val="clear" w:color="auto" w:fill="auto"/>
          </w:tcPr>
          <w:p w14:paraId="2BB61FB3" w14:textId="26FBA6D3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04EAE54E" w14:textId="1F3BC020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190, 20</w:t>
            </w:r>
          </w:p>
        </w:tc>
        <w:tc>
          <w:tcPr>
            <w:tcW w:w="945" w:type="pct"/>
            <w:shd w:val="clear" w:color="auto" w:fill="auto"/>
          </w:tcPr>
          <w:p w14:paraId="56100482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Заявка на корректировку лимита</w:t>
            </w:r>
          </w:p>
          <w:p w14:paraId="3F89DBDF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  <w:p w14:paraId="426B9B8E" w14:textId="6DEF4318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541" w:type="pct"/>
            <w:shd w:val="clear" w:color="auto" w:fill="auto"/>
          </w:tcPr>
          <w:p w14:paraId="353B7599" w14:textId="0EEDEAD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922" w:type="pct"/>
            <w:shd w:val="clear" w:color="auto" w:fill="auto"/>
          </w:tcPr>
          <w:p w14:paraId="451B2E59" w14:textId="58568B46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ECDD5E9" w14:textId="0B29E87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180, 250</w:t>
            </w:r>
          </w:p>
        </w:tc>
      </w:tr>
      <w:tr w:rsidR="0012539D" w:rsidRPr="00F94454" w14:paraId="04E58500" w14:textId="77777777" w:rsidTr="009936BB">
        <w:trPr>
          <w:cantSplit/>
        </w:trPr>
        <w:tc>
          <w:tcPr>
            <w:tcW w:w="658" w:type="pct"/>
          </w:tcPr>
          <w:p w14:paraId="4590FF26" w14:textId="61C8674F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46" w:type="pct"/>
            <w:shd w:val="clear" w:color="auto" w:fill="auto"/>
          </w:tcPr>
          <w:p w14:paraId="66991E75" w14:textId="60303D7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1B325D8D" w14:textId="35B37439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945" w:type="pct"/>
            <w:shd w:val="clear" w:color="auto" w:fill="auto"/>
          </w:tcPr>
          <w:p w14:paraId="04EF7FC8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  <w:p w14:paraId="763BA50A" w14:textId="4D698126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Уведомление о необходимости корректировки бюджета</w:t>
            </w:r>
          </w:p>
        </w:tc>
        <w:tc>
          <w:tcPr>
            <w:tcW w:w="541" w:type="pct"/>
            <w:shd w:val="clear" w:color="auto" w:fill="auto"/>
          </w:tcPr>
          <w:p w14:paraId="69376106" w14:textId="638C6A8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0C920EB5" w14:textId="1CDF3062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5A4ADBF7" w14:textId="394FDEB1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12539D" w:rsidRPr="00F94454" w14:paraId="5164213E" w14:textId="77777777" w:rsidTr="009936BB">
        <w:trPr>
          <w:cantSplit/>
        </w:trPr>
        <w:tc>
          <w:tcPr>
            <w:tcW w:w="658" w:type="pct"/>
          </w:tcPr>
          <w:p w14:paraId="742C048C" w14:textId="481F03E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ПП-07.06.04-ERP</w:t>
            </w:r>
          </w:p>
        </w:tc>
        <w:tc>
          <w:tcPr>
            <w:tcW w:w="746" w:type="pct"/>
            <w:shd w:val="clear" w:color="auto" w:fill="auto"/>
          </w:tcPr>
          <w:p w14:paraId="57B76DDD" w14:textId="68E528A1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32FE8CA1" w14:textId="3A548A6C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945" w:type="pct"/>
            <w:shd w:val="clear" w:color="auto" w:fill="auto"/>
          </w:tcPr>
          <w:p w14:paraId="6CBEBCC3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ТК БЕ о корректировке</w:t>
            </w:r>
          </w:p>
          <w:p w14:paraId="6C5C8304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Проект ППА</w:t>
            </w:r>
          </w:p>
          <w:p w14:paraId="6A65D20E" w14:textId="584F1438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Служебная записка на корректировку</w:t>
            </w:r>
          </w:p>
        </w:tc>
        <w:tc>
          <w:tcPr>
            <w:tcW w:w="541" w:type="pct"/>
            <w:shd w:val="clear" w:color="auto" w:fill="auto"/>
          </w:tcPr>
          <w:p w14:paraId="5F384D8F" w14:textId="6CC7910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УП-04.06.01</w:t>
            </w:r>
          </w:p>
        </w:tc>
        <w:tc>
          <w:tcPr>
            <w:tcW w:w="922" w:type="pct"/>
            <w:shd w:val="clear" w:color="auto" w:fill="auto"/>
          </w:tcPr>
          <w:p w14:paraId="0E044510" w14:textId="3F133D2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Корректировки утверждённого бюджета (нижний уровень)</w:t>
            </w:r>
          </w:p>
        </w:tc>
        <w:tc>
          <w:tcPr>
            <w:tcW w:w="480" w:type="pct"/>
            <w:shd w:val="clear" w:color="auto" w:fill="auto"/>
          </w:tcPr>
          <w:p w14:paraId="54DA2FAF" w14:textId="601D5D20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12539D" w:rsidRPr="00F94454" w14:paraId="3E406D0A" w14:textId="77777777" w:rsidTr="009936BB">
        <w:trPr>
          <w:cantSplit/>
        </w:trPr>
        <w:tc>
          <w:tcPr>
            <w:tcW w:w="658" w:type="pct"/>
          </w:tcPr>
          <w:p w14:paraId="095C2B1B" w14:textId="618A86AA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УП-04.06.01</w:t>
            </w:r>
          </w:p>
        </w:tc>
        <w:tc>
          <w:tcPr>
            <w:tcW w:w="746" w:type="pct"/>
            <w:shd w:val="clear" w:color="auto" w:fill="auto"/>
          </w:tcPr>
          <w:p w14:paraId="2FEE6DA5" w14:textId="7FB3BDFD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Корректировки утверждённого бюджета (нижний уровень)</w:t>
            </w:r>
          </w:p>
        </w:tc>
        <w:tc>
          <w:tcPr>
            <w:tcW w:w="708" w:type="pct"/>
            <w:shd w:val="clear" w:color="auto" w:fill="auto"/>
          </w:tcPr>
          <w:p w14:paraId="68F12DAD" w14:textId="2D8C8D6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945" w:type="pct"/>
            <w:shd w:val="clear" w:color="auto" w:fill="auto"/>
          </w:tcPr>
          <w:p w14:paraId="23973BF5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Протокол ТК БЕ о корректировке</w:t>
            </w:r>
          </w:p>
          <w:p w14:paraId="077244C8" w14:textId="041A1B1D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Служебная записка на корректировку</w:t>
            </w:r>
          </w:p>
        </w:tc>
        <w:tc>
          <w:tcPr>
            <w:tcW w:w="541" w:type="pct"/>
            <w:shd w:val="clear" w:color="auto" w:fill="auto"/>
          </w:tcPr>
          <w:p w14:paraId="45C55498" w14:textId="788EE7D2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3E4B1DF1" w14:textId="14F5749C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62C86E68" w14:textId="27874D3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110</w:t>
            </w:r>
          </w:p>
        </w:tc>
      </w:tr>
      <w:tr w:rsidR="0012539D" w:rsidRPr="00F94454" w14:paraId="6B7CB367" w14:textId="77777777" w:rsidTr="009936BB">
        <w:trPr>
          <w:cantSplit/>
        </w:trPr>
        <w:tc>
          <w:tcPr>
            <w:tcW w:w="658" w:type="pct"/>
          </w:tcPr>
          <w:p w14:paraId="48A3E9A1" w14:textId="0CA99724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ОП-03.02.21.03-ERP</w:t>
            </w:r>
          </w:p>
        </w:tc>
        <w:tc>
          <w:tcPr>
            <w:tcW w:w="746" w:type="pct"/>
            <w:shd w:val="clear" w:color="auto" w:fill="auto"/>
          </w:tcPr>
          <w:p w14:paraId="5346ACE3" w14:textId="6117EBFC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Корректировка утвержденного бюджета проекта в части ОСС и других статей</w:t>
            </w:r>
          </w:p>
        </w:tc>
        <w:tc>
          <w:tcPr>
            <w:tcW w:w="708" w:type="pct"/>
            <w:shd w:val="clear" w:color="auto" w:fill="auto"/>
          </w:tcPr>
          <w:p w14:paraId="596373C7" w14:textId="6DC50D51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ОП-03.02.21.03-ERP-050</w:t>
            </w:r>
          </w:p>
        </w:tc>
        <w:tc>
          <w:tcPr>
            <w:tcW w:w="945" w:type="pct"/>
            <w:shd w:val="clear" w:color="auto" w:fill="auto"/>
          </w:tcPr>
          <w:p w14:paraId="575D8809" w14:textId="0ADA48E6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Запрос на изменение проекта</w:t>
            </w:r>
          </w:p>
        </w:tc>
        <w:tc>
          <w:tcPr>
            <w:tcW w:w="541" w:type="pct"/>
            <w:shd w:val="clear" w:color="auto" w:fill="auto"/>
          </w:tcPr>
          <w:p w14:paraId="3A38ACF1" w14:textId="732B4F5B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2B4F7411" w14:textId="5F9051EA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222473D7" w14:textId="3EA36197" w:rsidR="0012539D" w:rsidRPr="00F94454" w:rsidRDefault="0012539D" w:rsidP="009936BB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12539D" w:rsidRPr="00F94454" w14:paraId="2A2F1945" w14:textId="77777777" w:rsidTr="009936BB">
        <w:trPr>
          <w:cantSplit/>
        </w:trPr>
        <w:tc>
          <w:tcPr>
            <w:tcW w:w="658" w:type="pct"/>
          </w:tcPr>
          <w:p w14:paraId="2C200AD4" w14:textId="6009D3FB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46" w:type="pct"/>
            <w:shd w:val="clear" w:color="auto" w:fill="auto"/>
          </w:tcPr>
          <w:p w14:paraId="644C2761" w14:textId="7416201E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588F8F33" w14:textId="0FDB1A3C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190, 20</w:t>
            </w:r>
          </w:p>
        </w:tc>
        <w:tc>
          <w:tcPr>
            <w:tcW w:w="945" w:type="pct"/>
            <w:shd w:val="clear" w:color="auto" w:fill="auto"/>
          </w:tcPr>
          <w:p w14:paraId="638A22AC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Заявка на корректировку лимита</w:t>
            </w:r>
          </w:p>
          <w:p w14:paraId="45610723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  <w:p w14:paraId="16758500" w14:textId="365B9DB6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541" w:type="pct"/>
            <w:shd w:val="clear" w:color="auto" w:fill="auto"/>
          </w:tcPr>
          <w:p w14:paraId="357C12F0" w14:textId="73BE1A58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922" w:type="pct"/>
            <w:shd w:val="clear" w:color="auto" w:fill="auto"/>
          </w:tcPr>
          <w:p w14:paraId="73EF5508" w14:textId="5F0589E5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F9DF790" w14:textId="7287EDA1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180, 250</w:t>
            </w:r>
          </w:p>
        </w:tc>
      </w:tr>
      <w:tr w:rsidR="0012539D" w:rsidRPr="00F94454" w14:paraId="2CDF1E3D" w14:textId="77777777" w:rsidTr="009936BB">
        <w:trPr>
          <w:cantSplit/>
        </w:trPr>
        <w:tc>
          <w:tcPr>
            <w:tcW w:w="658" w:type="pct"/>
          </w:tcPr>
          <w:p w14:paraId="6A145B16" w14:textId="63B438B7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46" w:type="pct"/>
            <w:shd w:val="clear" w:color="auto" w:fill="auto"/>
          </w:tcPr>
          <w:p w14:paraId="29F742FF" w14:textId="13F0AECF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0DD1E89D" w14:textId="136EE503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945" w:type="pct"/>
            <w:shd w:val="clear" w:color="auto" w:fill="auto"/>
          </w:tcPr>
          <w:p w14:paraId="20546534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Уведомление о необходимости корректировки бюджета</w:t>
            </w:r>
          </w:p>
          <w:p w14:paraId="48D57672" w14:textId="60BB4FCF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541" w:type="pct"/>
            <w:shd w:val="clear" w:color="auto" w:fill="auto"/>
          </w:tcPr>
          <w:p w14:paraId="402DE215" w14:textId="0CF1A2D3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3B472455" w14:textId="2D003E56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349AF84" w14:textId="7D64403B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12539D" w:rsidRPr="00F94454" w14:paraId="23942374" w14:textId="77777777" w:rsidTr="009936BB">
        <w:trPr>
          <w:cantSplit/>
        </w:trPr>
        <w:tc>
          <w:tcPr>
            <w:tcW w:w="658" w:type="pct"/>
          </w:tcPr>
          <w:p w14:paraId="454F0EF2" w14:textId="0A011338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746" w:type="pct"/>
            <w:shd w:val="clear" w:color="auto" w:fill="auto"/>
          </w:tcPr>
          <w:p w14:paraId="04FD38B4" w14:textId="664B0184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708" w:type="pct"/>
            <w:shd w:val="clear" w:color="auto" w:fill="auto"/>
          </w:tcPr>
          <w:p w14:paraId="0174FC41" w14:textId="66860B4E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945" w:type="pct"/>
            <w:shd w:val="clear" w:color="auto" w:fill="auto"/>
          </w:tcPr>
          <w:p w14:paraId="7FFDF930" w14:textId="3F6C8DD2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541" w:type="pct"/>
            <w:shd w:val="clear" w:color="auto" w:fill="auto"/>
          </w:tcPr>
          <w:p w14:paraId="4D4DB3C1" w14:textId="42898D00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38F5C828" w14:textId="31F31F6E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480C8697" w14:textId="57097E0D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12539D" w:rsidRPr="00F94454" w14:paraId="1D32EBB4" w14:textId="77777777" w:rsidTr="009936BB">
        <w:trPr>
          <w:cantSplit/>
        </w:trPr>
        <w:tc>
          <w:tcPr>
            <w:tcW w:w="658" w:type="pct"/>
          </w:tcPr>
          <w:p w14:paraId="5B09B685" w14:textId="22359051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46" w:type="pct"/>
            <w:shd w:val="clear" w:color="auto" w:fill="auto"/>
          </w:tcPr>
          <w:p w14:paraId="1EABFA50" w14:textId="7BEE33DC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708" w:type="pct"/>
            <w:shd w:val="clear" w:color="auto" w:fill="auto"/>
          </w:tcPr>
          <w:p w14:paraId="46AE9B6A" w14:textId="7C488737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190, 20</w:t>
            </w:r>
          </w:p>
        </w:tc>
        <w:tc>
          <w:tcPr>
            <w:tcW w:w="945" w:type="pct"/>
            <w:shd w:val="clear" w:color="auto" w:fill="auto"/>
          </w:tcPr>
          <w:p w14:paraId="05783269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Заявка на корректировку лимита</w:t>
            </w:r>
          </w:p>
          <w:p w14:paraId="6F328922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  <w:p w14:paraId="338D0EDF" w14:textId="00C3D6E4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541" w:type="pct"/>
            <w:shd w:val="clear" w:color="auto" w:fill="auto"/>
          </w:tcPr>
          <w:p w14:paraId="458040ED" w14:textId="74178DEA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ПП-07.03.03.02-ERP</w:t>
            </w:r>
          </w:p>
        </w:tc>
        <w:tc>
          <w:tcPr>
            <w:tcW w:w="922" w:type="pct"/>
            <w:shd w:val="clear" w:color="auto" w:fill="auto"/>
          </w:tcPr>
          <w:p w14:paraId="64479B9D" w14:textId="46AC46D7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Управление внеплановыми воздействиями </w:t>
            </w:r>
            <w:proofErr w:type="spellStart"/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480" w:type="pct"/>
            <w:shd w:val="clear" w:color="auto" w:fill="auto"/>
          </w:tcPr>
          <w:p w14:paraId="2A29B5DF" w14:textId="5A267CA5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90, 50</w:t>
            </w:r>
          </w:p>
        </w:tc>
      </w:tr>
      <w:tr w:rsidR="0012539D" w:rsidRPr="00F94454" w14:paraId="5B76AD86" w14:textId="77777777" w:rsidTr="009936BB">
        <w:trPr>
          <w:cantSplit/>
        </w:trPr>
        <w:tc>
          <w:tcPr>
            <w:tcW w:w="658" w:type="pct"/>
          </w:tcPr>
          <w:p w14:paraId="10361B29" w14:textId="1188BE48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lastRenderedPageBreak/>
              <w:t>ПП-07.03.03.02-ERP</w:t>
            </w:r>
          </w:p>
        </w:tc>
        <w:tc>
          <w:tcPr>
            <w:tcW w:w="746" w:type="pct"/>
            <w:shd w:val="clear" w:color="auto" w:fill="auto"/>
          </w:tcPr>
          <w:p w14:paraId="06BCBE14" w14:textId="45F878B1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Управление внеплановыми воздействиями </w:t>
            </w:r>
            <w:proofErr w:type="spellStart"/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708" w:type="pct"/>
            <w:shd w:val="clear" w:color="auto" w:fill="auto"/>
          </w:tcPr>
          <w:p w14:paraId="11D4BD81" w14:textId="683B0267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945" w:type="pct"/>
            <w:shd w:val="clear" w:color="auto" w:fill="auto"/>
          </w:tcPr>
          <w:p w14:paraId="3AD81D08" w14:textId="77777777" w:rsidR="0012539D" w:rsidRDefault="0012539D">
            <w:pPr>
              <w:autoSpaceDE w:val="0"/>
              <w:autoSpaceDN w:val="0"/>
              <w:adjustRightInd w:val="0"/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Заказ ТОРО</w:t>
            </w:r>
          </w:p>
          <w:p w14:paraId="2976AA7C" w14:textId="0FDEA02A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Уведомление о необходимости корректировки бюджета</w:t>
            </w:r>
          </w:p>
        </w:tc>
        <w:tc>
          <w:tcPr>
            <w:tcW w:w="541" w:type="pct"/>
            <w:shd w:val="clear" w:color="auto" w:fill="auto"/>
          </w:tcPr>
          <w:p w14:paraId="4877241C" w14:textId="6AB32014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922" w:type="pct"/>
            <w:shd w:val="clear" w:color="auto" w:fill="auto"/>
          </w:tcPr>
          <w:p w14:paraId="1DB12C30" w14:textId="74E2A1A3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480" w:type="pct"/>
            <w:shd w:val="clear" w:color="auto" w:fill="auto"/>
          </w:tcPr>
          <w:p w14:paraId="30F8FFB6" w14:textId="355FEC84" w:rsidR="0012539D" w:rsidDel="00D4625C" w:rsidRDefault="0012539D" w:rsidP="009936B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10</w:t>
            </w:r>
          </w:p>
        </w:tc>
      </w:tr>
    </w:tbl>
    <w:p w14:paraId="0949BAD5" w14:textId="7B8D4C66" w:rsidR="00022C33" w:rsidRPr="009E7E92" w:rsidRDefault="00022C33" w:rsidP="009936BB">
      <w:pPr>
        <w:jc w:val="left"/>
        <w:rPr>
          <w:rFonts w:ascii="Arial" w:hAnsi="Arial" w:cs="Arial"/>
          <w:color w:val="000000" w:themeColor="text1"/>
        </w:rPr>
      </w:pPr>
    </w:p>
    <w:p w14:paraId="6C912AB5" w14:textId="77777777" w:rsidR="00B61C4B" w:rsidRPr="00BE014D" w:rsidRDefault="00B61C4B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468" w:name="_Toc68528499"/>
      <w:r w:rsidRPr="00BE014D">
        <w:rPr>
          <w:rFonts w:eastAsiaTheme="majorEastAsia" w:cstheme="majorBidi"/>
          <w:bCs w:val="0"/>
          <w:iCs w:val="0"/>
          <w:szCs w:val="26"/>
        </w:rPr>
        <w:t>Основные данные</w:t>
      </w:r>
      <w:bookmarkEnd w:id="3468"/>
    </w:p>
    <w:p w14:paraId="18205DD7" w14:textId="77777777" w:rsidR="00AE25D2" w:rsidRPr="00D34937" w:rsidRDefault="007E418D" w:rsidP="00A6684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Следу</w:t>
      </w:r>
      <w:r w:rsidR="00C66304">
        <w:rPr>
          <w:rFonts w:ascii="Arial" w:hAnsi="Arial" w:cs="Arial"/>
          <w:color w:val="000000" w:themeColor="text1"/>
        </w:rPr>
        <w:t xml:space="preserve">ющие основные данные </w:t>
      </w:r>
      <w:r w:rsidR="00074A3B">
        <w:rPr>
          <w:rFonts w:ascii="Arial" w:hAnsi="Arial" w:cs="Arial"/>
          <w:color w:val="000000" w:themeColor="text1"/>
        </w:rPr>
        <w:t>относятся</w:t>
      </w:r>
      <w:r>
        <w:rPr>
          <w:rFonts w:ascii="Arial" w:hAnsi="Arial" w:cs="Arial"/>
          <w:color w:val="000000" w:themeColor="text1"/>
        </w:rPr>
        <w:t xml:space="preserve"> </w:t>
      </w:r>
      <w:r w:rsidR="00074A3B">
        <w:rPr>
          <w:rFonts w:ascii="Arial" w:hAnsi="Arial" w:cs="Arial"/>
          <w:color w:val="000000" w:themeColor="text1"/>
        </w:rPr>
        <w:t>к</w:t>
      </w:r>
      <w:r w:rsidR="0097063D">
        <w:rPr>
          <w:rFonts w:ascii="Arial" w:hAnsi="Arial" w:cs="Arial"/>
          <w:color w:val="000000" w:themeColor="text1"/>
        </w:rPr>
        <w:t xml:space="preserve"> бизнес-процесс</w:t>
      </w:r>
      <w:r w:rsidR="00074A3B">
        <w:rPr>
          <w:rFonts w:ascii="Arial" w:hAnsi="Arial" w:cs="Arial"/>
          <w:color w:val="000000" w:themeColor="text1"/>
        </w:rPr>
        <w:t>ам</w:t>
      </w:r>
      <w:r w:rsidR="0097063D">
        <w:rPr>
          <w:rFonts w:ascii="Arial" w:hAnsi="Arial" w:cs="Arial"/>
          <w:color w:val="000000" w:themeColor="text1"/>
        </w:rPr>
        <w:t>, описыва</w:t>
      </w:r>
      <w:r w:rsidR="00074A3B">
        <w:rPr>
          <w:rFonts w:ascii="Arial" w:hAnsi="Arial" w:cs="Arial"/>
          <w:color w:val="000000" w:themeColor="text1"/>
        </w:rPr>
        <w:t xml:space="preserve">емым </w:t>
      </w:r>
      <w:r w:rsidR="0097063D">
        <w:rPr>
          <w:rFonts w:ascii="Arial" w:hAnsi="Arial" w:cs="Arial"/>
          <w:color w:val="000000" w:themeColor="text1"/>
        </w:rPr>
        <w:t>в концептуальном дизайне.</w:t>
      </w:r>
    </w:p>
    <w:p w14:paraId="2CBCACCA" w14:textId="77777777" w:rsidR="00090E81" w:rsidRPr="005271C9" w:rsidRDefault="00090E81">
      <w:pPr>
        <w:pStyle w:val="3"/>
      </w:pPr>
      <w:bookmarkStart w:id="3469" w:name="_Toc68528500"/>
      <w:r w:rsidRPr="005271C9">
        <w:t>Балансовая единица</w:t>
      </w:r>
      <w:bookmarkEnd w:id="3469"/>
    </w:p>
    <w:p w14:paraId="5D3D9740" w14:textId="77777777" w:rsidR="00090E81" w:rsidRDefault="001C58CD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Э</w:t>
      </w:r>
      <w:r w:rsidRPr="001C58CD">
        <w:rPr>
          <w:rFonts w:ascii="Arial" w:hAnsi="Arial" w:cs="Arial"/>
          <w:color w:val="000000" w:themeColor="text1"/>
        </w:rPr>
        <w:t>лемент системы SAP, отражающий организацию бизнеса с точки зрения бухгал</w:t>
      </w:r>
      <w:r>
        <w:rPr>
          <w:rFonts w:ascii="Arial" w:hAnsi="Arial" w:cs="Arial"/>
          <w:color w:val="000000" w:themeColor="text1"/>
        </w:rPr>
        <w:t>терского ракурса, в котором ведё</w:t>
      </w:r>
      <w:r w:rsidRPr="001C58CD">
        <w:rPr>
          <w:rFonts w:ascii="Arial" w:hAnsi="Arial" w:cs="Arial"/>
          <w:color w:val="000000" w:themeColor="text1"/>
        </w:rPr>
        <w:t>тс</w:t>
      </w:r>
      <w:r>
        <w:rPr>
          <w:rFonts w:ascii="Arial" w:hAnsi="Arial" w:cs="Arial"/>
          <w:color w:val="000000" w:themeColor="text1"/>
        </w:rPr>
        <w:t>я обособленный бухгалтерский учёт и формируется финансовая (бухгалтерская) отчё</w:t>
      </w:r>
      <w:r w:rsidRPr="001C58CD">
        <w:rPr>
          <w:rFonts w:ascii="Arial" w:hAnsi="Arial" w:cs="Arial"/>
          <w:color w:val="000000" w:themeColor="text1"/>
        </w:rPr>
        <w:t>тность</w:t>
      </w:r>
      <w:r w:rsidR="00090E81">
        <w:rPr>
          <w:rFonts w:ascii="Arial" w:hAnsi="Arial" w:cs="Arial"/>
          <w:color w:val="000000" w:themeColor="text1"/>
        </w:rPr>
        <w:t>. Используется при планировании бюджета.</w:t>
      </w:r>
    </w:p>
    <w:p w14:paraId="1EE0523C" w14:textId="0ED107EE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Балансовые единицы ведутся </w:t>
      </w:r>
      <w:r w:rsidR="001C58CD">
        <w:rPr>
          <w:rFonts w:ascii="Arial" w:hAnsi="Arial" w:cs="Arial"/>
          <w:color w:val="000000" w:themeColor="text1"/>
        </w:rPr>
        <w:t>функциональной области «Финансы»</w:t>
      </w:r>
      <w:r w:rsidRPr="007F75A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системы </w:t>
      </w:r>
      <w:r w:rsidRPr="005271C9">
        <w:rPr>
          <w:rFonts w:ascii="Arial" w:hAnsi="Arial" w:cs="Arial"/>
          <w:color w:val="000000" w:themeColor="text1"/>
        </w:rPr>
        <w:t>S</w:t>
      </w:r>
      <w:r w:rsidR="001C58CD">
        <w:rPr>
          <w:rFonts w:ascii="Arial" w:hAnsi="Arial" w:cs="Arial"/>
          <w:color w:val="000000" w:themeColor="text1"/>
          <w:lang w:val="en-US"/>
        </w:rPr>
        <w:t>AP</w:t>
      </w:r>
      <w:r w:rsidRPr="007F75AC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Описание объекта основных данных приведено в концептуальном дизайне </w:t>
      </w:r>
      <w:r w:rsidR="00713013">
        <w:rPr>
          <w:rFonts w:ascii="Arial" w:hAnsi="Arial" w:cs="Arial"/>
          <w:color w:val="000000" w:themeColor="text1"/>
        </w:rPr>
        <w:t>ERP</w:t>
      </w:r>
      <w:del w:id="3470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3471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FC551B" w:rsidRPr="00FC551B">
        <w:rPr>
          <w:rFonts w:ascii="Arial" w:hAnsi="Arial" w:cs="Arial"/>
          <w:color w:val="000000" w:themeColor="text1"/>
        </w:rPr>
        <w:t>1</w:t>
      </w:r>
      <w:r w:rsidR="000D7259">
        <w:rPr>
          <w:rFonts w:ascii="Arial" w:hAnsi="Arial" w:cs="Arial"/>
          <w:color w:val="000000" w:themeColor="text1"/>
        </w:rPr>
        <w:t xml:space="preserve"> «Организационная </w:t>
      </w:r>
      <w:r>
        <w:rPr>
          <w:rFonts w:ascii="Arial" w:hAnsi="Arial" w:cs="Arial"/>
          <w:color w:val="000000" w:themeColor="text1"/>
        </w:rPr>
        <w:t>структур</w:t>
      </w:r>
      <w:r w:rsidR="000D7259">
        <w:rPr>
          <w:rFonts w:ascii="Arial" w:hAnsi="Arial" w:cs="Arial"/>
          <w:color w:val="000000" w:themeColor="text1"/>
        </w:rPr>
        <w:t>а»</w:t>
      </w:r>
      <w:r>
        <w:rPr>
          <w:rFonts w:ascii="Arial" w:hAnsi="Arial" w:cs="Arial"/>
          <w:color w:val="000000" w:themeColor="text1"/>
        </w:rPr>
        <w:t>.</w:t>
      </w:r>
    </w:p>
    <w:p w14:paraId="1EBF956D" w14:textId="77777777" w:rsidR="000A1539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хранилище данных </w:t>
      </w:r>
      <w:r w:rsidRPr="005271C9">
        <w:rPr>
          <w:rFonts w:ascii="Arial" w:hAnsi="Arial" w:cs="Arial"/>
          <w:color w:val="000000" w:themeColor="text1"/>
        </w:rPr>
        <w:t>BW</w:t>
      </w:r>
      <w:r>
        <w:rPr>
          <w:rFonts w:ascii="Arial" w:hAnsi="Arial" w:cs="Arial"/>
          <w:color w:val="000000" w:themeColor="text1"/>
        </w:rPr>
        <w:t xml:space="preserve"> используется признак - </w:t>
      </w:r>
      <w:r w:rsidRPr="00111BFB">
        <w:rPr>
          <w:rFonts w:ascii="Arial" w:hAnsi="Arial" w:cs="Arial"/>
          <w:color w:val="000000" w:themeColor="text1"/>
        </w:rPr>
        <w:t>/</w:t>
      </w:r>
      <w:r w:rsidRPr="007F75AC">
        <w:rPr>
          <w:rFonts w:ascii="Arial" w:hAnsi="Arial" w:cs="Arial"/>
          <w:color w:val="000000" w:themeColor="text1"/>
        </w:rPr>
        <w:t>ERP/COMPCODE</w:t>
      </w:r>
      <w:r>
        <w:rPr>
          <w:rFonts w:ascii="Arial" w:hAnsi="Arial" w:cs="Arial"/>
          <w:color w:val="000000" w:themeColor="text1"/>
        </w:rPr>
        <w:t xml:space="preserve"> «</w:t>
      </w:r>
      <w:proofErr w:type="spellStart"/>
      <w:r w:rsidRPr="007F75AC">
        <w:rPr>
          <w:rFonts w:ascii="Arial" w:hAnsi="Arial" w:cs="Arial"/>
          <w:color w:val="000000" w:themeColor="text1"/>
        </w:rPr>
        <w:t>Company</w:t>
      </w:r>
      <w:proofErr w:type="spellEnd"/>
      <w:r w:rsidRPr="007F75A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F75AC">
        <w:rPr>
          <w:rFonts w:ascii="Arial" w:hAnsi="Arial" w:cs="Arial"/>
          <w:color w:val="000000" w:themeColor="text1"/>
        </w:rPr>
        <w:t>Code</w:t>
      </w:r>
      <w:proofErr w:type="spellEnd"/>
      <w:r>
        <w:rPr>
          <w:rFonts w:ascii="Arial" w:hAnsi="Arial" w:cs="Arial"/>
          <w:color w:val="000000" w:themeColor="text1"/>
        </w:rPr>
        <w:t xml:space="preserve">». </w:t>
      </w:r>
      <w:r w:rsidRPr="007F75AC">
        <w:rPr>
          <w:rFonts w:ascii="Arial" w:hAnsi="Arial" w:cs="Arial"/>
          <w:color w:val="000000" w:themeColor="text1"/>
        </w:rPr>
        <w:t>Доступ к основным данным признака осуществляется с помощью</w:t>
      </w:r>
      <w:r>
        <w:rPr>
          <w:rFonts w:ascii="Arial" w:hAnsi="Arial" w:cs="Arial"/>
          <w:color w:val="000000" w:themeColor="text1"/>
        </w:rPr>
        <w:t xml:space="preserve"> стандартного вычисляемого ракурса (</w:t>
      </w:r>
      <w:r w:rsidRPr="005271C9">
        <w:rPr>
          <w:rFonts w:ascii="Arial" w:hAnsi="Arial" w:cs="Arial"/>
          <w:color w:val="000000" w:themeColor="text1"/>
        </w:rPr>
        <w:t>SAP</w:t>
      </w:r>
      <w:r w:rsidRPr="00313F04">
        <w:rPr>
          <w:rFonts w:ascii="Arial" w:hAnsi="Arial" w:cs="Arial"/>
          <w:color w:val="000000" w:themeColor="text1"/>
        </w:rPr>
        <w:t xml:space="preserve"> </w:t>
      </w:r>
      <w:r w:rsidRPr="005271C9">
        <w:rPr>
          <w:rFonts w:ascii="Arial" w:hAnsi="Arial" w:cs="Arial"/>
          <w:color w:val="000000" w:themeColor="text1"/>
        </w:rPr>
        <w:t>HANA</w:t>
      </w:r>
      <w:r w:rsidRPr="00313F0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271C9">
        <w:rPr>
          <w:rFonts w:ascii="Arial" w:hAnsi="Arial" w:cs="Arial"/>
          <w:color w:val="000000" w:themeColor="text1"/>
        </w:rPr>
        <w:t>View</w:t>
      </w:r>
      <w:proofErr w:type="spellEnd"/>
      <w:r w:rsidRPr="00313F04">
        <w:rPr>
          <w:rFonts w:ascii="Arial" w:hAnsi="Arial" w:cs="Arial"/>
          <w:color w:val="000000" w:themeColor="text1"/>
        </w:rPr>
        <w:t>).</w:t>
      </w:r>
    </w:p>
    <w:p w14:paraId="36D430F8" w14:textId="77777777" w:rsidR="00090E81" w:rsidRDefault="000877D7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автоматической агрегации данных на уровне управляющей компании на признаке будет реализована иерархия с группирующим элементом «Управляющая компания (свод)». </w:t>
      </w:r>
    </w:p>
    <w:p w14:paraId="4DC03075" w14:textId="77777777" w:rsidR="000877D7" w:rsidRDefault="000877D7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ru-RU"/>
        </w:rPr>
        <w:lastRenderedPageBreak/>
        <w:drawing>
          <wp:inline distT="0" distB="0" distL="0" distR="0" wp14:anchorId="610FC7ED" wp14:editId="3575BD9E">
            <wp:extent cx="5486400" cy="3200400"/>
            <wp:effectExtent l="0" t="0" r="0" b="1905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69F4AABB" w14:textId="77777777" w:rsidR="000877D7" w:rsidRPr="007F75AC" w:rsidRDefault="000877D7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На значении «Управляющая компания (собственно)» будет планироваться бюджет по релевантным СПП-э</w:t>
      </w:r>
      <w:r w:rsidR="00F50C8B">
        <w:rPr>
          <w:rFonts w:ascii="Arial" w:hAnsi="Arial" w:cs="Arial"/>
          <w:color w:val="000000" w:themeColor="text1"/>
        </w:rPr>
        <w:t>лементам, например, «Резерв УК», целевые программы и так далее.</w:t>
      </w:r>
    </w:p>
    <w:p w14:paraId="6A46B8A0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625B328" w14:textId="77777777" w:rsidR="005271C9" w:rsidRPr="005271C9" w:rsidRDefault="009F134D">
      <w:pPr>
        <w:pStyle w:val="3"/>
      </w:pPr>
      <w:bookmarkStart w:id="3472" w:name="_Toc68528501"/>
      <w:r>
        <w:t>СПП-элемент</w:t>
      </w:r>
      <w:bookmarkEnd w:id="3472"/>
    </w:p>
    <w:p w14:paraId="5F56E7FC" w14:textId="77777777" w:rsidR="0097063D" w:rsidRDefault="005271C9" w:rsidP="005271C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</w:t>
      </w:r>
      <w:r w:rsidR="00D34937" w:rsidRPr="00D34937">
        <w:rPr>
          <w:rFonts w:ascii="Arial" w:hAnsi="Arial" w:cs="Arial"/>
          <w:color w:val="000000" w:themeColor="text1"/>
        </w:rPr>
        <w:t>ерархическая структура о</w:t>
      </w:r>
      <w:r w:rsidR="00832E2C">
        <w:rPr>
          <w:rFonts w:ascii="Arial" w:hAnsi="Arial" w:cs="Arial"/>
          <w:color w:val="000000" w:themeColor="text1"/>
        </w:rPr>
        <w:t xml:space="preserve">бъектов, используемых для </w:t>
      </w:r>
      <w:r w:rsidR="00D34937">
        <w:rPr>
          <w:rFonts w:ascii="Arial" w:hAnsi="Arial" w:cs="Arial"/>
          <w:color w:val="000000" w:themeColor="text1"/>
        </w:rPr>
        <w:t>планирования и учёта за</w:t>
      </w:r>
      <w:r w:rsidR="00D34937" w:rsidRPr="00D34937">
        <w:rPr>
          <w:rFonts w:ascii="Arial" w:hAnsi="Arial" w:cs="Arial"/>
          <w:color w:val="000000" w:themeColor="text1"/>
        </w:rPr>
        <w:t>трат</w:t>
      </w:r>
      <w:r w:rsidR="00832E2C">
        <w:rPr>
          <w:rFonts w:ascii="Arial" w:hAnsi="Arial" w:cs="Arial"/>
          <w:color w:val="000000" w:themeColor="text1"/>
        </w:rPr>
        <w:t xml:space="preserve">, а </w:t>
      </w:r>
      <w:r w:rsidR="00AB127E">
        <w:rPr>
          <w:rFonts w:ascii="Arial" w:hAnsi="Arial" w:cs="Arial"/>
          <w:color w:val="000000" w:themeColor="text1"/>
        </w:rPr>
        <w:t>также</w:t>
      </w:r>
      <w:r w:rsidR="00832E2C">
        <w:rPr>
          <w:rFonts w:ascii="Arial" w:hAnsi="Arial" w:cs="Arial"/>
          <w:color w:val="000000" w:themeColor="text1"/>
        </w:rPr>
        <w:t xml:space="preserve"> капитальных вложений</w:t>
      </w:r>
      <w:r w:rsidR="00D34937">
        <w:rPr>
          <w:rFonts w:ascii="Arial" w:hAnsi="Arial" w:cs="Arial"/>
          <w:color w:val="000000" w:themeColor="text1"/>
        </w:rPr>
        <w:t xml:space="preserve">. </w:t>
      </w:r>
      <w:r w:rsidR="00832E2C">
        <w:rPr>
          <w:rFonts w:ascii="Arial" w:hAnsi="Arial" w:cs="Arial"/>
          <w:color w:val="000000" w:themeColor="text1"/>
        </w:rPr>
        <w:t xml:space="preserve">На иерархии СПП-элементов </w:t>
      </w:r>
      <w:r w:rsidR="00957918">
        <w:rPr>
          <w:rFonts w:ascii="Arial" w:hAnsi="Arial" w:cs="Arial"/>
          <w:color w:val="000000" w:themeColor="text1"/>
        </w:rPr>
        <w:t xml:space="preserve">основаны </w:t>
      </w:r>
      <w:r w:rsidR="00832E2C">
        <w:rPr>
          <w:rFonts w:ascii="Arial" w:hAnsi="Arial" w:cs="Arial"/>
          <w:color w:val="000000" w:themeColor="text1"/>
        </w:rPr>
        <w:t>форматы планирования и отчёты по бюджетам.</w:t>
      </w:r>
    </w:p>
    <w:p w14:paraId="240EA250" w14:textId="6A4AC5B1" w:rsidR="00C52397" w:rsidRDefault="00C52397" w:rsidP="0084415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Принципы построения иерархии СПП-элементов для бюджетирования описаны в </w:t>
      </w:r>
      <w:r w:rsidR="00844151">
        <w:rPr>
          <w:rFonts w:ascii="Arial" w:hAnsi="Arial" w:cs="Arial"/>
          <w:color w:val="000000" w:themeColor="text1"/>
        </w:rPr>
        <w:t xml:space="preserve">документе </w:t>
      </w:r>
      <w:del w:id="3473" w:author="Попова Дарья Николаевна (Подрядчик. ООО БерингПойнт)" w:date="2021-04-05T14:55:00Z">
        <w:r w:rsidR="00844151" w:rsidRPr="00844151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3474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844151">
        <w:rPr>
          <w:rFonts w:ascii="Arial" w:hAnsi="Arial" w:cs="Arial"/>
          <w:color w:val="000000" w:themeColor="text1"/>
        </w:rPr>
        <w:t xml:space="preserve"> «</w:t>
      </w:r>
      <w:r w:rsidR="00844151" w:rsidRPr="00844151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="00844151">
        <w:rPr>
          <w:rFonts w:ascii="Arial" w:hAnsi="Arial" w:cs="Arial"/>
          <w:color w:val="000000" w:themeColor="text1"/>
        </w:rPr>
        <w:t>»</w:t>
      </w:r>
      <w:r>
        <w:rPr>
          <w:rFonts w:ascii="Arial" w:hAnsi="Arial" w:cs="Arial"/>
          <w:color w:val="000000" w:themeColor="text1"/>
        </w:rPr>
        <w:t>.</w:t>
      </w:r>
    </w:p>
    <w:p w14:paraId="6075A2E3" w14:textId="77777777" w:rsidR="007363AB" w:rsidRPr="007363AB" w:rsidRDefault="00C52397" w:rsidP="005271C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Структура СПП-элементов ведётся в </w:t>
      </w:r>
      <w:r w:rsidR="00957918">
        <w:rPr>
          <w:rFonts w:ascii="Arial" w:hAnsi="Arial" w:cs="Arial"/>
          <w:color w:val="000000" w:themeColor="text1"/>
        </w:rPr>
        <w:t>функциональной области «</w:t>
      </w:r>
      <w:r w:rsidR="003751EF">
        <w:rPr>
          <w:rFonts w:ascii="Arial" w:hAnsi="Arial" w:cs="Arial"/>
          <w:color w:val="000000" w:themeColor="text1"/>
        </w:rPr>
        <w:t>Капитальное строительство и управления проектами</w:t>
      </w:r>
      <w:r w:rsidR="00957918">
        <w:rPr>
          <w:rFonts w:ascii="Arial" w:hAnsi="Arial" w:cs="Arial"/>
          <w:color w:val="000000" w:themeColor="text1"/>
        </w:rPr>
        <w:t xml:space="preserve">» </w:t>
      </w:r>
      <w:r>
        <w:rPr>
          <w:rFonts w:ascii="Arial" w:hAnsi="Arial" w:cs="Arial"/>
          <w:color w:val="000000" w:themeColor="text1"/>
        </w:rPr>
        <w:t xml:space="preserve">системы </w:t>
      </w:r>
      <w:r w:rsidRPr="005271C9">
        <w:rPr>
          <w:rFonts w:ascii="Arial" w:hAnsi="Arial" w:cs="Arial"/>
          <w:color w:val="000000" w:themeColor="text1"/>
        </w:rPr>
        <w:t>S</w:t>
      </w:r>
      <w:r w:rsidR="003751EF">
        <w:rPr>
          <w:rFonts w:ascii="Arial" w:hAnsi="Arial" w:cs="Arial"/>
          <w:color w:val="000000" w:themeColor="text1"/>
          <w:lang w:val="en-US"/>
        </w:rPr>
        <w:t>AP</w:t>
      </w:r>
      <w:r w:rsidRPr="00C52397">
        <w:rPr>
          <w:rFonts w:ascii="Arial" w:hAnsi="Arial" w:cs="Arial"/>
          <w:color w:val="000000" w:themeColor="text1"/>
        </w:rPr>
        <w:t xml:space="preserve">. </w:t>
      </w:r>
      <w:r w:rsidR="007363AB">
        <w:rPr>
          <w:rFonts w:ascii="Arial" w:hAnsi="Arial" w:cs="Arial"/>
          <w:color w:val="000000" w:themeColor="text1"/>
        </w:rPr>
        <w:t xml:space="preserve">Описание объекта основных данных приведено в концептуально дизайне по управлению </w:t>
      </w:r>
      <w:r w:rsidR="007363AB" w:rsidRPr="007363AB">
        <w:rPr>
          <w:rFonts w:ascii="Arial" w:hAnsi="Arial" w:cs="Arial"/>
          <w:color w:val="000000" w:themeColor="text1"/>
        </w:rPr>
        <w:t xml:space="preserve">основными данными по направлению </w:t>
      </w:r>
      <w:r w:rsidR="007363AB">
        <w:rPr>
          <w:rFonts w:ascii="Arial" w:hAnsi="Arial" w:cs="Arial"/>
          <w:color w:val="000000" w:themeColor="text1"/>
        </w:rPr>
        <w:t>«</w:t>
      </w:r>
      <w:r w:rsidR="007363AB" w:rsidRPr="007363AB">
        <w:rPr>
          <w:rFonts w:ascii="Arial" w:hAnsi="Arial" w:cs="Arial"/>
          <w:color w:val="000000" w:themeColor="text1"/>
        </w:rPr>
        <w:t>Капитальное строительство и инвестиции</w:t>
      </w:r>
      <w:r w:rsidR="007363AB">
        <w:rPr>
          <w:rFonts w:ascii="Arial" w:hAnsi="Arial" w:cs="Arial"/>
          <w:color w:val="000000" w:themeColor="text1"/>
        </w:rPr>
        <w:t>».</w:t>
      </w:r>
    </w:p>
    <w:p w14:paraId="1BF6D7C7" w14:textId="77777777" w:rsidR="00313F04" w:rsidRDefault="00832E2C" w:rsidP="005271C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хр</w:t>
      </w:r>
      <w:r w:rsidR="00321200">
        <w:rPr>
          <w:rFonts w:ascii="Arial" w:hAnsi="Arial" w:cs="Arial"/>
          <w:color w:val="000000" w:themeColor="text1"/>
        </w:rPr>
        <w:t xml:space="preserve">анилище данных </w:t>
      </w:r>
      <w:r w:rsidR="00321200" w:rsidRPr="005271C9">
        <w:rPr>
          <w:rFonts w:ascii="Arial" w:hAnsi="Arial" w:cs="Arial"/>
          <w:color w:val="000000" w:themeColor="text1"/>
        </w:rPr>
        <w:t>BW</w:t>
      </w:r>
      <w:r w:rsidR="00321200">
        <w:rPr>
          <w:rFonts w:ascii="Arial" w:hAnsi="Arial" w:cs="Arial"/>
          <w:color w:val="000000" w:themeColor="text1"/>
        </w:rPr>
        <w:t xml:space="preserve"> </w:t>
      </w:r>
      <w:r w:rsidR="00313F04">
        <w:rPr>
          <w:rFonts w:ascii="Arial" w:hAnsi="Arial" w:cs="Arial"/>
          <w:color w:val="000000" w:themeColor="text1"/>
        </w:rPr>
        <w:t xml:space="preserve">используется признак - </w:t>
      </w:r>
      <w:r w:rsidR="00313F04" w:rsidRPr="00313F04">
        <w:rPr>
          <w:rFonts w:ascii="Arial" w:hAnsi="Arial" w:cs="Arial"/>
          <w:color w:val="000000" w:themeColor="text1"/>
        </w:rPr>
        <w:t>/ERP/WBSELMT</w:t>
      </w:r>
      <w:r w:rsidR="00313F04">
        <w:rPr>
          <w:rFonts w:ascii="Arial" w:hAnsi="Arial" w:cs="Arial"/>
          <w:color w:val="000000" w:themeColor="text1"/>
        </w:rPr>
        <w:t xml:space="preserve"> «</w:t>
      </w:r>
      <w:proofErr w:type="spellStart"/>
      <w:r w:rsidR="00313F04" w:rsidRPr="00313F04">
        <w:rPr>
          <w:rFonts w:ascii="Arial" w:hAnsi="Arial" w:cs="Arial"/>
          <w:color w:val="000000" w:themeColor="text1"/>
        </w:rPr>
        <w:t>Work</w:t>
      </w:r>
      <w:proofErr w:type="spellEnd"/>
      <w:r w:rsidR="00313F04" w:rsidRPr="00313F04">
        <w:rPr>
          <w:rFonts w:ascii="Arial" w:hAnsi="Arial" w:cs="Arial"/>
          <w:color w:val="000000" w:themeColor="text1"/>
        </w:rPr>
        <w:t xml:space="preserve"> </w:t>
      </w:r>
      <w:proofErr w:type="spellStart"/>
      <w:r w:rsidR="00313F04" w:rsidRPr="00313F04">
        <w:rPr>
          <w:rFonts w:ascii="Arial" w:hAnsi="Arial" w:cs="Arial"/>
          <w:color w:val="000000" w:themeColor="text1"/>
        </w:rPr>
        <w:t>Breakdown</w:t>
      </w:r>
      <w:proofErr w:type="spellEnd"/>
      <w:r w:rsidR="00313F04" w:rsidRPr="00313F04">
        <w:rPr>
          <w:rFonts w:ascii="Arial" w:hAnsi="Arial" w:cs="Arial"/>
          <w:color w:val="000000" w:themeColor="text1"/>
        </w:rPr>
        <w:t xml:space="preserve"> </w:t>
      </w:r>
      <w:proofErr w:type="spellStart"/>
      <w:r w:rsidR="00313F04" w:rsidRPr="00313F04">
        <w:rPr>
          <w:rFonts w:ascii="Arial" w:hAnsi="Arial" w:cs="Arial"/>
          <w:color w:val="000000" w:themeColor="text1"/>
        </w:rPr>
        <w:t>Structure</w:t>
      </w:r>
      <w:proofErr w:type="spellEnd"/>
      <w:r w:rsidR="00313F04" w:rsidRPr="00313F04">
        <w:rPr>
          <w:rFonts w:ascii="Arial" w:hAnsi="Arial" w:cs="Arial"/>
          <w:color w:val="000000" w:themeColor="text1"/>
        </w:rPr>
        <w:t xml:space="preserve"> </w:t>
      </w:r>
      <w:proofErr w:type="spellStart"/>
      <w:r w:rsidR="00313F04" w:rsidRPr="00313F04">
        <w:rPr>
          <w:rFonts w:ascii="Arial" w:hAnsi="Arial" w:cs="Arial"/>
          <w:color w:val="000000" w:themeColor="text1"/>
        </w:rPr>
        <w:t>Element</w:t>
      </w:r>
      <w:proofErr w:type="spellEnd"/>
      <w:r w:rsidR="00313F04" w:rsidRPr="00313F04">
        <w:rPr>
          <w:rFonts w:ascii="Arial" w:hAnsi="Arial" w:cs="Arial"/>
          <w:color w:val="000000" w:themeColor="text1"/>
        </w:rPr>
        <w:t xml:space="preserve"> (WBS </w:t>
      </w:r>
      <w:proofErr w:type="spellStart"/>
      <w:r w:rsidR="00313F04" w:rsidRPr="00313F04">
        <w:rPr>
          <w:rFonts w:ascii="Arial" w:hAnsi="Arial" w:cs="Arial"/>
          <w:color w:val="000000" w:themeColor="text1"/>
        </w:rPr>
        <w:t>Element</w:t>
      </w:r>
      <w:proofErr w:type="spellEnd"/>
      <w:r w:rsidR="00313F04" w:rsidRPr="00313F04">
        <w:rPr>
          <w:rFonts w:ascii="Arial" w:hAnsi="Arial" w:cs="Arial"/>
          <w:color w:val="000000" w:themeColor="text1"/>
        </w:rPr>
        <w:t>)</w:t>
      </w:r>
      <w:r w:rsidR="00313F04">
        <w:rPr>
          <w:rFonts w:ascii="Arial" w:hAnsi="Arial" w:cs="Arial"/>
          <w:color w:val="000000" w:themeColor="text1"/>
        </w:rPr>
        <w:t>». Доступ к основным данным признака осуществляется с помощью</w:t>
      </w:r>
      <w:r w:rsidR="00313F04" w:rsidRPr="00313F04">
        <w:rPr>
          <w:rFonts w:ascii="Arial" w:hAnsi="Arial" w:cs="Arial"/>
          <w:color w:val="000000" w:themeColor="text1"/>
        </w:rPr>
        <w:t xml:space="preserve"> </w:t>
      </w:r>
      <w:r w:rsidR="00313F04">
        <w:rPr>
          <w:rFonts w:ascii="Arial" w:hAnsi="Arial" w:cs="Arial"/>
          <w:color w:val="000000" w:themeColor="text1"/>
        </w:rPr>
        <w:t>стандартного вычисляемого ракурса (</w:t>
      </w:r>
      <w:r w:rsidR="00313F04" w:rsidRPr="005271C9">
        <w:rPr>
          <w:rFonts w:ascii="Arial" w:hAnsi="Arial" w:cs="Arial"/>
          <w:color w:val="000000" w:themeColor="text1"/>
        </w:rPr>
        <w:t>SAP</w:t>
      </w:r>
      <w:r w:rsidR="00313F04" w:rsidRPr="00313F04">
        <w:rPr>
          <w:rFonts w:ascii="Arial" w:hAnsi="Arial" w:cs="Arial"/>
          <w:color w:val="000000" w:themeColor="text1"/>
        </w:rPr>
        <w:t xml:space="preserve"> </w:t>
      </w:r>
      <w:r w:rsidR="00313F04" w:rsidRPr="005271C9">
        <w:rPr>
          <w:rFonts w:ascii="Arial" w:hAnsi="Arial" w:cs="Arial"/>
          <w:color w:val="000000" w:themeColor="text1"/>
        </w:rPr>
        <w:t>HANA</w:t>
      </w:r>
      <w:r w:rsidR="00313F04" w:rsidRPr="00313F04">
        <w:rPr>
          <w:rFonts w:ascii="Arial" w:hAnsi="Arial" w:cs="Arial"/>
          <w:color w:val="000000" w:themeColor="text1"/>
        </w:rPr>
        <w:t xml:space="preserve"> </w:t>
      </w:r>
      <w:proofErr w:type="spellStart"/>
      <w:r w:rsidR="00313F04" w:rsidRPr="005271C9">
        <w:rPr>
          <w:rFonts w:ascii="Arial" w:hAnsi="Arial" w:cs="Arial"/>
          <w:color w:val="000000" w:themeColor="text1"/>
        </w:rPr>
        <w:t>View</w:t>
      </w:r>
      <w:proofErr w:type="spellEnd"/>
      <w:r w:rsidR="00313F04" w:rsidRPr="00313F04">
        <w:rPr>
          <w:rFonts w:ascii="Arial" w:hAnsi="Arial" w:cs="Arial"/>
          <w:color w:val="000000" w:themeColor="text1"/>
        </w:rPr>
        <w:t xml:space="preserve">). </w:t>
      </w:r>
      <w:r w:rsidR="00313F04">
        <w:rPr>
          <w:rFonts w:ascii="Arial" w:hAnsi="Arial" w:cs="Arial"/>
          <w:color w:val="000000" w:themeColor="text1"/>
        </w:rPr>
        <w:t>Для получения иерархи</w:t>
      </w:r>
      <w:r w:rsidR="000A1539">
        <w:rPr>
          <w:rFonts w:ascii="Arial" w:hAnsi="Arial" w:cs="Arial"/>
          <w:color w:val="000000" w:themeColor="text1"/>
        </w:rPr>
        <w:t>и</w:t>
      </w:r>
      <w:r w:rsidR="00313F04">
        <w:rPr>
          <w:rFonts w:ascii="Arial" w:hAnsi="Arial" w:cs="Arial"/>
          <w:color w:val="000000" w:themeColor="text1"/>
        </w:rPr>
        <w:t xml:space="preserve"> используется стандартный </w:t>
      </w:r>
      <w:r w:rsidR="00313F04" w:rsidRPr="005271C9">
        <w:rPr>
          <w:rFonts w:ascii="Arial" w:hAnsi="Arial" w:cs="Arial"/>
          <w:color w:val="000000" w:themeColor="text1"/>
        </w:rPr>
        <w:t>ABAP</w:t>
      </w:r>
      <w:r w:rsidR="00313F04" w:rsidRPr="00313F04">
        <w:rPr>
          <w:rFonts w:ascii="Arial" w:hAnsi="Arial" w:cs="Arial"/>
          <w:color w:val="000000" w:themeColor="text1"/>
        </w:rPr>
        <w:t>-</w:t>
      </w:r>
      <w:r w:rsidR="00313F04">
        <w:rPr>
          <w:rFonts w:ascii="Arial" w:hAnsi="Arial" w:cs="Arial"/>
          <w:color w:val="000000" w:themeColor="text1"/>
        </w:rPr>
        <w:t>класс.</w:t>
      </w:r>
    </w:p>
    <w:p w14:paraId="67C0A3B0" w14:textId="77777777" w:rsidR="007363AB" w:rsidRPr="00313F04" w:rsidRDefault="007363AB" w:rsidP="005271C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4549231" w14:textId="77777777" w:rsidR="009E2BC9" w:rsidRDefault="009E2BC9">
      <w:pPr>
        <w:pStyle w:val="3"/>
      </w:pPr>
      <w:bookmarkStart w:id="3475" w:name="_Toc68528502"/>
      <w:r>
        <w:lastRenderedPageBreak/>
        <w:t>Элемент структуры бюджета</w:t>
      </w:r>
      <w:bookmarkEnd w:id="3475"/>
    </w:p>
    <w:p w14:paraId="1B795A4A" w14:textId="11788303" w:rsidR="009E2BC9" w:rsidRDefault="00B7285D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Аналитика годового, среднесрочного и долгосрочного бюджетов, позволяющая структурир</w:t>
      </w:r>
      <w:r w:rsidR="004A29B5">
        <w:rPr>
          <w:rFonts w:ascii="Arial" w:hAnsi="Arial" w:cs="Arial"/>
          <w:color w:val="000000" w:themeColor="text1"/>
        </w:rPr>
        <w:t xml:space="preserve">овать форматы бюджетов в части разделов </w:t>
      </w:r>
      <w:r w:rsidR="00844151">
        <w:rPr>
          <w:rFonts w:ascii="Arial" w:hAnsi="Arial" w:cs="Arial"/>
          <w:color w:val="000000" w:themeColor="text1"/>
        </w:rPr>
        <w:t>«Р</w:t>
      </w:r>
      <w:r w:rsidR="004A29B5">
        <w:rPr>
          <w:rFonts w:ascii="Arial" w:hAnsi="Arial" w:cs="Arial"/>
          <w:color w:val="000000" w:themeColor="text1"/>
        </w:rPr>
        <w:t>езерв</w:t>
      </w:r>
      <w:r w:rsidR="00844151">
        <w:rPr>
          <w:rFonts w:ascii="Arial" w:hAnsi="Arial" w:cs="Arial"/>
          <w:color w:val="000000" w:themeColor="text1"/>
        </w:rPr>
        <w:t>» и</w:t>
      </w:r>
      <w:r w:rsidR="004A29B5">
        <w:rPr>
          <w:rFonts w:ascii="Arial" w:hAnsi="Arial" w:cs="Arial"/>
          <w:color w:val="000000" w:themeColor="text1"/>
        </w:rPr>
        <w:t xml:space="preserve"> </w:t>
      </w:r>
      <w:r w:rsidR="00844151">
        <w:rPr>
          <w:rFonts w:ascii="Arial" w:hAnsi="Arial" w:cs="Arial"/>
          <w:color w:val="000000" w:themeColor="text1"/>
        </w:rPr>
        <w:t>«П</w:t>
      </w:r>
      <w:r w:rsidR="004A29B5">
        <w:rPr>
          <w:rFonts w:ascii="Arial" w:hAnsi="Arial" w:cs="Arial"/>
          <w:color w:val="000000" w:themeColor="text1"/>
        </w:rPr>
        <w:t>рочие работы</w:t>
      </w:r>
      <w:r w:rsidR="00844151">
        <w:rPr>
          <w:rFonts w:ascii="Arial" w:hAnsi="Arial" w:cs="Arial"/>
          <w:color w:val="000000" w:themeColor="text1"/>
        </w:rPr>
        <w:t>»</w:t>
      </w:r>
      <w:r w:rsidR="004A29B5">
        <w:rPr>
          <w:rFonts w:ascii="Arial" w:hAnsi="Arial" w:cs="Arial"/>
          <w:color w:val="000000" w:themeColor="text1"/>
        </w:rPr>
        <w:t xml:space="preserve">, в едином виде вне зависимости от объектов </w:t>
      </w:r>
      <w:r w:rsidR="000450C2">
        <w:rPr>
          <w:rFonts w:ascii="Arial" w:hAnsi="Arial" w:cs="Arial"/>
          <w:color w:val="000000" w:themeColor="text1"/>
        </w:rPr>
        <w:t>планирования и учёта затрат (СПП-элементов).</w:t>
      </w:r>
    </w:p>
    <w:p w14:paraId="19897F5C" w14:textId="1E2DD171" w:rsidR="000450C2" w:rsidRDefault="000450C2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Использование данной аналитики обусловлено тем, что СПП-элементы данных разделов будут ежегодно меняться на аналогичные. То есть СПП-элемент, на котором будут отражаться затраты</w:t>
      </w:r>
      <w:r w:rsidR="00844151">
        <w:rPr>
          <w:rFonts w:ascii="Arial" w:hAnsi="Arial" w:cs="Arial"/>
          <w:color w:val="000000" w:themeColor="text1"/>
        </w:rPr>
        <w:t xml:space="preserve">, например, «Резерв </w:t>
      </w:r>
      <w:r w:rsidR="00844151">
        <w:rPr>
          <w:rFonts w:ascii="Arial" w:hAnsi="Arial" w:cs="Arial"/>
          <w:color w:val="000000" w:themeColor="text1"/>
          <w:lang w:val="en-US"/>
        </w:rPr>
        <w:t>CAPEX</w:t>
      </w:r>
      <w:r w:rsidR="00844151">
        <w:rPr>
          <w:rFonts w:ascii="Arial" w:hAnsi="Arial" w:cs="Arial"/>
          <w:color w:val="000000" w:themeColor="text1"/>
        </w:rPr>
        <w:t>»</w:t>
      </w:r>
      <w:r>
        <w:rPr>
          <w:rFonts w:ascii="Arial" w:hAnsi="Arial" w:cs="Arial"/>
          <w:color w:val="000000" w:themeColor="text1"/>
        </w:rPr>
        <w:t>, будет каждый год будет иметь новый технический код. Данные затраты, в определённый год, будут отнесены на СПП-элемент соответствующего года.</w:t>
      </w:r>
    </w:p>
    <w:p w14:paraId="4AE7A1EC" w14:textId="77777777" w:rsidR="000450C2" w:rsidRDefault="000450C2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Таким образом, в структуре бюджета каждый год данные разделы будут состоять из других СПП-элементов. Для возможности использовать единую структуру бюджета в различные года будет реализована аналитика «элемент структуры бюджета».</w:t>
      </w:r>
      <w:r w:rsidR="003C5F64">
        <w:rPr>
          <w:rFonts w:ascii="Arial" w:hAnsi="Arial" w:cs="Arial"/>
          <w:color w:val="000000" w:themeColor="text1"/>
        </w:rPr>
        <w:t xml:space="preserve"> В атрибутах СПП-элемента будет указан элемент структуры бюджета, на который он ссылается. Аналогичные СПП-элементы для различных годов будут ссылаться на один элемент структуры бюджета.</w:t>
      </w:r>
    </w:p>
    <w:p w14:paraId="333BA8BC" w14:textId="5AC17650" w:rsidR="003C5F64" w:rsidRPr="00916FAB" w:rsidRDefault="003C5F64" w:rsidP="003C5F64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11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Пример соответствия СПП-элемента и элемента структуры бюджета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9"/>
        <w:gridCol w:w="3387"/>
      </w:tblGrid>
      <w:tr w:rsidR="003C5F64" w:rsidRPr="00B14753" w14:paraId="0654F369" w14:textId="77777777" w:rsidTr="009936BB">
        <w:trPr>
          <w:cantSplit/>
          <w:trHeight w:val="645"/>
          <w:tblHeader/>
          <w:jc w:val="center"/>
        </w:trPr>
        <w:tc>
          <w:tcPr>
            <w:tcW w:w="3336" w:type="pct"/>
            <w:shd w:val="clear" w:color="auto" w:fill="FFC000"/>
            <w:vAlign w:val="center"/>
          </w:tcPr>
          <w:p w14:paraId="12C51183" w14:textId="77777777" w:rsidR="003C5F64" w:rsidRPr="00B14753" w:rsidRDefault="003C5F64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СПП-элемент</w:t>
            </w:r>
          </w:p>
        </w:tc>
        <w:tc>
          <w:tcPr>
            <w:tcW w:w="1664" w:type="pct"/>
            <w:shd w:val="clear" w:color="auto" w:fill="FFC000"/>
            <w:vAlign w:val="center"/>
          </w:tcPr>
          <w:p w14:paraId="2D3D8092" w14:textId="77777777" w:rsidR="003C5F64" w:rsidRDefault="003C5F64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Элемент структуры бюджета</w:t>
            </w:r>
          </w:p>
          <w:p w14:paraId="2B7A1A70" w14:textId="77777777" w:rsidR="00CE7E1E" w:rsidRPr="00B14753" w:rsidRDefault="00CE7E1E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(атрибут СПП-элемента)</w:t>
            </w:r>
          </w:p>
        </w:tc>
      </w:tr>
      <w:tr w:rsidR="00F10FD1" w:rsidRPr="00E94015" w14:paraId="6F659569" w14:textId="77777777" w:rsidTr="009936BB">
        <w:trPr>
          <w:cantSplit/>
          <w:jc w:val="center"/>
        </w:trPr>
        <w:tc>
          <w:tcPr>
            <w:tcW w:w="3336" w:type="pct"/>
          </w:tcPr>
          <w:p w14:paraId="69C71FB9" w14:textId="4AE4F598" w:rsidR="003A1485" w:rsidRPr="00494ECB" w:rsidRDefault="003A1485" w:rsidP="00F10FD1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1039">
              <w:rPr>
                <w:rFonts w:ascii="Arial" w:hAnsi="Arial" w:cs="Arial"/>
                <w:sz w:val="20"/>
                <w:szCs w:val="20"/>
              </w:rPr>
              <w:t>LT-1200-2019</w:t>
            </w:r>
            <w:r w:rsidR="00F10FD1" w:rsidRPr="00494ECB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2CEF8233" w14:textId="6D157693" w:rsidR="00F10FD1" w:rsidRPr="00D71039" w:rsidRDefault="003A1485" w:rsidP="00F10FD1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1039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D71039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D71039">
              <w:rPr>
                <w:rFonts w:ascii="Arial" w:hAnsi="Arial" w:cs="Arial"/>
                <w:sz w:val="20"/>
                <w:szCs w:val="20"/>
              </w:rPr>
              <w:t xml:space="preserve"> OPEX)</w:t>
            </w:r>
            <w:r w:rsidRPr="00494ECB">
              <w:rPr>
                <w:rFonts w:ascii="Arial" w:hAnsi="Arial" w:cs="Arial"/>
                <w:sz w:val="20"/>
                <w:szCs w:val="20"/>
              </w:rPr>
              <w:t xml:space="preserve"> (на 2019)</w:t>
            </w:r>
          </w:p>
        </w:tc>
        <w:tc>
          <w:tcPr>
            <w:tcW w:w="1664" w:type="pct"/>
          </w:tcPr>
          <w:p w14:paraId="224BDCFF" w14:textId="09D48B0A" w:rsidR="00F10FD1" w:rsidRDefault="003A1485" w:rsidP="00494ECB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LT-1200-0000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11B888D2" w14:textId="08786792" w:rsidR="003A1485" w:rsidRPr="009936BB" w:rsidRDefault="003A1485" w:rsidP="00494ECB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</w:p>
        </w:tc>
      </w:tr>
      <w:tr w:rsidR="003A1485" w:rsidRPr="00E94015" w14:paraId="02EB7167" w14:textId="77777777" w:rsidTr="009936BB">
        <w:trPr>
          <w:cantSplit/>
          <w:jc w:val="center"/>
        </w:trPr>
        <w:tc>
          <w:tcPr>
            <w:tcW w:w="3336" w:type="pct"/>
          </w:tcPr>
          <w:p w14:paraId="06759D01" w14:textId="05101D11" w:rsidR="003A1485" w:rsidRPr="00966646" w:rsidRDefault="003A1485" w:rsidP="003A148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LT-1200-2020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57F65F5C" w14:textId="2B7B88A3" w:rsidR="003A1485" w:rsidRPr="00D71039" w:rsidRDefault="003A1485" w:rsidP="003A148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  <w:r w:rsidRPr="00494ECB">
              <w:rPr>
                <w:rFonts w:ascii="Arial" w:hAnsi="Arial" w:cs="Arial"/>
                <w:sz w:val="20"/>
                <w:szCs w:val="20"/>
              </w:rPr>
              <w:t xml:space="preserve"> (на 2020)</w:t>
            </w:r>
          </w:p>
        </w:tc>
        <w:tc>
          <w:tcPr>
            <w:tcW w:w="1664" w:type="pct"/>
          </w:tcPr>
          <w:p w14:paraId="374786C7" w14:textId="77777777" w:rsidR="003A1485" w:rsidRDefault="003A1485" w:rsidP="00D71039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LT-1200-0000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3D084FD5" w14:textId="78FF370D" w:rsidR="003A1485" w:rsidRPr="009936BB" w:rsidRDefault="003A1485" w:rsidP="00494ECB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</w:p>
        </w:tc>
      </w:tr>
      <w:tr w:rsidR="003A1485" w:rsidRPr="00E94015" w14:paraId="6DCA94CB" w14:textId="77777777" w:rsidTr="003C5F64">
        <w:trPr>
          <w:cantSplit/>
          <w:jc w:val="center"/>
        </w:trPr>
        <w:tc>
          <w:tcPr>
            <w:tcW w:w="3336" w:type="pct"/>
          </w:tcPr>
          <w:p w14:paraId="0114BEA3" w14:textId="1F735BA3" w:rsidR="003A1485" w:rsidRPr="00966646" w:rsidRDefault="003A1485" w:rsidP="003A148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LT-1200-2021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0F37A4CC" w14:textId="7ED6EEF9" w:rsidR="003A1485" w:rsidRPr="00D71039" w:rsidRDefault="003A1485" w:rsidP="003A148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  <w:r w:rsidRPr="00494ECB">
              <w:rPr>
                <w:rFonts w:ascii="Arial" w:hAnsi="Arial" w:cs="Arial"/>
                <w:sz w:val="20"/>
                <w:szCs w:val="20"/>
              </w:rPr>
              <w:t xml:space="preserve"> (на 20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494ECB">
              <w:rPr>
                <w:rFonts w:ascii="Arial" w:hAnsi="Arial" w:cs="Arial"/>
                <w:sz w:val="20"/>
                <w:szCs w:val="20"/>
              </w:rPr>
              <w:t>1)</w:t>
            </w:r>
          </w:p>
        </w:tc>
        <w:tc>
          <w:tcPr>
            <w:tcW w:w="1664" w:type="pct"/>
          </w:tcPr>
          <w:p w14:paraId="12B03FAC" w14:textId="77777777" w:rsidR="003A1485" w:rsidRDefault="003A1485" w:rsidP="00D71039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LT-1200-0000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4B35E622" w14:textId="588E7BEE" w:rsidR="003A1485" w:rsidRPr="009936BB" w:rsidRDefault="003A1485" w:rsidP="00494ECB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</w:p>
        </w:tc>
      </w:tr>
      <w:tr w:rsidR="003A1485" w:rsidRPr="00E94015" w14:paraId="136CCDD8" w14:textId="77777777" w:rsidTr="003C5F64">
        <w:trPr>
          <w:cantSplit/>
          <w:jc w:val="center"/>
        </w:trPr>
        <w:tc>
          <w:tcPr>
            <w:tcW w:w="3336" w:type="pct"/>
          </w:tcPr>
          <w:p w14:paraId="32586AB7" w14:textId="05898B7B" w:rsidR="003A1485" w:rsidRPr="00966646" w:rsidRDefault="003A1485" w:rsidP="003A148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LT-1200-2022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19AA205B" w14:textId="5601F503" w:rsidR="003A1485" w:rsidRPr="00D71039" w:rsidRDefault="003A1485" w:rsidP="003A148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  <w:r w:rsidRPr="00494ECB">
              <w:rPr>
                <w:rFonts w:ascii="Arial" w:hAnsi="Arial" w:cs="Arial"/>
                <w:sz w:val="20"/>
                <w:szCs w:val="20"/>
              </w:rPr>
              <w:t xml:space="preserve"> (на 2022)</w:t>
            </w:r>
          </w:p>
        </w:tc>
        <w:tc>
          <w:tcPr>
            <w:tcW w:w="1664" w:type="pct"/>
          </w:tcPr>
          <w:p w14:paraId="6AAF1712" w14:textId="77777777" w:rsidR="003A1485" w:rsidRDefault="003A1485" w:rsidP="00D71039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LT-1200-0000</w:t>
            </w:r>
            <w:r w:rsidRPr="00966646">
              <w:rPr>
                <w:rFonts w:ascii="Arial" w:hAnsi="Arial" w:cs="Arial"/>
                <w:sz w:val="20"/>
                <w:szCs w:val="20"/>
              </w:rPr>
              <w:t>-2-001-02</w:t>
            </w:r>
          </w:p>
          <w:p w14:paraId="7FE87210" w14:textId="445D15F6" w:rsidR="003A1485" w:rsidRPr="00E94015" w:rsidRDefault="003A1485" w:rsidP="00494ECB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966646">
              <w:rPr>
                <w:rFonts w:ascii="Arial" w:hAnsi="Arial" w:cs="Arial"/>
                <w:sz w:val="20"/>
                <w:szCs w:val="20"/>
              </w:rPr>
              <w:t>ЦЗ Бурение (</w:t>
            </w:r>
            <w:proofErr w:type="spellStart"/>
            <w:r w:rsidRPr="00966646">
              <w:rPr>
                <w:rFonts w:ascii="Arial" w:hAnsi="Arial" w:cs="Arial"/>
                <w:sz w:val="20"/>
                <w:szCs w:val="20"/>
              </w:rPr>
              <w:t>Энерг</w:t>
            </w:r>
            <w:proofErr w:type="spellEnd"/>
            <w:r w:rsidRPr="00966646">
              <w:rPr>
                <w:rFonts w:ascii="Arial" w:hAnsi="Arial" w:cs="Arial"/>
                <w:sz w:val="20"/>
                <w:szCs w:val="20"/>
              </w:rPr>
              <w:t xml:space="preserve"> OPEX)</w:t>
            </w:r>
          </w:p>
        </w:tc>
      </w:tr>
    </w:tbl>
    <w:p w14:paraId="50219F06" w14:textId="77777777" w:rsidR="003C5F64" w:rsidRPr="00494ECB" w:rsidRDefault="003C5F64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4DE94ED" w14:textId="77777777" w:rsidR="003C5F64" w:rsidRDefault="00E94015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В модели данных сумма будет храниться в следующем разрезе:</w:t>
      </w:r>
    </w:p>
    <w:p w14:paraId="5A042994" w14:textId="78105C8D" w:rsidR="00E94015" w:rsidRPr="00916FAB" w:rsidRDefault="00E94015" w:rsidP="00E94015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12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 xml:space="preserve">. Пример </w:t>
      </w:r>
      <w:r w:rsidR="00CE7E1E">
        <w:rPr>
          <w:rFonts w:ascii="Arial" w:hAnsi="Arial" w:cs="Arial"/>
          <w:b/>
          <w:sz w:val="22"/>
        </w:rPr>
        <w:t>модели хранения данных в разрезе СПП и элемента структуры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600"/>
        <w:gridCol w:w="3582"/>
        <w:gridCol w:w="1720"/>
        <w:gridCol w:w="1274"/>
      </w:tblGrid>
      <w:tr w:rsidR="00E94015" w:rsidRPr="00B14753" w14:paraId="0440C98C" w14:textId="77777777" w:rsidTr="009936BB">
        <w:trPr>
          <w:cantSplit/>
          <w:trHeight w:val="397"/>
          <w:tblHeader/>
          <w:jc w:val="center"/>
        </w:trPr>
        <w:tc>
          <w:tcPr>
            <w:tcW w:w="1769" w:type="pct"/>
            <w:shd w:val="clear" w:color="auto" w:fill="FFC000"/>
            <w:vAlign w:val="center"/>
          </w:tcPr>
          <w:p w14:paraId="6CBBF8AA" w14:textId="77777777" w:rsidR="00E94015" w:rsidRDefault="00E94015" w:rsidP="00E9401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Элемент структуры бюджета</w:t>
            </w:r>
          </w:p>
        </w:tc>
        <w:tc>
          <w:tcPr>
            <w:tcW w:w="1760" w:type="pct"/>
            <w:shd w:val="clear" w:color="auto" w:fill="FFC000"/>
            <w:vAlign w:val="center"/>
          </w:tcPr>
          <w:p w14:paraId="023F932A" w14:textId="77777777" w:rsidR="00E94015" w:rsidRDefault="00E94015" w:rsidP="00E9401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СПП-элемент</w:t>
            </w:r>
          </w:p>
        </w:tc>
        <w:tc>
          <w:tcPr>
            <w:tcW w:w="845" w:type="pct"/>
            <w:shd w:val="clear" w:color="auto" w:fill="FFC000"/>
            <w:vAlign w:val="center"/>
          </w:tcPr>
          <w:p w14:paraId="5BFD5A0B" w14:textId="77777777" w:rsidR="00E94015" w:rsidRDefault="00E94015" w:rsidP="00E9401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Период</w:t>
            </w:r>
          </w:p>
        </w:tc>
        <w:tc>
          <w:tcPr>
            <w:tcW w:w="626" w:type="pct"/>
            <w:shd w:val="clear" w:color="auto" w:fill="FFC000"/>
            <w:vAlign w:val="center"/>
          </w:tcPr>
          <w:p w14:paraId="21744326" w14:textId="77777777" w:rsidR="00E94015" w:rsidRDefault="00E94015" w:rsidP="00E9401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Сумма</w:t>
            </w:r>
          </w:p>
        </w:tc>
      </w:tr>
      <w:tr w:rsidR="00E94015" w:rsidRPr="00E94015" w:rsidDel="003F6D96" w14:paraId="2733661A" w14:textId="5883B96A" w:rsidTr="009936BB">
        <w:trPr>
          <w:cantSplit/>
          <w:jc w:val="center"/>
          <w:del w:id="3476" w:author="Попова Дарья" w:date="2021-03-11T21:01:00Z"/>
        </w:trPr>
        <w:tc>
          <w:tcPr>
            <w:tcW w:w="1769" w:type="pct"/>
          </w:tcPr>
          <w:p w14:paraId="4480B0F0" w14:textId="71ABF03C" w:rsidR="00E94015" w:rsidRPr="009936BB" w:rsidDel="003F6D96" w:rsidRDefault="00E94015" w:rsidP="00E94015">
            <w:pPr>
              <w:suppressAutoHyphens/>
              <w:spacing w:line="360" w:lineRule="auto"/>
              <w:jc w:val="center"/>
              <w:rPr>
                <w:del w:id="3477" w:author="Попова Дарья" w:date="2021-03-11T21:01:00Z"/>
                <w:rFonts w:ascii="Arial" w:hAnsi="Arial" w:cs="Arial"/>
                <w:sz w:val="20"/>
                <w:szCs w:val="20"/>
              </w:rPr>
            </w:pPr>
            <w:del w:id="3478" w:author="Попова Дарья" w:date="2021-03-11T21:00:00Z">
              <w:r w:rsidRPr="009936BB" w:rsidDel="00E56A54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E56A54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E56A54">
                <w:rPr>
                  <w:rFonts w:ascii="Arial" w:hAnsi="Arial" w:cs="Arial"/>
                  <w:sz w:val="20"/>
                  <w:szCs w:val="20"/>
                </w:rPr>
                <w:delText>2-00001-001-001-001</w:delText>
              </w:r>
            </w:del>
          </w:p>
        </w:tc>
        <w:tc>
          <w:tcPr>
            <w:tcW w:w="1760" w:type="pct"/>
          </w:tcPr>
          <w:p w14:paraId="1810C00E" w14:textId="6C2C2515" w:rsidR="00E94015" w:rsidRPr="009936BB" w:rsidDel="003F6D96" w:rsidRDefault="00E94015">
            <w:pPr>
              <w:suppressAutoHyphens/>
              <w:spacing w:line="360" w:lineRule="auto"/>
              <w:jc w:val="center"/>
              <w:rPr>
                <w:del w:id="3479" w:author="Попова Дарья" w:date="2021-03-11T21:01:00Z"/>
                <w:rFonts w:ascii="Arial" w:hAnsi="Arial" w:cs="Arial"/>
                <w:sz w:val="20"/>
                <w:szCs w:val="20"/>
              </w:rPr>
            </w:pPr>
            <w:del w:id="3480" w:author="Попова Дарья" w:date="2021-03-11T21:00:00Z">
              <w:r w:rsidRPr="009936BB" w:rsidDel="00E56A54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E56A54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E56A54">
                <w:rPr>
                  <w:rFonts w:ascii="Arial" w:hAnsi="Arial" w:cs="Arial"/>
                  <w:sz w:val="20"/>
                  <w:szCs w:val="20"/>
                </w:rPr>
                <w:delText>2-18001-001-001-001</w:delText>
              </w:r>
            </w:del>
          </w:p>
        </w:tc>
        <w:tc>
          <w:tcPr>
            <w:tcW w:w="845" w:type="pct"/>
          </w:tcPr>
          <w:p w14:paraId="55A49CE5" w14:textId="7497770F" w:rsidR="00E94015" w:rsidRPr="009936BB" w:rsidDel="003F6D96" w:rsidRDefault="00E94015" w:rsidP="00E94015">
            <w:pPr>
              <w:suppressAutoHyphens/>
              <w:spacing w:line="360" w:lineRule="auto"/>
              <w:jc w:val="center"/>
              <w:rPr>
                <w:del w:id="3481" w:author="Попова Дарья" w:date="2021-03-11T21:01:00Z"/>
                <w:rFonts w:ascii="Arial" w:hAnsi="Arial" w:cs="Arial"/>
                <w:sz w:val="20"/>
                <w:szCs w:val="20"/>
              </w:rPr>
            </w:pPr>
            <w:del w:id="3482" w:author="Попова Дарья" w:date="2021-03-11T21:01:00Z">
              <w:r w:rsidDel="003F6D96">
                <w:rPr>
                  <w:rFonts w:ascii="Arial" w:hAnsi="Arial" w:cs="Arial"/>
                  <w:sz w:val="20"/>
                  <w:szCs w:val="20"/>
                </w:rPr>
                <w:delText>2018</w:delText>
              </w:r>
            </w:del>
          </w:p>
        </w:tc>
        <w:tc>
          <w:tcPr>
            <w:tcW w:w="626" w:type="pct"/>
          </w:tcPr>
          <w:p w14:paraId="2723E5CB" w14:textId="71BF71F5" w:rsidR="00E94015" w:rsidRPr="009936BB" w:rsidDel="003F6D96" w:rsidRDefault="00E94015" w:rsidP="00E94015">
            <w:pPr>
              <w:suppressAutoHyphens/>
              <w:spacing w:line="360" w:lineRule="auto"/>
              <w:jc w:val="center"/>
              <w:rPr>
                <w:del w:id="3483" w:author="Попова Дарья" w:date="2021-03-11T21:01:00Z"/>
                <w:rFonts w:ascii="Arial" w:hAnsi="Arial" w:cs="Arial"/>
                <w:sz w:val="20"/>
                <w:szCs w:val="20"/>
              </w:rPr>
            </w:pPr>
            <w:del w:id="3484" w:author="Попова Дарья" w:date="2021-03-11T21:01:00Z">
              <w:r w:rsidDel="003F6D96">
                <w:rPr>
                  <w:rFonts w:ascii="Arial" w:hAnsi="Arial" w:cs="Arial"/>
                  <w:sz w:val="20"/>
                  <w:szCs w:val="20"/>
                </w:rPr>
                <w:delText>1000,00</w:delText>
              </w:r>
            </w:del>
          </w:p>
        </w:tc>
      </w:tr>
      <w:tr w:rsidR="003F6D96" w:rsidRPr="00E94015" w14:paraId="596FD058" w14:textId="77777777" w:rsidTr="009936BB">
        <w:trPr>
          <w:cantSplit/>
          <w:jc w:val="center"/>
        </w:trPr>
        <w:tc>
          <w:tcPr>
            <w:tcW w:w="1769" w:type="pct"/>
          </w:tcPr>
          <w:p w14:paraId="79E0C69D" w14:textId="3D409BBF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485" w:author="Попова Дарья" w:date="2021-03-11T21:00:00Z">
              <w:r w:rsidRPr="00D71039">
                <w:rPr>
                  <w:rFonts w:ascii="Arial" w:hAnsi="Arial" w:cs="Arial"/>
                  <w:sz w:val="20"/>
                  <w:szCs w:val="20"/>
                </w:rPr>
                <w:t>LT-1200-2019</w:t>
              </w:r>
              <w:r w:rsidRPr="00494ECB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486" w:author="Попова Дарья" w:date="2021-03-11T21:00:00Z">
              <w:r w:rsidRPr="009936BB" w:rsidDel="00662BEF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662BEF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662BEF">
                <w:rPr>
                  <w:rFonts w:ascii="Arial" w:hAnsi="Arial" w:cs="Arial"/>
                  <w:sz w:val="20"/>
                  <w:szCs w:val="20"/>
                </w:rPr>
                <w:delText>2-00001-001-001-001</w:delText>
              </w:r>
            </w:del>
          </w:p>
        </w:tc>
        <w:tc>
          <w:tcPr>
            <w:tcW w:w="1760" w:type="pct"/>
          </w:tcPr>
          <w:p w14:paraId="3F3066B4" w14:textId="648495BA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487" w:author="Попова Дарья" w:date="2021-03-11T21:00:00Z">
              <w:r>
                <w:rPr>
                  <w:rFonts w:ascii="Arial" w:hAnsi="Arial" w:cs="Arial"/>
                  <w:sz w:val="20"/>
                  <w:szCs w:val="20"/>
                </w:rPr>
                <w:t>LT-1200-0000</w:t>
              </w:r>
              <w:r w:rsidRPr="00966646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488" w:author="Попова Дарья" w:date="2021-03-11T21:00:00Z">
              <w:r w:rsidRPr="009936BB" w:rsidDel="00662BEF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662BEF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662BEF">
                <w:rPr>
                  <w:rFonts w:ascii="Arial" w:hAnsi="Arial" w:cs="Arial"/>
                  <w:sz w:val="20"/>
                  <w:szCs w:val="20"/>
                </w:rPr>
                <w:delText>2-19001-001-001-001</w:delText>
              </w:r>
            </w:del>
          </w:p>
        </w:tc>
        <w:tc>
          <w:tcPr>
            <w:tcW w:w="845" w:type="pct"/>
          </w:tcPr>
          <w:p w14:paraId="3EE0CFFF" w14:textId="7777777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2019</w:t>
            </w:r>
          </w:p>
        </w:tc>
        <w:tc>
          <w:tcPr>
            <w:tcW w:w="626" w:type="pct"/>
          </w:tcPr>
          <w:p w14:paraId="519843DA" w14:textId="7777777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1100,00</w:t>
            </w:r>
          </w:p>
        </w:tc>
      </w:tr>
      <w:tr w:rsidR="003F6D96" w:rsidRPr="00E94015" w14:paraId="084E7FF0" w14:textId="77777777" w:rsidTr="009936BB">
        <w:trPr>
          <w:cantSplit/>
          <w:jc w:val="center"/>
        </w:trPr>
        <w:tc>
          <w:tcPr>
            <w:tcW w:w="1769" w:type="pct"/>
          </w:tcPr>
          <w:p w14:paraId="3198AB1E" w14:textId="6640786B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489" w:author="Попова Дарья" w:date="2021-03-11T21:00:00Z">
              <w:r>
                <w:rPr>
                  <w:rFonts w:ascii="Arial" w:hAnsi="Arial" w:cs="Arial"/>
                  <w:sz w:val="20"/>
                  <w:szCs w:val="20"/>
                </w:rPr>
                <w:t>LT-1200-2020</w:t>
              </w:r>
              <w:r w:rsidRPr="00494ECB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490" w:author="Попова Дарья" w:date="2021-03-11T21:00:00Z">
              <w:r w:rsidRPr="009936BB" w:rsidDel="00BB6098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BB6098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BB6098">
                <w:rPr>
                  <w:rFonts w:ascii="Arial" w:hAnsi="Arial" w:cs="Arial"/>
                  <w:sz w:val="20"/>
                  <w:szCs w:val="20"/>
                </w:rPr>
                <w:delText>2-00001-001-001-001</w:delText>
              </w:r>
            </w:del>
          </w:p>
        </w:tc>
        <w:tc>
          <w:tcPr>
            <w:tcW w:w="1760" w:type="pct"/>
          </w:tcPr>
          <w:p w14:paraId="48E96DFF" w14:textId="3BDFC94A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491" w:author="Попова Дарья" w:date="2021-03-11T21:00:00Z">
              <w:r>
                <w:rPr>
                  <w:rFonts w:ascii="Arial" w:hAnsi="Arial" w:cs="Arial"/>
                  <w:sz w:val="20"/>
                  <w:szCs w:val="20"/>
                </w:rPr>
                <w:t>LT-1200-0000</w:t>
              </w:r>
              <w:r w:rsidRPr="00966646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492" w:author="Попова Дарья" w:date="2021-03-11T21:00:00Z">
              <w:r w:rsidRPr="009936BB" w:rsidDel="00BB6098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BB6098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BB6098">
                <w:rPr>
                  <w:rFonts w:ascii="Arial" w:hAnsi="Arial" w:cs="Arial"/>
                  <w:sz w:val="20"/>
                  <w:szCs w:val="20"/>
                </w:rPr>
                <w:delText>2-20001-001-001-001</w:delText>
              </w:r>
            </w:del>
          </w:p>
        </w:tc>
        <w:tc>
          <w:tcPr>
            <w:tcW w:w="845" w:type="pct"/>
          </w:tcPr>
          <w:p w14:paraId="3E2DB025" w14:textId="7777777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2020</w:t>
            </w:r>
          </w:p>
        </w:tc>
        <w:tc>
          <w:tcPr>
            <w:tcW w:w="626" w:type="pct"/>
          </w:tcPr>
          <w:p w14:paraId="79CB537B" w14:textId="7777777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1200,00</w:t>
            </w:r>
          </w:p>
        </w:tc>
      </w:tr>
      <w:tr w:rsidR="003F6D96" w:rsidRPr="00E94015" w14:paraId="77B3672D" w14:textId="77777777" w:rsidTr="009936BB">
        <w:trPr>
          <w:cantSplit/>
          <w:jc w:val="center"/>
        </w:trPr>
        <w:tc>
          <w:tcPr>
            <w:tcW w:w="1769" w:type="pct"/>
          </w:tcPr>
          <w:p w14:paraId="468EBD2E" w14:textId="2CD1EB75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493" w:author="Попова Дарья" w:date="2021-03-11T21:00:00Z">
              <w:r>
                <w:rPr>
                  <w:rFonts w:ascii="Arial" w:hAnsi="Arial" w:cs="Arial"/>
                  <w:sz w:val="20"/>
                  <w:szCs w:val="20"/>
                </w:rPr>
                <w:lastRenderedPageBreak/>
                <w:t>LT-1200-2021</w:t>
              </w:r>
              <w:r w:rsidRPr="00494ECB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494" w:author="Попова Дарья" w:date="2021-03-11T21:00:00Z">
              <w:r w:rsidRPr="009936BB" w:rsidDel="00D67F33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D67F33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D67F33">
                <w:rPr>
                  <w:rFonts w:ascii="Arial" w:hAnsi="Arial" w:cs="Arial"/>
                  <w:sz w:val="20"/>
                  <w:szCs w:val="20"/>
                </w:rPr>
                <w:delText>2-00001-001-001-001</w:delText>
              </w:r>
            </w:del>
          </w:p>
        </w:tc>
        <w:tc>
          <w:tcPr>
            <w:tcW w:w="1760" w:type="pct"/>
          </w:tcPr>
          <w:p w14:paraId="6CFC60E1" w14:textId="68FB77E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495" w:author="Попова Дарья" w:date="2021-03-11T21:00:00Z">
              <w:r>
                <w:rPr>
                  <w:rFonts w:ascii="Arial" w:hAnsi="Arial" w:cs="Arial"/>
                  <w:sz w:val="20"/>
                  <w:szCs w:val="20"/>
                </w:rPr>
                <w:t>LT-1200-0000</w:t>
              </w:r>
              <w:r w:rsidRPr="00966646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496" w:author="Попова Дарья" w:date="2021-03-11T21:00:00Z">
              <w:r w:rsidRPr="009936BB" w:rsidDel="00D67F33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Pr="009936BB" w:rsidDel="00D67F33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Pr="009936BB" w:rsidDel="00D67F33">
                <w:rPr>
                  <w:rFonts w:ascii="Arial" w:hAnsi="Arial" w:cs="Arial"/>
                  <w:sz w:val="20"/>
                  <w:szCs w:val="20"/>
                </w:rPr>
                <w:delText>2-21001-001-001-001</w:delText>
              </w:r>
            </w:del>
          </w:p>
        </w:tc>
        <w:tc>
          <w:tcPr>
            <w:tcW w:w="845" w:type="pct"/>
          </w:tcPr>
          <w:p w14:paraId="291D8968" w14:textId="7777777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  <w:tc>
          <w:tcPr>
            <w:tcW w:w="626" w:type="pct"/>
          </w:tcPr>
          <w:p w14:paraId="6D2D2362" w14:textId="77777777" w:rsidR="003F6D96" w:rsidRPr="009936BB" w:rsidRDefault="003F6D96" w:rsidP="003F6D96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1300,00</w:t>
            </w:r>
          </w:p>
        </w:tc>
      </w:tr>
      <w:tr w:rsidR="003F6D96" w:rsidRPr="00E94015" w14:paraId="4BC4B7AE" w14:textId="77777777" w:rsidTr="009936BB">
        <w:trPr>
          <w:cantSplit/>
          <w:jc w:val="center"/>
          <w:ins w:id="3497" w:author="Попова Дарья" w:date="2021-03-11T21:01:00Z"/>
        </w:trPr>
        <w:tc>
          <w:tcPr>
            <w:tcW w:w="1769" w:type="pct"/>
          </w:tcPr>
          <w:p w14:paraId="1FCD8E57" w14:textId="59E99ACD" w:rsidR="003F6D96" w:rsidRDefault="003F6D96" w:rsidP="003F6D96">
            <w:pPr>
              <w:suppressAutoHyphens/>
              <w:spacing w:line="360" w:lineRule="auto"/>
              <w:jc w:val="center"/>
              <w:rPr>
                <w:ins w:id="3498" w:author="Попова Дарья" w:date="2021-03-11T21:01:00Z"/>
                <w:rFonts w:ascii="Arial" w:hAnsi="Arial" w:cs="Arial"/>
                <w:sz w:val="20"/>
                <w:szCs w:val="20"/>
              </w:rPr>
            </w:pPr>
            <w:ins w:id="3499" w:author="Попова Дарья" w:date="2021-03-11T21:01:00Z">
              <w:r>
                <w:rPr>
                  <w:rFonts w:ascii="Arial" w:hAnsi="Arial" w:cs="Arial"/>
                  <w:sz w:val="20"/>
                  <w:szCs w:val="20"/>
                </w:rPr>
                <w:t>LT-1200-2022</w:t>
              </w:r>
              <w:r w:rsidRPr="00494ECB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</w:p>
        </w:tc>
        <w:tc>
          <w:tcPr>
            <w:tcW w:w="1760" w:type="pct"/>
          </w:tcPr>
          <w:p w14:paraId="2BDA672A" w14:textId="2993CFD6" w:rsidR="003F6D96" w:rsidRDefault="003F6D96" w:rsidP="003F6D96">
            <w:pPr>
              <w:suppressAutoHyphens/>
              <w:spacing w:line="360" w:lineRule="auto"/>
              <w:jc w:val="center"/>
              <w:rPr>
                <w:ins w:id="3500" w:author="Попова Дарья" w:date="2021-03-11T21:01:00Z"/>
                <w:rFonts w:ascii="Arial" w:hAnsi="Arial" w:cs="Arial"/>
                <w:sz w:val="20"/>
                <w:szCs w:val="20"/>
              </w:rPr>
            </w:pPr>
            <w:ins w:id="3501" w:author="Попова Дарья" w:date="2021-03-11T21:01:00Z">
              <w:r>
                <w:rPr>
                  <w:rFonts w:ascii="Arial" w:hAnsi="Arial" w:cs="Arial"/>
                  <w:sz w:val="20"/>
                  <w:szCs w:val="20"/>
                </w:rPr>
                <w:t>LT-1200-0000</w:t>
              </w:r>
              <w:r w:rsidRPr="00966646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</w:p>
        </w:tc>
        <w:tc>
          <w:tcPr>
            <w:tcW w:w="845" w:type="pct"/>
          </w:tcPr>
          <w:p w14:paraId="74B48724" w14:textId="71E4958B" w:rsidR="003F6D96" w:rsidRPr="003F6D96" w:rsidRDefault="003F6D96" w:rsidP="003F6D96">
            <w:pPr>
              <w:suppressAutoHyphens/>
              <w:spacing w:line="360" w:lineRule="auto"/>
              <w:jc w:val="center"/>
              <w:rPr>
                <w:ins w:id="3502" w:author="Попова Дарья" w:date="2021-03-11T21:01:00Z"/>
                <w:rFonts w:ascii="Arial" w:hAnsi="Arial" w:cs="Arial"/>
                <w:sz w:val="20"/>
                <w:szCs w:val="20"/>
                <w:lang w:val="en-US"/>
                <w:rPrChange w:id="3503" w:author="Попова Дарья" w:date="2021-03-11T21:01:00Z">
                  <w:rPr>
                    <w:ins w:id="3504" w:author="Попова Дарья" w:date="2021-03-11T21:01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3505" w:author="Попова Дарья" w:date="2021-03-11T21:01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2022</w:t>
              </w:r>
            </w:ins>
          </w:p>
        </w:tc>
        <w:tc>
          <w:tcPr>
            <w:tcW w:w="626" w:type="pct"/>
          </w:tcPr>
          <w:p w14:paraId="4CB16035" w14:textId="6949E4FD" w:rsidR="003F6D96" w:rsidRPr="003F6D96" w:rsidRDefault="003F6D96" w:rsidP="003F6D96">
            <w:pPr>
              <w:suppressAutoHyphens/>
              <w:spacing w:line="360" w:lineRule="auto"/>
              <w:jc w:val="center"/>
              <w:rPr>
                <w:ins w:id="3506" w:author="Попова Дарья" w:date="2021-03-11T21:01:00Z"/>
                <w:rFonts w:ascii="Arial" w:hAnsi="Arial" w:cs="Arial"/>
                <w:sz w:val="20"/>
                <w:szCs w:val="20"/>
                <w:lang w:val="en-US"/>
                <w:rPrChange w:id="3507" w:author="Попова Дарья" w:date="2021-03-11T21:01:00Z">
                  <w:rPr>
                    <w:ins w:id="3508" w:author="Попова Дарья" w:date="2021-03-11T21:01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3509" w:author="Попова Дарья" w:date="2021-03-11T21:01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1350,00</w:t>
              </w:r>
            </w:ins>
          </w:p>
        </w:tc>
      </w:tr>
    </w:tbl>
    <w:p w14:paraId="388A1DDD" w14:textId="77777777" w:rsidR="000450C2" w:rsidRDefault="000450C2" w:rsidP="009936BB">
      <w:pPr>
        <w:spacing w:after="240" w:line="276" w:lineRule="auto"/>
        <w:ind w:firstLine="567"/>
        <w:rPr>
          <w:color w:val="000000" w:themeColor="text1"/>
        </w:rPr>
      </w:pPr>
    </w:p>
    <w:p w14:paraId="25A86C25" w14:textId="77777777" w:rsidR="009E2BC9" w:rsidRDefault="00E94015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формат бюджета при этом будет </w:t>
      </w:r>
      <w:r w:rsidR="00CE7E1E">
        <w:rPr>
          <w:rFonts w:ascii="Arial" w:hAnsi="Arial" w:cs="Arial"/>
          <w:color w:val="000000" w:themeColor="text1"/>
        </w:rPr>
        <w:t>выведен элемент структуры бюджета и период:</w:t>
      </w:r>
    </w:p>
    <w:p w14:paraId="49499E82" w14:textId="5D18CAF1" w:rsidR="00CE7E1E" w:rsidRPr="00916FAB" w:rsidRDefault="00CE7E1E" w:rsidP="00CE7E1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13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Пример представления бюджета в разрезе элемента структуры и периода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748"/>
        <w:gridCol w:w="1607"/>
        <w:gridCol w:w="1607"/>
        <w:gridCol w:w="1607"/>
        <w:gridCol w:w="1607"/>
      </w:tblGrid>
      <w:tr w:rsidR="00E94015" w:rsidRPr="007B2AD3" w14:paraId="1EEE0A82" w14:textId="77777777" w:rsidTr="009936BB">
        <w:trPr>
          <w:cantSplit/>
          <w:trHeight w:val="397"/>
          <w:tblHeader/>
          <w:jc w:val="center"/>
        </w:trPr>
        <w:tc>
          <w:tcPr>
            <w:tcW w:w="3748" w:type="dxa"/>
            <w:shd w:val="clear" w:color="auto" w:fill="FFC000"/>
            <w:vAlign w:val="center"/>
          </w:tcPr>
          <w:p w14:paraId="2852BD9D" w14:textId="77777777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428" w:type="dxa"/>
            <w:gridSpan w:val="4"/>
            <w:shd w:val="clear" w:color="auto" w:fill="FFC000"/>
            <w:vAlign w:val="center"/>
          </w:tcPr>
          <w:p w14:paraId="09410874" w14:textId="77777777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Период</w:t>
            </w:r>
          </w:p>
        </w:tc>
      </w:tr>
      <w:tr w:rsidR="00E94015" w:rsidRPr="00B14753" w14:paraId="6C28473D" w14:textId="77777777" w:rsidTr="009936BB">
        <w:trPr>
          <w:cantSplit/>
          <w:trHeight w:val="397"/>
          <w:tblHeader/>
          <w:jc w:val="center"/>
        </w:trPr>
        <w:tc>
          <w:tcPr>
            <w:tcW w:w="3748" w:type="dxa"/>
            <w:shd w:val="clear" w:color="auto" w:fill="FFC000"/>
            <w:vAlign w:val="center"/>
          </w:tcPr>
          <w:p w14:paraId="2D15D1D4" w14:textId="77777777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Элемент структуры бюджета</w:t>
            </w:r>
          </w:p>
        </w:tc>
        <w:tc>
          <w:tcPr>
            <w:tcW w:w="1607" w:type="dxa"/>
            <w:shd w:val="clear" w:color="auto" w:fill="FFC000"/>
            <w:vAlign w:val="center"/>
          </w:tcPr>
          <w:p w14:paraId="391F7920" w14:textId="6696FAE3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201</w:t>
            </w:r>
            <w:ins w:id="3510" w:author="Попова Дарья" w:date="2021-03-11T21:02:00Z">
              <w:r w:rsidR="003F6D96">
                <w:rPr>
                  <w:rFonts w:ascii="Arial" w:hAnsi="Arial" w:cs="Arial"/>
                  <w:b/>
                  <w:sz w:val="20"/>
                  <w:lang w:val="en-US"/>
                </w:rPr>
                <w:t>9</w:t>
              </w:r>
            </w:ins>
            <w:del w:id="3511" w:author="Попова Дарья" w:date="2021-03-11T21:02:00Z">
              <w:r w:rsidDel="003F6D96">
                <w:rPr>
                  <w:rFonts w:ascii="Arial" w:hAnsi="Arial" w:cs="Arial"/>
                  <w:b/>
                  <w:sz w:val="20"/>
                </w:rPr>
                <w:delText>8</w:delText>
              </w:r>
            </w:del>
          </w:p>
        </w:tc>
        <w:tc>
          <w:tcPr>
            <w:tcW w:w="1607" w:type="dxa"/>
            <w:shd w:val="clear" w:color="auto" w:fill="FFC000"/>
            <w:vAlign w:val="center"/>
          </w:tcPr>
          <w:p w14:paraId="07768291" w14:textId="4923D086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</w:t>
            </w:r>
            <w:ins w:id="3512" w:author="Попова Дарья" w:date="2021-03-11T21:02:00Z">
              <w:r w:rsidR="003F6D96">
                <w:rPr>
                  <w:rFonts w:ascii="Arial" w:hAnsi="Arial" w:cs="Arial"/>
                  <w:b/>
                  <w:sz w:val="20"/>
                  <w:lang w:val="en-US"/>
                </w:rPr>
                <w:t>20</w:t>
              </w:r>
            </w:ins>
            <w:del w:id="3513" w:author="Попова Дарья" w:date="2021-03-11T21:02:00Z">
              <w:r w:rsidDel="003F6D96">
                <w:rPr>
                  <w:rFonts w:ascii="Arial" w:hAnsi="Arial" w:cs="Arial"/>
                  <w:b/>
                  <w:sz w:val="20"/>
                </w:rPr>
                <w:delText>19</w:delText>
              </w:r>
            </w:del>
          </w:p>
        </w:tc>
        <w:tc>
          <w:tcPr>
            <w:tcW w:w="1607" w:type="dxa"/>
            <w:shd w:val="clear" w:color="auto" w:fill="FFC000"/>
            <w:vAlign w:val="center"/>
          </w:tcPr>
          <w:p w14:paraId="687BA228" w14:textId="7E039166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202</w:t>
            </w:r>
            <w:ins w:id="3514" w:author="Попова Дарья" w:date="2021-03-11T21:02:00Z">
              <w:r w:rsidR="003F6D96">
                <w:rPr>
                  <w:rFonts w:ascii="Arial" w:hAnsi="Arial" w:cs="Arial"/>
                  <w:b/>
                  <w:sz w:val="20"/>
                  <w:lang w:val="en-US"/>
                </w:rPr>
                <w:t>1</w:t>
              </w:r>
            </w:ins>
            <w:del w:id="3515" w:author="Попова Дарья" w:date="2021-03-11T21:02:00Z">
              <w:r w:rsidDel="003F6D96">
                <w:rPr>
                  <w:rFonts w:ascii="Arial" w:hAnsi="Arial" w:cs="Arial"/>
                  <w:b/>
                  <w:sz w:val="20"/>
                </w:rPr>
                <w:delText>0</w:delText>
              </w:r>
            </w:del>
          </w:p>
        </w:tc>
        <w:tc>
          <w:tcPr>
            <w:tcW w:w="1607" w:type="dxa"/>
            <w:shd w:val="clear" w:color="auto" w:fill="FFC000"/>
            <w:vAlign w:val="center"/>
          </w:tcPr>
          <w:p w14:paraId="6A08BC2F" w14:textId="69EDE565" w:rsidR="00E94015" w:rsidRDefault="00E94015" w:rsidP="00CD3CA5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202</w:t>
            </w:r>
            <w:ins w:id="3516" w:author="Попова Дарья" w:date="2021-03-11T21:02:00Z">
              <w:r w:rsidR="003F6D96">
                <w:rPr>
                  <w:rFonts w:ascii="Arial" w:hAnsi="Arial" w:cs="Arial"/>
                  <w:b/>
                  <w:sz w:val="20"/>
                  <w:lang w:val="en-US"/>
                </w:rPr>
                <w:t>2</w:t>
              </w:r>
            </w:ins>
            <w:del w:id="3517" w:author="Попова Дарья" w:date="2021-03-11T21:02:00Z">
              <w:r w:rsidDel="003F6D96">
                <w:rPr>
                  <w:rFonts w:ascii="Arial" w:hAnsi="Arial" w:cs="Arial"/>
                  <w:b/>
                  <w:sz w:val="20"/>
                </w:rPr>
                <w:delText>1</w:delText>
              </w:r>
            </w:del>
          </w:p>
        </w:tc>
      </w:tr>
      <w:tr w:rsidR="00E94015" w:rsidRPr="00096955" w14:paraId="5DDA1B93" w14:textId="77777777" w:rsidTr="009936BB">
        <w:trPr>
          <w:cantSplit/>
          <w:jc w:val="center"/>
        </w:trPr>
        <w:tc>
          <w:tcPr>
            <w:tcW w:w="3748" w:type="dxa"/>
          </w:tcPr>
          <w:p w14:paraId="6041EC24" w14:textId="6526987D" w:rsidR="00E94015" w:rsidDel="003F6D96" w:rsidRDefault="003F6D96" w:rsidP="00CD3CA5">
            <w:pPr>
              <w:suppressAutoHyphens/>
              <w:spacing w:line="360" w:lineRule="auto"/>
              <w:jc w:val="center"/>
              <w:rPr>
                <w:del w:id="3518" w:author="Попова Дарья" w:date="2021-03-11T21:02:00Z"/>
                <w:rFonts w:ascii="Arial" w:hAnsi="Arial" w:cs="Arial"/>
                <w:sz w:val="20"/>
                <w:szCs w:val="20"/>
              </w:rPr>
            </w:pPr>
            <w:ins w:id="3519" w:author="Попова Дарья" w:date="2021-03-11T21:02:00Z">
              <w:r>
                <w:rPr>
                  <w:rFonts w:ascii="Arial" w:hAnsi="Arial" w:cs="Arial"/>
                  <w:sz w:val="20"/>
                  <w:szCs w:val="20"/>
                </w:rPr>
                <w:t>LT-1200-0000</w:t>
              </w:r>
              <w:r w:rsidRPr="00966646">
                <w:rPr>
                  <w:rFonts w:ascii="Arial" w:hAnsi="Arial" w:cs="Arial"/>
                  <w:sz w:val="20"/>
                  <w:szCs w:val="20"/>
                </w:rPr>
                <w:t>-2-001-02</w:t>
              </w:r>
            </w:ins>
            <w:del w:id="3520" w:author="Попова Дарья" w:date="2021-03-11T21:02:00Z">
              <w:r w:rsidR="00E94015" w:rsidRPr="00096955" w:rsidDel="003F6D96">
                <w:rPr>
                  <w:rFonts w:ascii="Arial" w:hAnsi="Arial" w:cs="Arial"/>
                  <w:sz w:val="20"/>
                  <w:szCs w:val="20"/>
                </w:rPr>
                <w:delText>110</w:delText>
              </w:r>
              <w:r w:rsidR="00E94015" w:rsidRPr="00096955" w:rsidDel="003F6D96">
                <w:rPr>
                  <w:rFonts w:ascii="Arial" w:hAnsi="Arial" w:cs="Arial"/>
                  <w:sz w:val="20"/>
                  <w:szCs w:val="20"/>
                  <w:lang w:val="en-US"/>
                </w:rPr>
                <w:delText>R</w:delText>
              </w:r>
              <w:r w:rsidR="00E94015" w:rsidRPr="00096955" w:rsidDel="003F6D96">
                <w:rPr>
                  <w:rFonts w:ascii="Arial" w:hAnsi="Arial" w:cs="Arial"/>
                  <w:sz w:val="20"/>
                  <w:szCs w:val="20"/>
                </w:rPr>
                <w:delText>2-00001-001-001-001</w:delText>
              </w:r>
            </w:del>
          </w:p>
          <w:p w14:paraId="6885A136" w14:textId="029343A6" w:rsidR="003F6D96" w:rsidRPr="00245185" w:rsidRDefault="00CE7E1E" w:rsidP="00CD3CA5">
            <w:pPr>
              <w:suppressAutoHyphens/>
              <w:spacing w:line="360" w:lineRule="auto"/>
              <w:jc w:val="center"/>
              <w:rPr>
                <w:ins w:id="3521" w:author="Попова Дарья" w:date="2021-03-11T21:02:00Z"/>
                <w:rFonts w:ascii="Arial" w:hAnsi="Arial" w:cs="Arial"/>
                <w:sz w:val="20"/>
                <w:szCs w:val="20"/>
                <w:rPrChange w:id="3522" w:author="Михаил Тришин" w:date="2021-03-16T10:57:00Z">
                  <w:rPr>
                    <w:ins w:id="3523" w:author="Попова Дарья" w:date="2021-03-11T21:02:00Z"/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del w:id="3524" w:author="Попова Дарья" w:date="2021-03-11T21:02:00Z">
              <w:r w:rsidRPr="00E94015" w:rsidDel="003F6D96">
                <w:rPr>
                  <w:rFonts w:ascii="Arial" w:hAnsi="Arial" w:cs="Arial"/>
                  <w:sz w:val="20"/>
                  <w:szCs w:val="20"/>
                </w:rPr>
                <w:delText>…-…-…-</w:delText>
              </w:r>
              <w:r w:rsidRPr="00E94015" w:rsidDel="003F6D96">
                <w:delText xml:space="preserve"> </w:delText>
              </w:r>
              <w:r w:rsidRPr="00E94015" w:rsidDel="003F6D96">
                <w:rPr>
                  <w:rFonts w:ascii="Arial" w:hAnsi="Arial" w:cs="Arial"/>
                  <w:sz w:val="20"/>
                  <w:szCs w:val="20"/>
                </w:rPr>
                <w:delText>ЗИФ-1-</w:delText>
              </w:r>
              <w:r w:rsidRPr="00E94015" w:rsidDel="003F6D96">
                <w:delText xml:space="preserve"> </w:delText>
              </w:r>
              <w:r w:rsidRPr="00E94015" w:rsidDel="003F6D96">
                <w:rPr>
                  <w:rFonts w:ascii="Arial" w:hAnsi="Arial" w:cs="Arial"/>
                  <w:sz w:val="20"/>
                  <w:szCs w:val="20"/>
                </w:rPr>
                <w:delText>Мельницы</w:delText>
              </w:r>
            </w:del>
            <w:ins w:id="3525" w:author="Попова Дарья" w:date="2021-03-11T21:02:00Z">
              <w:r w:rsidR="003F6D96" w:rsidRPr="00245185">
                <w:rPr>
                  <w:rFonts w:ascii="Arial" w:hAnsi="Arial" w:cs="Arial"/>
                  <w:sz w:val="20"/>
                  <w:szCs w:val="20"/>
                  <w:rPrChange w:id="3526" w:author="Михаил Тришин" w:date="2021-03-16T10:57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 xml:space="preserve"> – </w:t>
              </w:r>
            </w:ins>
          </w:p>
          <w:p w14:paraId="5C0CFA04" w14:textId="69867400" w:rsidR="00CE7E1E" w:rsidRPr="00245185" w:rsidRDefault="003F6D96" w:rsidP="00CD3CA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ins w:id="3527" w:author="Попова Дарья" w:date="2021-03-11T21:02:00Z">
              <w:r w:rsidRPr="00966646">
                <w:rPr>
                  <w:rFonts w:ascii="Arial" w:hAnsi="Arial" w:cs="Arial"/>
                  <w:sz w:val="20"/>
                  <w:szCs w:val="20"/>
                </w:rPr>
                <w:t>ЦЗ Бурение (</w:t>
              </w:r>
              <w:proofErr w:type="spellStart"/>
              <w:r w:rsidRPr="00966646">
                <w:rPr>
                  <w:rFonts w:ascii="Arial" w:hAnsi="Arial" w:cs="Arial"/>
                  <w:sz w:val="20"/>
                  <w:szCs w:val="20"/>
                </w:rPr>
                <w:t>Энерг</w:t>
              </w:r>
              <w:proofErr w:type="spellEnd"/>
              <w:r w:rsidRPr="00966646">
                <w:rPr>
                  <w:rFonts w:ascii="Arial" w:hAnsi="Arial" w:cs="Arial"/>
                  <w:sz w:val="20"/>
                  <w:szCs w:val="20"/>
                </w:rPr>
                <w:t xml:space="preserve"> OPEX)</w:t>
              </w:r>
            </w:ins>
          </w:p>
        </w:tc>
        <w:tc>
          <w:tcPr>
            <w:tcW w:w="1607" w:type="dxa"/>
          </w:tcPr>
          <w:p w14:paraId="78E05C97" w14:textId="49DA4F09" w:rsidR="00E94015" w:rsidRPr="00096955" w:rsidRDefault="00CE7E1E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del w:id="3528" w:author="Попова Дарья" w:date="2021-03-11T21:02:00Z">
              <w:r w:rsidDel="003F6D96">
                <w:rPr>
                  <w:rFonts w:ascii="Arial" w:hAnsi="Arial" w:cs="Arial"/>
                  <w:sz w:val="20"/>
                  <w:szCs w:val="20"/>
                </w:rPr>
                <w:delText>0</w:delText>
              </w:r>
            </w:del>
            <w:ins w:id="3529" w:author="Попова Дарья" w:date="2021-03-11T21:02:00Z">
              <w:r w:rsidR="003F6D96">
                <w:rPr>
                  <w:rFonts w:ascii="Arial" w:hAnsi="Arial" w:cs="Arial"/>
                  <w:sz w:val="20"/>
                  <w:szCs w:val="20"/>
                  <w:lang w:val="en-US"/>
                </w:rPr>
                <w:t>1</w:t>
              </w:r>
            </w:ins>
            <w:r>
              <w:rPr>
                <w:rFonts w:ascii="Arial" w:hAnsi="Arial" w:cs="Arial"/>
                <w:sz w:val="20"/>
                <w:szCs w:val="20"/>
              </w:rPr>
              <w:t>00,00</w:t>
            </w:r>
          </w:p>
        </w:tc>
        <w:tc>
          <w:tcPr>
            <w:tcW w:w="1607" w:type="dxa"/>
          </w:tcPr>
          <w:p w14:paraId="524D17B2" w14:textId="5716F10C" w:rsidR="00E94015" w:rsidRPr="00096955" w:rsidRDefault="00CE7E1E" w:rsidP="00CD3CA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ins w:id="3530" w:author="Попова Дарья" w:date="2021-03-11T21:02:00Z">
              <w:r w:rsidR="003F6D96">
                <w:rPr>
                  <w:rFonts w:ascii="Arial" w:hAnsi="Arial" w:cs="Arial"/>
                  <w:sz w:val="20"/>
                  <w:szCs w:val="20"/>
                  <w:lang w:val="en-US"/>
                </w:rPr>
                <w:t>2</w:t>
              </w:r>
            </w:ins>
            <w:del w:id="3531" w:author="Попова Дарья" w:date="2021-03-11T21:02:00Z">
              <w:r w:rsidDel="003F6D96">
                <w:rPr>
                  <w:rFonts w:ascii="Arial" w:hAnsi="Arial" w:cs="Arial"/>
                  <w:sz w:val="20"/>
                  <w:szCs w:val="20"/>
                </w:rPr>
                <w:delText>1</w:delText>
              </w:r>
            </w:del>
            <w:r>
              <w:rPr>
                <w:rFonts w:ascii="Arial" w:hAnsi="Arial" w:cs="Arial"/>
                <w:sz w:val="20"/>
                <w:szCs w:val="20"/>
              </w:rPr>
              <w:t>00,00</w:t>
            </w:r>
          </w:p>
        </w:tc>
        <w:tc>
          <w:tcPr>
            <w:tcW w:w="1607" w:type="dxa"/>
          </w:tcPr>
          <w:p w14:paraId="7292F7D4" w14:textId="262A3EF7" w:rsidR="00E94015" w:rsidRPr="00096955" w:rsidRDefault="00CE7E1E" w:rsidP="00CD3CA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ins w:id="3532" w:author="Попова Дарья" w:date="2021-03-11T21:02:00Z">
              <w:r w:rsidR="003F6D96">
                <w:rPr>
                  <w:rFonts w:ascii="Arial" w:hAnsi="Arial" w:cs="Arial"/>
                  <w:sz w:val="20"/>
                  <w:szCs w:val="20"/>
                  <w:lang w:val="en-US"/>
                </w:rPr>
                <w:t>3</w:t>
              </w:r>
            </w:ins>
            <w:del w:id="3533" w:author="Попова Дарья" w:date="2021-03-11T21:02:00Z">
              <w:r w:rsidDel="003F6D96">
                <w:rPr>
                  <w:rFonts w:ascii="Arial" w:hAnsi="Arial" w:cs="Arial"/>
                  <w:sz w:val="20"/>
                  <w:szCs w:val="20"/>
                </w:rPr>
                <w:delText>2</w:delText>
              </w:r>
            </w:del>
            <w:r>
              <w:rPr>
                <w:rFonts w:ascii="Arial" w:hAnsi="Arial" w:cs="Arial"/>
                <w:sz w:val="20"/>
                <w:szCs w:val="20"/>
              </w:rPr>
              <w:t>00,00</w:t>
            </w:r>
          </w:p>
        </w:tc>
        <w:tc>
          <w:tcPr>
            <w:tcW w:w="1607" w:type="dxa"/>
          </w:tcPr>
          <w:p w14:paraId="0B3A7D00" w14:textId="3DBE48E5" w:rsidR="00E94015" w:rsidRPr="00096955" w:rsidRDefault="00CE7E1E" w:rsidP="00CD3CA5">
            <w:pPr>
              <w:suppressAutoHyphens/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ins w:id="3534" w:author="Попова Дарья" w:date="2021-03-11T21:02:00Z">
              <w:r w:rsidR="003F6D96">
                <w:rPr>
                  <w:rFonts w:ascii="Arial" w:hAnsi="Arial" w:cs="Arial"/>
                  <w:sz w:val="20"/>
                  <w:szCs w:val="20"/>
                  <w:lang w:val="en-US"/>
                </w:rPr>
                <w:t>5</w:t>
              </w:r>
            </w:ins>
            <w:del w:id="3535" w:author="Попова Дарья" w:date="2021-03-11T21:02:00Z">
              <w:r w:rsidDel="003F6D96">
                <w:rPr>
                  <w:rFonts w:ascii="Arial" w:hAnsi="Arial" w:cs="Arial"/>
                  <w:sz w:val="20"/>
                  <w:szCs w:val="20"/>
                </w:rPr>
                <w:delText>0</w:delText>
              </w:r>
            </w:del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</w:tbl>
    <w:p w14:paraId="1360C78C" w14:textId="77777777" w:rsidR="00E94015" w:rsidRDefault="00E94015" w:rsidP="009936BB">
      <w:pPr>
        <w:spacing w:after="240" w:line="276" w:lineRule="auto"/>
        <w:ind w:firstLine="567"/>
        <w:rPr>
          <w:color w:val="000000" w:themeColor="text1"/>
        </w:rPr>
      </w:pPr>
    </w:p>
    <w:p w14:paraId="02D403FB" w14:textId="77777777" w:rsidR="00E94015" w:rsidRDefault="00CE7E1E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Данный подход позволит выводить в структуру бюджета одну аналитику со стабильным набором основных данных, а вести и контролировать бюджет на СПП-элементах соответствующих году.</w:t>
      </w:r>
    </w:p>
    <w:p w14:paraId="1AA9578D" w14:textId="655CD0BE" w:rsidR="004E1E19" w:rsidRDefault="004E1E19" w:rsidP="004E1E1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хранилище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данных</w:t>
      </w:r>
      <w:r w:rsidRPr="004E609D">
        <w:rPr>
          <w:rFonts w:ascii="Arial" w:hAnsi="Arial" w:cs="Arial"/>
          <w:color w:val="000000" w:themeColor="text1"/>
        </w:rPr>
        <w:t xml:space="preserve"> </w:t>
      </w:r>
      <w:r w:rsidRPr="009F134D">
        <w:rPr>
          <w:rFonts w:ascii="Arial" w:hAnsi="Arial" w:cs="Arial"/>
          <w:color w:val="000000" w:themeColor="text1"/>
          <w:lang w:val="en-US"/>
        </w:rPr>
        <w:t>BW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будет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создан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признак</w:t>
      </w:r>
      <w:r w:rsidRPr="004E609D">
        <w:rPr>
          <w:rFonts w:ascii="Arial" w:hAnsi="Arial" w:cs="Arial"/>
          <w:color w:val="000000" w:themeColor="text1"/>
        </w:rPr>
        <w:t xml:space="preserve"> - </w:t>
      </w:r>
      <w:r>
        <w:rPr>
          <w:rFonts w:ascii="Arial" w:hAnsi="Arial" w:cs="Arial"/>
          <w:color w:val="000000" w:themeColor="text1"/>
          <w:lang w:val="en-US"/>
        </w:rPr>
        <w:t>Z</w:t>
      </w:r>
      <w:r w:rsidRPr="00313F04">
        <w:rPr>
          <w:rFonts w:ascii="Arial" w:hAnsi="Arial" w:cs="Arial"/>
          <w:color w:val="000000" w:themeColor="text1"/>
        </w:rPr>
        <w:t>WBSELMT</w:t>
      </w:r>
      <w:r w:rsidRPr="004E609D">
        <w:rPr>
          <w:rFonts w:ascii="Arial" w:hAnsi="Arial" w:cs="Arial"/>
          <w:color w:val="000000" w:themeColor="text1"/>
        </w:rPr>
        <w:t xml:space="preserve"> «</w:t>
      </w:r>
      <w:r>
        <w:rPr>
          <w:rFonts w:ascii="Arial" w:hAnsi="Arial" w:cs="Arial"/>
          <w:color w:val="000000" w:themeColor="text1"/>
          <w:lang w:val="en-US"/>
        </w:rPr>
        <w:t>Budget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WBS</w:t>
      </w:r>
      <w:r w:rsidRPr="004E609D">
        <w:rPr>
          <w:rFonts w:ascii="Arial" w:hAnsi="Arial" w:cs="Arial"/>
          <w:color w:val="000000" w:themeColor="text1"/>
        </w:rPr>
        <w:t>»</w:t>
      </w:r>
      <w:r>
        <w:rPr>
          <w:rFonts w:ascii="Arial" w:hAnsi="Arial" w:cs="Arial"/>
          <w:color w:val="000000" w:themeColor="text1"/>
        </w:rPr>
        <w:t xml:space="preserve"> с типом данных </w:t>
      </w:r>
      <w:r>
        <w:rPr>
          <w:rFonts w:ascii="Arial" w:hAnsi="Arial" w:cs="Arial"/>
          <w:color w:val="000000" w:themeColor="text1"/>
          <w:lang w:val="en-US"/>
        </w:rPr>
        <w:t>CHAR</w:t>
      </w:r>
      <w:r w:rsidRPr="00003D3A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и длиной 2</w:t>
      </w:r>
      <w:r w:rsidR="007B2AD3" w:rsidRPr="009936BB">
        <w:rPr>
          <w:rFonts w:ascii="Arial" w:hAnsi="Arial" w:cs="Arial"/>
          <w:color w:val="000000" w:themeColor="text1"/>
        </w:rPr>
        <w:t>4</w:t>
      </w:r>
      <w:r>
        <w:rPr>
          <w:rFonts w:ascii="Arial" w:hAnsi="Arial" w:cs="Arial"/>
          <w:color w:val="000000" w:themeColor="text1"/>
        </w:rPr>
        <w:t xml:space="preserve"> символа</w:t>
      </w:r>
      <w:r w:rsidRPr="004E609D">
        <w:rPr>
          <w:rFonts w:ascii="Arial" w:hAnsi="Arial" w:cs="Arial"/>
          <w:color w:val="000000" w:themeColor="text1"/>
        </w:rPr>
        <w:t>.</w:t>
      </w:r>
      <w:r w:rsidR="009F4CAA" w:rsidRPr="009F4CAA">
        <w:rPr>
          <w:rFonts w:ascii="Arial" w:hAnsi="Arial" w:cs="Arial"/>
          <w:color w:val="000000" w:themeColor="text1"/>
        </w:rPr>
        <w:t xml:space="preserve"> </w:t>
      </w:r>
      <w:r w:rsidR="009F4CAA">
        <w:rPr>
          <w:rFonts w:ascii="Arial" w:hAnsi="Arial" w:cs="Arial"/>
          <w:color w:val="000000" w:themeColor="text1"/>
        </w:rPr>
        <w:t>Доступ к основным данным признака будет осуществляться с помощью</w:t>
      </w:r>
      <w:r w:rsidR="009F4CAA" w:rsidRPr="00313F04">
        <w:rPr>
          <w:rFonts w:ascii="Arial" w:hAnsi="Arial" w:cs="Arial"/>
          <w:color w:val="000000" w:themeColor="text1"/>
        </w:rPr>
        <w:t xml:space="preserve"> </w:t>
      </w:r>
      <w:r w:rsidR="009F4CAA">
        <w:rPr>
          <w:rFonts w:ascii="Arial" w:hAnsi="Arial" w:cs="Arial"/>
          <w:color w:val="000000" w:themeColor="text1"/>
        </w:rPr>
        <w:t>разработанного вычисляемого ракурса (</w:t>
      </w:r>
      <w:r w:rsidR="009F4CAA" w:rsidRPr="005271C9">
        <w:rPr>
          <w:rFonts w:ascii="Arial" w:hAnsi="Arial" w:cs="Arial"/>
          <w:color w:val="000000" w:themeColor="text1"/>
        </w:rPr>
        <w:t>SAP</w:t>
      </w:r>
      <w:r w:rsidR="009F4CAA" w:rsidRPr="00313F04">
        <w:rPr>
          <w:rFonts w:ascii="Arial" w:hAnsi="Arial" w:cs="Arial"/>
          <w:color w:val="000000" w:themeColor="text1"/>
        </w:rPr>
        <w:t xml:space="preserve"> </w:t>
      </w:r>
      <w:r w:rsidR="009F4CAA" w:rsidRPr="005271C9">
        <w:rPr>
          <w:rFonts w:ascii="Arial" w:hAnsi="Arial" w:cs="Arial"/>
          <w:color w:val="000000" w:themeColor="text1"/>
        </w:rPr>
        <w:t>HANA</w:t>
      </w:r>
      <w:r w:rsidR="009F4CAA" w:rsidRPr="00313F04">
        <w:rPr>
          <w:rFonts w:ascii="Arial" w:hAnsi="Arial" w:cs="Arial"/>
          <w:color w:val="000000" w:themeColor="text1"/>
        </w:rPr>
        <w:t xml:space="preserve"> </w:t>
      </w:r>
      <w:proofErr w:type="spellStart"/>
      <w:r w:rsidR="009F4CAA" w:rsidRPr="005271C9">
        <w:rPr>
          <w:rFonts w:ascii="Arial" w:hAnsi="Arial" w:cs="Arial"/>
          <w:color w:val="000000" w:themeColor="text1"/>
        </w:rPr>
        <w:t>View</w:t>
      </w:r>
      <w:proofErr w:type="spellEnd"/>
      <w:r w:rsidR="009F4CAA" w:rsidRPr="00313F04">
        <w:rPr>
          <w:rFonts w:ascii="Arial" w:hAnsi="Arial" w:cs="Arial"/>
          <w:color w:val="000000" w:themeColor="text1"/>
        </w:rPr>
        <w:t xml:space="preserve">). </w:t>
      </w:r>
      <w:r w:rsidR="009F4CAA">
        <w:rPr>
          <w:rFonts w:ascii="Arial" w:hAnsi="Arial" w:cs="Arial"/>
          <w:color w:val="000000" w:themeColor="text1"/>
        </w:rPr>
        <w:t>Для получения иерархии будет использоваться</w:t>
      </w:r>
      <w:r w:rsidR="009F4CAA" w:rsidRPr="009936BB">
        <w:rPr>
          <w:rFonts w:ascii="Arial" w:hAnsi="Arial" w:cs="Arial"/>
          <w:color w:val="000000" w:themeColor="text1"/>
        </w:rPr>
        <w:t xml:space="preserve"> </w:t>
      </w:r>
      <w:r w:rsidR="009F4CAA">
        <w:rPr>
          <w:rFonts w:ascii="Arial" w:hAnsi="Arial" w:cs="Arial"/>
          <w:color w:val="000000" w:themeColor="text1"/>
        </w:rPr>
        <w:t xml:space="preserve">доработанный источник данных </w:t>
      </w:r>
      <w:r w:rsidR="009F4CAA" w:rsidRPr="009F4CAA">
        <w:rPr>
          <w:rFonts w:ascii="Arial" w:hAnsi="Arial" w:cs="Arial"/>
          <w:color w:val="000000" w:themeColor="text1"/>
        </w:rPr>
        <w:t>0WBS_ELEMT_WBSH_HIER</w:t>
      </w:r>
      <w:r w:rsidR="009F4CAA">
        <w:rPr>
          <w:rFonts w:ascii="Arial" w:hAnsi="Arial" w:cs="Arial"/>
          <w:color w:val="000000" w:themeColor="text1"/>
        </w:rPr>
        <w:t>.</w:t>
      </w:r>
    </w:p>
    <w:p w14:paraId="6D908BDF" w14:textId="77777777" w:rsidR="00CE7E1E" w:rsidRPr="009936BB" w:rsidRDefault="00CE7E1E" w:rsidP="009936BB">
      <w:pPr>
        <w:spacing w:after="240" w:line="276" w:lineRule="auto"/>
        <w:ind w:firstLine="567"/>
        <w:rPr>
          <w:rFonts w:cs="Arial"/>
          <w:caps/>
          <w:color w:val="000000" w:themeColor="text1"/>
        </w:rPr>
      </w:pPr>
    </w:p>
    <w:p w14:paraId="5D52DE13" w14:textId="77777777" w:rsidR="00090E81" w:rsidRPr="00DB0474" w:rsidRDefault="000C6B7E">
      <w:pPr>
        <w:pStyle w:val="3"/>
      </w:pPr>
      <w:bookmarkStart w:id="3536" w:name="_Toc68528503"/>
      <w:r>
        <w:t>Тип затрат</w:t>
      </w:r>
      <w:bookmarkEnd w:id="3536"/>
    </w:p>
    <w:p w14:paraId="4F1E66AD" w14:textId="77777777" w:rsidR="00090E81" w:rsidRDefault="000C6B7E" w:rsidP="000C6B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Аналитика годового, среднесрочного и долгосрочного бюджетов, позволяющая отделить операционные затраты от капитальных вложений. Аналитика может принимать значения: «</w:t>
      </w:r>
      <w:r w:rsidR="00090E81" w:rsidRPr="00DB0474">
        <w:rPr>
          <w:rFonts w:ascii="Arial" w:hAnsi="Arial" w:cs="Arial"/>
          <w:color w:val="000000" w:themeColor="text1"/>
        </w:rPr>
        <w:t>OPEX</w:t>
      </w:r>
      <w:r>
        <w:rPr>
          <w:rFonts w:ascii="Arial" w:hAnsi="Arial" w:cs="Arial"/>
          <w:color w:val="000000" w:themeColor="text1"/>
        </w:rPr>
        <w:t>» для операционных затрат; «</w:t>
      </w:r>
      <w:r w:rsidR="00090E81" w:rsidRPr="00DB0474">
        <w:rPr>
          <w:rFonts w:ascii="Arial" w:hAnsi="Arial" w:cs="Arial"/>
          <w:color w:val="000000" w:themeColor="text1"/>
        </w:rPr>
        <w:t>CAPEX</w:t>
      </w:r>
      <w:r>
        <w:rPr>
          <w:rFonts w:ascii="Arial" w:hAnsi="Arial" w:cs="Arial"/>
          <w:color w:val="000000" w:themeColor="text1"/>
        </w:rPr>
        <w:t>» для капитальных вложений.</w:t>
      </w:r>
    </w:p>
    <w:p w14:paraId="5C55EAA4" w14:textId="042EE738" w:rsidR="000C6B7E" w:rsidRPr="00B124A7" w:rsidRDefault="00610434" w:rsidP="000C6B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Плановые и фактические значения из заказа ТОРО могут относиться к операционным затратам или к капитальным вложения. Это зависит от</w:t>
      </w:r>
      <w:r w:rsidR="00F92165">
        <w:rPr>
          <w:rFonts w:ascii="Arial" w:hAnsi="Arial" w:cs="Arial"/>
          <w:color w:val="000000" w:themeColor="text1"/>
        </w:rPr>
        <w:t xml:space="preserve"> стоимости ремонтов</w:t>
      </w:r>
      <w:r w:rsidR="00B124A7">
        <w:rPr>
          <w:rFonts w:ascii="Arial" w:hAnsi="Arial" w:cs="Arial"/>
          <w:color w:val="000000" w:themeColor="text1"/>
        </w:rPr>
        <w:t>.</w:t>
      </w:r>
    </w:p>
    <w:p w14:paraId="67176FB7" w14:textId="383EE9AF" w:rsidR="00610434" w:rsidRDefault="00610434" w:rsidP="000C6B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Плановые и фактические значения из сетевых графиков </w:t>
      </w:r>
      <w:r w:rsidR="00F92165">
        <w:rPr>
          <w:rFonts w:ascii="Arial" w:hAnsi="Arial" w:cs="Arial"/>
          <w:color w:val="000000" w:themeColor="text1"/>
        </w:rPr>
        <w:t xml:space="preserve">(Компонентный учет) </w:t>
      </w:r>
      <w:r>
        <w:rPr>
          <w:rFonts w:ascii="Arial" w:hAnsi="Arial" w:cs="Arial"/>
          <w:color w:val="000000" w:themeColor="text1"/>
        </w:rPr>
        <w:t>всегда относятся к капитальным вложениям.</w:t>
      </w:r>
    </w:p>
    <w:p w14:paraId="0925AD08" w14:textId="77777777" w:rsidR="009F134D" w:rsidRDefault="009F134D" w:rsidP="009F134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В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хранилище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данных</w:t>
      </w:r>
      <w:r w:rsidRPr="004E609D">
        <w:rPr>
          <w:rFonts w:ascii="Arial" w:hAnsi="Arial" w:cs="Arial"/>
          <w:color w:val="000000" w:themeColor="text1"/>
        </w:rPr>
        <w:t xml:space="preserve"> </w:t>
      </w:r>
      <w:r w:rsidRPr="009F134D">
        <w:rPr>
          <w:rFonts w:ascii="Arial" w:hAnsi="Arial" w:cs="Arial"/>
          <w:color w:val="000000" w:themeColor="text1"/>
          <w:lang w:val="en-US"/>
        </w:rPr>
        <w:t>BW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будет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создан</w:t>
      </w:r>
      <w:r w:rsidRPr="004E609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признак</w:t>
      </w:r>
      <w:r w:rsidRPr="004E609D">
        <w:rPr>
          <w:rFonts w:ascii="Arial" w:hAnsi="Arial" w:cs="Arial"/>
          <w:color w:val="000000" w:themeColor="text1"/>
        </w:rPr>
        <w:t xml:space="preserve"> - </w:t>
      </w:r>
      <w:r>
        <w:rPr>
          <w:rFonts w:ascii="Arial" w:hAnsi="Arial" w:cs="Arial"/>
          <w:color w:val="000000" w:themeColor="text1"/>
          <w:lang w:val="en-US"/>
        </w:rPr>
        <w:t>ZCOSTTYPE</w:t>
      </w:r>
      <w:r w:rsidRPr="004E609D">
        <w:rPr>
          <w:rFonts w:ascii="Arial" w:hAnsi="Arial" w:cs="Arial"/>
          <w:color w:val="000000" w:themeColor="text1"/>
        </w:rPr>
        <w:t xml:space="preserve"> «</w:t>
      </w:r>
      <w:r w:rsidR="004E609D">
        <w:rPr>
          <w:rFonts w:ascii="Arial" w:hAnsi="Arial" w:cs="Arial"/>
          <w:color w:val="000000" w:themeColor="text1"/>
          <w:lang w:val="en-US"/>
        </w:rPr>
        <w:t>Cost</w:t>
      </w:r>
      <w:r w:rsidR="004E609D" w:rsidRPr="004E609D">
        <w:rPr>
          <w:rFonts w:ascii="Arial" w:hAnsi="Arial" w:cs="Arial"/>
          <w:color w:val="000000" w:themeColor="text1"/>
        </w:rPr>
        <w:t xml:space="preserve"> </w:t>
      </w:r>
      <w:r w:rsidR="004E609D">
        <w:rPr>
          <w:rFonts w:ascii="Arial" w:hAnsi="Arial" w:cs="Arial"/>
          <w:color w:val="000000" w:themeColor="text1"/>
          <w:lang w:val="en-US"/>
        </w:rPr>
        <w:t>type</w:t>
      </w:r>
      <w:r w:rsidRPr="004E609D">
        <w:rPr>
          <w:rFonts w:ascii="Arial" w:hAnsi="Arial" w:cs="Arial"/>
          <w:color w:val="000000" w:themeColor="text1"/>
        </w:rPr>
        <w:t>»</w:t>
      </w:r>
      <w:r w:rsidR="00003D3A">
        <w:rPr>
          <w:rFonts w:ascii="Arial" w:hAnsi="Arial" w:cs="Arial"/>
          <w:color w:val="000000" w:themeColor="text1"/>
        </w:rPr>
        <w:t xml:space="preserve"> с типом данных </w:t>
      </w:r>
      <w:r w:rsidR="00003D3A">
        <w:rPr>
          <w:rFonts w:ascii="Arial" w:hAnsi="Arial" w:cs="Arial"/>
          <w:color w:val="000000" w:themeColor="text1"/>
          <w:lang w:val="en-US"/>
        </w:rPr>
        <w:t>CHAR</w:t>
      </w:r>
      <w:r w:rsidR="00003D3A" w:rsidRPr="00003D3A">
        <w:rPr>
          <w:rFonts w:ascii="Arial" w:hAnsi="Arial" w:cs="Arial"/>
          <w:color w:val="000000" w:themeColor="text1"/>
        </w:rPr>
        <w:t xml:space="preserve"> </w:t>
      </w:r>
      <w:r w:rsidR="00003D3A">
        <w:rPr>
          <w:rFonts w:ascii="Arial" w:hAnsi="Arial" w:cs="Arial"/>
          <w:color w:val="000000" w:themeColor="text1"/>
        </w:rPr>
        <w:t>и длиной 2 символа</w:t>
      </w:r>
      <w:r w:rsidRPr="004E609D">
        <w:rPr>
          <w:rFonts w:ascii="Arial" w:hAnsi="Arial" w:cs="Arial"/>
          <w:color w:val="000000" w:themeColor="text1"/>
        </w:rPr>
        <w:t>.</w:t>
      </w:r>
      <w:r w:rsidR="004E609D" w:rsidRPr="004E609D">
        <w:rPr>
          <w:rFonts w:ascii="Arial" w:hAnsi="Arial" w:cs="Arial"/>
          <w:color w:val="000000" w:themeColor="text1"/>
        </w:rPr>
        <w:t xml:space="preserve"> </w:t>
      </w:r>
      <w:r w:rsidR="004E609D">
        <w:rPr>
          <w:rFonts w:ascii="Arial" w:hAnsi="Arial" w:cs="Arial"/>
          <w:color w:val="000000" w:themeColor="text1"/>
        </w:rPr>
        <w:t xml:space="preserve">Основные данные признака будут </w:t>
      </w:r>
      <w:r w:rsidR="00C66304">
        <w:rPr>
          <w:rFonts w:ascii="Arial" w:hAnsi="Arial" w:cs="Arial"/>
          <w:color w:val="000000" w:themeColor="text1"/>
        </w:rPr>
        <w:t xml:space="preserve">вестись </w:t>
      </w:r>
      <w:r w:rsidR="004E609D">
        <w:rPr>
          <w:rFonts w:ascii="Arial" w:hAnsi="Arial" w:cs="Arial"/>
          <w:color w:val="000000" w:themeColor="text1"/>
        </w:rPr>
        <w:t xml:space="preserve">вручную с помощью транзакции </w:t>
      </w:r>
      <w:r w:rsidR="004E609D" w:rsidRPr="004E609D">
        <w:rPr>
          <w:rFonts w:ascii="Arial" w:hAnsi="Arial" w:cs="Arial"/>
          <w:color w:val="000000" w:themeColor="text1"/>
        </w:rPr>
        <w:t>RSDMD</w:t>
      </w:r>
      <w:r w:rsidR="004E609D">
        <w:rPr>
          <w:rFonts w:ascii="Arial" w:hAnsi="Arial" w:cs="Arial"/>
          <w:color w:val="000000" w:themeColor="text1"/>
        </w:rPr>
        <w:t xml:space="preserve"> «Ведение основных данных с предварительным выбором».</w:t>
      </w:r>
    </w:p>
    <w:p w14:paraId="056BAE74" w14:textId="58D540A7" w:rsidR="002968D9" w:rsidRPr="00916FAB" w:rsidRDefault="002968D9" w:rsidP="002968D9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14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Основные данные признака «Тип затрат»</w:t>
      </w:r>
    </w:p>
    <w:tbl>
      <w:tblPr>
        <w:tblW w:w="312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95"/>
        <w:gridCol w:w="3969"/>
      </w:tblGrid>
      <w:tr w:rsidR="00003D3A" w:rsidRPr="00B14753" w14:paraId="0B33BAB1" w14:textId="77777777" w:rsidTr="00003D3A">
        <w:trPr>
          <w:cantSplit/>
          <w:trHeight w:val="397"/>
          <w:tblHeader/>
          <w:jc w:val="center"/>
        </w:trPr>
        <w:tc>
          <w:tcPr>
            <w:tcW w:w="1882" w:type="pct"/>
            <w:shd w:val="clear" w:color="auto" w:fill="FFC000"/>
            <w:vAlign w:val="center"/>
          </w:tcPr>
          <w:p w14:paraId="0F104181" w14:textId="77777777" w:rsidR="00003D3A" w:rsidRPr="00B14753" w:rsidRDefault="00003D3A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типа затрат</w:t>
            </w:r>
          </w:p>
        </w:tc>
        <w:tc>
          <w:tcPr>
            <w:tcW w:w="3118" w:type="pct"/>
            <w:shd w:val="clear" w:color="auto" w:fill="FFC000"/>
            <w:vAlign w:val="center"/>
          </w:tcPr>
          <w:p w14:paraId="7DADAF87" w14:textId="77777777" w:rsidR="00003D3A" w:rsidRPr="00B14753" w:rsidRDefault="00003D3A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 типа затрат</w:t>
            </w:r>
          </w:p>
        </w:tc>
      </w:tr>
      <w:tr w:rsidR="00003D3A" w:rsidRPr="00B14753" w14:paraId="78FD89B0" w14:textId="77777777" w:rsidTr="00003D3A">
        <w:trPr>
          <w:cantSplit/>
          <w:jc w:val="center"/>
        </w:trPr>
        <w:tc>
          <w:tcPr>
            <w:tcW w:w="1882" w:type="pct"/>
          </w:tcPr>
          <w:p w14:paraId="5A8DDA76" w14:textId="77777777" w:rsidR="00003D3A" w:rsidRPr="00003D3A" w:rsidRDefault="00003D3A" w:rsidP="00003D3A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CP</w:t>
            </w:r>
          </w:p>
        </w:tc>
        <w:tc>
          <w:tcPr>
            <w:tcW w:w="3118" w:type="pct"/>
          </w:tcPr>
          <w:p w14:paraId="0F02C99F" w14:textId="77777777" w:rsidR="00003D3A" w:rsidRPr="00003D3A" w:rsidRDefault="00003D3A" w:rsidP="00FA728E">
            <w:pPr>
              <w:suppressAutoHyphens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CAPEX</w:t>
            </w:r>
          </w:p>
        </w:tc>
      </w:tr>
      <w:tr w:rsidR="00003D3A" w:rsidRPr="00B14753" w14:paraId="4AD4F9E6" w14:textId="77777777" w:rsidTr="00003D3A">
        <w:trPr>
          <w:cantSplit/>
          <w:jc w:val="center"/>
        </w:trPr>
        <w:tc>
          <w:tcPr>
            <w:tcW w:w="1882" w:type="pct"/>
          </w:tcPr>
          <w:p w14:paraId="3198163B" w14:textId="77777777" w:rsidR="00003D3A" w:rsidRPr="00003D3A" w:rsidRDefault="00003D3A" w:rsidP="00003D3A">
            <w:pPr>
              <w:suppressAutoHyphens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OP</w:t>
            </w:r>
          </w:p>
        </w:tc>
        <w:tc>
          <w:tcPr>
            <w:tcW w:w="3118" w:type="pct"/>
          </w:tcPr>
          <w:p w14:paraId="3299A17D" w14:textId="77777777" w:rsidR="00003D3A" w:rsidRPr="00003D3A" w:rsidRDefault="00003D3A" w:rsidP="00FA728E">
            <w:pPr>
              <w:suppressAutoHyphens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OPEX</w:t>
            </w:r>
          </w:p>
        </w:tc>
      </w:tr>
    </w:tbl>
    <w:p w14:paraId="6783BCF3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43F4B2A9" w14:textId="77777777" w:rsidR="009526C8" w:rsidRDefault="009526C8">
      <w:pPr>
        <w:pStyle w:val="3"/>
      </w:pPr>
      <w:bookmarkStart w:id="3537" w:name="_Toc68528504"/>
      <w:r w:rsidRPr="00DB0474">
        <w:t>Способ выполнения работ</w:t>
      </w:r>
      <w:bookmarkEnd w:id="3537"/>
    </w:p>
    <w:p w14:paraId="1D76C4F4" w14:textId="77777777" w:rsidR="009526C8" w:rsidRDefault="009526C8" w:rsidP="009526C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Аналитика </w:t>
      </w:r>
      <w:r w:rsidR="00C66304">
        <w:rPr>
          <w:rFonts w:ascii="Arial" w:hAnsi="Arial" w:cs="Arial"/>
          <w:color w:val="000000" w:themeColor="text1"/>
        </w:rPr>
        <w:t>годового, среднесрочного и долгосрочного бюджетов</w:t>
      </w:r>
      <w:r>
        <w:rPr>
          <w:rFonts w:ascii="Arial" w:hAnsi="Arial" w:cs="Arial"/>
          <w:color w:val="000000" w:themeColor="text1"/>
        </w:rPr>
        <w:t>, позволяющая разделить затраты по способу выполнения работ. Аналитика может принимать значения «п</w:t>
      </w:r>
      <w:r w:rsidRPr="00DB0474">
        <w:rPr>
          <w:rFonts w:ascii="Arial" w:hAnsi="Arial" w:cs="Arial"/>
          <w:color w:val="000000" w:themeColor="text1"/>
        </w:rPr>
        <w:t>одрядный</w:t>
      </w:r>
      <w:r>
        <w:rPr>
          <w:rFonts w:ascii="Arial" w:hAnsi="Arial" w:cs="Arial"/>
          <w:color w:val="000000" w:themeColor="text1"/>
        </w:rPr>
        <w:t>» и «</w:t>
      </w:r>
      <w:r w:rsidRPr="00DB0474">
        <w:rPr>
          <w:rFonts w:ascii="Arial" w:hAnsi="Arial" w:cs="Arial"/>
          <w:color w:val="000000" w:themeColor="text1"/>
        </w:rPr>
        <w:t>хоз</w:t>
      </w:r>
      <w:r>
        <w:rPr>
          <w:rFonts w:ascii="Arial" w:hAnsi="Arial" w:cs="Arial"/>
          <w:color w:val="000000" w:themeColor="text1"/>
        </w:rPr>
        <w:t xml:space="preserve">яйственный </w:t>
      </w:r>
      <w:r w:rsidRPr="00DB0474">
        <w:rPr>
          <w:rFonts w:ascii="Arial" w:hAnsi="Arial" w:cs="Arial"/>
          <w:color w:val="000000" w:themeColor="text1"/>
        </w:rPr>
        <w:t>способ</w:t>
      </w:r>
      <w:r>
        <w:rPr>
          <w:rFonts w:ascii="Arial" w:hAnsi="Arial" w:cs="Arial"/>
          <w:color w:val="000000" w:themeColor="text1"/>
        </w:rPr>
        <w:t>».</w:t>
      </w:r>
    </w:p>
    <w:p w14:paraId="706E8A06" w14:textId="3C236F09" w:rsidR="009526C8" w:rsidRPr="006E187D" w:rsidRDefault="009526C8" w:rsidP="009526C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Значение аналитики можно определить по управляющему ключу операции в заказе ТОРО.</w:t>
      </w:r>
      <w:r w:rsidRPr="006E187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Хозяйственному способу выполнения работ будет соответствовать значение управляющего ключа </w:t>
      </w:r>
      <w:r>
        <w:rPr>
          <w:rFonts w:ascii="Arial" w:hAnsi="Arial" w:cs="Arial"/>
          <w:color w:val="000000" w:themeColor="text1"/>
          <w:lang w:val="en-US"/>
        </w:rPr>
        <w:t>PM</w:t>
      </w:r>
      <w:r w:rsidRPr="006E187D">
        <w:rPr>
          <w:rFonts w:ascii="Arial" w:hAnsi="Arial" w:cs="Arial"/>
          <w:color w:val="000000" w:themeColor="text1"/>
        </w:rPr>
        <w:t xml:space="preserve">01 </w:t>
      </w:r>
      <w:r>
        <w:rPr>
          <w:rFonts w:ascii="Arial" w:hAnsi="Arial" w:cs="Arial"/>
          <w:color w:val="000000" w:themeColor="text1"/>
        </w:rPr>
        <w:t xml:space="preserve">«ТОРО – </w:t>
      </w:r>
      <w:proofErr w:type="spellStart"/>
      <w:r>
        <w:rPr>
          <w:rFonts w:ascii="Arial" w:hAnsi="Arial" w:cs="Arial"/>
          <w:color w:val="000000" w:themeColor="text1"/>
        </w:rPr>
        <w:t>хозспособ</w:t>
      </w:r>
      <w:proofErr w:type="spellEnd"/>
      <w:r>
        <w:rPr>
          <w:rFonts w:ascii="Arial" w:hAnsi="Arial" w:cs="Arial"/>
          <w:color w:val="000000" w:themeColor="text1"/>
        </w:rPr>
        <w:t>»</w:t>
      </w:r>
      <w:r w:rsidR="00F92165">
        <w:rPr>
          <w:rFonts w:ascii="Arial" w:hAnsi="Arial" w:cs="Arial"/>
          <w:color w:val="000000" w:themeColor="text1"/>
        </w:rPr>
        <w:t xml:space="preserve">, </w:t>
      </w:r>
      <w:r w:rsidR="00F92165">
        <w:rPr>
          <w:rFonts w:ascii="Arial" w:hAnsi="Arial" w:cs="Arial"/>
          <w:color w:val="000000" w:themeColor="text1"/>
          <w:lang w:val="en-US"/>
        </w:rPr>
        <w:t>PM</w:t>
      </w:r>
      <w:r w:rsidR="00F92165" w:rsidRPr="00494ECB">
        <w:rPr>
          <w:rFonts w:ascii="Arial" w:hAnsi="Arial" w:cs="Arial"/>
          <w:color w:val="000000" w:themeColor="text1"/>
        </w:rPr>
        <w:t xml:space="preserve">07 </w:t>
      </w:r>
      <w:r w:rsidR="00F92165">
        <w:rPr>
          <w:rFonts w:ascii="Arial" w:hAnsi="Arial" w:cs="Arial"/>
          <w:color w:val="000000" w:themeColor="text1"/>
        </w:rPr>
        <w:t>«Элемент планирования без затрат»</w:t>
      </w:r>
      <w:r>
        <w:rPr>
          <w:rFonts w:ascii="Arial" w:hAnsi="Arial" w:cs="Arial"/>
          <w:color w:val="000000" w:themeColor="text1"/>
        </w:rPr>
        <w:t xml:space="preserve">, а подрядному - </w:t>
      </w:r>
      <w:r>
        <w:rPr>
          <w:rFonts w:ascii="Arial" w:hAnsi="Arial" w:cs="Arial"/>
          <w:color w:val="000000" w:themeColor="text1"/>
          <w:lang w:val="en-US"/>
        </w:rPr>
        <w:t>PM</w:t>
      </w:r>
      <w:r>
        <w:rPr>
          <w:rFonts w:ascii="Arial" w:hAnsi="Arial" w:cs="Arial"/>
          <w:color w:val="000000" w:themeColor="text1"/>
        </w:rPr>
        <w:t>0</w:t>
      </w:r>
      <w:r w:rsidRPr="006E187D">
        <w:rPr>
          <w:rFonts w:ascii="Arial" w:hAnsi="Arial" w:cs="Arial"/>
          <w:color w:val="000000" w:themeColor="text1"/>
        </w:rPr>
        <w:t xml:space="preserve">2 </w:t>
      </w:r>
      <w:r>
        <w:rPr>
          <w:rFonts w:ascii="Arial" w:hAnsi="Arial" w:cs="Arial"/>
          <w:color w:val="000000" w:themeColor="text1"/>
        </w:rPr>
        <w:t>«ТОРО – УСО»</w:t>
      </w:r>
      <w:r w:rsidR="00F92165">
        <w:rPr>
          <w:rFonts w:ascii="Arial" w:hAnsi="Arial" w:cs="Arial"/>
          <w:color w:val="000000" w:themeColor="text1"/>
        </w:rPr>
        <w:t xml:space="preserve">, </w:t>
      </w:r>
      <w:r w:rsidR="00F92165">
        <w:rPr>
          <w:rFonts w:ascii="Arial" w:hAnsi="Arial" w:cs="Arial"/>
          <w:color w:val="000000" w:themeColor="text1"/>
          <w:lang w:val="en-US"/>
        </w:rPr>
        <w:t>PM</w:t>
      </w:r>
      <w:r w:rsidR="00F92165" w:rsidRPr="00494ECB">
        <w:rPr>
          <w:rFonts w:ascii="Arial" w:hAnsi="Arial" w:cs="Arial"/>
          <w:color w:val="000000" w:themeColor="text1"/>
        </w:rPr>
        <w:t>03</w:t>
      </w:r>
      <w:r w:rsidR="00F92165">
        <w:rPr>
          <w:rFonts w:ascii="Arial" w:hAnsi="Arial" w:cs="Arial"/>
          <w:color w:val="000000" w:themeColor="text1"/>
        </w:rPr>
        <w:t xml:space="preserve"> «ТОРО – УСО (гарантия)»</w:t>
      </w:r>
      <w:r w:rsidR="00F92165" w:rsidRPr="00494ECB">
        <w:rPr>
          <w:rFonts w:ascii="Arial" w:hAnsi="Arial" w:cs="Arial"/>
          <w:color w:val="000000" w:themeColor="text1"/>
        </w:rPr>
        <w:t xml:space="preserve">, </w:t>
      </w:r>
      <w:r w:rsidR="00F92165">
        <w:rPr>
          <w:rFonts w:ascii="Arial" w:hAnsi="Arial" w:cs="Arial"/>
          <w:color w:val="000000" w:themeColor="text1"/>
          <w:lang w:val="en-US"/>
        </w:rPr>
        <w:t>PM</w:t>
      </w:r>
      <w:r w:rsidR="00F92165" w:rsidRPr="00494ECB">
        <w:rPr>
          <w:rFonts w:ascii="Arial" w:hAnsi="Arial" w:cs="Arial"/>
          <w:color w:val="000000" w:themeColor="text1"/>
        </w:rPr>
        <w:t>05</w:t>
      </w:r>
      <w:r w:rsidR="00F92165">
        <w:rPr>
          <w:rFonts w:ascii="Arial" w:hAnsi="Arial" w:cs="Arial"/>
          <w:color w:val="000000" w:themeColor="text1"/>
        </w:rPr>
        <w:t xml:space="preserve"> «ТОРО – УСО (тариф)»</w:t>
      </w:r>
      <w:r>
        <w:rPr>
          <w:rFonts w:ascii="Arial" w:hAnsi="Arial" w:cs="Arial"/>
          <w:color w:val="000000" w:themeColor="text1"/>
        </w:rPr>
        <w:t>.</w:t>
      </w:r>
    </w:p>
    <w:p w14:paraId="5BB1E9A9" w14:textId="77777777" w:rsidR="009526C8" w:rsidRDefault="009526C8" w:rsidP="009526C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E187D">
        <w:rPr>
          <w:rFonts w:ascii="Arial" w:hAnsi="Arial" w:cs="Arial"/>
          <w:color w:val="000000" w:themeColor="text1"/>
        </w:rPr>
        <w:t>В хранилище данных BW будет создан признак - Z</w:t>
      </w:r>
      <w:r>
        <w:rPr>
          <w:rFonts w:ascii="Arial" w:hAnsi="Arial" w:cs="Arial"/>
          <w:color w:val="000000" w:themeColor="text1"/>
          <w:lang w:val="en-US"/>
        </w:rPr>
        <w:t>WRKMETH</w:t>
      </w:r>
      <w:r w:rsidRPr="006E187D">
        <w:rPr>
          <w:rFonts w:ascii="Arial" w:hAnsi="Arial" w:cs="Arial"/>
          <w:color w:val="000000" w:themeColor="text1"/>
        </w:rPr>
        <w:t xml:space="preserve"> «</w:t>
      </w:r>
      <w:r>
        <w:rPr>
          <w:rFonts w:ascii="Arial" w:hAnsi="Arial" w:cs="Arial"/>
          <w:color w:val="000000" w:themeColor="text1"/>
          <w:lang w:val="en-US"/>
        </w:rPr>
        <w:t>Work</w:t>
      </w:r>
      <w:r w:rsidRPr="006E187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method</w:t>
      </w:r>
      <w:r w:rsidRPr="006E187D">
        <w:rPr>
          <w:rFonts w:ascii="Arial" w:hAnsi="Arial" w:cs="Arial"/>
          <w:color w:val="000000" w:themeColor="text1"/>
        </w:rPr>
        <w:t>»</w:t>
      </w:r>
      <w:r w:rsidR="00032743" w:rsidRPr="00032743">
        <w:rPr>
          <w:rFonts w:ascii="Arial" w:hAnsi="Arial" w:cs="Arial"/>
          <w:color w:val="000000" w:themeColor="text1"/>
        </w:rPr>
        <w:t xml:space="preserve"> </w:t>
      </w:r>
      <w:r w:rsidR="00CD4FAB">
        <w:rPr>
          <w:rFonts w:ascii="Arial" w:hAnsi="Arial" w:cs="Arial"/>
          <w:color w:val="000000" w:themeColor="text1"/>
        </w:rPr>
        <w:t xml:space="preserve">с </w:t>
      </w:r>
      <w:r w:rsidR="00032743">
        <w:rPr>
          <w:rFonts w:ascii="Arial" w:hAnsi="Arial" w:cs="Arial"/>
          <w:color w:val="000000" w:themeColor="text1"/>
        </w:rPr>
        <w:t xml:space="preserve">типом данных </w:t>
      </w:r>
      <w:r w:rsidR="00032743">
        <w:rPr>
          <w:rFonts w:ascii="Arial" w:hAnsi="Arial" w:cs="Arial"/>
          <w:color w:val="000000" w:themeColor="text1"/>
          <w:lang w:val="en-US"/>
        </w:rPr>
        <w:t>CHAR</w:t>
      </w:r>
      <w:r w:rsidR="00032743" w:rsidRPr="00003D3A">
        <w:rPr>
          <w:rFonts w:ascii="Arial" w:hAnsi="Arial" w:cs="Arial"/>
          <w:color w:val="000000" w:themeColor="text1"/>
        </w:rPr>
        <w:t xml:space="preserve"> </w:t>
      </w:r>
      <w:r w:rsidR="00032743">
        <w:rPr>
          <w:rFonts w:ascii="Arial" w:hAnsi="Arial" w:cs="Arial"/>
          <w:color w:val="000000" w:themeColor="text1"/>
        </w:rPr>
        <w:t>и длиной 2 символа</w:t>
      </w:r>
      <w:r w:rsidRPr="006E187D">
        <w:rPr>
          <w:rFonts w:ascii="Arial" w:hAnsi="Arial" w:cs="Arial"/>
          <w:color w:val="000000" w:themeColor="text1"/>
        </w:rPr>
        <w:t xml:space="preserve">. Основные данные признака будут </w:t>
      </w:r>
      <w:r w:rsidR="00C66304">
        <w:rPr>
          <w:rFonts w:ascii="Arial" w:hAnsi="Arial" w:cs="Arial"/>
          <w:color w:val="000000" w:themeColor="text1"/>
        </w:rPr>
        <w:t xml:space="preserve">вестись </w:t>
      </w:r>
      <w:r w:rsidRPr="006E187D">
        <w:rPr>
          <w:rFonts w:ascii="Arial" w:hAnsi="Arial" w:cs="Arial"/>
          <w:color w:val="000000" w:themeColor="text1"/>
        </w:rPr>
        <w:t>вручную с помощ</w:t>
      </w:r>
      <w:r>
        <w:rPr>
          <w:rFonts w:ascii="Arial" w:hAnsi="Arial" w:cs="Arial"/>
          <w:color w:val="000000" w:themeColor="text1"/>
        </w:rPr>
        <w:t>ью транзакции RSDMD «Ведение ос</w:t>
      </w:r>
      <w:r w:rsidRPr="006E187D">
        <w:rPr>
          <w:rFonts w:ascii="Arial" w:hAnsi="Arial" w:cs="Arial"/>
          <w:color w:val="000000" w:themeColor="text1"/>
        </w:rPr>
        <w:t>новных данных с предварительным выбором».</w:t>
      </w:r>
    </w:p>
    <w:p w14:paraId="535DDE5F" w14:textId="114C4F6F" w:rsidR="00003D3A" w:rsidRPr="00916FAB" w:rsidRDefault="00003D3A" w:rsidP="00003D3A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15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Основные данные признака «</w:t>
      </w:r>
      <w:r w:rsidRPr="00003D3A">
        <w:rPr>
          <w:rFonts w:ascii="Arial" w:hAnsi="Arial" w:cs="Arial"/>
          <w:b/>
          <w:sz w:val="22"/>
        </w:rPr>
        <w:t>Способ выполнения работ</w:t>
      </w:r>
      <w:r>
        <w:rPr>
          <w:rFonts w:ascii="Arial" w:hAnsi="Arial" w:cs="Arial"/>
          <w:b/>
          <w:sz w:val="22"/>
        </w:rPr>
        <w:t>»</w:t>
      </w:r>
    </w:p>
    <w:tbl>
      <w:tblPr>
        <w:tblW w:w="410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69"/>
        <w:gridCol w:w="4379"/>
      </w:tblGrid>
      <w:tr w:rsidR="00003D3A" w:rsidRPr="00B14753" w14:paraId="70FFF79E" w14:textId="77777777" w:rsidTr="00032743">
        <w:trPr>
          <w:cantSplit/>
          <w:trHeight w:val="397"/>
          <w:tblHeader/>
          <w:jc w:val="center"/>
        </w:trPr>
        <w:tc>
          <w:tcPr>
            <w:tcW w:w="2377" w:type="pct"/>
            <w:shd w:val="clear" w:color="auto" w:fill="FFC000"/>
            <w:vAlign w:val="center"/>
          </w:tcPr>
          <w:p w14:paraId="5328C484" w14:textId="77777777" w:rsidR="00003D3A" w:rsidRPr="00032743" w:rsidRDefault="00003D3A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Код </w:t>
            </w:r>
            <w:r w:rsidR="00032743">
              <w:rPr>
                <w:rFonts w:ascii="Arial" w:hAnsi="Arial" w:cs="Arial"/>
                <w:b/>
                <w:sz w:val="20"/>
              </w:rPr>
              <w:t>способа выполнения работ</w:t>
            </w:r>
          </w:p>
        </w:tc>
        <w:tc>
          <w:tcPr>
            <w:tcW w:w="2623" w:type="pct"/>
            <w:shd w:val="clear" w:color="auto" w:fill="FFC000"/>
            <w:vAlign w:val="center"/>
          </w:tcPr>
          <w:p w14:paraId="5E07EC45" w14:textId="77777777" w:rsidR="00003D3A" w:rsidRPr="00B14753" w:rsidRDefault="00032743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 способа выполнения работы</w:t>
            </w:r>
          </w:p>
        </w:tc>
      </w:tr>
      <w:tr w:rsidR="00003D3A" w:rsidRPr="00B14753" w14:paraId="771DC8FF" w14:textId="77777777" w:rsidTr="00032743">
        <w:trPr>
          <w:cantSplit/>
          <w:jc w:val="center"/>
        </w:trPr>
        <w:tc>
          <w:tcPr>
            <w:tcW w:w="2377" w:type="pct"/>
          </w:tcPr>
          <w:p w14:paraId="26CB5F76" w14:textId="77777777" w:rsidR="00003D3A" w:rsidRPr="00032743" w:rsidRDefault="00032743" w:rsidP="00FA728E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HM</w:t>
            </w:r>
          </w:p>
        </w:tc>
        <w:tc>
          <w:tcPr>
            <w:tcW w:w="2623" w:type="pct"/>
          </w:tcPr>
          <w:p w14:paraId="6319FD78" w14:textId="77777777" w:rsidR="00003D3A" w:rsidRPr="00032743" w:rsidRDefault="00032743" w:rsidP="00FA728E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Хоз.способ</w:t>
            </w:r>
            <w:proofErr w:type="spellEnd"/>
          </w:p>
        </w:tc>
      </w:tr>
      <w:tr w:rsidR="00003D3A" w:rsidRPr="00B14753" w14:paraId="6110B83A" w14:textId="77777777" w:rsidTr="00032743">
        <w:trPr>
          <w:cantSplit/>
          <w:jc w:val="center"/>
        </w:trPr>
        <w:tc>
          <w:tcPr>
            <w:tcW w:w="2377" w:type="pct"/>
          </w:tcPr>
          <w:p w14:paraId="4CB4C7C3" w14:textId="77777777" w:rsidR="00003D3A" w:rsidRPr="00003D3A" w:rsidRDefault="00032743" w:rsidP="00FA728E">
            <w:pPr>
              <w:suppressAutoHyphens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SW</w:t>
            </w:r>
          </w:p>
        </w:tc>
        <w:tc>
          <w:tcPr>
            <w:tcW w:w="2623" w:type="pct"/>
          </w:tcPr>
          <w:p w14:paraId="4E6057AF" w14:textId="77777777" w:rsidR="00003D3A" w:rsidRPr="00032743" w:rsidRDefault="00032743" w:rsidP="00FA728E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Подряд</w:t>
            </w:r>
          </w:p>
        </w:tc>
      </w:tr>
    </w:tbl>
    <w:p w14:paraId="5978793D" w14:textId="77777777" w:rsidR="009526C8" w:rsidRDefault="009526C8" w:rsidP="009526C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DCFEFC6" w14:textId="77777777" w:rsidR="009F134D" w:rsidRPr="00B41E7E" w:rsidRDefault="009F134D">
      <w:pPr>
        <w:pStyle w:val="3"/>
      </w:pPr>
      <w:bookmarkStart w:id="3538" w:name="_Toc68528505"/>
      <w:r w:rsidRPr="00B41E7E">
        <w:t>Вид затрат</w:t>
      </w:r>
      <w:bookmarkEnd w:id="3538"/>
    </w:p>
    <w:p w14:paraId="2D2E7E3C" w14:textId="77777777" w:rsidR="009F134D" w:rsidRDefault="004E609D" w:rsidP="009F134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Аналитика годового бюджета, </w:t>
      </w:r>
      <w:r w:rsidR="00B844BB" w:rsidRPr="00B844BB">
        <w:rPr>
          <w:rFonts w:ascii="Arial" w:hAnsi="Arial" w:cs="Arial"/>
          <w:color w:val="000000" w:themeColor="text1"/>
        </w:rPr>
        <w:t>отражающ</w:t>
      </w:r>
      <w:r w:rsidR="00B844BB">
        <w:rPr>
          <w:rFonts w:ascii="Arial" w:hAnsi="Arial" w:cs="Arial"/>
          <w:color w:val="000000" w:themeColor="text1"/>
        </w:rPr>
        <w:t>ая</w:t>
      </w:r>
      <w:r w:rsidR="00B844BB" w:rsidRPr="00B844BB">
        <w:rPr>
          <w:rFonts w:ascii="Arial" w:hAnsi="Arial" w:cs="Arial"/>
          <w:color w:val="000000" w:themeColor="text1"/>
        </w:rPr>
        <w:t xml:space="preserve"> деление затрат по экономическим элементам и видам используемых ресурсов</w:t>
      </w:r>
      <w:r w:rsidR="000A1539">
        <w:rPr>
          <w:rFonts w:ascii="Arial" w:hAnsi="Arial" w:cs="Arial"/>
          <w:color w:val="000000" w:themeColor="text1"/>
        </w:rPr>
        <w:t xml:space="preserve">. Аналитика может принимать </w:t>
      </w:r>
      <w:r w:rsidR="00B124A7">
        <w:rPr>
          <w:rFonts w:ascii="Arial" w:hAnsi="Arial" w:cs="Arial"/>
          <w:color w:val="000000" w:themeColor="text1"/>
        </w:rPr>
        <w:t xml:space="preserve">следующие </w:t>
      </w:r>
      <w:r w:rsidR="000A1539">
        <w:rPr>
          <w:rFonts w:ascii="Arial" w:hAnsi="Arial" w:cs="Arial"/>
          <w:color w:val="000000" w:themeColor="text1"/>
        </w:rPr>
        <w:t>значения:</w:t>
      </w:r>
    </w:p>
    <w:p w14:paraId="6BAD8EA6" w14:textId="77777777" w:rsidR="000A1539" w:rsidRDefault="000A1539" w:rsidP="000A1539">
      <w:pPr>
        <w:pStyle w:val="af9"/>
        <w:numPr>
          <w:ilvl w:val="0"/>
          <w:numId w:val="3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Материалы – для выделения затрат на материалы при выполнении воздействий. </w:t>
      </w:r>
      <w:r w:rsidR="00B124A7">
        <w:rPr>
          <w:rFonts w:ascii="Arial" w:hAnsi="Arial" w:cs="Arial"/>
          <w:color w:val="000000" w:themeColor="text1"/>
        </w:rPr>
        <w:t>В</w:t>
      </w:r>
      <w:r>
        <w:rPr>
          <w:rFonts w:ascii="Arial" w:hAnsi="Arial" w:cs="Arial"/>
          <w:color w:val="000000" w:themeColor="text1"/>
        </w:rPr>
        <w:t xml:space="preserve"> том случае, если работы выполняются подрядным способ, то выделяются давальческие материалы.</w:t>
      </w:r>
    </w:p>
    <w:p w14:paraId="7C4661C0" w14:textId="77777777" w:rsidR="000A1539" w:rsidRDefault="000A1539" w:rsidP="000A1539">
      <w:pPr>
        <w:pStyle w:val="af9"/>
        <w:numPr>
          <w:ilvl w:val="0"/>
          <w:numId w:val="3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Фонд оплаты труда и страховые взносы – для выделения затрат на оплату труда ремонтного персонала и социальные отчисления. Выделяется только при хозяйственном способе выполнения работ.</w:t>
      </w:r>
    </w:p>
    <w:p w14:paraId="3320EEDF" w14:textId="77777777" w:rsidR="000A1539" w:rsidRPr="000A1539" w:rsidRDefault="000A1539" w:rsidP="000A1539">
      <w:pPr>
        <w:pStyle w:val="af9"/>
        <w:numPr>
          <w:ilvl w:val="0"/>
          <w:numId w:val="31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Прочие – остальные затраты, которые не относятся ни к одному из видов выше.</w:t>
      </w:r>
    </w:p>
    <w:p w14:paraId="1178BF0D" w14:textId="77777777" w:rsidR="00B41E7E" w:rsidRDefault="00B41E7E" w:rsidP="00B41E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Для определения значения аналитики необходимо анализировать позиции заказа ТОРО и сетевого графика.</w:t>
      </w:r>
    </w:p>
    <w:p w14:paraId="604607A0" w14:textId="77777777" w:rsidR="00B41E7E" w:rsidRDefault="00B41E7E" w:rsidP="00B41E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Затраты относятся на материалы в том случае, если к</w:t>
      </w:r>
      <w:r w:rsidRPr="00B41E7E">
        <w:rPr>
          <w:rFonts w:ascii="Arial" w:hAnsi="Arial" w:cs="Arial"/>
          <w:color w:val="000000" w:themeColor="text1"/>
        </w:rPr>
        <w:t>атегории затрат в заказах ТОРО</w:t>
      </w:r>
      <w:r>
        <w:rPr>
          <w:rFonts w:ascii="Arial" w:hAnsi="Arial" w:cs="Arial"/>
          <w:color w:val="000000" w:themeColor="text1"/>
        </w:rPr>
        <w:t xml:space="preserve"> указана как закупаемы МТР или МТР собственного производства. При значении управляющего ключа операции – УСО, эти данные затраты на материал являются давальческими.</w:t>
      </w:r>
    </w:p>
    <w:p w14:paraId="799F5DE9" w14:textId="77777777" w:rsidR="00B41E7E" w:rsidRDefault="00B41E7E" w:rsidP="00B41E7E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К фонду оплаты труда и страховым взносам относятся затраты категории «работы </w:t>
      </w:r>
      <w:proofErr w:type="spellStart"/>
      <w:r>
        <w:rPr>
          <w:rFonts w:ascii="Arial" w:hAnsi="Arial" w:cs="Arial"/>
          <w:color w:val="000000" w:themeColor="text1"/>
        </w:rPr>
        <w:t>хозспособом</w:t>
      </w:r>
      <w:proofErr w:type="spellEnd"/>
      <w:r>
        <w:rPr>
          <w:rFonts w:ascii="Arial" w:hAnsi="Arial" w:cs="Arial"/>
          <w:color w:val="000000" w:themeColor="text1"/>
        </w:rPr>
        <w:t>» в заказе ТОРО.</w:t>
      </w:r>
    </w:p>
    <w:p w14:paraId="71E2BD36" w14:textId="77777777" w:rsidR="00B41E7E" w:rsidRPr="00B41E7E" w:rsidRDefault="00B41E7E" w:rsidP="009F134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Прочим затратам соответствует категория затрат в заказах ТОРО – «Прочие».</w:t>
      </w:r>
    </w:p>
    <w:p w14:paraId="2281AD57" w14:textId="77777777" w:rsidR="000A1539" w:rsidRDefault="000A1539" w:rsidP="009F134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A1539">
        <w:rPr>
          <w:rFonts w:ascii="Arial" w:hAnsi="Arial" w:cs="Arial"/>
          <w:color w:val="000000" w:themeColor="text1"/>
        </w:rPr>
        <w:t xml:space="preserve">В хранилище данных </w:t>
      </w:r>
      <w:r w:rsidRPr="000A1539">
        <w:rPr>
          <w:rFonts w:ascii="Arial" w:hAnsi="Arial" w:cs="Arial"/>
          <w:color w:val="000000" w:themeColor="text1"/>
          <w:lang w:val="en-US"/>
        </w:rPr>
        <w:t>BW</w:t>
      </w:r>
      <w:r w:rsidRPr="000A1539">
        <w:rPr>
          <w:rFonts w:ascii="Arial" w:hAnsi="Arial" w:cs="Arial"/>
          <w:color w:val="000000" w:themeColor="text1"/>
        </w:rPr>
        <w:t xml:space="preserve"> используется признак</w:t>
      </w:r>
      <w:r w:rsidR="006E187D">
        <w:rPr>
          <w:rFonts w:ascii="Arial" w:hAnsi="Arial" w:cs="Arial"/>
          <w:color w:val="000000" w:themeColor="text1"/>
        </w:rPr>
        <w:t xml:space="preserve"> - </w:t>
      </w:r>
      <w:r w:rsidR="00032743">
        <w:rPr>
          <w:rFonts w:ascii="Arial" w:hAnsi="Arial" w:cs="Arial"/>
          <w:color w:val="000000" w:themeColor="text1"/>
          <w:lang w:val="en-US"/>
        </w:rPr>
        <w:t>Z</w:t>
      </w:r>
      <w:r w:rsidRPr="000A1539">
        <w:rPr>
          <w:rFonts w:ascii="Arial" w:hAnsi="Arial" w:cs="Arial"/>
          <w:color w:val="000000" w:themeColor="text1"/>
          <w:lang w:val="en-US"/>
        </w:rPr>
        <w:t>COSTELMT</w:t>
      </w:r>
      <w:r w:rsidRPr="000A1539">
        <w:rPr>
          <w:rFonts w:ascii="Arial" w:hAnsi="Arial" w:cs="Arial"/>
          <w:color w:val="000000" w:themeColor="text1"/>
        </w:rPr>
        <w:t xml:space="preserve"> «</w:t>
      </w:r>
      <w:r w:rsidRPr="000A1539">
        <w:rPr>
          <w:rFonts w:ascii="Arial" w:hAnsi="Arial" w:cs="Arial"/>
          <w:color w:val="000000" w:themeColor="text1"/>
          <w:lang w:val="en-US"/>
        </w:rPr>
        <w:t>Cost</w:t>
      </w:r>
      <w:r w:rsidRPr="000A1539">
        <w:rPr>
          <w:rFonts w:ascii="Arial" w:hAnsi="Arial" w:cs="Arial"/>
          <w:color w:val="000000" w:themeColor="text1"/>
        </w:rPr>
        <w:t xml:space="preserve"> </w:t>
      </w:r>
      <w:r w:rsidRPr="000A1539">
        <w:rPr>
          <w:rFonts w:ascii="Arial" w:hAnsi="Arial" w:cs="Arial"/>
          <w:color w:val="000000" w:themeColor="text1"/>
          <w:lang w:val="en-US"/>
        </w:rPr>
        <w:t>Element</w:t>
      </w:r>
      <w:r w:rsidRPr="000A1539">
        <w:rPr>
          <w:rFonts w:ascii="Arial" w:hAnsi="Arial" w:cs="Arial"/>
          <w:color w:val="000000" w:themeColor="text1"/>
        </w:rPr>
        <w:t>»</w:t>
      </w:r>
      <w:r w:rsidR="00032743" w:rsidRPr="00032743">
        <w:rPr>
          <w:rFonts w:ascii="Arial" w:hAnsi="Arial" w:cs="Arial"/>
          <w:color w:val="000000" w:themeColor="text1"/>
        </w:rPr>
        <w:t xml:space="preserve"> </w:t>
      </w:r>
      <w:r w:rsidR="00CD4FAB">
        <w:rPr>
          <w:rFonts w:ascii="Arial" w:hAnsi="Arial" w:cs="Arial"/>
          <w:color w:val="000000" w:themeColor="text1"/>
        </w:rPr>
        <w:t xml:space="preserve">с </w:t>
      </w:r>
      <w:r w:rsidR="00032743">
        <w:rPr>
          <w:rFonts w:ascii="Arial" w:hAnsi="Arial" w:cs="Arial"/>
          <w:color w:val="000000" w:themeColor="text1"/>
        </w:rPr>
        <w:t xml:space="preserve">типом данных </w:t>
      </w:r>
      <w:r w:rsidR="00032743">
        <w:rPr>
          <w:rFonts w:ascii="Arial" w:hAnsi="Arial" w:cs="Arial"/>
          <w:color w:val="000000" w:themeColor="text1"/>
          <w:lang w:val="en-US"/>
        </w:rPr>
        <w:t>CHAR</w:t>
      </w:r>
      <w:r w:rsidR="00032743" w:rsidRPr="00003D3A">
        <w:rPr>
          <w:rFonts w:ascii="Arial" w:hAnsi="Arial" w:cs="Arial"/>
          <w:color w:val="000000" w:themeColor="text1"/>
        </w:rPr>
        <w:t xml:space="preserve"> </w:t>
      </w:r>
      <w:r w:rsidR="00032743">
        <w:rPr>
          <w:rFonts w:ascii="Arial" w:hAnsi="Arial" w:cs="Arial"/>
          <w:color w:val="000000" w:themeColor="text1"/>
        </w:rPr>
        <w:t>и длиной 4 символа</w:t>
      </w:r>
      <w:r w:rsidRPr="000A1539">
        <w:rPr>
          <w:rFonts w:ascii="Arial" w:hAnsi="Arial" w:cs="Arial"/>
          <w:color w:val="000000" w:themeColor="text1"/>
        </w:rPr>
        <w:t xml:space="preserve">. </w:t>
      </w:r>
      <w:r w:rsidR="00E85450" w:rsidRPr="006E187D">
        <w:rPr>
          <w:rFonts w:ascii="Arial" w:hAnsi="Arial" w:cs="Arial"/>
          <w:color w:val="000000" w:themeColor="text1"/>
        </w:rPr>
        <w:t xml:space="preserve">Основные данные признака будут </w:t>
      </w:r>
      <w:r w:rsidR="00E85450">
        <w:rPr>
          <w:rFonts w:ascii="Arial" w:hAnsi="Arial" w:cs="Arial"/>
          <w:color w:val="000000" w:themeColor="text1"/>
        </w:rPr>
        <w:t xml:space="preserve">вестись </w:t>
      </w:r>
      <w:r w:rsidR="00E85450" w:rsidRPr="006E187D">
        <w:rPr>
          <w:rFonts w:ascii="Arial" w:hAnsi="Arial" w:cs="Arial"/>
          <w:color w:val="000000" w:themeColor="text1"/>
        </w:rPr>
        <w:t>вручную с помощ</w:t>
      </w:r>
      <w:r w:rsidR="00E85450">
        <w:rPr>
          <w:rFonts w:ascii="Arial" w:hAnsi="Arial" w:cs="Arial"/>
          <w:color w:val="000000" w:themeColor="text1"/>
        </w:rPr>
        <w:t>ью транзакции RSDMD «Ведение ос</w:t>
      </w:r>
      <w:r w:rsidR="00E85450" w:rsidRPr="006E187D">
        <w:rPr>
          <w:rFonts w:ascii="Arial" w:hAnsi="Arial" w:cs="Arial"/>
          <w:color w:val="000000" w:themeColor="text1"/>
        </w:rPr>
        <w:t>новных данных с предварительным выбором».</w:t>
      </w:r>
    </w:p>
    <w:p w14:paraId="63E3ABA9" w14:textId="53C117B7" w:rsidR="00032743" w:rsidRPr="00916FAB" w:rsidRDefault="00032743" w:rsidP="0003274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16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Основные данные признака «Вид затрат»</w:t>
      </w:r>
    </w:p>
    <w:tbl>
      <w:tblPr>
        <w:tblW w:w="410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69"/>
        <w:gridCol w:w="4379"/>
      </w:tblGrid>
      <w:tr w:rsidR="00032743" w:rsidRPr="00B14753" w14:paraId="7C08CC67" w14:textId="77777777" w:rsidTr="00FA728E">
        <w:trPr>
          <w:cantSplit/>
          <w:trHeight w:val="397"/>
          <w:tblHeader/>
          <w:jc w:val="center"/>
        </w:trPr>
        <w:tc>
          <w:tcPr>
            <w:tcW w:w="2377" w:type="pct"/>
            <w:shd w:val="clear" w:color="auto" w:fill="FFC000"/>
            <w:vAlign w:val="center"/>
          </w:tcPr>
          <w:p w14:paraId="303D500E" w14:textId="77777777" w:rsidR="00032743" w:rsidRPr="00032743" w:rsidRDefault="00E85450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вида затрат</w:t>
            </w:r>
          </w:p>
        </w:tc>
        <w:tc>
          <w:tcPr>
            <w:tcW w:w="2623" w:type="pct"/>
            <w:shd w:val="clear" w:color="auto" w:fill="FFC000"/>
            <w:vAlign w:val="center"/>
          </w:tcPr>
          <w:p w14:paraId="3B3504E0" w14:textId="77777777" w:rsidR="00032743" w:rsidRPr="00B14753" w:rsidRDefault="00032743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</w:t>
            </w:r>
            <w:r w:rsidR="00E85450">
              <w:rPr>
                <w:rFonts w:ascii="Arial" w:hAnsi="Arial" w:cs="Arial"/>
                <w:b/>
                <w:sz w:val="20"/>
              </w:rPr>
              <w:t>исание вида затрат</w:t>
            </w:r>
          </w:p>
        </w:tc>
      </w:tr>
      <w:tr w:rsidR="00F92165" w:rsidRPr="00B14753" w14:paraId="0341CCBB" w14:textId="77777777" w:rsidTr="00FA728E">
        <w:trPr>
          <w:cantSplit/>
          <w:jc w:val="center"/>
        </w:trPr>
        <w:tc>
          <w:tcPr>
            <w:tcW w:w="2377" w:type="pct"/>
          </w:tcPr>
          <w:p w14:paraId="7896931C" w14:textId="1668FC6A" w:rsidR="00F92165" w:rsidRPr="00F92165" w:rsidRDefault="00F92165" w:rsidP="00F92165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PM100</w:t>
            </w:r>
          </w:p>
        </w:tc>
        <w:tc>
          <w:tcPr>
            <w:tcW w:w="2623" w:type="pct"/>
          </w:tcPr>
          <w:p w14:paraId="43969793" w14:textId="54A83F04" w:rsidR="00F92165" w:rsidRPr="00F92165" w:rsidRDefault="00F92165" w:rsidP="00F92165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Запчасти</w:t>
            </w:r>
          </w:p>
        </w:tc>
      </w:tr>
      <w:tr w:rsidR="00F92165" w:rsidRPr="00B14753" w14:paraId="26355C6D" w14:textId="77777777" w:rsidTr="00FA728E">
        <w:trPr>
          <w:cantSplit/>
          <w:jc w:val="center"/>
        </w:trPr>
        <w:tc>
          <w:tcPr>
            <w:tcW w:w="2377" w:type="pct"/>
          </w:tcPr>
          <w:p w14:paraId="0E57CBBF" w14:textId="5586701B" w:rsidR="00F92165" w:rsidRPr="009601B6" w:rsidRDefault="00F92165" w:rsidP="00F92165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PM200</w:t>
            </w:r>
          </w:p>
        </w:tc>
        <w:tc>
          <w:tcPr>
            <w:tcW w:w="2623" w:type="pct"/>
          </w:tcPr>
          <w:p w14:paraId="59301F80" w14:textId="21879054" w:rsidR="00F92165" w:rsidRPr="00F92165" w:rsidRDefault="00F92165" w:rsidP="00F92165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Услуги сторон. орг. по ремонту</w:t>
            </w:r>
          </w:p>
        </w:tc>
      </w:tr>
      <w:tr w:rsidR="00F92165" w:rsidRPr="00B14753" w14:paraId="54C01A87" w14:textId="77777777" w:rsidTr="00FA728E">
        <w:trPr>
          <w:cantSplit/>
          <w:jc w:val="center"/>
        </w:trPr>
        <w:tc>
          <w:tcPr>
            <w:tcW w:w="2377" w:type="pct"/>
          </w:tcPr>
          <w:p w14:paraId="68277CCA" w14:textId="68B8BC28" w:rsidR="00F92165" w:rsidRPr="009601B6" w:rsidRDefault="00F92165" w:rsidP="00F92165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PM300</w:t>
            </w:r>
          </w:p>
        </w:tc>
        <w:tc>
          <w:tcPr>
            <w:tcW w:w="2623" w:type="pct"/>
          </w:tcPr>
          <w:p w14:paraId="4DEB3E41" w14:textId="12173BFA" w:rsidR="00F92165" w:rsidRPr="009601B6" w:rsidRDefault="00F92165" w:rsidP="00F92165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Материалы</w:t>
            </w:r>
          </w:p>
        </w:tc>
      </w:tr>
      <w:tr w:rsidR="00F92165" w:rsidRPr="00B14753" w14:paraId="23E2F5B8" w14:textId="77777777" w:rsidTr="00FA728E">
        <w:trPr>
          <w:cantSplit/>
          <w:jc w:val="center"/>
        </w:trPr>
        <w:tc>
          <w:tcPr>
            <w:tcW w:w="2377" w:type="pct"/>
          </w:tcPr>
          <w:p w14:paraId="0590F6AD" w14:textId="216B6056" w:rsidR="00F92165" w:rsidRPr="00494ECB" w:rsidRDefault="00F92165" w:rsidP="00F92165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PM400</w:t>
            </w:r>
          </w:p>
        </w:tc>
        <w:tc>
          <w:tcPr>
            <w:tcW w:w="2623" w:type="pct"/>
          </w:tcPr>
          <w:p w14:paraId="255408D1" w14:textId="2F5B9058" w:rsidR="00F92165" w:rsidRPr="00494ECB" w:rsidRDefault="00F92165" w:rsidP="00F92165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ТЗР</w:t>
            </w:r>
          </w:p>
        </w:tc>
      </w:tr>
      <w:tr w:rsidR="00F92165" w:rsidRPr="00B14753" w14:paraId="242543D9" w14:textId="77777777" w:rsidTr="00FA728E">
        <w:trPr>
          <w:cantSplit/>
          <w:jc w:val="center"/>
        </w:trPr>
        <w:tc>
          <w:tcPr>
            <w:tcW w:w="2377" w:type="pct"/>
          </w:tcPr>
          <w:p w14:paraId="41101D1F" w14:textId="66BD5649" w:rsidR="00F92165" w:rsidRPr="00494ECB" w:rsidRDefault="00F92165" w:rsidP="00F92165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PM500</w:t>
            </w:r>
          </w:p>
        </w:tc>
        <w:tc>
          <w:tcPr>
            <w:tcW w:w="2623" w:type="pct"/>
          </w:tcPr>
          <w:p w14:paraId="2239F2D3" w14:textId="08A411F4" w:rsidR="00F92165" w:rsidRPr="00494ECB" w:rsidRDefault="00F92165" w:rsidP="00F92165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 xml:space="preserve">ФОТ (в </w:t>
            </w:r>
            <w:proofErr w:type="spellStart"/>
            <w:r w:rsidRPr="00494ECB">
              <w:rPr>
                <w:rFonts w:ascii="Arial" w:hAnsi="Arial" w:cs="Arial"/>
                <w:sz w:val="20"/>
                <w:szCs w:val="20"/>
              </w:rPr>
              <w:t>т.ч</w:t>
            </w:r>
            <w:proofErr w:type="spellEnd"/>
            <w:r w:rsidRPr="00494ECB">
              <w:rPr>
                <w:rFonts w:ascii="Arial" w:hAnsi="Arial" w:cs="Arial"/>
                <w:sz w:val="20"/>
                <w:szCs w:val="20"/>
              </w:rPr>
              <w:t>. налоги, резервы)</w:t>
            </w:r>
          </w:p>
        </w:tc>
      </w:tr>
      <w:tr w:rsidR="00F92165" w:rsidRPr="00B14753" w14:paraId="0C8FC6EC" w14:textId="77777777" w:rsidTr="00FA728E">
        <w:trPr>
          <w:cantSplit/>
          <w:jc w:val="center"/>
        </w:trPr>
        <w:tc>
          <w:tcPr>
            <w:tcW w:w="2377" w:type="pct"/>
          </w:tcPr>
          <w:p w14:paraId="10C87522" w14:textId="1951728B" w:rsidR="00F92165" w:rsidRPr="00494ECB" w:rsidRDefault="00F92165" w:rsidP="00F92165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PM600</w:t>
            </w:r>
          </w:p>
        </w:tc>
        <w:tc>
          <w:tcPr>
            <w:tcW w:w="2623" w:type="pct"/>
          </w:tcPr>
          <w:p w14:paraId="754253A5" w14:textId="64A3FB1C" w:rsidR="00F92165" w:rsidRPr="00494ECB" w:rsidRDefault="00F92165" w:rsidP="00F92165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94ECB">
              <w:rPr>
                <w:rFonts w:ascii="Arial" w:hAnsi="Arial" w:cs="Arial"/>
                <w:sz w:val="20"/>
                <w:szCs w:val="20"/>
              </w:rPr>
              <w:t>Прочие</w:t>
            </w:r>
          </w:p>
        </w:tc>
      </w:tr>
    </w:tbl>
    <w:p w14:paraId="68C6A1DB" w14:textId="77777777" w:rsidR="00032743" w:rsidRDefault="00032743" w:rsidP="009F134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8C5FF8B" w14:textId="17EF9821" w:rsidR="00267540" w:rsidRDefault="00267540">
      <w:pPr>
        <w:pStyle w:val="3"/>
      </w:pPr>
      <w:bookmarkStart w:id="3539" w:name="_Toc68528506"/>
      <w:r>
        <w:t>Поток</w:t>
      </w:r>
      <w:bookmarkEnd w:id="3539"/>
    </w:p>
    <w:p w14:paraId="5DABDC1D" w14:textId="2380F4B5" w:rsidR="00267540" w:rsidRDefault="00267540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Аналитика годового бюджета, позволяющая отделить плановые данные по освоению от финансирования, а в отношении капитальных вложение ещё и от ввода в эксплуатацию.</w:t>
      </w:r>
    </w:p>
    <w:p w14:paraId="25388DDC" w14:textId="40E9F06C" w:rsidR="00267540" w:rsidRDefault="00267540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соответствии со значением аналитики «Поток» в </w:t>
      </w:r>
      <w:r w:rsidRPr="009936BB">
        <w:rPr>
          <w:rFonts w:ascii="Arial" w:hAnsi="Arial" w:cs="Arial"/>
          <w:color w:val="000000" w:themeColor="text1"/>
        </w:rPr>
        <w:t>BP</w:t>
      </w:r>
      <w:r>
        <w:rPr>
          <w:rFonts w:ascii="Arial" w:hAnsi="Arial" w:cs="Arial"/>
          <w:color w:val="000000" w:themeColor="text1"/>
          <w:lang w:val="en-US"/>
        </w:rPr>
        <w:t>C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будут формироваться суммы в соответствующих периодах, когда планируется осуществить освоение затрат, их оплату и, если это капитальные вложения, то спланировать ввод объекта основных средств в эксплуатацию.</w:t>
      </w:r>
    </w:p>
    <w:p w14:paraId="69B93686" w14:textId="518EF8A2" w:rsidR="00260E53" w:rsidRDefault="00260E53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бюджетирования от заказов ТОРО и сетевых графиков на годовом горизонте будет планироваться освоение. Правило расчёта финансирования воздействий приведено в документе </w:t>
      </w:r>
      <w:del w:id="3540" w:author="Попова Дарья Николаевна (Подрядчик. ООО БерингПойнт)" w:date="2021-04-05T14:55:00Z">
        <w:r w:rsidRPr="00260E53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3541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260E53">
        <w:rPr>
          <w:rFonts w:ascii="Arial" w:hAnsi="Arial" w:cs="Arial"/>
          <w:color w:val="000000" w:themeColor="text1"/>
        </w:rPr>
        <w:t xml:space="preserve">Методика планирования и </w:t>
      </w:r>
      <w:r w:rsidRPr="00260E53">
        <w:rPr>
          <w:rFonts w:ascii="Arial" w:hAnsi="Arial" w:cs="Arial"/>
          <w:color w:val="000000" w:themeColor="text1"/>
        </w:rPr>
        <w:lastRenderedPageBreak/>
        <w:t>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», в приложении к которому приводятся примеры форматов планирования финансирования.</w:t>
      </w:r>
    </w:p>
    <w:p w14:paraId="131E9E86" w14:textId="516B2E38" w:rsidR="003952F2" w:rsidRPr="00916FAB" w:rsidRDefault="003952F2" w:rsidP="003952F2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17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Основные данные признака «Поток»</w:t>
      </w:r>
    </w:p>
    <w:tbl>
      <w:tblPr>
        <w:tblW w:w="410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69"/>
        <w:gridCol w:w="4379"/>
      </w:tblGrid>
      <w:tr w:rsidR="001D59EB" w:rsidRPr="00B14753" w14:paraId="4294C64A" w14:textId="77777777" w:rsidTr="00CF1924">
        <w:trPr>
          <w:cantSplit/>
          <w:trHeight w:val="397"/>
          <w:tblHeader/>
          <w:jc w:val="center"/>
        </w:trPr>
        <w:tc>
          <w:tcPr>
            <w:tcW w:w="2377" w:type="pct"/>
            <w:shd w:val="clear" w:color="auto" w:fill="FFC000"/>
            <w:vAlign w:val="center"/>
          </w:tcPr>
          <w:p w14:paraId="3E53E857" w14:textId="422CE0F4" w:rsidR="001D59EB" w:rsidRPr="001D59EB" w:rsidRDefault="001D59EB" w:rsidP="00CF1924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потока</w:t>
            </w:r>
          </w:p>
        </w:tc>
        <w:tc>
          <w:tcPr>
            <w:tcW w:w="2623" w:type="pct"/>
            <w:shd w:val="clear" w:color="auto" w:fill="FFC000"/>
            <w:vAlign w:val="center"/>
          </w:tcPr>
          <w:p w14:paraId="340518CA" w14:textId="6E95E70F" w:rsidR="001D59EB" w:rsidRPr="00B14753" w:rsidRDefault="001D59EB" w:rsidP="00CF1924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Описание </w:t>
            </w:r>
            <w:r w:rsidR="00A856CD">
              <w:rPr>
                <w:rFonts w:ascii="Arial" w:hAnsi="Arial" w:cs="Arial"/>
                <w:b/>
                <w:sz w:val="20"/>
              </w:rPr>
              <w:t>потока</w:t>
            </w:r>
          </w:p>
        </w:tc>
      </w:tr>
      <w:tr w:rsidR="001D59EB" w:rsidRPr="00B14753" w14:paraId="11D629E4" w14:textId="77777777" w:rsidTr="00CF1924">
        <w:trPr>
          <w:cantSplit/>
          <w:jc w:val="center"/>
        </w:trPr>
        <w:tc>
          <w:tcPr>
            <w:tcW w:w="2377" w:type="pct"/>
          </w:tcPr>
          <w:p w14:paraId="6087D49B" w14:textId="42966FFE" w:rsidR="001D59EB" w:rsidRPr="00032743" w:rsidRDefault="00A856CD" w:rsidP="00CF1924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COST</w:t>
            </w:r>
          </w:p>
        </w:tc>
        <w:tc>
          <w:tcPr>
            <w:tcW w:w="2623" w:type="pct"/>
          </w:tcPr>
          <w:p w14:paraId="55F42256" w14:textId="3CC0A044" w:rsidR="001D59EB" w:rsidRPr="00032743" w:rsidRDefault="00A856CD" w:rsidP="00CF1924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Освоение</w:t>
            </w:r>
          </w:p>
        </w:tc>
      </w:tr>
      <w:tr w:rsidR="001D59EB" w:rsidRPr="00B14753" w14:paraId="2F85B9E8" w14:textId="77777777" w:rsidTr="00CF1924">
        <w:trPr>
          <w:cantSplit/>
          <w:jc w:val="center"/>
        </w:trPr>
        <w:tc>
          <w:tcPr>
            <w:tcW w:w="2377" w:type="pct"/>
          </w:tcPr>
          <w:p w14:paraId="6011D1D7" w14:textId="6DDFBC43" w:rsidR="001D59EB" w:rsidRPr="00003D3A" w:rsidRDefault="00A856CD" w:rsidP="00CF1924">
            <w:pPr>
              <w:suppressAutoHyphens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CASH</w:t>
            </w:r>
          </w:p>
        </w:tc>
        <w:tc>
          <w:tcPr>
            <w:tcW w:w="2623" w:type="pct"/>
          </w:tcPr>
          <w:p w14:paraId="26ABFFEC" w14:textId="62B06AF6" w:rsidR="001D59EB" w:rsidRPr="00032743" w:rsidRDefault="00A856CD" w:rsidP="00CF1924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Финансирование</w:t>
            </w:r>
          </w:p>
        </w:tc>
      </w:tr>
      <w:tr w:rsidR="001D59EB" w:rsidRPr="00B14753" w14:paraId="43BDC011" w14:textId="77777777" w:rsidTr="00CF1924">
        <w:trPr>
          <w:cantSplit/>
          <w:jc w:val="center"/>
        </w:trPr>
        <w:tc>
          <w:tcPr>
            <w:tcW w:w="2377" w:type="pct"/>
          </w:tcPr>
          <w:p w14:paraId="3839C376" w14:textId="6F4B076B" w:rsidR="001D59EB" w:rsidRPr="009936BB" w:rsidRDefault="00A856CD" w:rsidP="00CF1924">
            <w:pPr>
              <w:suppressAutoHyphens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FXAS</w:t>
            </w:r>
          </w:p>
        </w:tc>
        <w:tc>
          <w:tcPr>
            <w:tcW w:w="2623" w:type="pct"/>
          </w:tcPr>
          <w:p w14:paraId="1B0C58F7" w14:textId="53DF873B" w:rsidR="001D59EB" w:rsidRDefault="00A856CD" w:rsidP="00CF1924">
            <w:pPr>
              <w:suppressAutoHyphens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Ввод в эксплуатацию</w:t>
            </w:r>
          </w:p>
        </w:tc>
      </w:tr>
    </w:tbl>
    <w:p w14:paraId="1E159DD0" w14:textId="77777777" w:rsidR="001D59EB" w:rsidRDefault="001D59EB" w:rsidP="009936BB">
      <w:pPr>
        <w:spacing w:after="240" w:line="276" w:lineRule="auto"/>
        <w:ind w:firstLine="567"/>
        <w:rPr>
          <w:color w:val="000000" w:themeColor="text1"/>
        </w:rPr>
      </w:pPr>
    </w:p>
    <w:p w14:paraId="7D4FEB6D" w14:textId="74E536D1" w:rsidR="00260E53" w:rsidRDefault="001D59EB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Ввод ОС в эксплуатацию планируется так же в соответствии с приведённой в документе </w:t>
      </w:r>
      <w:del w:id="3542" w:author="Попова Дарья Николаевна (Подрядчик. ООО БерингПойнт)" w:date="2021-04-05T14:55:00Z">
        <w:r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3543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>
        <w:rPr>
          <w:rFonts w:ascii="Arial" w:hAnsi="Arial" w:cs="Arial"/>
          <w:color w:val="000000" w:themeColor="text1"/>
        </w:rPr>
        <w:t xml:space="preserve"> «</w:t>
      </w:r>
      <w:r w:rsidRPr="001D59EB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>
        <w:rPr>
          <w:rFonts w:ascii="Arial" w:hAnsi="Arial" w:cs="Arial"/>
          <w:color w:val="000000" w:themeColor="text1"/>
        </w:rPr>
        <w:t>» правилом, либо вручную в формате планирования.</w:t>
      </w:r>
    </w:p>
    <w:p w14:paraId="567845FF" w14:textId="072DE9B3" w:rsidR="001D59EB" w:rsidRDefault="001D59EB" w:rsidP="009936BB">
      <w:pPr>
        <w:spacing w:after="240" w:line="276" w:lineRule="auto"/>
        <w:ind w:firstLine="567"/>
        <w:rPr>
          <w:color w:val="000000" w:themeColor="text1"/>
        </w:rPr>
      </w:pPr>
      <w:r w:rsidRPr="000A1539">
        <w:rPr>
          <w:rFonts w:ascii="Arial" w:hAnsi="Arial" w:cs="Arial"/>
          <w:color w:val="000000" w:themeColor="text1"/>
        </w:rPr>
        <w:t xml:space="preserve">В хранилище данных </w:t>
      </w:r>
      <w:r w:rsidRPr="000A1539">
        <w:rPr>
          <w:rFonts w:ascii="Arial" w:hAnsi="Arial" w:cs="Arial"/>
          <w:color w:val="000000" w:themeColor="text1"/>
          <w:lang w:val="en-US"/>
        </w:rPr>
        <w:t>BW</w:t>
      </w:r>
      <w:r w:rsidRPr="000A1539">
        <w:rPr>
          <w:rFonts w:ascii="Arial" w:hAnsi="Arial" w:cs="Arial"/>
          <w:color w:val="000000" w:themeColor="text1"/>
        </w:rPr>
        <w:t xml:space="preserve"> используется признак</w:t>
      </w:r>
      <w:r>
        <w:rPr>
          <w:rFonts w:ascii="Arial" w:hAnsi="Arial" w:cs="Arial"/>
          <w:color w:val="000000" w:themeColor="text1"/>
        </w:rPr>
        <w:t xml:space="preserve"> - </w:t>
      </w:r>
      <w:r>
        <w:rPr>
          <w:rFonts w:ascii="Arial" w:hAnsi="Arial" w:cs="Arial"/>
          <w:color w:val="000000" w:themeColor="text1"/>
          <w:lang w:val="en-US"/>
        </w:rPr>
        <w:t>ZFLOW</w:t>
      </w:r>
      <w:r w:rsidRPr="000A1539">
        <w:rPr>
          <w:rFonts w:ascii="Arial" w:hAnsi="Arial" w:cs="Arial"/>
          <w:color w:val="000000" w:themeColor="text1"/>
        </w:rPr>
        <w:t xml:space="preserve"> «</w:t>
      </w:r>
      <w:r>
        <w:rPr>
          <w:rFonts w:ascii="Arial" w:hAnsi="Arial" w:cs="Arial"/>
          <w:color w:val="000000" w:themeColor="text1"/>
          <w:lang w:val="en-US"/>
        </w:rPr>
        <w:t>Flow</w:t>
      </w:r>
      <w:r w:rsidRPr="000A1539">
        <w:rPr>
          <w:rFonts w:ascii="Arial" w:hAnsi="Arial" w:cs="Arial"/>
          <w:color w:val="000000" w:themeColor="text1"/>
        </w:rPr>
        <w:t>»</w:t>
      </w:r>
      <w:r w:rsidRPr="0003274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 типом данных </w:t>
      </w:r>
      <w:r>
        <w:rPr>
          <w:rFonts w:ascii="Arial" w:hAnsi="Arial" w:cs="Arial"/>
          <w:color w:val="000000" w:themeColor="text1"/>
          <w:lang w:val="en-US"/>
        </w:rPr>
        <w:t>CHAR</w:t>
      </w:r>
      <w:r w:rsidRPr="00003D3A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и длиной </w:t>
      </w:r>
      <w:r w:rsidR="00A856CD">
        <w:rPr>
          <w:rFonts w:ascii="Arial" w:hAnsi="Arial" w:cs="Arial"/>
          <w:color w:val="000000" w:themeColor="text1"/>
        </w:rPr>
        <w:t>4</w:t>
      </w:r>
      <w:r>
        <w:rPr>
          <w:rFonts w:ascii="Arial" w:hAnsi="Arial" w:cs="Arial"/>
          <w:color w:val="000000" w:themeColor="text1"/>
        </w:rPr>
        <w:t xml:space="preserve"> символа</w:t>
      </w:r>
      <w:r w:rsidRPr="000A1539">
        <w:rPr>
          <w:rFonts w:ascii="Arial" w:hAnsi="Arial" w:cs="Arial"/>
          <w:color w:val="000000" w:themeColor="text1"/>
        </w:rPr>
        <w:t xml:space="preserve">. </w:t>
      </w:r>
      <w:r w:rsidRPr="006E187D">
        <w:rPr>
          <w:rFonts w:ascii="Arial" w:hAnsi="Arial" w:cs="Arial"/>
          <w:color w:val="000000" w:themeColor="text1"/>
        </w:rPr>
        <w:t xml:space="preserve">Основные данные признака будут </w:t>
      </w:r>
      <w:r>
        <w:rPr>
          <w:rFonts w:ascii="Arial" w:hAnsi="Arial" w:cs="Arial"/>
          <w:color w:val="000000" w:themeColor="text1"/>
        </w:rPr>
        <w:t xml:space="preserve">вестись </w:t>
      </w:r>
      <w:r w:rsidRPr="006E187D">
        <w:rPr>
          <w:rFonts w:ascii="Arial" w:hAnsi="Arial" w:cs="Arial"/>
          <w:color w:val="000000" w:themeColor="text1"/>
        </w:rPr>
        <w:t>вручную с помощ</w:t>
      </w:r>
      <w:r>
        <w:rPr>
          <w:rFonts w:ascii="Arial" w:hAnsi="Arial" w:cs="Arial"/>
          <w:color w:val="000000" w:themeColor="text1"/>
        </w:rPr>
        <w:t>ью транзакции RSDMD «Ведение ос</w:t>
      </w:r>
      <w:r w:rsidRPr="006E187D">
        <w:rPr>
          <w:rFonts w:ascii="Arial" w:hAnsi="Arial" w:cs="Arial"/>
          <w:color w:val="000000" w:themeColor="text1"/>
        </w:rPr>
        <w:t>новных данных с предварительным выбором».</w:t>
      </w:r>
    </w:p>
    <w:p w14:paraId="37B5BD6B" w14:textId="77777777" w:rsidR="00267540" w:rsidRPr="009936BB" w:rsidRDefault="00267540" w:rsidP="009936BB">
      <w:pPr>
        <w:spacing w:after="240" w:line="276" w:lineRule="auto"/>
        <w:ind w:firstLine="567"/>
        <w:rPr>
          <w:color w:val="000000" w:themeColor="text1"/>
        </w:rPr>
      </w:pPr>
    </w:p>
    <w:p w14:paraId="273C2F38" w14:textId="6F422D05" w:rsidR="00090E81" w:rsidRPr="002E20E5" w:rsidRDefault="00090E81">
      <w:pPr>
        <w:pStyle w:val="3"/>
      </w:pPr>
      <w:bookmarkStart w:id="3544" w:name="_Toc68528507"/>
      <w:r w:rsidRPr="002E20E5">
        <w:t>Бюджетная кампания</w:t>
      </w:r>
      <w:bookmarkEnd w:id="3544"/>
    </w:p>
    <w:p w14:paraId="4AEC36F5" w14:textId="58D6428B" w:rsidR="00C66304" w:rsidRDefault="003F6D96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ins w:id="3545" w:author="Попова Дарья" w:date="2021-03-11T21:10:00Z">
        <w:r>
          <w:rPr>
            <w:rFonts w:ascii="Arial" w:hAnsi="Arial" w:cs="Arial"/>
            <w:color w:val="000000" w:themeColor="text1"/>
          </w:rPr>
          <w:t>А</w:t>
        </w:r>
      </w:ins>
      <w:del w:id="3546" w:author="Попова Дарья" w:date="2021-03-11T21:07:00Z">
        <w:r w:rsidR="00C66304" w:rsidDel="003F6D96">
          <w:rPr>
            <w:rFonts w:ascii="Arial" w:hAnsi="Arial" w:cs="Arial"/>
            <w:color w:val="000000" w:themeColor="text1"/>
          </w:rPr>
          <w:delText>А</w:delText>
        </w:r>
      </w:del>
      <w:r w:rsidR="00C66304">
        <w:rPr>
          <w:rFonts w:ascii="Arial" w:hAnsi="Arial" w:cs="Arial"/>
          <w:color w:val="000000" w:themeColor="text1"/>
        </w:rPr>
        <w:t>налитик</w:t>
      </w:r>
      <w:ins w:id="3547" w:author="Попова Дарья" w:date="2021-03-11T21:07:00Z">
        <w:r>
          <w:rPr>
            <w:rFonts w:ascii="Arial" w:hAnsi="Arial" w:cs="Arial"/>
            <w:color w:val="000000" w:themeColor="text1"/>
          </w:rPr>
          <w:t>а</w:t>
        </w:r>
      </w:ins>
      <w:r w:rsidR="00C66304">
        <w:rPr>
          <w:rFonts w:ascii="Arial" w:hAnsi="Arial" w:cs="Arial"/>
          <w:color w:val="000000" w:themeColor="text1"/>
        </w:rPr>
        <w:t xml:space="preserve"> годового, среднесрочного и долгосрочного бюджетов, позволяющая отделить друг от друга данные одного и того же периода, но созданные в разные года планирования.</w:t>
      </w:r>
    </w:p>
    <w:p w14:paraId="63053702" w14:textId="77777777" w:rsidR="00090E81" w:rsidRDefault="00D53A1F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53A1F">
        <w:rPr>
          <w:rFonts w:ascii="Arial" w:hAnsi="Arial" w:cs="Arial"/>
          <w:color w:val="000000" w:themeColor="text1"/>
        </w:rPr>
        <w:t xml:space="preserve">Поскольку бюджеты планируются с горизонтом больше одного года, то один и тот же период </w:t>
      </w:r>
      <w:r w:rsidR="00CD4FAB">
        <w:rPr>
          <w:rFonts w:ascii="Arial" w:hAnsi="Arial" w:cs="Arial"/>
          <w:color w:val="000000" w:themeColor="text1"/>
        </w:rPr>
        <w:t xml:space="preserve">бюджета </w:t>
      </w:r>
      <w:r w:rsidRPr="00D53A1F">
        <w:rPr>
          <w:rFonts w:ascii="Arial" w:hAnsi="Arial" w:cs="Arial"/>
          <w:color w:val="000000" w:themeColor="text1"/>
        </w:rPr>
        <w:t xml:space="preserve">может быть запланирован в рамках бюджетных кампаний разных лет. Например, третий период текущего среднесрочного бюджета в следующем среднесрочном бюджете будет </w:t>
      </w:r>
      <w:r w:rsidR="00CD4FAB">
        <w:rPr>
          <w:rFonts w:ascii="Arial" w:hAnsi="Arial" w:cs="Arial"/>
          <w:color w:val="000000" w:themeColor="text1"/>
        </w:rPr>
        <w:t xml:space="preserve">планироваться </w:t>
      </w:r>
      <w:r w:rsidRPr="00D53A1F">
        <w:rPr>
          <w:rFonts w:ascii="Arial" w:hAnsi="Arial" w:cs="Arial"/>
          <w:color w:val="000000" w:themeColor="text1"/>
        </w:rPr>
        <w:t>вторым периодом. Для разделения результатов планирования одного и того же периода в различные года формирования бюджета будет реализована аналитика «бюджетная кампания». С её помощью можно будет спланировать, а в последствии проанализировать изменения в планировании одного и того же периода по мере приближения к нему.</w:t>
      </w:r>
    </w:p>
    <w:p w14:paraId="5A1C380B" w14:textId="77777777" w:rsidR="0072063B" w:rsidRPr="00DB0474" w:rsidRDefault="0072063B" w:rsidP="0072063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E187D">
        <w:rPr>
          <w:rFonts w:ascii="Arial" w:hAnsi="Arial" w:cs="Arial"/>
          <w:color w:val="000000" w:themeColor="text1"/>
        </w:rPr>
        <w:t xml:space="preserve">В хранилище данных BW будет создан </w:t>
      </w:r>
      <w:r w:rsidRPr="00535B67">
        <w:rPr>
          <w:rFonts w:ascii="Arial" w:hAnsi="Arial" w:cs="Arial"/>
          <w:color w:val="000000" w:themeColor="text1"/>
        </w:rPr>
        <w:t>признак - Z</w:t>
      </w:r>
      <w:r w:rsidR="00535B67" w:rsidRPr="00535B67">
        <w:rPr>
          <w:rFonts w:ascii="Arial" w:hAnsi="Arial" w:cs="Arial"/>
          <w:color w:val="000000" w:themeColor="text1"/>
          <w:lang w:val="en-US"/>
        </w:rPr>
        <w:t>BDGCAMP</w:t>
      </w:r>
      <w:r w:rsidRPr="00535B67">
        <w:rPr>
          <w:rFonts w:ascii="Arial" w:hAnsi="Arial" w:cs="Arial"/>
          <w:color w:val="000000" w:themeColor="text1"/>
        </w:rPr>
        <w:t xml:space="preserve"> «</w:t>
      </w:r>
      <w:r w:rsidR="00535B67" w:rsidRPr="00535B67">
        <w:rPr>
          <w:rFonts w:ascii="Arial" w:hAnsi="Arial" w:cs="Arial"/>
          <w:color w:val="000000" w:themeColor="text1"/>
          <w:lang w:val="en-US"/>
        </w:rPr>
        <w:t>Budget</w:t>
      </w:r>
      <w:r w:rsidRPr="00535B67">
        <w:rPr>
          <w:rFonts w:ascii="Arial" w:hAnsi="Arial" w:cs="Arial"/>
          <w:color w:val="000000" w:themeColor="text1"/>
        </w:rPr>
        <w:t xml:space="preserve"> </w:t>
      </w:r>
      <w:r w:rsidR="00535B67" w:rsidRPr="00535B67">
        <w:rPr>
          <w:rFonts w:ascii="Arial" w:hAnsi="Arial" w:cs="Arial"/>
          <w:color w:val="000000" w:themeColor="text1"/>
          <w:lang w:val="en-US"/>
        </w:rPr>
        <w:t>campaign</w:t>
      </w:r>
      <w:r w:rsidRPr="00535B67">
        <w:rPr>
          <w:rFonts w:ascii="Arial" w:hAnsi="Arial" w:cs="Arial"/>
          <w:color w:val="000000" w:themeColor="text1"/>
        </w:rPr>
        <w:t>»</w:t>
      </w:r>
      <w:r w:rsidR="00CD4FAB">
        <w:rPr>
          <w:rFonts w:ascii="Arial" w:hAnsi="Arial" w:cs="Arial"/>
          <w:color w:val="000000" w:themeColor="text1"/>
        </w:rPr>
        <w:t xml:space="preserve"> с типом данных </w:t>
      </w:r>
      <w:r w:rsidR="00CD4FAB">
        <w:rPr>
          <w:rFonts w:ascii="Arial" w:hAnsi="Arial" w:cs="Arial"/>
          <w:color w:val="000000" w:themeColor="text1"/>
          <w:lang w:val="en-US"/>
        </w:rPr>
        <w:t>CHAR</w:t>
      </w:r>
      <w:r w:rsidR="00CD4FAB" w:rsidRPr="00003D3A">
        <w:rPr>
          <w:rFonts w:ascii="Arial" w:hAnsi="Arial" w:cs="Arial"/>
          <w:color w:val="000000" w:themeColor="text1"/>
        </w:rPr>
        <w:t xml:space="preserve"> </w:t>
      </w:r>
      <w:r w:rsidR="00CD4FAB">
        <w:rPr>
          <w:rFonts w:ascii="Arial" w:hAnsi="Arial" w:cs="Arial"/>
          <w:color w:val="000000" w:themeColor="text1"/>
        </w:rPr>
        <w:t>и длиной 4 символа</w:t>
      </w:r>
      <w:r w:rsidRPr="00535B67">
        <w:rPr>
          <w:rFonts w:ascii="Arial" w:hAnsi="Arial" w:cs="Arial"/>
          <w:color w:val="000000" w:themeColor="text1"/>
        </w:rPr>
        <w:t>. Основные</w:t>
      </w:r>
      <w:r w:rsidRPr="006E187D">
        <w:rPr>
          <w:rFonts w:ascii="Arial" w:hAnsi="Arial" w:cs="Arial"/>
          <w:color w:val="000000" w:themeColor="text1"/>
        </w:rPr>
        <w:t xml:space="preserve"> данные признака будут </w:t>
      </w:r>
      <w:r w:rsidR="00CD4FAB">
        <w:rPr>
          <w:rFonts w:ascii="Arial" w:hAnsi="Arial" w:cs="Arial"/>
          <w:color w:val="000000" w:themeColor="text1"/>
        </w:rPr>
        <w:t>вестись</w:t>
      </w:r>
      <w:r w:rsidRPr="006E187D">
        <w:rPr>
          <w:rFonts w:ascii="Arial" w:hAnsi="Arial" w:cs="Arial"/>
          <w:color w:val="000000" w:themeColor="text1"/>
        </w:rPr>
        <w:t xml:space="preserve"> вручную с помощ</w:t>
      </w:r>
      <w:r>
        <w:rPr>
          <w:rFonts w:ascii="Arial" w:hAnsi="Arial" w:cs="Arial"/>
          <w:color w:val="000000" w:themeColor="text1"/>
        </w:rPr>
        <w:t>ью транзакции RSDMD «Ведение ос</w:t>
      </w:r>
      <w:r w:rsidRPr="006E187D">
        <w:rPr>
          <w:rFonts w:ascii="Arial" w:hAnsi="Arial" w:cs="Arial"/>
          <w:color w:val="000000" w:themeColor="text1"/>
        </w:rPr>
        <w:t>новных данных с предварительным выбором».</w:t>
      </w:r>
    </w:p>
    <w:p w14:paraId="079EE28E" w14:textId="0D300C31" w:rsidR="00CD4FAB" w:rsidRPr="00916FAB" w:rsidRDefault="00CD4FAB" w:rsidP="00CD4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18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Основные данные признака «Бюджетная кампания»</w:t>
      </w:r>
    </w:p>
    <w:tbl>
      <w:tblPr>
        <w:tblW w:w="410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969"/>
        <w:gridCol w:w="4379"/>
      </w:tblGrid>
      <w:tr w:rsidR="00CD4FAB" w:rsidRPr="00B14753" w14:paraId="59E96FC6" w14:textId="77777777" w:rsidTr="00FA728E">
        <w:trPr>
          <w:cantSplit/>
          <w:trHeight w:val="397"/>
          <w:tblHeader/>
          <w:jc w:val="center"/>
        </w:trPr>
        <w:tc>
          <w:tcPr>
            <w:tcW w:w="2377" w:type="pct"/>
            <w:shd w:val="clear" w:color="auto" w:fill="FFC000"/>
            <w:vAlign w:val="center"/>
          </w:tcPr>
          <w:p w14:paraId="75660BEB" w14:textId="77777777" w:rsidR="00CD4FAB" w:rsidRPr="00032743" w:rsidRDefault="00CD4FAB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бюджетной кампании</w:t>
            </w:r>
          </w:p>
        </w:tc>
        <w:tc>
          <w:tcPr>
            <w:tcW w:w="2623" w:type="pct"/>
            <w:shd w:val="clear" w:color="auto" w:fill="FFC000"/>
            <w:vAlign w:val="center"/>
          </w:tcPr>
          <w:p w14:paraId="66E42843" w14:textId="77777777" w:rsidR="00CD4FAB" w:rsidRPr="00B14753" w:rsidRDefault="00CD4FAB" w:rsidP="00FA728E">
            <w:pPr>
              <w:suppressAutoHyphens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Описание бюджетной кампании</w:t>
            </w:r>
          </w:p>
        </w:tc>
      </w:tr>
      <w:tr w:rsidR="00CD4FAB" w:rsidRPr="00B14753" w14:paraId="6479524E" w14:textId="77777777" w:rsidTr="00FA728E">
        <w:trPr>
          <w:cantSplit/>
          <w:jc w:val="center"/>
        </w:trPr>
        <w:tc>
          <w:tcPr>
            <w:tcW w:w="2377" w:type="pct"/>
          </w:tcPr>
          <w:p w14:paraId="6B71EC2C" w14:textId="77777777" w:rsidR="00CD4FAB" w:rsidRPr="00382A14" w:rsidRDefault="00CD4FAB" w:rsidP="00FA728E">
            <w:pPr>
              <w:suppressAutoHyphens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="00382A14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623" w:type="pct"/>
          </w:tcPr>
          <w:p w14:paraId="0C7E4DBF" w14:textId="77777777" w:rsidR="00CD4FAB" w:rsidRPr="00032743" w:rsidRDefault="00382A14" w:rsidP="00FA728E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Кампания 2020</w:t>
            </w:r>
          </w:p>
        </w:tc>
      </w:tr>
      <w:tr w:rsidR="00CD4FAB" w:rsidRPr="00B14753" w14:paraId="0E9A505C" w14:textId="77777777" w:rsidTr="00FA728E">
        <w:trPr>
          <w:cantSplit/>
          <w:jc w:val="center"/>
        </w:trPr>
        <w:tc>
          <w:tcPr>
            <w:tcW w:w="2377" w:type="pct"/>
          </w:tcPr>
          <w:p w14:paraId="1D5763D6" w14:textId="77777777" w:rsidR="00CD4FAB" w:rsidRPr="00CD4FAB" w:rsidRDefault="00382A14" w:rsidP="00FA728E">
            <w:pPr>
              <w:suppressAutoHyphens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2022</w:t>
            </w:r>
          </w:p>
        </w:tc>
        <w:tc>
          <w:tcPr>
            <w:tcW w:w="2623" w:type="pct"/>
          </w:tcPr>
          <w:p w14:paraId="3C9DD8FE" w14:textId="77777777" w:rsidR="00CD4FAB" w:rsidRPr="00032743" w:rsidRDefault="00382A14" w:rsidP="00FA728E">
            <w:pPr>
              <w:suppressAutoHyphens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Кампания 2021</w:t>
            </w:r>
          </w:p>
        </w:tc>
      </w:tr>
      <w:tr w:rsidR="00CD4FAB" w:rsidRPr="00B14753" w14:paraId="68188E1C" w14:textId="77777777" w:rsidTr="00FA728E">
        <w:trPr>
          <w:cantSplit/>
          <w:jc w:val="center"/>
        </w:trPr>
        <w:tc>
          <w:tcPr>
            <w:tcW w:w="2377" w:type="pct"/>
          </w:tcPr>
          <w:p w14:paraId="510982DB" w14:textId="77777777" w:rsidR="00CD4FAB" w:rsidRPr="00CD4FAB" w:rsidRDefault="00382A14" w:rsidP="00FA728E">
            <w:pPr>
              <w:suppressAutoHyphens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2022</w:t>
            </w:r>
          </w:p>
        </w:tc>
        <w:tc>
          <w:tcPr>
            <w:tcW w:w="2623" w:type="pct"/>
          </w:tcPr>
          <w:p w14:paraId="74EDF68E" w14:textId="77777777" w:rsidR="00CD4FAB" w:rsidRDefault="00382A14" w:rsidP="00FA728E">
            <w:pPr>
              <w:suppressAutoHyphens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Кампания 2022</w:t>
            </w:r>
          </w:p>
        </w:tc>
      </w:tr>
      <w:tr w:rsidR="00CD4FAB" w:rsidRPr="00B14753" w14:paraId="19BFB25D" w14:textId="77777777" w:rsidTr="00FA728E">
        <w:trPr>
          <w:cantSplit/>
          <w:jc w:val="center"/>
        </w:trPr>
        <w:tc>
          <w:tcPr>
            <w:tcW w:w="2377" w:type="pct"/>
          </w:tcPr>
          <w:p w14:paraId="1110B100" w14:textId="77777777" w:rsidR="00CD4FAB" w:rsidRDefault="00CD4FAB" w:rsidP="00FA728E">
            <w:pPr>
              <w:suppressAutoHyphens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…</w:t>
            </w:r>
          </w:p>
        </w:tc>
        <w:tc>
          <w:tcPr>
            <w:tcW w:w="2623" w:type="pct"/>
          </w:tcPr>
          <w:p w14:paraId="486304E5" w14:textId="77777777" w:rsidR="00CD4FAB" w:rsidRDefault="00CD4FAB" w:rsidP="00FA728E">
            <w:pPr>
              <w:suppressAutoHyphens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…</w:t>
            </w:r>
          </w:p>
        </w:tc>
      </w:tr>
      <w:tr w:rsidR="00CD4FAB" w:rsidRPr="00B14753" w14:paraId="51AA6B12" w14:textId="77777777" w:rsidTr="00FA728E">
        <w:trPr>
          <w:cantSplit/>
          <w:jc w:val="center"/>
        </w:trPr>
        <w:tc>
          <w:tcPr>
            <w:tcW w:w="2377" w:type="pct"/>
          </w:tcPr>
          <w:p w14:paraId="6A2A6636" w14:textId="77777777" w:rsidR="00CD4FAB" w:rsidRDefault="00CD4FAB" w:rsidP="00FA728E">
            <w:pPr>
              <w:suppressAutoHyphens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</w:t>
            </w:r>
            <w:r w:rsidR="00382A14"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2623" w:type="pct"/>
          </w:tcPr>
          <w:p w14:paraId="77A009F1" w14:textId="77777777" w:rsidR="00CD4FAB" w:rsidRDefault="00382A14" w:rsidP="00FA728E">
            <w:pPr>
              <w:suppressAutoHyphens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Кампания 2040</w:t>
            </w:r>
          </w:p>
        </w:tc>
      </w:tr>
    </w:tbl>
    <w:p w14:paraId="11DA6995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03113D05" w14:textId="77777777" w:rsidR="00090E81" w:rsidRDefault="00090E81">
      <w:pPr>
        <w:pStyle w:val="3"/>
      </w:pPr>
      <w:bookmarkStart w:id="3548" w:name="_Toc68528508"/>
      <w:r w:rsidRPr="00DB0474">
        <w:t>Период</w:t>
      </w:r>
      <w:bookmarkEnd w:id="3548"/>
    </w:p>
    <w:p w14:paraId="475E8BA8" w14:textId="515D0338" w:rsidR="00E74B51" w:rsidRDefault="00017E9B" w:rsidP="002E20E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Аналитики </w:t>
      </w:r>
      <w:r w:rsidR="00607FC3">
        <w:rPr>
          <w:rFonts w:ascii="Arial" w:hAnsi="Arial" w:cs="Arial"/>
          <w:color w:val="000000" w:themeColor="text1"/>
        </w:rPr>
        <w:t>годового, среднесрочного и дол</w:t>
      </w:r>
      <w:r>
        <w:rPr>
          <w:rFonts w:ascii="Arial" w:hAnsi="Arial" w:cs="Arial"/>
          <w:color w:val="000000" w:themeColor="text1"/>
        </w:rPr>
        <w:t>госрочного бюджетов, определяющая период планирования воздействий.</w:t>
      </w:r>
      <w:r w:rsid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Период планирования состоит из двух аналитик</w:t>
      </w:r>
      <w:del w:id="3549" w:author="Попова Дарья" w:date="2021-03-11T21:08:00Z">
        <w:r w:rsidDel="003F6D96">
          <w:rPr>
            <w:rFonts w:ascii="Arial" w:hAnsi="Arial" w:cs="Arial"/>
            <w:color w:val="000000" w:themeColor="text1"/>
          </w:rPr>
          <w:delText>,</w:delText>
        </w:r>
      </w:del>
      <w:ins w:id="3550" w:author="Попова Дарья" w:date="2021-03-11T21:08:00Z">
        <w:r w:rsidR="003F6D96">
          <w:rPr>
            <w:rFonts w:ascii="Arial" w:hAnsi="Arial" w:cs="Arial"/>
            <w:color w:val="000000" w:themeColor="text1"/>
          </w:rPr>
          <w:t xml:space="preserve"> –</w:t>
        </w:r>
      </w:ins>
      <w:r>
        <w:rPr>
          <w:rFonts w:ascii="Arial" w:hAnsi="Arial" w:cs="Arial"/>
          <w:color w:val="000000" w:themeColor="text1"/>
        </w:rPr>
        <w:t xml:space="preserve"> это год </w:t>
      </w:r>
      <w:r w:rsidR="002E20E5">
        <w:rPr>
          <w:rFonts w:ascii="Arial" w:hAnsi="Arial" w:cs="Arial"/>
          <w:color w:val="000000" w:themeColor="text1"/>
        </w:rPr>
        <w:t>и месяц.</w:t>
      </w:r>
    </w:p>
    <w:p w14:paraId="112097A2" w14:textId="77777777" w:rsidR="002E20E5" w:rsidRDefault="002E20E5" w:rsidP="002E20E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хранилище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данных</w:t>
      </w:r>
      <w:r w:rsidRPr="002E20E5">
        <w:rPr>
          <w:rFonts w:ascii="Arial" w:hAnsi="Arial" w:cs="Arial"/>
          <w:color w:val="000000" w:themeColor="text1"/>
        </w:rPr>
        <w:t xml:space="preserve"> </w:t>
      </w:r>
      <w:r w:rsidRPr="002E20E5">
        <w:rPr>
          <w:rFonts w:ascii="Arial" w:hAnsi="Arial" w:cs="Arial"/>
          <w:color w:val="000000" w:themeColor="text1"/>
          <w:lang w:val="en-US"/>
        </w:rPr>
        <w:t>BW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используется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признаки</w:t>
      </w:r>
      <w:r w:rsidRPr="002E20E5">
        <w:rPr>
          <w:rFonts w:ascii="Arial" w:hAnsi="Arial" w:cs="Arial"/>
          <w:color w:val="000000" w:themeColor="text1"/>
        </w:rPr>
        <w:t>: 0</w:t>
      </w:r>
      <w:r w:rsidRPr="002E20E5">
        <w:rPr>
          <w:rFonts w:ascii="Arial" w:hAnsi="Arial" w:cs="Arial"/>
          <w:color w:val="000000" w:themeColor="text1"/>
          <w:lang w:val="en-US"/>
        </w:rPr>
        <w:t>CALYEAR</w:t>
      </w:r>
      <w:r w:rsidRPr="002E20E5">
        <w:rPr>
          <w:rFonts w:ascii="Arial" w:hAnsi="Arial" w:cs="Arial"/>
          <w:color w:val="000000" w:themeColor="text1"/>
        </w:rPr>
        <w:t xml:space="preserve"> «</w:t>
      </w:r>
      <w:r>
        <w:rPr>
          <w:rFonts w:ascii="Arial" w:hAnsi="Arial" w:cs="Arial"/>
          <w:color w:val="000000" w:themeColor="text1"/>
          <w:lang w:val="en-US"/>
        </w:rPr>
        <w:t>Calendar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year</w:t>
      </w:r>
      <w:r w:rsidRPr="002E20E5">
        <w:rPr>
          <w:rFonts w:ascii="Arial" w:hAnsi="Arial" w:cs="Arial"/>
          <w:color w:val="000000" w:themeColor="text1"/>
        </w:rPr>
        <w:t xml:space="preserve">» </w:t>
      </w:r>
      <w:r>
        <w:rPr>
          <w:rFonts w:ascii="Arial" w:hAnsi="Arial" w:cs="Arial"/>
          <w:color w:val="000000" w:themeColor="text1"/>
        </w:rPr>
        <w:t xml:space="preserve">с типом данных NUMC и длиной 4 символа и </w:t>
      </w:r>
      <w:r w:rsidRPr="002E20E5">
        <w:rPr>
          <w:rFonts w:ascii="Arial" w:hAnsi="Arial" w:cs="Arial"/>
          <w:color w:val="000000" w:themeColor="text1"/>
        </w:rPr>
        <w:t>0CALMONTH2</w:t>
      </w:r>
      <w:r>
        <w:rPr>
          <w:rFonts w:ascii="Arial" w:hAnsi="Arial" w:cs="Arial"/>
          <w:color w:val="000000" w:themeColor="text1"/>
        </w:rPr>
        <w:t xml:space="preserve"> «</w:t>
      </w:r>
      <w:r>
        <w:rPr>
          <w:rFonts w:ascii="Arial" w:hAnsi="Arial" w:cs="Arial"/>
          <w:color w:val="000000" w:themeColor="text1"/>
          <w:lang w:val="en-US"/>
        </w:rPr>
        <w:t>Calendar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month</w:t>
      </w:r>
      <w:r>
        <w:rPr>
          <w:rFonts w:ascii="Arial" w:hAnsi="Arial" w:cs="Arial"/>
          <w:color w:val="000000" w:themeColor="text1"/>
        </w:rPr>
        <w:t>»</w:t>
      </w:r>
      <w:r w:rsidRPr="002E20E5">
        <w:rPr>
          <w:rFonts w:ascii="Arial" w:hAnsi="Arial" w:cs="Arial"/>
          <w:color w:val="000000" w:themeColor="text1"/>
        </w:rPr>
        <w:t xml:space="preserve"> с типом данных </w:t>
      </w:r>
      <w:r>
        <w:rPr>
          <w:rFonts w:ascii="Arial" w:hAnsi="Arial" w:cs="Arial"/>
          <w:color w:val="000000" w:themeColor="text1"/>
          <w:lang w:val="en-US"/>
        </w:rPr>
        <w:t>NUMC</w:t>
      </w:r>
      <w:r w:rsidRPr="002E20E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и длиной 2 символа</w:t>
      </w:r>
      <w:r w:rsidRPr="002E20E5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>Доступ к основным данным признака осуществляется с помощью</w:t>
      </w:r>
      <w:r w:rsidRPr="00313F04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стандартного </w:t>
      </w:r>
      <w:r w:rsidRPr="005271C9">
        <w:rPr>
          <w:rFonts w:ascii="Arial" w:hAnsi="Arial" w:cs="Arial"/>
          <w:color w:val="000000" w:themeColor="text1"/>
        </w:rPr>
        <w:t>ABAP</w:t>
      </w:r>
      <w:r w:rsidRPr="00313F04">
        <w:rPr>
          <w:rFonts w:ascii="Arial" w:hAnsi="Arial" w:cs="Arial"/>
          <w:color w:val="000000" w:themeColor="text1"/>
        </w:rPr>
        <w:t>-</w:t>
      </w:r>
      <w:r>
        <w:rPr>
          <w:rFonts w:ascii="Arial" w:hAnsi="Arial" w:cs="Arial"/>
          <w:color w:val="000000" w:themeColor="text1"/>
        </w:rPr>
        <w:t>класс</w:t>
      </w:r>
      <w:r w:rsidR="00386B4E">
        <w:rPr>
          <w:rFonts w:ascii="Arial" w:hAnsi="Arial" w:cs="Arial"/>
          <w:color w:val="000000" w:themeColor="text1"/>
        </w:rPr>
        <w:t>а.</w:t>
      </w:r>
    </w:p>
    <w:p w14:paraId="2A65E60A" w14:textId="77777777" w:rsidR="00E74B51" w:rsidRDefault="00017E9B" w:rsidP="00E74B5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зависимости от горизонта планирования меняется заполнение аналитик. Так, </w:t>
      </w:r>
      <w:r w:rsidR="00E74B51">
        <w:rPr>
          <w:rFonts w:ascii="Arial" w:hAnsi="Arial" w:cs="Arial"/>
          <w:color w:val="000000" w:themeColor="text1"/>
        </w:rPr>
        <w:t>на</w:t>
      </w:r>
      <w:r>
        <w:rPr>
          <w:rFonts w:ascii="Arial" w:hAnsi="Arial" w:cs="Arial"/>
          <w:color w:val="000000" w:themeColor="text1"/>
        </w:rPr>
        <w:t xml:space="preserve"> </w:t>
      </w:r>
      <w:r w:rsidR="00E74B51">
        <w:rPr>
          <w:rFonts w:ascii="Arial" w:hAnsi="Arial" w:cs="Arial"/>
          <w:color w:val="000000" w:themeColor="text1"/>
        </w:rPr>
        <w:t xml:space="preserve">горизонте первого года </w:t>
      </w:r>
      <w:r>
        <w:rPr>
          <w:rFonts w:ascii="Arial" w:hAnsi="Arial" w:cs="Arial"/>
          <w:color w:val="000000" w:themeColor="text1"/>
        </w:rPr>
        <w:t>заполняется значе</w:t>
      </w:r>
      <w:r w:rsidR="00386B4E">
        <w:rPr>
          <w:rFonts w:ascii="Arial" w:hAnsi="Arial" w:cs="Arial"/>
          <w:color w:val="000000" w:themeColor="text1"/>
        </w:rPr>
        <w:t xml:space="preserve">ние и года, </w:t>
      </w:r>
      <w:r w:rsidR="00E74B51">
        <w:rPr>
          <w:rFonts w:ascii="Arial" w:hAnsi="Arial" w:cs="Arial"/>
          <w:color w:val="000000" w:themeColor="text1"/>
        </w:rPr>
        <w:t xml:space="preserve">и месяца, в то время </w:t>
      </w:r>
      <w:r>
        <w:rPr>
          <w:rFonts w:ascii="Arial" w:hAnsi="Arial" w:cs="Arial"/>
          <w:color w:val="000000" w:themeColor="text1"/>
        </w:rPr>
        <w:t>как начиная со второго года, то есть на среднесрочный и долгосро</w:t>
      </w:r>
      <w:r w:rsidR="00E74B51">
        <w:rPr>
          <w:rFonts w:ascii="Arial" w:hAnsi="Arial" w:cs="Arial"/>
          <w:color w:val="000000" w:themeColor="text1"/>
        </w:rPr>
        <w:t>чный горизонты, заполняется только значения аналитики год. Например, при формировании трёх бюджетов в бюджетную кампания 2020 будут заполнены следующий значения аналитик периода.</w:t>
      </w:r>
    </w:p>
    <w:tbl>
      <w:tblPr>
        <w:tblW w:w="9534" w:type="dxa"/>
        <w:jc w:val="center"/>
        <w:tblLook w:val="04A0" w:firstRow="1" w:lastRow="0" w:firstColumn="1" w:lastColumn="0" w:noHBand="0" w:noVBand="1"/>
      </w:tblPr>
      <w:tblGrid>
        <w:gridCol w:w="1004"/>
        <w:gridCol w:w="1690"/>
        <w:gridCol w:w="473"/>
        <w:gridCol w:w="533"/>
        <w:gridCol w:w="533"/>
        <w:gridCol w:w="416"/>
        <w:gridCol w:w="533"/>
        <w:gridCol w:w="1001"/>
        <w:gridCol w:w="1001"/>
        <w:gridCol w:w="1001"/>
        <w:gridCol w:w="416"/>
        <w:gridCol w:w="1001"/>
      </w:tblGrid>
      <w:tr w:rsidR="002E20E5" w:rsidRPr="002E20E5" w14:paraId="30E7DF90" w14:textId="77777777" w:rsidTr="002E20E5">
        <w:trPr>
          <w:trHeight w:val="300"/>
          <w:jc w:val="center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6CC5A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4D72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684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C89E375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Долгосрочный бюджет</w:t>
            </w:r>
          </w:p>
        </w:tc>
      </w:tr>
      <w:tr w:rsidR="002E20E5" w:rsidRPr="002E20E5" w14:paraId="031C3A3F" w14:textId="77777777" w:rsidTr="002E20E5">
        <w:trPr>
          <w:trHeight w:val="300"/>
          <w:jc w:val="center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6BE8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07FE5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4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vAlign w:val="bottom"/>
            <w:hideMark/>
          </w:tcPr>
          <w:p w14:paraId="41C73B26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Среднесрочный бюджет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FB2C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47CB5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0EA9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2E20E5" w:rsidRPr="002E20E5" w14:paraId="72483F36" w14:textId="77777777" w:rsidTr="00776332">
        <w:trPr>
          <w:trHeight w:val="300"/>
          <w:jc w:val="center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35FC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B001B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45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noWrap/>
            <w:vAlign w:val="bottom"/>
            <w:hideMark/>
          </w:tcPr>
          <w:p w14:paraId="28EFEA72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Годовой бюджет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1DAB4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E336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74D1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6CD6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E31C5" w14:textId="77777777" w:rsidR="002E20E5" w:rsidRPr="002E20E5" w:rsidRDefault="002E20E5" w:rsidP="002E20E5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2E20E5" w:rsidRPr="002E20E5" w14:paraId="27C2EBB6" w14:textId="77777777" w:rsidTr="002E20E5">
        <w:trPr>
          <w:trHeight w:val="300"/>
          <w:jc w:val="center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E2FE" w14:textId="77777777" w:rsidR="002E20E5" w:rsidRPr="002E20E5" w:rsidRDefault="002E20E5" w:rsidP="002E20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Год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052A" w14:textId="77777777" w:rsidR="002E20E5" w:rsidRPr="002E20E5" w:rsidRDefault="002E20E5" w:rsidP="002E20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63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0CALYEAR</w:t>
            </w:r>
          </w:p>
        </w:tc>
        <w:tc>
          <w:tcPr>
            <w:tcW w:w="24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4DC66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2020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7FB1C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2021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95B01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2022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1C8B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2023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4B88B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8813E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2029</w:t>
            </w:r>
          </w:p>
        </w:tc>
      </w:tr>
      <w:tr w:rsidR="002E20E5" w:rsidRPr="002E20E5" w14:paraId="708455D6" w14:textId="77777777" w:rsidTr="002E20E5">
        <w:trPr>
          <w:trHeight w:val="300"/>
          <w:jc w:val="center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63D4" w14:textId="77777777" w:rsidR="002E20E5" w:rsidRPr="002E20E5" w:rsidRDefault="002E20E5" w:rsidP="002E20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Месяц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7BD7D" w14:textId="77777777" w:rsidR="002E20E5" w:rsidRPr="002E20E5" w:rsidRDefault="002E20E5" w:rsidP="002E20E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63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0CALMONTH2</w:t>
            </w:r>
          </w:p>
        </w:tc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D5FD1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B4FC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8FC24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DCDB0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C643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AAC57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NA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261B2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NA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AA635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NA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7101A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18EEA" w14:textId="77777777" w:rsidR="002E20E5" w:rsidRPr="002E20E5" w:rsidRDefault="002E20E5" w:rsidP="002E20E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E20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NA</w:t>
            </w:r>
          </w:p>
        </w:tc>
      </w:tr>
    </w:tbl>
    <w:p w14:paraId="1FDDE0BD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E037F04" w14:textId="6ADC1399" w:rsidR="00386B4E" w:rsidRDefault="00386B4E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периодов, которые планируются в целом по году, значение аналитики «месяц» определяется как </w:t>
      </w:r>
      <w:r>
        <w:rPr>
          <w:rFonts w:ascii="Arial" w:hAnsi="Arial" w:cs="Arial"/>
          <w:color w:val="000000" w:themeColor="text1"/>
          <w:lang w:val="en-US"/>
        </w:rPr>
        <w:t>NA</w:t>
      </w:r>
      <w:r w:rsidRPr="00386B4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«н</w:t>
      </w:r>
      <w:ins w:id="3551" w:author="Попова Дарья" w:date="2021-03-18T10:55:00Z">
        <w:r w:rsidR="00AD1F25">
          <w:rPr>
            <w:rFonts w:ascii="Arial" w:hAnsi="Arial" w:cs="Arial"/>
            <w:color w:val="000000" w:themeColor="text1"/>
          </w:rPr>
          <w:t>е</w:t>
        </w:r>
      </w:ins>
      <w:del w:id="3552" w:author="Попова Дарья" w:date="2021-03-18T10:55:00Z">
        <w:r w:rsidDel="00AD1F25">
          <w:rPr>
            <w:rFonts w:ascii="Arial" w:hAnsi="Arial" w:cs="Arial"/>
            <w:color w:val="000000" w:themeColor="text1"/>
          </w:rPr>
          <w:delText>а</w:delText>
        </w:r>
      </w:del>
      <w:r>
        <w:rPr>
          <w:rFonts w:ascii="Arial" w:hAnsi="Arial" w:cs="Arial"/>
          <w:color w:val="000000" w:themeColor="text1"/>
        </w:rPr>
        <w:t xml:space="preserve"> присвоенное».</w:t>
      </w:r>
    </w:p>
    <w:p w14:paraId="072C7374" w14:textId="77777777" w:rsidR="00386B4E" w:rsidRDefault="00790DFC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Следует учитывать, что максимальная величина значения аналитики «год» должна быть достаточно</w:t>
      </w:r>
      <w:r w:rsidR="00776332">
        <w:rPr>
          <w:rFonts w:ascii="Arial" w:hAnsi="Arial" w:cs="Arial"/>
          <w:color w:val="000000" w:themeColor="text1"/>
        </w:rPr>
        <w:t>й</w:t>
      </w:r>
      <w:r>
        <w:rPr>
          <w:rFonts w:ascii="Arial" w:hAnsi="Arial" w:cs="Arial"/>
          <w:color w:val="000000" w:themeColor="text1"/>
        </w:rPr>
        <w:t xml:space="preserve"> для планирования долгосрочного бюджета последней бюджетной кампании. Так, если максимальная величина аналитики «бюджетная кампания» определена на значении – 2040, то есть бюджетная кампания 2040 года, то </w:t>
      </w:r>
      <w:r w:rsidR="00776332">
        <w:rPr>
          <w:rFonts w:ascii="Arial" w:hAnsi="Arial" w:cs="Arial"/>
          <w:color w:val="000000" w:themeColor="text1"/>
        </w:rPr>
        <w:t>аналитика «</w:t>
      </w:r>
      <w:r>
        <w:rPr>
          <w:rFonts w:ascii="Arial" w:hAnsi="Arial" w:cs="Arial"/>
          <w:color w:val="000000" w:themeColor="text1"/>
        </w:rPr>
        <w:t>год</w:t>
      </w:r>
      <w:r w:rsidR="00776332">
        <w:rPr>
          <w:rFonts w:ascii="Arial" w:hAnsi="Arial" w:cs="Arial"/>
          <w:color w:val="000000" w:themeColor="text1"/>
        </w:rPr>
        <w:t>» должна</w:t>
      </w:r>
      <w:r>
        <w:rPr>
          <w:rFonts w:ascii="Arial" w:hAnsi="Arial" w:cs="Arial"/>
          <w:color w:val="000000" w:themeColor="text1"/>
        </w:rPr>
        <w:t xml:space="preserve"> содержать значения вп</w:t>
      </w:r>
      <w:r w:rsidR="00776332">
        <w:rPr>
          <w:rFonts w:ascii="Arial" w:hAnsi="Arial" w:cs="Arial"/>
          <w:color w:val="000000" w:themeColor="text1"/>
        </w:rPr>
        <w:t xml:space="preserve">лоть до 2049 года включительно. Тем не менее, чрезмерная избыточность в основных данных признаков </w:t>
      </w:r>
      <w:r w:rsidR="006208D6">
        <w:rPr>
          <w:rFonts w:ascii="Arial" w:hAnsi="Arial" w:cs="Arial"/>
          <w:color w:val="000000" w:themeColor="text1"/>
        </w:rPr>
        <w:t xml:space="preserve">времени </w:t>
      </w:r>
      <w:r w:rsidR="00F50C8B">
        <w:rPr>
          <w:rFonts w:ascii="Arial" w:hAnsi="Arial" w:cs="Arial"/>
          <w:color w:val="000000" w:themeColor="text1"/>
        </w:rPr>
        <w:t>не является лучшей практикой и её следует избегать.</w:t>
      </w:r>
    </w:p>
    <w:p w14:paraId="4F55E90E" w14:textId="77777777" w:rsidR="00790DFC" w:rsidRPr="00386B4E" w:rsidRDefault="00790DFC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DDA959B" w14:textId="77777777" w:rsidR="00090E81" w:rsidRPr="005271C9" w:rsidRDefault="00090E81">
      <w:pPr>
        <w:pStyle w:val="3"/>
      </w:pPr>
      <w:bookmarkStart w:id="3553" w:name="_Toc68528509"/>
      <w:r>
        <w:lastRenderedPageBreak/>
        <w:t>Версия</w:t>
      </w:r>
      <w:bookmarkEnd w:id="3553"/>
    </w:p>
    <w:p w14:paraId="35AA14C8" w14:textId="77777777" w:rsidR="00090E81" w:rsidRDefault="00783CD7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Аналитика годового, среднесрочного и долгосрочного бюджетов, позволяющая</w:t>
      </w:r>
      <w:r w:rsidR="00090E81">
        <w:rPr>
          <w:rFonts w:ascii="Arial" w:hAnsi="Arial" w:cs="Arial"/>
          <w:color w:val="000000" w:themeColor="text1"/>
        </w:rPr>
        <w:t xml:space="preserve"> разделить различные </w:t>
      </w:r>
      <w:r w:rsidR="006208D6">
        <w:rPr>
          <w:rFonts w:ascii="Arial" w:hAnsi="Arial" w:cs="Arial"/>
          <w:color w:val="000000" w:themeColor="text1"/>
        </w:rPr>
        <w:t xml:space="preserve">варианты </w:t>
      </w:r>
      <w:r w:rsidR="00090E81">
        <w:rPr>
          <w:rFonts w:ascii="Arial" w:hAnsi="Arial" w:cs="Arial"/>
          <w:color w:val="000000" w:themeColor="text1"/>
        </w:rPr>
        <w:t xml:space="preserve">его </w:t>
      </w:r>
      <w:r w:rsidR="006208D6">
        <w:rPr>
          <w:rFonts w:ascii="Arial" w:hAnsi="Arial" w:cs="Arial"/>
          <w:color w:val="000000" w:themeColor="text1"/>
        </w:rPr>
        <w:t>формирования</w:t>
      </w:r>
      <w:r w:rsidR="00090E81">
        <w:rPr>
          <w:rFonts w:ascii="Arial" w:hAnsi="Arial" w:cs="Arial"/>
          <w:color w:val="000000" w:themeColor="text1"/>
        </w:rPr>
        <w:t>.</w:t>
      </w:r>
    </w:p>
    <w:p w14:paraId="58EBFC58" w14:textId="77777777" w:rsidR="00E86764" w:rsidRPr="00DB0474" w:rsidRDefault="00090E81" w:rsidP="00E8676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</w:t>
      </w:r>
      <w:r w:rsidRPr="00DF6B30">
        <w:rPr>
          <w:rFonts w:ascii="Arial" w:hAnsi="Arial" w:cs="Arial"/>
          <w:color w:val="000000" w:themeColor="text1"/>
        </w:rPr>
        <w:t xml:space="preserve"> системе будет использоваться аналитика </w:t>
      </w:r>
      <w:r>
        <w:rPr>
          <w:rFonts w:ascii="Arial" w:hAnsi="Arial" w:cs="Arial"/>
          <w:color w:val="000000" w:themeColor="text1"/>
        </w:rPr>
        <w:t>«</w:t>
      </w:r>
      <w:r w:rsidRPr="00DF6B30">
        <w:rPr>
          <w:rFonts w:ascii="Arial" w:hAnsi="Arial" w:cs="Arial"/>
          <w:color w:val="000000" w:themeColor="text1"/>
        </w:rPr>
        <w:t>Версия</w:t>
      </w:r>
      <w:r>
        <w:rPr>
          <w:rFonts w:ascii="Arial" w:hAnsi="Arial" w:cs="Arial"/>
          <w:color w:val="000000" w:themeColor="text1"/>
        </w:rPr>
        <w:t xml:space="preserve">». В хранилище данных </w:t>
      </w:r>
      <w:r w:rsidRPr="005271C9">
        <w:rPr>
          <w:rFonts w:ascii="Arial" w:hAnsi="Arial" w:cs="Arial"/>
          <w:color w:val="000000" w:themeColor="text1"/>
        </w:rPr>
        <w:t>BW</w:t>
      </w:r>
      <w:r>
        <w:rPr>
          <w:rFonts w:ascii="Arial" w:hAnsi="Arial" w:cs="Arial"/>
          <w:color w:val="000000" w:themeColor="text1"/>
        </w:rPr>
        <w:t xml:space="preserve"> будет создан признак – </w:t>
      </w:r>
      <w:r>
        <w:rPr>
          <w:rFonts w:ascii="Arial" w:hAnsi="Arial" w:cs="Arial"/>
          <w:color w:val="000000" w:themeColor="text1"/>
          <w:lang w:val="en-US"/>
        </w:rPr>
        <w:t>ZVERSION</w:t>
      </w:r>
      <w:r w:rsidRPr="00DF6B3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 типом данных </w:t>
      </w:r>
      <w:r>
        <w:rPr>
          <w:rFonts w:ascii="Arial" w:hAnsi="Arial" w:cs="Arial"/>
          <w:color w:val="000000" w:themeColor="text1"/>
          <w:lang w:val="en-US"/>
        </w:rPr>
        <w:t>CHAR</w:t>
      </w:r>
      <w:r w:rsidRPr="00DF6B3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длиной 2 символа.</w:t>
      </w:r>
      <w:r w:rsidR="00E86764" w:rsidRPr="00E86764">
        <w:rPr>
          <w:rFonts w:ascii="Arial" w:hAnsi="Arial" w:cs="Arial"/>
          <w:color w:val="000000" w:themeColor="text1"/>
        </w:rPr>
        <w:t xml:space="preserve"> </w:t>
      </w:r>
      <w:r w:rsidR="00E86764" w:rsidRPr="00535B67">
        <w:rPr>
          <w:rFonts w:ascii="Arial" w:hAnsi="Arial" w:cs="Arial"/>
          <w:color w:val="000000" w:themeColor="text1"/>
        </w:rPr>
        <w:t>Основные</w:t>
      </w:r>
      <w:r w:rsidR="00E86764" w:rsidRPr="006E187D">
        <w:rPr>
          <w:rFonts w:ascii="Arial" w:hAnsi="Arial" w:cs="Arial"/>
          <w:color w:val="000000" w:themeColor="text1"/>
        </w:rPr>
        <w:t xml:space="preserve"> данные признака будут введены вручную с помощ</w:t>
      </w:r>
      <w:r w:rsidR="00E86764">
        <w:rPr>
          <w:rFonts w:ascii="Arial" w:hAnsi="Arial" w:cs="Arial"/>
          <w:color w:val="000000" w:themeColor="text1"/>
        </w:rPr>
        <w:t>ью транзакции RSDMD «Ведение ос</w:t>
      </w:r>
      <w:r w:rsidR="00E86764" w:rsidRPr="006E187D">
        <w:rPr>
          <w:rFonts w:ascii="Arial" w:hAnsi="Arial" w:cs="Arial"/>
          <w:color w:val="000000" w:themeColor="text1"/>
        </w:rPr>
        <w:t>новных данных с предварительным выбором».</w:t>
      </w:r>
    </w:p>
    <w:p w14:paraId="703CA4F1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F6B30">
        <w:rPr>
          <w:rFonts w:ascii="Arial" w:hAnsi="Arial" w:cs="Arial"/>
          <w:color w:val="000000" w:themeColor="text1"/>
        </w:rPr>
        <w:t xml:space="preserve">Справочник версий </w:t>
      </w:r>
      <w:r>
        <w:rPr>
          <w:rFonts w:ascii="Arial" w:hAnsi="Arial" w:cs="Arial"/>
          <w:color w:val="000000" w:themeColor="text1"/>
        </w:rPr>
        <w:t>будет содержать</w:t>
      </w:r>
      <w:r w:rsidRPr="00DF6B30">
        <w:rPr>
          <w:rFonts w:ascii="Arial" w:hAnsi="Arial" w:cs="Arial"/>
          <w:color w:val="000000" w:themeColor="text1"/>
        </w:rPr>
        <w:t xml:space="preserve"> следующие значения:</w:t>
      </w:r>
    </w:p>
    <w:p w14:paraId="61909DBF" w14:textId="113C5465" w:rsidR="00090E81" w:rsidRPr="00916FAB" w:rsidRDefault="00090E81" w:rsidP="00090E81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19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 xml:space="preserve">. </w:t>
      </w:r>
      <w:r w:rsidR="00B9141B" w:rsidRPr="00B9141B">
        <w:rPr>
          <w:rFonts w:ascii="Arial" w:hAnsi="Arial" w:cs="Arial"/>
          <w:b/>
          <w:sz w:val="22"/>
        </w:rPr>
        <w:t xml:space="preserve">Основные данные признака </w:t>
      </w:r>
      <w:r>
        <w:rPr>
          <w:rFonts w:ascii="Arial" w:hAnsi="Arial" w:cs="Arial"/>
          <w:b/>
          <w:sz w:val="22"/>
        </w:rPr>
        <w:t>«Версия»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275"/>
        <w:gridCol w:w="3969"/>
      </w:tblGrid>
      <w:tr w:rsidR="004C7257" w:rsidRPr="00F94454" w14:paraId="665AD63B" w14:textId="77777777" w:rsidTr="00B844BB">
        <w:trPr>
          <w:cantSplit/>
          <w:trHeight w:val="397"/>
          <w:tblHeader/>
          <w:jc w:val="center"/>
        </w:trPr>
        <w:tc>
          <w:tcPr>
            <w:tcW w:w="3275" w:type="dxa"/>
            <w:shd w:val="clear" w:color="auto" w:fill="FFC000"/>
            <w:vAlign w:val="center"/>
          </w:tcPr>
          <w:p w14:paraId="04008D52" w14:textId="77777777" w:rsidR="004C7257" w:rsidRPr="00F94454" w:rsidRDefault="004C7257" w:rsidP="004C72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версии</w:t>
            </w:r>
          </w:p>
        </w:tc>
        <w:tc>
          <w:tcPr>
            <w:tcW w:w="3969" w:type="dxa"/>
            <w:shd w:val="clear" w:color="auto" w:fill="FFC000"/>
            <w:vAlign w:val="center"/>
          </w:tcPr>
          <w:p w14:paraId="243A299B" w14:textId="77777777" w:rsidR="004C7257" w:rsidRPr="000F4678" w:rsidRDefault="004C7257" w:rsidP="004C7257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</w:rPr>
              <w:t>Описание версии</w:t>
            </w:r>
          </w:p>
        </w:tc>
      </w:tr>
      <w:tr w:rsidR="00090E81" w:rsidRPr="00F94454" w14:paraId="0A01CADB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45D974BE" w14:textId="77777777" w:rsidR="00090E81" w:rsidRPr="00F94454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00</w:t>
            </w:r>
          </w:p>
        </w:tc>
        <w:tc>
          <w:tcPr>
            <w:tcW w:w="3969" w:type="dxa"/>
          </w:tcPr>
          <w:p w14:paraId="426078A9" w14:textId="77777777" w:rsidR="00090E81" w:rsidRPr="000F4678" w:rsidRDefault="00090E81" w:rsidP="00B844BB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Утверж</w:t>
            </w:r>
            <w:r w:rsidR="00420C65">
              <w:rPr>
                <w:rFonts w:ascii="Arial" w:hAnsi="Arial" w:cs="Arial"/>
                <w:sz w:val="20"/>
                <w:szCs w:val="20"/>
                <w:lang w:eastAsia="ru-RU"/>
              </w:rPr>
              <w:t>дённая</w:t>
            </w:r>
          </w:p>
        </w:tc>
      </w:tr>
      <w:tr w:rsidR="00090E81" w:rsidRPr="00F94454" w14:paraId="421C74FB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01CFF6C6" w14:textId="77777777" w:rsidR="00090E81" w:rsidRPr="00F94454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</w:t>
            </w:r>
          </w:p>
        </w:tc>
        <w:tc>
          <w:tcPr>
            <w:tcW w:w="3969" w:type="dxa"/>
          </w:tcPr>
          <w:p w14:paraId="223ABAC9" w14:textId="77777777" w:rsidR="00090E81" w:rsidRPr="00F94454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Рабочая</w:t>
            </w:r>
            <w:r w:rsidR="00090E81">
              <w:rPr>
                <w:rFonts w:ascii="Arial" w:hAnsi="Arial" w:cs="Arial"/>
                <w:sz w:val="20"/>
              </w:rPr>
              <w:t xml:space="preserve"> 1</w:t>
            </w:r>
          </w:p>
        </w:tc>
      </w:tr>
      <w:tr w:rsidR="00090E81" w:rsidRPr="00F94454" w14:paraId="2BF15320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58C0A85C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02</w:t>
            </w:r>
          </w:p>
        </w:tc>
        <w:tc>
          <w:tcPr>
            <w:tcW w:w="3969" w:type="dxa"/>
          </w:tcPr>
          <w:p w14:paraId="7207AFD4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2</w:t>
            </w:r>
          </w:p>
        </w:tc>
      </w:tr>
      <w:tr w:rsidR="00090E81" w:rsidRPr="00F94454" w14:paraId="22F8D0CC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640EB6E2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03</w:t>
            </w:r>
          </w:p>
        </w:tc>
        <w:tc>
          <w:tcPr>
            <w:tcW w:w="3969" w:type="dxa"/>
          </w:tcPr>
          <w:p w14:paraId="238AE826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Рабочая</w:t>
            </w:r>
            <w:r w:rsidR="00090E81">
              <w:rPr>
                <w:rFonts w:ascii="Arial" w:hAnsi="Arial" w:cs="Arial"/>
                <w:sz w:val="20"/>
              </w:rPr>
              <w:t xml:space="preserve"> 3</w:t>
            </w:r>
          </w:p>
        </w:tc>
      </w:tr>
      <w:tr w:rsidR="00090E81" w:rsidRPr="00F94454" w14:paraId="1A0D5E1F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3E6EF787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04</w:t>
            </w:r>
          </w:p>
        </w:tc>
        <w:tc>
          <w:tcPr>
            <w:tcW w:w="3969" w:type="dxa"/>
          </w:tcPr>
          <w:p w14:paraId="421AD294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Рабочая</w:t>
            </w:r>
            <w:r w:rsidR="00090E81">
              <w:rPr>
                <w:rFonts w:ascii="Arial" w:hAnsi="Arial" w:cs="Arial"/>
                <w:sz w:val="20"/>
              </w:rPr>
              <w:t xml:space="preserve"> 4</w:t>
            </w:r>
          </w:p>
        </w:tc>
      </w:tr>
      <w:tr w:rsidR="00090E81" w:rsidRPr="00F94454" w14:paraId="6DBA3D7D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0DE08363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05</w:t>
            </w:r>
          </w:p>
        </w:tc>
        <w:tc>
          <w:tcPr>
            <w:tcW w:w="3969" w:type="dxa"/>
          </w:tcPr>
          <w:p w14:paraId="791D2250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5</w:t>
            </w:r>
          </w:p>
        </w:tc>
      </w:tr>
      <w:tr w:rsidR="00090E81" w:rsidRPr="00F94454" w14:paraId="2BC793F1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1CD5C9F1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06</w:t>
            </w:r>
          </w:p>
        </w:tc>
        <w:tc>
          <w:tcPr>
            <w:tcW w:w="3969" w:type="dxa"/>
          </w:tcPr>
          <w:p w14:paraId="50B0DAD2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6</w:t>
            </w:r>
          </w:p>
        </w:tc>
      </w:tr>
      <w:tr w:rsidR="00090E81" w:rsidRPr="00F94454" w14:paraId="3B65B307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22833C60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07</w:t>
            </w:r>
          </w:p>
        </w:tc>
        <w:tc>
          <w:tcPr>
            <w:tcW w:w="3969" w:type="dxa"/>
          </w:tcPr>
          <w:p w14:paraId="1FAFEEB7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7</w:t>
            </w:r>
          </w:p>
        </w:tc>
      </w:tr>
      <w:tr w:rsidR="00090E81" w:rsidRPr="00F94454" w14:paraId="70E9200E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4791F77F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08</w:t>
            </w:r>
          </w:p>
        </w:tc>
        <w:tc>
          <w:tcPr>
            <w:tcW w:w="3969" w:type="dxa"/>
          </w:tcPr>
          <w:p w14:paraId="45D0A8D0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8</w:t>
            </w:r>
          </w:p>
        </w:tc>
      </w:tr>
      <w:tr w:rsidR="00090E81" w:rsidRPr="00F94454" w14:paraId="3254D8F9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3A7FB9E3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09</w:t>
            </w:r>
          </w:p>
        </w:tc>
        <w:tc>
          <w:tcPr>
            <w:tcW w:w="3969" w:type="dxa"/>
          </w:tcPr>
          <w:p w14:paraId="510B1C98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9</w:t>
            </w:r>
          </w:p>
        </w:tc>
      </w:tr>
      <w:tr w:rsidR="00090E81" w:rsidRPr="00F94454" w14:paraId="55CBC522" w14:textId="77777777" w:rsidTr="00B844BB">
        <w:trPr>
          <w:cantSplit/>
          <w:tblHeader/>
          <w:jc w:val="center"/>
        </w:trPr>
        <w:tc>
          <w:tcPr>
            <w:tcW w:w="3275" w:type="dxa"/>
          </w:tcPr>
          <w:p w14:paraId="7C14958E" w14:textId="77777777" w:rsidR="00090E81" w:rsidRDefault="00090E81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3969" w:type="dxa"/>
          </w:tcPr>
          <w:p w14:paraId="3CBA6544" w14:textId="77777777" w:rsidR="00090E81" w:rsidRDefault="00420C65" w:rsidP="00B844B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Рабочая </w:t>
            </w:r>
            <w:r w:rsidR="00090E81">
              <w:rPr>
                <w:rFonts w:ascii="Arial" w:hAnsi="Arial" w:cs="Arial"/>
                <w:sz w:val="20"/>
              </w:rPr>
              <w:t>10</w:t>
            </w:r>
          </w:p>
        </w:tc>
      </w:tr>
    </w:tbl>
    <w:p w14:paraId="0556849E" w14:textId="77777777" w:rsidR="00090E81" w:rsidRDefault="00090E81" w:rsidP="00090E81">
      <w:pPr>
        <w:spacing w:after="240" w:line="276" w:lineRule="auto"/>
        <w:rPr>
          <w:rFonts w:ascii="Arial" w:hAnsi="Arial" w:cs="Arial"/>
          <w:color w:val="000000" w:themeColor="text1"/>
        </w:rPr>
      </w:pPr>
    </w:p>
    <w:p w14:paraId="632A5E03" w14:textId="77777777" w:rsidR="009B39BD" w:rsidRDefault="00090E81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процессе формирования бюджетов каждая бизнес-единица и управляющая компания мо</w:t>
      </w:r>
      <w:r w:rsidR="00E835FD">
        <w:rPr>
          <w:rFonts w:ascii="Arial" w:hAnsi="Arial" w:cs="Arial"/>
          <w:color w:val="000000" w:themeColor="text1"/>
        </w:rPr>
        <w:t>гут</w:t>
      </w:r>
      <w:r>
        <w:rPr>
          <w:rFonts w:ascii="Arial" w:hAnsi="Arial" w:cs="Arial"/>
          <w:color w:val="000000" w:themeColor="text1"/>
        </w:rPr>
        <w:t xml:space="preserve"> создать до десяти версий каждого из бюджетов: годового, среднесрочного, долгосрочного.</w:t>
      </w:r>
      <w:r w:rsidR="00FA728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После согласования бюджета </w:t>
      </w:r>
      <w:r w:rsidR="00420C65">
        <w:rPr>
          <w:rFonts w:ascii="Arial" w:hAnsi="Arial" w:cs="Arial"/>
          <w:color w:val="000000" w:themeColor="text1"/>
        </w:rPr>
        <w:t xml:space="preserve">техническим комитетом </w:t>
      </w:r>
      <w:r>
        <w:rPr>
          <w:rFonts w:ascii="Arial" w:hAnsi="Arial" w:cs="Arial"/>
          <w:color w:val="000000" w:themeColor="text1"/>
        </w:rPr>
        <w:t xml:space="preserve">на уровне бизнес-единицы он копируется из версии, </w:t>
      </w:r>
      <w:r w:rsidR="00420C65">
        <w:rPr>
          <w:rFonts w:ascii="Arial" w:hAnsi="Arial" w:cs="Arial"/>
          <w:color w:val="000000" w:themeColor="text1"/>
        </w:rPr>
        <w:t xml:space="preserve">которая находилась </w:t>
      </w:r>
      <w:r>
        <w:rPr>
          <w:rFonts w:ascii="Arial" w:hAnsi="Arial" w:cs="Arial"/>
          <w:color w:val="000000" w:themeColor="text1"/>
        </w:rPr>
        <w:t>в работе</w:t>
      </w:r>
      <w:r w:rsidR="00420C65">
        <w:rPr>
          <w:rFonts w:ascii="Arial" w:hAnsi="Arial" w:cs="Arial"/>
          <w:color w:val="000000" w:themeColor="text1"/>
        </w:rPr>
        <w:t xml:space="preserve"> и была согласована</w:t>
      </w:r>
      <w:r>
        <w:rPr>
          <w:rFonts w:ascii="Arial" w:hAnsi="Arial" w:cs="Arial"/>
          <w:color w:val="000000" w:themeColor="text1"/>
        </w:rPr>
        <w:t xml:space="preserve">, в </w:t>
      </w:r>
      <w:r w:rsidR="00420C65">
        <w:rPr>
          <w:rFonts w:ascii="Arial" w:hAnsi="Arial" w:cs="Arial"/>
          <w:color w:val="000000" w:themeColor="text1"/>
        </w:rPr>
        <w:t xml:space="preserve">версию 00 </w:t>
      </w:r>
      <w:r>
        <w:rPr>
          <w:rFonts w:ascii="Arial" w:hAnsi="Arial" w:cs="Arial"/>
          <w:color w:val="000000" w:themeColor="text1"/>
        </w:rPr>
        <w:t>«</w:t>
      </w:r>
      <w:r w:rsidR="009B39BD">
        <w:rPr>
          <w:rFonts w:ascii="Arial" w:hAnsi="Arial" w:cs="Arial"/>
          <w:color w:val="000000" w:themeColor="text1"/>
        </w:rPr>
        <w:t>у</w:t>
      </w:r>
      <w:r w:rsidR="00420C65">
        <w:rPr>
          <w:rFonts w:ascii="Arial" w:hAnsi="Arial" w:cs="Arial"/>
          <w:color w:val="000000" w:themeColor="text1"/>
        </w:rPr>
        <w:t>тверждённая</w:t>
      </w:r>
      <w:r>
        <w:rPr>
          <w:rFonts w:ascii="Arial" w:hAnsi="Arial" w:cs="Arial"/>
          <w:color w:val="000000" w:themeColor="text1"/>
        </w:rPr>
        <w:t>».</w:t>
      </w:r>
    </w:p>
    <w:p w14:paraId="6B659744" w14:textId="2C184D33" w:rsidR="006208D6" w:rsidRDefault="006208D6" w:rsidP="006208D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Управляющая компания </w:t>
      </w:r>
      <w:r w:rsidR="00F50C8B">
        <w:rPr>
          <w:rFonts w:ascii="Arial" w:hAnsi="Arial" w:cs="Arial"/>
          <w:color w:val="000000" w:themeColor="text1"/>
        </w:rPr>
        <w:t xml:space="preserve">так же формирует до десяти версия каждого из своих бюджетов. </w:t>
      </w:r>
      <w:r w:rsidR="009B39BD">
        <w:rPr>
          <w:rFonts w:ascii="Arial" w:hAnsi="Arial" w:cs="Arial"/>
          <w:color w:val="000000" w:themeColor="text1"/>
        </w:rPr>
        <w:t xml:space="preserve">Для анализа сводных бюджетов (годового, среднесрочного и долгосрочного) воздействий на уровне управляющей компании используется агрегация версий 00 «утверждённая» бизнес-единицы и какой-либо рабочей версии бюджета управляющей компании. После согласования бюджета техническим комитетом и </w:t>
      </w:r>
      <w:ins w:id="3554" w:author="Попова Дарья Николаевна (Подрядчик. ООО БерингПойнт)" w:date="2021-04-07T14:28:00Z">
        <w:r w:rsidR="003424F3">
          <w:rPr>
            <w:rFonts w:ascii="Arial" w:hAnsi="Arial" w:cs="Arial"/>
            <w:color w:val="000000" w:themeColor="text1"/>
          </w:rPr>
          <w:t xml:space="preserve">Старшим </w:t>
        </w:r>
      </w:ins>
      <w:del w:id="3555" w:author="Попова Дарья Николаевна (Подрядчик. ООО БерингПойнт)" w:date="2021-04-07T14:28:00Z">
        <w:r w:rsidR="009B39BD" w:rsidDel="003424F3">
          <w:rPr>
            <w:rFonts w:ascii="Arial" w:hAnsi="Arial" w:cs="Arial"/>
            <w:color w:val="000000" w:themeColor="text1"/>
          </w:rPr>
          <w:delText>в</w:delText>
        </w:r>
      </w:del>
      <w:ins w:id="3556" w:author="Попова Дарья Николаевна (Подрядчик. ООО БерингПойнт)" w:date="2021-04-07T14:28:00Z">
        <w:r w:rsidR="003424F3">
          <w:rPr>
            <w:rFonts w:ascii="Arial" w:hAnsi="Arial" w:cs="Arial"/>
            <w:color w:val="000000" w:themeColor="text1"/>
          </w:rPr>
          <w:t>В</w:t>
        </w:r>
      </w:ins>
      <w:r w:rsidR="009B39BD">
        <w:rPr>
          <w:rFonts w:ascii="Arial" w:hAnsi="Arial" w:cs="Arial"/>
          <w:color w:val="000000" w:themeColor="text1"/>
        </w:rPr>
        <w:t>ице-президентом блока производства и технической политики на уровне управляющей компании он копируется из версии, которая находилась в работе и была согласована, в версию 00 «утверждённая».</w:t>
      </w:r>
    </w:p>
    <w:p w14:paraId="33690769" w14:textId="77777777" w:rsidR="00090E81" w:rsidRDefault="009B39BD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Таким образом все согласованные бюджеты (бизнес-единиц и управляющей компании) будут находиться в версии 00 «утверждённая». Версия 00 «утверждённая» будет использоваться для передачи в автоматизированную систему консолидации и бюджетирования для рассмотрения и утверждения бюджетов на бюджетном комитете.</w:t>
      </w:r>
    </w:p>
    <w:p w14:paraId="5F4E1CC9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2B33C76" w14:textId="77777777" w:rsidR="00090E81" w:rsidRDefault="00090E81">
      <w:pPr>
        <w:pStyle w:val="3"/>
      </w:pPr>
      <w:bookmarkStart w:id="3557" w:name="_Toc68528510"/>
      <w:r w:rsidRPr="007D3C40">
        <w:t>Категория</w:t>
      </w:r>
      <w:bookmarkEnd w:id="3557"/>
    </w:p>
    <w:p w14:paraId="412354DB" w14:textId="77777777" w:rsidR="00783CD7" w:rsidRDefault="00783CD7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Аналитика годового, среднесрочного и долгосрочного бюджетов, позво</w:t>
      </w:r>
      <w:r w:rsidR="00362B5F">
        <w:rPr>
          <w:rFonts w:ascii="Arial" w:hAnsi="Arial" w:cs="Arial"/>
          <w:color w:val="000000" w:themeColor="text1"/>
        </w:rPr>
        <w:t>ляющая отделить различные данные, появляющиеся в процессе формирования и исполнения бюджетов.</w:t>
      </w:r>
    </w:p>
    <w:p w14:paraId="037B352C" w14:textId="77777777" w:rsidR="00E86764" w:rsidRPr="00DB0474" w:rsidRDefault="00362B5F" w:rsidP="00E8676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</w:t>
      </w:r>
      <w:r w:rsidRPr="00DF6B30">
        <w:rPr>
          <w:rFonts w:ascii="Arial" w:hAnsi="Arial" w:cs="Arial"/>
          <w:color w:val="000000" w:themeColor="text1"/>
        </w:rPr>
        <w:t xml:space="preserve"> системе будет использоваться аналитика </w:t>
      </w:r>
      <w:r>
        <w:rPr>
          <w:rFonts w:ascii="Arial" w:hAnsi="Arial" w:cs="Arial"/>
          <w:color w:val="000000" w:themeColor="text1"/>
        </w:rPr>
        <w:t xml:space="preserve">«Категория». В хранилище данных </w:t>
      </w:r>
      <w:r w:rsidRPr="005271C9">
        <w:rPr>
          <w:rFonts w:ascii="Arial" w:hAnsi="Arial" w:cs="Arial"/>
          <w:color w:val="000000" w:themeColor="text1"/>
        </w:rPr>
        <w:t>BW</w:t>
      </w:r>
      <w:r>
        <w:rPr>
          <w:rFonts w:ascii="Arial" w:hAnsi="Arial" w:cs="Arial"/>
          <w:color w:val="000000" w:themeColor="text1"/>
        </w:rPr>
        <w:t xml:space="preserve"> будет создан признак – </w:t>
      </w:r>
      <w:r w:rsidRPr="00362B5F">
        <w:rPr>
          <w:rFonts w:ascii="Arial" w:hAnsi="Arial" w:cs="Arial"/>
          <w:color w:val="000000" w:themeColor="text1"/>
          <w:lang w:val="en-US"/>
        </w:rPr>
        <w:t>ZCATEGR</w:t>
      </w:r>
      <w:r w:rsidRPr="00362B5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 типом данных </w:t>
      </w:r>
      <w:r>
        <w:rPr>
          <w:rFonts w:ascii="Arial" w:hAnsi="Arial" w:cs="Arial"/>
          <w:color w:val="000000" w:themeColor="text1"/>
          <w:lang w:val="en-US"/>
        </w:rPr>
        <w:t>CHAR</w:t>
      </w:r>
      <w:r w:rsidRPr="00DF6B3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длиной 4 символа.</w:t>
      </w:r>
      <w:r w:rsidR="00E86764" w:rsidRPr="00E86764">
        <w:rPr>
          <w:rFonts w:ascii="Arial" w:hAnsi="Arial" w:cs="Arial"/>
          <w:color w:val="000000" w:themeColor="text1"/>
        </w:rPr>
        <w:t xml:space="preserve"> </w:t>
      </w:r>
      <w:r w:rsidR="00E86764" w:rsidRPr="00535B67">
        <w:rPr>
          <w:rFonts w:ascii="Arial" w:hAnsi="Arial" w:cs="Arial"/>
          <w:color w:val="000000" w:themeColor="text1"/>
        </w:rPr>
        <w:t>Основные</w:t>
      </w:r>
      <w:r w:rsidR="00E86764" w:rsidRPr="006E187D">
        <w:rPr>
          <w:rFonts w:ascii="Arial" w:hAnsi="Arial" w:cs="Arial"/>
          <w:color w:val="000000" w:themeColor="text1"/>
        </w:rPr>
        <w:t xml:space="preserve"> данные признака будут введены вручную с помощ</w:t>
      </w:r>
      <w:r w:rsidR="00E86764">
        <w:rPr>
          <w:rFonts w:ascii="Arial" w:hAnsi="Arial" w:cs="Arial"/>
          <w:color w:val="000000" w:themeColor="text1"/>
        </w:rPr>
        <w:t>ью транзакции RSDMD «Ведение ос</w:t>
      </w:r>
      <w:r w:rsidR="00E86764" w:rsidRPr="006E187D">
        <w:rPr>
          <w:rFonts w:ascii="Arial" w:hAnsi="Arial" w:cs="Arial"/>
          <w:color w:val="000000" w:themeColor="text1"/>
        </w:rPr>
        <w:t>новных данных с предварительным выбором».</w:t>
      </w:r>
    </w:p>
    <w:p w14:paraId="28B383C5" w14:textId="77777777" w:rsidR="00362B5F" w:rsidRDefault="00362B5F" w:rsidP="00362B5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F6B30">
        <w:rPr>
          <w:rFonts w:ascii="Arial" w:hAnsi="Arial" w:cs="Arial"/>
          <w:color w:val="000000" w:themeColor="text1"/>
        </w:rPr>
        <w:t xml:space="preserve">Справочник </w:t>
      </w:r>
      <w:r>
        <w:rPr>
          <w:rFonts w:ascii="Arial" w:hAnsi="Arial" w:cs="Arial"/>
          <w:color w:val="000000" w:themeColor="text1"/>
        </w:rPr>
        <w:t>категорий</w:t>
      </w:r>
      <w:r w:rsidRPr="00DF6B3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будет содержать</w:t>
      </w:r>
      <w:r w:rsidRPr="00DF6B30">
        <w:rPr>
          <w:rFonts w:ascii="Arial" w:hAnsi="Arial" w:cs="Arial"/>
          <w:color w:val="000000" w:themeColor="text1"/>
        </w:rPr>
        <w:t xml:space="preserve"> следующие значения:</w:t>
      </w:r>
    </w:p>
    <w:p w14:paraId="09D2EB8B" w14:textId="7C507D63" w:rsidR="00362B5F" w:rsidRPr="00916FAB" w:rsidRDefault="00362B5F" w:rsidP="00362B5F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20</w:t>
      </w:r>
      <w:r w:rsidRPr="00916FAB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 xml:space="preserve">. </w:t>
      </w:r>
      <w:r w:rsidRPr="00B9141B">
        <w:rPr>
          <w:rFonts w:ascii="Arial" w:hAnsi="Arial" w:cs="Arial"/>
          <w:b/>
          <w:sz w:val="22"/>
        </w:rPr>
        <w:t xml:space="preserve">Основные данные признака </w:t>
      </w:r>
      <w:r>
        <w:rPr>
          <w:rFonts w:ascii="Arial" w:hAnsi="Arial" w:cs="Arial"/>
          <w:b/>
          <w:sz w:val="22"/>
        </w:rPr>
        <w:t>«Категория»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275"/>
        <w:gridCol w:w="3969"/>
      </w:tblGrid>
      <w:tr w:rsidR="004C7257" w:rsidRPr="00F94454" w14:paraId="714BDE3A" w14:textId="77777777" w:rsidTr="009E7E92">
        <w:trPr>
          <w:cantSplit/>
          <w:trHeight w:val="397"/>
          <w:tblHeader/>
          <w:jc w:val="center"/>
        </w:trPr>
        <w:tc>
          <w:tcPr>
            <w:tcW w:w="3275" w:type="dxa"/>
            <w:shd w:val="clear" w:color="auto" w:fill="FFC000"/>
            <w:vAlign w:val="center"/>
          </w:tcPr>
          <w:p w14:paraId="7BA2F834" w14:textId="77777777" w:rsidR="004C7257" w:rsidRPr="00F94454" w:rsidRDefault="004C7257" w:rsidP="004C7257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Код категории</w:t>
            </w:r>
          </w:p>
        </w:tc>
        <w:tc>
          <w:tcPr>
            <w:tcW w:w="3969" w:type="dxa"/>
            <w:shd w:val="clear" w:color="auto" w:fill="FFC000"/>
            <w:vAlign w:val="center"/>
          </w:tcPr>
          <w:p w14:paraId="3618D263" w14:textId="77777777" w:rsidR="004C7257" w:rsidRPr="000F4678" w:rsidRDefault="004C7257" w:rsidP="004C7257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</w:rPr>
              <w:t>Описание категории</w:t>
            </w:r>
          </w:p>
        </w:tc>
      </w:tr>
      <w:tr w:rsidR="00362B5F" w:rsidRPr="00F94454" w14:paraId="36EE81BF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0699551B" w14:textId="77777777" w:rsidR="00362B5F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HRZN</w:t>
            </w:r>
          </w:p>
        </w:tc>
        <w:tc>
          <w:tcPr>
            <w:tcW w:w="3969" w:type="dxa"/>
          </w:tcPr>
          <w:p w14:paraId="43628E00" w14:textId="77777777" w:rsidR="00362B5F" w:rsidRPr="004C7257" w:rsidRDefault="004C7257" w:rsidP="009E7E92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Ориентир</w:t>
            </w:r>
          </w:p>
        </w:tc>
      </w:tr>
      <w:tr w:rsidR="00362B5F" w:rsidRPr="00F94454" w14:paraId="06A94344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76F45DDE" w14:textId="77777777" w:rsidR="00362B5F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BDGT</w:t>
            </w:r>
          </w:p>
        </w:tc>
        <w:tc>
          <w:tcPr>
            <w:tcW w:w="3969" w:type="dxa"/>
          </w:tcPr>
          <w:p w14:paraId="17C1F38E" w14:textId="77777777" w:rsidR="00362B5F" w:rsidRPr="00F94454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Бюджет</w:t>
            </w:r>
          </w:p>
        </w:tc>
      </w:tr>
      <w:tr w:rsidR="00362B5F" w:rsidRPr="00F94454" w14:paraId="1B0D0929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26862F6B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AD0</w:t>
            </w:r>
            <w:r w:rsidRPr="004C725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969" w:type="dxa"/>
          </w:tcPr>
          <w:p w14:paraId="04D5D9B1" w14:textId="77777777" w:rsidR="004C7257" w:rsidRDefault="004C7257" w:rsidP="004C725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1</w:t>
            </w:r>
          </w:p>
        </w:tc>
      </w:tr>
      <w:tr w:rsidR="00362B5F" w:rsidRPr="00F94454" w14:paraId="1BA37E48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5E2523AA" w14:textId="77777777" w:rsidR="00362B5F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AD02</w:t>
            </w:r>
          </w:p>
        </w:tc>
        <w:tc>
          <w:tcPr>
            <w:tcW w:w="3969" w:type="dxa"/>
          </w:tcPr>
          <w:p w14:paraId="51D60C52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2</w:t>
            </w:r>
          </w:p>
        </w:tc>
      </w:tr>
      <w:tr w:rsidR="00362B5F" w:rsidRPr="00161EAF" w14:paraId="1E69DE19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6A30577C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</w:t>
            </w: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969" w:type="dxa"/>
          </w:tcPr>
          <w:p w14:paraId="5B992D40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3</w:t>
            </w:r>
          </w:p>
        </w:tc>
      </w:tr>
      <w:tr w:rsidR="00362B5F" w:rsidRPr="00F94454" w14:paraId="29ACCC31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5E7A237F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</w:t>
            </w: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969" w:type="dxa"/>
          </w:tcPr>
          <w:p w14:paraId="0EB0A4BE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4</w:t>
            </w:r>
          </w:p>
        </w:tc>
      </w:tr>
      <w:tr w:rsidR="00362B5F" w:rsidRPr="00F94454" w14:paraId="48F1DDBB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65222BFF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</w:t>
            </w: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969" w:type="dxa"/>
          </w:tcPr>
          <w:p w14:paraId="6AFEB851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5</w:t>
            </w:r>
          </w:p>
        </w:tc>
      </w:tr>
      <w:tr w:rsidR="00362B5F" w:rsidRPr="00F94454" w14:paraId="1D3EECD8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01D434C4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</w:t>
            </w: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969" w:type="dxa"/>
          </w:tcPr>
          <w:p w14:paraId="44F8F0E9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6</w:t>
            </w:r>
          </w:p>
        </w:tc>
      </w:tr>
      <w:tr w:rsidR="00362B5F" w:rsidRPr="00F94454" w14:paraId="57A5E9C6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1210EEEB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</w:t>
            </w: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969" w:type="dxa"/>
          </w:tcPr>
          <w:p w14:paraId="2EAA55AF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7</w:t>
            </w:r>
          </w:p>
        </w:tc>
      </w:tr>
      <w:tr w:rsidR="00362B5F" w:rsidRPr="00F94454" w14:paraId="4A6754E1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13062A8C" w14:textId="77777777" w:rsidR="00362B5F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D08</w:t>
            </w:r>
          </w:p>
        </w:tc>
        <w:tc>
          <w:tcPr>
            <w:tcW w:w="3969" w:type="dxa"/>
          </w:tcPr>
          <w:p w14:paraId="6E9AF9A0" w14:textId="77777777" w:rsidR="00362B5F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8</w:t>
            </w:r>
          </w:p>
        </w:tc>
      </w:tr>
      <w:tr w:rsidR="004C7257" w:rsidRPr="00F94454" w14:paraId="1BBA4499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793008FC" w14:textId="77777777" w:rsidR="004C7257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C7257"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D09</w:t>
            </w:r>
          </w:p>
        </w:tc>
        <w:tc>
          <w:tcPr>
            <w:tcW w:w="3969" w:type="dxa"/>
          </w:tcPr>
          <w:p w14:paraId="42D5B62A" w14:textId="77777777" w:rsidR="004C7257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9</w:t>
            </w:r>
          </w:p>
        </w:tc>
      </w:tr>
      <w:tr w:rsidR="004C7257" w:rsidRPr="00F94454" w14:paraId="20CD5725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53E6652B" w14:textId="77777777" w:rsidR="004C7257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4C7257">
              <w:rPr>
                <w:rFonts w:ascii="Arial" w:hAnsi="Arial" w:cs="Arial"/>
                <w:sz w:val="20"/>
              </w:rPr>
              <w:t>A</w:t>
            </w:r>
            <w:r>
              <w:rPr>
                <w:rFonts w:ascii="Arial" w:hAnsi="Arial" w:cs="Arial"/>
                <w:sz w:val="20"/>
                <w:lang w:val="en-US"/>
              </w:rPr>
              <w:t>D10</w:t>
            </w:r>
          </w:p>
        </w:tc>
        <w:tc>
          <w:tcPr>
            <w:tcW w:w="3969" w:type="dxa"/>
          </w:tcPr>
          <w:p w14:paraId="48C3F651" w14:textId="77777777" w:rsidR="004C7257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10</w:t>
            </w:r>
          </w:p>
        </w:tc>
      </w:tr>
      <w:tr w:rsidR="004C7257" w:rsidRPr="00F94454" w14:paraId="1D23E8C8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0094F87E" w14:textId="77777777" w:rsidR="004C7257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AD</w:t>
            </w:r>
            <w:r w:rsidRPr="004C7257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  <w:lang w:val="en-US"/>
              </w:rPr>
              <w:t>1</w:t>
            </w:r>
          </w:p>
        </w:tc>
        <w:tc>
          <w:tcPr>
            <w:tcW w:w="3969" w:type="dxa"/>
          </w:tcPr>
          <w:p w14:paraId="6E0DA947" w14:textId="77777777" w:rsidR="004C7257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11</w:t>
            </w:r>
          </w:p>
        </w:tc>
      </w:tr>
      <w:tr w:rsidR="004C7257" w:rsidRPr="00F94454" w14:paraId="27890672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05A5F389" w14:textId="77777777" w:rsidR="004C7257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AD</w:t>
            </w:r>
            <w:r w:rsidRPr="004C7257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  <w:lang w:val="en-US"/>
              </w:rPr>
              <w:t>2</w:t>
            </w:r>
          </w:p>
        </w:tc>
        <w:tc>
          <w:tcPr>
            <w:tcW w:w="3969" w:type="dxa"/>
          </w:tcPr>
          <w:p w14:paraId="4A7C8F0F" w14:textId="77777777" w:rsidR="004C7257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12</w:t>
            </w:r>
          </w:p>
        </w:tc>
      </w:tr>
      <w:tr w:rsidR="004C7257" w:rsidRPr="00F94454" w14:paraId="4531D93B" w14:textId="77777777" w:rsidTr="009E7E92">
        <w:trPr>
          <w:cantSplit/>
          <w:tblHeader/>
          <w:jc w:val="center"/>
        </w:trPr>
        <w:tc>
          <w:tcPr>
            <w:tcW w:w="3275" w:type="dxa"/>
          </w:tcPr>
          <w:p w14:paraId="4EC90EA4" w14:textId="77777777" w:rsidR="004C7257" w:rsidRPr="004C7257" w:rsidRDefault="004C7257" w:rsidP="009E7E92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AC</w:t>
            </w:r>
            <w:r w:rsidR="00E86764">
              <w:rPr>
                <w:rFonts w:ascii="Arial" w:hAnsi="Arial" w:cs="Arial"/>
                <w:sz w:val="20"/>
                <w:lang w:val="en-US"/>
              </w:rPr>
              <w:t>TL</w:t>
            </w:r>
          </w:p>
        </w:tc>
        <w:tc>
          <w:tcPr>
            <w:tcW w:w="3969" w:type="dxa"/>
          </w:tcPr>
          <w:p w14:paraId="12439182" w14:textId="77777777" w:rsidR="004C7257" w:rsidRDefault="004C7257" w:rsidP="009E7E9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Актуальный бюджет</w:t>
            </w:r>
          </w:p>
        </w:tc>
      </w:tr>
    </w:tbl>
    <w:p w14:paraId="24677E55" w14:textId="77777777" w:rsidR="00362B5F" w:rsidRDefault="00362B5F" w:rsidP="00E8676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1664AD0" w14:textId="77777777" w:rsidR="00161EAF" w:rsidRDefault="00970B25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и по окончании </w:t>
      </w:r>
      <w:r w:rsidRPr="00E86764">
        <w:rPr>
          <w:rFonts w:ascii="Arial" w:hAnsi="Arial" w:cs="Arial"/>
          <w:color w:val="000000" w:themeColor="text1"/>
        </w:rPr>
        <w:t>форми</w:t>
      </w:r>
      <w:r>
        <w:rPr>
          <w:rFonts w:ascii="Arial" w:hAnsi="Arial" w:cs="Arial"/>
          <w:color w:val="000000" w:themeColor="text1"/>
        </w:rPr>
        <w:t>рования бюджетов к</w:t>
      </w:r>
      <w:r w:rsidR="00161EAF">
        <w:rPr>
          <w:rFonts w:ascii="Arial" w:hAnsi="Arial" w:cs="Arial"/>
          <w:color w:val="000000" w:themeColor="text1"/>
        </w:rPr>
        <w:t xml:space="preserve">атегория </w:t>
      </w:r>
      <w:r w:rsidR="00535B67" w:rsidRPr="00E86764">
        <w:rPr>
          <w:rFonts w:ascii="Arial" w:hAnsi="Arial" w:cs="Arial"/>
          <w:color w:val="000000" w:themeColor="text1"/>
        </w:rPr>
        <w:t>«бюджет»</w:t>
      </w:r>
      <w:r>
        <w:rPr>
          <w:rFonts w:ascii="Arial" w:hAnsi="Arial" w:cs="Arial"/>
          <w:color w:val="000000" w:themeColor="text1"/>
        </w:rPr>
        <w:t xml:space="preserve"> </w:t>
      </w:r>
      <w:r w:rsidR="00161EAF">
        <w:rPr>
          <w:rFonts w:ascii="Arial" w:hAnsi="Arial" w:cs="Arial"/>
          <w:color w:val="000000" w:themeColor="text1"/>
        </w:rPr>
        <w:t xml:space="preserve">будет </w:t>
      </w:r>
      <w:r w:rsidR="00535B67" w:rsidRPr="00E86764">
        <w:rPr>
          <w:rFonts w:ascii="Arial" w:hAnsi="Arial" w:cs="Arial"/>
          <w:color w:val="000000" w:themeColor="text1"/>
        </w:rPr>
        <w:t>содержать результаты планирования бюджет</w:t>
      </w:r>
      <w:r w:rsidR="00161EAF">
        <w:rPr>
          <w:rFonts w:ascii="Arial" w:hAnsi="Arial" w:cs="Arial"/>
          <w:color w:val="000000" w:themeColor="text1"/>
        </w:rPr>
        <w:t>ов</w:t>
      </w:r>
      <w:r w:rsidR="00535B67" w:rsidRPr="00E86764">
        <w:rPr>
          <w:rFonts w:ascii="Arial" w:hAnsi="Arial" w:cs="Arial"/>
          <w:color w:val="000000" w:themeColor="text1"/>
        </w:rPr>
        <w:t xml:space="preserve"> воздействий</w:t>
      </w:r>
      <w:r w:rsidR="00161EAF">
        <w:rPr>
          <w:rFonts w:ascii="Arial" w:hAnsi="Arial" w:cs="Arial"/>
          <w:color w:val="000000" w:themeColor="text1"/>
        </w:rPr>
        <w:t xml:space="preserve"> на годовой, трёхлетний и десятилетний горизонты</w:t>
      </w:r>
      <w:r w:rsidR="00535B67" w:rsidRPr="00E86764">
        <w:rPr>
          <w:rFonts w:ascii="Arial" w:hAnsi="Arial" w:cs="Arial"/>
          <w:color w:val="000000" w:themeColor="text1"/>
        </w:rPr>
        <w:t>.</w:t>
      </w:r>
      <w:r w:rsidRPr="00970B2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 автоматизированную систему консолидации и бюджетирования </w:t>
      </w:r>
      <w:r w:rsidRPr="00E86764">
        <w:rPr>
          <w:rFonts w:ascii="Arial" w:hAnsi="Arial" w:cs="Arial"/>
          <w:color w:val="000000" w:themeColor="text1"/>
        </w:rPr>
        <w:t xml:space="preserve">для утверждения </w:t>
      </w:r>
      <w:r>
        <w:rPr>
          <w:rFonts w:ascii="Arial" w:hAnsi="Arial" w:cs="Arial"/>
          <w:color w:val="000000" w:themeColor="text1"/>
        </w:rPr>
        <w:t xml:space="preserve">на бюджетном комитете </w:t>
      </w:r>
      <w:r w:rsidRPr="00E86764">
        <w:rPr>
          <w:rFonts w:ascii="Arial" w:hAnsi="Arial" w:cs="Arial"/>
          <w:color w:val="000000" w:themeColor="text1"/>
        </w:rPr>
        <w:t>будут передаваться данные категории «бюджет».</w:t>
      </w:r>
    </w:p>
    <w:p w14:paraId="226AEF58" w14:textId="77777777" w:rsidR="00CE767A" w:rsidRDefault="00535B67" w:rsidP="001B52A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E86764">
        <w:rPr>
          <w:rFonts w:ascii="Arial" w:hAnsi="Arial" w:cs="Arial"/>
          <w:color w:val="000000" w:themeColor="text1"/>
        </w:rPr>
        <w:t>В процессе исполнения</w:t>
      </w:r>
      <w:r w:rsidR="00970B25">
        <w:rPr>
          <w:rFonts w:ascii="Arial" w:hAnsi="Arial" w:cs="Arial"/>
          <w:color w:val="000000" w:themeColor="text1"/>
        </w:rPr>
        <w:t xml:space="preserve"> годового</w:t>
      </w:r>
      <w:r w:rsidRPr="00E86764">
        <w:rPr>
          <w:rFonts w:ascii="Arial" w:hAnsi="Arial" w:cs="Arial"/>
          <w:color w:val="000000" w:themeColor="text1"/>
        </w:rPr>
        <w:t xml:space="preserve"> </w:t>
      </w:r>
      <w:r w:rsidR="004450C6">
        <w:rPr>
          <w:rFonts w:ascii="Arial" w:hAnsi="Arial" w:cs="Arial"/>
          <w:color w:val="000000" w:themeColor="text1"/>
        </w:rPr>
        <w:t xml:space="preserve">бюджета, </w:t>
      </w:r>
      <w:r w:rsidRPr="00E86764">
        <w:rPr>
          <w:rFonts w:ascii="Arial" w:hAnsi="Arial" w:cs="Arial"/>
          <w:color w:val="000000" w:themeColor="text1"/>
        </w:rPr>
        <w:t>корректировки</w:t>
      </w:r>
      <w:r w:rsidR="00B676F8">
        <w:rPr>
          <w:rFonts w:ascii="Arial" w:hAnsi="Arial" w:cs="Arial"/>
          <w:color w:val="000000" w:themeColor="text1"/>
        </w:rPr>
        <w:t xml:space="preserve"> лимитов по СПП-элементам </w:t>
      </w:r>
      <w:r w:rsidRPr="00E86764">
        <w:rPr>
          <w:rFonts w:ascii="Arial" w:hAnsi="Arial" w:cs="Arial"/>
          <w:color w:val="000000" w:themeColor="text1"/>
        </w:rPr>
        <w:t xml:space="preserve">будут отражаться </w:t>
      </w:r>
      <w:r w:rsidR="00B676F8">
        <w:rPr>
          <w:rFonts w:ascii="Arial" w:hAnsi="Arial" w:cs="Arial"/>
          <w:color w:val="000000" w:themeColor="text1"/>
        </w:rPr>
        <w:t xml:space="preserve">в функциональности бюджетирования </w:t>
      </w:r>
      <w:r w:rsidRPr="00E86764">
        <w:rPr>
          <w:rFonts w:ascii="Arial" w:hAnsi="Arial" w:cs="Arial"/>
          <w:color w:val="000000" w:themeColor="text1"/>
        </w:rPr>
        <w:t xml:space="preserve">на категории данных «корректировка </w:t>
      </w:r>
      <w:r w:rsidR="00161EAF" w:rsidRPr="00161EAF">
        <w:rPr>
          <w:rFonts w:ascii="Arial" w:hAnsi="Arial" w:cs="Arial"/>
          <w:color w:val="000000" w:themeColor="text1"/>
        </w:rPr>
        <w:t>#</w:t>
      </w:r>
      <w:r w:rsidRPr="00E86764">
        <w:rPr>
          <w:rFonts w:ascii="Arial" w:hAnsi="Arial" w:cs="Arial"/>
          <w:color w:val="000000" w:themeColor="text1"/>
        </w:rPr>
        <w:t>#» с указанием номера месяца, когда эта корректировка провед</w:t>
      </w:r>
      <w:r w:rsidR="00161EAF">
        <w:rPr>
          <w:rFonts w:ascii="Arial" w:hAnsi="Arial" w:cs="Arial"/>
          <w:color w:val="000000" w:themeColor="text1"/>
        </w:rPr>
        <w:t>ена.</w:t>
      </w:r>
    </w:p>
    <w:p w14:paraId="26641142" w14:textId="6858E500" w:rsidR="00CE767A" w:rsidRDefault="00CE767A" w:rsidP="001B52A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Прогноз исполнения годового бюджета не будет храниться в функциональности бюджетирования</w:t>
      </w:r>
      <w:r w:rsidR="004E1119">
        <w:rPr>
          <w:rFonts w:ascii="Arial" w:hAnsi="Arial" w:cs="Arial"/>
          <w:color w:val="000000" w:themeColor="text1"/>
        </w:rPr>
        <w:t xml:space="preserve"> ТОРО</w:t>
      </w:r>
      <w:r>
        <w:rPr>
          <w:rFonts w:ascii="Arial" w:hAnsi="Arial" w:cs="Arial"/>
          <w:color w:val="000000" w:themeColor="text1"/>
        </w:rPr>
        <w:t xml:space="preserve">, а будет рассчитываться как результат фактических закрытых месяцев и актуальный бюджет ещё неисполненных периодов. </w:t>
      </w:r>
      <w:r w:rsidR="004E1119">
        <w:rPr>
          <w:rFonts w:ascii="Arial" w:hAnsi="Arial" w:cs="Arial"/>
          <w:color w:val="000000" w:themeColor="text1"/>
        </w:rPr>
        <w:t>Ежеквартально</w:t>
      </w:r>
      <w:r>
        <w:rPr>
          <w:rFonts w:ascii="Arial" w:hAnsi="Arial" w:cs="Arial"/>
          <w:color w:val="000000" w:themeColor="text1"/>
        </w:rPr>
        <w:t xml:space="preserve"> </w:t>
      </w:r>
      <w:r w:rsidR="004E1119">
        <w:rPr>
          <w:rFonts w:ascii="Arial" w:hAnsi="Arial" w:cs="Arial"/>
          <w:color w:val="000000" w:themeColor="text1"/>
        </w:rPr>
        <w:t>прогноз</w:t>
      </w:r>
      <w:r>
        <w:rPr>
          <w:rFonts w:ascii="Arial" w:hAnsi="Arial" w:cs="Arial"/>
          <w:color w:val="000000" w:themeColor="text1"/>
        </w:rPr>
        <w:t xml:space="preserve"> </w:t>
      </w:r>
      <w:r w:rsidRPr="00CE767A">
        <w:rPr>
          <w:rFonts w:ascii="Arial" w:hAnsi="Arial" w:cs="Arial"/>
          <w:color w:val="000000" w:themeColor="text1"/>
        </w:rPr>
        <w:lastRenderedPageBreak/>
        <w:t xml:space="preserve">будут передаваться </w:t>
      </w:r>
      <w:r>
        <w:rPr>
          <w:rFonts w:ascii="Arial" w:hAnsi="Arial" w:cs="Arial"/>
          <w:color w:val="000000" w:themeColor="text1"/>
        </w:rPr>
        <w:t>в автоматизированную систему консолидации и бюджетирования</w:t>
      </w:r>
      <w:r w:rsidRPr="00CE767A">
        <w:rPr>
          <w:rFonts w:ascii="Arial" w:hAnsi="Arial" w:cs="Arial"/>
          <w:color w:val="000000" w:themeColor="text1"/>
        </w:rPr>
        <w:t xml:space="preserve"> </w:t>
      </w:r>
      <w:r w:rsidR="004E1119">
        <w:rPr>
          <w:rFonts w:ascii="Arial" w:hAnsi="Arial" w:cs="Arial"/>
          <w:color w:val="000000" w:themeColor="text1"/>
        </w:rPr>
        <w:t>в виде актуальных заказов ТОРО.</w:t>
      </w:r>
    </w:p>
    <w:p w14:paraId="0332557A" w14:textId="1886B6D1" w:rsidR="00161EAF" w:rsidRDefault="00B676F8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Основные данные с</w:t>
      </w:r>
      <w:r w:rsidR="00161EAF">
        <w:rPr>
          <w:rFonts w:ascii="Arial" w:hAnsi="Arial" w:cs="Arial"/>
          <w:color w:val="000000" w:themeColor="text1"/>
        </w:rPr>
        <w:t>правочник</w:t>
      </w:r>
      <w:r>
        <w:rPr>
          <w:rFonts w:ascii="Arial" w:hAnsi="Arial" w:cs="Arial"/>
          <w:color w:val="000000" w:themeColor="text1"/>
        </w:rPr>
        <w:t>а</w:t>
      </w:r>
      <w:r w:rsidR="00161EAF">
        <w:rPr>
          <w:rFonts w:ascii="Arial" w:hAnsi="Arial" w:cs="Arial"/>
          <w:color w:val="000000" w:themeColor="text1"/>
        </w:rPr>
        <w:t xml:space="preserve"> «категория»</w:t>
      </w:r>
      <w:r>
        <w:rPr>
          <w:rFonts w:ascii="Arial" w:hAnsi="Arial" w:cs="Arial"/>
          <w:color w:val="000000" w:themeColor="text1"/>
        </w:rPr>
        <w:t xml:space="preserve"> буд</w:t>
      </w:r>
      <w:r w:rsidR="005106D1">
        <w:rPr>
          <w:rFonts w:ascii="Arial" w:hAnsi="Arial" w:cs="Arial"/>
          <w:color w:val="000000" w:themeColor="text1"/>
        </w:rPr>
        <w:t>у</w:t>
      </w:r>
      <w:r>
        <w:rPr>
          <w:rFonts w:ascii="Arial" w:hAnsi="Arial" w:cs="Arial"/>
          <w:color w:val="000000" w:themeColor="text1"/>
        </w:rPr>
        <w:t xml:space="preserve">т выстроены в </w:t>
      </w:r>
      <w:r w:rsidR="00161EAF">
        <w:rPr>
          <w:rFonts w:ascii="Arial" w:hAnsi="Arial" w:cs="Arial"/>
          <w:color w:val="000000" w:themeColor="text1"/>
        </w:rPr>
        <w:t xml:space="preserve">иерархию </w:t>
      </w:r>
      <w:r>
        <w:rPr>
          <w:rFonts w:ascii="Arial" w:hAnsi="Arial" w:cs="Arial"/>
          <w:color w:val="000000" w:themeColor="text1"/>
        </w:rPr>
        <w:t>следующего вида:</w:t>
      </w:r>
    </w:p>
    <w:p w14:paraId="3D05EABC" w14:textId="77777777" w:rsidR="00B676F8" w:rsidRPr="00161EAF" w:rsidRDefault="00B676F8" w:rsidP="00B676F8">
      <w:p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ru-RU"/>
        </w:rPr>
        <w:drawing>
          <wp:inline distT="0" distB="0" distL="0" distR="0" wp14:anchorId="08FC2DD7" wp14:editId="4D7737FE">
            <wp:extent cx="5486400" cy="3200400"/>
            <wp:effectExtent l="0" t="0" r="0" b="3810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270AF7BB" w14:textId="7525CC93" w:rsidR="00535B67" w:rsidRPr="00CA5C80" w:rsidRDefault="00535B67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E86764">
        <w:rPr>
          <w:rFonts w:ascii="Arial" w:hAnsi="Arial" w:cs="Arial"/>
          <w:color w:val="000000" w:themeColor="text1"/>
        </w:rPr>
        <w:t>Актуал</w:t>
      </w:r>
      <w:r w:rsidR="00B676F8">
        <w:rPr>
          <w:rFonts w:ascii="Arial" w:hAnsi="Arial" w:cs="Arial"/>
          <w:color w:val="000000" w:themeColor="text1"/>
        </w:rPr>
        <w:t xml:space="preserve">ьный годовой </w:t>
      </w:r>
      <w:r w:rsidRPr="00E86764">
        <w:rPr>
          <w:rFonts w:ascii="Arial" w:hAnsi="Arial" w:cs="Arial"/>
          <w:color w:val="000000" w:themeColor="text1"/>
        </w:rPr>
        <w:t xml:space="preserve">бюджет </w:t>
      </w:r>
      <w:r w:rsidR="00B676F8">
        <w:rPr>
          <w:rFonts w:ascii="Arial" w:hAnsi="Arial" w:cs="Arial"/>
          <w:color w:val="000000" w:themeColor="text1"/>
        </w:rPr>
        <w:t xml:space="preserve">на любой месяц будет получаться </w:t>
      </w:r>
      <w:r w:rsidRPr="00E86764">
        <w:rPr>
          <w:rFonts w:ascii="Arial" w:hAnsi="Arial" w:cs="Arial"/>
          <w:color w:val="000000" w:themeColor="text1"/>
        </w:rPr>
        <w:t xml:space="preserve">путём </w:t>
      </w:r>
      <w:r w:rsidR="001B52A6">
        <w:rPr>
          <w:rFonts w:ascii="Arial" w:hAnsi="Arial" w:cs="Arial"/>
          <w:color w:val="000000" w:themeColor="text1"/>
        </w:rPr>
        <w:t xml:space="preserve">агрегации </w:t>
      </w:r>
      <w:r w:rsidRPr="00E86764">
        <w:rPr>
          <w:rFonts w:ascii="Arial" w:hAnsi="Arial" w:cs="Arial"/>
          <w:color w:val="000000" w:themeColor="text1"/>
        </w:rPr>
        <w:t>данных категории «бюджет» и всех корректировок.</w:t>
      </w:r>
      <w:r w:rsidR="001B52A6">
        <w:rPr>
          <w:rFonts w:ascii="Arial" w:hAnsi="Arial" w:cs="Arial"/>
          <w:color w:val="000000" w:themeColor="text1"/>
        </w:rPr>
        <w:t xml:space="preserve"> </w:t>
      </w:r>
      <w:r w:rsidR="00DC143B">
        <w:rPr>
          <w:rFonts w:ascii="Arial" w:hAnsi="Arial" w:cs="Arial"/>
          <w:color w:val="000000" w:themeColor="text1"/>
        </w:rPr>
        <w:t>Поскольку к</w:t>
      </w:r>
      <w:r w:rsidR="001B52A6">
        <w:rPr>
          <w:rFonts w:ascii="Arial" w:hAnsi="Arial" w:cs="Arial"/>
          <w:color w:val="000000" w:themeColor="text1"/>
        </w:rPr>
        <w:t xml:space="preserve">орректировка лимита </w:t>
      </w:r>
      <w:r w:rsidR="00DF076F">
        <w:rPr>
          <w:rFonts w:ascii="Arial" w:hAnsi="Arial" w:cs="Arial"/>
          <w:color w:val="000000" w:themeColor="text1"/>
        </w:rPr>
        <w:t xml:space="preserve">при исполнении бюджета </w:t>
      </w:r>
      <w:r w:rsidR="001B52A6">
        <w:rPr>
          <w:rFonts w:ascii="Arial" w:hAnsi="Arial" w:cs="Arial"/>
          <w:color w:val="000000" w:themeColor="text1"/>
        </w:rPr>
        <w:t xml:space="preserve">в </w:t>
      </w:r>
      <w:r w:rsidR="00DF076F">
        <w:rPr>
          <w:rFonts w:ascii="Arial" w:hAnsi="Arial" w:cs="Arial"/>
          <w:color w:val="000000" w:themeColor="text1"/>
          <w:lang w:val="en-US"/>
        </w:rPr>
        <w:t>S</w:t>
      </w:r>
      <w:r w:rsidR="00DF076F" w:rsidRPr="009936BB">
        <w:rPr>
          <w:rFonts w:ascii="Arial" w:hAnsi="Arial" w:cs="Arial"/>
          <w:color w:val="000000" w:themeColor="text1"/>
        </w:rPr>
        <w:t>/4</w:t>
      </w:r>
      <w:r w:rsidR="00DF076F">
        <w:rPr>
          <w:rFonts w:ascii="Arial" w:hAnsi="Arial" w:cs="Arial"/>
          <w:color w:val="000000" w:themeColor="text1"/>
          <w:lang w:val="en-US"/>
        </w:rPr>
        <w:t>HANA</w:t>
      </w:r>
      <w:r w:rsidR="00DF076F">
        <w:rPr>
          <w:rFonts w:ascii="Arial" w:hAnsi="Arial" w:cs="Arial"/>
          <w:color w:val="000000" w:themeColor="text1"/>
        </w:rPr>
        <w:t xml:space="preserve"> </w:t>
      </w:r>
      <w:r w:rsidR="001B52A6">
        <w:rPr>
          <w:rFonts w:ascii="Arial" w:hAnsi="Arial" w:cs="Arial"/>
          <w:color w:val="000000" w:themeColor="text1"/>
        </w:rPr>
        <w:t xml:space="preserve">будет отражаться </w:t>
      </w:r>
      <w:r w:rsidR="00124851">
        <w:rPr>
          <w:rFonts w:ascii="Arial" w:hAnsi="Arial" w:cs="Arial"/>
          <w:color w:val="000000" w:themeColor="text1"/>
        </w:rPr>
        <w:t xml:space="preserve">как дельта, на которую уменьшился или увеличился бюджет, то в </w:t>
      </w:r>
      <w:r w:rsidR="00DF076F">
        <w:rPr>
          <w:rFonts w:ascii="Arial" w:hAnsi="Arial" w:cs="Arial"/>
          <w:color w:val="000000" w:themeColor="text1"/>
          <w:lang w:val="en-US"/>
        </w:rPr>
        <w:t>MCB</w:t>
      </w:r>
      <w:r w:rsidR="00DF076F" w:rsidRPr="009936BB">
        <w:rPr>
          <w:rFonts w:ascii="Arial" w:hAnsi="Arial" w:cs="Arial"/>
          <w:color w:val="000000" w:themeColor="text1"/>
        </w:rPr>
        <w:t xml:space="preserve"> </w:t>
      </w:r>
      <w:r w:rsidR="00124851">
        <w:rPr>
          <w:rFonts w:ascii="Arial" w:hAnsi="Arial" w:cs="Arial"/>
          <w:color w:val="000000" w:themeColor="text1"/>
        </w:rPr>
        <w:t>будут также выгружаться только изменения лимита в соответ</w:t>
      </w:r>
      <w:r w:rsidR="00CA5C80">
        <w:rPr>
          <w:rFonts w:ascii="Arial" w:hAnsi="Arial" w:cs="Arial"/>
          <w:color w:val="000000" w:themeColor="text1"/>
        </w:rPr>
        <w:t>ствующем периоде.</w:t>
      </w:r>
    </w:p>
    <w:p w14:paraId="6ACE8BB6" w14:textId="3E6D776F" w:rsidR="00E86764" w:rsidRDefault="00E86764" w:rsidP="00E8676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Категория данных «факт» в справочнике не выделяется, поскольку фактические данные храниться в </w:t>
      </w:r>
      <w:r w:rsidR="00DF076F">
        <w:rPr>
          <w:rFonts w:ascii="Arial" w:hAnsi="Arial" w:cs="Arial"/>
          <w:color w:val="000000" w:themeColor="text1"/>
          <w:lang w:val="en-US"/>
        </w:rPr>
        <w:t>MCB</w:t>
      </w:r>
      <w:r w:rsidR="00DF076F"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не будут, а будут считываться в режиме реального времени из </w:t>
      </w:r>
      <w:r w:rsidR="00DF076F">
        <w:rPr>
          <w:rFonts w:ascii="Arial" w:hAnsi="Arial" w:cs="Arial"/>
          <w:color w:val="000000" w:themeColor="text1"/>
          <w:lang w:val="en-US"/>
        </w:rPr>
        <w:t>S</w:t>
      </w:r>
      <w:r w:rsidR="00DF076F" w:rsidRPr="009936BB">
        <w:rPr>
          <w:rFonts w:ascii="Arial" w:hAnsi="Arial" w:cs="Arial"/>
          <w:color w:val="000000" w:themeColor="text1"/>
        </w:rPr>
        <w:t>/4</w:t>
      </w:r>
      <w:r w:rsidR="00DF076F">
        <w:rPr>
          <w:rFonts w:ascii="Arial" w:hAnsi="Arial" w:cs="Arial"/>
          <w:color w:val="000000" w:themeColor="text1"/>
          <w:lang w:val="en-US"/>
        </w:rPr>
        <w:t>HANA</w:t>
      </w:r>
      <w:r w:rsidRPr="00E86764">
        <w:rPr>
          <w:rFonts w:ascii="Arial" w:hAnsi="Arial" w:cs="Arial"/>
          <w:color w:val="000000" w:themeColor="text1"/>
        </w:rPr>
        <w:t>.</w:t>
      </w:r>
    </w:p>
    <w:p w14:paraId="7CC11C62" w14:textId="77777777" w:rsidR="00090E81" w:rsidRDefault="00090E81" w:rsidP="00090E8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76AD896" w14:textId="77777777" w:rsidR="00AC6F0A" w:rsidRPr="00BE014D" w:rsidRDefault="00AC6F0A" w:rsidP="00AC6F0A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558" w:name="_Toc68528511"/>
      <w:r>
        <w:rPr>
          <w:rFonts w:eastAsiaTheme="majorEastAsia" w:cstheme="majorBidi"/>
          <w:bCs w:val="0"/>
          <w:iCs w:val="0"/>
          <w:szCs w:val="26"/>
        </w:rPr>
        <w:t>Транзакционные</w:t>
      </w:r>
      <w:r w:rsidRPr="00BE014D">
        <w:rPr>
          <w:rFonts w:eastAsiaTheme="majorEastAsia" w:cstheme="majorBidi"/>
          <w:bCs w:val="0"/>
          <w:iCs w:val="0"/>
          <w:szCs w:val="26"/>
        </w:rPr>
        <w:t xml:space="preserve"> данные</w:t>
      </w:r>
      <w:bookmarkEnd w:id="3558"/>
    </w:p>
    <w:p w14:paraId="7903A511" w14:textId="77777777" w:rsidR="00E13DB0" w:rsidRPr="00E13DB0" w:rsidRDefault="00E13DB0" w:rsidP="00AC6F0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E13DB0">
        <w:rPr>
          <w:rFonts w:ascii="Arial" w:hAnsi="Arial" w:cs="Arial"/>
          <w:color w:val="000000" w:themeColor="text1"/>
        </w:rPr>
        <w:t xml:space="preserve">Следующие </w:t>
      </w:r>
      <w:r>
        <w:rPr>
          <w:rFonts w:ascii="Arial" w:hAnsi="Arial" w:cs="Arial"/>
          <w:color w:val="000000" w:themeColor="text1"/>
        </w:rPr>
        <w:t>транзакционные</w:t>
      </w:r>
      <w:r w:rsidRPr="00E13DB0">
        <w:rPr>
          <w:rFonts w:ascii="Arial" w:hAnsi="Arial" w:cs="Arial"/>
          <w:color w:val="000000" w:themeColor="text1"/>
        </w:rPr>
        <w:t xml:space="preserve"> данные релевантные для бизнес-процессов, описываемых в концептуальном дизайне</w:t>
      </w:r>
      <w:r w:rsidR="00C52248">
        <w:rPr>
          <w:rFonts w:ascii="Arial" w:hAnsi="Arial" w:cs="Arial"/>
          <w:color w:val="000000" w:themeColor="text1"/>
        </w:rPr>
        <w:t>:</w:t>
      </w:r>
    </w:p>
    <w:p w14:paraId="1BE06E52" w14:textId="77777777" w:rsidR="00E13DB0" w:rsidRDefault="00C52248" w:rsidP="00A90832">
      <w:pPr>
        <w:pStyle w:val="af9"/>
        <w:numPr>
          <w:ilvl w:val="0"/>
          <w:numId w:val="20"/>
        </w:numPr>
        <w:spacing w:after="240" w:line="276" w:lineRule="auto"/>
        <w:ind w:left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Заказ</w:t>
      </w:r>
      <w:r w:rsidR="00E13DB0" w:rsidRPr="00E13DB0">
        <w:rPr>
          <w:rFonts w:ascii="Arial" w:hAnsi="Arial" w:cs="Arial"/>
          <w:color w:val="000000" w:themeColor="text1"/>
        </w:rPr>
        <w:t xml:space="preserve"> ТОРО </w:t>
      </w:r>
      <w:r w:rsidR="00E13DB0">
        <w:rPr>
          <w:rFonts w:ascii="Arial" w:hAnsi="Arial" w:cs="Arial"/>
          <w:color w:val="000000" w:themeColor="text1"/>
        </w:rPr>
        <w:t>– является объектом планирования ремонтных воздействий на годовом горизонте. Используется при формировании годового бюджета и в качестве переходящих затрата на среднесрочный и долгосрочный периоды.</w:t>
      </w:r>
    </w:p>
    <w:p w14:paraId="0BF4FE0F" w14:textId="0429F108" w:rsidR="00E13DB0" w:rsidRPr="009936BB" w:rsidRDefault="00E13DB0" w:rsidP="000D2089">
      <w:pPr>
        <w:pStyle w:val="af9"/>
        <w:spacing w:after="240" w:line="276" w:lineRule="auto"/>
        <w:ind w:left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Заказ ТОРО ведётся в модуле </w:t>
      </w:r>
      <w:r>
        <w:rPr>
          <w:rFonts w:ascii="Arial" w:hAnsi="Arial" w:cs="Arial"/>
          <w:color w:val="000000" w:themeColor="text1"/>
          <w:lang w:val="en-US"/>
        </w:rPr>
        <w:t>PM</w:t>
      </w:r>
      <w:r w:rsidRPr="00E13DB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системы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E13DB0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Pr="00E13DB0">
        <w:rPr>
          <w:rFonts w:ascii="Arial" w:hAnsi="Arial" w:cs="Arial"/>
          <w:color w:val="000000" w:themeColor="text1"/>
        </w:rPr>
        <w:t xml:space="preserve">. </w:t>
      </w:r>
      <w:r w:rsidR="00663107">
        <w:rPr>
          <w:rFonts w:ascii="Arial" w:hAnsi="Arial" w:cs="Arial"/>
          <w:color w:val="000000" w:themeColor="text1"/>
        </w:rPr>
        <w:t xml:space="preserve">Описание объекта транзакционных данных приведено в концептуальном дизайне </w:t>
      </w:r>
      <w:r w:rsidR="00713013">
        <w:rPr>
          <w:rFonts w:ascii="Arial" w:hAnsi="Arial" w:cs="Arial"/>
          <w:color w:val="000000" w:themeColor="text1"/>
        </w:rPr>
        <w:t>ERP</w:t>
      </w:r>
      <w:del w:id="3559" w:author="Попова Дарья" w:date="2021-03-09T14:28:00Z">
        <w:r w:rsidR="00713013" w:rsidDel="00494ECB">
          <w:rPr>
            <w:rFonts w:ascii="Arial" w:hAnsi="Arial" w:cs="Arial"/>
            <w:color w:val="000000" w:themeColor="text1"/>
          </w:rPr>
          <w:delText>.9.9.</w:delText>
        </w:r>
      </w:del>
      <w:ins w:id="3560" w:author="Попова Дарья" w:date="2021-03-09T14:28:00Z">
        <w:r w:rsidR="00494ECB">
          <w:rPr>
            <w:rFonts w:ascii="Arial" w:hAnsi="Arial" w:cs="Arial"/>
            <w:color w:val="000000" w:themeColor="text1"/>
          </w:rPr>
          <w:t>.13.9.</w:t>
        </w:r>
      </w:ins>
      <w:r w:rsidR="00713013">
        <w:rPr>
          <w:rFonts w:ascii="Arial" w:hAnsi="Arial" w:cs="Arial"/>
          <w:color w:val="000000" w:themeColor="text1"/>
        </w:rPr>
        <w:t>2.</w:t>
      </w:r>
      <w:r w:rsidR="000D2089" w:rsidRPr="000D2089">
        <w:rPr>
          <w:rFonts w:ascii="Arial" w:hAnsi="Arial" w:cs="Arial"/>
          <w:color w:val="000000" w:themeColor="text1"/>
        </w:rPr>
        <w:t>52</w:t>
      </w:r>
      <w:r w:rsidR="000D2089">
        <w:rPr>
          <w:rFonts w:ascii="Arial" w:hAnsi="Arial" w:cs="Arial"/>
          <w:color w:val="000000" w:themeColor="text1"/>
        </w:rPr>
        <w:t xml:space="preserve"> «</w:t>
      </w:r>
      <w:r w:rsidR="000D2089" w:rsidRPr="009936BB">
        <w:rPr>
          <w:rFonts w:ascii="Arial" w:hAnsi="Arial" w:cs="Arial"/>
          <w:color w:val="000000" w:themeColor="text1"/>
        </w:rPr>
        <w:t>Годовое планирование воздействий на производственные активы</w:t>
      </w:r>
      <w:r w:rsidR="000D2089">
        <w:rPr>
          <w:rFonts w:ascii="Arial" w:hAnsi="Arial" w:cs="Arial"/>
          <w:color w:val="000000" w:themeColor="text1"/>
        </w:rPr>
        <w:t>»</w:t>
      </w:r>
      <w:r w:rsidR="00663107" w:rsidRPr="009936BB">
        <w:rPr>
          <w:rFonts w:ascii="Arial" w:hAnsi="Arial" w:cs="Arial"/>
          <w:color w:val="000000" w:themeColor="text1"/>
        </w:rPr>
        <w:t>.</w:t>
      </w:r>
    </w:p>
    <w:p w14:paraId="50C336C0" w14:textId="7C9F48B6" w:rsidR="00663107" w:rsidRDefault="00663107" w:rsidP="00A90832">
      <w:pPr>
        <w:pStyle w:val="af9"/>
        <w:spacing w:after="240" w:line="276" w:lineRule="auto"/>
        <w:ind w:left="567"/>
        <w:rPr>
          <w:rFonts w:ascii="Arial" w:hAnsi="Arial" w:cs="Arial"/>
          <w:color w:val="000000" w:themeColor="text1"/>
        </w:rPr>
      </w:pPr>
      <w:r w:rsidRPr="00F973DE">
        <w:rPr>
          <w:rFonts w:ascii="Arial" w:hAnsi="Arial" w:cs="Arial"/>
          <w:color w:val="000000" w:themeColor="text1"/>
        </w:rPr>
        <w:t xml:space="preserve">Для </w:t>
      </w:r>
      <w:r w:rsidR="000D2089">
        <w:rPr>
          <w:rFonts w:ascii="Arial" w:hAnsi="Arial" w:cs="Arial"/>
          <w:color w:val="000000" w:themeColor="text1"/>
        </w:rPr>
        <w:t>передачи</w:t>
      </w:r>
      <w:r w:rsidR="000D2089" w:rsidRPr="00F973DE">
        <w:rPr>
          <w:rFonts w:ascii="Arial" w:hAnsi="Arial" w:cs="Arial"/>
          <w:color w:val="000000" w:themeColor="text1"/>
        </w:rPr>
        <w:t xml:space="preserve"> </w:t>
      </w:r>
      <w:r w:rsidRPr="00F973DE">
        <w:rPr>
          <w:rFonts w:ascii="Arial" w:hAnsi="Arial" w:cs="Arial"/>
          <w:color w:val="000000" w:themeColor="text1"/>
        </w:rPr>
        <w:t>транзакционных</w:t>
      </w:r>
      <w:r>
        <w:rPr>
          <w:rFonts w:ascii="Arial" w:hAnsi="Arial" w:cs="Arial"/>
          <w:color w:val="000000" w:themeColor="text1"/>
        </w:rPr>
        <w:t xml:space="preserve"> данных заказа ТОРО в хранилище данных </w:t>
      </w:r>
      <w:r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 xml:space="preserve"> будет использоваться </w:t>
      </w:r>
      <w:r w:rsidR="000B2AEE">
        <w:rPr>
          <w:rFonts w:ascii="Arial" w:hAnsi="Arial" w:cs="Arial"/>
          <w:color w:val="000000" w:themeColor="text1"/>
        </w:rPr>
        <w:t>р</w:t>
      </w:r>
      <w:r w:rsidR="000B2AEE" w:rsidRPr="000B2AEE">
        <w:rPr>
          <w:rFonts w:ascii="Arial" w:hAnsi="Arial" w:cs="Arial"/>
          <w:color w:val="000000" w:themeColor="text1"/>
        </w:rPr>
        <w:t>акурсы базовых сервисов данных</w:t>
      </w:r>
      <w:r w:rsidR="000B2AEE">
        <w:rPr>
          <w:rFonts w:ascii="Arial" w:hAnsi="Arial" w:cs="Arial"/>
          <w:color w:val="000000" w:themeColor="text1"/>
        </w:rPr>
        <w:t xml:space="preserve"> (</w:t>
      </w:r>
      <w:r w:rsidR="000B2AEE">
        <w:rPr>
          <w:rFonts w:ascii="Arial" w:hAnsi="Arial" w:cs="Arial"/>
          <w:color w:val="000000" w:themeColor="text1"/>
          <w:lang w:val="en-US"/>
        </w:rPr>
        <w:t>CDS</w:t>
      </w:r>
      <w:r w:rsidR="000B2AEE" w:rsidRPr="000B2AEE">
        <w:rPr>
          <w:rFonts w:ascii="Arial" w:hAnsi="Arial" w:cs="Arial"/>
          <w:color w:val="000000" w:themeColor="text1"/>
        </w:rPr>
        <w:t>).</w:t>
      </w:r>
    </w:p>
    <w:p w14:paraId="6C185185" w14:textId="00243A7F" w:rsidR="00422979" w:rsidRDefault="00405D88" w:rsidP="00A90832">
      <w:pPr>
        <w:pStyle w:val="af9"/>
        <w:numPr>
          <w:ilvl w:val="0"/>
          <w:numId w:val="20"/>
        </w:numPr>
        <w:spacing w:after="240" w:line="276" w:lineRule="auto"/>
        <w:ind w:left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Сетевой гр</w:t>
      </w:r>
      <w:r w:rsidR="00C52248">
        <w:rPr>
          <w:rFonts w:ascii="Arial" w:hAnsi="Arial" w:cs="Arial"/>
          <w:color w:val="000000" w:themeColor="text1"/>
        </w:rPr>
        <w:t xml:space="preserve">афик проекта - </w:t>
      </w:r>
      <w:r w:rsidR="00422979">
        <w:rPr>
          <w:rFonts w:ascii="Arial" w:hAnsi="Arial" w:cs="Arial"/>
          <w:color w:val="000000" w:themeColor="text1"/>
        </w:rPr>
        <w:t xml:space="preserve">является объектом планирования </w:t>
      </w:r>
      <w:r w:rsidR="00F92165">
        <w:rPr>
          <w:rFonts w:ascii="Arial" w:hAnsi="Arial" w:cs="Arial"/>
          <w:color w:val="000000" w:themeColor="text1"/>
        </w:rPr>
        <w:t xml:space="preserve">в рамках </w:t>
      </w:r>
      <w:proofErr w:type="spellStart"/>
      <w:r w:rsidR="00F92165">
        <w:rPr>
          <w:rFonts w:ascii="Arial" w:hAnsi="Arial" w:cs="Arial"/>
          <w:color w:val="000000" w:themeColor="text1"/>
        </w:rPr>
        <w:t>Компонентого</w:t>
      </w:r>
      <w:proofErr w:type="spellEnd"/>
      <w:r w:rsidR="00F92165">
        <w:rPr>
          <w:rFonts w:ascii="Arial" w:hAnsi="Arial" w:cs="Arial"/>
          <w:color w:val="000000" w:themeColor="text1"/>
        </w:rPr>
        <w:t xml:space="preserve"> учета</w:t>
      </w:r>
      <w:r w:rsidR="008A41C3">
        <w:rPr>
          <w:rFonts w:ascii="Arial" w:hAnsi="Arial" w:cs="Arial"/>
          <w:color w:val="000000" w:themeColor="text1"/>
        </w:rPr>
        <w:t xml:space="preserve"> и ОВП</w:t>
      </w:r>
      <w:r w:rsidR="00422979">
        <w:rPr>
          <w:rFonts w:ascii="Arial" w:hAnsi="Arial" w:cs="Arial"/>
          <w:color w:val="000000" w:themeColor="text1"/>
        </w:rPr>
        <w:t>. Используется при формировании годового, среднесрочного и долгосрочного бюджетов.</w:t>
      </w:r>
    </w:p>
    <w:p w14:paraId="7BFC3920" w14:textId="77777777" w:rsidR="00422979" w:rsidRDefault="00422979" w:rsidP="00A90832">
      <w:pPr>
        <w:pStyle w:val="af9"/>
        <w:spacing w:after="240" w:line="276" w:lineRule="auto"/>
        <w:ind w:left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Сетевые графики ведутся в модуле </w:t>
      </w:r>
      <w:r>
        <w:rPr>
          <w:rFonts w:ascii="Arial" w:hAnsi="Arial" w:cs="Arial"/>
          <w:color w:val="000000" w:themeColor="text1"/>
          <w:lang w:val="en-US"/>
        </w:rPr>
        <w:t>PS</w:t>
      </w:r>
      <w:r w:rsidRPr="0042297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системы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422979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>
        <w:rPr>
          <w:rFonts w:ascii="Arial" w:hAnsi="Arial" w:cs="Arial"/>
          <w:color w:val="000000" w:themeColor="text1"/>
        </w:rPr>
        <w:t>.</w:t>
      </w:r>
      <w:r w:rsidR="00552A1F" w:rsidRPr="00552A1F">
        <w:rPr>
          <w:rFonts w:ascii="Arial" w:hAnsi="Arial" w:cs="Arial"/>
          <w:color w:val="000000" w:themeColor="text1"/>
        </w:rPr>
        <w:t xml:space="preserve"> </w:t>
      </w:r>
      <w:r w:rsidR="00552A1F">
        <w:rPr>
          <w:rFonts w:ascii="Arial" w:hAnsi="Arial" w:cs="Arial"/>
          <w:color w:val="000000" w:themeColor="text1"/>
        </w:rPr>
        <w:t>Описание объекта транзакционных данных приведено в концептуальном дизайне</w:t>
      </w:r>
      <w:r w:rsidR="00552A1F" w:rsidRPr="00552A1F">
        <w:rPr>
          <w:rFonts w:ascii="Arial" w:hAnsi="Arial" w:cs="Arial"/>
          <w:color w:val="000000" w:themeColor="text1"/>
        </w:rPr>
        <w:t xml:space="preserve"> </w:t>
      </w:r>
      <w:r w:rsidR="00552A1F">
        <w:rPr>
          <w:rFonts w:ascii="Arial" w:hAnsi="Arial" w:cs="Arial"/>
          <w:color w:val="000000" w:themeColor="text1"/>
        </w:rPr>
        <w:t xml:space="preserve">по </w:t>
      </w:r>
      <w:r w:rsidR="00140969">
        <w:rPr>
          <w:rFonts w:ascii="Arial" w:hAnsi="Arial" w:cs="Arial"/>
          <w:color w:val="000000" w:themeColor="text1"/>
        </w:rPr>
        <w:t>планированию и реализации</w:t>
      </w:r>
      <w:r w:rsidR="00140969" w:rsidRPr="00140969">
        <w:rPr>
          <w:rFonts w:ascii="Arial" w:hAnsi="Arial" w:cs="Arial"/>
          <w:color w:val="000000" w:themeColor="text1"/>
        </w:rPr>
        <w:t xml:space="preserve"> проектов </w:t>
      </w:r>
      <w:r w:rsidR="00140969">
        <w:rPr>
          <w:rFonts w:ascii="Arial" w:hAnsi="Arial" w:cs="Arial"/>
          <w:color w:val="000000" w:themeColor="text1"/>
        </w:rPr>
        <w:t>к</w:t>
      </w:r>
      <w:r w:rsidR="00140969" w:rsidRPr="00140969">
        <w:rPr>
          <w:rFonts w:ascii="Arial" w:hAnsi="Arial" w:cs="Arial"/>
          <w:color w:val="000000" w:themeColor="text1"/>
        </w:rPr>
        <w:t>апитального строительства и инвестиций</w:t>
      </w:r>
      <w:r w:rsidR="00140969">
        <w:rPr>
          <w:rFonts w:ascii="Arial" w:hAnsi="Arial" w:cs="Arial"/>
          <w:color w:val="000000" w:themeColor="text1"/>
        </w:rPr>
        <w:t>.</w:t>
      </w:r>
    </w:p>
    <w:p w14:paraId="16286A5A" w14:textId="77777777" w:rsidR="00552A1F" w:rsidRPr="00EE40DD" w:rsidRDefault="00552A1F" w:rsidP="00A90832">
      <w:pPr>
        <w:pStyle w:val="af9"/>
        <w:spacing w:after="240" w:line="276" w:lineRule="auto"/>
        <w:ind w:left="567"/>
        <w:rPr>
          <w:rFonts w:ascii="Arial" w:hAnsi="Arial" w:cs="Arial"/>
          <w:color w:val="000000" w:themeColor="text1"/>
        </w:rPr>
      </w:pPr>
      <w:r w:rsidRPr="00F973DE">
        <w:rPr>
          <w:rFonts w:ascii="Arial" w:hAnsi="Arial" w:cs="Arial"/>
          <w:color w:val="000000" w:themeColor="text1"/>
        </w:rPr>
        <w:t>Для потребление транзакционных</w:t>
      </w:r>
      <w:r>
        <w:rPr>
          <w:rFonts w:ascii="Arial" w:hAnsi="Arial" w:cs="Arial"/>
          <w:color w:val="000000" w:themeColor="text1"/>
        </w:rPr>
        <w:t xml:space="preserve"> данных сетевого графика в хранилище данных </w:t>
      </w:r>
      <w:r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 xml:space="preserve"> будет использоваться р</w:t>
      </w:r>
      <w:r w:rsidRPr="000B2AEE">
        <w:rPr>
          <w:rFonts w:ascii="Arial" w:hAnsi="Arial" w:cs="Arial"/>
          <w:color w:val="000000" w:themeColor="text1"/>
        </w:rPr>
        <w:t>акурсы базовых сервисов данных</w:t>
      </w:r>
      <w:r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color w:val="000000" w:themeColor="text1"/>
          <w:lang w:val="en-US"/>
        </w:rPr>
        <w:t>CDS</w:t>
      </w:r>
      <w:r w:rsidRPr="000B2AEE">
        <w:rPr>
          <w:rFonts w:ascii="Arial" w:hAnsi="Arial" w:cs="Arial"/>
          <w:color w:val="000000" w:themeColor="text1"/>
        </w:rPr>
        <w:t>).</w:t>
      </w:r>
    </w:p>
    <w:p w14:paraId="2784BD90" w14:textId="77777777" w:rsidR="00B26E1B" w:rsidRPr="00A90832" w:rsidRDefault="00B26E1B" w:rsidP="00AC6F0A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2A690000" w14:textId="77777777" w:rsidR="00B61C4B" w:rsidRPr="00BE014D" w:rsidRDefault="00B61C4B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561" w:name="_Toc68528512"/>
      <w:r w:rsidRPr="00BE014D">
        <w:rPr>
          <w:rFonts w:eastAsiaTheme="majorEastAsia" w:cstheme="majorBidi"/>
          <w:bCs w:val="0"/>
          <w:iCs w:val="0"/>
          <w:szCs w:val="26"/>
        </w:rPr>
        <w:t>Отчетность и выходные формы</w:t>
      </w:r>
      <w:bookmarkEnd w:id="3561"/>
    </w:p>
    <w:p w14:paraId="1931CCCE" w14:textId="66C5B9E0" w:rsidR="00B9591F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</w:rPr>
        <w:t>21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.Отче</w:t>
      </w:r>
      <w:r w:rsidR="00916FAB">
        <w:rPr>
          <w:rFonts w:ascii="Arial" w:hAnsi="Arial" w:cs="Arial"/>
          <w:b/>
          <w:sz w:val="22"/>
        </w:rPr>
        <w:t>т</w:t>
      </w:r>
      <w:r w:rsidRPr="00916FAB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3"/>
        <w:gridCol w:w="2835"/>
        <w:gridCol w:w="1419"/>
        <w:gridCol w:w="2125"/>
        <w:gridCol w:w="3104"/>
      </w:tblGrid>
      <w:tr w:rsidR="00FA572B" w:rsidRPr="00F94454" w14:paraId="7B48635D" w14:textId="77777777" w:rsidTr="007F7D69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268AB548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</w:p>
        </w:tc>
        <w:tc>
          <w:tcPr>
            <w:tcW w:w="1393" w:type="pct"/>
            <w:shd w:val="clear" w:color="auto" w:fill="FFC000"/>
            <w:vAlign w:val="center"/>
          </w:tcPr>
          <w:p w14:paraId="325958B5" w14:textId="77777777" w:rsidR="00FA572B" w:rsidRPr="000F4678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697" w:type="pct"/>
            <w:shd w:val="clear" w:color="auto" w:fill="FFC000"/>
            <w:vAlign w:val="center"/>
          </w:tcPr>
          <w:p w14:paraId="28ACF185" w14:textId="77777777" w:rsidR="00FA572B" w:rsidRPr="00F94454" w:rsidRDefault="007F7D69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</w:t>
            </w: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br/>
            </w:r>
            <w:r w:rsidR="00FA572B"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реализации</w:t>
            </w:r>
          </w:p>
        </w:tc>
        <w:tc>
          <w:tcPr>
            <w:tcW w:w="1044" w:type="pct"/>
            <w:shd w:val="clear" w:color="auto" w:fill="FFC000"/>
            <w:vAlign w:val="center"/>
          </w:tcPr>
          <w:p w14:paraId="0DBA4606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525" w:type="pct"/>
            <w:shd w:val="clear" w:color="auto" w:fill="FFC000"/>
            <w:vAlign w:val="center"/>
          </w:tcPr>
          <w:p w14:paraId="3E1D0B54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FA572B" w:rsidRPr="00F94454" w14:paraId="0EF06E29" w14:textId="77777777" w:rsidTr="007F7D69">
        <w:trPr>
          <w:cantSplit/>
        </w:trPr>
        <w:tc>
          <w:tcPr>
            <w:tcW w:w="341" w:type="pct"/>
          </w:tcPr>
          <w:p w14:paraId="2318DC6D" w14:textId="77777777" w:rsidR="00FA572B" w:rsidRPr="00F94454" w:rsidRDefault="00FA572B" w:rsidP="00FA572B">
            <w:pPr>
              <w:rPr>
                <w:rFonts w:ascii="Arial" w:hAnsi="Arial" w:cs="Arial"/>
                <w:sz w:val="20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393" w:type="pct"/>
          </w:tcPr>
          <w:p w14:paraId="0BCCFBF8" w14:textId="77777777" w:rsidR="00FA572B" w:rsidRPr="000F4678" w:rsidRDefault="00A90832" w:rsidP="00FA572B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Годовой бюджет ПА БЕ</w:t>
            </w:r>
          </w:p>
        </w:tc>
        <w:tc>
          <w:tcPr>
            <w:tcW w:w="697" w:type="pct"/>
            <w:shd w:val="clear" w:color="auto" w:fill="auto"/>
          </w:tcPr>
          <w:p w14:paraId="51EB1FAD" w14:textId="77777777" w:rsidR="00FA572B" w:rsidRPr="000F4678" w:rsidRDefault="00FA572B" w:rsidP="007F7D69">
            <w:pPr>
              <w:jc w:val="center"/>
              <w:rPr>
                <w:rFonts w:ascii="Arial" w:hAnsi="Arial" w:cs="Arial"/>
                <w:sz w:val="20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442B0DBC" w14:textId="6E4F3C92" w:rsidR="00FA572B" w:rsidRPr="00F94454" w:rsidRDefault="00B04EF5" w:rsidP="00BE4539">
            <w:pPr>
              <w:rPr>
                <w:rFonts w:ascii="Arial" w:hAnsi="Arial" w:cs="Arial"/>
                <w:sz w:val="20"/>
              </w:rPr>
            </w:pPr>
            <w:r w:rsidRPr="00B04EF5">
              <w:rPr>
                <w:rFonts w:ascii="Arial" w:hAnsi="Arial" w:cs="Arial"/>
                <w:sz w:val="20"/>
              </w:rPr>
              <w:t>MCB0</w:t>
            </w:r>
            <w:ins w:id="3562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8-01</w:t>
              </w:r>
            </w:ins>
            <w:del w:id="3563" w:author="Попова Дарья" w:date="2021-03-17T21:10:00Z">
              <w:r w:rsidRPr="00B04EF5" w:rsidDel="004D6CE2">
                <w:rPr>
                  <w:rFonts w:ascii="Arial" w:hAnsi="Arial" w:cs="Arial"/>
                  <w:sz w:val="20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42BAAFA0" w14:textId="77777777" w:rsidR="00FA572B" w:rsidRPr="00F94454" w:rsidRDefault="00FA572B" w:rsidP="00FA572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2153A" w:rsidRPr="00D2153A" w14:paraId="6F10D531" w14:textId="77777777" w:rsidTr="007F7D69">
        <w:trPr>
          <w:cantSplit/>
        </w:trPr>
        <w:tc>
          <w:tcPr>
            <w:tcW w:w="341" w:type="pct"/>
          </w:tcPr>
          <w:p w14:paraId="38BED6FD" w14:textId="77777777" w:rsidR="00D2153A" w:rsidRPr="00D2153A" w:rsidRDefault="00D2153A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393" w:type="pct"/>
          </w:tcPr>
          <w:p w14:paraId="0C4A7551" w14:textId="77777777" w:rsidR="00D2153A" w:rsidRPr="00D2153A" w:rsidRDefault="00D2153A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>Годовой бюджет ПА БЕ (подряд / хоз. способ)</w:t>
            </w:r>
          </w:p>
        </w:tc>
        <w:tc>
          <w:tcPr>
            <w:tcW w:w="697" w:type="pct"/>
            <w:shd w:val="clear" w:color="auto" w:fill="auto"/>
          </w:tcPr>
          <w:p w14:paraId="1F8349E4" w14:textId="77777777" w:rsidR="00D2153A" w:rsidRPr="00D2153A" w:rsidRDefault="007F7D69" w:rsidP="007F7D69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0AB682C7" w14:textId="36F54910" w:rsidR="00D2153A" w:rsidRPr="00D2153A" w:rsidRDefault="00B04EF5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04EF5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564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8-01</w:t>
              </w:r>
            </w:ins>
            <w:del w:id="3565" w:author="Попова Дарья" w:date="2021-03-17T21:10:00Z">
              <w:r w:rsidRPr="00B04EF5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16C3C2B2" w14:textId="77777777" w:rsidR="00D2153A" w:rsidRPr="00D2153A" w:rsidRDefault="00D2153A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D2153A" w:rsidRPr="00D2153A" w14:paraId="05CED412" w14:textId="77777777" w:rsidTr="007F7D69">
        <w:trPr>
          <w:cantSplit/>
        </w:trPr>
        <w:tc>
          <w:tcPr>
            <w:tcW w:w="341" w:type="pct"/>
          </w:tcPr>
          <w:p w14:paraId="73CFB148" w14:textId="77777777" w:rsidR="00D2153A" w:rsidRPr="00D2153A" w:rsidRDefault="00D2153A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393" w:type="pct"/>
          </w:tcPr>
          <w:p w14:paraId="01D11A5C" w14:textId="77777777" w:rsidR="00D2153A" w:rsidRPr="00D2153A" w:rsidRDefault="00D2153A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>Годовой бюджет ПА БЕ (</w:t>
            </w:r>
            <w:proofErr w:type="spellStart"/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>Opex</w:t>
            </w:r>
            <w:proofErr w:type="spellEnd"/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>Capex</w:t>
            </w:r>
            <w:proofErr w:type="spellEnd"/>
            <w:r w:rsidRPr="00D2153A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697" w:type="pct"/>
            <w:shd w:val="clear" w:color="auto" w:fill="auto"/>
          </w:tcPr>
          <w:p w14:paraId="4DECF0FF" w14:textId="77777777" w:rsidR="00D2153A" w:rsidRPr="00D2153A" w:rsidRDefault="007F7D69" w:rsidP="007F7D69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15E63B9C" w14:textId="7B00C0DD" w:rsidR="00D2153A" w:rsidRPr="00D2153A" w:rsidRDefault="00B04EF5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04EF5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566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8-01</w:t>
              </w:r>
            </w:ins>
            <w:del w:id="3567" w:author="Попова Дарья" w:date="2021-03-17T21:10:00Z">
              <w:r w:rsidRPr="00B04EF5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3C899967" w14:textId="77777777" w:rsidR="00D2153A" w:rsidRPr="00D2153A" w:rsidRDefault="00D2153A" w:rsidP="00D2153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D2153A" w:rsidRPr="00D2153A" w:rsidDel="00D1791C" w14:paraId="7EE047AE" w14:textId="338C52BE" w:rsidTr="007F7D69">
        <w:trPr>
          <w:cantSplit/>
          <w:del w:id="3568" w:author="Попова Дарья" w:date="2021-03-17T21:08:00Z"/>
        </w:trPr>
        <w:tc>
          <w:tcPr>
            <w:tcW w:w="341" w:type="pct"/>
          </w:tcPr>
          <w:p w14:paraId="6AAA6D3C" w14:textId="2442A82A" w:rsidR="00D2153A" w:rsidRPr="00D2153A" w:rsidDel="00D1791C" w:rsidRDefault="00D2153A" w:rsidP="00D2153A">
            <w:pPr>
              <w:rPr>
                <w:del w:id="3569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70" w:author="Попова Дарья" w:date="2021-03-17T21:08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4.</w:delText>
              </w:r>
            </w:del>
          </w:p>
        </w:tc>
        <w:tc>
          <w:tcPr>
            <w:tcW w:w="1393" w:type="pct"/>
          </w:tcPr>
          <w:p w14:paraId="272D8791" w14:textId="2C3A174B" w:rsidR="00D2153A" w:rsidRPr="0095319C" w:rsidDel="00D1791C" w:rsidRDefault="00D2153A" w:rsidP="00D2153A">
            <w:pPr>
              <w:rPr>
                <w:del w:id="3571" w:author="Попова Дарья" w:date="2021-03-17T21:08:00Z"/>
                <w:rFonts w:ascii="Arial" w:hAnsi="Arial" w:cs="Arial"/>
                <w:sz w:val="20"/>
                <w:szCs w:val="20"/>
                <w:highlight w:val="yellow"/>
                <w:lang w:eastAsia="ru-RU"/>
                <w:rPrChange w:id="3572" w:author="Попова Дарья" w:date="2021-03-16T14:35:00Z">
                  <w:rPr>
                    <w:del w:id="3573" w:author="Попова Дарья" w:date="2021-03-17T21:08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del w:id="3574" w:author="Попова Дарья" w:date="2021-03-17T21:08:00Z">
              <w:r w:rsidRPr="0095319C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575" w:author="Попова Дарья" w:date="2021-03-16T14:35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>Сводный годовой бюджет ПА УК</w:delText>
              </w:r>
            </w:del>
          </w:p>
        </w:tc>
        <w:tc>
          <w:tcPr>
            <w:tcW w:w="697" w:type="pct"/>
            <w:shd w:val="clear" w:color="auto" w:fill="auto"/>
          </w:tcPr>
          <w:p w14:paraId="18B68751" w14:textId="4B6A0C52" w:rsidR="00D2153A" w:rsidRPr="00D2153A" w:rsidDel="00D1791C" w:rsidRDefault="007F7D69" w:rsidP="007F7D69">
            <w:pPr>
              <w:jc w:val="center"/>
              <w:rPr>
                <w:del w:id="3576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77" w:author="Попова Дарья" w:date="2021-03-17T21:08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2D71E666" w14:textId="22C35EBB" w:rsidR="00D2153A" w:rsidRPr="00D2153A" w:rsidDel="00D1791C" w:rsidRDefault="00B04EF5" w:rsidP="00D2153A">
            <w:pPr>
              <w:rPr>
                <w:del w:id="3578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79" w:author="Попова Дарья" w:date="2021-03-17T21:08:00Z">
              <w:r w:rsidRPr="00B04EF5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05A0A4D6" w14:textId="3C160360" w:rsidR="00D2153A" w:rsidRPr="00D2153A" w:rsidDel="00D1791C" w:rsidRDefault="00D2153A" w:rsidP="00D2153A">
            <w:pPr>
              <w:rPr>
                <w:del w:id="3580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D2153A" w:rsidRPr="00D2153A" w:rsidDel="00D1791C" w14:paraId="42EC54D1" w14:textId="7A4B7AD9" w:rsidTr="007F7D69">
        <w:trPr>
          <w:cantSplit/>
          <w:del w:id="3581" w:author="Попова Дарья" w:date="2021-03-17T21:08:00Z"/>
        </w:trPr>
        <w:tc>
          <w:tcPr>
            <w:tcW w:w="341" w:type="pct"/>
          </w:tcPr>
          <w:p w14:paraId="7D2AE946" w14:textId="57C601FA" w:rsidR="00D2153A" w:rsidRPr="00D2153A" w:rsidDel="00D1791C" w:rsidRDefault="00D2153A" w:rsidP="00D2153A">
            <w:pPr>
              <w:rPr>
                <w:del w:id="3582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83" w:author="Попова Дарья" w:date="2021-03-17T21:08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5.</w:delText>
              </w:r>
            </w:del>
          </w:p>
        </w:tc>
        <w:tc>
          <w:tcPr>
            <w:tcW w:w="1393" w:type="pct"/>
          </w:tcPr>
          <w:p w14:paraId="7244276D" w14:textId="6246C389" w:rsidR="00D2153A" w:rsidRPr="0095319C" w:rsidDel="00D1791C" w:rsidRDefault="00D2153A" w:rsidP="00D2153A">
            <w:pPr>
              <w:rPr>
                <w:del w:id="3584" w:author="Попова Дарья" w:date="2021-03-17T21:08:00Z"/>
                <w:rFonts w:ascii="Arial" w:hAnsi="Arial" w:cs="Arial"/>
                <w:sz w:val="20"/>
                <w:szCs w:val="20"/>
                <w:highlight w:val="yellow"/>
                <w:lang w:eastAsia="ru-RU"/>
                <w:rPrChange w:id="3585" w:author="Попова Дарья" w:date="2021-03-16T14:35:00Z">
                  <w:rPr>
                    <w:del w:id="3586" w:author="Попова Дарья" w:date="2021-03-17T21:08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del w:id="3587" w:author="Попова Дарья" w:date="2021-03-17T21:08:00Z">
              <w:r w:rsidRPr="0095319C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588" w:author="Попова Дарья" w:date="2021-03-16T14:35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>Сводный годовой бюджет ПА УК (подряд / хоз. способ)</w:delText>
              </w:r>
            </w:del>
          </w:p>
        </w:tc>
        <w:tc>
          <w:tcPr>
            <w:tcW w:w="697" w:type="pct"/>
            <w:shd w:val="clear" w:color="auto" w:fill="auto"/>
          </w:tcPr>
          <w:p w14:paraId="3BA96A52" w14:textId="53F073A3" w:rsidR="00D2153A" w:rsidRPr="00D2153A" w:rsidDel="00D1791C" w:rsidRDefault="007F7D69" w:rsidP="007F7D69">
            <w:pPr>
              <w:jc w:val="center"/>
              <w:rPr>
                <w:del w:id="3589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90" w:author="Попова Дарья" w:date="2021-03-17T21:08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6D60B104" w14:textId="3CFCBC6B" w:rsidR="00D2153A" w:rsidRPr="00D2153A" w:rsidDel="00D1791C" w:rsidRDefault="00B04EF5" w:rsidP="00D2153A">
            <w:pPr>
              <w:rPr>
                <w:del w:id="3591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92" w:author="Попова Дарья" w:date="2021-03-17T21:08:00Z">
              <w:r w:rsidRPr="00B04EF5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3173CF81" w14:textId="46D52724" w:rsidR="00D2153A" w:rsidRPr="00D2153A" w:rsidDel="00D1791C" w:rsidRDefault="00D2153A" w:rsidP="00D2153A">
            <w:pPr>
              <w:rPr>
                <w:del w:id="3593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D2153A" w:rsidRPr="00D2153A" w:rsidDel="00D1791C" w14:paraId="482A0876" w14:textId="1348B0EB" w:rsidTr="007F7D69">
        <w:trPr>
          <w:cantSplit/>
          <w:del w:id="3594" w:author="Попова Дарья" w:date="2021-03-17T21:08:00Z"/>
        </w:trPr>
        <w:tc>
          <w:tcPr>
            <w:tcW w:w="341" w:type="pct"/>
          </w:tcPr>
          <w:p w14:paraId="7F7E9E4E" w14:textId="7FBBB0AC" w:rsidR="00D2153A" w:rsidRPr="00D2153A" w:rsidDel="00D1791C" w:rsidRDefault="00D2153A" w:rsidP="00D2153A">
            <w:pPr>
              <w:rPr>
                <w:del w:id="3595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596" w:author="Попова Дарья" w:date="2021-03-17T21:08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6.</w:delText>
              </w:r>
            </w:del>
          </w:p>
        </w:tc>
        <w:tc>
          <w:tcPr>
            <w:tcW w:w="1393" w:type="pct"/>
          </w:tcPr>
          <w:p w14:paraId="378C0202" w14:textId="3334C6E2" w:rsidR="00D2153A" w:rsidRPr="0095319C" w:rsidDel="00D1791C" w:rsidRDefault="00D2153A" w:rsidP="00D2153A">
            <w:pPr>
              <w:rPr>
                <w:del w:id="3597" w:author="Попова Дарья" w:date="2021-03-17T21:08:00Z"/>
                <w:rFonts w:ascii="Arial" w:hAnsi="Arial" w:cs="Arial"/>
                <w:sz w:val="20"/>
                <w:szCs w:val="20"/>
                <w:highlight w:val="yellow"/>
                <w:lang w:eastAsia="ru-RU"/>
                <w:rPrChange w:id="3598" w:author="Попова Дарья" w:date="2021-03-16T14:35:00Z">
                  <w:rPr>
                    <w:del w:id="3599" w:author="Попова Дарья" w:date="2021-03-17T21:08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del w:id="3600" w:author="Попова Дарья" w:date="2021-03-17T21:08:00Z">
              <w:r w:rsidRPr="0095319C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01" w:author="Попова Дарья" w:date="2021-03-16T14:35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 xml:space="preserve">Сводный годовой бюджет ПА УК </w:delText>
              </w:r>
              <w:r w:rsidR="007F7D69" w:rsidRPr="0095319C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02" w:author="Попова Дарья" w:date="2021-03-16T14:35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>(Opex / Capex)</w:delText>
              </w:r>
            </w:del>
          </w:p>
        </w:tc>
        <w:tc>
          <w:tcPr>
            <w:tcW w:w="697" w:type="pct"/>
            <w:shd w:val="clear" w:color="auto" w:fill="auto"/>
          </w:tcPr>
          <w:p w14:paraId="1135E151" w14:textId="4FCE3644" w:rsidR="00D2153A" w:rsidRPr="00D2153A" w:rsidDel="00D1791C" w:rsidRDefault="007F7D69" w:rsidP="007F7D69">
            <w:pPr>
              <w:jc w:val="center"/>
              <w:rPr>
                <w:del w:id="3603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04" w:author="Попова Дарья" w:date="2021-03-17T21:08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5B11AB0E" w14:textId="0D21E0EC" w:rsidR="00D2153A" w:rsidRPr="00D2153A" w:rsidDel="00D1791C" w:rsidRDefault="00B04EF5" w:rsidP="00D2153A">
            <w:pPr>
              <w:rPr>
                <w:del w:id="3605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06" w:author="Попова Дарья" w:date="2021-03-17T21:08:00Z">
              <w:r w:rsidRPr="00B04EF5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4FDC0EA1" w14:textId="67BE86DD" w:rsidR="00D2153A" w:rsidRPr="00D2153A" w:rsidDel="00D1791C" w:rsidRDefault="00D2153A" w:rsidP="00D2153A">
            <w:pPr>
              <w:rPr>
                <w:del w:id="3607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7F7D69" w:rsidRPr="00D2153A" w14:paraId="5554103B" w14:textId="7EE578D2" w:rsidTr="007F7D69">
        <w:trPr>
          <w:cantSplit/>
        </w:trPr>
        <w:tc>
          <w:tcPr>
            <w:tcW w:w="341" w:type="pct"/>
          </w:tcPr>
          <w:p w14:paraId="0F9365C5" w14:textId="0355B4E8" w:rsidR="007F7D69" w:rsidRPr="00D2153A" w:rsidRDefault="00D1791C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3608" w:author="Попова Дарья" w:date="2021-03-17T21:09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4</w:t>
              </w:r>
            </w:ins>
            <w:del w:id="3609" w:author="Попова Дарья" w:date="2021-03-17T21:09:00Z">
              <w:r w:rsidR="007F7D69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7</w:delText>
              </w:r>
            </w:del>
            <w:r w:rsidR="007F7D69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93" w:type="pct"/>
          </w:tcPr>
          <w:p w14:paraId="24B3F44F" w14:textId="7BBE7F3D" w:rsidR="007F7D69" w:rsidRPr="00D2153A" w:rsidRDefault="007F7D69" w:rsidP="00A113A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113AA">
              <w:rPr>
                <w:rFonts w:ascii="Arial" w:hAnsi="Arial" w:cs="Arial"/>
                <w:sz w:val="20"/>
                <w:szCs w:val="20"/>
                <w:lang w:eastAsia="ru-RU"/>
              </w:rPr>
              <w:t>Среднесрочный бюджет ПА БЕ</w:t>
            </w:r>
            <w:del w:id="3610" w:author="Попова Дарья" w:date="2021-03-16T14:51:00Z">
              <w:r w:rsidRPr="00140B41" w:rsidDel="00AB5025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11" w:author="Михаил Тришин" w:date="2021-03-16T12:48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 xml:space="preserve"> (план / ориентир)</w:delText>
              </w:r>
            </w:del>
          </w:p>
        </w:tc>
        <w:tc>
          <w:tcPr>
            <w:tcW w:w="697" w:type="pct"/>
            <w:shd w:val="clear" w:color="auto" w:fill="auto"/>
          </w:tcPr>
          <w:p w14:paraId="26B047F4" w14:textId="104396AB" w:rsidR="007F7D69" w:rsidRPr="00D2153A" w:rsidRDefault="007F7D69" w:rsidP="007F7D69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53C51988" w14:textId="1113AD50" w:rsidR="007F7D69" w:rsidRPr="00D2153A" w:rsidRDefault="00F51D00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51D00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612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8-02</w:t>
              </w:r>
            </w:ins>
            <w:del w:id="3613" w:author="Попова Дарья" w:date="2021-03-17T21:10:00Z">
              <w:r w:rsidRPr="00F51D00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4B715198" w14:textId="265DFDFC" w:rsidR="007F7D69" w:rsidRPr="00D2153A" w:rsidRDefault="007F7D69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7F7D69" w:rsidRPr="00D2153A" w14:paraId="7F995C30" w14:textId="77777777" w:rsidTr="007F7D69">
        <w:trPr>
          <w:cantSplit/>
        </w:trPr>
        <w:tc>
          <w:tcPr>
            <w:tcW w:w="341" w:type="pct"/>
          </w:tcPr>
          <w:p w14:paraId="14FF8360" w14:textId="0A09DF6F" w:rsidR="007F7D69" w:rsidRPr="00D2153A" w:rsidRDefault="00D1791C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3614" w:author="Попова Дарья" w:date="2021-03-17T21:09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5</w:t>
              </w:r>
            </w:ins>
            <w:del w:id="3615" w:author="Попова Дарья" w:date="2021-03-17T21:09:00Z">
              <w:r w:rsidR="007F7D69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8</w:delText>
              </w:r>
            </w:del>
            <w:r w:rsidR="007F7D69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93" w:type="pct"/>
          </w:tcPr>
          <w:p w14:paraId="295FA87B" w14:textId="77777777" w:rsidR="007F7D69" w:rsidRPr="00D2153A" w:rsidRDefault="007F7D69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Среднесрочный бюджет ПА БЕ (подряд / хоз. способ)</w:t>
            </w:r>
          </w:p>
        </w:tc>
        <w:tc>
          <w:tcPr>
            <w:tcW w:w="697" w:type="pct"/>
            <w:shd w:val="clear" w:color="auto" w:fill="auto"/>
          </w:tcPr>
          <w:p w14:paraId="55CF4FC6" w14:textId="77777777" w:rsidR="007F7D69" w:rsidRPr="00D2153A" w:rsidRDefault="007F7D69" w:rsidP="007F7D69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0D3437A6" w14:textId="774DD4F1" w:rsidR="007F7D69" w:rsidRPr="00D2153A" w:rsidRDefault="00F51D00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51D00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616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8-02</w:t>
              </w:r>
            </w:ins>
            <w:del w:id="3617" w:author="Попова Дарья" w:date="2021-03-17T21:10:00Z">
              <w:r w:rsidRPr="00F51D00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2747912E" w14:textId="77777777" w:rsidR="007F7D69" w:rsidRPr="00D2153A" w:rsidRDefault="007F7D69" w:rsidP="007F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14:paraId="7C7510B8" w14:textId="77777777" w:rsidTr="007F7D69">
        <w:trPr>
          <w:cantSplit/>
        </w:trPr>
        <w:tc>
          <w:tcPr>
            <w:tcW w:w="341" w:type="pct"/>
          </w:tcPr>
          <w:p w14:paraId="39728C68" w14:textId="168F7054" w:rsidR="003164A4" w:rsidRPr="007F7D69" w:rsidRDefault="00D1791C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3618" w:author="Попова Дарья" w:date="2021-03-17T21:09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6</w:t>
              </w:r>
            </w:ins>
            <w:del w:id="3619" w:author="Попова Дарья" w:date="2021-03-17T21:09:00Z">
              <w:r w:rsidR="003164A4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9</w:delText>
              </w:r>
            </w:del>
            <w:r w:rsidR="003164A4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93" w:type="pct"/>
          </w:tcPr>
          <w:p w14:paraId="7A814C11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Среднесрочный бюджет ПА БЕ (</w:t>
            </w:r>
            <w:proofErr w:type="spellStart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Opex</w:t>
            </w:r>
            <w:proofErr w:type="spellEnd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Capex</w:t>
            </w:r>
            <w:proofErr w:type="spellEnd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697" w:type="pct"/>
            <w:shd w:val="clear" w:color="auto" w:fill="auto"/>
          </w:tcPr>
          <w:p w14:paraId="4D5023A8" w14:textId="77777777" w:rsidR="003164A4" w:rsidRPr="007F7D69" w:rsidRDefault="003164A4" w:rsidP="003164A4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1674CB0F" w14:textId="212638C6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51D00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620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8-02</w:t>
              </w:r>
            </w:ins>
            <w:del w:id="3621" w:author="Попова Дарья" w:date="2021-03-17T21:10:00Z">
              <w:r w:rsidRPr="00F51D00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199ECEED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:rsidDel="00D1791C" w14:paraId="510F5216" w14:textId="21CEF3AA" w:rsidTr="007F7D69">
        <w:trPr>
          <w:cantSplit/>
          <w:del w:id="3622" w:author="Попова Дарья" w:date="2021-03-17T21:08:00Z"/>
        </w:trPr>
        <w:tc>
          <w:tcPr>
            <w:tcW w:w="341" w:type="pct"/>
          </w:tcPr>
          <w:p w14:paraId="320F4CA5" w14:textId="36002C41" w:rsidR="003164A4" w:rsidRPr="007F7D69" w:rsidDel="00D1791C" w:rsidRDefault="003164A4" w:rsidP="003164A4">
            <w:pPr>
              <w:rPr>
                <w:del w:id="3623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24" w:author="Попова Дарья" w:date="2021-03-17T21:08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10.</w:delText>
              </w:r>
            </w:del>
          </w:p>
        </w:tc>
        <w:tc>
          <w:tcPr>
            <w:tcW w:w="1393" w:type="pct"/>
          </w:tcPr>
          <w:p w14:paraId="0FFC1BB4" w14:textId="27F3F3F6" w:rsidR="003164A4" w:rsidRPr="007F7D69" w:rsidDel="00D1791C" w:rsidRDefault="003164A4" w:rsidP="00A113AA">
            <w:pPr>
              <w:rPr>
                <w:del w:id="3625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26" w:author="Попова Дарья" w:date="2021-03-17T21:08:00Z">
              <w:r w:rsidRPr="00140B41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27" w:author="Михаил Тришин" w:date="2021-03-16T12:48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>Сводный среднесрочный бюджет ПА УК</w:delText>
              </w:r>
            </w:del>
            <w:del w:id="3628" w:author="Попова Дарья" w:date="2021-03-16T14:51:00Z">
              <w:r w:rsidRPr="00140B41" w:rsidDel="00AB5025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29" w:author="Михаил Тришин" w:date="2021-03-16T12:48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 xml:space="preserve"> (план / ориентир)</w:delText>
              </w:r>
            </w:del>
          </w:p>
        </w:tc>
        <w:tc>
          <w:tcPr>
            <w:tcW w:w="697" w:type="pct"/>
            <w:shd w:val="clear" w:color="auto" w:fill="auto"/>
          </w:tcPr>
          <w:p w14:paraId="55BF7FFD" w14:textId="42FAF2F5" w:rsidR="003164A4" w:rsidRPr="007F7D69" w:rsidDel="00D1791C" w:rsidRDefault="003164A4" w:rsidP="003164A4">
            <w:pPr>
              <w:jc w:val="center"/>
              <w:rPr>
                <w:del w:id="3630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31" w:author="Попова Дарья" w:date="2021-03-17T21:08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2E9DDE35" w14:textId="423D76C3" w:rsidR="003164A4" w:rsidRPr="007F7D69" w:rsidDel="00D1791C" w:rsidRDefault="003164A4" w:rsidP="003164A4">
            <w:pPr>
              <w:rPr>
                <w:del w:id="3632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33" w:author="Попова Дарья" w:date="2021-03-17T21:08:00Z">
              <w:r w:rsidRPr="005571B1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79627429" w14:textId="4B01DED8" w:rsidR="003164A4" w:rsidRPr="007F7D69" w:rsidDel="00D1791C" w:rsidRDefault="003164A4" w:rsidP="003164A4">
            <w:pPr>
              <w:rPr>
                <w:del w:id="3634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:rsidDel="00D1791C" w14:paraId="50193B05" w14:textId="33938CFE" w:rsidTr="007F7D69">
        <w:trPr>
          <w:cantSplit/>
          <w:del w:id="3635" w:author="Попова Дарья" w:date="2021-03-17T21:08:00Z"/>
        </w:trPr>
        <w:tc>
          <w:tcPr>
            <w:tcW w:w="341" w:type="pct"/>
          </w:tcPr>
          <w:p w14:paraId="53CD064F" w14:textId="37F794EF" w:rsidR="003164A4" w:rsidRPr="007F7D69" w:rsidDel="00D1791C" w:rsidRDefault="003164A4" w:rsidP="003164A4">
            <w:pPr>
              <w:rPr>
                <w:del w:id="3636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37" w:author="Попова Дарья" w:date="2021-03-17T21:08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11.</w:delText>
              </w:r>
            </w:del>
          </w:p>
        </w:tc>
        <w:tc>
          <w:tcPr>
            <w:tcW w:w="1393" w:type="pct"/>
          </w:tcPr>
          <w:p w14:paraId="7B77E940" w14:textId="30195A5C" w:rsidR="003164A4" w:rsidRPr="0095319C" w:rsidDel="00D1791C" w:rsidRDefault="003164A4" w:rsidP="003164A4">
            <w:pPr>
              <w:rPr>
                <w:del w:id="3638" w:author="Попова Дарья" w:date="2021-03-17T21:08:00Z"/>
                <w:rFonts w:ascii="Arial" w:hAnsi="Arial" w:cs="Arial"/>
                <w:sz w:val="20"/>
                <w:szCs w:val="20"/>
                <w:highlight w:val="yellow"/>
                <w:lang w:eastAsia="ru-RU"/>
                <w:rPrChange w:id="3639" w:author="Попова Дарья" w:date="2021-03-16T14:38:00Z">
                  <w:rPr>
                    <w:del w:id="3640" w:author="Попова Дарья" w:date="2021-03-17T21:08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del w:id="3641" w:author="Попова Дарья" w:date="2021-03-17T21:08:00Z">
              <w:r w:rsidRPr="0095319C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42" w:author="Попова Дарья" w:date="2021-03-16T14:38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>Сводный среднесрочный бюджет ПА УК (подряд / хоз. способ)</w:delText>
              </w:r>
            </w:del>
          </w:p>
        </w:tc>
        <w:tc>
          <w:tcPr>
            <w:tcW w:w="697" w:type="pct"/>
            <w:shd w:val="clear" w:color="auto" w:fill="auto"/>
          </w:tcPr>
          <w:p w14:paraId="423C3350" w14:textId="06CBD9FC" w:rsidR="003164A4" w:rsidRPr="007F7D69" w:rsidDel="00D1791C" w:rsidRDefault="003164A4" w:rsidP="003164A4">
            <w:pPr>
              <w:jc w:val="center"/>
              <w:rPr>
                <w:del w:id="3643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44" w:author="Попова Дарья" w:date="2021-03-17T21:08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1A894FAB" w14:textId="369A107D" w:rsidR="003164A4" w:rsidRPr="007F7D69" w:rsidDel="00D1791C" w:rsidRDefault="003164A4" w:rsidP="003164A4">
            <w:pPr>
              <w:rPr>
                <w:del w:id="3645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46" w:author="Попова Дарья" w:date="2021-03-17T21:08:00Z">
              <w:r w:rsidRPr="005571B1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20C2112A" w14:textId="4F776CBE" w:rsidR="003164A4" w:rsidRPr="007F7D69" w:rsidDel="00D1791C" w:rsidRDefault="003164A4" w:rsidP="003164A4">
            <w:pPr>
              <w:rPr>
                <w:del w:id="3647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:rsidDel="00D1791C" w14:paraId="0098E736" w14:textId="48E82257" w:rsidTr="007F7D69">
        <w:trPr>
          <w:cantSplit/>
          <w:del w:id="3648" w:author="Попова Дарья" w:date="2021-03-17T21:08:00Z"/>
        </w:trPr>
        <w:tc>
          <w:tcPr>
            <w:tcW w:w="341" w:type="pct"/>
          </w:tcPr>
          <w:p w14:paraId="72FA0295" w14:textId="76B1D3E5" w:rsidR="003164A4" w:rsidRPr="007F7D69" w:rsidDel="00D1791C" w:rsidRDefault="003164A4" w:rsidP="00AB5025">
            <w:pPr>
              <w:rPr>
                <w:del w:id="3649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50" w:author="Попова Дарья" w:date="2021-03-17T21:08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lastRenderedPageBreak/>
                <w:delText>12.</w:delText>
              </w:r>
            </w:del>
          </w:p>
        </w:tc>
        <w:tc>
          <w:tcPr>
            <w:tcW w:w="1393" w:type="pct"/>
          </w:tcPr>
          <w:p w14:paraId="7C42112D" w14:textId="1F1AFAF2" w:rsidR="003164A4" w:rsidRPr="0095319C" w:rsidDel="00D1791C" w:rsidRDefault="003164A4" w:rsidP="003164A4">
            <w:pPr>
              <w:rPr>
                <w:del w:id="3651" w:author="Попова Дарья" w:date="2021-03-17T21:08:00Z"/>
                <w:rFonts w:ascii="Arial" w:hAnsi="Arial" w:cs="Arial"/>
                <w:sz w:val="20"/>
                <w:szCs w:val="20"/>
                <w:highlight w:val="yellow"/>
                <w:lang w:eastAsia="ru-RU"/>
                <w:rPrChange w:id="3652" w:author="Попова Дарья" w:date="2021-03-16T14:38:00Z">
                  <w:rPr>
                    <w:del w:id="3653" w:author="Попова Дарья" w:date="2021-03-17T21:08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del w:id="3654" w:author="Попова Дарья" w:date="2021-03-17T21:08:00Z">
              <w:r w:rsidRPr="0095319C" w:rsidDel="00D1791C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  <w:rPrChange w:id="3655" w:author="Попова Дарья" w:date="2021-03-16T14:38:00Z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rPrChange>
                </w:rPr>
                <w:delText>Сводный среднесрочный бюджет ПА УК (Opex / Capex)</w:delText>
              </w:r>
            </w:del>
          </w:p>
        </w:tc>
        <w:tc>
          <w:tcPr>
            <w:tcW w:w="697" w:type="pct"/>
            <w:shd w:val="clear" w:color="auto" w:fill="auto"/>
          </w:tcPr>
          <w:p w14:paraId="0D99DFB7" w14:textId="1D1C1555" w:rsidR="003164A4" w:rsidRPr="007F7D69" w:rsidDel="00D1791C" w:rsidRDefault="003164A4" w:rsidP="003164A4">
            <w:pPr>
              <w:jc w:val="center"/>
              <w:rPr>
                <w:del w:id="3656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57" w:author="Попова Дарья" w:date="2021-03-17T21:08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63282667" w14:textId="7B12A6E6" w:rsidR="003164A4" w:rsidRPr="007F7D69" w:rsidDel="00D1791C" w:rsidRDefault="003164A4" w:rsidP="003164A4">
            <w:pPr>
              <w:rPr>
                <w:del w:id="3658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  <w:del w:id="3659" w:author="Попова Дарья" w:date="2021-03-17T21:08:00Z">
              <w:r w:rsidRPr="005571B1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16561CBB" w14:textId="1599D0B3" w:rsidR="003164A4" w:rsidRPr="007F7D69" w:rsidDel="00D1791C" w:rsidRDefault="003164A4" w:rsidP="003164A4">
            <w:pPr>
              <w:rPr>
                <w:del w:id="3660" w:author="Попова Дарья" w:date="2021-03-17T21:08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14:paraId="4F291669" w14:textId="77777777" w:rsidTr="007F7D69">
        <w:trPr>
          <w:cantSplit/>
        </w:trPr>
        <w:tc>
          <w:tcPr>
            <w:tcW w:w="341" w:type="pct"/>
          </w:tcPr>
          <w:p w14:paraId="04EABBB7" w14:textId="17D4FF2A" w:rsidR="003164A4" w:rsidRPr="007F7D69" w:rsidRDefault="00D1791C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3661" w:author="Попова Дарья" w:date="2021-03-17T21:09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7</w:t>
              </w:r>
            </w:ins>
            <w:del w:id="3662" w:author="Попова Дарья" w:date="2021-03-17T21:09:00Z">
              <w:r w:rsidR="003164A4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13</w:delText>
              </w:r>
            </w:del>
            <w:r w:rsidR="003164A4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93" w:type="pct"/>
          </w:tcPr>
          <w:p w14:paraId="3C301EB1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Долгосрочный бюджет ПА БЕ</w:t>
            </w:r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(подряд / хоз. способ)</w:t>
            </w:r>
          </w:p>
        </w:tc>
        <w:tc>
          <w:tcPr>
            <w:tcW w:w="697" w:type="pct"/>
            <w:shd w:val="clear" w:color="auto" w:fill="auto"/>
          </w:tcPr>
          <w:p w14:paraId="1D164F04" w14:textId="77777777" w:rsidR="003164A4" w:rsidRPr="007F7D69" w:rsidRDefault="003164A4" w:rsidP="003164A4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7BE21774" w14:textId="0344A118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04EF5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663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8-03</w:t>
              </w:r>
            </w:ins>
            <w:del w:id="3664" w:author="Попова Дарья" w:date="2021-03-17T21:10:00Z">
              <w:r w:rsidRPr="00B04EF5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2BAAB687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14:paraId="3819B5E7" w14:textId="77777777" w:rsidTr="007F7D69">
        <w:trPr>
          <w:cantSplit/>
        </w:trPr>
        <w:tc>
          <w:tcPr>
            <w:tcW w:w="341" w:type="pct"/>
          </w:tcPr>
          <w:p w14:paraId="764D8AEA" w14:textId="7C19E5C2" w:rsidR="003164A4" w:rsidRPr="007F7D69" w:rsidRDefault="00D1791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3665" w:author="Попова Дарья" w:date="2021-03-17T21:10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8</w:t>
              </w:r>
            </w:ins>
            <w:del w:id="3666" w:author="Попова Дарья" w:date="2021-03-17T21:10:00Z">
              <w:r w:rsidR="003164A4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14</w:delText>
              </w:r>
            </w:del>
            <w:r w:rsidR="003164A4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93" w:type="pct"/>
          </w:tcPr>
          <w:p w14:paraId="17D72BDF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Долгосрочный бюджет ПА БЕ (</w:t>
            </w:r>
            <w:proofErr w:type="spellStart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Opex</w:t>
            </w:r>
            <w:proofErr w:type="spellEnd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Capex</w:t>
            </w:r>
            <w:proofErr w:type="spellEnd"/>
            <w:r w:rsidRPr="007F7D69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697" w:type="pct"/>
            <w:shd w:val="clear" w:color="auto" w:fill="auto"/>
          </w:tcPr>
          <w:p w14:paraId="34BABD0A" w14:textId="77777777" w:rsidR="003164A4" w:rsidRPr="007F7D69" w:rsidRDefault="003164A4" w:rsidP="003164A4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7AF2F6DB" w14:textId="5A668AE4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04EF5">
              <w:rPr>
                <w:rFonts w:ascii="Arial" w:hAnsi="Arial" w:cs="Arial"/>
                <w:sz w:val="20"/>
                <w:szCs w:val="20"/>
                <w:lang w:eastAsia="ru-RU"/>
              </w:rPr>
              <w:t>MCB0</w:t>
            </w:r>
            <w:ins w:id="3667" w:author="Попова Дарья" w:date="2021-03-17T21:10:00Z">
              <w:r w:rsidR="004D6CE2">
                <w:rPr>
                  <w:rFonts w:ascii="Arial" w:hAnsi="Arial" w:cs="Arial"/>
                  <w:sz w:val="20"/>
                </w:rPr>
                <w:t>8-03</w:t>
              </w:r>
            </w:ins>
            <w:del w:id="3668" w:author="Попова Дарья" w:date="2021-03-17T21:10:00Z">
              <w:r w:rsidRPr="00B04EF5" w:rsidDel="004D6CE2">
                <w:rPr>
                  <w:rFonts w:ascii="Arial" w:hAnsi="Arial" w:cs="Arial"/>
                  <w:sz w:val="20"/>
                  <w:szCs w:val="20"/>
                  <w:lang w:eastAsia="ru-RU"/>
                </w:rPr>
                <w:delText>5</w:delText>
              </w:r>
            </w:del>
          </w:p>
        </w:tc>
        <w:tc>
          <w:tcPr>
            <w:tcW w:w="1525" w:type="pct"/>
            <w:shd w:val="clear" w:color="auto" w:fill="auto"/>
          </w:tcPr>
          <w:p w14:paraId="55F521AC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:rsidDel="00D1791C" w14:paraId="08DC0804" w14:textId="34A462D4" w:rsidTr="007F7D69">
        <w:trPr>
          <w:cantSplit/>
          <w:del w:id="3669" w:author="Попова Дарья" w:date="2021-03-17T21:09:00Z"/>
        </w:trPr>
        <w:tc>
          <w:tcPr>
            <w:tcW w:w="341" w:type="pct"/>
          </w:tcPr>
          <w:p w14:paraId="4D642068" w14:textId="46C18151" w:rsidR="003164A4" w:rsidRPr="007F7D69" w:rsidDel="00D1791C" w:rsidRDefault="003164A4" w:rsidP="003164A4">
            <w:pPr>
              <w:rPr>
                <w:del w:id="3670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71" w:author="Попова Дарья" w:date="2021-03-17T21:09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15.</w:delText>
              </w:r>
            </w:del>
          </w:p>
        </w:tc>
        <w:tc>
          <w:tcPr>
            <w:tcW w:w="1393" w:type="pct"/>
          </w:tcPr>
          <w:p w14:paraId="153C062F" w14:textId="5099A33F" w:rsidR="003164A4" w:rsidRPr="007F7D69" w:rsidDel="00D1791C" w:rsidRDefault="003164A4" w:rsidP="003164A4">
            <w:pPr>
              <w:rPr>
                <w:del w:id="3672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73" w:author="Попова Дарья" w:date="2021-03-17T21:09:00Z">
              <w:r w:rsidRPr="00AB5025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Сводный долгосрочный бюджет ПА УК (подряд / хоз. способ)</w:delText>
              </w:r>
            </w:del>
          </w:p>
        </w:tc>
        <w:tc>
          <w:tcPr>
            <w:tcW w:w="697" w:type="pct"/>
            <w:shd w:val="clear" w:color="auto" w:fill="auto"/>
          </w:tcPr>
          <w:p w14:paraId="3AC5E8BB" w14:textId="162C979D" w:rsidR="003164A4" w:rsidRPr="007F7D69" w:rsidDel="00D1791C" w:rsidRDefault="003164A4" w:rsidP="003164A4">
            <w:pPr>
              <w:jc w:val="center"/>
              <w:rPr>
                <w:del w:id="3674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75" w:author="Попова Дарья" w:date="2021-03-17T21:09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557E157D" w14:textId="5679E7B7" w:rsidR="003164A4" w:rsidRPr="007F7D69" w:rsidDel="00D1791C" w:rsidRDefault="003164A4" w:rsidP="003164A4">
            <w:pPr>
              <w:rPr>
                <w:del w:id="3676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77" w:author="Попова Дарья" w:date="2021-03-17T21:09:00Z">
              <w:r w:rsidRPr="00B04EF5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610B4828" w14:textId="1DBB4720" w:rsidR="003164A4" w:rsidRPr="007F7D69" w:rsidDel="00D1791C" w:rsidRDefault="003164A4" w:rsidP="003164A4">
            <w:pPr>
              <w:rPr>
                <w:del w:id="3678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:rsidDel="00D1791C" w14:paraId="3C8DE139" w14:textId="1FC929CF" w:rsidTr="007F7D69">
        <w:trPr>
          <w:cantSplit/>
          <w:del w:id="3679" w:author="Попова Дарья" w:date="2021-03-17T21:09:00Z"/>
        </w:trPr>
        <w:tc>
          <w:tcPr>
            <w:tcW w:w="341" w:type="pct"/>
          </w:tcPr>
          <w:p w14:paraId="7C2C40FD" w14:textId="7FDAE3B0" w:rsidR="003164A4" w:rsidRPr="007F7D69" w:rsidDel="00D1791C" w:rsidRDefault="003164A4" w:rsidP="003164A4">
            <w:pPr>
              <w:rPr>
                <w:del w:id="3680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81" w:author="Попова Дарья" w:date="2021-03-17T21:09:00Z">
              <w:r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16.</w:delText>
              </w:r>
            </w:del>
          </w:p>
        </w:tc>
        <w:tc>
          <w:tcPr>
            <w:tcW w:w="1393" w:type="pct"/>
          </w:tcPr>
          <w:p w14:paraId="48C62B50" w14:textId="0B5DE634" w:rsidR="003164A4" w:rsidRPr="007F7D69" w:rsidDel="00D1791C" w:rsidRDefault="003164A4" w:rsidP="003164A4">
            <w:pPr>
              <w:rPr>
                <w:del w:id="3682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83" w:author="Попова Дарья" w:date="2021-03-17T21:09:00Z">
              <w:r w:rsidRPr="007F7D69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Сводный долгосрочный бюджет ПА УК (Opex / Capex)</w:delText>
              </w:r>
            </w:del>
          </w:p>
        </w:tc>
        <w:tc>
          <w:tcPr>
            <w:tcW w:w="697" w:type="pct"/>
            <w:shd w:val="clear" w:color="auto" w:fill="auto"/>
          </w:tcPr>
          <w:p w14:paraId="75786A36" w14:textId="577D3029" w:rsidR="003164A4" w:rsidRPr="007F7D69" w:rsidDel="00D1791C" w:rsidRDefault="003164A4" w:rsidP="003164A4">
            <w:pPr>
              <w:jc w:val="center"/>
              <w:rPr>
                <w:del w:id="3684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85" w:author="Попова Дарья" w:date="2021-03-17T21:09:00Z">
              <w:r w:rsidRPr="000F4678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BI</w:delText>
              </w:r>
            </w:del>
          </w:p>
        </w:tc>
        <w:tc>
          <w:tcPr>
            <w:tcW w:w="1044" w:type="pct"/>
            <w:shd w:val="clear" w:color="auto" w:fill="auto"/>
          </w:tcPr>
          <w:p w14:paraId="278F84C4" w14:textId="34498842" w:rsidR="003164A4" w:rsidRPr="007F7D69" w:rsidDel="00D1791C" w:rsidRDefault="003164A4" w:rsidP="003164A4">
            <w:pPr>
              <w:rPr>
                <w:del w:id="3686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  <w:del w:id="3687" w:author="Попова Дарья" w:date="2021-03-17T21:09:00Z">
              <w:r w:rsidRPr="00B04EF5" w:rsidDel="00D1791C">
                <w:rPr>
                  <w:rFonts w:ascii="Arial" w:hAnsi="Arial" w:cs="Arial"/>
                  <w:sz w:val="20"/>
                  <w:szCs w:val="20"/>
                  <w:lang w:eastAsia="ru-RU"/>
                </w:rPr>
                <w:delText>MCB05</w:delText>
              </w:r>
            </w:del>
          </w:p>
        </w:tc>
        <w:tc>
          <w:tcPr>
            <w:tcW w:w="1525" w:type="pct"/>
            <w:shd w:val="clear" w:color="auto" w:fill="auto"/>
          </w:tcPr>
          <w:p w14:paraId="47E52373" w14:textId="03FD1988" w:rsidR="003164A4" w:rsidRPr="007F7D69" w:rsidDel="00D1791C" w:rsidRDefault="003164A4" w:rsidP="003164A4">
            <w:pPr>
              <w:rPr>
                <w:del w:id="3688" w:author="Попова Дарья" w:date="2021-03-17T21:09:00Z"/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14:paraId="6524276E" w14:textId="77777777" w:rsidTr="007F7D69">
        <w:trPr>
          <w:cantSplit/>
        </w:trPr>
        <w:tc>
          <w:tcPr>
            <w:tcW w:w="341" w:type="pct"/>
          </w:tcPr>
          <w:p w14:paraId="46945A2E" w14:textId="08902B8E" w:rsidR="003164A4" w:rsidRPr="00494ECB" w:rsidRDefault="00D1791C" w:rsidP="003164A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ins w:id="3689" w:author="Попова Дарья" w:date="2021-03-17T21:10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9</w:t>
              </w:r>
            </w:ins>
            <w:del w:id="3690" w:author="Попова Дарья" w:date="2021-03-17T21:10:00Z">
              <w:r w:rsidR="003164A4"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17</w:delText>
              </w:r>
            </w:del>
            <w:r w:rsidR="003164A4">
              <w:rPr>
                <w:rFonts w:ascii="Arial" w:hAnsi="Arial" w:cs="Arial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1393" w:type="pct"/>
          </w:tcPr>
          <w:p w14:paraId="44548335" w14:textId="7BDCB94B" w:rsidR="003164A4" w:rsidRPr="00D7103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Сводный отчет для план-факт анализа выполнения воздействий на ПА</w:t>
            </w:r>
          </w:p>
        </w:tc>
        <w:tc>
          <w:tcPr>
            <w:tcW w:w="697" w:type="pct"/>
            <w:shd w:val="clear" w:color="auto" w:fill="auto"/>
          </w:tcPr>
          <w:p w14:paraId="793A62B0" w14:textId="331E6DAB" w:rsidR="003164A4" w:rsidRPr="000F4678" w:rsidRDefault="003164A4" w:rsidP="003164A4">
            <w:pPr>
              <w:jc w:val="center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4FE9035B" w14:textId="17032122" w:rsidR="003164A4" w:rsidRPr="00494ECB" w:rsidRDefault="003164A4" w:rsidP="003164A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PM73</w:t>
            </w:r>
          </w:p>
        </w:tc>
        <w:tc>
          <w:tcPr>
            <w:tcW w:w="1525" w:type="pct"/>
            <w:shd w:val="clear" w:color="auto" w:fill="auto"/>
          </w:tcPr>
          <w:p w14:paraId="393298FE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3164A4" w:rsidRPr="007F7D69" w14:paraId="59F2DEDE" w14:textId="77777777" w:rsidTr="007F7D69">
        <w:trPr>
          <w:cantSplit/>
        </w:trPr>
        <w:tc>
          <w:tcPr>
            <w:tcW w:w="341" w:type="pct"/>
          </w:tcPr>
          <w:p w14:paraId="2DD3B61C" w14:textId="4154D592" w:rsidR="003164A4" w:rsidRDefault="003164A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1</w:t>
            </w:r>
            <w:del w:id="3691" w:author="Попова Дарья" w:date="2021-03-17T21:10:00Z">
              <w:r w:rsidDel="00D1791C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8</w:delText>
              </w:r>
            </w:del>
            <w:ins w:id="3692" w:author="Попова Дарья" w:date="2021-03-17T21:10:00Z">
              <w:r w:rsidR="00D1791C">
                <w:rPr>
                  <w:rFonts w:ascii="Arial" w:hAnsi="Arial" w:cs="Arial"/>
                  <w:sz w:val="20"/>
                  <w:szCs w:val="20"/>
                  <w:lang w:eastAsia="ru-RU"/>
                </w:rPr>
                <w:t>0</w:t>
              </w:r>
            </w:ins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1393" w:type="pct"/>
          </w:tcPr>
          <w:p w14:paraId="2DFE0CB7" w14:textId="5DBD5BE5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Детальный отчет для план-факт анализа выполнения воздействий на ПА</w:t>
            </w:r>
          </w:p>
        </w:tc>
        <w:tc>
          <w:tcPr>
            <w:tcW w:w="697" w:type="pct"/>
            <w:shd w:val="clear" w:color="auto" w:fill="auto"/>
          </w:tcPr>
          <w:p w14:paraId="063A9955" w14:textId="3161FBBC" w:rsidR="003164A4" w:rsidRPr="000F4678" w:rsidRDefault="003164A4" w:rsidP="003164A4">
            <w:pPr>
              <w:jc w:val="center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BI</w:t>
            </w:r>
          </w:p>
        </w:tc>
        <w:tc>
          <w:tcPr>
            <w:tcW w:w="1044" w:type="pct"/>
            <w:shd w:val="clear" w:color="auto" w:fill="auto"/>
          </w:tcPr>
          <w:p w14:paraId="111904FC" w14:textId="6E1AD3EA" w:rsidR="003164A4" w:rsidRPr="00494ECB" w:rsidRDefault="003164A4" w:rsidP="003164A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PM74</w:t>
            </w:r>
          </w:p>
        </w:tc>
        <w:tc>
          <w:tcPr>
            <w:tcW w:w="1525" w:type="pct"/>
            <w:shd w:val="clear" w:color="auto" w:fill="auto"/>
          </w:tcPr>
          <w:p w14:paraId="07E0E661" w14:textId="77777777" w:rsidR="003164A4" w:rsidRPr="007F7D69" w:rsidRDefault="003164A4" w:rsidP="003164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</w:tbl>
    <w:p w14:paraId="2A061782" w14:textId="77777777" w:rsidR="000F4678" w:rsidRDefault="000F4678" w:rsidP="00B5511F">
      <w:pPr>
        <w:spacing w:after="240" w:line="276" w:lineRule="auto"/>
        <w:rPr>
          <w:rFonts w:ascii="Arial" w:hAnsi="Arial" w:cs="Arial"/>
          <w:color w:val="000000" w:themeColor="text1"/>
        </w:rPr>
      </w:pPr>
    </w:p>
    <w:p w14:paraId="46C09ADC" w14:textId="1874D335" w:rsidR="00B5511F" w:rsidRDefault="00B5511F" w:rsidP="00B5511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Формат отчётов приведён в </w:t>
      </w:r>
      <w:r w:rsidRPr="00B5511F">
        <w:rPr>
          <w:rFonts w:ascii="Arial" w:hAnsi="Arial" w:cs="Arial"/>
          <w:color w:val="000000" w:themeColor="text1"/>
        </w:rPr>
        <w:t xml:space="preserve">документе </w:t>
      </w:r>
      <w:del w:id="3693" w:author="Попова Дарья Николаевна (Подрядчик. ООО БерингПойнт)" w:date="2021-04-05T14:55:00Z">
        <w:r w:rsidR="00B2440D" w:rsidRPr="00B2440D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3694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="00B2440D" w:rsidRPr="00B2440D">
        <w:rPr>
          <w:rFonts w:ascii="Arial" w:hAnsi="Arial" w:cs="Arial"/>
          <w:color w:val="000000" w:themeColor="text1"/>
        </w:rPr>
        <w:t xml:space="preserve"> </w:t>
      </w:r>
      <w:r w:rsidRPr="00B5511F">
        <w:rPr>
          <w:rFonts w:ascii="Arial" w:hAnsi="Arial" w:cs="Arial"/>
          <w:color w:val="000000" w:themeColor="text1"/>
        </w:rPr>
        <w:t>«</w:t>
      </w:r>
      <w:r w:rsidR="00B2440D" w:rsidRPr="00B2440D">
        <w:rPr>
          <w:rFonts w:ascii="Arial" w:hAnsi="Arial" w:cs="Arial"/>
          <w:color w:val="000000" w:themeColor="text1"/>
        </w:rPr>
        <w:t>Методика планирования и контроля факта затрат на поддержание производственных активов (с учётом капитализации затрат на ремонт основных средств)</w:t>
      </w:r>
      <w:r w:rsidRPr="00B5511F">
        <w:rPr>
          <w:rFonts w:ascii="Arial" w:hAnsi="Arial" w:cs="Arial"/>
          <w:color w:val="000000" w:themeColor="text1"/>
        </w:rPr>
        <w:t>».</w:t>
      </w:r>
    </w:p>
    <w:p w14:paraId="6601D272" w14:textId="77777777" w:rsidR="00B5511F" w:rsidRPr="00B5511F" w:rsidRDefault="00B5511F" w:rsidP="00B5511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B5511F">
        <w:rPr>
          <w:rFonts w:ascii="Arial" w:hAnsi="Arial" w:cs="Arial"/>
          <w:color w:val="000000" w:themeColor="text1"/>
        </w:rPr>
        <w:t>Описание отчётов приведено в КД Отчётность</w:t>
      </w:r>
      <w:r>
        <w:rPr>
          <w:rFonts w:ascii="Arial" w:hAnsi="Arial" w:cs="Arial"/>
          <w:color w:val="000000" w:themeColor="text1"/>
        </w:rPr>
        <w:t xml:space="preserve"> по направлению </w:t>
      </w:r>
      <w:proofErr w:type="spellStart"/>
      <w:r>
        <w:rPr>
          <w:rFonts w:ascii="Arial" w:hAnsi="Arial" w:cs="Arial"/>
          <w:color w:val="000000" w:themeColor="text1"/>
        </w:rPr>
        <w:t>ТОиР</w:t>
      </w:r>
      <w:proofErr w:type="spellEnd"/>
      <w:r>
        <w:rPr>
          <w:rFonts w:ascii="Arial" w:hAnsi="Arial" w:cs="Arial"/>
          <w:color w:val="000000" w:themeColor="text1"/>
        </w:rPr>
        <w:t xml:space="preserve">. </w:t>
      </w:r>
      <w:r w:rsidRPr="00B5511F">
        <w:rPr>
          <w:rFonts w:ascii="Arial" w:hAnsi="Arial" w:cs="Arial"/>
          <w:color w:val="000000" w:themeColor="text1"/>
        </w:rPr>
        <w:t xml:space="preserve">Описание разделов отчётов приведено в Альбоме форм по направлению </w:t>
      </w:r>
      <w:proofErr w:type="spellStart"/>
      <w:r w:rsidRPr="00B5511F">
        <w:rPr>
          <w:rFonts w:ascii="Arial" w:hAnsi="Arial" w:cs="Arial"/>
          <w:color w:val="000000" w:themeColor="text1"/>
        </w:rPr>
        <w:t>ТОиР</w:t>
      </w:r>
      <w:proofErr w:type="spellEnd"/>
      <w:r w:rsidRPr="00B5511F">
        <w:rPr>
          <w:rFonts w:ascii="Arial" w:hAnsi="Arial" w:cs="Arial"/>
          <w:color w:val="000000" w:themeColor="text1"/>
        </w:rPr>
        <w:t>.</w:t>
      </w:r>
    </w:p>
    <w:p w14:paraId="6EF34829" w14:textId="77777777" w:rsidR="00B5511F" w:rsidRPr="00B5511F" w:rsidRDefault="00B5511F" w:rsidP="00B5511F">
      <w:pPr>
        <w:spacing w:after="240" w:line="276" w:lineRule="auto"/>
        <w:rPr>
          <w:rFonts w:ascii="Arial" w:hAnsi="Arial" w:cs="Arial"/>
          <w:color w:val="000000" w:themeColor="text1"/>
        </w:rPr>
      </w:pPr>
    </w:p>
    <w:p w14:paraId="06244A8E" w14:textId="42D0DFB2" w:rsidR="00695202" w:rsidRPr="008C7F95" w:rsidRDefault="009A2B20" w:rsidP="008C7F95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695" w:name="_Toc68528513"/>
      <w:r>
        <w:rPr>
          <w:rFonts w:eastAsiaTheme="majorEastAsia" w:cstheme="majorBidi"/>
          <w:bCs w:val="0"/>
          <w:iCs w:val="0"/>
          <w:szCs w:val="26"/>
        </w:rPr>
        <w:t xml:space="preserve">Перечень доработок, </w:t>
      </w:r>
      <w:ins w:id="3696" w:author="Попова Дарья" w:date="2021-03-09T20:58:00Z">
        <w:r w:rsidR="0036069A">
          <w:rPr>
            <w:rFonts w:eastAsiaTheme="majorEastAsia" w:cstheme="majorBidi"/>
            <w:bCs w:val="0"/>
            <w:iCs w:val="0"/>
            <w:szCs w:val="26"/>
          </w:rPr>
          <w:t>р</w:t>
        </w:r>
      </w:ins>
      <w:del w:id="3697" w:author="Попова Дарья" w:date="2021-03-09T20:58:00Z">
        <w:r w:rsidR="00695202" w:rsidRPr="008C7F95" w:rsidDel="0036069A">
          <w:rPr>
            <w:rFonts w:eastAsiaTheme="majorEastAsia" w:cstheme="majorBidi"/>
            <w:bCs w:val="0"/>
            <w:iCs w:val="0"/>
            <w:szCs w:val="26"/>
          </w:rPr>
          <w:delText>Р</w:delText>
        </w:r>
      </w:del>
      <w:r w:rsidR="00695202" w:rsidRPr="008C7F95">
        <w:rPr>
          <w:rFonts w:eastAsiaTheme="majorEastAsia" w:cstheme="majorBidi"/>
          <w:bCs w:val="0"/>
          <w:iCs w:val="0"/>
          <w:szCs w:val="26"/>
        </w:rPr>
        <w:t>азработ</w:t>
      </w:r>
      <w:r>
        <w:rPr>
          <w:rFonts w:eastAsiaTheme="majorEastAsia" w:cstheme="majorBidi"/>
          <w:bCs w:val="0"/>
          <w:iCs w:val="0"/>
          <w:szCs w:val="26"/>
        </w:rPr>
        <w:t>о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к</w:t>
      </w:r>
      <w:r w:rsidR="00C609BD">
        <w:rPr>
          <w:rFonts w:eastAsiaTheme="majorEastAsia" w:cstheme="majorBidi"/>
          <w:bCs w:val="0"/>
          <w:iCs w:val="0"/>
          <w:szCs w:val="26"/>
        </w:rPr>
        <w:t xml:space="preserve"> и интеграция (интерфейсы)</w:t>
      </w:r>
      <w:bookmarkEnd w:id="3695"/>
    </w:p>
    <w:p w14:paraId="394CCE3A" w14:textId="7F68B1DA" w:rsidR="002F400F" w:rsidRPr="00467379" w:rsidRDefault="002F400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467379">
        <w:rPr>
          <w:rFonts w:ascii="Arial" w:hAnsi="Arial" w:cs="Arial"/>
          <w:b/>
          <w:sz w:val="22"/>
          <w:szCs w:val="22"/>
        </w:rPr>
        <w:t xml:space="preserve">Таблица </w:t>
      </w:r>
      <w:r w:rsidRPr="00467379">
        <w:rPr>
          <w:rFonts w:ascii="Arial" w:hAnsi="Arial" w:cs="Arial"/>
          <w:b/>
          <w:sz w:val="22"/>
          <w:szCs w:val="22"/>
        </w:rPr>
        <w:fldChar w:fldCharType="begin"/>
      </w:r>
      <w:r w:rsidRPr="00467379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467379">
        <w:rPr>
          <w:rFonts w:ascii="Arial" w:hAnsi="Arial" w:cs="Arial"/>
          <w:b/>
          <w:sz w:val="22"/>
          <w:szCs w:val="22"/>
        </w:rPr>
        <w:fldChar w:fldCharType="separate"/>
      </w:r>
      <w:r w:rsidR="00311472">
        <w:rPr>
          <w:rFonts w:ascii="Arial" w:hAnsi="Arial" w:cs="Arial"/>
          <w:b/>
          <w:noProof/>
          <w:sz w:val="22"/>
          <w:szCs w:val="22"/>
        </w:rPr>
        <w:t>22</w:t>
      </w:r>
      <w:r w:rsidRPr="00467379">
        <w:rPr>
          <w:rFonts w:ascii="Arial" w:hAnsi="Arial" w:cs="Arial"/>
          <w:b/>
          <w:sz w:val="22"/>
          <w:szCs w:val="22"/>
        </w:rPr>
        <w:fldChar w:fldCharType="end"/>
      </w:r>
      <w:r w:rsidRPr="00467379">
        <w:rPr>
          <w:rFonts w:ascii="Arial" w:hAnsi="Arial" w:cs="Arial"/>
          <w:b/>
          <w:sz w:val="22"/>
          <w:szCs w:val="22"/>
        </w:rPr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06"/>
        <w:gridCol w:w="4095"/>
        <w:gridCol w:w="1406"/>
        <w:gridCol w:w="2115"/>
        <w:gridCol w:w="1954"/>
      </w:tblGrid>
      <w:tr w:rsidR="001135C1" w:rsidRPr="006F5656" w14:paraId="1F35003A" w14:textId="77777777" w:rsidTr="00494ECB">
        <w:trPr>
          <w:cantSplit/>
          <w:trHeight w:val="397"/>
          <w:tblHeader/>
        </w:trPr>
        <w:tc>
          <w:tcPr>
            <w:tcW w:w="298" w:type="pct"/>
            <w:shd w:val="clear" w:color="auto" w:fill="FFC000"/>
            <w:vAlign w:val="center"/>
          </w:tcPr>
          <w:p w14:paraId="52905A17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</w:p>
        </w:tc>
        <w:tc>
          <w:tcPr>
            <w:tcW w:w="2012" w:type="pct"/>
            <w:shd w:val="clear" w:color="auto" w:fill="FFC000"/>
            <w:vAlign w:val="center"/>
          </w:tcPr>
          <w:p w14:paraId="06DD0817" w14:textId="77777777" w:rsidR="001135C1" w:rsidRPr="008C7F95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691" w:type="pct"/>
            <w:shd w:val="clear" w:color="auto" w:fill="FFC000"/>
            <w:vAlign w:val="center"/>
          </w:tcPr>
          <w:p w14:paraId="688C04C3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1039" w:type="pct"/>
            <w:shd w:val="clear" w:color="auto" w:fill="FFC000"/>
            <w:vAlign w:val="center"/>
          </w:tcPr>
          <w:p w14:paraId="5E9FA5B3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960" w:type="pct"/>
            <w:shd w:val="clear" w:color="auto" w:fill="FFC000"/>
            <w:vAlign w:val="center"/>
          </w:tcPr>
          <w:p w14:paraId="2DA49D58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="00216C3B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-отчё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тности по направлению</w:t>
            </w:r>
          </w:p>
        </w:tc>
      </w:tr>
      <w:tr w:rsidR="001135C1" w:rsidRPr="006F5656" w14:paraId="54BDC806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4F5680F1" w14:textId="6A654AB0" w:rsidR="001135C1" w:rsidRPr="006F5656" w:rsidRDefault="001135C1" w:rsidP="001135C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012" w:type="pct"/>
            <w:vAlign w:val="center"/>
          </w:tcPr>
          <w:p w14:paraId="449D8F84" w14:textId="4AEF2538" w:rsidR="001135C1" w:rsidRPr="006F5656" w:rsidRDefault="003952F2" w:rsidP="00216C3B">
            <w:pPr>
              <w:rPr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>Реализация отчёт</w:t>
            </w:r>
            <w:r>
              <w:rPr>
                <w:rFonts w:ascii="Arial" w:hAnsi="Arial" w:cs="Arial"/>
                <w:sz w:val="20"/>
                <w:szCs w:val="20"/>
              </w:rPr>
              <w:t>ов</w:t>
            </w:r>
            <w:r w:rsidRPr="00216C3B">
              <w:rPr>
                <w:rFonts w:ascii="Arial" w:hAnsi="Arial" w:cs="Arial"/>
                <w:sz w:val="20"/>
                <w:szCs w:val="20"/>
              </w:rPr>
              <w:t xml:space="preserve"> для анализа планирования </w:t>
            </w:r>
            <w:r>
              <w:rPr>
                <w:rFonts w:ascii="Arial" w:hAnsi="Arial" w:cs="Arial"/>
                <w:sz w:val="20"/>
                <w:szCs w:val="20"/>
              </w:rPr>
              <w:t>долгосрочного, с</w:t>
            </w:r>
            <w:r w:rsidRPr="00216C3B">
              <w:rPr>
                <w:rFonts w:ascii="Arial" w:hAnsi="Arial" w:cs="Arial"/>
                <w:sz w:val="20"/>
                <w:szCs w:val="20"/>
              </w:rPr>
              <w:t>реднесрочного</w:t>
            </w:r>
            <w:r>
              <w:rPr>
                <w:rFonts w:ascii="Arial" w:hAnsi="Arial" w:cs="Arial"/>
                <w:sz w:val="20"/>
                <w:szCs w:val="20"/>
              </w:rPr>
              <w:t xml:space="preserve"> и годового</w:t>
            </w:r>
            <w:r w:rsidRPr="00216C3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планов и </w:t>
            </w:r>
            <w:r w:rsidRPr="00216C3B">
              <w:rPr>
                <w:rFonts w:ascii="Arial" w:hAnsi="Arial" w:cs="Arial"/>
                <w:sz w:val="20"/>
                <w:szCs w:val="20"/>
              </w:rPr>
              <w:t>бюджет</w:t>
            </w:r>
            <w:r>
              <w:rPr>
                <w:rFonts w:ascii="Arial" w:hAnsi="Arial" w:cs="Arial"/>
                <w:sz w:val="20"/>
                <w:szCs w:val="20"/>
              </w:rPr>
              <w:t>ов</w:t>
            </w:r>
            <w:r w:rsidRPr="00216C3B">
              <w:rPr>
                <w:rFonts w:ascii="Arial" w:hAnsi="Arial" w:cs="Arial"/>
                <w:sz w:val="20"/>
                <w:szCs w:val="20"/>
              </w:rPr>
              <w:t xml:space="preserve"> воздействий</w:t>
            </w:r>
          </w:p>
        </w:tc>
        <w:tc>
          <w:tcPr>
            <w:tcW w:w="691" w:type="pct"/>
          </w:tcPr>
          <w:p w14:paraId="6B979F5B" w14:textId="77777777" w:rsidR="001135C1" w:rsidRPr="006F5656" w:rsidRDefault="00216C3B" w:rsidP="00216C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Отчё</w:t>
            </w:r>
            <w:r w:rsidRPr="00216C3B">
              <w:rPr>
                <w:rFonts w:ascii="Arial" w:hAnsi="Arial" w:cs="Arial"/>
                <w:sz w:val="20"/>
                <w:szCs w:val="20"/>
              </w:rPr>
              <w:t>т</w:t>
            </w:r>
          </w:p>
        </w:tc>
        <w:tc>
          <w:tcPr>
            <w:tcW w:w="1039" w:type="pct"/>
          </w:tcPr>
          <w:p w14:paraId="32C94F2F" w14:textId="432AF466" w:rsidR="001135C1" w:rsidRPr="006F5656" w:rsidRDefault="00216C3B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del w:id="3698" w:author="Попова Дарья" w:date="2021-03-17T21:11:00Z">
              <w:r w:rsidRPr="00216C3B" w:rsidDel="00794C37">
                <w:rPr>
                  <w:rFonts w:ascii="Arial" w:hAnsi="Arial" w:cs="Arial"/>
                  <w:sz w:val="20"/>
                  <w:szCs w:val="20"/>
                </w:rPr>
                <w:delText>MCB0</w:delText>
              </w:r>
            </w:del>
            <w:ins w:id="3699" w:author="Попова Дарья" w:date="2021-03-15T20:12:00Z">
              <w:r w:rsidR="00B626FA">
                <w:rPr>
                  <w:rFonts w:ascii="Arial" w:hAnsi="Arial" w:cs="Arial"/>
                  <w:sz w:val="20"/>
                  <w:szCs w:val="20"/>
                </w:rPr>
                <w:t xml:space="preserve">Отчеты реализованы в </w:t>
              </w:r>
            </w:ins>
            <w:ins w:id="3700" w:author="Попова Дарья" w:date="2021-03-15T20:13:00Z">
              <w:r w:rsidR="00B626FA">
                <w:rPr>
                  <w:rFonts w:ascii="Arial" w:hAnsi="Arial" w:cs="Arial"/>
                  <w:sz w:val="20"/>
                  <w:szCs w:val="20"/>
                  <w:lang w:val="en-US"/>
                </w:rPr>
                <w:t>MCB</w:t>
              </w:r>
              <w:r w:rsidR="00B626FA" w:rsidRPr="00245185">
                <w:rPr>
                  <w:rFonts w:ascii="Arial" w:hAnsi="Arial" w:cs="Arial"/>
                  <w:sz w:val="20"/>
                  <w:szCs w:val="20"/>
                  <w:rPrChange w:id="3701" w:author="Михаил Тришин" w:date="2021-03-16T10:57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 xml:space="preserve">08-01, </w:t>
              </w:r>
              <w:r w:rsidR="00B626FA">
                <w:rPr>
                  <w:rFonts w:ascii="Arial" w:hAnsi="Arial" w:cs="Arial"/>
                  <w:sz w:val="20"/>
                  <w:szCs w:val="20"/>
                  <w:lang w:val="en-US"/>
                </w:rPr>
                <w:t>MCB</w:t>
              </w:r>
              <w:r w:rsidR="00B626FA" w:rsidRPr="00245185">
                <w:rPr>
                  <w:rFonts w:ascii="Arial" w:hAnsi="Arial" w:cs="Arial"/>
                  <w:sz w:val="20"/>
                  <w:szCs w:val="20"/>
                  <w:rPrChange w:id="3702" w:author="Михаил Тришин" w:date="2021-03-16T10:57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 xml:space="preserve">08-02, </w:t>
              </w:r>
              <w:r w:rsidR="00B626FA">
                <w:rPr>
                  <w:rFonts w:ascii="Arial" w:hAnsi="Arial" w:cs="Arial"/>
                  <w:sz w:val="20"/>
                  <w:szCs w:val="20"/>
                  <w:lang w:val="en-US"/>
                </w:rPr>
                <w:t>MCB</w:t>
              </w:r>
              <w:r w:rsidR="00B626FA" w:rsidRPr="00245185">
                <w:rPr>
                  <w:rFonts w:ascii="Arial" w:hAnsi="Arial" w:cs="Arial"/>
                  <w:sz w:val="20"/>
                  <w:szCs w:val="20"/>
                  <w:rPrChange w:id="3703" w:author="Михаил Тришин" w:date="2021-03-16T10:57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08-03</w:t>
              </w:r>
            </w:ins>
            <w:del w:id="3704" w:author="Попова Дарья" w:date="2021-03-15T20:12:00Z">
              <w:r w:rsidRPr="00216C3B" w:rsidDel="00B626FA">
                <w:rPr>
                  <w:rFonts w:ascii="Arial" w:hAnsi="Arial" w:cs="Arial"/>
                  <w:sz w:val="20"/>
                  <w:szCs w:val="20"/>
                </w:rPr>
                <w:delText>5</w:delText>
              </w:r>
            </w:del>
          </w:p>
        </w:tc>
        <w:tc>
          <w:tcPr>
            <w:tcW w:w="960" w:type="pct"/>
            <w:shd w:val="clear" w:color="auto" w:fill="auto"/>
            <w:vAlign w:val="center"/>
          </w:tcPr>
          <w:p w14:paraId="6FEF91EB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35C1" w:rsidRPr="006F5656" w14:paraId="035F5592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0FAF7E80" w14:textId="4801A3AB" w:rsidR="001135C1" w:rsidRPr="006F5656" w:rsidRDefault="001135C1" w:rsidP="001135C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C7F9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012" w:type="pct"/>
          </w:tcPr>
          <w:p w14:paraId="5A94B2B0" w14:textId="16346559" w:rsidR="001135C1" w:rsidRPr="006F5656" w:rsidRDefault="003952F2" w:rsidP="00216C3B">
            <w:pPr>
              <w:rPr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 xml:space="preserve">Реализация форматов </w:t>
            </w:r>
            <w:r>
              <w:rPr>
                <w:rFonts w:ascii="Arial" w:hAnsi="Arial" w:cs="Arial"/>
                <w:sz w:val="20"/>
                <w:szCs w:val="20"/>
              </w:rPr>
              <w:t xml:space="preserve">планирования </w:t>
            </w:r>
            <w:r w:rsidRPr="00216C3B">
              <w:rPr>
                <w:rFonts w:ascii="Arial" w:hAnsi="Arial" w:cs="Arial"/>
                <w:sz w:val="20"/>
                <w:szCs w:val="20"/>
              </w:rPr>
              <w:t xml:space="preserve">долгосрочного, среднесрочного и годового </w:t>
            </w:r>
            <w:r>
              <w:rPr>
                <w:rFonts w:ascii="Arial" w:hAnsi="Arial" w:cs="Arial"/>
                <w:sz w:val="20"/>
                <w:szCs w:val="20"/>
              </w:rPr>
              <w:t xml:space="preserve">планов и </w:t>
            </w:r>
            <w:r w:rsidRPr="00216C3B">
              <w:rPr>
                <w:rFonts w:ascii="Arial" w:hAnsi="Arial" w:cs="Arial"/>
                <w:sz w:val="20"/>
                <w:szCs w:val="20"/>
              </w:rPr>
              <w:t>бюджетов воздействий</w:t>
            </w:r>
          </w:p>
        </w:tc>
        <w:tc>
          <w:tcPr>
            <w:tcW w:w="691" w:type="pct"/>
          </w:tcPr>
          <w:p w14:paraId="15980100" w14:textId="77777777" w:rsidR="001135C1" w:rsidRPr="006F5656" w:rsidRDefault="00216C3B" w:rsidP="00216C3B">
            <w:pPr>
              <w:rPr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>Форма</w:t>
            </w:r>
          </w:p>
        </w:tc>
        <w:tc>
          <w:tcPr>
            <w:tcW w:w="1039" w:type="pct"/>
          </w:tcPr>
          <w:p w14:paraId="3242CA81" w14:textId="77777777" w:rsidR="001135C1" w:rsidRDefault="00216C3B" w:rsidP="001135C1">
            <w:pPr>
              <w:jc w:val="center"/>
              <w:rPr>
                <w:ins w:id="3705" w:author="Попова Дарья" w:date="2021-03-15T20:13:00Z"/>
                <w:rFonts w:ascii="Arial" w:hAnsi="Arial" w:cs="Arial"/>
                <w:sz w:val="20"/>
                <w:szCs w:val="20"/>
                <w:lang w:val="en-US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>MCB08</w:t>
            </w:r>
            <w:ins w:id="3706" w:author="Попова Дарья" w:date="2021-03-15T20:13:00Z">
              <w:r w:rsidR="00B626FA">
                <w:rPr>
                  <w:rFonts w:ascii="Arial" w:hAnsi="Arial" w:cs="Arial"/>
                  <w:sz w:val="20"/>
                  <w:szCs w:val="20"/>
                  <w:lang w:val="en-US"/>
                </w:rPr>
                <w:t>-01</w:t>
              </w:r>
            </w:ins>
          </w:p>
          <w:p w14:paraId="37DD037C" w14:textId="77777777" w:rsidR="00B626FA" w:rsidRDefault="00B626FA" w:rsidP="001135C1">
            <w:pPr>
              <w:jc w:val="center"/>
              <w:rPr>
                <w:ins w:id="3707" w:author="Попова Дарья" w:date="2021-03-15T20:13:00Z"/>
                <w:rFonts w:ascii="Arial" w:hAnsi="Arial" w:cs="Arial"/>
                <w:sz w:val="20"/>
                <w:szCs w:val="20"/>
                <w:lang w:val="en-US"/>
              </w:rPr>
            </w:pPr>
            <w:ins w:id="3708" w:author="Попова Дарья" w:date="2021-03-15T20:13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MCB08-02</w:t>
              </w:r>
            </w:ins>
          </w:p>
          <w:p w14:paraId="036B2888" w14:textId="6E6DE727" w:rsidR="00B626FA" w:rsidRPr="00B626FA" w:rsidRDefault="00B626FA" w:rsidP="001135C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  <w:rPrChange w:id="3709" w:author="Попова Дарья" w:date="2021-03-15T20:13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3710" w:author="Попова Дарья" w:date="2021-03-15T20:13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MCB08-03</w:t>
              </w:r>
            </w:ins>
          </w:p>
        </w:tc>
        <w:tc>
          <w:tcPr>
            <w:tcW w:w="960" w:type="pct"/>
            <w:shd w:val="clear" w:color="auto" w:fill="auto"/>
          </w:tcPr>
          <w:p w14:paraId="40FEA07B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6C3B" w:rsidRPr="006F5656" w14:paraId="1E106184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1C8734DB" w14:textId="65B1BB5E" w:rsidR="00216C3B" w:rsidRPr="008C7F95" w:rsidRDefault="00E53A0B" w:rsidP="001135C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012" w:type="pct"/>
          </w:tcPr>
          <w:p w14:paraId="0A0375ED" w14:textId="5FB5BE85" w:rsidR="00216C3B" w:rsidRPr="006F5656" w:rsidRDefault="003952F2" w:rsidP="00216C3B">
            <w:pPr>
              <w:rPr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 xml:space="preserve">Реализация механизма отражения результатов корректировки лимитов по СПП-элементам в </w:t>
            </w:r>
            <w:r>
              <w:rPr>
                <w:rFonts w:ascii="Arial" w:hAnsi="Arial" w:cs="Arial"/>
                <w:sz w:val="20"/>
                <w:szCs w:val="20"/>
              </w:rPr>
              <w:t>б</w:t>
            </w:r>
            <w:r w:rsidRPr="00216C3B">
              <w:rPr>
                <w:rFonts w:ascii="Arial" w:hAnsi="Arial" w:cs="Arial"/>
                <w:sz w:val="20"/>
                <w:szCs w:val="20"/>
              </w:rPr>
              <w:t>юджете воздействий</w:t>
            </w:r>
          </w:p>
        </w:tc>
        <w:tc>
          <w:tcPr>
            <w:tcW w:w="691" w:type="pct"/>
          </w:tcPr>
          <w:p w14:paraId="41CFB9B3" w14:textId="77777777" w:rsidR="00216C3B" w:rsidRPr="006F5656" w:rsidRDefault="00216C3B" w:rsidP="00216C3B">
            <w:pPr>
              <w:rPr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>Форма</w:t>
            </w:r>
          </w:p>
        </w:tc>
        <w:tc>
          <w:tcPr>
            <w:tcW w:w="1039" w:type="pct"/>
          </w:tcPr>
          <w:p w14:paraId="61EEBD14" w14:textId="77777777" w:rsidR="00216C3B" w:rsidRDefault="00216C3B" w:rsidP="001135C1">
            <w:pPr>
              <w:jc w:val="center"/>
              <w:rPr>
                <w:ins w:id="3711" w:author="Попова Дарья" w:date="2021-03-17T21:11:00Z"/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>MCB11</w:t>
            </w:r>
          </w:p>
          <w:p w14:paraId="5913CF22" w14:textId="72F897FF" w:rsidR="00794C37" w:rsidRPr="00794C37" w:rsidRDefault="00794C37" w:rsidP="001135C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  <w:rPrChange w:id="3712" w:author="Попова Дарья" w:date="2021-03-17T21:11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3713" w:author="Попова Дарья" w:date="2021-03-17T21:11:00Z">
              <w:r>
                <w:rPr>
                  <w:rFonts w:ascii="Arial" w:hAnsi="Arial" w:cs="Arial"/>
                  <w:sz w:val="20"/>
                  <w:szCs w:val="20"/>
                </w:rPr>
                <w:t xml:space="preserve">Реализовано в </w:t>
              </w:r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PM79</w:t>
              </w:r>
            </w:ins>
          </w:p>
        </w:tc>
        <w:tc>
          <w:tcPr>
            <w:tcW w:w="960" w:type="pct"/>
            <w:shd w:val="clear" w:color="auto" w:fill="auto"/>
          </w:tcPr>
          <w:p w14:paraId="67FE33A6" w14:textId="77777777" w:rsidR="00216C3B" w:rsidRPr="006F5656" w:rsidRDefault="00216C3B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6C3B" w:rsidRPr="006F5656" w14:paraId="08CC550E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165DDEDD" w14:textId="6B9D63EE" w:rsidR="00216C3B" w:rsidRPr="008C7F95" w:rsidRDefault="00E53A0B" w:rsidP="00216C3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4</w:t>
            </w:r>
          </w:p>
        </w:tc>
        <w:tc>
          <w:tcPr>
            <w:tcW w:w="2012" w:type="pct"/>
          </w:tcPr>
          <w:p w14:paraId="2A3B7763" w14:textId="3FF98844" w:rsidR="00216C3B" w:rsidRPr="006F5656" w:rsidRDefault="00216C3B" w:rsidP="00216C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Реализация автоматическо</w:t>
            </w:r>
            <w:r w:rsidR="003952F2">
              <w:rPr>
                <w:rFonts w:ascii="Arial" w:hAnsi="Arial" w:cs="Arial"/>
                <w:color w:val="000000"/>
                <w:sz w:val="20"/>
                <w:szCs w:val="20"/>
              </w:rPr>
              <w:t>го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формировани</w:t>
            </w:r>
            <w:r w:rsidR="003952F2">
              <w:rPr>
                <w:rFonts w:ascii="Arial" w:hAnsi="Arial" w:cs="Arial"/>
                <w:color w:val="000000"/>
                <w:sz w:val="20"/>
                <w:szCs w:val="20"/>
              </w:rPr>
              <w:t xml:space="preserve">я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лимитов в разрезе СПП-элементов </w:t>
            </w:r>
            <w:r w:rsidR="00AB222E">
              <w:rPr>
                <w:rFonts w:ascii="Arial" w:hAnsi="Arial" w:cs="Arial"/>
                <w:color w:val="000000"/>
                <w:sz w:val="20"/>
                <w:szCs w:val="20"/>
              </w:rPr>
              <w:t xml:space="preserve">и изменение статуса Заказа ТОРО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на основании утверждённого годового бюджета воздействий на производственные активы</w:t>
            </w:r>
          </w:p>
        </w:tc>
        <w:tc>
          <w:tcPr>
            <w:tcW w:w="691" w:type="pct"/>
          </w:tcPr>
          <w:p w14:paraId="465FE629" w14:textId="77777777" w:rsidR="00216C3B" w:rsidRPr="006F5656" w:rsidRDefault="00216C3B" w:rsidP="00216C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1039" w:type="pct"/>
          </w:tcPr>
          <w:p w14:paraId="680D7A86" w14:textId="77777777" w:rsidR="00216C3B" w:rsidRPr="006F5656" w:rsidRDefault="00216C3B" w:rsidP="00216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C3B">
              <w:rPr>
                <w:rFonts w:ascii="Arial" w:hAnsi="Arial" w:cs="Arial"/>
                <w:sz w:val="20"/>
                <w:szCs w:val="20"/>
              </w:rPr>
              <w:t>MCB14</w:t>
            </w:r>
          </w:p>
        </w:tc>
        <w:tc>
          <w:tcPr>
            <w:tcW w:w="960" w:type="pct"/>
            <w:shd w:val="clear" w:color="auto" w:fill="auto"/>
          </w:tcPr>
          <w:p w14:paraId="68225965" w14:textId="77777777" w:rsidR="00216C3B" w:rsidRPr="006F5656" w:rsidRDefault="00216C3B" w:rsidP="00216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585" w:rsidRPr="006F5656" w14:paraId="22A600C2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59C664E3" w14:textId="08E4B87D" w:rsidR="00540585" w:rsidRPr="009936BB" w:rsidRDefault="00D71039" w:rsidP="0054058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012" w:type="pct"/>
          </w:tcPr>
          <w:p w14:paraId="2B194C28" w14:textId="25E8E77A" w:rsidR="00540585" w:rsidRDefault="00540585" w:rsidP="0054058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Моделирование </w:t>
            </w:r>
            <w:r w:rsidRPr="00D37948">
              <w:rPr>
                <w:rFonts w:ascii="Arial" w:hAnsi="Arial" w:cs="Arial"/>
                <w:color w:val="000000"/>
                <w:sz w:val="20"/>
                <w:szCs w:val="20"/>
              </w:rPr>
              <w:t xml:space="preserve">воздействий на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производственные активы </w:t>
            </w:r>
            <w:r w:rsidRPr="00D37948">
              <w:rPr>
                <w:rFonts w:ascii="Arial" w:hAnsi="Arial" w:cs="Arial"/>
                <w:color w:val="000000"/>
                <w:sz w:val="20"/>
                <w:szCs w:val="20"/>
              </w:rPr>
              <w:t>с детализацией по годам и занесение стоимости на нижний уровень СПП-элемента</w:t>
            </w:r>
          </w:p>
        </w:tc>
        <w:tc>
          <w:tcPr>
            <w:tcW w:w="691" w:type="pct"/>
          </w:tcPr>
          <w:p w14:paraId="048B5F65" w14:textId="7304ED89" w:rsidR="00540585" w:rsidRDefault="00540585" w:rsidP="0054058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1039" w:type="pct"/>
          </w:tcPr>
          <w:p w14:paraId="6B89BF8D" w14:textId="1E866974" w:rsidR="008E2993" w:rsidRPr="008719FC" w:rsidRDefault="008E2993" w:rsidP="0054058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MCB</w:t>
            </w:r>
            <w:r w:rsidRPr="00494ECB">
              <w:rPr>
                <w:rFonts w:ascii="Arial" w:hAnsi="Arial" w:cs="Arial"/>
                <w:sz w:val="20"/>
                <w:szCs w:val="20"/>
              </w:rPr>
              <w:t>18</w:t>
            </w:r>
          </w:p>
          <w:p w14:paraId="0D4FF4DB" w14:textId="4F7126C9" w:rsidR="00206A89" w:rsidRPr="00494ECB" w:rsidRDefault="00206A89" w:rsidP="0054058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Алгорит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перенесен в</w:t>
            </w:r>
          </w:p>
          <w:p w14:paraId="71D75664" w14:textId="45EBFB83" w:rsidR="00540585" w:rsidRPr="00AB41CE" w:rsidRDefault="00540585" w:rsidP="0054058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MCB</w:t>
            </w:r>
            <w:r w:rsidR="00206A89">
              <w:rPr>
                <w:rFonts w:ascii="Arial" w:hAnsi="Arial" w:cs="Arial"/>
                <w:sz w:val="20"/>
                <w:szCs w:val="20"/>
              </w:rPr>
              <w:t>0</w:t>
            </w:r>
            <w:r w:rsidRPr="00494ECB">
              <w:rPr>
                <w:rFonts w:ascii="Arial" w:hAnsi="Arial" w:cs="Arial"/>
                <w:sz w:val="20"/>
                <w:szCs w:val="20"/>
              </w:rPr>
              <w:t>8</w:t>
            </w:r>
            <w:r w:rsidR="00206A89">
              <w:rPr>
                <w:rFonts w:ascii="Arial" w:hAnsi="Arial" w:cs="Arial"/>
                <w:sz w:val="20"/>
                <w:szCs w:val="20"/>
              </w:rPr>
              <w:t>-02</w:t>
            </w:r>
            <w:ins w:id="3714" w:author="Попова Дарья" w:date="2021-03-17T21:11:00Z">
              <w:r w:rsidR="00794C37" w:rsidRPr="00AB41CE">
                <w:rPr>
                  <w:rFonts w:ascii="Arial" w:hAnsi="Arial" w:cs="Arial"/>
                  <w:sz w:val="20"/>
                  <w:szCs w:val="20"/>
                  <w:rPrChange w:id="3715" w:author="NazarovaVA" w:date="2021-03-24T11:03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 xml:space="preserve">, </w:t>
              </w:r>
              <w:r w:rsidR="00794C37">
                <w:rPr>
                  <w:rFonts w:ascii="Arial" w:hAnsi="Arial" w:cs="Arial"/>
                  <w:sz w:val="20"/>
                  <w:szCs w:val="20"/>
                  <w:lang w:val="en-US"/>
                </w:rPr>
                <w:t>MCB</w:t>
              </w:r>
              <w:r w:rsidR="00794C37" w:rsidRPr="00AB41CE">
                <w:rPr>
                  <w:rFonts w:ascii="Arial" w:hAnsi="Arial" w:cs="Arial"/>
                  <w:sz w:val="20"/>
                  <w:szCs w:val="20"/>
                  <w:rPrChange w:id="3716" w:author="NazarovaVA" w:date="2021-03-24T11:03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08-03</w:t>
              </w:r>
            </w:ins>
          </w:p>
        </w:tc>
        <w:tc>
          <w:tcPr>
            <w:tcW w:w="960" w:type="pct"/>
            <w:shd w:val="clear" w:color="auto" w:fill="auto"/>
          </w:tcPr>
          <w:p w14:paraId="6D1A3D13" w14:textId="77777777" w:rsidR="00540585" w:rsidRPr="006F5656" w:rsidRDefault="00540585" w:rsidP="0054058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DFE" w:rsidRPr="006F5656" w14:paraId="04412029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71D00EC6" w14:textId="3CD94F5B" w:rsidR="00013DFE" w:rsidRPr="009936BB" w:rsidRDefault="00D71039" w:rsidP="00013DF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012" w:type="pct"/>
          </w:tcPr>
          <w:p w14:paraId="55D3C547" w14:textId="17D49AC6" w:rsidR="00013DFE" w:rsidRDefault="00013DFE" w:rsidP="00013DF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Реализация автоматического переноса сэкономленных денежных средств </w:t>
            </w:r>
            <w:r w:rsidRPr="00013DFE">
              <w:rPr>
                <w:rFonts w:ascii="Arial" w:hAnsi="Arial" w:cs="Arial"/>
                <w:color w:val="000000"/>
                <w:sz w:val="20"/>
                <w:szCs w:val="20"/>
              </w:rPr>
              <w:t>со всех СПП-элементов на СПП-элемент «Резерв OPEX» или «Резерв CAPE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X» в зависимости от типа затрат по закрытию отчё</w:t>
            </w:r>
            <w:r w:rsidRPr="00013DFE">
              <w:rPr>
                <w:rFonts w:ascii="Arial" w:hAnsi="Arial" w:cs="Arial"/>
                <w:color w:val="000000"/>
                <w:sz w:val="20"/>
                <w:szCs w:val="20"/>
              </w:rPr>
              <w:t>тного пер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и</w:t>
            </w:r>
            <w:r w:rsidRPr="00013DFE">
              <w:rPr>
                <w:rFonts w:ascii="Arial" w:hAnsi="Arial" w:cs="Arial"/>
                <w:color w:val="000000"/>
                <w:sz w:val="20"/>
                <w:szCs w:val="20"/>
              </w:rPr>
              <w:t>ода (месяц)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691" w:type="pct"/>
          </w:tcPr>
          <w:p w14:paraId="38441EAB" w14:textId="664BDFD7" w:rsidR="00013DFE" w:rsidRDefault="00013DFE" w:rsidP="00013DF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1039" w:type="pct"/>
          </w:tcPr>
          <w:p w14:paraId="285952D9" w14:textId="35A7A2E0" w:rsidR="00013DFE" w:rsidRPr="00013DFE" w:rsidRDefault="00013DFE" w:rsidP="00013DF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MCB19</w:t>
            </w:r>
          </w:p>
        </w:tc>
        <w:tc>
          <w:tcPr>
            <w:tcW w:w="960" w:type="pct"/>
            <w:shd w:val="clear" w:color="auto" w:fill="auto"/>
          </w:tcPr>
          <w:p w14:paraId="05CC28AD" w14:textId="77777777" w:rsidR="00013DFE" w:rsidRPr="006F5656" w:rsidRDefault="00013DFE" w:rsidP="00013D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2165" w:rsidRPr="006F5656" w14:paraId="7BFD5EED" w14:textId="77777777" w:rsidTr="00494ECB">
        <w:trPr>
          <w:cantSplit/>
        </w:trPr>
        <w:tc>
          <w:tcPr>
            <w:tcW w:w="298" w:type="pct"/>
            <w:shd w:val="clear" w:color="auto" w:fill="auto"/>
          </w:tcPr>
          <w:p w14:paraId="65BD1759" w14:textId="4105328A" w:rsidR="00F92165" w:rsidRPr="00494ECB" w:rsidRDefault="00D71039" w:rsidP="00013DF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012" w:type="pct"/>
          </w:tcPr>
          <w:p w14:paraId="2235A8EB" w14:textId="393BA214" w:rsidR="00F92165" w:rsidRDefault="00F92165" w:rsidP="00013DF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«Запросы на корректировку бюджета»</w:t>
            </w:r>
          </w:p>
        </w:tc>
        <w:tc>
          <w:tcPr>
            <w:tcW w:w="691" w:type="pct"/>
          </w:tcPr>
          <w:p w14:paraId="7F9E154F" w14:textId="52035C4A" w:rsidR="00F92165" w:rsidRPr="00F92165" w:rsidRDefault="00F92165" w:rsidP="00013DF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Интерфейс</w:t>
            </w:r>
          </w:p>
        </w:tc>
        <w:tc>
          <w:tcPr>
            <w:tcW w:w="1039" w:type="pct"/>
          </w:tcPr>
          <w:p w14:paraId="6EA48503" w14:textId="46BEE56D" w:rsidR="00F92165" w:rsidRPr="00F92165" w:rsidRDefault="00F92165" w:rsidP="00013DF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PM65</w:t>
            </w:r>
          </w:p>
        </w:tc>
        <w:tc>
          <w:tcPr>
            <w:tcW w:w="960" w:type="pct"/>
            <w:shd w:val="clear" w:color="auto" w:fill="auto"/>
          </w:tcPr>
          <w:p w14:paraId="388FB41C" w14:textId="77777777" w:rsidR="00F92165" w:rsidRPr="006F5656" w:rsidRDefault="00F92165" w:rsidP="00013D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039" w:rsidRPr="006F5656" w14:paraId="6B9DD56E" w14:textId="77777777" w:rsidTr="00AD15D0">
        <w:trPr>
          <w:cantSplit/>
        </w:trPr>
        <w:tc>
          <w:tcPr>
            <w:tcW w:w="298" w:type="pct"/>
            <w:shd w:val="clear" w:color="auto" w:fill="auto"/>
          </w:tcPr>
          <w:p w14:paraId="033B2E7B" w14:textId="7F70B185" w:rsidR="00D71039" w:rsidRDefault="00D71039" w:rsidP="00D7103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012" w:type="pct"/>
          </w:tcPr>
          <w:p w14:paraId="1072CF65" w14:textId="1A524C0A" w:rsidR="00D71039" w:rsidRDefault="00D71039" w:rsidP="00D710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Сводный отчет для план-факт анализа выполнения воздействий на ПА</w:t>
            </w:r>
          </w:p>
        </w:tc>
        <w:tc>
          <w:tcPr>
            <w:tcW w:w="691" w:type="pct"/>
          </w:tcPr>
          <w:p w14:paraId="1F8B1DB4" w14:textId="21572FE8" w:rsidR="00D71039" w:rsidRDefault="00D71039" w:rsidP="00D710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</w:t>
            </w:r>
          </w:p>
        </w:tc>
        <w:tc>
          <w:tcPr>
            <w:tcW w:w="1039" w:type="pct"/>
          </w:tcPr>
          <w:p w14:paraId="36FF3BDD" w14:textId="28D5A309" w:rsidR="00D71039" w:rsidRDefault="00D71039" w:rsidP="00D7103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PM73</w:t>
            </w:r>
          </w:p>
        </w:tc>
        <w:tc>
          <w:tcPr>
            <w:tcW w:w="960" w:type="pct"/>
            <w:shd w:val="clear" w:color="auto" w:fill="auto"/>
          </w:tcPr>
          <w:p w14:paraId="78A84CF9" w14:textId="77777777" w:rsidR="00D71039" w:rsidRPr="006F5656" w:rsidRDefault="00D71039" w:rsidP="00D710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039" w:rsidRPr="006F5656" w14:paraId="36481230" w14:textId="77777777" w:rsidTr="00AD15D0">
        <w:trPr>
          <w:cantSplit/>
        </w:trPr>
        <w:tc>
          <w:tcPr>
            <w:tcW w:w="298" w:type="pct"/>
            <w:shd w:val="clear" w:color="auto" w:fill="auto"/>
          </w:tcPr>
          <w:p w14:paraId="1E78673D" w14:textId="05EE79B5" w:rsidR="00D71039" w:rsidRPr="00494ECB" w:rsidRDefault="00D71039" w:rsidP="00D7103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2012" w:type="pct"/>
          </w:tcPr>
          <w:p w14:paraId="0C1D4869" w14:textId="41C41C8B" w:rsidR="00D71039" w:rsidRDefault="00D71039" w:rsidP="00D7103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Детальный отчет для план-факт анализа выполнения воздействий на ПА</w:t>
            </w:r>
          </w:p>
        </w:tc>
        <w:tc>
          <w:tcPr>
            <w:tcW w:w="691" w:type="pct"/>
          </w:tcPr>
          <w:p w14:paraId="5A6F8EED" w14:textId="4D7AF336" w:rsidR="00D71039" w:rsidRPr="00D71039" w:rsidRDefault="00D71039" w:rsidP="00D710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</w:t>
            </w:r>
          </w:p>
        </w:tc>
        <w:tc>
          <w:tcPr>
            <w:tcW w:w="1039" w:type="pct"/>
          </w:tcPr>
          <w:p w14:paraId="04CB0F70" w14:textId="00D12B93" w:rsidR="00D71039" w:rsidRPr="00D71039" w:rsidRDefault="00D71039" w:rsidP="00D7103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PM74</w:t>
            </w:r>
          </w:p>
        </w:tc>
        <w:tc>
          <w:tcPr>
            <w:tcW w:w="960" w:type="pct"/>
            <w:shd w:val="clear" w:color="auto" w:fill="auto"/>
          </w:tcPr>
          <w:p w14:paraId="7D1C0065" w14:textId="77777777" w:rsidR="00D71039" w:rsidRPr="006F5656" w:rsidRDefault="00D71039" w:rsidP="00D710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679C" w:rsidRPr="006F5656" w14:paraId="0E532FB1" w14:textId="77777777" w:rsidTr="00AD15D0">
        <w:trPr>
          <w:cantSplit/>
        </w:trPr>
        <w:tc>
          <w:tcPr>
            <w:tcW w:w="298" w:type="pct"/>
            <w:shd w:val="clear" w:color="auto" w:fill="auto"/>
          </w:tcPr>
          <w:p w14:paraId="19E7FCDB" w14:textId="5A7821EA" w:rsidR="00A7679C" w:rsidRDefault="00A7679C" w:rsidP="00D7103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2012" w:type="pct"/>
          </w:tcPr>
          <w:p w14:paraId="73DC0C89" w14:textId="47D64331" w:rsidR="00A7679C" w:rsidRDefault="00A7679C" w:rsidP="00D7103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7679C">
              <w:rPr>
                <w:rFonts w:ascii="Arial" w:hAnsi="Arial" w:cs="Arial"/>
                <w:sz w:val="20"/>
                <w:szCs w:val="20"/>
                <w:lang w:eastAsia="ru-RU"/>
              </w:rPr>
              <w:t>Отчёт по корректировкам бюджета ППА</w:t>
            </w:r>
          </w:p>
        </w:tc>
        <w:tc>
          <w:tcPr>
            <w:tcW w:w="691" w:type="pct"/>
          </w:tcPr>
          <w:p w14:paraId="5BD9DFB3" w14:textId="018C7851" w:rsidR="00A7679C" w:rsidRPr="00A7679C" w:rsidRDefault="00A7679C" w:rsidP="00D710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</w:t>
            </w:r>
          </w:p>
        </w:tc>
        <w:tc>
          <w:tcPr>
            <w:tcW w:w="1039" w:type="pct"/>
          </w:tcPr>
          <w:p w14:paraId="5067C0A6" w14:textId="2BEEFB50" w:rsidR="00A7679C" w:rsidRPr="00A7679C" w:rsidRDefault="00A7679C" w:rsidP="00D7103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PM79</w:t>
            </w:r>
          </w:p>
        </w:tc>
        <w:tc>
          <w:tcPr>
            <w:tcW w:w="960" w:type="pct"/>
            <w:shd w:val="clear" w:color="auto" w:fill="auto"/>
          </w:tcPr>
          <w:p w14:paraId="37568C5A" w14:textId="77777777" w:rsidR="00A7679C" w:rsidRPr="006F5656" w:rsidRDefault="00A7679C" w:rsidP="00D710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2328" w:rsidRPr="006F5656" w14:paraId="6A1D4EC8" w14:textId="77777777" w:rsidTr="00AD15D0">
        <w:trPr>
          <w:cantSplit/>
          <w:ins w:id="3717" w:author="Попова Дарья" w:date="2021-03-11T21:13:00Z"/>
        </w:trPr>
        <w:tc>
          <w:tcPr>
            <w:tcW w:w="298" w:type="pct"/>
            <w:shd w:val="clear" w:color="auto" w:fill="auto"/>
          </w:tcPr>
          <w:p w14:paraId="00AF9F79" w14:textId="016446FF" w:rsidR="00792328" w:rsidRPr="00792328" w:rsidRDefault="00792328" w:rsidP="00D71039">
            <w:pPr>
              <w:jc w:val="left"/>
              <w:rPr>
                <w:ins w:id="3718" w:author="Попова Дарья" w:date="2021-03-11T21:13:00Z"/>
                <w:rFonts w:ascii="Arial" w:hAnsi="Arial" w:cs="Arial"/>
                <w:color w:val="000000"/>
                <w:sz w:val="20"/>
                <w:szCs w:val="20"/>
                <w:lang w:eastAsia="ru-RU"/>
                <w:rPrChange w:id="3719" w:author="Попова Дарья" w:date="2021-03-11T21:13:00Z">
                  <w:rPr>
                    <w:ins w:id="3720" w:author="Попова Дарья" w:date="2021-03-11T21:13:00Z"/>
                    <w:rFonts w:ascii="Arial" w:hAnsi="Arial" w:cs="Arial"/>
                    <w:color w:val="000000"/>
                    <w:sz w:val="20"/>
                    <w:szCs w:val="20"/>
                    <w:lang w:val="en-US" w:eastAsia="ru-RU"/>
                  </w:rPr>
                </w:rPrChange>
              </w:rPr>
            </w:pPr>
            <w:ins w:id="3721" w:author="Попова Дарья" w:date="2021-03-11T21:13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11</w:t>
              </w:r>
            </w:ins>
          </w:p>
        </w:tc>
        <w:tc>
          <w:tcPr>
            <w:tcW w:w="2012" w:type="pct"/>
          </w:tcPr>
          <w:p w14:paraId="6C859E33" w14:textId="0CFB4B69" w:rsidR="00792328" w:rsidRPr="00A7679C" w:rsidRDefault="00792328" w:rsidP="00D71039">
            <w:pPr>
              <w:rPr>
                <w:ins w:id="3722" w:author="Попова Дарья" w:date="2021-03-11T21:13:00Z"/>
                <w:rFonts w:ascii="Arial" w:hAnsi="Arial" w:cs="Arial"/>
                <w:sz w:val="20"/>
                <w:szCs w:val="20"/>
                <w:lang w:eastAsia="ru-RU"/>
              </w:rPr>
            </w:pPr>
            <w:ins w:id="3723" w:author="Попова Дарья" w:date="2021-03-11T21:15:00Z">
              <w:r w:rsidRPr="00792328">
                <w:rPr>
                  <w:rFonts w:ascii="Arial" w:hAnsi="Arial" w:cs="Arial"/>
                  <w:sz w:val="20"/>
                  <w:szCs w:val="20"/>
                  <w:lang w:eastAsia="ru-RU"/>
                  <w:rPrChange w:id="3724" w:author="Попова Дарья" w:date="2021-03-11T21:15:00Z">
                    <w:rPr>
                      <w:rFonts w:ascii="Arial" w:hAnsi="Arial" w:cs="Arial"/>
                      <w:sz w:val="32"/>
                      <w:szCs w:val="32"/>
                    </w:rPr>
                  </w:rPrChange>
                </w:rPr>
                <w:t xml:space="preserve">Блокировка плана </w:t>
              </w:r>
              <w:proofErr w:type="spellStart"/>
              <w:r w:rsidRPr="00792328">
                <w:rPr>
                  <w:rFonts w:ascii="Arial" w:hAnsi="Arial" w:cs="Arial"/>
                  <w:sz w:val="20"/>
                  <w:szCs w:val="20"/>
                  <w:lang w:eastAsia="ru-RU"/>
                  <w:rPrChange w:id="3725" w:author="Попова Дарья" w:date="2021-03-11T21:15:00Z">
                    <w:rPr>
                      <w:rFonts w:ascii="Arial" w:hAnsi="Arial" w:cs="Arial"/>
                      <w:sz w:val="32"/>
                      <w:szCs w:val="32"/>
                    </w:rPr>
                  </w:rPrChange>
                </w:rPr>
                <w:t>ТОиР</w:t>
              </w:r>
              <w:proofErr w:type="spellEnd"/>
              <w:r w:rsidRPr="00792328">
                <w:rPr>
                  <w:rFonts w:ascii="Arial" w:hAnsi="Arial" w:cs="Arial"/>
                  <w:sz w:val="20"/>
                  <w:szCs w:val="20"/>
                  <w:lang w:eastAsia="ru-RU"/>
                  <w:rPrChange w:id="3726" w:author="Попова Дарья" w:date="2021-03-11T21:15:00Z">
                    <w:rPr>
                      <w:rFonts w:ascii="Arial" w:hAnsi="Arial" w:cs="Arial"/>
                      <w:sz w:val="32"/>
                      <w:szCs w:val="32"/>
                    </w:rPr>
                  </w:rPrChange>
                </w:rPr>
                <w:t xml:space="preserve"> на время согласования Бюджетов</w:t>
              </w:r>
            </w:ins>
          </w:p>
        </w:tc>
        <w:tc>
          <w:tcPr>
            <w:tcW w:w="691" w:type="pct"/>
          </w:tcPr>
          <w:p w14:paraId="5D13020A" w14:textId="2E6A0C25" w:rsidR="00792328" w:rsidRDefault="00792328" w:rsidP="00D71039">
            <w:pPr>
              <w:rPr>
                <w:ins w:id="3727" w:author="Попова Дарья" w:date="2021-03-11T21:13:00Z"/>
                <w:rFonts w:ascii="Arial" w:hAnsi="Arial" w:cs="Arial"/>
                <w:color w:val="000000"/>
                <w:sz w:val="20"/>
                <w:szCs w:val="20"/>
              </w:rPr>
            </w:pPr>
            <w:ins w:id="3728" w:author="Попова Дарья" w:date="2021-03-11T21:18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Отчет, расширение</w:t>
              </w:r>
            </w:ins>
          </w:p>
        </w:tc>
        <w:tc>
          <w:tcPr>
            <w:tcW w:w="1039" w:type="pct"/>
          </w:tcPr>
          <w:p w14:paraId="3D421439" w14:textId="140B03BF" w:rsidR="00792328" w:rsidRPr="00792328" w:rsidRDefault="00792328" w:rsidP="00D71039">
            <w:pPr>
              <w:jc w:val="center"/>
              <w:rPr>
                <w:ins w:id="3729" w:author="Попова Дарья" w:date="2021-03-11T21:13:00Z"/>
                <w:rFonts w:ascii="Arial" w:hAnsi="Arial" w:cs="Arial"/>
                <w:sz w:val="20"/>
                <w:szCs w:val="20"/>
                <w:rPrChange w:id="3730" w:author="Попова Дарья" w:date="2021-03-11T21:15:00Z">
                  <w:rPr>
                    <w:ins w:id="3731" w:author="Попова Дарья" w:date="2021-03-11T21:13:00Z"/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ins w:id="3732" w:author="Попова Дарья" w:date="2021-03-11T21:15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PM203</w:t>
              </w:r>
            </w:ins>
          </w:p>
        </w:tc>
        <w:tc>
          <w:tcPr>
            <w:tcW w:w="960" w:type="pct"/>
            <w:shd w:val="clear" w:color="auto" w:fill="auto"/>
          </w:tcPr>
          <w:p w14:paraId="2B0E9956" w14:textId="77777777" w:rsidR="00792328" w:rsidRPr="006F5656" w:rsidRDefault="00792328" w:rsidP="00D71039">
            <w:pPr>
              <w:jc w:val="center"/>
              <w:rPr>
                <w:ins w:id="3733" w:author="Попова Дарья" w:date="2021-03-11T21:13:00Z"/>
                <w:rFonts w:ascii="Arial" w:hAnsi="Arial" w:cs="Arial"/>
                <w:sz w:val="20"/>
                <w:szCs w:val="20"/>
              </w:rPr>
            </w:pPr>
          </w:p>
        </w:tc>
      </w:tr>
    </w:tbl>
    <w:p w14:paraId="4255CB43" w14:textId="4877A794" w:rsidR="00600A68" w:rsidRPr="00600A68" w:rsidRDefault="00600A68" w:rsidP="00600A68">
      <w:pPr>
        <w:spacing w:after="240" w:line="276" w:lineRule="auto"/>
        <w:rPr>
          <w:rFonts w:ascii="Arial" w:hAnsi="Arial" w:cs="Arial"/>
          <w:color w:val="000000" w:themeColor="text1"/>
        </w:rPr>
      </w:pPr>
    </w:p>
    <w:p w14:paraId="70639C22" w14:textId="77777777" w:rsidR="0054502F" w:rsidRPr="008C7F95" w:rsidRDefault="0054502F" w:rsidP="0054502F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734" w:name="_Toc68528514"/>
      <w:bookmarkStart w:id="3735" w:name="_Toc431903102"/>
      <w:bookmarkStart w:id="3736" w:name="_Toc469481048"/>
      <w:r w:rsidRPr="008C7F95">
        <w:rPr>
          <w:rFonts w:eastAsiaTheme="majorEastAsia" w:cstheme="majorBidi"/>
          <w:bCs w:val="0"/>
          <w:iCs w:val="0"/>
          <w:szCs w:val="26"/>
        </w:rPr>
        <w:t>Особенности технической реализации</w:t>
      </w:r>
      <w:bookmarkEnd w:id="3734"/>
    </w:p>
    <w:p w14:paraId="3869B98A" w14:textId="77777777" w:rsidR="0017040D" w:rsidRPr="00B1419A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реализации бизнес-процессов будут использованы следующие продукты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B1419A">
        <w:rPr>
          <w:rFonts w:ascii="Arial" w:hAnsi="Arial" w:cs="Arial"/>
          <w:color w:val="000000" w:themeColor="text1"/>
        </w:rPr>
        <w:t>:</w:t>
      </w:r>
    </w:p>
    <w:p w14:paraId="4AFFC045" w14:textId="77777777" w:rsidR="00BE2A67" w:rsidRPr="00E274D2" w:rsidRDefault="00BE2A67" w:rsidP="000A1539">
      <w:pPr>
        <w:pStyle w:val="af9"/>
        <w:numPr>
          <w:ilvl w:val="0"/>
          <w:numId w:val="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US"/>
        </w:rPr>
        <w:t>SAP Busi</w:t>
      </w:r>
      <w:r w:rsidR="00E80927">
        <w:rPr>
          <w:rFonts w:ascii="Arial" w:hAnsi="Arial" w:cs="Arial"/>
          <w:color w:val="000000" w:themeColor="text1"/>
          <w:lang w:val="en-US"/>
        </w:rPr>
        <w:t>ness Warehouse Embedded for S/4</w:t>
      </w:r>
      <w:r>
        <w:rPr>
          <w:rFonts w:ascii="Arial" w:hAnsi="Arial" w:cs="Arial"/>
          <w:color w:val="000000" w:themeColor="text1"/>
          <w:lang w:val="en-US"/>
        </w:rPr>
        <w:t>HANA (SAP BW)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  <w:lang w:val="en-US"/>
        </w:rPr>
        <w:t>–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</w:rPr>
        <w:t>встроенное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</w:rPr>
        <w:t>в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</w:rPr>
        <w:t>учётную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</w:rPr>
        <w:t>систему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  <w:lang w:val="en-US"/>
        </w:rPr>
        <w:t>S/4HANA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</w:rPr>
        <w:t>хранилище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 </w:t>
      </w:r>
      <w:r w:rsidR="000C05D9">
        <w:rPr>
          <w:rFonts w:ascii="Arial" w:hAnsi="Arial" w:cs="Arial"/>
          <w:color w:val="000000" w:themeColor="text1"/>
        </w:rPr>
        <w:t>данных</w:t>
      </w:r>
      <w:r w:rsidR="000C05D9" w:rsidRPr="000C05D9">
        <w:rPr>
          <w:rFonts w:ascii="Arial" w:hAnsi="Arial" w:cs="Arial"/>
          <w:color w:val="000000" w:themeColor="text1"/>
          <w:lang w:val="en-US"/>
        </w:rPr>
        <w:t xml:space="preserve">. </w:t>
      </w:r>
      <w:r w:rsidR="000C05D9">
        <w:rPr>
          <w:rFonts w:ascii="Arial" w:hAnsi="Arial" w:cs="Arial"/>
          <w:color w:val="000000" w:themeColor="text1"/>
        </w:rPr>
        <w:t xml:space="preserve">Позволяет организовать хранение вводимых данных бюджетов и </w:t>
      </w:r>
      <w:r w:rsidR="00E274D2">
        <w:rPr>
          <w:rFonts w:ascii="Arial" w:hAnsi="Arial" w:cs="Arial"/>
          <w:color w:val="000000" w:themeColor="text1"/>
        </w:rPr>
        <w:t xml:space="preserve">обработку транзакционных данных учётной системы </w:t>
      </w:r>
      <w:r w:rsidR="00E274D2">
        <w:rPr>
          <w:rFonts w:ascii="Arial" w:hAnsi="Arial" w:cs="Arial"/>
          <w:color w:val="000000" w:themeColor="text1"/>
          <w:lang w:val="en-US"/>
        </w:rPr>
        <w:t>S</w:t>
      </w:r>
      <w:r w:rsidR="00E274D2" w:rsidRPr="00E274D2">
        <w:rPr>
          <w:rFonts w:ascii="Arial" w:hAnsi="Arial" w:cs="Arial"/>
          <w:color w:val="000000" w:themeColor="text1"/>
        </w:rPr>
        <w:t>/4</w:t>
      </w:r>
      <w:r w:rsidR="00E274D2">
        <w:rPr>
          <w:rFonts w:ascii="Arial" w:hAnsi="Arial" w:cs="Arial"/>
          <w:color w:val="000000" w:themeColor="text1"/>
          <w:lang w:val="en-US"/>
        </w:rPr>
        <w:t>HANA</w:t>
      </w:r>
      <w:r w:rsidR="00E274D2" w:rsidRPr="00E274D2">
        <w:rPr>
          <w:rFonts w:ascii="Arial" w:hAnsi="Arial" w:cs="Arial"/>
          <w:color w:val="000000" w:themeColor="text1"/>
        </w:rPr>
        <w:t xml:space="preserve"> </w:t>
      </w:r>
      <w:r w:rsidR="00E274D2">
        <w:rPr>
          <w:rFonts w:ascii="Arial" w:hAnsi="Arial" w:cs="Arial"/>
          <w:color w:val="000000" w:themeColor="text1"/>
        </w:rPr>
        <w:t>в режиме реального времени и</w:t>
      </w:r>
      <w:r w:rsidR="00811FB6">
        <w:rPr>
          <w:rFonts w:ascii="Arial" w:hAnsi="Arial" w:cs="Arial"/>
          <w:color w:val="000000" w:themeColor="text1"/>
        </w:rPr>
        <w:t>ли</w:t>
      </w:r>
      <w:r w:rsidR="00E274D2">
        <w:rPr>
          <w:rFonts w:ascii="Arial" w:hAnsi="Arial" w:cs="Arial"/>
          <w:color w:val="000000" w:themeColor="text1"/>
        </w:rPr>
        <w:t xml:space="preserve"> загрузки</w:t>
      </w:r>
      <w:r w:rsidRPr="00E274D2">
        <w:rPr>
          <w:rFonts w:ascii="Arial" w:hAnsi="Arial" w:cs="Arial"/>
          <w:color w:val="000000" w:themeColor="text1"/>
        </w:rPr>
        <w:t>;</w:t>
      </w:r>
    </w:p>
    <w:p w14:paraId="507FE870" w14:textId="77777777" w:rsidR="0017040D" w:rsidRPr="00811FB6" w:rsidRDefault="0017040D" w:rsidP="000A1539">
      <w:pPr>
        <w:pStyle w:val="af9"/>
        <w:numPr>
          <w:ilvl w:val="0"/>
          <w:numId w:val="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US"/>
        </w:rPr>
        <w:t>SAP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Business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Planning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and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Consolidation</w:t>
      </w:r>
      <w:r w:rsidRPr="00811FB6">
        <w:rPr>
          <w:rFonts w:ascii="Arial" w:hAnsi="Arial" w:cs="Arial"/>
          <w:color w:val="000000" w:themeColor="text1"/>
        </w:rPr>
        <w:t xml:space="preserve"> </w:t>
      </w:r>
      <w:r w:rsidR="00EE7FDE">
        <w:rPr>
          <w:rFonts w:ascii="Arial" w:hAnsi="Arial" w:cs="Arial"/>
          <w:color w:val="000000" w:themeColor="text1"/>
          <w:lang w:val="en-US"/>
        </w:rPr>
        <w:t>Optimized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for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S</w:t>
      </w:r>
      <w:r w:rsidR="00E80927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Pr="00811FB6"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BPC</w:t>
      </w:r>
      <w:r w:rsidRPr="00811FB6">
        <w:rPr>
          <w:rFonts w:ascii="Arial" w:hAnsi="Arial" w:cs="Arial"/>
          <w:color w:val="000000" w:themeColor="text1"/>
        </w:rPr>
        <w:t>)</w:t>
      </w:r>
      <w:r w:rsidR="00811FB6" w:rsidRPr="00811FB6">
        <w:rPr>
          <w:rFonts w:ascii="Arial" w:hAnsi="Arial" w:cs="Arial"/>
          <w:color w:val="000000" w:themeColor="text1"/>
        </w:rPr>
        <w:t xml:space="preserve"> – </w:t>
      </w:r>
      <w:r w:rsidR="00811FB6">
        <w:rPr>
          <w:rFonts w:ascii="Arial" w:hAnsi="Arial" w:cs="Arial"/>
          <w:color w:val="000000" w:themeColor="text1"/>
        </w:rPr>
        <w:t>встроенная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</w:rPr>
        <w:t>в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</w:rPr>
        <w:t>учётную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</w:rPr>
        <w:t>систему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  <w:lang w:val="en-US"/>
        </w:rPr>
        <w:t>S</w:t>
      </w:r>
      <w:r w:rsidR="00811FB6" w:rsidRPr="00811FB6">
        <w:rPr>
          <w:rFonts w:ascii="Arial" w:hAnsi="Arial" w:cs="Arial"/>
          <w:color w:val="000000" w:themeColor="text1"/>
        </w:rPr>
        <w:t>/4</w:t>
      </w:r>
      <w:r w:rsidR="00811FB6">
        <w:rPr>
          <w:rFonts w:ascii="Arial" w:hAnsi="Arial" w:cs="Arial"/>
          <w:color w:val="000000" w:themeColor="text1"/>
          <w:lang w:val="en-US"/>
        </w:rPr>
        <w:t>HANA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</w:rPr>
        <w:t>функциональности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</w:rPr>
        <w:t>бюджетирования. Позволяет организовать процесс формирования бюджета и автоматизировать расчёты бюджетных показателей</w:t>
      </w:r>
      <w:r w:rsidRPr="00811FB6">
        <w:rPr>
          <w:rFonts w:ascii="Arial" w:hAnsi="Arial" w:cs="Arial"/>
          <w:color w:val="000000" w:themeColor="text1"/>
        </w:rPr>
        <w:t>;</w:t>
      </w:r>
    </w:p>
    <w:p w14:paraId="5604F491" w14:textId="77777777" w:rsidR="0017040D" w:rsidRDefault="0017040D" w:rsidP="000A1539">
      <w:pPr>
        <w:pStyle w:val="af9"/>
        <w:numPr>
          <w:ilvl w:val="0"/>
          <w:numId w:val="19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US"/>
        </w:rPr>
        <w:t>SAP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Analysis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for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Microsoft</w:t>
      </w:r>
      <w:r w:rsidRPr="00811F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Excel</w:t>
      </w:r>
      <w:r w:rsidR="00811FB6" w:rsidRPr="00811FB6">
        <w:rPr>
          <w:rFonts w:ascii="Arial" w:hAnsi="Arial" w:cs="Arial"/>
          <w:color w:val="000000" w:themeColor="text1"/>
        </w:rPr>
        <w:t xml:space="preserve"> - </w:t>
      </w:r>
      <w:r w:rsidR="00811FB6">
        <w:rPr>
          <w:rFonts w:ascii="Arial" w:hAnsi="Arial" w:cs="Arial"/>
          <w:color w:val="000000" w:themeColor="text1"/>
        </w:rPr>
        <w:t>приложении</w:t>
      </w:r>
      <w:r w:rsidR="00811FB6" w:rsidRPr="000D01DD">
        <w:rPr>
          <w:rFonts w:ascii="Arial" w:hAnsi="Arial" w:cs="Arial"/>
          <w:color w:val="000000" w:themeColor="text1"/>
        </w:rPr>
        <w:t xml:space="preserve"> для анализа данных</w:t>
      </w:r>
      <w:r w:rsidR="00811FB6">
        <w:rPr>
          <w:rFonts w:ascii="Arial" w:hAnsi="Arial" w:cs="Arial"/>
          <w:color w:val="000000" w:themeColor="text1"/>
        </w:rPr>
        <w:t xml:space="preserve"> хранящихся в </w:t>
      </w:r>
      <w:r w:rsidR="00811FB6">
        <w:rPr>
          <w:rFonts w:ascii="Arial" w:hAnsi="Arial" w:cs="Arial"/>
          <w:color w:val="000000" w:themeColor="text1"/>
          <w:lang w:val="en-US"/>
        </w:rPr>
        <w:t>SAP</w:t>
      </w:r>
      <w:r w:rsidR="00811FB6" w:rsidRPr="00811FB6">
        <w:rPr>
          <w:rFonts w:ascii="Arial" w:hAnsi="Arial" w:cs="Arial"/>
          <w:color w:val="000000" w:themeColor="text1"/>
        </w:rPr>
        <w:t>-</w:t>
      </w:r>
      <w:r w:rsidR="00811FB6">
        <w:rPr>
          <w:rFonts w:ascii="Arial" w:hAnsi="Arial" w:cs="Arial"/>
          <w:color w:val="000000" w:themeColor="text1"/>
        </w:rPr>
        <w:t xml:space="preserve">системах. Позволяет реализовать аналитические отчёты на основе данных </w:t>
      </w:r>
      <w:r w:rsidR="00811FB6">
        <w:rPr>
          <w:rFonts w:ascii="Arial" w:hAnsi="Arial" w:cs="Arial"/>
          <w:color w:val="000000" w:themeColor="text1"/>
          <w:lang w:val="en-US"/>
        </w:rPr>
        <w:t>SAP</w:t>
      </w:r>
      <w:r w:rsidR="00811FB6" w:rsidRPr="00811FB6">
        <w:rPr>
          <w:rFonts w:ascii="Arial" w:hAnsi="Arial" w:cs="Arial"/>
          <w:color w:val="000000" w:themeColor="text1"/>
        </w:rPr>
        <w:t>-</w:t>
      </w:r>
      <w:r w:rsidR="00811FB6">
        <w:rPr>
          <w:rFonts w:ascii="Arial" w:hAnsi="Arial" w:cs="Arial"/>
          <w:color w:val="000000" w:themeColor="text1"/>
        </w:rPr>
        <w:t>системы</w:t>
      </w:r>
      <w:r w:rsidR="00811FB6" w:rsidRPr="00811FB6">
        <w:rPr>
          <w:rFonts w:ascii="Arial" w:hAnsi="Arial" w:cs="Arial"/>
          <w:color w:val="000000" w:themeColor="text1"/>
        </w:rPr>
        <w:t xml:space="preserve"> </w:t>
      </w:r>
      <w:r w:rsidR="00811FB6">
        <w:rPr>
          <w:rFonts w:ascii="Arial" w:hAnsi="Arial" w:cs="Arial"/>
          <w:color w:val="000000" w:themeColor="text1"/>
        </w:rPr>
        <w:t xml:space="preserve">и форматы ввода данных в систему </w:t>
      </w:r>
      <w:r w:rsidR="00811FB6">
        <w:rPr>
          <w:rFonts w:ascii="Arial" w:hAnsi="Arial" w:cs="Arial"/>
          <w:color w:val="000000" w:themeColor="text1"/>
          <w:lang w:val="en-US"/>
        </w:rPr>
        <w:t>SAP</w:t>
      </w:r>
      <w:r w:rsidR="00811FB6" w:rsidRPr="00811FB6">
        <w:rPr>
          <w:rFonts w:ascii="Arial" w:hAnsi="Arial" w:cs="Arial"/>
          <w:color w:val="000000" w:themeColor="text1"/>
        </w:rPr>
        <w:t>.</w:t>
      </w:r>
    </w:p>
    <w:p w14:paraId="17273D63" w14:textId="2D44E880" w:rsidR="00EE7FDE" w:rsidRPr="00467379" w:rsidRDefault="00EE7FDE" w:rsidP="00EE7F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Рисунок </w:t>
      </w:r>
      <w:r w:rsidR="00082D42">
        <w:rPr>
          <w:rFonts w:ascii="Arial" w:hAnsi="Arial" w:cs="Arial"/>
          <w:b/>
          <w:sz w:val="22"/>
          <w:szCs w:val="22"/>
        </w:rPr>
        <w:t>2</w:t>
      </w:r>
      <w:r w:rsidRPr="00467379">
        <w:rPr>
          <w:rFonts w:ascii="Arial" w:hAnsi="Arial" w:cs="Arial"/>
          <w:b/>
          <w:sz w:val="22"/>
          <w:szCs w:val="22"/>
        </w:rPr>
        <w:t xml:space="preserve">. </w:t>
      </w:r>
      <w:r w:rsidRPr="00EE7FDE">
        <w:rPr>
          <w:rFonts w:ascii="Arial" w:hAnsi="Arial" w:cs="Arial"/>
          <w:b/>
          <w:sz w:val="22"/>
          <w:szCs w:val="22"/>
        </w:rPr>
        <w:t>Концептуальная архитектура взаимодействия компонентов системы</w:t>
      </w:r>
    </w:p>
    <w:p w14:paraId="576AC938" w14:textId="77777777" w:rsidR="00AA43AD" w:rsidRDefault="00EE7FDE" w:rsidP="00EE7FDE">
      <w:pPr>
        <w:spacing w:after="240" w:line="276" w:lineRule="auto"/>
        <w:ind w:left="142"/>
        <w:jc w:val="center"/>
        <w:rPr>
          <w:rFonts w:ascii="Arial" w:hAnsi="Arial" w:cs="Arial"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1ABEF86" wp14:editId="6C10E93A">
            <wp:extent cx="6480810" cy="4741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4369" w14:textId="77777777" w:rsidR="0017040D" w:rsidRDefault="00BE2A67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перечисленных продуктов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BE2A67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должны быть выполнены настройки следующих объектов и ко</w:t>
      </w:r>
      <w:r w:rsidR="000C05D9">
        <w:rPr>
          <w:rFonts w:ascii="Arial" w:hAnsi="Arial" w:cs="Arial"/>
          <w:color w:val="000000" w:themeColor="text1"/>
        </w:rPr>
        <w:t>мпонентов.</w:t>
      </w:r>
    </w:p>
    <w:p w14:paraId="0944D35D" w14:textId="77777777" w:rsidR="00EF4606" w:rsidRPr="000C05D9" w:rsidRDefault="00EF4606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06D3D73" w14:textId="77777777" w:rsidR="0017040D" w:rsidRDefault="0017040D">
      <w:pPr>
        <w:pStyle w:val="3"/>
      </w:pPr>
      <w:bookmarkStart w:id="3737" w:name="_Toc68528515"/>
      <w:r w:rsidRPr="00B1419A">
        <w:t>Инфо-объекты</w:t>
      </w:r>
      <w:bookmarkEnd w:id="3737"/>
    </w:p>
    <w:p w14:paraId="69DB3420" w14:textId="77777777" w:rsidR="000C05D9" w:rsidRPr="00811FB6" w:rsidRDefault="00811FB6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реализации </w:t>
      </w:r>
      <w:r w:rsidR="000C05D9">
        <w:rPr>
          <w:rFonts w:ascii="Arial" w:hAnsi="Arial" w:cs="Arial"/>
          <w:color w:val="000000" w:themeColor="text1"/>
        </w:rPr>
        <w:t xml:space="preserve">хранилища </w:t>
      </w:r>
      <w:r>
        <w:rPr>
          <w:rFonts w:ascii="Arial" w:hAnsi="Arial" w:cs="Arial"/>
          <w:color w:val="000000" w:themeColor="text1"/>
        </w:rPr>
        <w:t>данных, в котором будут обрабатываться транзакционные данны</w:t>
      </w:r>
      <w:r w:rsidR="00E80927">
        <w:rPr>
          <w:rFonts w:ascii="Arial" w:hAnsi="Arial" w:cs="Arial"/>
          <w:color w:val="000000" w:themeColor="text1"/>
        </w:rPr>
        <w:t>е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811FB6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="00E80927">
        <w:rPr>
          <w:rFonts w:ascii="Arial" w:hAnsi="Arial" w:cs="Arial"/>
          <w:color w:val="000000" w:themeColor="text1"/>
        </w:rPr>
        <w:t xml:space="preserve"> и плановые данные бюджетов</w:t>
      </w:r>
      <w:r>
        <w:rPr>
          <w:rFonts w:ascii="Arial" w:hAnsi="Arial" w:cs="Arial"/>
          <w:color w:val="000000" w:themeColor="text1"/>
        </w:rPr>
        <w:t>, необходимо настроить составляющие его инфо-объекты.</w:t>
      </w:r>
    </w:p>
    <w:p w14:paraId="196B972E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Инфо-объект – это о</w:t>
      </w:r>
      <w:r w:rsidRPr="00861905">
        <w:rPr>
          <w:rFonts w:ascii="Arial" w:hAnsi="Arial" w:cs="Arial"/>
          <w:color w:val="000000" w:themeColor="text1"/>
        </w:rPr>
        <w:t>бобщающее название признаков и показ</w:t>
      </w:r>
      <w:r>
        <w:rPr>
          <w:rFonts w:ascii="Arial" w:hAnsi="Arial" w:cs="Arial"/>
          <w:color w:val="000000" w:themeColor="text1"/>
        </w:rPr>
        <w:t xml:space="preserve">ателей в хранилище данных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791154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>.</w:t>
      </w:r>
    </w:p>
    <w:p w14:paraId="4F93743C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Показатели – это </w:t>
      </w:r>
      <w:r w:rsidRPr="00791154">
        <w:rPr>
          <w:rFonts w:ascii="Arial" w:hAnsi="Arial" w:cs="Arial"/>
          <w:color w:val="000000" w:themeColor="text1"/>
        </w:rPr>
        <w:t>все поля данных, используемые для хранения значений стоимости или количества (</w:t>
      </w:r>
      <w:r>
        <w:rPr>
          <w:rFonts w:ascii="Arial" w:hAnsi="Arial" w:cs="Arial"/>
          <w:color w:val="000000" w:themeColor="text1"/>
        </w:rPr>
        <w:t>количество заказов</w:t>
      </w:r>
      <w:r w:rsidRPr="00791154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сумма затрат </w:t>
      </w:r>
      <w:r w:rsidRPr="00791154">
        <w:rPr>
          <w:rFonts w:ascii="Arial" w:hAnsi="Arial" w:cs="Arial"/>
          <w:color w:val="000000" w:themeColor="text1"/>
        </w:rPr>
        <w:t>и т.д.).</w:t>
      </w:r>
    </w:p>
    <w:p w14:paraId="66DF084C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Признак (и</w:t>
      </w:r>
      <w:r w:rsidRPr="00861905">
        <w:rPr>
          <w:rFonts w:ascii="Arial" w:hAnsi="Arial" w:cs="Arial"/>
          <w:color w:val="000000" w:themeColor="text1"/>
        </w:rPr>
        <w:t>змерение, справочник, аналитика)</w:t>
      </w:r>
      <w:r>
        <w:rPr>
          <w:rFonts w:ascii="Arial" w:hAnsi="Arial" w:cs="Arial"/>
          <w:color w:val="000000" w:themeColor="text1"/>
        </w:rPr>
        <w:t xml:space="preserve"> - о</w:t>
      </w:r>
      <w:r w:rsidRPr="00861905">
        <w:rPr>
          <w:rFonts w:ascii="Arial" w:hAnsi="Arial" w:cs="Arial"/>
          <w:color w:val="000000" w:themeColor="text1"/>
        </w:rPr>
        <w:t xml:space="preserve">бъект анализа, который предназначен для хранения основных данных. </w:t>
      </w:r>
      <w:r>
        <w:rPr>
          <w:rFonts w:ascii="Arial" w:hAnsi="Arial" w:cs="Arial"/>
          <w:color w:val="000000" w:themeColor="text1"/>
        </w:rPr>
        <w:t>В</w:t>
      </w:r>
      <w:r w:rsidRPr="00861905">
        <w:rPr>
          <w:rFonts w:ascii="Arial" w:hAnsi="Arial" w:cs="Arial"/>
          <w:color w:val="000000" w:themeColor="text1"/>
        </w:rPr>
        <w:t xml:space="preserve"> признак</w:t>
      </w:r>
      <w:r>
        <w:rPr>
          <w:rFonts w:ascii="Arial" w:hAnsi="Arial" w:cs="Arial"/>
          <w:color w:val="000000" w:themeColor="text1"/>
        </w:rPr>
        <w:t>е содержатся</w:t>
      </w:r>
      <w:r w:rsidRPr="00861905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справочные </w:t>
      </w:r>
      <w:r w:rsidR="00F779F8">
        <w:rPr>
          <w:rFonts w:ascii="Arial" w:hAnsi="Arial" w:cs="Arial"/>
          <w:color w:val="000000" w:themeColor="text1"/>
        </w:rPr>
        <w:t xml:space="preserve">(основные) </w:t>
      </w:r>
      <w:r>
        <w:rPr>
          <w:rFonts w:ascii="Arial" w:hAnsi="Arial" w:cs="Arial"/>
          <w:color w:val="000000" w:themeColor="text1"/>
        </w:rPr>
        <w:t>данные, в разрезе которых необходимо, планировать</w:t>
      </w:r>
      <w:r w:rsidRPr="00861905">
        <w:rPr>
          <w:rFonts w:ascii="Arial" w:hAnsi="Arial" w:cs="Arial"/>
          <w:color w:val="000000" w:themeColor="text1"/>
        </w:rPr>
        <w:t xml:space="preserve"> и анализировать информацию. Это могут быть как сущности предметной области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S</w:t>
      </w:r>
      <w:r w:rsidR="00E80927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>
        <w:rPr>
          <w:rFonts w:ascii="Arial" w:hAnsi="Arial" w:cs="Arial"/>
          <w:color w:val="000000" w:themeColor="text1"/>
        </w:rPr>
        <w:t xml:space="preserve"> (</w:t>
      </w:r>
      <w:r w:rsidRPr="00861905">
        <w:rPr>
          <w:rFonts w:ascii="Arial" w:hAnsi="Arial" w:cs="Arial"/>
          <w:color w:val="000000" w:themeColor="text1"/>
        </w:rPr>
        <w:t>например, «</w:t>
      </w:r>
      <w:r w:rsidR="00811FB6">
        <w:rPr>
          <w:rFonts w:ascii="Arial" w:hAnsi="Arial" w:cs="Arial"/>
          <w:color w:val="000000" w:themeColor="text1"/>
        </w:rPr>
        <w:t>Единица оборудования</w:t>
      </w:r>
      <w:r w:rsidRPr="00861905">
        <w:rPr>
          <w:rFonts w:ascii="Arial" w:hAnsi="Arial" w:cs="Arial"/>
          <w:color w:val="000000" w:themeColor="text1"/>
        </w:rPr>
        <w:t>», «</w:t>
      </w:r>
      <w:r w:rsidR="00811FB6">
        <w:rPr>
          <w:rFonts w:ascii="Arial" w:hAnsi="Arial" w:cs="Arial"/>
          <w:color w:val="000000" w:themeColor="text1"/>
        </w:rPr>
        <w:t>СПП-элемент</w:t>
      </w:r>
      <w:r w:rsidRPr="00861905">
        <w:rPr>
          <w:rFonts w:ascii="Arial" w:hAnsi="Arial" w:cs="Arial"/>
          <w:color w:val="000000" w:themeColor="text1"/>
        </w:rPr>
        <w:t>»</w:t>
      </w:r>
      <w:r w:rsidR="00811FB6">
        <w:rPr>
          <w:rFonts w:ascii="Arial" w:hAnsi="Arial" w:cs="Arial"/>
          <w:color w:val="000000" w:themeColor="text1"/>
        </w:rPr>
        <w:t>, «</w:t>
      </w:r>
      <w:r w:rsidR="00162FF7">
        <w:rPr>
          <w:rFonts w:ascii="Arial" w:hAnsi="Arial" w:cs="Arial"/>
          <w:color w:val="000000" w:themeColor="text1"/>
        </w:rPr>
        <w:t>Материал»</w:t>
      </w:r>
      <w:r>
        <w:rPr>
          <w:rFonts w:ascii="Arial" w:hAnsi="Arial" w:cs="Arial"/>
          <w:color w:val="000000" w:themeColor="text1"/>
        </w:rPr>
        <w:t>), так и вспомогательные для планирования справочники (</w:t>
      </w:r>
      <w:r w:rsidRPr="00861905">
        <w:rPr>
          <w:rFonts w:ascii="Arial" w:hAnsi="Arial" w:cs="Arial"/>
          <w:color w:val="000000" w:themeColor="text1"/>
        </w:rPr>
        <w:t>такие как: «Версия», «</w:t>
      </w:r>
      <w:r w:rsidR="00EF4606">
        <w:rPr>
          <w:rFonts w:ascii="Arial" w:hAnsi="Arial" w:cs="Arial"/>
          <w:color w:val="000000" w:themeColor="text1"/>
        </w:rPr>
        <w:t>Категория</w:t>
      </w:r>
      <w:r w:rsidRPr="00861905">
        <w:rPr>
          <w:rFonts w:ascii="Arial" w:hAnsi="Arial" w:cs="Arial"/>
          <w:color w:val="000000" w:themeColor="text1"/>
        </w:rPr>
        <w:t>»</w:t>
      </w:r>
      <w:r>
        <w:rPr>
          <w:rFonts w:ascii="Arial" w:hAnsi="Arial" w:cs="Arial"/>
          <w:color w:val="000000" w:themeColor="text1"/>
        </w:rPr>
        <w:t>)</w:t>
      </w:r>
      <w:r w:rsidRPr="00861905">
        <w:rPr>
          <w:rFonts w:ascii="Arial" w:hAnsi="Arial" w:cs="Arial"/>
          <w:color w:val="000000" w:themeColor="text1"/>
        </w:rPr>
        <w:t>.</w:t>
      </w:r>
    </w:p>
    <w:p w14:paraId="154E3809" w14:textId="77777777" w:rsidR="0017040D" w:rsidRPr="007F1A35" w:rsidRDefault="0017040D" w:rsidP="00F779F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Признаки</w:t>
      </w:r>
      <w:r w:rsidR="00162FF7">
        <w:rPr>
          <w:rFonts w:ascii="Arial" w:hAnsi="Arial" w:cs="Arial"/>
          <w:color w:val="000000" w:themeColor="text1"/>
        </w:rPr>
        <w:t xml:space="preserve"> могут выступать в качестве</w:t>
      </w:r>
      <w:r>
        <w:rPr>
          <w:rFonts w:ascii="Arial" w:hAnsi="Arial" w:cs="Arial"/>
          <w:color w:val="000000" w:themeColor="text1"/>
        </w:rPr>
        <w:t xml:space="preserve"> </w:t>
      </w:r>
      <w:r w:rsidR="00162FF7">
        <w:rPr>
          <w:rFonts w:ascii="Arial" w:hAnsi="Arial" w:cs="Arial"/>
          <w:color w:val="000000" w:themeColor="text1"/>
        </w:rPr>
        <w:t xml:space="preserve">единиц меры </w:t>
      </w:r>
      <w:r>
        <w:rPr>
          <w:rFonts w:ascii="Arial" w:hAnsi="Arial" w:cs="Arial"/>
          <w:color w:val="000000" w:themeColor="text1"/>
        </w:rPr>
        <w:t xml:space="preserve">(такие как: </w:t>
      </w:r>
      <w:r w:rsidR="00162FF7">
        <w:rPr>
          <w:rFonts w:ascii="Arial" w:hAnsi="Arial" w:cs="Arial"/>
          <w:color w:val="000000" w:themeColor="text1"/>
        </w:rPr>
        <w:t>штуки, килограммы</w:t>
      </w:r>
      <w:r>
        <w:rPr>
          <w:rFonts w:ascii="Arial" w:hAnsi="Arial" w:cs="Arial"/>
          <w:color w:val="000000" w:themeColor="text1"/>
        </w:rPr>
        <w:t>, валюта)</w:t>
      </w:r>
      <w:r w:rsidRPr="004C6312">
        <w:rPr>
          <w:rFonts w:ascii="Arial" w:hAnsi="Arial" w:cs="Arial"/>
          <w:color w:val="000000" w:themeColor="text1"/>
        </w:rPr>
        <w:t>, временные признаки</w:t>
      </w:r>
      <w:r>
        <w:rPr>
          <w:rFonts w:ascii="Arial" w:hAnsi="Arial" w:cs="Arial"/>
          <w:color w:val="000000" w:themeColor="text1"/>
        </w:rPr>
        <w:t xml:space="preserve"> (такие как:</w:t>
      </w:r>
      <w:r w:rsidR="00162FF7">
        <w:rPr>
          <w:rFonts w:ascii="Arial" w:hAnsi="Arial" w:cs="Arial"/>
          <w:color w:val="000000" w:themeColor="text1"/>
        </w:rPr>
        <w:t xml:space="preserve"> год, месяц)</w:t>
      </w:r>
      <w:r w:rsidR="00F779F8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Признаки единиц </w:t>
      </w:r>
      <w:r w:rsidR="00162FF7">
        <w:rPr>
          <w:rFonts w:ascii="Arial" w:hAnsi="Arial" w:cs="Arial"/>
          <w:color w:val="000000" w:themeColor="text1"/>
        </w:rPr>
        <w:t xml:space="preserve">меры </w:t>
      </w:r>
      <w:r>
        <w:rPr>
          <w:rFonts w:ascii="Arial" w:hAnsi="Arial" w:cs="Arial"/>
          <w:color w:val="000000" w:themeColor="text1"/>
        </w:rPr>
        <w:t xml:space="preserve">и признаки </w:t>
      </w:r>
      <w:r w:rsidR="00EF4606">
        <w:rPr>
          <w:rFonts w:ascii="Arial" w:hAnsi="Arial" w:cs="Arial"/>
          <w:color w:val="000000" w:themeColor="text1"/>
        </w:rPr>
        <w:t>времени будут</w:t>
      </w:r>
      <w:r w:rsidR="00162FF7">
        <w:rPr>
          <w:rFonts w:ascii="Arial" w:hAnsi="Arial" w:cs="Arial"/>
          <w:color w:val="000000" w:themeColor="text1"/>
        </w:rPr>
        <w:t xml:space="preserve"> основываться</w:t>
      </w:r>
      <w:r>
        <w:rPr>
          <w:rFonts w:ascii="Arial" w:hAnsi="Arial" w:cs="Arial"/>
          <w:color w:val="000000" w:themeColor="text1"/>
        </w:rPr>
        <w:t xml:space="preserve"> на </w:t>
      </w:r>
      <w:r w:rsidR="00162FF7">
        <w:rPr>
          <w:rFonts w:ascii="Arial" w:hAnsi="Arial" w:cs="Arial"/>
          <w:color w:val="000000" w:themeColor="text1"/>
        </w:rPr>
        <w:t>стандартных</w:t>
      </w:r>
      <w:r>
        <w:rPr>
          <w:rFonts w:ascii="Arial" w:hAnsi="Arial" w:cs="Arial"/>
          <w:color w:val="000000" w:themeColor="text1"/>
        </w:rPr>
        <w:t xml:space="preserve"> справочниках хранилища данных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791154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>.</w:t>
      </w:r>
    </w:p>
    <w:p w14:paraId="74C85E60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Основные данные признаков могут быть получены следующими способами:</w:t>
      </w:r>
    </w:p>
    <w:p w14:paraId="45D9700D" w14:textId="77777777" w:rsidR="0017040D" w:rsidRPr="00FB75A2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color w:val="000000" w:themeColor="text1"/>
        </w:rPr>
        <w:t>Чтение в режиме реального времени</w:t>
      </w:r>
      <w:r w:rsidRPr="00550DB6">
        <w:rPr>
          <w:rFonts w:ascii="Arial" w:hAnsi="Arial" w:cs="Arial"/>
          <w:color w:val="000000" w:themeColor="text1"/>
        </w:rPr>
        <w:t xml:space="preserve"> </w:t>
      </w:r>
      <w:r w:rsidRPr="00E42D03">
        <w:rPr>
          <w:rFonts w:ascii="Arial" w:hAnsi="Arial" w:cs="Arial"/>
          <w:color w:val="000000" w:themeColor="text1"/>
        </w:rPr>
        <w:t>(</w:t>
      </w:r>
      <w:r w:rsidRPr="00E42D03">
        <w:rPr>
          <w:rFonts w:ascii="Arial" w:hAnsi="Arial" w:cs="Arial"/>
          <w:iCs/>
          <w:color w:val="000000" w:themeColor="text1"/>
        </w:rPr>
        <w:t>SAP HANA ракурс</w:t>
      </w:r>
      <w:r>
        <w:rPr>
          <w:rFonts w:ascii="Arial" w:hAnsi="Arial" w:cs="Arial"/>
          <w:color w:val="000000" w:themeColor="text1"/>
        </w:rPr>
        <w:t>) –</w:t>
      </w:r>
      <w:r w:rsidRPr="00550D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данные для признака основаны на </w:t>
      </w:r>
      <w:r w:rsidRPr="008211CE">
        <w:rPr>
          <w:rFonts w:ascii="Arial" w:hAnsi="Arial" w:cs="Arial"/>
          <w:iCs/>
          <w:color w:val="000000" w:themeColor="text1"/>
        </w:rPr>
        <w:t>SAP HANA ракурс</w:t>
      </w:r>
      <w:r>
        <w:rPr>
          <w:rFonts w:ascii="Arial" w:hAnsi="Arial" w:cs="Arial"/>
          <w:iCs/>
          <w:color w:val="000000" w:themeColor="text1"/>
        </w:rPr>
        <w:t xml:space="preserve">е (стандартном или </w:t>
      </w:r>
      <w:r w:rsidR="00162FF7">
        <w:rPr>
          <w:rFonts w:ascii="Arial" w:hAnsi="Arial" w:cs="Arial"/>
          <w:iCs/>
          <w:color w:val="000000" w:themeColor="text1"/>
        </w:rPr>
        <w:t>разработанном</w:t>
      </w:r>
      <w:r>
        <w:rPr>
          <w:rFonts w:ascii="Arial" w:hAnsi="Arial" w:cs="Arial"/>
          <w:iCs/>
          <w:color w:val="000000" w:themeColor="text1"/>
        </w:rPr>
        <w:t xml:space="preserve">), который основан напрямую на таблицах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E42D03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>
        <w:rPr>
          <w:rFonts w:ascii="Arial" w:hAnsi="Arial" w:cs="Arial"/>
          <w:color w:val="000000" w:themeColor="text1"/>
        </w:rPr>
        <w:t xml:space="preserve"> и позволяет получать доступ к основным данным </w:t>
      </w:r>
      <w:r>
        <w:rPr>
          <w:rFonts w:ascii="Arial" w:hAnsi="Arial" w:cs="Arial"/>
          <w:color w:val="000000" w:themeColor="text1"/>
          <w:lang w:val="en-US"/>
        </w:rPr>
        <w:t>S</w:t>
      </w:r>
      <w:r w:rsidR="00E80927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="00162FF7">
        <w:rPr>
          <w:rFonts w:ascii="Arial" w:hAnsi="Arial" w:cs="Arial"/>
          <w:color w:val="000000" w:themeColor="text1"/>
        </w:rPr>
        <w:t xml:space="preserve"> в режиме реального времени</w:t>
      </w:r>
      <w:r>
        <w:rPr>
          <w:rFonts w:ascii="Arial" w:hAnsi="Arial" w:cs="Arial"/>
          <w:color w:val="000000" w:themeColor="text1"/>
        </w:rPr>
        <w:t xml:space="preserve">. Основные данные признаков не изменяемы в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E42D03">
        <w:rPr>
          <w:rFonts w:ascii="Arial" w:hAnsi="Arial" w:cs="Arial"/>
          <w:color w:val="000000" w:themeColor="text1"/>
        </w:rPr>
        <w:t xml:space="preserve"> </w:t>
      </w:r>
      <w:r w:rsidR="00162FF7"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>, т</w:t>
      </w:r>
      <w:r w:rsidR="00162FF7">
        <w:rPr>
          <w:rFonts w:ascii="Arial" w:hAnsi="Arial" w:cs="Arial"/>
          <w:color w:val="000000" w:themeColor="text1"/>
        </w:rPr>
        <w:t xml:space="preserve">олько просмотр при использовании в планировании </w:t>
      </w:r>
      <w:r>
        <w:rPr>
          <w:rFonts w:ascii="Arial" w:hAnsi="Arial" w:cs="Arial"/>
          <w:color w:val="000000" w:themeColor="text1"/>
        </w:rPr>
        <w:t xml:space="preserve">и </w:t>
      </w:r>
      <w:r w:rsidR="00162FF7">
        <w:rPr>
          <w:rFonts w:ascii="Arial" w:hAnsi="Arial" w:cs="Arial"/>
          <w:color w:val="000000" w:themeColor="text1"/>
        </w:rPr>
        <w:t>отчётности</w:t>
      </w:r>
      <w:r>
        <w:rPr>
          <w:rFonts w:ascii="Arial" w:hAnsi="Arial" w:cs="Arial"/>
          <w:color w:val="000000" w:themeColor="text1"/>
        </w:rPr>
        <w:t>.</w:t>
      </w:r>
    </w:p>
    <w:p w14:paraId="41AC8135" w14:textId="77777777" w:rsidR="0017040D" w:rsidRPr="00FB75A2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>Данные с преобразование (</w:t>
      </w:r>
      <w:r w:rsidRPr="00FB75A2">
        <w:rPr>
          <w:rFonts w:ascii="Arial" w:hAnsi="Arial" w:cs="Arial"/>
          <w:iCs/>
          <w:color w:val="000000" w:themeColor="text1"/>
        </w:rPr>
        <w:t>ABAP-класс</w:t>
      </w:r>
      <w:r>
        <w:rPr>
          <w:rFonts w:ascii="Arial" w:hAnsi="Arial" w:cs="Arial"/>
          <w:iCs/>
          <w:color w:val="000000" w:themeColor="text1"/>
        </w:rPr>
        <w:t xml:space="preserve">) </w:t>
      </w:r>
      <w:r>
        <w:rPr>
          <w:rFonts w:ascii="Arial" w:hAnsi="Arial" w:cs="Arial"/>
          <w:color w:val="000000" w:themeColor="text1"/>
        </w:rPr>
        <w:t>–</w:t>
      </w:r>
      <w:r w:rsidRPr="00550DB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данные для признака основаны на </w:t>
      </w:r>
      <w:r w:rsidRPr="00FB75A2">
        <w:rPr>
          <w:rFonts w:ascii="Arial" w:hAnsi="Arial" w:cs="Arial"/>
          <w:iCs/>
          <w:color w:val="000000" w:themeColor="text1"/>
        </w:rPr>
        <w:t>ABAP-класс</w:t>
      </w:r>
      <w:r>
        <w:rPr>
          <w:rFonts w:ascii="Arial" w:hAnsi="Arial" w:cs="Arial"/>
          <w:iCs/>
          <w:color w:val="000000" w:themeColor="text1"/>
        </w:rPr>
        <w:t xml:space="preserve">е (стандартном или </w:t>
      </w:r>
      <w:r w:rsidR="00162FF7">
        <w:rPr>
          <w:rFonts w:ascii="Arial" w:hAnsi="Arial" w:cs="Arial"/>
          <w:iCs/>
          <w:color w:val="000000" w:themeColor="text1"/>
        </w:rPr>
        <w:t>разработанном</w:t>
      </w:r>
      <w:r>
        <w:rPr>
          <w:rFonts w:ascii="Arial" w:hAnsi="Arial" w:cs="Arial"/>
          <w:iCs/>
          <w:color w:val="000000" w:themeColor="text1"/>
        </w:rPr>
        <w:t xml:space="preserve">), который позволяет извлечь данные из внутренних таблиц </w:t>
      </w:r>
      <w:r w:rsidR="00162FF7">
        <w:rPr>
          <w:rFonts w:ascii="Arial" w:hAnsi="Arial" w:cs="Arial"/>
          <w:iCs/>
          <w:color w:val="000000" w:themeColor="text1"/>
          <w:lang w:val="en-US"/>
        </w:rPr>
        <w:t>SAP</w:t>
      </w:r>
      <w:r w:rsidR="00162FF7" w:rsidRPr="00162FF7">
        <w:rPr>
          <w:rFonts w:ascii="Arial" w:hAnsi="Arial" w:cs="Arial"/>
          <w:iCs/>
          <w:color w:val="000000" w:themeColor="text1"/>
        </w:rPr>
        <w:t>-</w:t>
      </w:r>
      <w:r w:rsidR="00162FF7">
        <w:rPr>
          <w:rFonts w:ascii="Arial" w:hAnsi="Arial" w:cs="Arial"/>
          <w:iCs/>
          <w:color w:val="000000" w:themeColor="text1"/>
        </w:rPr>
        <w:t>системы</w:t>
      </w:r>
      <w:r>
        <w:rPr>
          <w:rFonts w:ascii="Arial" w:hAnsi="Arial" w:cs="Arial"/>
          <w:color w:val="000000" w:themeColor="text1"/>
        </w:rPr>
        <w:t>, а также произвести необходимые преобразования.</w:t>
      </w:r>
      <w:r w:rsidR="00DE629F">
        <w:rPr>
          <w:rFonts w:ascii="Arial" w:hAnsi="Arial" w:cs="Arial"/>
          <w:color w:val="000000" w:themeColor="text1"/>
        </w:rPr>
        <w:t xml:space="preserve"> С помощью такого способа можно заполнить необходимые атрибуты справочников</w:t>
      </w:r>
      <w:r>
        <w:rPr>
          <w:rFonts w:ascii="Arial" w:hAnsi="Arial" w:cs="Arial"/>
          <w:color w:val="000000" w:themeColor="text1"/>
        </w:rPr>
        <w:t>.</w:t>
      </w:r>
    </w:p>
    <w:p w14:paraId="11E5A9F8" w14:textId="77777777" w:rsidR="0017040D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Загрузка из учётной системы</w:t>
      </w:r>
      <w:r w:rsidRPr="00E42D0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–</w:t>
      </w:r>
      <w:r w:rsidRPr="00E42D0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данные для признака загружаются из </w:t>
      </w:r>
      <w:r w:rsidR="00DE629F">
        <w:rPr>
          <w:rFonts w:ascii="Arial" w:hAnsi="Arial" w:cs="Arial"/>
          <w:color w:val="000000" w:themeColor="text1"/>
        </w:rPr>
        <w:t xml:space="preserve">учётной системы, </w:t>
      </w:r>
      <w:r>
        <w:rPr>
          <w:rFonts w:ascii="Arial" w:hAnsi="Arial" w:cs="Arial"/>
          <w:color w:val="000000" w:themeColor="text1"/>
        </w:rPr>
        <w:t xml:space="preserve">в том числе и </w:t>
      </w:r>
      <w:r w:rsidR="00DE629F">
        <w:rPr>
          <w:rFonts w:ascii="Arial" w:hAnsi="Arial" w:cs="Arial"/>
          <w:color w:val="000000" w:themeColor="text1"/>
        </w:rPr>
        <w:t>не</w:t>
      </w:r>
      <w:r w:rsidR="00DE629F">
        <w:rPr>
          <w:rFonts w:ascii="Arial" w:hAnsi="Arial" w:cs="Arial"/>
          <w:color w:val="000000" w:themeColor="text1"/>
          <w:lang w:val="en-US"/>
        </w:rPr>
        <w:t>SAP</w:t>
      </w:r>
      <w:r w:rsidR="00DE629F" w:rsidRPr="00DE629F">
        <w:rPr>
          <w:rFonts w:ascii="Arial" w:hAnsi="Arial" w:cs="Arial"/>
          <w:color w:val="000000" w:themeColor="text1"/>
        </w:rPr>
        <w:t>-</w:t>
      </w:r>
      <w:r w:rsidR="00DE629F">
        <w:rPr>
          <w:rFonts w:ascii="Arial" w:hAnsi="Arial" w:cs="Arial"/>
          <w:color w:val="000000" w:themeColor="text1"/>
        </w:rPr>
        <w:t>системы, внешней</w:t>
      </w:r>
      <w:r>
        <w:rPr>
          <w:rFonts w:ascii="Arial" w:hAnsi="Arial" w:cs="Arial"/>
          <w:color w:val="000000" w:themeColor="text1"/>
        </w:rPr>
        <w:t xml:space="preserve"> по отношению к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791154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="00DE629F">
        <w:rPr>
          <w:rFonts w:ascii="Arial" w:hAnsi="Arial" w:cs="Arial"/>
          <w:color w:val="000000" w:themeColor="text1"/>
        </w:rPr>
        <w:t>, а также файлов</w:t>
      </w:r>
      <w:r>
        <w:rPr>
          <w:rFonts w:ascii="Arial" w:hAnsi="Arial" w:cs="Arial"/>
          <w:color w:val="000000" w:themeColor="text1"/>
        </w:rPr>
        <w:t xml:space="preserve">. Обновление значений </w:t>
      </w:r>
      <w:r w:rsidR="00DE629F">
        <w:rPr>
          <w:rFonts w:ascii="Arial" w:hAnsi="Arial" w:cs="Arial"/>
          <w:color w:val="000000" w:themeColor="text1"/>
        </w:rPr>
        <w:t>при таком подходе</w:t>
      </w:r>
      <w:r>
        <w:rPr>
          <w:rFonts w:ascii="Arial" w:hAnsi="Arial" w:cs="Arial"/>
          <w:color w:val="000000" w:themeColor="text1"/>
        </w:rPr>
        <w:t xml:space="preserve"> происходит </w:t>
      </w:r>
      <w:r w:rsidR="00DE629F">
        <w:rPr>
          <w:rFonts w:ascii="Arial" w:hAnsi="Arial" w:cs="Arial"/>
          <w:color w:val="000000" w:themeColor="text1"/>
        </w:rPr>
        <w:t>путём</w:t>
      </w:r>
      <w:r>
        <w:rPr>
          <w:rFonts w:ascii="Arial" w:hAnsi="Arial" w:cs="Arial"/>
          <w:color w:val="000000" w:themeColor="text1"/>
        </w:rPr>
        <w:t xml:space="preserve"> периодическ</w:t>
      </w:r>
      <w:r w:rsidR="00DE629F">
        <w:rPr>
          <w:rFonts w:ascii="Arial" w:hAnsi="Arial" w:cs="Arial"/>
          <w:color w:val="000000" w:themeColor="text1"/>
        </w:rPr>
        <w:t>их</w:t>
      </w:r>
      <w:r>
        <w:rPr>
          <w:rFonts w:ascii="Arial" w:hAnsi="Arial" w:cs="Arial"/>
          <w:color w:val="000000" w:themeColor="text1"/>
        </w:rPr>
        <w:t xml:space="preserve"> загруз</w:t>
      </w:r>
      <w:r w:rsidR="00DE629F">
        <w:rPr>
          <w:rFonts w:ascii="Arial" w:hAnsi="Arial" w:cs="Arial"/>
          <w:color w:val="000000" w:themeColor="text1"/>
        </w:rPr>
        <w:t>ок</w:t>
      </w:r>
      <w:r>
        <w:rPr>
          <w:rFonts w:ascii="Arial" w:hAnsi="Arial" w:cs="Arial"/>
          <w:color w:val="000000" w:themeColor="text1"/>
        </w:rPr>
        <w:t xml:space="preserve"> данных.</w:t>
      </w:r>
      <w:r w:rsidR="00DE629F">
        <w:rPr>
          <w:rFonts w:ascii="Arial" w:hAnsi="Arial" w:cs="Arial"/>
          <w:color w:val="000000" w:themeColor="text1"/>
        </w:rPr>
        <w:t xml:space="preserve"> Изменения справочников в </w:t>
      </w:r>
      <w:r w:rsidR="00DE629F">
        <w:rPr>
          <w:rFonts w:ascii="Arial" w:hAnsi="Arial" w:cs="Arial"/>
          <w:color w:val="000000" w:themeColor="text1"/>
          <w:lang w:val="en-US"/>
        </w:rPr>
        <w:t>SAP</w:t>
      </w:r>
      <w:r w:rsidR="00DE629F" w:rsidRPr="00DE629F">
        <w:rPr>
          <w:rFonts w:ascii="Arial" w:hAnsi="Arial" w:cs="Arial"/>
          <w:color w:val="000000" w:themeColor="text1"/>
        </w:rPr>
        <w:t xml:space="preserve"> </w:t>
      </w:r>
      <w:r w:rsidR="00DE629F">
        <w:rPr>
          <w:rFonts w:ascii="Arial" w:hAnsi="Arial" w:cs="Arial"/>
          <w:color w:val="000000" w:themeColor="text1"/>
          <w:lang w:val="en-US"/>
        </w:rPr>
        <w:t>BW</w:t>
      </w:r>
      <w:r w:rsidR="00DE629F" w:rsidRPr="00DE629F">
        <w:rPr>
          <w:rFonts w:ascii="Arial" w:hAnsi="Arial" w:cs="Arial"/>
          <w:color w:val="000000" w:themeColor="text1"/>
        </w:rPr>
        <w:t xml:space="preserve"> </w:t>
      </w:r>
      <w:r w:rsidR="00DE629F">
        <w:rPr>
          <w:rFonts w:ascii="Arial" w:hAnsi="Arial" w:cs="Arial"/>
          <w:color w:val="000000" w:themeColor="text1"/>
        </w:rPr>
        <w:t>будут заметны только после выполнения загрузки, которая может быть выполнена по расписанию либо по запросу пользователя.</w:t>
      </w:r>
    </w:p>
    <w:p w14:paraId="32B64F29" w14:textId="77777777" w:rsidR="0017040D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Ручное ведение</w:t>
      </w:r>
      <w:r w:rsidRPr="004C6312">
        <w:rPr>
          <w:rFonts w:ascii="Arial" w:hAnsi="Arial" w:cs="Arial"/>
          <w:color w:val="000000" w:themeColor="text1"/>
        </w:rPr>
        <w:t xml:space="preserve"> – </w:t>
      </w:r>
      <w:r>
        <w:rPr>
          <w:rFonts w:ascii="Arial" w:hAnsi="Arial" w:cs="Arial"/>
          <w:color w:val="000000" w:themeColor="text1"/>
        </w:rPr>
        <w:t xml:space="preserve">основные данные признака полностью ведутся (создаются, изменяются, удаляются) в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4C6312">
        <w:rPr>
          <w:rFonts w:ascii="Arial" w:hAnsi="Arial" w:cs="Arial"/>
          <w:color w:val="000000" w:themeColor="text1"/>
        </w:rPr>
        <w:t xml:space="preserve"> </w:t>
      </w:r>
      <w:r w:rsidR="00DE629F">
        <w:rPr>
          <w:rFonts w:ascii="Arial" w:hAnsi="Arial" w:cs="Arial"/>
          <w:color w:val="000000" w:themeColor="text1"/>
          <w:lang w:val="en-US"/>
        </w:rPr>
        <w:t>BW</w:t>
      </w:r>
      <w:r w:rsidRPr="004C6312">
        <w:rPr>
          <w:rFonts w:ascii="Arial" w:hAnsi="Arial" w:cs="Arial"/>
          <w:color w:val="000000" w:themeColor="text1"/>
        </w:rPr>
        <w:t xml:space="preserve">. </w:t>
      </w:r>
      <w:r w:rsidR="00DE629F">
        <w:rPr>
          <w:rFonts w:ascii="Arial" w:hAnsi="Arial" w:cs="Arial"/>
          <w:color w:val="000000" w:themeColor="text1"/>
        </w:rPr>
        <w:t>Такие справочники называются локальными</w:t>
      </w:r>
      <w:r>
        <w:rPr>
          <w:rFonts w:ascii="Arial" w:hAnsi="Arial" w:cs="Arial"/>
          <w:color w:val="000000" w:themeColor="text1"/>
        </w:rPr>
        <w:t>.</w:t>
      </w:r>
    </w:p>
    <w:p w14:paraId="170796FD" w14:textId="77777777" w:rsidR="00DE629F" w:rsidRPr="00F779F8" w:rsidRDefault="00DE629F" w:rsidP="00F779F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Способ получения </w:t>
      </w:r>
      <w:r w:rsidR="00F779F8">
        <w:rPr>
          <w:rFonts w:ascii="Arial" w:hAnsi="Arial" w:cs="Arial"/>
          <w:color w:val="000000" w:themeColor="text1"/>
        </w:rPr>
        <w:t>основных</w:t>
      </w:r>
      <w:r>
        <w:rPr>
          <w:rFonts w:ascii="Arial" w:hAnsi="Arial" w:cs="Arial"/>
          <w:color w:val="000000" w:themeColor="text1"/>
        </w:rPr>
        <w:t xml:space="preserve"> данных для тех или иных признаков </w:t>
      </w:r>
      <w:r w:rsidR="00F779F8">
        <w:rPr>
          <w:rFonts w:ascii="Arial" w:hAnsi="Arial" w:cs="Arial"/>
          <w:color w:val="000000" w:themeColor="text1"/>
        </w:rPr>
        <w:t xml:space="preserve">должны быть определены в конкретных случаях отдельно. Выбор способа и его реализация должны быть описаны в функциональной спецификации на настройку инфо-объекта. При этом стоит наиболее полно использовать стандартные </w:t>
      </w:r>
      <w:r w:rsidR="00F779F8">
        <w:rPr>
          <w:rFonts w:ascii="Arial" w:hAnsi="Arial" w:cs="Arial"/>
          <w:color w:val="000000" w:themeColor="text1"/>
          <w:lang w:val="en-US"/>
        </w:rPr>
        <w:t>SAP</w:t>
      </w:r>
      <w:r w:rsidR="00F779F8" w:rsidRPr="00F779F8">
        <w:rPr>
          <w:rFonts w:ascii="Arial" w:hAnsi="Arial" w:cs="Arial"/>
          <w:color w:val="000000" w:themeColor="text1"/>
        </w:rPr>
        <w:t xml:space="preserve"> </w:t>
      </w:r>
      <w:r w:rsidR="00F779F8">
        <w:rPr>
          <w:rFonts w:ascii="Arial" w:hAnsi="Arial" w:cs="Arial"/>
          <w:color w:val="000000" w:themeColor="text1"/>
          <w:lang w:val="en-US"/>
        </w:rPr>
        <w:t>HANA</w:t>
      </w:r>
      <w:r w:rsidR="00F779F8" w:rsidRPr="00F779F8">
        <w:rPr>
          <w:rFonts w:ascii="Arial" w:hAnsi="Arial" w:cs="Arial"/>
          <w:color w:val="000000" w:themeColor="text1"/>
        </w:rPr>
        <w:t xml:space="preserve"> </w:t>
      </w:r>
      <w:r w:rsidR="00F779F8">
        <w:rPr>
          <w:rFonts w:ascii="Arial" w:hAnsi="Arial" w:cs="Arial"/>
          <w:color w:val="000000" w:themeColor="text1"/>
        </w:rPr>
        <w:t xml:space="preserve">ракурсы и </w:t>
      </w:r>
      <w:r w:rsidR="00F779F8">
        <w:rPr>
          <w:rFonts w:ascii="Arial" w:hAnsi="Arial" w:cs="Arial"/>
          <w:color w:val="000000" w:themeColor="text1"/>
          <w:lang w:val="en-US"/>
        </w:rPr>
        <w:t>ABAP</w:t>
      </w:r>
      <w:r w:rsidR="00F779F8" w:rsidRPr="00F779F8">
        <w:rPr>
          <w:rFonts w:ascii="Arial" w:hAnsi="Arial" w:cs="Arial"/>
          <w:color w:val="000000" w:themeColor="text1"/>
        </w:rPr>
        <w:t>-</w:t>
      </w:r>
      <w:r w:rsidR="00F779F8">
        <w:rPr>
          <w:rFonts w:ascii="Arial" w:hAnsi="Arial" w:cs="Arial"/>
          <w:color w:val="000000" w:themeColor="text1"/>
        </w:rPr>
        <w:t>классы для реализации основных данных инфо-объектов. Предпочтение стоит отдавать реализации доступа к справочным данным в режиме реального времени.</w:t>
      </w:r>
    </w:p>
    <w:p w14:paraId="19381924" w14:textId="77777777" w:rsidR="0017040D" w:rsidRPr="007F1A35" w:rsidRDefault="00F779F8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Н</w:t>
      </w:r>
      <w:r w:rsidR="0017040D">
        <w:rPr>
          <w:rFonts w:ascii="Arial" w:hAnsi="Arial" w:cs="Arial"/>
          <w:color w:val="000000" w:themeColor="text1"/>
        </w:rPr>
        <w:t xml:space="preserve">а основе </w:t>
      </w:r>
      <w:r>
        <w:rPr>
          <w:rFonts w:ascii="Arial" w:hAnsi="Arial" w:cs="Arial"/>
          <w:color w:val="000000" w:themeColor="text1"/>
        </w:rPr>
        <w:t xml:space="preserve">справочных </w:t>
      </w:r>
      <w:r w:rsidR="0017040D">
        <w:rPr>
          <w:rFonts w:ascii="Arial" w:hAnsi="Arial" w:cs="Arial"/>
          <w:color w:val="000000" w:themeColor="text1"/>
        </w:rPr>
        <w:t>данных признака может быть создана иерархия. Иерархия может сод</w:t>
      </w:r>
      <w:r>
        <w:rPr>
          <w:rFonts w:ascii="Arial" w:hAnsi="Arial" w:cs="Arial"/>
          <w:color w:val="000000" w:themeColor="text1"/>
        </w:rPr>
        <w:t>ержать как значения из справочника</w:t>
      </w:r>
      <w:r w:rsidR="0017040D">
        <w:rPr>
          <w:rFonts w:ascii="Arial" w:hAnsi="Arial" w:cs="Arial"/>
          <w:color w:val="000000" w:themeColor="text1"/>
        </w:rPr>
        <w:t>, так и текстовые узлы для группировки значений.</w:t>
      </w:r>
    </w:p>
    <w:p w14:paraId="18293A85" w14:textId="256461C1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Признак, реализующий организационную структуру</w:t>
      </w:r>
      <w:r w:rsidR="00B04667">
        <w:rPr>
          <w:rFonts w:ascii="Arial" w:hAnsi="Arial" w:cs="Arial"/>
          <w:color w:val="000000" w:themeColor="text1"/>
        </w:rPr>
        <w:t xml:space="preserve"> процесса формирования бюджета</w:t>
      </w:r>
      <w:r>
        <w:rPr>
          <w:rFonts w:ascii="Arial" w:hAnsi="Arial" w:cs="Arial"/>
          <w:color w:val="000000" w:themeColor="text1"/>
        </w:rPr>
        <w:t>,</w:t>
      </w:r>
      <w:r w:rsidR="008778A2">
        <w:rPr>
          <w:rFonts w:ascii="Arial" w:hAnsi="Arial" w:cs="Arial"/>
          <w:color w:val="000000" w:themeColor="text1"/>
        </w:rPr>
        <w:t xml:space="preserve"> называется – ведущее измерение. </w:t>
      </w:r>
      <w:del w:id="3738" w:author="Михаил Тришин" w:date="2021-03-16T12:31:00Z">
        <w:r w:rsidR="008778A2" w:rsidDel="004C4A29">
          <w:rPr>
            <w:rFonts w:ascii="Arial" w:hAnsi="Arial" w:cs="Arial"/>
            <w:color w:val="000000" w:themeColor="text1"/>
          </w:rPr>
          <w:delText>Он</w:delText>
        </w:r>
        <w:r w:rsidDel="004C4A29">
          <w:rPr>
            <w:rFonts w:ascii="Arial" w:hAnsi="Arial" w:cs="Arial"/>
            <w:color w:val="000000" w:themeColor="text1"/>
          </w:rPr>
          <w:delText xml:space="preserve"> должен содержать атрибуты</w:delText>
        </w:r>
      </w:del>
      <w:ins w:id="3739" w:author="Михаил Тришин" w:date="2021-03-16T12:31:00Z">
        <w:r w:rsidR="004C4A29">
          <w:rPr>
            <w:rFonts w:ascii="Arial" w:hAnsi="Arial" w:cs="Arial"/>
            <w:color w:val="000000" w:themeColor="text1"/>
          </w:rPr>
          <w:t>На каждом шаге потока бизнес-операций будет определят</w:t>
        </w:r>
      </w:ins>
      <w:ins w:id="3740" w:author="Михаил Тришин" w:date="2021-03-16T12:32:00Z">
        <w:r w:rsidR="004C4A29">
          <w:rPr>
            <w:rFonts w:ascii="Arial" w:hAnsi="Arial" w:cs="Arial"/>
            <w:color w:val="000000" w:themeColor="text1"/>
          </w:rPr>
          <w:t>ь</w:t>
        </w:r>
      </w:ins>
      <w:ins w:id="3741" w:author="Михаил Тришин" w:date="2021-03-16T12:31:00Z">
        <w:r w:rsidR="004C4A29">
          <w:rPr>
            <w:rFonts w:ascii="Arial" w:hAnsi="Arial" w:cs="Arial"/>
            <w:color w:val="000000" w:themeColor="text1"/>
          </w:rPr>
          <w:t xml:space="preserve">ся </w:t>
        </w:r>
      </w:ins>
      <w:proofErr w:type="spellStart"/>
      <w:ins w:id="3742" w:author="Михаил Тришин" w:date="2021-03-16T12:33:00Z">
        <w:r w:rsidR="004C4A29">
          <w:rPr>
            <w:rFonts w:ascii="Arial" w:hAnsi="Arial" w:cs="Arial"/>
            <w:color w:val="000000" w:themeColor="text1"/>
          </w:rPr>
          <w:t>испольнитель</w:t>
        </w:r>
        <w:proofErr w:type="spellEnd"/>
        <w:r w:rsidR="004C4A29">
          <w:rPr>
            <w:rFonts w:ascii="Arial" w:hAnsi="Arial" w:cs="Arial"/>
            <w:color w:val="000000" w:themeColor="text1"/>
          </w:rPr>
          <w:t xml:space="preserve"> и проверяющий и</w:t>
        </w:r>
        <w:r w:rsidR="004C4A29" w:rsidRPr="004C4A29">
          <w:rPr>
            <w:rFonts w:ascii="Arial" w:hAnsi="Arial" w:cs="Arial"/>
            <w:color w:val="000000" w:themeColor="text1"/>
            <w:rPrChange w:id="3743" w:author="Михаил Тришин" w:date="2021-03-16T12:33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/</w:t>
        </w:r>
        <w:r w:rsidR="004C4A29">
          <w:rPr>
            <w:rFonts w:ascii="Arial" w:hAnsi="Arial" w:cs="Arial"/>
            <w:color w:val="000000" w:themeColor="text1"/>
          </w:rPr>
          <w:t xml:space="preserve">или </w:t>
        </w:r>
      </w:ins>
      <w:ins w:id="3744" w:author="Михаил Тришин" w:date="2021-03-16T12:31:00Z">
        <w:r w:rsidR="004C4A29">
          <w:rPr>
            <w:rFonts w:ascii="Arial" w:hAnsi="Arial" w:cs="Arial"/>
            <w:color w:val="000000" w:themeColor="text1"/>
          </w:rPr>
          <w:t>группа</w:t>
        </w:r>
      </w:ins>
      <w:r>
        <w:rPr>
          <w:rFonts w:ascii="Arial" w:hAnsi="Arial" w:cs="Arial"/>
          <w:color w:val="000000" w:themeColor="text1"/>
        </w:rPr>
        <w:t xml:space="preserve"> исполнителя и проверяющего.</w:t>
      </w:r>
      <w:del w:id="3745" w:author="Михаил Тришин" w:date="2021-03-16T12:32:00Z">
        <w:r w:rsidDel="004C4A29">
          <w:rPr>
            <w:rFonts w:ascii="Arial" w:hAnsi="Arial" w:cs="Arial"/>
            <w:color w:val="000000" w:themeColor="text1"/>
          </w:rPr>
          <w:delText xml:space="preserve"> Для этого созда</w:delText>
        </w:r>
        <w:r w:rsidR="00B04667" w:rsidDel="004C4A29">
          <w:rPr>
            <w:rFonts w:ascii="Arial" w:hAnsi="Arial" w:cs="Arial"/>
            <w:color w:val="000000" w:themeColor="text1"/>
          </w:rPr>
          <w:delText>ны дополнительные признаки.</w:delText>
        </w:r>
      </w:del>
    </w:p>
    <w:tbl>
      <w:tblPr>
        <w:tblStyle w:val="af6"/>
        <w:tblW w:w="10361" w:type="dxa"/>
        <w:tblLook w:val="04A0" w:firstRow="1" w:lastRow="0" w:firstColumn="1" w:lastColumn="0" w:noHBand="0" w:noVBand="1"/>
        <w:tblPrChange w:id="3746" w:author="Михаил Тришин" w:date="2021-03-16T12:35:00Z">
          <w:tblPr>
            <w:tblStyle w:val="af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317"/>
        <w:gridCol w:w="8044"/>
        <w:tblGridChange w:id="3747">
          <w:tblGrid>
            <w:gridCol w:w="1838"/>
            <w:gridCol w:w="6379"/>
          </w:tblGrid>
        </w:tblGridChange>
      </w:tblGrid>
      <w:tr w:rsidR="003B6C68" w:rsidRPr="00E80927" w14:paraId="2EB83814" w14:textId="77777777" w:rsidTr="003B6C68">
        <w:trPr>
          <w:trHeight w:val="420"/>
          <w:trPrChange w:id="3748" w:author="Михаил Тришин" w:date="2021-03-16T12:35:00Z">
            <w:trPr>
              <w:trHeight w:val="407"/>
            </w:trPr>
          </w:trPrChange>
        </w:trPr>
        <w:tc>
          <w:tcPr>
            <w:tcW w:w="2317" w:type="dxa"/>
            <w:shd w:val="clear" w:color="auto" w:fill="FFC000"/>
            <w:tcPrChange w:id="3749" w:author="Михаил Тришин" w:date="2021-03-16T12:35:00Z">
              <w:tcPr>
                <w:tcW w:w="1838" w:type="dxa"/>
                <w:shd w:val="clear" w:color="auto" w:fill="FFC000"/>
              </w:tcPr>
            </w:tcPrChange>
          </w:tcPr>
          <w:p w14:paraId="00B6BBE3" w14:textId="77777777" w:rsidR="003B6C68" w:rsidRPr="00E80927" w:rsidRDefault="003B6C68" w:rsidP="0017040D">
            <w:pPr>
              <w:jc w:val="center"/>
              <w:rPr>
                <w:rFonts w:ascii="Arial" w:hAnsi="Arial" w:cs="Arial"/>
                <w:b/>
                <w:iCs/>
                <w:sz w:val="20"/>
              </w:rPr>
            </w:pPr>
            <w:r w:rsidRPr="00E80927">
              <w:rPr>
                <w:rFonts w:ascii="Arial" w:hAnsi="Arial" w:cs="Arial"/>
                <w:b/>
                <w:iCs/>
                <w:sz w:val="20"/>
              </w:rPr>
              <w:t>Наименование</w:t>
            </w:r>
          </w:p>
        </w:tc>
        <w:tc>
          <w:tcPr>
            <w:tcW w:w="8044" w:type="dxa"/>
            <w:shd w:val="clear" w:color="auto" w:fill="FFC000"/>
            <w:tcPrChange w:id="3750" w:author="Михаил Тришин" w:date="2021-03-16T12:35:00Z">
              <w:tcPr>
                <w:tcW w:w="6379" w:type="dxa"/>
                <w:shd w:val="clear" w:color="auto" w:fill="FFC000"/>
              </w:tcPr>
            </w:tcPrChange>
          </w:tcPr>
          <w:p w14:paraId="7D52B673" w14:textId="77777777" w:rsidR="003B6C68" w:rsidRPr="00E80927" w:rsidRDefault="003B6C68" w:rsidP="0017040D">
            <w:pPr>
              <w:jc w:val="center"/>
              <w:rPr>
                <w:rFonts w:ascii="Arial" w:hAnsi="Arial" w:cs="Arial"/>
                <w:b/>
                <w:iCs/>
                <w:sz w:val="20"/>
              </w:rPr>
            </w:pPr>
            <w:r w:rsidRPr="00E80927">
              <w:rPr>
                <w:rFonts w:ascii="Arial" w:hAnsi="Arial" w:cs="Arial"/>
                <w:b/>
                <w:iCs/>
                <w:sz w:val="20"/>
              </w:rPr>
              <w:t>Описание / пример</w:t>
            </w:r>
          </w:p>
        </w:tc>
      </w:tr>
      <w:tr w:rsidR="003B6C68" w:rsidRPr="00E80927" w14:paraId="60EACBD1" w14:textId="77777777" w:rsidTr="003B6C68">
        <w:trPr>
          <w:trHeight w:val="116"/>
          <w:trPrChange w:id="3751" w:author="Михаил Тришин" w:date="2021-03-16T12:35:00Z">
            <w:trPr>
              <w:trHeight w:val="113"/>
            </w:trPr>
          </w:trPrChange>
        </w:trPr>
        <w:tc>
          <w:tcPr>
            <w:tcW w:w="2317" w:type="dxa"/>
            <w:tcPrChange w:id="3752" w:author="Михаил Тришин" w:date="2021-03-16T12:35:00Z">
              <w:tcPr>
                <w:tcW w:w="1838" w:type="dxa"/>
              </w:tcPr>
            </w:tcPrChange>
          </w:tcPr>
          <w:p w14:paraId="6C4C2C3B" w14:textId="77777777" w:rsidR="003B6C68" w:rsidRPr="00E80927" w:rsidRDefault="003B6C68" w:rsidP="0017040D">
            <w:pPr>
              <w:rPr>
                <w:rStyle w:val="afff3"/>
                <w:rFonts w:ascii="Arial" w:hAnsi="Arial" w:cs="Arial"/>
                <w:i w:val="0"/>
                <w:sz w:val="20"/>
              </w:rPr>
            </w:pP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>Исполнитель</w:t>
            </w:r>
          </w:p>
        </w:tc>
        <w:tc>
          <w:tcPr>
            <w:tcW w:w="8044" w:type="dxa"/>
            <w:tcPrChange w:id="3753" w:author="Михаил Тришин" w:date="2021-03-16T12:35:00Z">
              <w:tcPr>
                <w:tcW w:w="6379" w:type="dxa"/>
              </w:tcPr>
            </w:tcPrChange>
          </w:tcPr>
          <w:p w14:paraId="4149D2E3" w14:textId="77777777" w:rsidR="003B6C68" w:rsidRPr="00E80927" w:rsidRDefault="003B6C68" w:rsidP="0017040D">
            <w:pPr>
              <w:rPr>
                <w:rStyle w:val="afff3"/>
                <w:rFonts w:ascii="Arial" w:hAnsi="Arial" w:cs="Arial"/>
                <w:i w:val="0"/>
                <w:sz w:val="20"/>
              </w:rPr>
            </w:pP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 xml:space="preserve">Содержит идентификатор пользователя (пользователей), который используется для доступа в 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  <w:lang w:val="en-US"/>
              </w:rPr>
              <w:t>SAP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 xml:space="preserve"> 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  <w:lang w:val="en-US"/>
              </w:rPr>
              <w:t>BPC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 xml:space="preserve">. Пользователи могут объединяться в группы (роли). Тогда в данном поле указывается группа (роль). Пользователи данной группы (роли) отвечают за ввод/изменение данных/отправку на согласование проверяющему на соответствующем организационном уровне </w:t>
            </w:r>
          </w:p>
        </w:tc>
      </w:tr>
      <w:tr w:rsidR="003B6C68" w:rsidRPr="00E80927" w14:paraId="5942E499" w14:textId="77777777" w:rsidTr="003B6C68">
        <w:trPr>
          <w:trHeight w:val="1418"/>
        </w:trPr>
        <w:tc>
          <w:tcPr>
            <w:tcW w:w="2317" w:type="dxa"/>
            <w:tcPrChange w:id="3754" w:author="Михаил Тришин" w:date="2021-03-16T12:35:00Z">
              <w:tcPr>
                <w:tcW w:w="1838" w:type="dxa"/>
              </w:tcPr>
            </w:tcPrChange>
          </w:tcPr>
          <w:p w14:paraId="2A99FDA6" w14:textId="77777777" w:rsidR="003B6C68" w:rsidRPr="00E80927" w:rsidRDefault="003B6C68" w:rsidP="0017040D">
            <w:pPr>
              <w:rPr>
                <w:rStyle w:val="afff3"/>
                <w:rFonts w:ascii="Arial" w:hAnsi="Arial" w:cs="Arial"/>
                <w:i w:val="0"/>
                <w:sz w:val="20"/>
              </w:rPr>
            </w:pP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>Проверяющий</w:t>
            </w:r>
          </w:p>
        </w:tc>
        <w:tc>
          <w:tcPr>
            <w:tcW w:w="8044" w:type="dxa"/>
            <w:tcPrChange w:id="3755" w:author="Михаил Тришин" w:date="2021-03-16T12:35:00Z">
              <w:tcPr>
                <w:tcW w:w="6379" w:type="dxa"/>
              </w:tcPr>
            </w:tcPrChange>
          </w:tcPr>
          <w:p w14:paraId="70A49248" w14:textId="77777777" w:rsidR="003B6C68" w:rsidRPr="00E80927" w:rsidRDefault="003B6C68" w:rsidP="0017040D">
            <w:pPr>
              <w:rPr>
                <w:rStyle w:val="afff3"/>
                <w:rFonts w:ascii="Arial" w:hAnsi="Arial" w:cs="Arial"/>
                <w:i w:val="0"/>
                <w:sz w:val="20"/>
              </w:rPr>
            </w:pP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 xml:space="preserve">Содержит идентификатор пользователя (пользователей), который используется для доступа в 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  <w:lang w:val="en-US"/>
              </w:rPr>
              <w:t>SAP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 xml:space="preserve"> 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  <w:lang w:val="en-US"/>
              </w:rPr>
              <w:t>BPC</w:t>
            </w:r>
            <w:r w:rsidRPr="00E80927">
              <w:rPr>
                <w:rStyle w:val="afff3"/>
                <w:rFonts w:ascii="Arial" w:hAnsi="Arial" w:cs="Arial"/>
                <w:i w:val="0"/>
                <w:sz w:val="20"/>
              </w:rPr>
              <w:t>. Пользователи могут объединяться в группы (роли). Тогда в данном поле указывается группа (роль). Пользователи данной группы (роли) отвечают за проверку/согласование/отклонение на соответствующем организационном уровне</w:t>
            </w:r>
          </w:p>
        </w:tc>
      </w:tr>
    </w:tbl>
    <w:p w14:paraId="7648B5A5" w14:textId="77777777" w:rsidR="00E80927" w:rsidRDefault="00E80927" w:rsidP="00B0466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E6D62A4" w14:textId="23262AE5" w:rsidR="00E80927" w:rsidRPr="004A5E7F" w:rsidDel="00482C15" w:rsidRDefault="00E80927" w:rsidP="00B04667">
      <w:pPr>
        <w:spacing w:after="240" w:line="276" w:lineRule="auto"/>
        <w:ind w:firstLine="567"/>
        <w:rPr>
          <w:del w:id="3756" w:author="Михаил Тришин" w:date="2021-03-16T12:36:00Z"/>
          <w:rFonts w:ascii="Arial" w:hAnsi="Arial" w:cs="Arial"/>
          <w:color w:val="000000" w:themeColor="text1"/>
        </w:rPr>
      </w:pPr>
      <w:del w:id="3757" w:author="Михаил Тришин" w:date="2021-03-16T12:36:00Z">
        <w:r w:rsidDel="00482C15">
          <w:rPr>
            <w:rFonts w:ascii="Arial" w:hAnsi="Arial" w:cs="Arial"/>
            <w:color w:val="000000" w:themeColor="text1"/>
          </w:rPr>
          <w:delText xml:space="preserve">Для реализации функции комментирования </w:delText>
        </w:r>
        <w:r w:rsidR="004A5E7F" w:rsidDel="00482C15">
          <w:rPr>
            <w:rFonts w:ascii="Arial" w:hAnsi="Arial" w:cs="Arial"/>
            <w:color w:val="000000" w:themeColor="text1"/>
          </w:rPr>
          <w:delText xml:space="preserve">введённых значений должен быть создан признак с типом </w:delText>
        </w:r>
        <w:r w:rsidR="004A5E7F" w:rsidDel="00482C15">
          <w:rPr>
            <w:rFonts w:ascii="Arial" w:hAnsi="Arial" w:cs="Arial"/>
            <w:color w:val="000000" w:themeColor="text1"/>
            <w:lang w:val="en-US"/>
          </w:rPr>
          <w:delText>CHAR</w:delText>
        </w:r>
        <w:r w:rsidR="004A5E7F" w:rsidRPr="004A5E7F" w:rsidDel="00482C15">
          <w:rPr>
            <w:rFonts w:ascii="Arial" w:hAnsi="Arial" w:cs="Arial"/>
            <w:color w:val="000000" w:themeColor="text1"/>
          </w:rPr>
          <w:delText xml:space="preserve"> </w:delText>
        </w:r>
        <w:r w:rsidR="004A5E7F" w:rsidDel="00482C15">
          <w:rPr>
            <w:rFonts w:ascii="Arial" w:hAnsi="Arial" w:cs="Arial"/>
            <w:color w:val="000000" w:themeColor="text1"/>
          </w:rPr>
          <w:delText>и длиной 250 символов без основных данных и текстов. Затем, в созданном для комментариев объекте хранения данных, реализованный признак должен быть добавлен в качестве показателя.</w:delText>
        </w:r>
      </w:del>
    </w:p>
    <w:p w14:paraId="256E1668" w14:textId="77777777" w:rsidR="00B04667" w:rsidRDefault="00B0466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Основной перечень инфо-объектов, которые должны быть </w:t>
      </w:r>
      <w:r w:rsidR="00E80927">
        <w:rPr>
          <w:rFonts w:ascii="Arial" w:hAnsi="Arial" w:cs="Arial"/>
          <w:color w:val="000000" w:themeColor="text1"/>
        </w:rPr>
        <w:t xml:space="preserve">реализованы для </w:t>
      </w:r>
      <w:r>
        <w:rPr>
          <w:rFonts w:ascii="Arial" w:hAnsi="Arial" w:cs="Arial"/>
          <w:color w:val="000000" w:themeColor="text1"/>
        </w:rPr>
        <w:t>хранилища данных приводится в разделе 5.6 настоящего документа.</w:t>
      </w:r>
    </w:p>
    <w:p w14:paraId="0B5E4BAE" w14:textId="77777777" w:rsidR="00B04667" w:rsidRPr="00BB35B8" w:rsidRDefault="00B04667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B8A1905" w14:textId="77777777" w:rsidR="0017040D" w:rsidRDefault="0017040D">
      <w:pPr>
        <w:pStyle w:val="3"/>
      </w:pPr>
      <w:bookmarkStart w:id="3758" w:name="_Toc68528516"/>
      <w:r w:rsidRPr="00550DB6">
        <w:t>Объекты хранения данных</w:t>
      </w:r>
      <w:bookmarkEnd w:id="3758"/>
    </w:p>
    <w:p w14:paraId="3BEEA13E" w14:textId="77777777" w:rsidR="0017040D" w:rsidRDefault="0067696D" w:rsidP="0067696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Хранилище данных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67696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BW</w:t>
      </w:r>
      <w:r w:rsidRPr="0067696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реализуется на совокупности объектов хранения данных</w:t>
      </w:r>
      <w:r w:rsidR="0017040D" w:rsidRPr="00810DDD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которые содержат </w:t>
      </w:r>
      <w:r w:rsidR="0017040D" w:rsidRPr="00810DDD">
        <w:rPr>
          <w:rFonts w:ascii="Arial" w:hAnsi="Arial" w:cs="Arial"/>
          <w:color w:val="000000" w:themeColor="text1"/>
        </w:rPr>
        <w:t xml:space="preserve">данные в виде, доступном для планирования </w:t>
      </w:r>
      <w:r w:rsidR="0017040D">
        <w:rPr>
          <w:rFonts w:ascii="Arial" w:hAnsi="Arial" w:cs="Arial"/>
          <w:color w:val="000000" w:themeColor="text1"/>
        </w:rPr>
        <w:t xml:space="preserve">и </w:t>
      </w:r>
      <w:r w:rsidR="0017040D" w:rsidRPr="00810DDD">
        <w:rPr>
          <w:rFonts w:ascii="Arial" w:hAnsi="Arial" w:cs="Arial"/>
          <w:color w:val="000000" w:themeColor="text1"/>
        </w:rPr>
        <w:t xml:space="preserve">построения </w:t>
      </w:r>
      <w:r>
        <w:rPr>
          <w:rFonts w:ascii="Arial" w:hAnsi="Arial" w:cs="Arial"/>
          <w:color w:val="000000" w:themeColor="text1"/>
        </w:rPr>
        <w:t>аналитической отчё</w:t>
      </w:r>
      <w:r w:rsidR="0017040D" w:rsidRPr="00810DDD">
        <w:rPr>
          <w:rFonts w:ascii="Arial" w:hAnsi="Arial" w:cs="Arial"/>
          <w:color w:val="000000" w:themeColor="text1"/>
        </w:rPr>
        <w:t>тности</w:t>
      </w:r>
      <w:r w:rsidR="0017040D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Объекты хранения данных состоят </w:t>
      </w:r>
      <w:r w:rsidR="0017040D">
        <w:rPr>
          <w:rFonts w:ascii="Arial" w:hAnsi="Arial" w:cs="Arial"/>
          <w:color w:val="000000" w:themeColor="text1"/>
        </w:rPr>
        <w:t>из набора инфо-об</w:t>
      </w:r>
      <w:r>
        <w:rPr>
          <w:rFonts w:ascii="Arial" w:hAnsi="Arial" w:cs="Arial"/>
          <w:color w:val="000000" w:themeColor="text1"/>
        </w:rPr>
        <w:t>ъектов (признаков, показателей).</w:t>
      </w:r>
    </w:p>
    <w:p w14:paraId="4CACABDA" w14:textId="77777777" w:rsidR="0017040D" w:rsidRDefault="0067696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реализации хранилища данных необходимо использовать такой объект, как (</w:t>
      </w:r>
      <w:r>
        <w:rPr>
          <w:rFonts w:ascii="Arial" w:hAnsi="Arial" w:cs="Arial"/>
          <w:color w:val="000000" w:themeColor="text1"/>
          <w:lang w:val="en-US"/>
        </w:rPr>
        <w:t>advanced</w:t>
      </w:r>
      <w:r>
        <w:rPr>
          <w:rFonts w:ascii="Arial" w:hAnsi="Arial" w:cs="Arial"/>
          <w:color w:val="000000" w:themeColor="text1"/>
        </w:rPr>
        <w:t>)</w:t>
      </w:r>
      <w:r w:rsidRPr="0067696D">
        <w:rPr>
          <w:rFonts w:ascii="Arial" w:hAnsi="Arial" w:cs="Arial"/>
          <w:color w:val="000000" w:themeColor="text1"/>
        </w:rPr>
        <w:t xml:space="preserve"> </w:t>
      </w:r>
      <w:r w:rsidR="0017040D">
        <w:rPr>
          <w:rFonts w:ascii="Arial" w:hAnsi="Arial" w:cs="Arial"/>
          <w:color w:val="000000" w:themeColor="text1"/>
          <w:lang w:val="en-US"/>
        </w:rPr>
        <w:t>DSO</w:t>
      </w:r>
      <w:r w:rsidR="0017040D" w:rsidRPr="00810DDD">
        <w:rPr>
          <w:rFonts w:ascii="Arial" w:hAnsi="Arial" w:cs="Arial"/>
          <w:color w:val="000000" w:themeColor="text1"/>
        </w:rPr>
        <w:t xml:space="preserve"> (</w:t>
      </w:r>
      <w:proofErr w:type="spellStart"/>
      <w:r w:rsidR="0017040D">
        <w:rPr>
          <w:rFonts w:ascii="Arial" w:hAnsi="Arial" w:cs="Arial"/>
          <w:color w:val="000000" w:themeColor="text1"/>
          <w:lang w:val="en-US"/>
        </w:rPr>
        <w:t>DataStorage</w:t>
      </w:r>
      <w:proofErr w:type="spellEnd"/>
      <w:r w:rsidR="0017040D" w:rsidRPr="00810DDD">
        <w:rPr>
          <w:rFonts w:ascii="Arial" w:hAnsi="Arial" w:cs="Arial"/>
          <w:color w:val="000000" w:themeColor="text1"/>
        </w:rPr>
        <w:t xml:space="preserve"> </w:t>
      </w:r>
      <w:r w:rsidR="0017040D">
        <w:rPr>
          <w:rFonts w:ascii="Arial" w:hAnsi="Arial" w:cs="Arial"/>
          <w:color w:val="000000" w:themeColor="text1"/>
          <w:lang w:val="en-US"/>
        </w:rPr>
        <w:t>object</w:t>
      </w:r>
      <w:r w:rsidR="0017040D" w:rsidRPr="00810DDD">
        <w:rPr>
          <w:rFonts w:ascii="Arial" w:hAnsi="Arial" w:cs="Arial"/>
          <w:color w:val="000000" w:themeColor="text1"/>
        </w:rPr>
        <w:t xml:space="preserve">) – </w:t>
      </w:r>
      <w:r w:rsidR="0017040D">
        <w:rPr>
          <w:rFonts w:ascii="Arial" w:hAnsi="Arial" w:cs="Arial"/>
          <w:color w:val="000000" w:themeColor="text1"/>
        </w:rPr>
        <w:t>объект</w:t>
      </w:r>
      <w:r w:rsidR="0017040D" w:rsidRPr="00810DDD">
        <w:rPr>
          <w:rFonts w:ascii="Arial" w:hAnsi="Arial" w:cs="Arial"/>
          <w:color w:val="000000" w:themeColor="text1"/>
        </w:rPr>
        <w:t xml:space="preserve"> </w:t>
      </w:r>
      <w:r w:rsidR="0017040D">
        <w:rPr>
          <w:rFonts w:ascii="Arial" w:hAnsi="Arial" w:cs="Arial"/>
          <w:color w:val="000000" w:themeColor="text1"/>
        </w:rPr>
        <w:t xml:space="preserve">хранения данных </w:t>
      </w:r>
      <w:r w:rsidR="0017040D" w:rsidRPr="00810DDD">
        <w:rPr>
          <w:rFonts w:ascii="Arial" w:hAnsi="Arial" w:cs="Arial"/>
          <w:color w:val="000000" w:themeColor="text1"/>
        </w:rPr>
        <w:t>специального типа, поддерживающий запись данных</w:t>
      </w:r>
      <w:r w:rsidR="00D85A40">
        <w:rPr>
          <w:rFonts w:ascii="Arial" w:hAnsi="Arial" w:cs="Arial"/>
          <w:color w:val="000000" w:themeColor="text1"/>
        </w:rPr>
        <w:t xml:space="preserve"> в режиме планирования</w:t>
      </w:r>
      <w:r w:rsidR="0017040D" w:rsidRPr="00277BAA">
        <w:rPr>
          <w:rFonts w:ascii="Arial" w:hAnsi="Arial" w:cs="Arial"/>
          <w:color w:val="000000" w:themeColor="text1"/>
        </w:rPr>
        <w:t>.</w:t>
      </w:r>
    </w:p>
    <w:p w14:paraId="1749AC5B" w14:textId="77777777" w:rsidR="00D85A40" w:rsidRDefault="009C1348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различных процессов планирования бюджетов (долгосрочного, среднесрочного и годового) </w:t>
      </w:r>
      <w:r w:rsidR="00EF4606">
        <w:rPr>
          <w:rFonts w:ascii="Arial" w:hAnsi="Arial" w:cs="Arial"/>
          <w:color w:val="000000" w:themeColor="text1"/>
        </w:rPr>
        <w:t xml:space="preserve">должен быть реализован единый объект </w:t>
      </w:r>
      <w:r>
        <w:rPr>
          <w:rFonts w:ascii="Arial" w:hAnsi="Arial" w:cs="Arial"/>
          <w:color w:val="000000" w:themeColor="text1"/>
        </w:rPr>
        <w:t>хранения данных.</w:t>
      </w:r>
    </w:p>
    <w:p w14:paraId="0065D097" w14:textId="1DB3A8E8" w:rsidR="009C1348" w:rsidRDefault="009C1348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del w:id="3759" w:author="Михаил Тришин" w:date="2021-03-16T12:36:00Z">
        <w:r w:rsidDel="00482C15">
          <w:rPr>
            <w:rFonts w:ascii="Arial" w:hAnsi="Arial" w:cs="Arial"/>
            <w:color w:val="000000" w:themeColor="text1"/>
          </w:rPr>
          <w:lastRenderedPageBreak/>
          <w:delText xml:space="preserve">Следует выделять в отдельный объект хранения комментарии, сопутствующие каждому бюджету. Объект хранения для бюджетных данных и объект хранения для их комментариев </w:delText>
        </w:r>
        <w:r w:rsidR="00EF4606" w:rsidDel="00482C15">
          <w:rPr>
            <w:rFonts w:ascii="Arial" w:hAnsi="Arial" w:cs="Arial"/>
            <w:color w:val="000000" w:themeColor="text1"/>
          </w:rPr>
          <w:delText>необходимо</w:delText>
        </w:r>
        <w:r w:rsidDel="00482C15">
          <w:rPr>
            <w:rFonts w:ascii="Arial" w:hAnsi="Arial" w:cs="Arial"/>
            <w:color w:val="000000" w:themeColor="text1"/>
          </w:rPr>
          <w:delText xml:space="preserve"> реализовать отдельно, объединив в логическую структуру. </w:delText>
        </w:r>
      </w:del>
      <w:r>
        <w:rPr>
          <w:rFonts w:ascii="Arial" w:hAnsi="Arial" w:cs="Arial"/>
          <w:color w:val="000000" w:themeColor="text1"/>
        </w:rPr>
        <w:t>Следует придерживаться установке следующих свойств при настройке объектов хранения:</w:t>
      </w:r>
    </w:p>
    <w:p w14:paraId="5CFFE6CD" w14:textId="77777777" w:rsidR="0017040D" w:rsidRPr="00277BAA" w:rsidRDefault="009C1348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Данные бюджета</w:t>
      </w:r>
      <w:r w:rsidR="0017040D" w:rsidRPr="009C1348">
        <w:rPr>
          <w:rFonts w:ascii="Arial" w:hAnsi="Arial" w:cs="Arial"/>
          <w:color w:val="000000" w:themeColor="text1"/>
        </w:rPr>
        <w:t xml:space="preserve"> – </w:t>
      </w:r>
      <w:r>
        <w:rPr>
          <w:rFonts w:ascii="Arial" w:hAnsi="Arial" w:cs="Arial"/>
          <w:color w:val="000000" w:themeColor="text1"/>
        </w:rPr>
        <w:t>должно быть указано свойство «П</w:t>
      </w:r>
      <w:r w:rsidR="0017040D" w:rsidRPr="009C1348">
        <w:rPr>
          <w:rFonts w:ascii="Arial" w:hAnsi="Arial" w:cs="Arial"/>
          <w:color w:val="000000" w:themeColor="text1"/>
        </w:rPr>
        <w:t>ланирование как в инфо-кубе</w:t>
      </w:r>
      <w:r>
        <w:rPr>
          <w:rFonts w:ascii="Arial" w:hAnsi="Arial" w:cs="Arial"/>
          <w:color w:val="000000" w:themeColor="text1"/>
        </w:rPr>
        <w:t>»</w:t>
      </w:r>
      <w:r w:rsidR="0017040D" w:rsidRPr="009C1348">
        <w:rPr>
          <w:rFonts w:ascii="Arial" w:hAnsi="Arial" w:cs="Arial"/>
          <w:color w:val="000000" w:themeColor="text1"/>
        </w:rPr>
        <w:t xml:space="preserve"> (</w:t>
      </w:r>
      <w:proofErr w:type="spellStart"/>
      <w:r w:rsidR="0017040D" w:rsidRPr="009C1348">
        <w:rPr>
          <w:rFonts w:ascii="Arial" w:hAnsi="Arial" w:cs="Arial"/>
          <w:color w:val="000000" w:themeColor="text1"/>
        </w:rPr>
        <w:t>Planning</w:t>
      </w:r>
      <w:proofErr w:type="spellEnd"/>
      <w:r w:rsidR="0017040D" w:rsidRPr="009C1348">
        <w:rPr>
          <w:rFonts w:ascii="Arial" w:hAnsi="Arial" w:cs="Arial"/>
          <w:color w:val="000000" w:themeColor="text1"/>
        </w:rPr>
        <w:t xml:space="preserve"> </w:t>
      </w:r>
      <w:proofErr w:type="spellStart"/>
      <w:r w:rsidR="0017040D" w:rsidRPr="009C1348">
        <w:rPr>
          <w:rFonts w:ascii="Arial" w:hAnsi="Arial" w:cs="Arial"/>
          <w:color w:val="000000" w:themeColor="text1"/>
        </w:rPr>
        <w:t>on</w:t>
      </w:r>
      <w:proofErr w:type="spellEnd"/>
      <w:r w:rsidR="0017040D" w:rsidRPr="009C1348">
        <w:rPr>
          <w:rFonts w:ascii="Arial" w:hAnsi="Arial" w:cs="Arial"/>
          <w:color w:val="000000" w:themeColor="text1"/>
        </w:rPr>
        <w:t xml:space="preserve"> </w:t>
      </w:r>
      <w:proofErr w:type="spellStart"/>
      <w:r w:rsidR="0017040D" w:rsidRPr="009C1348">
        <w:rPr>
          <w:rFonts w:ascii="Arial" w:hAnsi="Arial" w:cs="Arial"/>
          <w:color w:val="000000" w:themeColor="text1"/>
        </w:rPr>
        <w:t>InfoCube-like</w:t>
      </w:r>
      <w:proofErr w:type="spellEnd"/>
      <w:r w:rsidR="0017040D" w:rsidRPr="009C1348">
        <w:rPr>
          <w:rFonts w:ascii="Arial" w:hAnsi="Arial" w:cs="Arial"/>
          <w:color w:val="000000" w:themeColor="text1"/>
        </w:rPr>
        <w:t>).</w:t>
      </w:r>
    </w:p>
    <w:p w14:paraId="60463E48" w14:textId="4A900A5E" w:rsidR="0017040D" w:rsidRPr="00277BAA" w:rsidDel="006A37FC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del w:id="3760" w:author="Михаил Тришин" w:date="2021-03-16T12:37:00Z"/>
          <w:rFonts w:ascii="Arial" w:hAnsi="Arial" w:cs="Arial"/>
          <w:color w:val="000000" w:themeColor="text1"/>
        </w:rPr>
      </w:pPr>
      <w:del w:id="3761" w:author="Михаил Тришин" w:date="2021-03-16T12:37:00Z">
        <w:r w:rsidRPr="009C1348" w:rsidDel="006A37FC">
          <w:rPr>
            <w:rFonts w:ascii="Arial" w:hAnsi="Arial" w:cs="Arial"/>
            <w:color w:val="000000" w:themeColor="text1"/>
          </w:rPr>
          <w:delText xml:space="preserve">Комментарии – </w:delText>
        </w:r>
        <w:r w:rsidR="00A90CC1" w:rsidDel="006A37FC">
          <w:rPr>
            <w:rFonts w:ascii="Arial" w:hAnsi="Arial" w:cs="Arial"/>
            <w:color w:val="000000" w:themeColor="text1"/>
          </w:rPr>
          <w:delText>должно быть указано свойство «П</w:delText>
        </w:r>
        <w:r w:rsidRPr="009C1348" w:rsidDel="006A37FC">
          <w:rPr>
            <w:rFonts w:ascii="Arial" w:hAnsi="Arial" w:cs="Arial"/>
            <w:color w:val="000000" w:themeColor="text1"/>
          </w:rPr>
          <w:delText>ланирование с прямым обновлением</w:delText>
        </w:r>
        <w:r w:rsidR="00A90CC1" w:rsidDel="006A37FC">
          <w:rPr>
            <w:rFonts w:ascii="Arial" w:hAnsi="Arial" w:cs="Arial"/>
            <w:color w:val="000000" w:themeColor="text1"/>
          </w:rPr>
          <w:delText>»</w:delText>
        </w:r>
        <w:r w:rsidRPr="009C1348" w:rsidDel="006A37FC">
          <w:rPr>
            <w:rFonts w:ascii="Arial" w:hAnsi="Arial" w:cs="Arial"/>
            <w:color w:val="000000" w:themeColor="text1"/>
          </w:rPr>
          <w:delText xml:space="preserve"> (Planning on Direct Update). При этом все признаки данного объекта хранения данных должны находится в разделе ключа, кроме признака «Комментарий».</w:delText>
        </w:r>
      </w:del>
    </w:p>
    <w:p w14:paraId="01D04965" w14:textId="77777777" w:rsidR="00D85A40" w:rsidRPr="00277BAA" w:rsidRDefault="00A90CC1" w:rsidP="00A90CC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Выделение тех или иных объектов хранения и их содержание должно быть определено </w:t>
      </w:r>
      <w:r w:rsidR="00D85A40">
        <w:rPr>
          <w:rFonts w:ascii="Arial" w:hAnsi="Arial" w:cs="Arial"/>
          <w:color w:val="000000" w:themeColor="text1"/>
        </w:rPr>
        <w:t>в конкр</w:t>
      </w:r>
      <w:r>
        <w:rPr>
          <w:rFonts w:ascii="Arial" w:hAnsi="Arial" w:cs="Arial"/>
          <w:color w:val="000000" w:themeColor="text1"/>
        </w:rPr>
        <w:t xml:space="preserve">етных случаях отдельно и описано </w:t>
      </w:r>
      <w:r w:rsidR="00D85A40">
        <w:rPr>
          <w:rFonts w:ascii="Arial" w:hAnsi="Arial" w:cs="Arial"/>
          <w:color w:val="000000" w:themeColor="text1"/>
        </w:rPr>
        <w:t>в функциональной специф</w:t>
      </w:r>
      <w:r>
        <w:rPr>
          <w:rFonts w:ascii="Arial" w:hAnsi="Arial" w:cs="Arial"/>
          <w:color w:val="000000" w:themeColor="text1"/>
        </w:rPr>
        <w:t xml:space="preserve">икации на </w:t>
      </w:r>
      <w:r w:rsidR="00D940B2">
        <w:rPr>
          <w:rFonts w:ascii="Arial" w:hAnsi="Arial" w:cs="Arial"/>
          <w:color w:val="000000" w:themeColor="text1"/>
        </w:rPr>
        <w:t xml:space="preserve">их </w:t>
      </w:r>
      <w:r>
        <w:rPr>
          <w:rFonts w:ascii="Arial" w:hAnsi="Arial" w:cs="Arial"/>
          <w:color w:val="000000" w:themeColor="text1"/>
        </w:rPr>
        <w:t>настройку.</w:t>
      </w:r>
    </w:p>
    <w:p w14:paraId="2E9C571F" w14:textId="77777777" w:rsidR="00D85A40" w:rsidRPr="00277BAA" w:rsidRDefault="00D85A40" w:rsidP="0017040D">
      <w:pPr>
        <w:pStyle w:val="af9"/>
        <w:spacing w:after="240" w:line="276" w:lineRule="auto"/>
        <w:ind w:left="1287"/>
        <w:rPr>
          <w:rFonts w:ascii="Arial" w:hAnsi="Arial" w:cs="Arial"/>
          <w:color w:val="000000" w:themeColor="text1"/>
        </w:rPr>
      </w:pPr>
    </w:p>
    <w:p w14:paraId="3EC71947" w14:textId="77777777" w:rsidR="0017040D" w:rsidRDefault="0017040D">
      <w:pPr>
        <w:pStyle w:val="3"/>
      </w:pPr>
      <w:bookmarkStart w:id="3762" w:name="_Toc68528517"/>
      <w:r>
        <w:t>Витрины доступа к данным</w:t>
      </w:r>
      <w:bookmarkEnd w:id="3762"/>
    </w:p>
    <w:p w14:paraId="7721A18A" w14:textId="77777777" w:rsidR="004A5E7F" w:rsidRPr="004A5E7F" w:rsidRDefault="004A5E7F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работы с транзакционными данными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4A5E7F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Pr="004A5E7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следует использовать витрины доступа к данным</w:t>
      </w:r>
      <w:r w:rsidR="003D3C78">
        <w:rPr>
          <w:rFonts w:ascii="Arial" w:hAnsi="Arial" w:cs="Arial"/>
          <w:color w:val="000000" w:themeColor="text1"/>
        </w:rPr>
        <w:t xml:space="preserve">. Это позволит потреблять </w:t>
      </w:r>
      <w:r>
        <w:rPr>
          <w:rFonts w:ascii="Arial" w:hAnsi="Arial" w:cs="Arial"/>
          <w:color w:val="000000" w:themeColor="text1"/>
        </w:rPr>
        <w:t xml:space="preserve">данные </w:t>
      </w:r>
      <w:r w:rsidR="003D3C78">
        <w:rPr>
          <w:rFonts w:ascii="Arial" w:hAnsi="Arial" w:cs="Arial"/>
          <w:color w:val="000000" w:themeColor="text1"/>
          <w:lang w:val="en-US"/>
        </w:rPr>
        <w:t>S</w:t>
      </w:r>
      <w:r w:rsidR="003D3C78" w:rsidRPr="003D3C78">
        <w:rPr>
          <w:rFonts w:ascii="Arial" w:hAnsi="Arial" w:cs="Arial"/>
          <w:color w:val="000000" w:themeColor="text1"/>
        </w:rPr>
        <w:t>/4</w:t>
      </w:r>
      <w:r w:rsidR="003D3C78">
        <w:rPr>
          <w:rFonts w:ascii="Arial" w:hAnsi="Arial" w:cs="Arial"/>
          <w:color w:val="000000" w:themeColor="text1"/>
          <w:lang w:val="en-US"/>
        </w:rPr>
        <w:t>HANA</w:t>
      </w:r>
      <w:r w:rsidR="003D3C78" w:rsidRPr="003D3C78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 хранилище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4A5E7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BW</w:t>
      </w:r>
      <w:r w:rsidRPr="004A5E7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 режиме реального времени</w:t>
      </w:r>
      <w:r w:rsidR="003D3C78">
        <w:rPr>
          <w:rFonts w:ascii="Arial" w:hAnsi="Arial" w:cs="Arial"/>
          <w:color w:val="000000" w:themeColor="text1"/>
        </w:rPr>
        <w:t xml:space="preserve"> и избежать накладных расходов на перегрузку данных.</w:t>
      </w:r>
    </w:p>
    <w:p w14:paraId="603F28C9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0C11C9">
        <w:rPr>
          <w:rFonts w:ascii="Arial" w:hAnsi="Arial" w:cs="Arial"/>
          <w:color w:val="000000" w:themeColor="text1"/>
        </w:rPr>
        <w:t xml:space="preserve">Витрины доступа к данным – это инструментарий </w:t>
      </w:r>
      <w:r>
        <w:rPr>
          <w:rFonts w:ascii="Arial" w:hAnsi="Arial" w:cs="Arial"/>
          <w:color w:val="000000" w:themeColor="text1"/>
          <w:lang w:val="en-US"/>
        </w:rPr>
        <w:t>S</w:t>
      </w:r>
      <w:r w:rsidR="00E80927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Pr="000C11C9">
        <w:rPr>
          <w:rFonts w:ascii="Arial" w:hAnsi="Arial" w:cs="Arial"/>
          <w:color w:val="000000" w:themeColor="text1"/>
        </w:rPr>
        <w:t xml:space="preserve">, позволяющий </w:t>
      </w:r>
      <w:r w:rsidR="00D940B2">
        <w:rPr>
          <w:rFonts w:ascii="Arial" w:hAnsi="Arial" w:cs="Arial"/>
          <w:color w:val="000000" w:themeColor="text1"/>
        </w:rPr>
        <w:t xml:space="preserve">обращаться к данным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0C11C9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>
        <w:rPr>
          <w:rFonts w:ascii="Arial" w:hAnsi="Arial" w:cs="Arial"/>
          <w:color w:val="000000" w:themeColor="text1"/>
        </w:rPr>
        <w:t xml:space="preserve"> и использовать их </w:t>
      </w:r>
      <w:r w:rsidR="00D940B2">
        <w:rPr>
          <w:rFonts w:ascii="Arial" w:hAnsi="Arial" w:cs="Arial"/>
          <w:color w:val="000000" w:themeColor="text1"/>
        </w:rPr>
        <w:t>при планировании</w:t>
      </w:r>
      <w:r>
        <w:rPr>
          <w:rFonts w:ascii="Arial" w:hAnsi="Arial" w:cs="Arial"/>
          <w:color w:val="000000" w:themeColor="text1"/>
        </w:rPr>
        <w:t xml:space="preserve">, а также для построения </w:t>
      </w:r>
      <w:r w:rsidR="00D940B2">
        <w:rPr>
          <w:rFonts w:ascii="Arial" w:hAnsi="Arial" w:cs="Arial"/>
          <w:color w:val="000000" w:themeColor="text1"/>
        </w:rPr>
        <w:t>отчётности</w:t>
      </w:r>
      <w:r>
        <w:rPr>
          <w:rFonts w:ascii="Arial" w:hAnsi="Arial" w:cs="Arial"/>
          <w:color w:val="000000" w:themeColor="text1"/>
        </w:rPr>
        <w:t>.</w:t>
      </w:r>
    </w:p>
    <w:p w14:paraId="720C9862" w14:textId="77777777" w:rsidR="0017040D" w:rsidRDefault="00D940B2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Средствами реализации</w:t>
      </w:r>
      <w:r w:rsidR="0017040D">
        <w:rPr>
          <w:rFonts w:ascii="Arial" w:hAnsi="Arial" w:cs="Arial"/>
          <w:color w:val="000000" w:themeColor="text1"/>
        </w:rPr>
        <w:t xml:space="preserve"> в</w:t>
      </w:r>
      <w:r w:rsidR="0017040D" w:rsidRPr="000C11C9">
        <w:rPr>
          <w:rFonts w:ascii="Arial" w:hAnsi="Arial" w:cs="Arial"/>
          <w:color w:val="000000" w:themeColor="text1"/>
        </w:rPr>
        <w:t>итри</w:t>
      </w:r>
      <w:r w:rsidR="0017040D">
        <w:rPr>
          <w:rFonts w:ascii="Arial" w:hAnsi="Arial" w:cs="Arial"/>
          <w:color w:val="000000" w:themeColor="text1"/>
        </w:rPr>
        <w:t>н</w:t>
      </w:r>
      <w:r w:rsidR="0017040D" w:rsidRPr="000C11C9">
        <w:rPr>
          <w:rFonts w:ascii="Arial" w:hAnsi="Arial" w:cs="Arial"/>
          <w:color w:val="000000" w:themeColor="text1"/>
        </w:rPr>
        <w:t xml:space="preserve"> доступа к данным</w:t>
      </w:r>
      <w:r>
        <w:rPr>
          <w:rFonts w:ascii="Arial" w:hAnsi="Arial" w:cs="Arial"/>
          <w:color w:val="000000" w:themeColor="text1"/>
        </w:rPr>
        <w:t xml:space="preserve"> являются:</w:t>
      </w:r>
    </w:p>
    <w:p w14:paraId="683EE0FC" w14:textId="77777777" w:rsidR="0017040D" w:rsidRPr="002C6476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2C6476">
        <w:rPr>
          <w:rFonts w:ascii="Arial" w:hAnsi="Arial" w:cs="Arial"/>
          <w:color w:val="000000" w:themeColor="text1"/>
        </w:rPr>
        <w:t xml:space="preserve">Ракурсы базовых сервисов данных (CDS) для </w:t>
      </w:r>
      <w:r w:rsidR="009B5E28" w:rsidRPr="002C6476">
        <w:rPr>
          <w:rFonts w:ascii="Arial" w:hAnsi="Arial" w:cs="Arial"/>
          <w:color w:val="000000" w:themeColor="text1"/>
        </w:rPr>
        <w:t>реализации аналитических запросов</w:t>
      </w:r>
      <w:r w:rsidRPr="002C6476">
        <w:rPr>
          <w:rFonts w:ascii="Arial" w:hAnsi="Arial" w:cs="Arial"/>
          <w:color w:val="000000" w:themeColor="text1"/>
        </w:rPr>
        <w:t xml:space="preserve"> в S/4HANA. Ракурсы базовых сервисов данных (CDS) представляют собой набор доменного языка (DSL) и сервисов для определения и использования моделей данных с развитой семантикой.</w:t>
      </w:r>
    </w:p>
    <w:p w14:paraId="4F4A0747" w14:textId="77777777" w:rsidR="0017040D" w:rsidRPr="002C6476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2C6476">
        <w:rPr>
          <w:rFonts w:ascii="Arial" w:hAnsi="Arial" w:cs="Arial"/>
          <w:color w:val="000000" w:themeColor="text1"/>
        </w:rPr>
        <w:t>Вычисляемые ракурсы (</w:t>
      </w:r>
      <w:proofErr w:type="spellStart"/>
      <w:r w:rsidRPr="002C6476">
        <w:rPr>
          <w:rFonts w:ascii="Arial" w:hAnsi="Arial" w:cs="Arial"/>
          <w:color w:val="000000" w:themeColor="text1"/>
        </w:rPr>
        <w:t>Calculation</w:t>
      </w:r>
      <w:proofErr w:type="spellEnd"/>
      <w:r w:rsidRPr="002C647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C6476">
        <w:rPr>
          <w:rFonts w:ascii="Arial" w:hAnsi="Arial" w:cs="Arial"/>
          <w:color w:val="000000" w:themeColor="text1"/>
        </w:rPr>
        <w:t>view</w:t>
      </w:r>
      <w:proofErr w:type="spellEnd"/>
      <w:r w:rsidRPr="002C6476">
        <w:rPr>
          <w:rFonts w:ascii="Arial" w:hAnsi="Arial" w:cs="Arial"/>
          <w:color w:val="000000" w:themeColor="text1"/>
        </w:rPr>
        <w:t xml:space="preserve">) могут быть созданы с использованием графического редактора или редактора SQL </w:t>
      </w:r>
      <w:proofErr w:type="spellStart"/>
      <w:r w:rsidRPr="002C6476">
        <w:rPr>
          <w:rFonts w:ascii="Arial" w:hAnsi="Arial" w:cs="Arial"/>
          <w:color w:val="000000" w:themeColor="text1"/>
        </w:rPr>
        <w:t>Script</w:t>
      </w:r>
      <w:proofErr w:type="spellEnd"/>
      <w:r w:rsidRPr="002C6476">
        <w:rPr>
          <w:rFonts w:ascii="Arial" w:hAnsi="Arial" w:cs="Arial"/>
          <w:color w:val="000000" w:themeColor="text1"/>
        </w:rPr>
        <w:t xml:space="preserve">. Позволяют посредством </w:t>
      </w:r>
      <w:r w:rsidR="009B5E28" w:rsidRPr="002C6476">
        <w:rPr>
          <w:rFonts w:ascii="Arial" w:hAnsi="Arial" w:cs="Arial"/>
          <w:color w:val="000000" w:themeColor="text1"/>
        </w:rPr>
        <w:t xml:space="preserve">наглядного </w:t>
      </w:r>
      <w:r w:rsidRPr="002C6476">
        <w:rPr>
          <w:rFonts w:ascii="Arial" w:hAnsi="Arial" w:cs="Arial"/>
          <w:color w:val="000000" w:themeColor="text1"/>
        </w:rPr>
        <w:t xml:space="preserve">графического интерфейса объединять таблицы S/4HANA с возможностями фильтрации данных и </w:t>
      </w:r>
      <w:r w:rsidR="009B5E28" w:rsidRPr="002C6476">
        <w:rPr>
          <w:rFonts w:ascii="Arial" w:hAnsi="Arial" w:cs="Arial"/>
          <w:color w:val="000000" w:themeColor="text1"/>
        </w:rPr>
        <w:t xml:space="preserve">реализации </w:t>
      </w:r>
      <w:r w:rsidRPr="002C6476">
        <w:rPr>
          <w:rFonts w:ascii="Arial" w:hAnsi="Arial" w:cs="Arial"/>
          <w:color w:val="000000" w:themeColor="text1"/>
        </w:rPr>
        <w:t>дополнительных вычислений.</w:t>
      </w:r>
    </w:p>
    <w:p w14:paraId="6605FF90" w14:textId="77777777" w:rsidR="0017040D" w:rsidRDefault="009B5E28" w:rsidP="009E02E7">
      <w:pPr>
        <w:spacing w:after="240" w:line="276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Витрины доступа к данным, вне зависимости от способа реализации, позволяют организовать доступ как к справочным, так и к транзакционным данным </w:t>
      </w:r>
      <w:r w:rsidR="00716A2F">
        <w:rPr>
          <w:rFonts w:ascii="Arial" w:hAnsi="Arial" w:cs="Arial"/>
          <w:color w:val="000000" w:themeColor="text1"/>
        </w:rPr>
        <w:t xml:space="preserve">и обеспечить его </w:t>
      </w:r>
      <w:r>
        <w:rPr>
          <w:rFonts w:ascii="Arial" w:hAnsi="Arial" w:cs="Arial"/>
          <w:color w:val="000000" w:themeColor="text1"/>
        </w:rPr>
        <w:t>в режиме реального времени.</w:t>
      </w:r>
      <w:r w:rsidR="009E02E7" w:rsidRPr="009E02E7">
        <w:rPr>
          <w:rFonts w:ascii="Arial" w:hAnsi="Arial" w:cs="Arial"/>
          <w:color w:val="000000" w:themeColor="text1"/>
        </w:rPr>
        <w:t xml:space="preserve"> </w:t>
      </w:r>
      <w:r w:rsidR="0017040D" w:rsidRPr="000C11C9">
        <w:rPr>
          <w:rFonts w:ascii="Arial" w:hAnsi="Arial" w:cs="Arial"/>
          <w:color w:val="000000" w:themeColor="text1"/>
        </w:rPr>
        <w:t>Витрины доступа к данным</w:t>
      </w:r>
      <w:r w:rsidR="0017040D">
        <w:rPr>
          <w:rFonts w:ascii="Arial" w:hAnsi="Arial" w:cs="Arial"/>
          <w:color w:val="000000" w:themeColor="text1"/>
        </w:rPr>
        <w:t xml:space="preserve"> могут быть интегрированы в модели планирования </w:t>
      </w:r>
      <w:r w:rsidR="0017040D">
        <w:rPr>
          <w:rFonts w:ascii="Arial" w:hAnsi="Arial" w:cs="Arial"/>
          <w:color w:val="000000" w:themeColor="text1"/>
          <w:lang w:val="en-US"/>
        </w:rPr>
        <w:t>SAP</w:t>
      </w:r>
      <w:r w:rsidR="0017040D" w:rsidRPr="00EC0152">
        <w:rPr>
          <w:rFonts w:ascii="Arial" w:hAnsi="Arial" w:cs="Arial"/>
          <w:color w:val="000000" w:themeColor="text1"/>
        </w:rPr>
        <w:t xml:space="preserve"> </w:t>
      </w:r>
      <w:r w:rsidR="0017040D">
        <w:rPr>
          <w:rFonts w:ascii="Arial" w:hAnsi="Arial" w:cs="Arial"/>
          <w:color w:val="000000" w:themeColor="text1"/>
          <w:lang w:val="en-US"/>
        </w:rPr>
        <w:t>BPC</w:t>
      </w:r>
      <w:r w:rsidR="0017040D">
        <w:rPr>
          <w:rFonts w:ascii="Arial" w:hAnsi="Arial" w:cs="Arial"/>
          <w:color w:val="000000" w:themeColor="text1"/>
        </w:rPr>
        <w:t>.</w:t>
      </w:r>
    </w:p>
    <w:p w14:paraId="0F2A302D" w14:textId="77777777" w:rsidR="0017040D" w:rsidRDefault="0017040D" w:rsidP="0017040D">
      <w:pPr>
        <w:spacing w:after="240" w:line="276" w:lineRule="auto"/>
        <w:ind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Для доступа к данным по фактическим и плановым затратам в разрезе заказов ТОРО </w:t>
      </w:r>
      <w:r w:rsidR="00E71791">
        <w:rPr>
          <w:rFonts w:ascii="Arial" w:hAnsi="Arial" w:cs="Arial"/>
          <w:color w:val="000000" w:themeColor="text1"/>
        </w:rPr>
        <w:t>должна быть реализована</w:t>
      </w:r>
      <w:r>
        <w:rPr>
          <w:rFonts w:ascii="Arial" w:hAnsi="Arial" w:cs="Arial"/>
          <w:color w:val="000000" w:themeColor="text1"/>
        </w:rPr>
        <w:t xml:space="preserve"> в</w:t>
      </w:r>
      <w:r w:rsidR="00E71791">
        <w:rPr>
          <w:rFonts w:ascii="Arial" w:hAnsi="Arial" w:cs="Arial"/>
          <w:color w:val="000000" w:themeColor="text1"/>
        </w:rPr>
        <w:t xml:space="preserve">итрина </w:t>
      </w:r>
      <w:r w:rsidRPr="000C11C9">
        <w:rPr>
          <w:rFonts w:ascii="Arial" w:hAnsi="Arial" w:cs="Arial"/>
          <w:color w:val="000000" w:themeColor="text1"/>
        </w:rPr>
        <w:t>доступа к данным</w:t>
      </w:r>
      <w:r w:rsidR="00DC6DDF">
        <w:rPr>
          <w:rFonts w:ascii="Arial" w:hAnsi="Arial" w:cs="Arial"/>
          <w:color w:val="000000" w:themeColor="text1"/>
        </w:rPr>
        <w:t xml:space="preserve"> обеспечивающая выборку из таблиц</w:t>
      </w:r>
      <w:r w:rsidR="00DC6DDF" w:rsidRPr="0091439B">
        <w:rPr>
          <w:rFonts w:ascii="Arial" w:hAnsi="Arial" w:cs="Arial"/>
          <w:color w:val="000000" w:themeColor="text1"/>
        </w:rPr>
        <w:t xml:space="preserve"> </w:t>
      </w:r>
      <w:r w:rsidR="00DC6DDF">
        <w:rPr>
          <w:rFonts w:ascii="Arial" w:hAnsi="Arial" w:cs="Arial"/>
          <w:color w:val="000000" w:themeColor="text1"/>
        </w:rPr>
        <w:t>с</w:t>
      </w:r>
      <w:r w:rsidR="00DC6DDF" w:rsidRPr="0091439B">
        <w:rPr>
          <w:rFonts w:ascii="Arial" w:hAnsi="Arial" w:cs="Arial"/>
          <w:color w:val="000000" w:themeColor="text1"/>
        </w:rPr>
        <w:t xml:space="preserve"> </w:t>
      </w:r>
      <w:r w:rsidR="00DC6DDF">
        <w:rPr>
          <w:rFonts w:ascii="Arial" w:hAnsi="Arial" w:cs="Arial"/>
          <w:color w:val="000000" w:themeColor="text1"/>
        </w:rPr>
        <w:t xml:space="preserve">данными </w:t>
      </w:r>
      <w:r w:rsidR="00DC6DDF" w:rsidRPr="0091439B">
        <w:rPr>
          <w:rFonts w:ascii="Arial" w:hAnsi="Arial" w:cs="Arial"/>
          <w:color w:val="000000" w:themeColor="text1"/>
        </w:rPr>
        <w:t>затрат</w:t>
      </w:r>
      <w:r w:rsidR="00DC6DDF">
        <w:rPr>
          <w:rFonts w:ascii="Arial" w:hAnsi="Arial" w:cs="Arial"/>
          <w:color w:val="000000" w:themeColor="text1"/>
        </w:rPr>
        <w:t xml:space="preserve"> заказов</w:t>
      </w:r>
      <w:r w:rsidR="00DC6DDF" w:rsidRPr="0091439B">
        <w:rPr>
          <w:rFonts w:ascii="Arial" w:hAnsi="Arial" w:cs="Arial"/>
          <w:color w:val="000000" w:themeColor="text1"/>
        </w:rPr>
        <w:t xml:space="preserve"> ТОРО</w:t>
      </w:r>
      <w:r w:rsidR="00DC6DDF">
        <w:rPr>
          <w:rFonts w:ascii="Arial" w:hAnsi="Arial" w:cs="Arial"/>
          <w:color w:val="000000" w:themeColor="text1"/>
        </w:rPr>
        <w:t xml:space="preserve">, основных данных </w:t>
      </w:r>
      <w:r w:rsidR="00DC6DDF" w:rsidRPr="0091439B">
        <w:rPr>
          <w:rFonts w:ascii="Arial" w:hAnsi="Arial" w:cs="Arial"/>
          <w:color w:val="000000" w:themeColor="text1"/>
        </w:rPr>
        <w:t>заказов</w:t>
      </w:r>
      <w:r w:rsidR="00DC6DDF">
        <w:rPr>
          <w:rFonts w:ascii="Arial" w:hAnsi="Arial" w:cs="Arial"/>
          <w:color w:val="000000" w:themeColor="text1"/>
        </w:rPr>
        <w:t xml:space="preserve"> ТОРО, основных данных </w:t>
      </w:r>
      <w:r w:rsidR="00DC6DDF" w:rsidRPr="0091439B">
        <w:rPr>
          <w:rFonts w:ascii="Arial" w:hAnsi="Arial" w:cs="Arial"/>
          <w:color w:val="000000" w:themeColor="text1"/>
        </w:rPr>
        <w:t>СПП-элемент</w:t>
      </w:r>
      <w:r w:rsidR="00DC6DDF">
        <w:rPr>
          <w:rFonts w:ascii="Arial" w:hAnsi="Arial" w:cs="Arial"/>
          <w:color w:val="000000" w:themeColor="text1"/>
        </w:rPr>
        <w:t>ов. При разработке собственных витрин доступа к данными следует придерживаться реализации при помощи ракурсов базовых сервисов данных</w:t>
      </w:r>
      <w:r w:rsidR="004A5E7F">
        <w:rPr>
          <w:rFonts w:ascii="Arial" w:hAnsi="Arial" w:cs="Arial"/>
          <w:color w:val="000000" w:themeColor="text1"/>
        </w:rPr>
        <w:t xml:space="preserve"> (</w:t>
      </w:r>
      <w:r w:rsidR="004A5E7F">
        <w:rPr>
          <w:rFonts w:ascii="Arial" w:hAnsi="Arial" w:cs="Arial"/>
          <w:color w:val="000000" w:themeColor="text1"/>
          <w:lang w:val="en-US"/>
        </w:rPr>
        <w:t>CDS</w:t>
      </w:r>
      <w:r w:rsidR="004A5E7F" w:rsidRPr="004A5E7F">
        <w:rPr>
          <w:rFonts w:ascii="Arial" w:hAnsi="Arial" w:cs="Arial"/>
          <w:color w:val="000000" w:themeColor="text1"/>
        </w:rPr>
        <w:t>)</w:t>
      </w:r>
      <w:r w:rsidR="00DC6DDF">
        <w:rPr>
          <w:rFonts w:ascii="Arial" w:hAnsi="Arial" w:cs="Arial"/>
          <w:color w:val="000000" w:themeColor="text1"/>
        </w:rPr>
        <w:t>.</w:t>
      </w:r>
    </w:p>
    <w:p w14:paraId="6086E14C" w14:textId="77777777" w:rsidR="00DC6DDF" w:rsidRDefault="00D97DD4" w:rsidP="00DC6DD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Назначение витрины доступа к данным и способ её реализации должн</w:t>
      </w:r>
      <w:r w:rsidR="00FF0D28">
        <w:rPr>
          <w:rFonts w:ascii="Arial" w:hAnsi="Arial" w:cs="Arial"/>
          <w:color w:val="000000" w:themeColor="text1"/>
        </w:rPr>
        <w:t>ы</w:t>
      </w:r>
      <w:r>
        <w:rPr>
          <w:rFonts w:ascii="Arial" w:hAnsi="Arial" w:cs="Arial"/>
          <w:color w:val="000000" w:themeColor="text1"/>
        </w:rPr>
        <w:t xml:space="preserve"> рассматриваться в каждом случае отдельно и быть описан</w:t>
      </w:r>
      <w:r w:rsidR="00FF0D28">
        <w:rPr>
          <w:rFonts w:ascii="Arial" w:hAnsi="Arial" w:cs="Arial"/>
          <w:color w:val="000000" w:themeColor="text1"/>
        </w:rPr>
        <w:t>ы</w:t>
      </w:r>
      <w:r>
        <w:rPr>
          <w:rFonts w:ascii="Arial" w:hAnsi="Arial" w:cs="Arial"/>
          <w:color w:val="000000" w:themeColor="text1"/>
        </w:rPr>
        <w:t xml:space="preserve"> в функциональной спецификации.</w:t>
      </w:r>
    </w:p>
    <w:p w14:paraId="317E0E3B" w14:textId="77777777" w:rsidR="0017040D" w:rsidRPr="0091439B" w:rsidRDefault="0017040D" w:rsidP="0017040D">
      <w:pPr>
        <w:spacing w:after="240" w:line="276" w:lineRule="auto"/>
        <w:ind w:firstLine="708"/>
        <w:rPr>
          <w:rFonts w:ascii="Arial" w:hAnsi="Arial" w:cs="Arial"/>
          <w:color w:val="000000" w:themeColor="text1"/>
        </w:rPr>
      </w:pPr>
    </w:p>
    <w:p w14:paraId="4BF4BD4F" w14:textId="77777777" w:rsidR="0017040D" w:rsidRDefault="0017040D">
      <w:pPr>
        <w:pStyle w:val="3"/>
      </w:pPr>
      <w:bookmarkStart w:id="3763" w:name="_Toc68528518"/>
      <w:r w:rsidRPr="00550DB6">
        <w:t>Композитные провайдеры</w:t>
      </w:r>
      <w:bookmarkEnd w:id="3763"/>
    </w:p>
    <w:p w14:paraId="070F4B4E" w14:textId="77777777" w:rsidR="003D3C78" w:rsidRPr="00F87734" w:rsidRDefault="003D3C78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формировании структур данных пригодных для планирования и построения отчётности следует придерживаться подхода</w:t>
      </w:r>
      <w:r w:rsidR="00F87734" w:rsidRPr="00F87734">
        <w:rPr>
          <w:rFonts w:ascii="Arial" w:hAnsi="Arial" w:cs="Arial"/>
          <w:color w:val="000000" w:themeColor="text1"/>
        </w:rPr>
        <w:t xml:space="preserve"> </w:t>
      </w:r>
      <w:r w:rsidR="00F87734">
        <w:rPr>
          <w:rFonts w:ascii="Arial" w:hAnsi="Arial" w:cs="Arial"/>
          <w:color w:val="000000" w:themeColor="text1"/>
        </w:rPr>
        <w:t>по формированию логических структур, комбинирующих данные из нескольких источников, вместо дублирования данных во всех структурах, где они требуются.</w:t>
      </w:r>
    </w:p>
    <w:p w14:paraId="70C8AD60" w14:textId="77777777" w:rsidR="0017040D" w:rsidRDefault="00D97DD4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Композитный провайдер </w:t>
      </w:r>
      <w:r w:rsidR="0017040D">
        <w:rPr>
          <w:rFonts w:ascii="Arial" w:hAnsi="Arial" w:cs="Arial"/>
          <w:color w:val="000000" w:themeColor="text1"/>
        </w:rPr>
        <w:t xml:space="preserve">– это объект </w:t>
      </w:r>
      <w:r w:rsidR="00F87734">
        <w:rPr>
          <w:rFonts w:ascii="Arial" w:hAnsi="Arial" w:cs="Arial"/>
          <w:color w:val="000000" w:themeColor="text1"/>
        </w:rPr>
        <w:t>хранилища</w:t>
      </w:r>
      <w:r w:rsidR="0017040D">
        <w:rPr>
          <w:rFonts w:ascii="Arial" w:hAnsi="Arial" w:cs="Arial"/>
          <w:color w:val="000000" w:themeColor="text1"/>
        </w:rPr>
        <w:t xml:space="preserve"> данных </w:t>
      </w:r>
      <w:r w:rsidR="0017040D">
        <w:rPr>
          <w:rFonts w:ascii="Arial" w:hAnsi="Arial" w:cs="Arial"/>
          <w:color w:val="000000" w:themeColor="text1"/>
          <w:lang w:val="en-US"/>
        </w:rPr>
        <w:t>SAP</w:t>
      </w:r>
      <w:r w:rsidR="0017040D" w:rsidRPr="001F7421">
        <w:rPr>
          <w:rFonts w:ascii="Arial" w:hAnsi="Arial" w:cs="Arial"/>
          <w:color w:val="000000" w:themeColor="text1"/>
        </w:rPr>
        <w:t xml:space="preserve"> </w:t>
      </w:r>
      <w:r w:rsidR="0017040D"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>, который комбинируе</w:t>
      </w:r>
      <w:r w:rsidR="0017040D" w:rsidRPr="001F7421">
        <w:rPr>
          <w:rFonts w:ascii="Arial" w:hAnsi="Arial" w:cs="Arial"/>
          <w:color w:val="000000" w:themeColor="text1"/>
        </w:rPr>
        <w:t xml:space="preserve">т данные </w:t>
      </w:r>
      <w:r w:rsidR="0017040D">
        <w:rPr>
          <w:rFonts w:ascii="Arial" w:hAnsi="Arial" w:cs="Arial"/>
          <w:color w:val="000000" w:themeColor="text1"/>
        </w:rPr>
        <w:t xml:space="preserve">из других объектов хранилища данных </w:t>
      </w:r>
      <w:r>
        <w:rPr>
          <w:rFonts w:ascii="Arial" w:hAnsi="Arial" w:cs="Arial"/>
          <w:color w:val="000000" w:themeColor="text1"/>
        </w:rPr>
        <w:t>и витрин доступа к данным</w:t>
      </w:r>
      <w:r w:rsidRPr="001F7421">
        <w:rPr>
          <w:rFonts w:ascii="Arial" w:hAnsi="Arial" w:cs="Arial"/>
          <w:color w:val="000000" w:themeColor="text1"/>
        </w:rPr>
        <w:t xml:space="preserve"> </w:t>
      </w:r>
      <w:r w:rsidR="0017040D" w:rsidRPr="001F7421">
        <w:rPr>
          <w:rFonts w:ascii="Arial" w:hAnsi="Arial" w:cs="Arial"/>
          <w:color w:val="000000" w:themeColor="text1"/>
        </w:rPr>
        <w:t>при помощи операций соединения (JOIN) и объединения (UNION)</w:t>
      </w:r>
      <w:r w:rsidR="0017040D">
        <w:rPr>
          <w:rFonts w:ascii="Arial" w:hAnsi="Arial" w:cs="Arial"/>
          <w:color w:val="000000" w:themeColor="text1"/>
        </w:rPr>
        <w:t xml:space="preserve">. </w:t>
      </w:r>
      <w:r w:rsidR="0017040D" w:rsidRPr="001F7421">
        <w:rPr>
          <w:rFonts w:ascii="Arial" w:hAnsi="Arial" w:cs="Arial"/>
          <w:color w:val="000000" w:themeColor="text1"/>
        </w:rPr>
        <w:t xml:space="preserve">Композитный провайдер не хранит </w:t>
      </w:r>
      <w:r>
        <w:rPr>
          <w:rFonts w:ascii="Arial" w:hAnsi="Arial" w:cs="Arial"/>
          <w:color w:val="000000" w:themeColor="text1"/>
        </w:rPr>
        <w:t>в себе данные.</w:t>
      </w:r>
    </w:p>
    <w:p w14:paraId="5DB024FF" w14:textId="77777777" w:rsidR="00D97DD4" w:rsidRPr="001F7421" w:rsidRDefault="00D97DD4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Следует придерживаться правила, что отчётность и форматы планирования (через уровни агрегации) должны реализовываться на композитных провайдерах. Это позволит обеспечить добавление дополнительных источников данных (например, новых объектов хранения данных) без существенного изменения отчётов и форматов планирования.</w:t>
      </w:r>
    </w:p>
    <w:p w14:paraId="498844D8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</w:t>
      </w:r>
      <w:r w:rsidR="00B41EBA">
        <w:rPr>
          <w:rFonts w:ascii="Arial" w:hAnsi="Arial" w:cs="Arial"/>
          <w:color w:val="000000" w:themeColor="text1"/>
        </w:rPr>
        <w:t xml:space="preserve">реализации </w:t>
      </w:r>
      <w:r>
        <w:rPr>
          <w:rFonts w:ascii="Arial" w:hAnsi="Arial" w:cs="Arial"/>
          <w:color w:val="000000" w:themeColor="text1"/>
        </w:rPr>
        <w:t xml:space="preserve">модели </w:t>
      </w:r>
      <w:r w:rsidR="00C024EB">
        <w:rPr>
          <w:rFonts w:ascii="Arial" w:hAnsi="Arial" w:cs="Arial"/>
          <w:color w:val="000000" w:themeColor="text1"/>
        </w:rPr>
        <w:t xml:space="preserve">бюджетов </w:t>
      </w:r>
      <w:r>
        <w:rPr>
          <w:rFonts w:ascii="Arial" w:hAnsi="Arial" w:cs="Arial"/>
          <w:color w:val="000000" w:themeColor="text1"/>
        </w:rPr>
        <w:t xml:space="preserve">должен быть создан композитный провайдер, объединяющий </w:t>
      </w:r>
      <w:r w:rsidR="00B41EBA">
        <w:rPr>
          <w:rFonts w:ascii="Arial" w:hAnsi="Arial" w:cs="Arial"/>
          <w:color w:val="000000" w:themeColor="text1"/>
        </w:rPr>
        <w:t xml:space="preserve">объекты </w:t>
      </w:r>
      <w:r w:rsidR="00F87734">
        <w:rPr>
          <w:rFonts w:ascii="Arial" w:hAnsi="Arial" w:cs="Arial"/>
          <w:color w:val="000000" w:themeColor="text1"/>
        </w:rPr>
        <w:t xml:space="preserve">хранения данных бюджетирования с сопутствующими </w:t>
      </w:r>
      <w:r w:rsidR="00B41EBA">
        <w:rPr>
          <w:rFonts w:ascii="Arial" w:hAnsi="Arial" w:cs="Arial"/>
          <w:color w:val="000000" w:themeColor="text1"/>
        </w:rPr>
        <w:t>комментари</w:t>
      </w:r>
      <w:r w:rsidR="00F87734">
        <w:rPr>
          <w:rFonts w:ascii="Arial" w:hAnsi="Arial" w:cs="Arial"/>
          <w:color w:val="000000" w:themeColor="text1"/>
        </w:rPr>
        <w:t>ями</w:t>
      </w:r>
      <w:r w:rsidR="00C024EB">
        <w:rPr>
          <w:rFonts w:ascii="Arial" w:hAnsi="Arial" w:cs="Arial"/>
          <w:color w:val="000000" w:themeColor="text1"/>
        </w:rPr>
        <w:t>, витрины</w:t>
      </w:r>
      <w:r>
        <w:rPr>
          <w:rFonts w:ascii="Arial" w:hAnsi="Arial" w:cs="Arial"/>
          <w:color w:val="000000" w:themeColor="text1"/>
        </w:rPr>
        <w:t xml:space="preserve"> доступа к </w:t>
      </w:r>
      <w:r w:rsidR="00B41EBA">
        <w:rPr>
          <w:rFonts w:ascii="Arial" w:hAnsi="Arial" w:cs="Arial"/>
          <w:color w:val="000000" w:themeColor="text1"/>
        </w:rPr>
        <w:t xml:space="preserve">фактическим и плановым </w:t>
      </w:r>
      <w:r w:rsidR="00C024EB">
        <w:rPr>
          <w:rFonts w:ascii="Arial" w:hAnsi="Arial" w:cs="Arial"/>
          <w:color w:val="000000" w:themeColor="text1"/>
        </w:rPr>
        <w:t xml:space="preserve">затратам в заказах ТОРО и витрины доступа к фактическим и плановым вложениям в сетевых графиках </w:t>
      </w:r>
      <w:r w:rsidR="00B41EBA">
        <w:rPr>
          <w:rFonts w:ascii="Arial" w:hAnsi="Arial" w:cs="Arial"/>
          <w:color w:val="000000" w:themeColor="text1"/>
        </w:rPr>
        <w:t xml:space="preserve">при помощи операции </w:t>
      </w:r>
      <w:r w:rsidRPr="001F7421">
        <w:rPr>
          <w:rFonts w:ascii="Arial" w:hAnsi="Arial" w:cs="Arial"/>
          <w:color w:val="000000" w:themeColor="text1"/>
        </w:rPr>
        <w:t>объединения (UNION)</w:t>
      </w:r>
      <w:r w:rsidR="00B41EBA">
        <w:rPr>
          <w:rFonts w:ascii="Arial" w:hAnsi="Arial" w:cs="Arial"/>
          <w:color w:val="000000" w:themeColor="text1"/>
        </w:rPr>
        <w:t>.</w:t>
      </w:r>
    </w:p>
    <w:p w14:paraId="0BC5F620" w14:textId="77777777" w:rsidR="0017040D" w:rsidRDefault="00B41EBA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обеспечения функций ручного ввода данных </w:t>
      </w:r>
      <w:r w:rsidR="0017040D">
        <w:rPr>
          <w:rFonts w:ascii="Arial" w:hAnsi="Arial" w:cs="Arial"/>
          <w:color w:val="000000" w:themeColor="text1"/>
        </w:rPr>
        <w:t xml:space="preserve">на </w:t>
      </w:r>
      <w:r>
        <w:rPr>
          <w:rFonts w:ascii="Arial" w:hAnsi="Arial" w:cs="Arial"/>
          <w:color w:val="000000" w:themeColor="text1"/>
        </w:rPr>
        <w:t xml:space="preserve">основе композитного провайдера должны быть созданы уровень </w:t>
      </w:r>
      <w:r w:rsidR="0017040D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>грегации.</w:t>
      </w:r>
    </w:p>
    <w:p w14:paraId="447FF36E" w14:textId="77777777" w:rsidR="00A629EB" w:rsidRDefault="00FF0D28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Реализация каждого композитного провайдера долж</w:t>
      </w:r>
      <w:r w:rsidR="00A629EB" w:rsidRPr="00A629EB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 xml:space="preserve">а рассматриваться </w:t>
      </w:r>
      <w:r w:rsidR="00A629EB" w:rsidRPr="00A629EB">
        <w:rPr>
          <w:rFonts w:ascii="Arial" w:hAnsi="Arial" w:cs="Arial"/>
          <w:color w:val="000000" w:themeColor="text1"/>
        </w:rPr>
        <w:t>отдельно и быть описан</w:t>
      </w:r>
      <w:r>
        <w:rPr>
          <w:rFonts w:ascii="Arial" w:hAnsi="Arial" w:cs="Arial"/>
          <w:color w:val="000000" w:themeColor="text1"/>
        </w:rPr>
        <w:t>а</w:t>
      </w:r>
      <w:r w:rsidR="00A629EB" w:rsidRPr="00A629EB">
        <w:rPr>
          <w:rFonts w:ascii="Arial" w:hAnsi="Arial" w:cs="Arial"/>
          <w:color w:val="000000" w:themeColor="text1"/>
        </w:rPr>
        <w:t xml:space="preserve"> в функциональной спецификации</w:t>
      </w:r>
      <w:r>
        <w:rPr>
          <w:rFonts w:ascii="Arial" w:hAnsi="Arial" w:cs="Arial"/>
          <w:color w:val="000000" w:themeColor="text1"/>
        </w:rPr>
        <w:t>.</w:t>
      </w:r>
    </w:p>
    <w:p w14:paraId="7BAA9993" w14:textId="77777777" w:rsidR="0017040D" w:rsidRDefault="0017040D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5AD29BB4" w14:textId="77777777" w:rsidR="0017040D" w:rsidRDefault="0017040D">
      <w:pPr>
        <w:pStyle w:val="3"/>
      </w:pPr>
      <w:bookmarkStart w:id="3764" w:name="_Toc68528519"/>
      <w:r>
        <w:lastRenderedPageBreak/>
        <w:t>Уровни агрегации</w:t>
      </w:r>
      <w:bookmarkEnd w:id="3764"/>
    </w:p>
    <w:p w14:paraId="5CAC399B" w14:textId="77777777" w:rsidR="0017040D" w:rsidRDefault="0017040D" w:rsidP="0017040D">
      <w:pPr>
        <w:spacing w:after="240" w:line="276" w:lineRule="auto"/>
        <w:ind w:firstLine="567"/>
      </w:pPr>
      <w:r>
        <w:rPr>
          <w:rFonts w:ascii="Arial" w:hAnsi="Arial" w:cs="Arial"/>
          <w:color w:val="000000" w:themeColor="text1"/>
        </w:rPr>
        <w:t>Уровни агрегации – это объект системы</w:t>
      </w:r>
      <w:r w:rsidRPr="003E70F1">
        <w:rPr>
          <w:rFonts w:ascii="Arial" w:hAnsi="Arial" w:cs="Arial"/>
          <w:color w:val="000000" w:themeColor="text1"/>
        </w:rPr>
        <w:t xml:space="preserve">, который используется для планирования, и позволяет </w:t>
      </w:r>
      <w:r w:rsidR="00F87734">
        <w:rPr>
          <w:rFonts w:ascii="Arial" w:hAnsi="Arial" w:cs="Arial"/>
          <w:color w:val="000000" w:themeColor="text1"/>
        </w:rPr>
        <w:t>обрабатывать</w:t>
      </w:r>
      <w:r w:rsidRPr="003E70F1">
        <w:rPr>
          <w:rFonts w:ascii="Arial" w:hAnsi="Arial" w:cs="Arial"/>
          <w:color w:val="000000" w:themeColor="text1"/>
        </w:rPr>
        <w:t xml:space="preserve"> данные при помощи </w:t>
      </w:r>
      <w:r>
        <w:rPr>
          <w:rFonts w:ascii="Arial" w:hAnsi="Arial" w:cs="Arial"/>
          <w:color w:val="000000" w:themeColor="text1"/>
        </w:rPr>
        <w:t>аналитических запросов</w:t>
      </w:r>
      <w:r w:rsidRPr="003E70F1">
        <w:rPr>
          <w:rFonts w:ascii="Arial" w:hAnsi="Arial" w:cs="Arial"/>
          <w:color w:val="000000" w:themeColor="text1"/>
        </w:rPr>
        <w:t xml:space="preserve"> для ввода данных и функций планирования. Не содержит данных, но </w:t>
      </w:r>
      <w:r w:rsidR="00016742">
        <w:rPr>
          <w:rFonts w:ascii="Arial" w:hAnsi="Arial" w:cs="Arial"/>
          <w:color w:val="000000" w:themeColor="text1"/>
        </w:rPr>
        <w:t>определяет срез данных (агрегат)</w:t>
      </w:r>
      <w:r w:rsidRPr="003E70F1">
        <w:rPr>
          <w:rFonts w:ascii="Arial" w:hAnsi="Arial" w:cs="Arial"/>
          <w:color w:val="000000" w:themeColor="text1"/>
        </w:rPr>
        <w:t xml:space="preserve">, содержащихся в </w:t>
      </w:r>
      <w:r>
        <w:rPr>
          <w:rFonts w:ascii="Arial" w:hAnsi="Arial" w:cs="Arial"/>
          <w:color w:val="000000" w:themeColor="text1"/>
        </w:rPr>
        <w:t xml:space="preserve">объектах хранилища данных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3E70F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BW</w:t>
      </w:r>
      <w:r w:rsidR="00016742">
        <w:rPr>
          <w:rFonts w:ascii="Arial" w:hAnsi="Arial" w:cs="Arial"/>
          <w:color w:val="000000" w:themeColor="text1"/>
        </w:rPr>
        <w:t xml:space="preserve"> </w:t>
      </w:r>
      <w:r w:rsidRPr="003E70F1">
        <w:rPr>
          <w:rFonts w:ascii="Arial" w:hAnsi="Arial" w:cs="Arial"/>
          <w:color w:val="000000" w:themeColor="text1"/>
        </w:rPr>
        <w:t>на которых строится</w:t>
      </w:r>
      <w:r w:rsidRPr="004458D0">
        <w:t>.</w:t>
      </w:r>
    </w:p>
    <w:p w14:paraId="562ADAC1" w14:textId="77777777" w:rsidR="00016742" w:rsidRDefault="00016742" w:rsidP="0001674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 обработке данных в режиме планирования (в режиме ввода) на основе уровня агрегации определяется обрабатываемый срез данных и устанавливается блокировка от параллельного измерения одних и тех же данных двумя пользователями.</w:t>
      </w:r>
      <w:r w:rsidR="002C6476">
        <w:rPr>
          <w:rFonts w:ascii="Arial" w:hAnsi="Arial" w:cs="Arial"/>
          <w:color w:val="000000" w:themeColor="text1"/>
        </w:rPr>
        <w:t xml:space="preserve"> Для обработки данных при помощи функций планирования на уровне агрегации настраиваются фильтры, ограничивающие область действия функции.</w:t>
      </w:r>
    </w:p>
    <w:p w14:paraId="45170A16" w14:textId="77777777" w:rsidR="00016742" w:rsidRDefault="00016742" w:rsidP="0001674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Следует разумно подходить к определению </w:t>
      </w:r>
      <w:r w:rsidR="002C6476">
        <w:rPr>
          <w:rFonts w:ascii="Arial" w:hAnsi="Arial" w:cs="Arial"/>
          <w:color w:val="000000" w:themeColor="text1"/>
        </w:rPr>
        <w:t>уровней агрегации, в целях установления оптимального уровня обработки данных в режиме планирования. Обрабатывать и блокировать только необходимый объем данных.</w:t>
      </w:r>
    </w:p>
    <w:p w14:paraId="1FEABE05" w14:textId="77777777" w:rsidR="0017040D" w:rsidRDefault="002C6476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Для реализации модели годового</w:t>
      </w:r>
      <w:r w:rsidRPr="00810DD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бюджета </w:t>
      </w:r>
      <w:r w:rsidR="0017040D">
        <w:rPr>
          <w:rFonts w:ascii="Arial" w:hAnsi="Arial" w:cs="Arial"/>
          <w:color w:val="000000" w:themeColor="text1"/>
        </w:rPr>
        <w:t xml:space="preserve">на композитном провайдере </w:t>
      </w:r>
      <w:r>
        <w:rPr>
          <w:rFonts w:ascii="Arial" w:hAnsi="Arial" w:cs="Arial"/>
          <w:color w:val="000000" w:themeColor="text1"/>
        </w:rPr>
        <w:t>должен быть создан</w:t>
      </w:r>
      <w:r w:rsidR="0017040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уровень агрегации,</w:t>
      </w:r>
      <w:r w:rsidR="0017040D">
        <w:rPr>
          <w:rFonts w:ascii="Arial" w:hAnsi="Arial" w:cs="Arial"/>
          <w:color w:val="000000" w:themeColor="text1"/>
        </w:rPr>
        <w:t xml:space="preserve"> содержащий полную выборку признаков и показат</w:t>
      </w:r>
      <w:r>
        <w:rPr>
          <w:rFonts w:ascii="Arial" w:hAnsi="Arial" w:cs="Arial"/>
          <w:color w:val="000000" w:themeColor="text1"/>
        </w:rPr>
        <w:t>елей из композитного провайдера.</w:t>
      </w:r>
    </w:p>
    <w:p w14:paraId="0B8878FF" w14:textId="77777777" w:rsidR="002C6476" w:rsidRDefault="002C6476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Реализация каждого уровня агрегации долж</w:t>
      </w:r>
      <w:r w:rsidRPr="00A629EB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 xml:space="preserve">а рассматриваться </w:t>
      </w:r>
      <w:r w:rsidRPr="00A629EB">
        <w:rPr>
          <w:rFonts w:ascii="Arial" w:hAnsi="Arial" w:cs="Arial"/>
          <w:color w:val="000000" w:themeColor="text1"/>
        </w:rPr>
        <w:t>отдельно и быть описан</w:t>
      </w:r>
      <w:r>
        <w:rPr>
          <w:rFonts w:ascii="Arial" w:hAnsi="Arial" w:cs="Arial"/>
          <w:color w:val="000000" w:themeColor="text1"/>
        </w:rPr>
        <w:t>а</w:t>
      </w:r>
      <w:r w:rsidRPr="00A629EB">
        <w:rPr>
          <w:rFonts w:ascii="Arial" w:hAnsi="Arial" w:cs="Arial"/>
          <w:color w:val="000000" w:themeColor="text1"/>
        </w:rPr>
        <w:t xml:space="preserve"> в функциональной спецификации</w:t>
      </w:r>
      <w:r>
        <w:rPr>
          <w:rFonts w:ascii="Arial" w:hAnsi="Arial" w:cs="Arial"/>
          <w:color w:val="000000" w:themeColor="text1"/>
        </w:rPr>
        <w:t>.</w:t>
      </w:r>
    </w:p>
    <w:p w14:paraId="0D968470" w14:textId="77777777" w:rsidR="002C6476" w:rsidRPr="00AB10BE" w:rsidRDefault="002C6476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2638032" w14:textId="77777777" w:rsidR="0017040D" w:rsidRDefault="0017040D">
      <w:pPr>
        <w:pStyle w:val="3"/>
      </w:pPr>
      <w:bookmarkStart w:id="3765" w:name="_Toc68528520"/>
      <w:r>
        <w:t>Функции планирования</w:t>
      </w:r>
      <w:bookmarkEnd w:id="3765"/>
    </w:p>
    <w:p w14:paraId="1E39F142" w14:textId="77777777" w:rsidR="00F87734" w:rsidRPr="003D60FA" w:rsidRDefault="003D60FA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</w:t>
      </w:r>
      <w:r w:rsidR="00C26292">
        <w:rPr>
          <w:rFonts w:ascii="Arial" w:hAnsi="Arial" w:cs="Arial"/>
          <w:color w:val="000000" w:themeColor="text1"/>
        </w:rPr>
        <w:t>автоматизации</w:t>
      </w:r>
      <w:r>
        <w:rPr>
          <w:rFonts w:ascii="Arial" w:hAnsi="Arial" w:cs="Arial"/>
          <w:color w:val="000000" w:themeColor="text1"/>
        </w:rPr>
        <w:t xml:space="preserve"> расчётов показателей бюджетов </w:t>
      </w:r>
      <w:r w:rsidR="00C26292">
        <w:rPr>
          <w:rFonts w:ascii="Arial" w:hAnsi="Arial" w:cs="Arial"/>
          <w:color w:val="000000" w:themeColor="text1"/>
        </w:rPr>
        <w:t>и дополнительных преобразований данных бюджетов следует применять функции планирования.</w:t>
      </w:r>
    </w:p>
    <w:p w14:paraId="2FE92474" w14:textId="77777777" w:rsidR="0017040D" w:rsidRPr="00727F37" w:rsidRDefault="0017040D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27F37">
        <w:rPr>
          <w:rFonts w:ascii="Arial" w:hAnsi="Arial" w:cs="Arial"/>
          <w:color w:val="000000" w:themeColor="text1"/>
        </w:rPr>
        <w:t>Функция планирования – это программа, определяющая логику вычислений над данными. Функции можно разделить на следующие виды:</w:t>
      </w:r>
    </w:p>
    <w:p w14:paraId="1E2847D1" w14:textId="77777777" w:rsidR="0017040D" w:rsidRPr="002C6476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2C6476">
        <w:rPr>
          <w:rFonts w:ascii="Arial" w:hAnsi="Arial" w:cs="Arial"/>
          <w:color w:val="000000" w:themeColor="text1"/>
        </w:rPr>
        <w:t>Стандартные – поставляемые с системой функции, которые позволяют выполнить настройку логики вычислений без знаний основ программирования.</w:t>
      </w:r>
    </w:p>
    <w:p w14:paraId="0A57CFF5" w14:textId="77777777" w:rsidR="0017040D" w:rsidRPr="002C6476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2C6476">
        <w:rPr>
          <w:rFonts w:ascii="Arial" w:hAnsi="Arial" w:cs="Arial"/>
          <w:color w:val="000000" w:themeColor="text1"/>
        </w:rPr>
        <w:t xml:space="preserve">Формулы – функции, логика работы которых разрабатывается на языке </w:t>
      </w:r>
      <w:r w:rsidR="002C6476">
        <w:rPr>
          <w:rFonts w:ascii="Arial" w:hAnsi="Arial" w:cs="Arial"/>
          <w:color w:val="000000" w:themeColor="text1"/>
        </w:rPr>
        <w:t xml:space="preserve">программирования </w:t>
      </w:r>
      <w:r w:rsidRPr="002C6476">
        <w:rPr>
          <w:rFonts w:ascii="Arial" w:hAnsi="Arial" w:cs="Arial"/>
          <w:color w:val="000000" w:themeColor="text1"/>
        </w:rPr>
        <w:t>FOX.</w:t>
      </w:r>
    </w:p>
    <w:p w14:paraId="65D191DD" w14:textId="77777777" w:rsidR="0017040D" w:rsidRPr="002C6476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2C6476">
        <w:rPr>
          <w:rFonts w:ascii="Arial" w:hAnsi="Arial" w:cs="Arial"/>
          <w:color w:val="000000" w:themeColor="text1"/>
        </w:rPr>
        <w:t xml:space="preserve">Пользовательские – функции, логика работы которых разрабатывается на языке ABAP или SAP HANA </w:t>
      </w:r>
      <w:proofErr w:type="spellStart"/>
      <w:r w:rsidRPr="002C6476">
        <w:rPr>
          <w:rFonts w:ascii="Arial" w:hAnsi="Arial" w:cs="Arial"/>
          <w:color w:val="000000" w:themeColor="text1"/>
        </w:rPr>
        <w:t>SQLScript</w:t>
      </w:r>
      <w:proofErr w:type="spellEnd"/>
      <w:r w:rsidRPr="002C6476">
        <w:rPr>
          <w:rFonts w:ascii="Arial" w:hAnsi="Arial" w:cs="Arial"/>
          <w:color w:val="000000" w:themeColor="text1"/>
        </w:rPr>
        <w:t>.</w:t>
      </w:r>
    </w:p>
    <w:p w14:paraId="33D5BD67" w14:textId="77777777" w:rsidR="00C26292" w:rsidRDefault="00C26292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Должны быть реализованы функции планирования, автоматизирующие расчёт одних значений показателей бюджета на основе других. Например, расчёт резерва бюджета по </w:t>
      </w:r>
      <w:r>
        <w:rPr>
          <w:rFonts w:ascii="Arial" w:hAnsi="Arial" w:cs="Arial"/>
          <w:color w:val="000000" w:themeColor="text1"/>
        </w:rPr>
        <w:lastRenderedPageBreak/>
        <w:t xml:space="preserve">операционным затратам и капитальным вложениям, как определённый процент от </w:t>
      </w:r>
      <w:r w:rsidR="006E3FF9">
        <w:rPr>
          <w:rFonts w:ascii="Arial" w:hAnsi="Arial" w:cs="Arial"/>
          <w:color w:val="000000" w:themeColor="text1"/>
        </w:rPr>
        <w:t>суммы других статей.</w:t>
      </w:r>
    </w:p>
    <w:p w14:paraId="29CFE466" w14:textId="77777777" w:rsidR="0017040D" w:rsidRDefault="00C024EB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</w:t>
      </w:r>
      <w:r w:rsidR="0017040D" w:rsidRPr="00FD1BB6">
        <w:rPr>
          <w:rFonts w:ascii="Arial" w:hAnsi="Arial" w:cs="Arial"/>
          <w:color w:val="000000" w:themeColor="text1"/>
        </w:rPr>
        <w:t>олжна быть настроена функция копирования</w:t>
      </w:r>
      <w:r w:rsidR="0017040D">
        <w:rPr>
          <w:rFonts w:ascii="Arial" w:hAnsi="Arial" w:cs="Arial"/>
          <w:color w:val="000000" w:themeColor="text1"/>
        </w:rPr>
        <w:t xml:space="preserve"> «Копирование версий» на основе стандартной функции копирования (0</w:t>
      </w:r>
      <w:r w:rsidR="0017040D" w:rsidRPr="002C6476">
        <w:rPr>
          <w:rFonts w:ascii="Arial" w:hAnsi="Arial" w:cs="Arial"/>
          <w:color w:val="000000" w:themeColor="text1"/>
        </w:rPr>
        <w:t>RSPL</w:t>
      </w:r>
      <w:r w:rsidR="0017040D" w:rsidRPr="00FD1BB6">
        <w:rPr>
          <w:rFonts w:ascii="Arial" w:hAnsi="Arial" w:cs="Arial"/>
          <w:color w:val="000000" w:themeColor="text1"/>
        </w:rPr>
        <w:t>_</w:t>
      </w:r>
      <w:r w:rsidR="0017040D" w:rsidRPr="002C6476">
        <w:rPr>
          <w:rFonts w:ascii="Arial" w:hAnsi="Arial" w:cs="Arial"/>
          <w:color w:val="000000" w:themeColor="text1"/>
        </w:rPr>
        <w:t>COPY</w:t>
      </w:r>
      <w:r w:rsidR="0017040D">
        <w:rPr>
          <w:rFonts w:ascii="Arial" w:hAnsi="Arial" w:cs="Arial"/>
          <w:color w:val="000000" w:themeColor="text1"/>
        </w:rPr>
        <w:t>)</w:t>
      </w:r>
      <w:r w:rsidR="0017040D" w:rsidRPr="00C036F3">
        <w:rPr>
          <w:rFonts w:ascii="Arial" w:hAnsi="Arial" w:cs="Arial"/>
          <w:color w:val="000000" w:themeColor="text1"/>
        </w:rPr>
        <w:t xml:space="preserve">. </w:t>
      </w:r>
      <w:r w:rsidR="0017040D">
        <w:rPr>
          <w:rFonts w:ascii="Arial" w:hAnsi="Arial" w:cs="Arial"/>
          <w:color w:val="000000" w:themeColor="text1"/>
        </w:rPr>
        <w:t>При этом в полях для изменения данных должен быть выбран единственный признак «Версия».</w:t>
      </w:r>
    </w:p>
    <w:p w14:paraId="2779D793" w14:textId="77777777" w:rsidR="0017040D" w:rsidRPr="00C036F3" w:rsidRDefault="0017040D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Эта функция позволит выполнить копирование данных в новые версии для создания альтернативных версий планирования и оценки возможных вариантов создания бюджета. Также с помощью данной функции можно выполнить копирование данных в и</w:t>
      </w:r>
      <w:r w:rsidR="002C6476">
        <w:rPr>
          <w:rFonts w:ascii="Arial" w:hAnsi="Arial" w:cs="Arial"/>
          <w:color w:val="000000" w:themeColor="text1"/>
        </w:rPr>
        <w:t xml:space="preserve">тоговую версию для утверждения. </w:t>
      </w:r>
      <w:r>
        <w:rPr>
          <w:rFonts w:ascii="Arial" w:hAnsi="Arial" w:cs="Arial"/>
          <w:color w:val="000000" w:themeColor="text1"/>
        </w:rPr>
        <w:t xml:space="preserve">Для сравнения различных версий </w:t>
      </w:r>
      <w:r w:rsidR="002C6476">
        <w:rPr>
          <w:rFonts w:ascii="Arial" w:hAnsi="Arial" w:cs="Arial"/>
          <w:color w:val="000000" w:themeColor="text1"/>
        </w:rPr>
        <w:t>д</w:t>
      </w:r>
      <w:r>
        <w:rPr>
          <w:rFonts w:ascii="Arial" w:hAnsi="Arial" w:cs="Arial"/>
          <w:color w:val="000000" w:themeColor="text1"/>
        </w:rPr>
        <w:t>олжен быть создан</w:t>
      </w:r>
      <w:r w:rsidR="002C6476">
        <w:rPr>
          <w:rFonts w:ascii="Arial" w:hAnsi="Arial" w:cs="Arial"/>
          <w:color w:val="000000" w:themeColor="text1"/>
        </w:rPr>
        <w:t xml:space="preserve"> аналитический отчёт</w:t>
      </w:r>
      <w:r>
        <w:rPr>
          <w:rFonts w:ascii="Arial" w:hAnsi="Arial" w:cs="Arial"/>
          <w:color w:val="000000" w:themeColor="text1"/>
        </w:rPr>
        <w:t>.</w:t>
      </w:r>
    </w:p>
    <w:p w14:paraId="084FF6ED" w14:textId="77777777" w:rsidR="0017040D" w:rsidRPr="00A97CC4" w:rsidRDefault="0017040D" w:rsidP="002C647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Фильтры</w:t>
      </w:r>
      <w:r w:rsidRPr="00727F37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– это ограничения области данных для функций планирования. Фильтры </w:t>
      </w:r>
      <w:r w:rsidRPr="00A97CC4">
        <w:rPr>
          <w:rFonts w:ascii="Arial" w:hAnsi="Arial" w:cs="Arial"/>
          <w:color w:val="000000" w:themeColor="text1"/>
        </w:rPr>
        <w:t>создаются на уровне агрегации и ограничивают значения признаков. Фильтры используются в последовательно</w:t>
      </w:r>
      <w:r w:rsidR="002C6476">
        <w:rPr>
          <w:rFonts w:ascii="Arial" w:hAnsi="Arial" w:cs="Arial"/>
          <w:color w:val="000000" w:themeColor="text1"/>
        </w:rPr>
        <w:t>стях планирования.</w:t>
      </w:r>
    </w:p>
    <w:p w14:paraId="7EC09160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A97CC4">
        <w:rPr>
          <w:rFonts w:ascii="Arial" w:hAnsi="Arial" w:cs="Arial"/>
          <w:color w:val="000000" w:themeColor="text1"/>
        </w:rPr>
        <w:t>Последовательности планирования</w:t>
      </w:r>
      <w:r>
        <w:rPr>
          <w:rFonts w:ascii="Arial" w:hAnsi="Arial" w:cs="Arial"/>
          <w:color w:val="000000" w:themeColor="text1"/>
        </w:rPr>
        <w:t xml:space="preserve"> – набор</w:t>
      </w:r>
      <w:r w:rsidRPr="004B4CBA">
        <w:rPr>
          <w:rFonts w:ascii="Arial" w:hAnsi="Arial" w:cs="Arial"/>
          <w:color w:val="000000" w:themeColor="text1"/>
        </w:rPr>
        <w:t xml:space="preserve"> (</w:t>
      </w:r>
      <w:r>
        <w:rPr>
          <w:rFonts w:ascii="Arial" w:hAnsi="Arial" w:cs="Arial"/>
          <w:color w:val="000000" w:themeColor="text1"/>
        </w:rPr>
        <w:t xml:space="preserve">объединение) </w:t>
      </w:r>
      <w:r w:rsidRPr="00A97CC4">
        <w:rPr>
          <w:rFonts w:ascii="Arial" w:hAnsi="Arial" w:cs="Arial"/>
          <w:color w:val="000000" w:themeColor="text1"/>
        </w:rPr>
        <w:t>функций планирования выстроенный в порядке</w:t>
      </w:r>
      <w:r>
        <w:rPr>
          <w:rFonts w:ascii="Arial" w:hAnsi="Arial" w:cs="Arial"/>
          <w:color w:val="000000" w:themeColor="text1"/>
        </w:rPr>
        <w:t xml:space="preserve"> их выполнения. При этом</w:t>
      </w:r>
      <w:r w:rsidRPr="00A97CC4">
        <w:rPr>
          <w:rFonts w:ascii="Arial" w:hAnsi="Arial" w:cs="Arial"/>
          <w:color w:val="000000" w:themeColor="text1"/>
        </w:rPr>
        <w:t xml:space="preserve"> набор данных, </w:t>
      </w:r>
      <w:r>
        <w:rPr>
          <w:rFonts w:ascii="Arial" w:hAnsi="Arial" w:cs="Arial"/>
          <w:color w:val="000000" w:themeColor="text1"/>
        </w:rPr>
        <w:t xml:space="preserve">для которого </w:t>
      </w:r>
      <w:r w:rsidRPr="00A97CC4">
        <w:rPr>
          <w:rFonts w:ascii="Arial" w:hAnsi="Arial" w:cs="Arial"/>
          <w:color w:val="000000" w:themeColor="text1"/>
        </w:rPr>
        <w:t xml:space="preserve">выполняется функция планирования, </w:t>
      </w:r>
      <w:r w:rsidR="0068572F" w:rsidRPr="00A97CC4">
        <w:rPr>
          <w:rFonts w:ascii="Arial" w:hAnsi="Arial" w:cs="Arial"/>
          <w:color w:val="000000" w:themeColor="text1"/>
        </w:rPr>
        <w:t>определён</w:t>
      </w:r>
      <w:r w:rsidRPr="00A97CC4">
        <w:rPr>
          <w:rFonts w:ascii="Arial" w:hAnsi="Arial" w:cs="Arial"/>
          <w:color w:val="000000" w:themeColor="text1"/>
        </w:rPr>
        <w:t xml:space="preserve"> фильтрами.</w:t>
      </w:r>
    </w:p>
    <w:p w14:paraId="3C960151" w14:textId="77777777" w:rsidR="0068572F" w:rsidRDefault="0068572F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Реализация функций планирования долж</w:t>
      </w:r>
      <w:r w:rsidRPr="00A629EB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 xml:space="preserve">а рассматриваться </w:t>
      </w:r>
      <w:r w:rsidRPr="00A629EB">
        <w:rPr>
          <w:rFonts w:ascii="Arial" w:hAnsi="Arial" w:cs="Arial"/>
          <w:color w:val="000000" w:themeColor="text1"/>
        </w:rPr>
        <w:t>отдельно и быть описан</w:t>
      </w:r>
      <w:r>
        <w:rPr>
          <w:rFonts w:ascii="Arial" w:hAnsi="Arial" w:cs="Arial"/>
          <w:color w:val="000000" w:themeColor="text1"/>
        </w:rPr>
        <w:t>а</w:t>
      </w:r>
      <w:r w:rsidRPr="00A629EB">
        <w:rPr>
          <w:rFonts w:ascii="Arial" w:hAnsi="Arial" w:cs="Arial"/>
          <w:color w:val="000000" w:themeColor="text1"/>
        </w:rPr>
        <w:t xml:space="preserve"> в функциональной спецификации</w:t>
      </w:r>
      <w:r>
        <w:rPr>
          <w:rFonts w:ascii="Arial" w:hAnsi="Arial" w:cs="Arial"/>
          <w:color w:val="000000" w:themeColor="text1"/>
        </w:rPr>
        <w:t>.</w:t>
      </w:r>
    </w:p>
    <w:p w14:paraId="61BD5A90" w14:textId="77777777" w:rsidR="0068572F" w:rsidRPr="004B4CBA" w:rsidRDefault="0068572F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84833DC" w14:textId="77777777" w:rsidR="0017040D" w:rsidRDefault="0017040D">
      <w:pPr>
        <w:pStyle w:val="3"/>
      </w:pPr>
      <w:bookmarkStart w:id="3766" w:name="_Toc68528521"/>
      <w:r>
        <w:t>Аналитические запросы</w:t>
      </w:r>
      <w:bookmarkEnd w:id="3766"/>
    </w:p>
    <w:p w14:paraId="44FA47D4" w14:textId="77777777" w:rsidR="006E3FF9" w:rsidRPr="006E3FF9" w:rsidRDefault="006E3FF9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выборки данных в различных представлениях необходимо использовать запросы к хранилищу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6E3FF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BW</w:t>
      </w:r>
      <w:r w:rsidRPr="006E3FF9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При этом следует </w:t>
      </w:r>
      <w:r w:rsidR="002977A1">
        <w:rPr>
          <w:rFonts w:ascii="Arial" w:hAnsi="Arial" w:cs="Arial"/>
          <w:color w:val="000000" w:themeColor="text1"/>
        </w:rPr>
        <w:t xml:space="preserve">придерживаться правила разумной достаточности. Аналитический запрос, выбирающий значительный объём данных в различных аналитиках, может быть функциональней при анализе, но потребует больше ресурсов на обработку, что может негативно сказаться на производительности. </w:t>
      </w:r>
    </w:p>
    <w:p w14:paraId="50A25FBD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Аналитический запрос – это объект системы, который позволяет определить формат </w:t>
      </w:r>
      <w:r w:rsidR="0068572F">
        <w:rPr>
          <w:rFonts w:ascii="Arial" w:hAnsi="Arial" w:cs="Arial"/>
          <w:color w:val="000000" w:themeColor="text1"/>
        </w:rPr>
        <w:t>отчёта</w:t>
      </w:r>
      <w:r>
        <w:rPr>
          <w:rFonts w:ascii="Arial" w:hAnsi="Arial" w:cs="Arial"/>
          <w:color w:val="000000" w:themeColor="text1"/>
        </w:rPr>
        <w:t xml:space="preserve"> со строками и столбцами, ограничениями и условиями вывода информации.</w:t>
      </w:r>
    </w:p>
    <w:p w14:paraId="003FB9B2" w14:textId="77777777" w:rsidR="0017040D" w:rsidRPr="0068572F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Аналитический запрос может быть создан на разных объектах хранилища данных </w:t>
      </w:r>
      <w:r w:rsidR="0068572F">
        <w:rPr>
          <w:rFonts w:ascii="Arial" w:hAnsi="Arial" w:cs="Arial"/>
          <w:color w:val="000000" w:themeColor="text1"/>
        </w:rPr>
        <w:t>S</w:t>
      </w:r>
      <w:r w:rsidRPr="0068572F">
        <w:rPr>
          <w:rFonts w:ascii="Arial" w:hAnsi="Arial" w:cs="Arial"/>
          <w:color w:val="000000" w:themeColor="text1"/>
        </w:rPr>
        <w:t>A</w:t>
      </w:r>
      <w:r w:rsidR="0068572F">
        <w:rPr>
          <w:rFonts w:ascii="Arial" w:hAnsi="Arial" w:cs="Arial"/>
          <w:color w:val="000000" w:themeColor="text1"/>
          <w:lang w:val="en-US"/>
        </w:rPr>
        <w:t>P</w:t>
      </w:r>
      <w:r w:rsidRPr="00731F78">
        <w:rPr>
          <w:rFonts w:ascii="Arial" w:hAnsi="Arial" w:cs="Arial"/>
          <w:color w:val="000000" w:themeColor="text1"/>
        </w:rPr>
        <w:t xml:space="preserve"> BW</w:t>
      </w:r>
      <w:r>
        <w:rPr>
          <w:rFonts w:ascii="Arial" w:hAnsi="Arial" w:cs="Arial"/>
          <w:color w:val="000000" w:themeColor="text1"/>
        </w:rPr>
        <w:t>, таких как: композитный провайдер, объекты хранения данных (</w:t>
      </w:r>
      <w:r w:rsidRPr="00731F78">
        <w:rPr>
          <w:rFonts w:ascii="Arial" w:hAnsi="Arial" w:cs="Arial"/>
          <w:color w:val="000000" w:themeColor="text1"/>
        </w:rPr>
        <w:t>DSO</w:t>
      </w:r>
      <w:r>
        <w:rPr>
          <w:rFonts w:ascii="Arial" w:hAnsi="Arial" w:cs="Arial"/>
          <w:color w:val="000000" w:themeColor="text1"/>
        </w:rPr>
        <w:t xml:space="preserve"> (</w:t>
      </w:r>
      <w:proofErr w:type="spellStart"/>
      <w:r w:rsidRPr="00731F78">
        <w:rPr>
          <w:rFonts w:ascii="Arial" w:hAnsi="Arial" w:cs="Arial"/>
          <w:color w:val="000000" w:themeColor="text1"/>
        </w:rPr>
        <w:t>advanced</w:t>
      </w:r>
      <w:proofErr w:type="spellEnd"/>
      <w:r w:rsidRPr="00277BAA">
        <w:rPr>
          <w:rFonts w:ascii="Arial" w:hAnsi="Arial" w:cs="Arial"/>
          <w:color w:val="000000" w:themeColor="text1"/>
        </w:rPr>
        <w:t>)</w:t>
      </w:r>
      <w:r w:rsidR="0068572F">
        <w:rPr>
          <w:rFonts w:ascii="Arial" w:hAnsi="Arial" w:cs="Arial"/>
          <w:color w:val="000000" w:themeColor="text1"/>
        </w:rPr>
        <w:t>), признак</w:t>
      </w:r>
      <w:r w:rsidR="0068572F" w:rsidRPr="0068572F">
        <w:rPr>
          <w:rFonts w:ascii="Arial" w:hAnsi="Arial" w:cs="Arial"/>
          <w:color w:val="000000" w:themeColor="text1"/>
        </w:rPr>
        <w:t xml:space="preserve">. </w:t>
      </w:r>
      <w:r w:rsidR="0068572F">
        <w:rPr>
          <w:rFonts w:ascii="Arial" w:hAnsi="Arial" w:cs="Arial"/>
          <w:color w:val="000000" w:themeColor="text1"/>
        </w:rPr>
        <w:t>Тем не менее следует придерживаться правила реализации запросом только на композитных провайдерах.</w:t>
      </w:r>
    </w:p>
    <w:p w14:paraId="27C38196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Аналитический запрос может быть представлен в виде </w:t>
      </w:r>
      <w:r w:rsidR="0068572F">
        <w:rPr>
          <w:rFonts w:ascii="Arial" w:hAnsi="Arial" w:cs="Arial"/>
          <w:color w:val="000000" w:themeColor="text1"/>
        </w:rPr>
        <w:t>отчёта</w:t>
      </w:r>
      <w:r>
        <w:rPr>
          <w:rFonts w:ascii="Arial" w:hAnsi="Arial" w:cs="Arial"/>
          <w:color w:val="000000" w:themeColor="text1"/>
        </w:rPr>
        <w:t xml:space="preserve"> или в виде формы ввода с возможностью планирования значений (создание/изменение/удаление).</w:t>
      </w:r>
      <w:r w:rsidRPr="00731F78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Аналитический запрос в виде формы ввода должен быть посмотрен на объекте хранилища </w:t>
      </w:r>
      <w:r>
        <w:rPr>
          <w:rFonts w:ascii="Arial" w:hAnsi="Arial" w:cs="Arial"/>
          <w:color w:val="000000" w:themeColor="text1"/>
        </w:rPr>
        <w:lastRenderedPageBreak/>
        <w:t xml:space="preserve">данных </w:t>
      </w:r>
      <w:r w:rsidRPr="0068572F">
        <w:rPr>
          <w:rFonts w:ascii="Arial" w:hAnsi="Arial" w:cs="Arial"/>
          <w:color w:val="000000" w:themeColor="text1"/>
        </w:rPr>
        <w:t>SAP</w:t>
      </w:r>
      <w:r w:rsidRPr="00731F78">
        <w:rPr>
          <w:rFonts w:ascii="Arial" w:hAnsi="Arial" w:cs="Arial"/>
          <w:color w:val="000000" w:themeColor="text1"/>
        </w:rPr>
        <w:t xml:space="preserve"> </w:t>
      </w:r>
      <w:r w:rsidRPr="0068572F">
        <w:rPr>
          <w:rFonts w:ascii="Arial" w:hAnsi="Arial" w:cs="Arial"/>
          <w:color w:val="000000" w:themeColor="text1"/>
        </w:rPr>
        <w:t>BW</w:t>
      </w:r>
      <w:r>
        <w:rPr>
          <w:rFonts w:ascii="Arial" w:hAnsi="Arial" w:cs="Arial"/>
          <w:color w:val="000000" w:themeColor="text1"/>
        </w:rPr>
        <w:t>, содержащим хотя бы один объект хранения данных (</w:t>
      </w:r>
      <w:r w:rsidRPr="00731F78">
        <w:rPr>
          <w:rFonts w:ascii="Arial" w:hAnsi="Arial" w:cs="Arial"/>
          <w:color w:val="000000" w:themeColor="text1"/>
        </w:rPr>
        <w:t>DSO</w:t>
      </w:r>
      <w:r>
        <w:rPr>
          <w:rFonts w:ascii="Arial" w:hAnsi="Arial" w:cs="Arial"/>
          <w:color w:val="000000" w:themeColor="text1"/>
        </w:rPr>
        <w:t xml:space="preserve"> (</w:t>
      </w:r>
      <w:proofErr w:type="spellStart"/>
      <w:r w:rsidRPr="00731F78">
        <w:rPr>
          <w:rFonts w:ascii="Arial" w:hAnsi="Arial" w:cs="Arial"/>
          <w:color w:val="000000" w:themeColor="text1"/>
        </w:rPr>
        <w:t>advanced</w:t>
      </w:r>
      <w:proofErr w:type="spellEnd"/>
      <w:r w:rsidRPr="00277BAA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>) с возможностью планирования.</w:t>
      </w:r>
    </w:p>
    <w:p w14:paraId="124F1982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Аналитические запросы используются в интерфейсе </w:t>
      </w:r>
      <w:r w:rsidRPr="0068572F">
        <w:rPr>
          <w:rFonts w:ascii="Arial" w:hAnsi="Arial" w:cs="Arial"/>
          <w:color w:val="000000" w:themeColor="text1"/>
        </w:rPr>
        <w:t>SAP</w:t>
      </w:r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Analysis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for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Microsoft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 в качестве источников данных для построения:</w:t>
      </w:r>
    </w:p>
    <w:p w14:paraId="7F92530F" w14:textId="77777777" w:rsidR="0017040D" w:rsidRPr="0068572F" w:rsidRDefault="0068572F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68572F">
        <w:rPr>
          <w:rFonts w:ascii="Arial" w:hAnsi="Arial" w:cs="Arial"/>
          <w:color w:val="000000" w:themeColor="text1"/>
        </w:rPr>
        <w:t>Отчётов</w:t>
      </w:r>
      <w:r>
        <w:rPr>
          <w:rFonts w:ascii="Arial" w:hAnsi="Arial" w:cs="Arial"/>
          <w:color w:val="000000" w:themeColor="text1"/>
        </w:rPr>
        <w:t>;</w:t>
      </w:r>
    </w:p>
    <w:p w14:paraId="2B89678D" w14:textId="77777777" w:rsidR="0017040D" w:rsidRPr="0068572F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68572F">
        <w:rPr>
          <w:rFonts w:ascii="Arial" w:hAnsi="Arial" w:cs="Arial"/>
          <w:color w:val="000000" w:themeColor="text1"/>
        </w:rPr>
        <w:t>Форм</w:t>
      </w:r>
      <w:r w:rsidR="0068572F">
        <w:rPr>
          <w:rFonts w:ascii="Arial" w:hAnsi="Arial" w:cs="Arial"/>
          <w:color w:val="000000" w:themeColor="text1"/>
        </w:rPr>
        <w:t>атов</w:t>
      </w:r>
      <w:r w:rsidRPr="0068572F">
        <w:rPr>
          <w:rFonts w:ascii="Arial" w:hAnsi="Arial" w:cs="Arial"/>
          <w:color w:val="000000" w:themeColor="text1"/>
        </w:rPr>
        <w:t xml:space="preserve"> ввода</w:t>
      </w:r>
      <w:r w:rsidR="0068572F">
        <w:rPr>
          <w:rFonts w:ascii="Arial" w:hAnsi="Arial" w:cs="Arial"/>
          <w:color w:val="000000" w:themeColor="text1"/>
        </w:rPr>
        <w:t>;</w:t>
      </w:r>
    </w:p>
    <w:p w14:paraId="515664DD" w14:textId="77777777" w:rsidR="0017040D" w:rsidRPr="0068572F" w:rsidRDefault="0017040D" w:rsidP="000A1539">
      <w:pPr>
        <w:pStyle w:val="af9"/>
        <w:numPr>
          <w:ilvl w:val="0"/>
          <w:numId w:val="20"/>
        </w:numPr>
        <w:spacing w:after="240" w:line="276" w:lineRule="auto"/>
        <w:ind w:left="993"/>
        <w:rPr>
          <w:rFonts w:ascii="Arial" w:hAnsi="Arial" w:cs="Arial"/>
          <w:color w:val="000000" w:themeColor="text1"/>
        </w:rPr>
      </w:pPr>
      <w:r w:rsidRPr="0068572F">
        <w:rPr>
          <w:rFonts w:ascii="Arial" w:hAnsi="Arial" w:cs="Arial"/>
          <w:color w:val="000000" w:themeColor="text1"/>
        </w:rPr>
        <w:t>Рабочих книг</w:t>
      </w:r>
      <w:r w:rsidR="0068572F">
        <w:rPr>
          <w:rFonts w:ascii="Arial" w:hAnsi="Arial" w:cs="Arial"/>
          <w:color w:val="000000" w:themeColor="text1"/>
        </w:rPr>
        <w:t>.</w:t>
      </w:r>
    </w:p>
    <w:p w14:paraId="7A68478D" w14:textId="77777777" w:rsidR="00D15461" w:rsidRDefault="00D15461" w:rsidP="00D1546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Создание тех или иных аналитических запросов может рассматриваться совместно с созданием рабочих книг</w:t>
      </w:r>
      <w:r w:rsidRPr="00A629EB">
        <w:rPr>
          <w:rFonts w:ascii="Arial" w:hAnsi="Arial" w:cs="Arial"/>
          <w:color w:val="000000" w:themeColor="text1"/>
        </w:rPr>
        <w:t xml:space="preserve"> и </w:t>
      </w:r>
      <w:r>
        <w:rPr>
          <w:rFonts w:ascii="Arial" w:hAnsi="Arial" w:cs="Arial"/>
          <w:color w:val="000000" w:themeColor="text1"/>
        </w:rPr>
        <w:t xml:space="preserve">должно </w:t>
      </w:r>
      <w:r w:rsidRPr="00A629EB">
        <w:rPr>
          <w:rFonts w:ascii="Arial" w:hAnsi="Arial" w:cs="Arial"/>
          <w:color w:val="000000" w:themeColor="text1"/>
        </w:rPr>
        <w:t>быть описан</w:t>
      </w:r>
      <w:r>
        <w:rPr>
          <w:rFonts w:ascii="Arial" w:hAnsi="Arial" w:cs="Arial"/>
          <w:color w:val="000000" w:themeColor="text1"/>
        </w:rPr>
        <w:t>а</w:t>
      </w:r>
      <w:r w:rsidRPr="00A629EB">
        <w:rPr>
          <w:rFonts w:ascii="Arial" w:hAnsi="Arial" w:cs="Arial"/>
          <w:color w:val="000000" w:themeColor="text1"/>
        </w:rPr>
        <w:t xml:space="preserve"> в функциональной спецификации</w:t>
      </w:r>
      <w:r>
        <w:rPr>
          <w:rFonts w:ascii="Arial" w:hAnsi="Arial" w:cs="Arial"/>
          <w:color w:val="000000" w:themeColor="text1"/>
        </w:rPr>
        <w:t xml:space="preserve"> на их разработку.</w:t>
      </w:r>
    </w:p>
    <w:p w14:paraId="0D8DE130" w14:textId="77777777" w:rsidR="00D15461" w:rsidRPr="00550DB6" w:rsidRDefault="00D15461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704B6BF" w14:textId="77777777" w:rsidR="0017040D" w:rsidRDefault="0017040D">
      <w:pPr>
        <w:pStyle w:val="3"/>
      </w:pPr>
      <w:bookmarkStart w:id="3767" w:name="_Toc68528522"/>
      <w:r>
        <w:t>Рабочие книги</w:t>
      </w:r>
      <w:bookmarkEnd w:id="3767"/>
    </w:p>
    <w:p w14:paraId="2AE37BBB" w14:textId="77777777" w:rsidR="0012038A" w:rsidRPr="000B79BB" w:rsidRDefault="0012038A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Реализацию интерфейса пользователя для анализа и обработки данных следует выполнить в </w:t>
      </w:r>
      <w:r w:rsidR="000B79BB">
        <w:rPr>
          <w:rFonts w:ascii="Arial" w:hAnsi="Arial" w:cs="Arial"/>
          <w:color w:val="000000" w:themeColor="text1"/>
        </w:rPr>
        <w:t xml:space="preserve">виде аналитического приложения в </w:t>
      </w:r>
      <w:r w:rsidR="000B79BB">
        <w:rPr>
          <w:rFonts w:ascii="Arial" w:hAnsi="Arial" w:cs="Arial"/>
          <w:color w:val="000000" w:themeColor="text1"/>
          <w:lang w:val="en-US"/>
        </w:rPr>
        <w:t>Microsoft</w:t>
      </w:r>
      <w:r w:rsidR="000B79BB" w:rsidRPr="000B79BB">
        <w:rPr>
          <w:rFonts w:ascii="Arial" w:hAnsi="Arial" w:cs="Arial"/>
          <w:color w:val="000000" w:themeColor="text1"/>
        </w:rPr>
        <w:t xml:space="preserve"> </w:t>
      </w:r>
      <w:r w:rsidR="000B79BB">
        <w:rPr>
          <w:rFonts w:ascii="Arial" w:hAnsi="Arial" w:cs="Arial"/>
          <w:color w:val="000000" w:themeColor="text1"/>
          <w:lang w:val="en-US"/>
        </w:rPr>
        <w:t>Excel</w:t>
      </w:r>
      <w:r w:rsidR="000B79BB" w:rsidRPr="000B79BB">
        <w:rPr>
          <w:rFonts w:ascii="Arial" w:hAnsi="Arial" w:cs="Arial"/>
          <w:color w:val="000000" w:themeColor="text1"/>
        </w:rPr>
        <w:t xml:space="preserve"> </w:t>
      </w:r>
      <w:r w:rsidR="000B79BB">
        <w:rPr>
          <w:rFonts w:ascii="Arial" w:hAnsi="Arial" w:cs="Arial"/>
          <w:color w:val="000000" w:themeColor="text1"/>
        </w:rPr>
        <w:t xml:space="preserve">дополненного функциональностью </w:t>
      </w:r>
      <w:r w:rsidR="000B79BB">
        <w:rPr>
          <w:rFonts w:ascii="Arial" w:hAnsi="Arial" w:cs="Arial"/>
          <w:color w:val="000000" w:themeColor="text1"/>
          <w:lang w:val="en-US"/>
        </w:rPr>
        <w:t>SAP</w:t>
      </w:r>
      <w:r w:rsidR="000B79BB" w:rsidRPr="007968C0">
        <w:rPr>
          <w:rFonts w:ascii="Arial" w:hAnsi="Arial" w:cs="Arial"/>
          <w:color w:val="000000" w:themeColor="text1"/>
        </w:rPr>
        <w:t xml:space="preserve"> </w:t>
      </w:r>
      <w:proofErr w:type="spellStart"/>
      <w:r w:rsidR="000B79BB" w:rsidRPr="0068572F">
        <w:rPr>
          <w:rFonts w:ascii="Arial" w:hAnsi="Arial" w:cs="Arial"/>
          <w:color w:val="000000" w:themeColor="text1"/>
        </w:rPr>
        <w:t>Analysis</w:t>
      </w:r>
      <w:proofErr w:type="spellEnd"/>
      <w:r w:rsidR="000B79BB"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="000B79BB" w:rsidRPr="0068572F">
        <w:rPr>
          <w:rFonts w:ascii="Arial" w:hAnsi="Arial" w:cs="Arial"/>
          <w:color w:val="000000" w:themeColor="text1"/>
        </w:rPr>
        <w:t>for</w:t>
      </w:r>
      <w:proofErr w:type="spellEnd"/>
      <w:r w:rsidR="000B79BB"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="000B79BB" w:rsidRPr="0068572F">
        <w:rPr>
          <w:rFonts w:ascii="Arial" w:hAnsi="Arial" w:cs="Arial"/>
          <w:color w:val="000000" w:themeColor="text1"/>
        </w:rPr>
        <w:t>Microsoft</w:t>
      </w:r>
      <w:proofErr w:type="spellEnd"/>
      <w:r w:rsidR="000B79BB"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="000B79BB" w:rsidRPr="0068572F">
        <w:rPr>
          <w:rFonts w:ascii="Arial" w:hAnsi="Arial" w:cs="Arial"/>
          <w:color w:val="000000" w:themeColor="text1"/>
        </w:rPr>
        <w:t>Excel</w:t>
      </w:r>
      <w:proofErr w:type="spellEnd"/>
      <w:r w:rsidR="000B79BB" w:rsidRPr="007968C0">
        <w:rPr>
          <w:rFonts w:ascii="Arial" w:hAnsi="Arial" w:cs="Arial"/>
          <w:color w:val="000000" w:themeColor="text1"/>
        </w:rPr>
        <w:t>.</w:t>
      </w:r>
    </w:p>
    <w:p w14:paraId="740E6D34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Рабочая книга – </w:t>
      </w:r>
      <w:r w:rsidRPr="0076296F">
        <w:rPr>
          <w:rFonts w:ascii="Arial" w:hAnsi="Arial" w:cs="Arial"/>
          <w:color w:val="000000" w:themeColor="text1"/>
        </w:rPr>
        <w:t>интерфейс</w:t>
      </w:r>
      <w:r>
        <w:rPr>
          <w:rFonts w:ascii="Arial" w:hAnsi="Arial" w:cs="Arial"/>
          <w:color w:val="000000" w:themeColor="text1"/>
        </w:rPr>
        <w:t xml:space="preserve"> </w:t>
      </w:r>
      <w:r w:rsidRPr="0068572F">
        <w:rPr>
          <w:rFonts w:ascii="Arial" w:hAnsi="Arial" w:cs="Arial"/>
          <w:color w:val="000000" w:themeColor="text1"/>
        </w:rPr>
        <w:t>SAP</w:t>
      </w:r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Analysis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for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Microsoft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Excel</w:t>
      </w:r>
      <w:proofErr w:type="spellEnd"/>
      <w:r>
        <w:rPr>
          <w:rFonts w:ascii="Arial" w:hAnsi="Arial" w:cs="Arial"/>
          <w:color w:val="000000" w:themeColor="text1"/>
        </w:rPr>
        <w:t xml:space="preserve">, позволяющий вводить и анализировать </w:t>
      </w:r>
      <w:r w:rsidR="0068572F">
        <w:rPr>
          <w:rFonts w:ascii="Arial" w:hAnsi="Arial" w:cs="Arial"/>
          <w:color w:val="000000" w:themeColor="text1"/>
        </w:rPr>
        <w:t xml:space="preserve">данные </w:t>
      </w:r>
      <w:r w:rsidR="0012038A">
        <w:rPr>
          <w:rFonts w:ascii="Arial" w:hAnsi="Arial" w:cs="Arial"/>
          <w:color w:val="000000" w:themeColor="text1"/>
        </w:rPr>
        <w:t xml:space="preserve">из </w:t>
      </w:r>
      <w:r w:rsidR="0068572F">
        <w:rPr>
          <w:rFonts w:ascii="Arial" w:hAnsi="Arial" w:cs="Arial"/>
          <w:color w:val="000000" w:themeColor="text1"/>
        </w:rPr>
        <w:t>хранилища</w:t>
      </w:r>
      <w:r w:rsidR="0012038A">
        <w:rPr>
          <w:rFonts w:ascii="Arial" w:hAnsi="Arial" w:cs="Arial"/>
          <w:color w:val="000000" w:themeColor="text1"/>
        </w:rPr>
        <w:t xml:space="preserve"> </w:t>
      </w:r>
      <w:r w:rsidR="0012038A">
        <w:rPr>
          <w:rFonts w:ascii="Arial" w:hAnsi="Arial" w:cs="Arial"/>
          <w:color w:val="000000" w:themeColor="text1"/>
          <w:lang w:val="en-US"/>
        </w:rPr>
        <w:t>SAP</w:t>
      </w:r>
      <w:r w:rsidR="0012038A" w:rsidRPr="0012038A">
        <w:rPr>
          <w:rFonts w:ascii="Arial" w:hAnsi="Arial" w:cs="Arial"/>
          <w:color w:val="000000" w:themeColor="text1"/>
        </w:rPr>
        <w:t xml:space="preserve"> </w:t>
      </w:r>
      <w:r w:rsidR="0012038A">
        <w:rPr>
          <w:rFonts w:ascii="Arial" w:hAnsi="Arial" w:cs="Arial"/>
          <w:color w:val="000000" w:themeColor="text1"/>
          <w:lang w:val="en-US"/>
        </w:rPr>
        <w:t>BW</w:t>
      </w:r>
      <w:r>
        <w:rPr>
          <w:rFonts w:ascii="Arial" w:hAnsi="Arial" w:cs="Arial"/>
          <w:color w:val="000000" w:themeColor="text1"/>
        </w:rPr>
        <w:t>. Состоит из одного или нескольких аналитических запросов.</w:t>
      </w:r>
    </w:p>
    <w:p w14:paraId="68804D8A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8572F">
        <w:rPr>
          <w:rFonts w:ascii="Arial" w:hAnsi="Arial" w:cs="Arial"/>
          <w:color w:val="000000" w:themeColor="text1"/>
        </w:rPr>
        <w:t>SAP</w:t>
      </w:r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Analysis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for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Microsoft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Excel</w:t>
      </w:r>
      <w:proofErr w:type="spellEnd"/>
      <w:r w:rsidRPr="0068572F">
        <w:rPr>
          <w:rFonts w:ascii="Arial" w:hAnsi="Arial" w:cs="Arial"/>
          <w:color w:val="000000" w:themeColor="text1"/>
        </w:rPr>
        <w:t xml:space="preserve"> - п</w:t>
      </w:r>
      <w:r w:rsidRPr="00832432">
        <w:rPr>
          <w:rFonts w:ascii="Arial" w:hAnsi="Arial" w:cs="Arial"/>
          <w:color w:val="000000" w:themeColor="text1"/>
        </w:rPr>
        <w:t xml:space="preserve">рограммный инструмент, реализованный в виде надстройки над MS </w:t>
      </w:r>
      <w:proofErr w:type="spellStart"/>
      <w:r w:rsidRPr="00832432">
        <w:rPr>
          <w:rFonts w:ascii="Arial" w:hAnsi="Arial" w:cs="Arial"/>
          <w:color w:val="000000" w:themeColor="text1"/>
        </w:rPr>
        <w:t>Excel</w:t>
      </w:r>
      <w:proofErr w:type="spellEnd"/>
      <w:r w:rsidRPr="00832432">
        <w:rPr>
          <w:rFonts w:ascii="Arial" w:hAnsi="Arial" w:cs="Arial"/>
          <w:color w:val="000000" w:themeColor="text1"/>
        </w:rPr>
        <w:t xml:space="preserve"> и предназначенный для настройки и </w:t>
      </w:r>
      <w:r w:rsidR="0068572F">
        <w:rPr>
          <w:rFonts w:ascii="Arial" w:hAnsi="Arial" w:cs="Arial"/>
          <w:color w:val="000000" w:themeColor="text1"/>
        </w:rPr>
        <w:t>вызова</w:t>
      </w:r>
      <w:r w:rsidRPr="00832432">
        <w:rPr>
          <w:rFonts w:ascii="Arial" w:hAnsi="Arial" w:cs="Arial"/>
          <w:color w:val="000000" w:themeColor="text1"/>
        </w:rPr>
        <w:t xml:space="preserve"> </w:t>
      </w:r>
      <w:r w:rsidR="0068572F" w:rsidRPr="00832432">
        <w:rPr>
          <w:rFonts w:ascii="Arial" w:hAnsi="Arial" w:cs="Arial"/>
          <w:color w:val="000000" w:themeColor="text1"/>
        </w:rPr>
        <w:t>отчётов</w:t>
      </w:r>
      <w:r w:rsidRPr="00832432">
        <w:rPr>
          <w:rFonts w:ascii="Arial" w:hAnsi="Arial" w:cs="Arial"/>
          <w:color w:val="000000" w:themeColor="text1"/>
        </w:rPr>
        <w:t xml:space="preserve"> и форм</w:t>
      </w:r>
      <w:r w:rsidR="0068572F">
        <w:rPr>
          <w:rFonts w:ascii="Arial" w:hAnsi="Arial" w:cs="Arial"/>
          <w:color w:val="000000" w:themeColor="text1"/>
        </w:rPr>
        <w:t>атов</w:t>
      </w:r>
      <w:r w:rsidRPr="00832432">
        <w:rPr>
          <w:rFonts w:ascii="Arial" w:hAnsi="Arial" w:cs="Arial"/>
          <w:color w:val="000000" w:themeColor="text1"/>
        </w:rPr>
        <w:t xml:space="preserve"> ввода над данными хранилища SAP BW.</w:t>
      </w:r>
    </w:p>
    <w:p w14:paraId="1D2B8578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Рабочая книга гибко настраивается под проектные задачи и, как правило, содержит область информации, область переменных, область функций и область вывода </w:t>
      </w:r>
      <w:r w:rsidR="0068572F">
        <w:rPr>
          <w:rFonts w:ascii="Arial" w:hAnsi="Arial" w:cs="Arial"/>
          <w:color w:val="000000" w:themeColor="text1"/>
        </w:rPr>
        <w:t>отчёта/формата</w:t>
      </w:r>
      <w:r>
        <w:rPr>
          <w:rFonts w:ascii="Arial" w:hAnsi="Arial" w:cs="Arial"/>
          <w:color w:val="000000" w:themeColor="text1"/>
        </w:rPr>
        <w:t xml:space="preserve"> ввода. </w:t>
      </w:r>
      <w:r w:rsidR="0068572F">
        <w:rPr>
          <w:rFonts w:ascii="Arial" w:hAnsi="Arial" w:cs="Arial"/>
          <w:color w:val="000000" w:themeColor="text1"/>
        </w:rPr>
        <w:t>Тем не менее</w:t>
      </w:r>
      <w:r>
        <w:rPr>
          <w:rFonts w:ascii="Arial" w:hAnsi="Arial" w:cs="Arial"/>
          <w:color w:val="000000" w:themeColor="text1"/>
        </w:rPr>
        <w:t xml:space="preserve"> структура рабочей книги не является обязательной. Дизайн рабочей книги должен соответствовать корпоративным стандартам.</w:t>
      </w:r>
    </w:p>
    <w:p w14:paraId="29AC1A5F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Рабочая книга является </w:t>
      </w:r>
      <w:r w:rsidR="0068572F">
        <w:rPr>
          <w:rFonts w:ascii="Arial" w:hAnsi="Arial" w:cs="Arial"/>
          <w:color w:val="000000" w:themeColor="text1"/>
        </w:rPr>
        <w:t>интерфейсом работы</w:t>
      </w:r>
      <w:r>
        <w:rPr>
          <w:rFonts w:ascii="Arial" w:hAnsi="Arial" w:cs="Arial"/>
          <w:color w:val="000000" w:themeColor="text1"/>
        </w:rPr>
        <w:t xml:space="preserve"> пользователя в системе</w:t>
      </w:r>
      <w:r w:rsidRPr="005143D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для </w:t>
      </w:r>
      <w:r w:rsidR="0068572F">
        <w:rPr>
          <w:rFonts w:ascii="Arial" w:hAnsi="Arial" w:cs="Arial"/>
          <w:color w:val="000000" w:themeColor="text1"/>
        </w:rPr>
        <w:t>модели годового</w:t>
      </w:r>
      <w:r w:rsidR="0068572F" w:rsidRPr="00810DDD">
        <w:rPr>
          <w:rFonts w:ascii="Arial" w:hAnsi="Arial" w:cs="Arial"/>
          <w:color w:val="000000" w:themeColor="text1"/>
        </w:rPr>
        <w:t xml:space="preserve"> </w:t>
      </w:r>
      <w:r w:rsidR="0068572F">
        <w:rPr>
          <w:rFonts w:ascii="Arial" w:hAnsi="Arial" w:cs="Arial"/>
          <w:color w:val="000000" w:themeColor="text1"/>
        </w:rPr>
        <w:t>бюджета</w:t>
      </w:r>
      <w:r>
        <w:rPr>
          <w:rFonts w:ascii="Arial" w:hAnsi="Arial" w:cs="Arial"/>
          <w:color w:val="000000" w:themeColor="text1"/>
        </w:rPr>
        <w:t xml:space="preserve">. Рабочие книги вызываются из потока бизнес операций, </w:t>
      </w:r>
      <w:r w:rsidR="0068572F">
        <w:rPr>
          <w:rFonts w:ascii="Arial" w:hAnsi="Arial" w:cs="Arial"/>
          <w:color w:val="000000" w:themeColor="text1"/>
        </w:rPr>
        <w:t xml:space="preserve">путём </w:t>
      </w:r>
      <w:r>
        <w:rPr>
          <w:rFonts w:ascii="Arial" w:hAnsi="Arial" w:cs="Arial"/>
          <w:color w:val="000000" w:themeColor="text1"/>
        </w:rPr>
        <w:t>переход</w:t>
      </w:r>
      <w:r w:rsidR="0068572F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 xml:space="preserve"> по </w:t>
      </w:r>
      <w:r w:rsidR="0068572F">
        <w:rPr>
          <w:rFonts w:ascii="Arial" w:hAnsi="Arial" w:cs="Arial"/>
          <w:color w:val="000000" w:themeColor="text1"/>
        </w:rPr>
        <w:t>гипер</w:t>
      </w:r>
      <w:r>
        <w:rPr>
          <w:rFonts w:ascii="Arial" w:hAnsi="Arial" w:cs="Arial"/>
          <w:color w:val="000000" w:themeColor="text1"/>
        </w:rPr>
        <w:t xml:space="preserve">ссылке в </w:t>
      </w:r>
      <w:r w:rsidRPr="0076296F">
        <w:rPr>
          <w:rFonts w:ascii="Arial" w:hAnsi="Arial" w:cs="Arial"/>
          <w:color w:val="000000" w:themeColor="text1"/>
        </w:rPr>
        <w:t>интерфейс</w:t>
      </w:r>
      <w:r>
        <w:rPr>
          <w:rFonts w:ascii="Arial" w:hAnsi="Arial" w:cs="Arial"/>
          <w:color w:val="000000" w:themeColor="text1"/>
        </w:rPr>
        <w:t xml:space="preserve"> </w:t>
      </w:r>
      <w:r w:rsidRPr="0068572F">
        <w:rPr>
          <w:rFonts w:ascii="Arial" w:hAnsi="Arial" w:cs="Arial"/>
          <w:color w:val="000000" w:themeColor="text1"/>
        </w:rPr>
        <w:t>SAP</w:t>
      </w:r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Analysis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for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8572F">
        <w:rPr>
          <w:rFonts w:ascii="Arial" w:hAnsi="Arial" w:cs="Arial"/>
          <w:color w:val="000000" w:themeColor="text1"/>
        </w:rPr>
        <w:t>Microsoft</w:t>
      </w:r>
      <w:proofErr w:type="spellEnd"/>
      <w:r w:rsidRPr="00731F78">
        <w:rPr>
          <w:rFonts w:ascii="Arial" w:hAnsi="Arial" w:cs="Arial"/>
          <w:color w:val="000000" w:themeColor="text1"/>
        </w:rPr>
        <w:t xml:space="preserve"> </w:t>
      </w:r>
      <w:r w:rsidR="0068572F">
        <w:rPr>
          <w:rFonts w:ascii="Arial" w:hAnsi="Arial" w:cs="Arial"/>
          <w:color w:val="000000" w:themeColor="text1"/>
          <w:lang w:val="en-US"/>
        </w:rPr>
        <w:t>Excel</w:t>
      </w:r>
      <w:r w:rsidRPr="0068572F">
        <w:rPr>
          <w:rFonts w:ascii="Arial" w:hAnsi="Arial" w:cs="Arial"/>
          <w:color w:val="000000" w:themeColor="text1"/>
        </w:rPr>
        <w:t>.</w:t>
      </w:r>
    </w:p>
    <w:p w14:paraId="4A7C76D1" w14:textId="77777777" w:rsidR="00D15461" w:rsidRDefault="00D15461" w:rsidP="00D1546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Создание рабочих книг долж</w:t>
      </w:r>
      <w:r w:rsidRPr="00A629EB">
        <w:rPr>
          <w:rFonts w:ascii="Arial" w:hAnsi="Arial" w:cs="Arial"/>
          <w:color w:val="000000" w:themeColor="text1"/>
        </w:rPr>
        <w:t>н</w:t>
      </w:r>
      <w:r>
        <w:rPr>
          <w:rFonts w:ascii="Arial" w:hAnsi="Arial" w:cs="Arial"/>
          <w:color w:val="000000" w:themeColor="text1"/>
        </w:rPr>
        <w:t xml:space="preserve">о быть описано в </w:t>
      </w:r>
      <w:r w:rsidRPr="00A629EB">
        <w:rPr>
          <w:rFonts w:ascii="Arial" w:hAnsi="Arial" w:cs="Arial"/>
          <w:color w:val="000000" w:themeColor="text1"/>
        </w:rPr>
        <w:t>функциональной спецификации</w:t>
      </w:r>
      <w:r>
        <w:rPr>
          <w:rFonts w:ascii="Arial" w:hAnsi="Arial" w:cs="Arial"/>
          <w:color w:val="000000" w:themeColor="text1"/>
        </w:rPr>
        <w:t xml:space="preserve"> на их разработку. В этом же документе необходимо отразить настройку аналитических запросов, используемых в данной рабочей книге.</w:t>
      </w:r>
    </w:p>
    <w:p w14:paraId="23E714A2" w14:textId="77777777" w:rsidR="0017040D" w:rsidRPr="00550DB6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730F431F" w14:textId="77777777" w:rsidR="0017040D" w:rsidRDefault="0017040D">
      <w:pPr>
        <w:pStyle w:val="3"/>
      </w:pPr>
      <w:bookmarkStart w:id="3768" w:name="_Toc68528523"/>
      <w:r>
        <w:lastRenderedPageBreak/>
        <w:t>Поток бизнес-операций</w:t>
      </w:r>
      <w:bookmarkEnd w:id="3768"/>
    </w:p>
    <w:p w14:paraId="2B8EE5EA" w14:textId="77777777" w:rsidR="00AC5098" w:rsidRDefault="00A31667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Для организации процессов</w:t>
      </w:r>
      <w:r w:rsidR="00AC5098">
        <w:rPr>
          <w:rFonts w:ascii="Arial" w:hAnsi="Arial" w:cs="Arial"/>
          <w:color w:val="000000" w:themeColor="text1"/>
        </w:rPr>
        <w:t xml:space="preserve"> формирования бюджет</w:t>
      </w:r>
      <w:r>
        <w:rPr>
          <w:rFonts w:ascii="Arial" w:hAnsi="Arial" w:cs="Arial"/>
          <w:color w:val="000000" w:themeColor="text1"/>
        </w:rPr>
        <w:t xml:space="preserve">ов </w:t>
      </w:r>
      <w:r w:rsidR="00C859AC">
        <w:rPr>
          <w:rFonts w:ascii="Arial" w:hAnsi="Arial" w:cs="Arial"/>
          <w:color w:val="000000" w:themeColor="text1"/>
        </w:rPr>
        <w:t xml:space="preserve">должны </w:t>
      </w:r>
      <w:r w:rsidR="00AC5098">
        <w:rPr>
          <w:rFonts w:ascii="Arial" w:hAnsi="Arial" w:cs="Arial"/>
          <w:color w:val="000000" w:themeColor="text1"/>
        </w:rPr>
        <w:t>б</w:t>
      </w:r>
      <w:r w:rsidR="00C859AC">
        <w:rPr>
          <w:rFonts w:ascii="Arial" w:hAnsi="Arial" w:cs="Arial"/>
          <w:color w:val="000000" w:themeColor="text1"/>
        </w:rPr>
        <w:t xml:space="preserve">ыть реализованы </w:t>
      </w:r>
      <w:r w:rsidR="00AC5098">
        <w:rPr>
          <w:rFonts w:ascii="Arial" w:hAnsi="Arial" w:cs="Arial"/>
          <w:color w:val="000000" w:themeColor="text1"/>
        </w:rPr>
        <w:t>потоки бизнес-операций.</w:t>
      </w:r>
    </w:p>
    <w:p w14:paraId="2416F9FB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Поток бизнес-операций (</w:t>
      </w:r>
      <w:r w:rsidRPr="00354B52">
        <w:rPr>
          <w:rFonts w:ascii="Arial" w:hAnsi="Arial" w:cs="Arial"/>
          <w:color w:val="000000" w:themeColor="text1"/>
        </w:rPr>
        <w:t xml:space="preserve">BPF, </w:t>
      </w:r>
      <w:proofErr w:type="spellStart"/>
      <w:r w:rsidRPr="00354B52">
        <w:rPr>
          <w:rFonts w:ascii="Arial" w:hAnsi="Arial" w:cs="Arial"/>
          <w:color w:val="000000" w:themeColor="text1"/>
        </w:rPr>
        <w:t>Business</w:t>
      </w:r>
      <w:proofErr w:type="spellEnd"/>
      <w:r w:rsidRPr="00354B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4B52">
        <w:rPr>
          <w:rFonts w:ascii="Arial" w:hAnsi="Arial" w:cs="Arial"/>
          <w:color w:val="000000" w:themeColor="text1"/>
        </w:rPr>
        <w:t>process</w:t>
      </w:r>
      <w:proofErr w:type="spellEnd"/>
      <w:r w:rsidRPr="00354B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4B52">
        <w:rPr>
          <w:rFonts w:ascii="Arial" w:hAnsi="Arial" w:cs="Arial"/>
          <w:color w:val="000000" w:themeColor="text1"/>
        </w:rPr>
        <w:t>flow</w:t>
      </w:r>
      <w:proofErr w:type="spellEnd"/>
      <w:r>
        <w:rPr>
          <w:rFonts w:ascii="Arial" w:hAnsi="Arial" w:cs="Arial"/>
          <w:color w:val="000000" w:themeColor="text1"/>
        </w:rPr>
        <w:t>) – это</w:t>
      </w:r>
      <w:r w:rsidRPr="00354B5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веб</w:t>
      </w:r>
      <w:r w:rsidRPr="00354B52">
        <w:rPr>
          <w:rFonts w:ascii="Arial" w:hAnsi="Arial" w:cs="Arial"/>
          <w:color w:val="000000" w:themeColor="text1"/>
        </w:rPr>
        <w:t>-</w:t>
      </w:r>
      <w:r>
        <w:rPr>
          <w:rFonts w:ascii="Arial" w:hAnsi="Arial" w:cs="Arial"/>
          <w:color w:val="000000" w:themeColor="text1"/>
        </w:rPr>
        <w:t xml:space="preserve">интерфейс, </w:t>
      </w:r>
      <w:r w:rsidR="00AC5098">
        <w:rPr>
          <w:rFonts w:ascii="Arial" w:hAnsi="Arial" w:cs="Arial"/>
          <w:color w:val="000000" w:themeColor="text1"/>
        </w:rPr>
        <w:t>в котором настроена и представлена последовательности операций процесса, выполняемого пользовате</w:t>
      </w:r>
      <w:r w:rsidR="00C859AC">
        <w:rPr>
          <w:rFonts w:ascii="Arial" w:hAnsi="Arial" w:cs="Arial"/>
          <w:color w:val="000000" w:themeColor="text1"/>
        </w:rPr>
        <w:t>лем в ходе формирования бюджета</w:t>
      </w:r>
      <w:r>
        <w:rPr>
          <w:rFonts w:ascii="Arial" w:hAnsi="Arial" w:cs="Arial"/>
          <w:color w:val="000000" w:themeColor="text1"/>
        </w:rPr>
        <w:t xml:space="preserve">. </w:t>
      </w:r>
      <w:r w:rsidR="00AC5098">
        <w:rPr>
          <w:rFonts w:ascii="Arial" w:hAnsi="Arial" w:cs="Arial"/>
          <w:color w:val="000000" w:themeColor="text1"/>
        </w:rPr>
        <w:t xml:space="preserve">Выполнение операций </w:t>
      </w:r>
      <w:r>
        <w:rPr>
          <w:rFonts w:ascii="Arial" w:hAnsi="Arial" w:cs="Arial"/>
          <w:color w:val="000000" w:themeColor="text1"/>
        </w:rPr>
        <w:t xml:space="preserve">потока сопровождается </w:t>
      </w:r>
      <w:r w:rsidR="00AC5098">
        <w:rPr>
          <w:rFonts w:ascii="Arial" w:hAnsi="Arial" w:cs="Arial"/>
          <w:color w:val="000000" w:themeColor="text1"/>
        </w:rPr>
        <w:t xml:space="preserve">уведомлениями по электронной почте </w:t>
      </w:r>
      <w:r>
        <w:rPr>
          <w:rFonts w:ascii="Arial" w:hAnsi="Arial" w:cs="Arial"/>
          <w:color w:val="000000" w:themeColor="text1"/>
        </w:rPr>
        <w:t xml:space="preserve">о </w:t>
      </w:r>
      <w:r w:rsidR="00AC5098">
        <w:rPr>
          <w:rFonts w:ascii="Arial" w:hAnsi="Arial" w:cs="Arial"/>
          <w:color w:val="000000" w:themeColor="text1"/>
        </w:rPr>
        <w:t xml:space="preserve">старте </w:t>
      </w:r>
      <w:r>
        <w:rPr>
          <w:rFonts w:ascii="Arial" w:hAnsi="Arial" w:cs="Arial"/>
          <w:color w:val="000000" w:themeColor="text1"/>
        </w:rPr>
        <w:t>задачах</w:t>
      </w:r>
      <w:r w:rsidR="00AC5098">
        <w:rPr>
          <w:rFonts w:ascii="Arial" w:hAnsi="Arial" w:cs="Arial"/>
          <w:color w:val="000000" w:themeColor="text1"/>
        </w:rPr>
        <w:t xml:space="preserve">, их завершении и ожидаемых </w:t>
      </w:r>
      <w:r w:rsidR="00C859AC">
        <w:rPr>
          <w:rFonts w:ascii="Arial" w:hAnsi="Arial" w:cs="Arial"/>
          <w:color w:val="000000" w:themeColor="text1"/>
        </w:rPr>
        <w:t xml:space="preserve">следующих </w:t>
      </w:r>
      <w:r w:rsidR="00AC5098">
        <w:rPr>
          <w:rFonts w:ascii="Arial" w:hAnsi="Arial" w:cs="Arial"/>
          <w:color w:val="000000" w:themeColor="text1"/>
        </w:rPr>
        <w:t>действиях.</w:t>
      </w:r>
    </w:p>
    <w:p w14:paraId="2080DFF6" w14:textId="77777777" w:rsidR="0017040D" w:rsidRDefault="00C859AC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Процессы, в которых участвует пользователь, и операции, которые он выполняет, отображаются </w:t>
      </w:r>
      <w:r w:rsidR="0017040D">
        <w:rPr>
          <w:rFonts w:ascii="Arial" w:hAnsi="Arial" w:cs="Arial"/>
          <w:color w:val="000000" w:themeColor="text1"/>
        </w:rPr>
        <w:t xml:space="preserve">на вкладке «Мои операции». Для выполнения </w:t>
      </w:r>
      <w:r w:rsidR="00A31667">
        <w:rPr>
          <w:rFonts w:ascii="Arial" w:hAnsi="Arial" w:cs="Arial"/>
          <w:color w:val="000000" w:themeColor="text1"/>
        </w:rPr>
        <w:t>шагов</w:t>
      </w:r>
      <w:r w:rsidR="0017040D">
        <w:rPr>
          <w:rFonts w:ascii="Arial" w:hAnsi="Arial" w:cs="Arial"/>
          <w:color w:val="000000" w:themeColor="text1"/>
        </w:rPr>
        <w:t xml:space="preserve"> конкретной операции</w:t>
      </w:r>
      <w:r w:rsidR="00A31667">
        <w:rPr>
          <w:rFonts w:ascii="Arial" w:hAnsi="Arial" w:cs="Arial"/>
          <w:color w:val="000000" w:themeColor="text1"/>
        </w:rPr>
        <w:t xml:space="preserve"> необходимо зайти в неё</w:t>
      </w:r>
      <w:r w:rsidR="0017040D">
        <w:rPr>
          <w:rFonts w:ascii="Arial" w:hAnsi="Arial" w:cs="Arial"/>
          <w:color w:val="000000" w:themeColor="text1"/>
        </w:rPr>
        <w:t>.</w:t>
      </w:r>
      <w:r w:rsidR="0017040D" w:rsidRPr="00F71F82">
        <w:rPr>
          <w:rFonts w:ascii="Arial" w:hAnsi="Arial" w:cs="Arial"/>
          <w:color w:val="000000" w:themeColor="text1"/>
        </w:rPr>
        <w:t xml:space="preserve"> </w:t>
      </w:r>
      <w:r w:rsidR="0017040D">
        <w:rPr>
          <w:rFonts w:ascii="Arial" w:hAnsi="Arial" w:cs="Arial"/>
          <w:color w:val="000000" w:themeColor="text1"/>
        </w:rPr>
        <w:t>Для отображения</w:t>
      </w:r>
      <w:r w:rsidR="005121A8">
        <w:rPr>
          <w:rFonts w:ascii="Arial" w:hAnsi="Arial" w:cs="Arial"/>
          <w:color w:val="000000" w:themeColor="text1"/>
        </w:rPr>
        <w:t xml:space="preserve"> состояния всего процесса </w:t>
      </w:r>
      <w:r w:rsidR="0017040D">
        <w:rPr>
          <w:rFonts w:ascii="Arial" w:hAnsi="Arial" w:cs="Arial"/>
          <w:color w:val="000000" w:themeColor="text1"/>
        </w:rPr>
        <w:t>используется вкладка «Монитор процессов».</w:t>
      </w:r>
    </w:p>
    <w:p w14:paraId="0B1CA8AD" w14:textId="77777777" w:rsidR="0017040D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определения задач конкретного пользователя используется признак, реализующий организационную структуру. Данный признак должен содержать атрибуты исполнителя и проверяющего. </w:t>
      </w:r>
      <w:r w:rsidR="005121A8">
        <w:rPr>
          <w:rFonts w:ascii="Arial" w:hAnsi="Arial" w:cs="Arial"/>
          <w:color w:val="000000" w:themeColor="text1"/>
        </w:rPr>
        <w:t>В соответствие с</w:t>
      </w:r>
      <w:r>
        <w:rPr>
          <w:rFonts w:ascii="Arial" w:hAnsi="Arial" w:cs="Arial"/>
          <w:color w:val="000000" w:themeColor="text1"/>
        </w:rPr>
        <w:t xml:space="preserve"> </w:t>
      </w:r>
      <w:r w:rsidR="005121A8">
        <w:rPr>
          <w:rFonts w:ascii="Arial" w:hAnsi="Arial" w:cs="Arial"/>
          <w:color w:val="000000" w:themeColor="text1"/>
        </w:rPr>
        <w:t xml:space="preserve">настройкой </w:t>
      </w:r>
      <w:r>
        <w:rPr>
          <w:rFonts w:ascii="Arial" w:hAnsi="Arial" w:cs="Arial"/>
          <w:color w:val="000000" w:themeColor="text1"/>
        </w:rPr>
        <w:t>этих атри</w:t>
      </w:r>
      <w:r w:rsidR="005121A8">
        <w:rPr>
          <w:rFonts w:ascii="Arial" w:hAnsi="Arial" w:cs="Arial"/>
          <w:color w:val="000000" w:themeColor="text1"/>
        </w:rPr>
        <w:t>бутов определяется группа пользователей</w:t>
      </w:r>
      <w:r>
        <w:rPr>
          <w:rFonts w:ascii="Arial" w:hAnsi="Arial" w:cs="Arial"/>
          <w:color w:val="000000" w:themeColor="text1"/>
        </w:rPr>
        <w:t xml:space="preserve">, а затем и непосредственно конкретные пользователи для </w:t>
      </w:r>
      <w:r w:rsidR="00AC5098">
        <w:rPr>
          <w:rFonts w:ascii="Arial" w:hAnsi="Arial" w:cs="Arial"/>
          <w:color w:val="000000" w:themeColor="text1"/>
        </w:rPr>
        <w:t xml:space="preserve">выполнения </w:t>
      </w:r>
      <w:r>
        <w:rPr>
          <w:rFonts w:ascii="Arial" w:hAnsi="Arial" w:cs="Arial"/>
          <w:color w:val="000000" w:themeColor="text1"/>
        </w:rPr>
        <w:t>задачи потока бизнес-операции.</w:t>
      </w:r>
      <w:r w:rsidRPr="00E41783">
        <w:rPr>
          <w:rFonts w:ascii="Arial" w:hAnsi="Arial" w:cs="Arial"/>
          <w:color w:val="000000" w:themeColor="text1"/>
        </w:rPr>
        <w:t xml:space="preserve"> </w:t>
      </w:r>
      <w:r w:rsidR="00AC5098">
        <w:rPr>
          <w:rFonts w:ascii="Arial" w:hAnsi="Arial" w:cs="Arial"/>
          <w:color w:val="000000" w:themeColor="text1"/>
        </w:rPr>
        <w:t>Данный признак</w:t>
      </w:r>
      <w:r>
        <w:rPr>
          <w:rFonts w:ascii="Arial" w:hAnsi="Arial" w:cs="Arial"/>
          <w:color w:val="000000" w:themeColor="text1"/>
        </w:rPr>
        <w:t xml:space="preserve"> является ведущим для настройки потока бизнес-операций и должен содержать «иерархию согласования», то есть иерархию уровней согласования согласно бизнес-процессу согласования, </w:t>
      </w:r>
      <w:r w:rsidR="005121A8">
        <w:rPr>
          <w:rFonts w:ascii="Arial" w:hAnsi="Arial" w:cs="Arial"/>
          <w:color w:val="000000" w:themeColor="text1"/>
        </w:rPr>
        <w:t xml:space="preserve">описанному в методике </w:t>
      </w:r>
      <w:r w:rsidR="005121A8" w:rsidRPr="003C1DA3">
        <w:rPr>
          <w:rFonts w:ascii="Arial" w:hAnsi="Arial" w:cs="Arial"/>
          <w:color w:val="000000" w:themeColor="text1"/>
        </w:rPr>
        <w:t>планирования и контроля факта затрат на поддержание производственных активов</w:t>
      </w:r>
      <w:r w:rsidR="00006EC2">
        <w:rPr>
          <w:rFonts w:ascii="Arial" w:hAnsi="Arial" w:cs="Arial"/>
          <w:color w:val="000000" w:themeColor="text1"/>
        </w:rPr>
        <w:t>.</w:t>
      </w:r>
    </w:p>
    <w:p w14:paraId="657FB330" w14:textId="77777777" w:rsidR="0017040D" w:rsidRPr="00AE25D2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При настройке потока бизнес-операций указываются ведущие признаки, </w:t>
      </w:r>
      <w:r w:rsidR="0048692E">
        <w:rPr>
          <w:rFonts w:ascii="Arial" w:hAnsi="Arial" w:cs="Arial"/>
          <w:color w:val="000000" w:themeColor="text1"/>
        </w:rPr>
        <w:t>на</w:t>
      </w:r>
      <w:r>
        <w:rPr>
          <w:rFonts w:ascii="Arial" w:hAnsi="Arial" w:cs="Arial"/>
          <w:color w:val="000000" w:themeColor="text1"/>
        </w:rPr>
        <w:t xml:space="preserve"> которых настраивается данный поток. Для модели </w:t>
      </w:r>
      <w:r w:rsidR="00AC5098">
        <w:rPr>
          <w:rFonts w:ascii="Arial" w:hAnsi="Arial" w:cs="Arial"/>
          <w:color w:val="000000" w:themeColor="text1"/>
        </w:rPr>
        <w:t>годового бюджета</w:t>
      </w:r>
      <w:r>
        <w:rPr>
          <w:rFonts w:ascii="Arial" w:hAnsi="Arial" w:cs="Arial"/>
          <w:color w:val="000000" w:themeColor="text1"/>
        </w:rPr>
        <w:t xml:space="preserve"> данны</w:t>
      </w:r>
      <w:r w:rsidR="0048692E">
        <w:rPr>
          <w:rFonts w:ascii="Arial" w:hAnsi="Arial" w:cs="Arial"/>
          <w:color w:val="000000" w:themeColor="text1"/>
        </w:rPr>
        <w:t>ми признаками являются</w:t>
      </w:r>
      <w:r>
        <w:rPr>
          <w:rFonts w:ascii="Arial" w:hAnsi="Arial" w:cs="Arial"/>
          <w:color w:val="000000" w:themeColor="text1"/>
        </w:rPr>
        <w:t>: Календарный год и Версия. Таким образом для каждой совокупности значений данных признаков можно запустить поток бизнес-операций.</w:t>
      </w:r>
    </w:p>
    <w:p w14:paraId="6F0A1712" w14:textId="77777777" w:rsidR="00B222E7" w:rsidRDefault="0017040D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Инстанция потока бизнес-операций – это </w:t>
      </w:r>
      <w:r w:rsidR="00AC5098">
        <w:rPr>
          <w:rFonts w:ascii="Arial" w:hAnsi="Arial" w:cs="Arial"/>
          <w:color w:val="000000" w:themeColor="text1"/>
        </w:rPr>
        <w:t>экземпляр</w:t>
      </w:r>
      <w:r>
        <w:rPr>
          <w:rFonts w:ascii="Arial" w:hAnsi="Arial" w:cs="Arial"/>
          <w:color w:val="000000" w:themeColor="text1"/>
        </w:rPr>
        <w:t xml:space="preserve"> потока бизнес-операций, содержащ</w:t>
      </w:r>
      <w:r w:rsidR="00AC5098">
        <w:rPr>
          <w:rFonts w:ascii="Arial" w:hAnsi="Arial" w:cs="Arial"/>
          <w:color w:val="000000" w:themeColor="text1"/>
        </w:rPr>
        <w:t>ий</w:t>
      </w:r>
      <w:r>
        <w:rPr>
          <w:rFonts w:ascii="Arial" w:hAnsi="Arial" w:cs="Arial"/>
          <w:color w:val="000000" w:themeColor="text1"/>
        </w:rPr>
        <w:t xml:space="preserve"> индивидуальные параметры запуска.</w:t>
      </w:r>
    </w:p>
    <w:p w14:paraId="7123F72F" w14:textId="77777777" w:rsidR="00D15461" w:rsidRDefault="00D15461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Инстанция потока бизнес-операций запускается и завершается по окончании выполнения всех операций ответственным сотрудником на каждой бизнес-единицы.</w:t>
      </w:r>
    </w:p>
    <w:p w14:paraId="0BCECAC7" w14:textId="77777777" w:rsidR="00B222E7" w:rsidRDefault="00FA04C6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Инстанция</w:t>
      </w:r>
      <w:r w:rsidR="00C6797E">
        <w:rPr>
          <w:rFonts w:ascii="Arial" w:hAnsi="Arial" w:cs="Arial"/>
          <w:color w:val="000000" w:themeColor="text1"/>
        </w:rPr>
        <w:t xml:space="preserve"> с</w:t>
      </w:r>
      <w:r w:rsidR="0017040D">
        <w:rPr>
          <w:rFonts w:ascii="Arial" w:hAnsi="Arial" w:cs="Arial"/>
          <w:color w:val="000000" w:themeColor="text1"/>
        </w:rPr>
        <w:t>оде</w:t>
      </w:r>
      <w:r w:rsidR="00C6797E">
        <w:rPr>
          <w:rFonts w:ascii="Arial" w:hAnsi="Arial" w:cs="Arial"/>
          <w:color w:val="000000" w:themeColor="text1"/>
        </w:rPr>
        <w:t>ржит конкретные значения ведущих</w:t>
      </w:r>
      <w:r w:rsidR="0017040D">
        <w:rPr>
          <w:rFonts w:ascii="Arial" w:hAnsi="Arial" w:cs="Arial"/>
          <w:color w:val="000000" w:themeColor="text1"/>
        </w:rPr>
        <w:t xml:space="preserve"> признаков Календарный год и Версия,</w:t>
      </w:r>
      <w:r>
        <w:rPr>
          <w:rFonts w:ascii="Arial" w:hAnsi="Arial" w:cs="Arial"/>
          <w:color w:val="000000" w:themeColor="text1"/>
        </w:rPr>
        <w:t xml:space="preserve"> с которыми будут выполняться все входящие в неё операции</w:t>
      </w:r>
      <w:r w:rsidR="00B222E7">
        <w:rPr>
          <w:rFonts w:ascii="Arial" w:hAnsi="Arial" w:cs="Arial"/>
          <w:color w:val="000000" w:themeColor="text1"/>
        </w:rPr>
        <w:t>.</w:t>
      </w:r>
    </w:p>
    <w:p w14:paraId="1745DBC8" w14:textId="77777777" w:rsidR="00FA04C6" w:rsidRDefault="00FA04C6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Инстанция с</w:t>
      </w:r>
      <w:r w:rsidR="0017040D">
        <w:rPr>
          <w:rFonts w:ascii="Arial" w:hAnsi="Arial" w:cs="Arial"/>
          <w:color w:val="000000" w:themeColor="text1"/>
        </w:rPr>
        <w:t xml:space="preserve">остоит </w:t>
      </w:r>
      <w:r>
        <w:rPr>
          <w:rFonts w:ascii="Arial" w:hAnsi="Arial" w:cs="Arial"/>
          <w:color w:val="000000" w:themeColor="text1"/>
        </w:rPr>
        <w:t xml:space="preserve">из точного числа операций, </w:t>
      </w:r>
      <w:r w:rsidR="0017040D">
        <w:rPr>
          <w:rFonts w:ascii="Arial" w:hAnsi="Arial" w:cs="Arial"/>
          <w:color w:val="000000" w:themeColor="text1"/>
        </w:rPr>
        <w:t xml:space="preserve">согласно </w:t>
      </w:r>
      <w:r>
        <w:rPr>
          <w:rFonts w:ascii="Arial" w:hAnsi="Arial" w:cs="Arial"/>
          <w:color w:val="000000" w:themeColor="text1"/>
        </w:rPr>
        <w:t>количеству значений в иерархии признака организационной единицы</w:t>
      </w:r>
      <w:r w:rsidR="0017040D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То есть, если в шаблоне потока бизнес-операции настроено, что определённая операция должна выполняться всеми подчинёнными </w:t>
      </w:r>
      <w:r w:rsidR="00B222E7">
        <w:rPr>
          <w:rFonts w:ascii="Arial" w:hAnsi="Arial" w:cs="Arial"/>
          <w:color w:val="000000" w:themeColor="text1"/>
        </w:rPr>
        <w:t xml:space="preserve">элементами узловой организационной единицы, то в созданной инстанции будет запущено столько операций, сколько существует подчинённых организационных </w:t>
      </w:r>
      <w:r w:rsidR="00B222E7">
        <w:rPr>
          <w:rFonts w:ascii="Arial" w:hAnsi="Arial" w:cs="Arial"/>
          <w:color w:val="000000" w:themeColor="text1"/>
        </w:rPr>
        <w:lastRenderedPageBreak/>
        <w:t>единицы. Использование такой настройки шаблона позволяет не перенастраивать его при изменении иерархии организационных единиц.</w:t>
      </w:r>
    </w:p>
    <w:p w14:paraId="6E0D56EE" w14:textId="77777777" w:rsidR="00B222E7" w:rsidRDefault="00B222E7" w:rsidP="0068572F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Инстанция содержит конкретные сроки, в течение которых должны быть</w:t>
      </w:r>
      <w:r w:rsidR="0017040D">
        <w:rPr>
          <w:rFonts w:ascii="Arial" w:hAnsi="Arial" w:cs="Arial"/>
          <w:color w:val="000000" w:themeColor="text1"/>
        </w:rPr>
        <w:t xml:space="preserve"> выполне</w:t>
      </w:r>
      <w:r>
        <w:rPr>
          <w:rFonts w:ascii="Arial" w:hAnsi="Arial" w:cs="Arial"/>
          <w:color w:val="000000" w:themeColor="text1"/>
        </w:rPr>
        <w:t>ны шаги процесса</w:t>
      </w:r>
      <w:r w:rsidR="0017040D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Сроки выполнения шагов устанавливаются в соответствии с регламентами процессов формирования бюджетов.</w:t>
      </w:r>
    </w:p>
    <w:p w14:paraId="10CCC90C" w14:textId="77777777" w:rsidR="00D15461" w:rsidRDefault="00D15461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B498A15" w14:textId="77777777" w:rsidR="008056C0" w:rsidRDefault="008056C0">
      <w:pPr>
        <w:pStyle w:val="3"/>
      </w:pPr>
      <w:bookmarkStart w:id="3769" w:name="_Toc68528524"/>
      <w:r>
        <w:t>Принцип кодирования СПП-элементов для бюджета ТОРО</w:t>
      </w:r>
      <w:bookmarkEnd w:id="3769"/>
    </w:p>
    <w:p w14:paraId="6F430E5C" w14:textId="77777777" w:rsidR="008056C0" w:rsidRDefault="008056C0" w:rsidP="0017040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Код СПП-элемента для бюджета ТОРО будет иметь следующую маску:</w:t>
      </w:r>
    </w:p>
    <w:p w14:paraId="7A8ACB3E" w14:textId="05D2A2A4" w:rsidR="008056C0" w:rsidRPr="00245185" w:rsidRDefault="00AB144C" w:rsidP="009936BB">
      <w:pPr>
        <w:spacing w:after="240" w:line="276" w:lineRule="auto"/>
        <w:jc w:val="center"/>
        <w:rPr>
          <w:rFonts w:ascii="Arial" w:hAnsi="Arial" w:cs="Arial"/>
          <w:b/>
          <w:color w:val="000000" w:themeColor="text1"/>
          <w:rPrChange w:id="3770" w:author="Михаил Тришин" w:date="2021-03-16T10:57:00Z">
            <w:rPr>
              <w:rFonts w:ascii="Arial" w:hAnsi="Arial" w:cs="Arial"/>
              <w:b/>
              <w:color w:val="000000" w:themeColor="text1"/>
              <w:lang w:val="en-US"/>
            </w:rPr>
          </w:rPrChange>
        </w:rPr>
      </w:pPr>
      <w:r w:rsidRPr="00AB144C">
        <w:rPr>
          <w:rFonts w:ascii="Arial" w:hAnsi="Arial" w:cs="Arial"/>
          <w:b/>
          <w:bCs/>
          <w:color w:val="000000" w:themeColor="text1"/>
          <w:lang w:val="en-US"/>
        </w:rPr>
        <w:t>AA</w:t>
      </w:r>
      <w:r w:rsidRPr="00245185">
        <w:rPr>
          <w:rFonts w:ascii="Arial" w:hAnsi="Arial" w:cs="Arial"/>
          <w:b/>
          <w:bCs/>
          <w:color w:val="000000" w:themeColor="text1"/>
          <w:rPrChange w:id="3771" w:author="Михаил Тришин" w:date="2021-03-16T10:57:00Z">
            <w:rPr>
              <w:rFonts w:ascii="Arial" w:hAnsi="Arial" w:cs="Arial"/>
              <w:b/>
              <w:bCs/>
              <w:color w:val="000000" w:themeColor="text1"/>
              <w:lang w:val="en-GB"/>
            </w:rPr>
          </w:rPrChange>
        </w:rPr>
        <w:t>-</w:t>
      </w:r>
      <w:r w:rsidRPr="00AB144C">
        <w:rPr>
          <w:rFonts w:ascii="Arial" w:hAnsi="Arial" w:cs="Arial"/>
          <w:b/>
          <w:bCs/>
          <w:color w:val="000000" w:themeColor="text1"/>
          <w:lang w:val="en-US"/>
        </w:rPr>
        <w:t>NNNN</w:t>
      </w:r>
      <w:r w:rsidRPr="00245185">
        <w:rPr>
          <w:rFonts w:ascii="Arial" w:hAnsi="Arial" w:cs="Arial"/>
          <w:b/>
          <w:bCs/>
          <w:color w:val="000000" w:themeColor="text1"/>
          <w:rPrChange w:id="3772" w:author="Михаил Тришин" w:date="2021-03-16T10:57:00Z">
            <w:rPr>
              <w:rFonts w:ascii="Arial" w:hAnsi="Arial" w:cs="Arial"/>
              <w:b/>
              <w:bCs/>
              <w:color w:val="000000" w:themeColor="text1"/>
              <w:lang w:val="en-GB"/>
            </w:rPr>
          </w:rPrChange>
        </w:rPr>
        <w:t>-</w:t>
      </w:r>
      <w:r w:rsidRPr="00AB144C">
        <w:rPr>
          <w:rFonts w:ascii="Arial" w:hAnsi="Arial" w:cs="Arial"/>
          <w:b/>
          <w:bCs/>
          <w:color w:val="000000" w:themeColor="text1"/>
          <w:lang w:val="en-US"/>
        </w:rPr>
        <w:t>XXXX</w:t>
      </w:r>
      <w:r w:rsidRPr="00245185">
        <w:rPr>
          <w:rFonts w:ascii="Arial" w:hAnsi="Arial" w:cs="Arial"/>
          <w:b/>
          <w:bCs/>
          <w:color w:val="000000" w:themeColor="text1"/>
          <w:rPrChange w:id="3773" w:author="Михаил Тришин" w:date="2021-03-16T10:57:00Z">
            <w:rPr>
              <w:rFonts w:ascii="Arial" w:hAnsi="Arial" w:cs="Arial"/>
              <w:b/>
              <w:bCs/>
              <w:color w:val="000000" w:themeColor="text1"/>
              <w:lang w:val="en-GB"/>
            </w:rPr>
          </w:rPrChange>
        </w:rPr>
        <w:t>-</w:t>
      </w:r>
      <w:r w:rsidRPr="00AB144C">
        <w:rPr>
          <w:rFonts w:ascii="Arial" w:hAnsi="Arial" w:cs="Arial"/>
          <w:b/>
          <w:bCs/>
          <w:color w:val="000000" w:themeColor="text1"/>
          <w:lang w:val="en-US"/>
        </w:rPr>
        <w:t>Y</w:t>
      </w:r>
      <w:r w:rsidRPr="00245185">
        <w:rPr>
          <w:rFonts w:ascii="Arial" w:hAnsi="Arial" w:cs="Arial"/>
          <w:b/>
          <w:bCs/>
          <w:color w:val="000000" w:themeColor="text1"/>
          <w:rPrChange w:id="3774" w:author="Михаил Тришин" w:date="2021-03-16T10:57:00Z">
            <w:rPr>
              <w:rFonts w:ascii="Arial" w:hAnsi="Arial" w:cs="Arial"/>
              <w:b/>
              <w:bCs/>
              <w:color w:val="000000" w:themeColor="text1"/>
              <w:lang w:val="en-GB"/>
            </w:rPr>
          </w:rPrChange>
        </w:rPr>
        <w:t>-</w:t>
      </w:r>
      <w:r w:rsidRPr="00AB144C">
        <w:rPr>
          <w:rFonts w:ascii="Arial" w:hAnsi="Arial" w:cs="Arial"/>
          <w:b/>
          <w:bCs/>
          <w:color w:val="000000" w:themeColor="text1"/>
          <w:lang w:val="en-US"/>
        </w:rPr>
        <w:t>ZZZ</w:t>
      </w:r>
    </w:p>
    <w:p w14:paraId="39A3F20D" w14:textId="77777777" w:rsidR="008056C0" w:rsidRDefault="008056C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Значения символов в маске СПП-элемента обозначают следующее:</w:t>
      </w:r>
    </w:p>
    <w:p w14:paraId="6935B03E" w14:textId="77777777" w:rsidR="00AB144C" w:rsidRPr="00AB144C" w:rsidRDefault="00AB144C" w:rsidP="00AB144C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B144C">
        <w:rPr>
          <w:rFonts w:ascii="Arial" w:hAnsi="Arial" w:cs="Arial"/>
          <w:color w:val="000000" w:themeColor="text1"/>
          <w:lang w:val="en-US"/>
        </w:rPr>
        <w:t>AA –</w:t>
      </w:r>
      <w:r w:rsidRPr="00AB144C">
        <w:rPr>
          <w:rFonts w:ascii="Arial" w:hAnsi="Arial" w:cs="Arial"/>
          <w:color w:val="000000" w:themeColor="text1"/>
        </w:rPr>
        <w:t xml:space="preserve"> всегда </w:t>
      </w:r>
      <w:r w:rsidRPr="00AB144C">
        <w:rPr>
          <w:rFonts w:ascii="Arial" w:hAnsi="Arial" w:cs="Arial"/>
          <w:color w:val="000000" w:themeColor="text1"/>
          <w:lang w:val="en-US"/>
        </w:rPr>
        <w:t>LT</w:t>
      </w:r>
      <w:r w:rsidRPr="00AB144C">
        <w:rPr>
          <w:rFonts w:ascii="Arial" w:hAnsi="Arial" w:cs="Arial"/>
          <w:color w:val="000000" w:themeColor="text1"/>
        </w:rPr>
        <w:t>;</w:t>
      </w:r>
    </w:p>
    <w:p w14:paraId="4BB72BF7" w14:textId="714E5FB5" w:rsidR="00AB144C" w:rsidRPr="00AB144C" w:rsidRDefault="00AB144C" w:rsidP="00AB144C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B144C">
        <w:rPr>
          <w:rFonts w:ascii="Arial" w:hAnsi="Arial" w:cs="Arial"/>
          <w:color w:val="000000" w:themeColor="text1"/>
          <w:lang w:val="en-US"/>
        </w:rPr>
        <w:t xml:space="preserve">NNNN – </w:t>
      </w:r>
      <w:r w:rsidRPr="00AB144C">
        <w:rPr>
          <w:rFonts w:ascii="Arial" w:hAnsi="Arial" w:cs="Arial"/>
          <w:color w:val="000000" w:themeColor="text1"/>
        </w:rPr>
        <w:t>код БЕ;</w:t>
      </w:r>
    </w:p>
    <w:p w14:paraId="4D1E7CB8" w14:textId="66BA9C96" w:rsidR="00AB144C" w:rsidRPr="00AB144C" w:rsidRDefault="00AB144C" w:rsidP="00AB144C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B144C">
        <w:rPr>
          <w:rFonts w:ascii="Arial" w:hAnsi="Arial" w:cs="Arial"/>
          <w:color w:val="000000" w:themeColor="text1"/>
          <w:lang w:val="en-US"/>
        </w:rPr>
        <w:t xml:space="preserve">XXXX – </w:t>
      </w:r>
      <w:r w:rsidRPr="00AB144C">
        <w:rPr>
          <w:rFonts w:ascii="Arial" w:hAnsi="Arial" w:cs="Arial"/>
          <w:color w:val="000000" w:themeColor="text1"/>
        </w:rPr>
        <w:t>год;</w:t>
      </w:r>
    </w:p>
    <w:p w14:paraId="25A37E74" w14:textId="70A5BADA" w:rsidR="00AB144C" w:rsidRDefault="00AB144C" w:rsidP="00AB144C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B144C">
        <w:rPr>
          <w:rFonts w:ascii="Arial" w:hAnsi="Arial" w:cs="Arial"/>
          <w:color w:val="000000" w:themeColor="text1"/>
          <w:lang w:val="en-US"/>
        </w:rPr>
        <w:t>Y</w:t>
      </w:r>
      <w:r>
        <w:rPr>
          <w:rFonts w:ascii="Arial" w:hAnsi="Arial" w:cs="Arial"/>
          <w:color w:val="000000" w:themeColor="text1"/>
        </w:rPr>
        <w:t xml:space="preserve"> – раздел:</w:t>
      </w:r>
    </w:p>
    <w:p w14:paraId="02A43584" w14:textId="7389A389" w:rsidR="00AB144C" w:rsidRDefault="00AB144C" w:rsidP="00494ECB">
      <w:pPr>
        <w:pStyle w:val="af9"/>
        <w:numPr>
          <w:ilvl w:val="1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2 - Р</w:t>
      </w:r>
      <w:r w:rsidRPr="009936BB">
        <w:rPr>
          <w:rFonts w:ascii="Arial" w:hAnsi="Arial" w:cs="Arial"/>
          <w:color w:val="000000" w:themeColor="text1"/>
        </w:rPr>
        <w:t>аботы по регламенту и техническому состоянию</w:t>
      </w:r>
      <w:r>
        <w:rPr>
          <w:rFonts w:ascii="Arial" w:hAnsi="Arial" w:cs="Arial"/>
          <w:color w:val="000000" w:themeColor="text1"/>
        </w:rPr>
        <w:t>;</w:t>
      </w:r>
    </w:p>
    <w:p w14:paraId="3C705207" w14:textId="0253AF8A" w:rsidR="00AB144C" w:rsidRDefault="00AB144C" w:rsidP="00494ECB">
      <w:pPr>
        <w:pStyle w:val="af9"/>
        <w:numPr>
          <w:ilvl w:val="1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3 – Резерв;</w:t>
      </w:r>
    </w:p>
    <w:p w14:paraId="3C07A152" w14:textId="0E289A9A" w:rsidR="00AB144C" w:rsidRPr="00AB144C" w:rsidRDefault="00AB144C" w:rsidP="00494ECB">
      <w:pPr>
        <w:pStyle w:val="af9"/>
        <w:numPr>
          <w:ilvl w:val="1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4 - П</w:t>
      </w:r>
      <w:r w:rsidRPr="009936BB">
        <w:rPr>
          <w:rFonts w:ascii="Arial" w:hAnsi="Arial" w:cs="Arial"/>
          <w:color w:val="000000" w:themeColor="text1"/>
        </w:rPr>
        <w:t>рочие работы и потребности</w:t>
      </w:r>
      <w:r>
        <w:rPr>
          <w:rFonts w:ascii="Arial" w:hAnsi="Arial" w:cs="Arial"/>
          <w:color w:val="000000" w:themeColor="text1"/>
        </w:rPr>
        <w:t>.</w:t>
      </w:r>
    </w:p>
    <w:p w14:paraId="53D78E19" w14:textId="091CF747" w:rsidR="00AB144C" w:rsidRPr="00494ECB" w:rsidRDefault="00AB144C" w:rsidP="00AB144C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AB144C">
        <w:rPr>
          <w:rFonts w:ascii="Arial" w:hAnsi="Arial" w:cs="Arial"/>
          <w:color w:val="000000" w:themeColor="text1"/>
          <w:lang w:val="en-US"/>
        </w:rPr>
        <w:t xml:space="preserve">ZZZ – </w:t>
      </w:r>
      <w:r w:rsidRPr="00AB144C">
        <w:rPr>
          <w:rFonts w:ascii="Arial" w:hAnsi="Arial" w:cs="Arial"/>
          <w:color w:val="000000" w:themeColor="text1"/>
        </w:rPr>
        <w:t>проект / мероприятие</w:t>
      </w:r>
    </w:p>
    <w:p w14:paraId="0FCD594C" w14:textId="77777777" w:rsidR="00AF6723" w:rsidRPr="009936BB" w:rsidRDefault="00AF6723" w:rsidP="009936B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Пример заполнения маски СПП-элемента для бюджета ТОРО приведён в приложении №4.</w:t>
      </w:r>
    </w:p>
    <w:p w14:paraId="53E76065" w14:textId="4B16724B" w:rsidR="008056C0" w:rsidRDefault="008056C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BDC448B" w14:textId="42B38CC6" w:rsidR="006B1046" w:rsidRDefault="006B1046" w:rsidP="006B1046">
      <w:pPr>
        <w:pStyle w:val="3"/>
      </w:pPr>
      <w:bookmarkStart w:id="3775" w:name="_Toc68528525"/>
      <w:r>
        <w:t>Группы МВЗ для ТОРО</w:t>
      </w:r>
      <w:bookmarkEnd w:id="3775"/>
    </w:p>
    <w:p w14:paraId="0C3E6A48" w14:textId="32F4FC93" w:rsidR="006B1046" w:rsidRDefault="006B1046" w:rsidP="006B104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На СПП-элементах через расширение клиента заполняется группа МВЗ, предст</w:t>
      </w:r>
      <w:r w:rsidR="00A504A4">
        <w:rPr>
          <w:rFonts w:ascii="Arial" w:hAnsi="Arial" w:cs="Arial"/>
          <w:color w:val="000000" w:themeColor="text1"/>
        </w:rPr>
        <w:t>а</w:t>
      </w:r>
      <w:r>
        <w:rPr>
          <w:rFonts w:ascii="Arial" w:hAnsi="Arial" w:cs="Arial"/>
          <w:color w:val="000000" w:themeColor="text1"/>
        </w:rPr>
        <w:t>вляющая собой Центр Затрат.</w:t>
      </w:r>
    </w:p>
    <w:p w14:paraId="2A1FDAB5" w14:textId="4E9511EE" w:rsidR="006B1046" w:rsidRDefault="006B1046" w:rsidP="006B104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Группа МВЗ имеет следующую</w:t>
      </w:r>
      <w:r w:rsidR="00BC31DE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маску кодирования:</w:t>
      </w:r>
    </w:p>
    <w:p w14:paraId="06146148" w14:textId="77777777" w:rsidR="006B1046" w:rsidRPr="00494ECB" w:rsidRDefault="006B1046" w:rsidP="00494ECB">
      <w:pPr>
        <w:jc w:val="center"/>
        <w:rPr>
          <w:rFonts w:ascii="Arial" w:hAnsi="Arial" w:cs="Arial"/>
          <w:b/>
          <w:color w:val="000000"/>
          <w:sz w:val="22"/>
          <w:lang w:eastAsia="ru-RU"/>
        </w:rPr>
      </w:pPr>
      <w:r w:rsidRPr="00494ECB">
        <w:rPr>
          <w:rFonts w:ascii="Arial" w:hAnsi="Arial" w:cs="Arial"/>
          <w:b/>
          <w:color w:val="000000"/>
          <w:sz w:val="20"/>
          <w:szCs w:val="20"/>
          <w:lang w:eastAsia="ru-RU"/>
        </w:rPr>
        <w:t>AAYYMMNN</w:t>
      </w:r>
    </w:p>
    <w:p w14:paraId="56E4B011" w14:textId="76932E00" w:rsidR="006B1046" w:rsidRPr="00494ECB" w:rsidRDefault="006B1046" w:rsidP="00494ECB">
      <w:pPr>
        <w:jc w:val="center"/>
        <w:rPr>
          <w:rFonts w:ascii="Arial" w:hAnsi="Arial" w:cs="Arial"/>
          <w:color w:val="000000"/>
          <w:sz w:val="22"/>
          <w:lang w:eastAsia="ru-RU"/>
        </w:rPr>
      </w:pPr>
      <w:r w:rsidRPr="00494ECB">
        <w:rPr>
          <w:rFonts w:ascii="Arial" w:hAnsi="Arial" w:cs="Arial"/>
          <w:color w:val="000000"/>
          <w:sz w:val="20"/>
          <w:szCs w:val="20"/>
          <w:lang w:eastAsia="ru-RU"/>
        </w:rPr>
        <w:t>1  2   3  4</w:t>
      </w:r>
    </w:p>
    <w:p w14:paraId="1E435CC3" w14:textId="77777777" w:rsidR="006B1046" w:rsidRPr="00494ECB" w:rsidRDefault="006B1046" w:rsidP="006B1046">
      <w:pPr>
        <w:jc w:val="left"/>
        <w:rPr>
          <w:rFonts w:ascii="Arial" w:hAnsi="Arial" w:cs="Arial"/>
          <w:color w:val="000000"/>
          <w:sz w:val="22"/>
          <w:lang w:eastAsia="ru-RU"/>
        </w:rPr>
      </w:pPr>
      <w:r w:rsidRPr="00494ECB">
        <w:rPr>
          <w:rFonts w:ascii="Arial" w:hAnsi="Arial" w:cs="Arial"/>
          <w:color w:val="000000"/>
          <w:sz w:val="20"/>
          <w:szCs w:val="20"/>
          <w:lang w:eastAsia="ru-RU"/>
        </w:rPr>
        <w:t> </w:t>
      </w:r>
    </w:p>
    <w:p w14:paraId="194A5D7D" w14:textId="3328EFDB" w:rsidR="006B1046" w:rsidRPr="00494ECB" w:rsidRDefault="006B1046" w:rsidP="00494ECB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lang w:val="en-US"/>
        </w:rPr>
      </w:pPr>
      <w:r w:rsidRPr="00494ECB">
        <w:rPr>
          <w:rFonts w:ascii="Arial" w:hAnsi="Arial" w:cs="Arial"/>
          <w:color w:val="000000" w:themeColor="text1"/>
          <w:lang w:val="en-US"/>
        </w:rPr>
        <w:t xml:space="preserve">AA - </w:t>
      </w:r>
      <w:proofErr w:type="spellStart"/>
      <w:r w:rsidRPr="00494ECB">
        <w:rPr>
          <w:rFonts w:ascii="Arial" w:hAnsi="Arial" w:cs="Arial"/>
          <w:color w:val="000000" w:themeColor="text1"/>
          <w:lang w:val="en-US"/>
        </w:rPr>
        <w:t>всегда</w:t>
      </w:r>
      <w:proofErr w:type="spellEnd"/>
      <w:r w:rsidRPr="00494ECB">
        <w:rPr>
          <w:rFonts w:ascii="Arial" w:hAnsi="Arial" w:cs="Arial"/>
          <w:color w:val="000000" w:themeColor="text1"/>
          <w:lang w:val="en-US"/>
        </w:rPr>
        <w:t xml:space="preserve"> LT</w:t>
      </w:r>
      <w:r>
        <w:rPr>
          <w:rFonts w:ascii="Arial" w:hAnsi="Arial" w:cs="Arial"/>
          <w:color w:val="000000" w:themeColor="text1"/>
        </w:rPr>
        <w:t>;</w:t>
      </w:r>
    </w:p>
    <w:p w14:paraId="54F1442C" w14:textId="44867B67" w:rsidR="006B1046" w:rsidRPr="00494ECB" w:rsidRDefault="006B1046" w:rsidP="00494ECB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  <w:lang w:val="en-US"/>
        </w:rPr>
        <w:lastRenderedPageBreak/>
        <w:t>YY</w:t>
      </w:r>
      <w:r w:rsidRPr="00494ECB">
        <w:rPr>
          <w:rFonts w:ascii="Arial" w:hAnsi="Arial" w:cs="Arial"/>
          <w:color w:val="000000" w:themeColor="text1"/>
        </w:rPr>
        <w:t xml:space="preserve"> - первые две цифры от БЕ</w:t>
      </w:r>
      <w:r>
        <w:rPr>
          <w:rFonts w:ascii="Arial" w:hAnsi="Arial" w:cs="Arial"/>
          <w:color w:val="000000" w:themeColor="text1"/>
        </w:rPr>
        <w:t>;</w:t>
      </w:r>
    </w:p>
    <w:p w14:paraId="46D13BED" w14:textId="7638E5E6" w:rsidR="006B1046" w:rsidRPr="00494ECB" w:rsidRDefault="006B1046" w:rsidP="00494ECB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  <w:lang w:val="en-US"/>
        </w:rPr>
        <w:t>MM</w:t>
      </w:r>
      <w:r w:rsidRPr="00494ECB">
        <w:rPr>
          <w:rFonts w:ascii="Arial" w:hAnsi="Arial" w:cs="Arial"/>
          <w:color w:val="000000" w:themeColor="text1"/>
        </w:rPr>
        <w:t xml:space="preserve"> - порядковый номер группы ЦЗ</w:t>
      </w:r>
      <w:r>
        <w:rPr>
          <w:rFonts w:ascii="Arial" w:hAnsi="Arial" w:cs="Arial"/>
          <w:color w:val="000000" w:themeColor="text1"/>
        </w:rPr>
        <w:t>;</w:t>
      </w:r>
    </w:p>
    <w:p w14:paraId="63F4DB2C" w14:textId="442A0551" w:rsidR="006B1046" w:rsidRPr="00494ECB" w:rsidRDefault="006B1046" w:rsidP="00494ECB">
      <w:pPr>
        <w:pStyle w:val="af9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color w:val="000000" w:themeColor="text1"/>
          <w:lang w:val="en-US"/>
        </w:rPr>
        <w:t>NN</w:t>
      </w:r>
      <w:r w:rsidRPr="00494ECB">
        <w:rPr>
          <w:rFonts w:ascii="Arial" w:hAnsi="Arial" w:cs="Arial"/>
          <w:color w:val="000000" w:themeColor="text1"/>
        </w:rPr>
        <w:t xml:space="preserve"> - порядковый номер ЦЗ</w:t>
      </w:r>
      <w:r w:rsidR="001F5118">
        <w:rPr>
          <w:rFonts w:ascii="Arial" w:hAnsi="Arial" w:cs="Arial"/>
          <w:color w:val="000000" w:themeColor="text1"/>
        </w:rPr>
        <w:t xml:space="preserve"> внутри группы</w:t>
      </w:r>
      <w:r>
        <w:rPr>
          <w:rFonts w:ascii="Arial" w:hAnsi="Arial" w:cs="Arial"/>
          <w:color w:val="000000" w:themeColor="text1"/>
        </w:rPr>
        <w:t>;</w:t>
      </w:r>
    </w:p>
    <w:p w14:paraId="79803782" w14:textId="77777777" w:rsidR="006B1046" w:rsidRDefault="006B104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09802CF" w14:textId="7C581A30" w:rsidR="00607479" w:rsidRPr="009936BB" w:rsidRDefault="00607479">
      <w:pPr>
        <w:pStyle w:val="3"/>
      </w:pPr>
      <w:bookmarkStart w:id="3776" w:name="_Toc68528526"/>
      <w:r>
        <w:t>Контроль бюджета на СПП-элементах</w:t>
      </w:r>
      <w:bookmarkEnd w:id="3776"/>
    </w:p>
    <w:p w14:paraId="47DDA569" w14:textId="42BFD181" w:rsidR="0089748A" w:rsidRDefault="00562E6A" w:rsidP="009936B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системе </w:t>
      </w:r>
      <w:r>
        <w:rPr>
          <w:rFonts w:ascii="Arial" w:hAnsi="Arial" w:cs="Arial"/>
          <w:color w:val="000000" w:themeColor="text1"/>
          <w:lang w:val="en-US"/>
        </w:rPr>
        <w:t>S</w:t>
      </w:r>
      <w:r w:rsidRPr="009936BB">
        <w:rPr>
          <w:rFonts w:ascii="Arial" w:hAnsi="Arial" w:cs="Arial"/>
          <w:color w:val="000000" w:themeColor="text1"/>
        </w:rPr>
        <w:t>/4</w:t>
      </w:r>
      <w:r>
        <w:rPr>
          <w:rFonts w:ascii="Arial" w:hAnsi="Arial" w:cs="Arial"/>
          <w:color w:val="000000" w:themeColor="text1"/>
          <w:lang w:val="en-US"/>
        </w:rPr>
        <w:t>HANA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будет настроен активный контроль бюджета </w:t>
      </w:r>
      <w:r w:rsidR="0089748A">
        <w:rPr>
          <w:rFonts w:ascii="Arial" w:hAnsi="Arial" w:cs="Arial"/>
          <w:color w:val="000000" w:themeColor="text1"/>
        </w:rPr>
        <w:t xml:space="preserve">ТОРО на СПП-элементах. Для этого должен быть выполнен ряд системных настроек в транзакции </w:t>
      </w:r>
      <w:r w:rsidR="0089748A">
        <w:rPr>
          <w:rFonts w:ascii="Arial" w:hAnsi="Arial" w:cs="Arial"/>
          <w:color w:val="000000" w:themeColor="text1"/>
          <w:lang w:val="en-US"/>
        </w:rPr>
        <w:t>SPRO</w:t>
      </w:r>
      <w:r w:rsidR="0089748A" w:rsidRPr="009936BB">
        <w:rPr>
          <w:rFonts w:ascii="Arial" w:hAnsi="Arial" w:cs="Arial"/>
          <w:color w:val="000000" w:themeColor="text1"/>
        </w:rPr>
        <w:t xml:space="preserve"> - </w:t>
      </w:r>
      <w:r w:rsidR="0089748A">
        <w:rPr>
          <w:rFonts w:ascii="Arial" w:hAnsi="Arial" w:cs="Arial"/>
          <w:color w:val="000000" w:themeColor="text1"/>
        </w:rPr>
        <w:t>Руководстве по внедрению системы.</w:t>
      </w:r>
    </w:p>
    <w:p w14:paraId="2D42135B" w14:textId="79FC6145" w:rsidR="0089748A" w:rsidRPr="00494ECB" w:rsidRDefault="004C6FA7" w:rsidP="009936BB">
      <w:pPr>
        <w:pStyle w:val="af9"/>
        <w:numPr>
          <w:ilvl w:val="0"/>
          <w:numId w:val="10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t xml:space="preserve">Ведение профиля бюджета. Будет создан отдельный профиль бюджета для проектов ТОРО. С точки зрения временной перспективы бюджет будет контролироваться на годовых значениях. Контроль наличия бюджета будет осуществляться по </w:t>
      </w:r>
      <w:r w:rsidR="001F5118" w:rsidRPr="000018F5">
        <w:rPr>
          <w:rFonts w:ascii="Arial" w:hAnsi="Arial" w:cs="Arial"/>
          <w:color w:val="000000" w:themeColor="text1"/>
        </w:rPr>
        <w:t xml:space="preserve">текущему </w:t>
      </w:r>
      <w:r w:rsidR="00D10E5E" w:rsidRPr="000018F5">
        <w:rPr>
          <w:rFonts w:ascii="Arial" w:hAnsi="Arial" w:cs="Arial"/>
          <w:color w:val="000000" w:themeColor="text1"/>
        </w:rPr>
        <w:t>бюджету. Вид активации контроля будет выбран</w:t>
      </w:r>
      <w:r w:rsidR="007A010F">
        <w:rPr>
          <w:rFonts w:ascii="Arial" w:hAnsi="Arial" w:cs="Arial"/>
          <w:color w:val="000000" w:themeColor="text1"/>
        </w:rPr>
        <w:t xml:space="preserve"> 1</w:t>
      </w:r>
      <w:r w:rsidR="001F5118" w:rsidRPr="000018F5">
        <w:rPr>
          <w:rFonts w:ascii="Arial" w:hAnsi="Arial" w:cs="Arial"/>
          <w:color w:val="000000" w:themeColor="text1"/>
        </w:rPr>
        <w:t xml:space="preserve"> – </w:t>
      </w:r>
      <w:r w:rsidR="007A010F">
        <w:rPr>
          <w:rFonts w:ascii="Arial" w:hAnsi="Arial" w:cs="Arial"/>
          <w:color w:val="000000" w:themeColor="text1"/>
        </w:rPr>
        <w:t>автоматическая активация</w:t>
      </w:r>
      <w:r w:rsidR="00D10E5E" w:rsidRPr="000018F5">
        <w:rPr>
          <w:rFonts w:ascii="Arial" w:hAnsi="Arial" w:cs="Arial"/>
          <w:color w:val="000000" w:themeColor="text1"/>
        </w:rPr>
        <w:t xml:space="preserve"> при присвоении бюджета. Валюта будет использоваться </w:t>
      </w:r>
      <w:proofErr w:type="spellStart"/>
      <w:r w:rsidR="00D10E5E" w:rsidRPr="000018F5">
        <w:rPr>
          <w:rFonts w:ascii="Arial" w:hAnsi="Arial" w:cs="Arial"/>
          <w:color w:val="000000" w:themeColor="text1"/>
        </w:rPr>
        <w:t>контроллинговой</w:t>
      </w:r>
      <w:proofErr w:type="spellEnd"/>
      <w:r w:rsidR="00D10E5E" w:rsidRPr="000018F5">
        <w:rPr>
          <w:rFonts w:ascii="Arial" w:hAnsi="Arial" w:cs="Arial"/>
          <w:color w:val="000000" w:themeColor="text1"/>
        </w:rPr>
        <w:t xml:space="preserve"> единицы.</w:t>
      </w:r>
    </w:p>
    <w:p w14:paraId="3392587C" w14:textId="622CA041" w:rsidR="004C6FA7" w:rsidRDefault="007A010F" w:rsidP="009936BB">
      <w:pPr>
        <w:spacing w:after="240" w:line="276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39088BD2" wp14:editId="17E8C418">
            <wp:extent cx="5695950" cy="5095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8729" w14:textId="7D6AFB7D" w:rsidR="007A010F" w:rsidRPr="00494ECB" w:rsidRDefault="007A010F" w:rsidP="00494ECB">
      <w:pPr>
        <w:spacing w:after="240" w:line="276" w:lineRule="auto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рамках 2020 года используется вид активации 2 – Фоновая активация (по требованию пользователя).</w:t>
      </w:r>
    </w:p>
    <w:p w14:paraId="0E6F7DCF" w14:textId="2FAC53C9" w:rsidR="004C6FA7" w:rsidRPr="00494ECB" w:rsidRDefault="003B11C4" w:rsidP="009936BB">
      <w:pPr>
        <w:pStyle w:val="af9"/>
        <w:numPr>
          <w:ilvl w:val="0"/>
          <w:numId w:val="10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t xml:space="preserve">Будет выполнено присвоение созданного и настроенного профиля бюджета </w:t>
      </w:r>
      <w:r w:rsidR="00861DE3" w:rsidRPr="000018F5">
        <w:rPr>
          <w:rFonts w:ascii="Arial" w:hAnsi="Arial" w:cs="Arial"/>
          <w:color w:val="000000" w:themeColor="text1"/>
        </w:rPr>
        <w:t>к профилю проекта ТОРО.</w:t>
      </w:r>
    </w:p>
    <w:p w14:paraId="0116FFF2" w14:textId="650CD81E" w:rsidR="00D71FDF" w:rsidRPr="00494ECB" w:rsidRDefault="001F5118" w:rsidP="009936BB">
      <w:pPr>
        <w:spacing w:after="240" w:line="276" w:lineRule="auto"/>
        <w:jc w:val="center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noProof/>
          <w:lang w:eastAsia="ru-RU"/>
        </w:rPr>
        <w:t xml:space="preserve"> </w:t>
      </w:r>
      <w:r w:rsidRPr="00494ECB">
        <w:rPr>
          <w:rFonts w:ascii="Arial" w:hAnsi="Arial" w:cs="Arial"/>
          <w:noProof/>
          <w:lang w:eastAsia="ru-RU"/>
        </w:rPr>
        <w:drawing>
          <wp:inline distT="0" distB="0" distL="0" distR="0" wp14:anchorId="7BCC265F" wp14:editId="61E91308">
            <wp:extent cx="5724525" cy="1838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5013" w14:textId="4EBECF75" w:rsidR="00861DE3" w:rsidRPr="00494ECB" w:rsidRDefault="00D71FDF" w:rsidP="009936BB">
      <w:pPr>
        <w:pStyle w:val="af9"/>
        <w:numPr>
          <w:ilvl w:val="0"/>
          <w:numId w:val="10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lastRenderedPageBreak/>
        <w:t xml:space="preserve">Далее должны быть определены границы, при которых будет выполняться контроль бюджета на СПП-элементах. Для созданного ранее профиля бюджета определяются </w:t>
      </w:r>
      <w:r w:rsidR="00576A69" w:rsidRPr="000018F5">
        <w:rPr>
          <w:rFonts w:ascii="Arial" w:hAnsi="Arial" w:cs="Arial"/>
          <w:color w:val="000000" w:themeColor="text1"/>
        </w:rPr>
        <w:t xml:space="preserve">группы </w:t>
      </w:r>
      <w:r w:rsidRPr="000018F5">
        <w:rPr>
          <w:rFonts w:ascii="Arial" w:hAnsi="Arial" w:cs="Arial"/>
          <w:color w:val="000000" w:themeColor="text1"/>
        </w:rPr>
        <w:t>операци</w:t>
      </w:r>
      <w:r w:rsidR="00576A69" w:rsidRPr="000018F5">
        <w:rPr>
          <w:rFonts w:ascii="Arial" w:hAnsi="Arial" w:cs="Arial"/>
          <w:color w:val="000000" w:themeColor="text1"/>
        </w:rPr>
        <w:t>й и процент исчерпания бюджета, при которых должен выполняться контроль, а также вид контроля – информационный или блокирующий.</w:t>
      </w:r>
    </w:p>
    <w:p w14:paraId="233C156E" w14:textId="38CBF66D" w:rsidR="00576A69" w:rsidRPr="00494ECB" w:rsidRDefault="001F5118" w:rsidP="009936BB">
      <w:pPr>
        <w:spacing w:after="240" w:line="276" w:lineRule="auto"/>
        <w:jc w:val="center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noProof/>
          <w:lang w:eastAsia="ru-RU"/>
        </w:rPr>
        <w:t xml:space="preserve"> </w:t>
      </w:r>
      <w:r w:rsidRPr="00494ECB">
        <w:rPr>
          <w:rFonts w:ascii="Arial" w:hAnsi="Arial" w:cs="Arial"/>
          <w:noProof/>
          <w:lang w:eastAsia="ru-RU"/>
        </w:rPr>
        <w:drawing>
          <wp:inline distT="0" distB="0" distL="0" distR="0" wp14:anchorId="1098AB58" wp14:editId="4BF214BA">
            <wp:extent cx="6219825" cy="2419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7667" w14:textId="77777777" w:rsidR="005E4AD6" w:rsidRDefault="00514FA0" w:rsidP="009936BB">
      <w:pPr>
        <w:pStyle w:val="af9"/>
        <w:spacing w:after="240" w:line="276" w:lineRule="auto"/>
        <w:ind w:left="720"/>
        <w:rPr>
          <w:ins w:id="3777" w:author="Попова Дарья" w:date="2021-03-16T14:18:00Z"/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t>Будут выбраны следующие груп</w:t>
      </w:r>
      <w:ins w:id="3778" w:author="Попова Дарья" w:date="2021-03-16T14:18:00Z">
        <w:r w:rsidR="005E4AD6">
          <w:rPr>
            <w:rFonts w:ascii="Arial" w:hAnsi="Arial" w:cs="Arial"/>
            <w:color w:val="000000" w:themeColor="text1"/>
          </w:rPr>
          <w:t>п</w:t>
        </w:r>
      </w:ins>
      <w:del w:id="3779" w:author="Попова Дарья" w:date="2021-03-16T14:18:00Z">
        <w:r w:rsidRPr="000018F5" w:rsidDel="005E4AD6">
          <w:rPr>
            <w:rFonts w:ascii="Arial" w:hAnsi="Arial" w:cs="Arial"/>
            <w:color w:val="000000" w:themeColor="text1"/>
          </w:rPr>
          <w:delText>па</w:delText>
        </w:r>
      </w:del>
      <w:ins w:id="3780" w:author="Попова Дарья" w:date="2021-03-16T14:18:00Z">
        <w:r w:rsidR="005E4AD6">
          <w:rPr>
            <w:rFonts w:ascii="Arial" w:hAnsi="Arial" w:cs="Arial"/>
            <w:color w:val="000000" w:themeColor="text1"/>
          </w:rPr>
          <w:t>ы</w:t>
        </w:r>
      </w:ins>
      <w:r w:rsidRPr="000018F5">
        <w:rPr>
          <w:rFonts w:ascii="Arial" w:hAnsi="Arial" w:cs="Arial"/>
          <w:color w:val="000000" w:themeColor="text1"/>
        </w:rPr>
        <w:t xml:space="preserve"> операций:</w:t>
      </w:r>
      <w:r w:rsidR="008A186A" w:rsidRPr="000018F5">
        <w:rPr>
          <w:rFonts w:ascii="Arial" w:hAnsi="Arial" w:cs="Arial"/>
          <w:color w:val="000000" w:themeColor="text1"/>
        </w:rPr>
        <w:t xml:space="preserve"> </w:t>
      </w:r>
    </w:p>
    <w:p w14:paraId="6B011569" w14:textId="6DD18860" w:rsidR="005E4AD6" w:rsidRDefault="005E4AD6" w:rsidP="009936BB">
      <w:pPr>
        <w:pStyle w:val="af9"/>
        <w:spacing w:after="240" w:line="276" w:lineRule="auto"/>
        <w:ind w:left="720"/>
        <w:rPr>
          <w:ins w:id="3781" w:author="Попова Дарья" w:date="2021-03-16T14:18:00Z"/>
          <w:rFonts w:ascii="Arial" w:hAnsi="Arial" w:cs="Arial"/>
          <w:color w:val="000000" w:themeColor="text1"/>
        </w:rPr>
      </w:pPr>
      <w:ins w:id="3782" w:author="Попова Дарья" w:date="2021-03-16T14:18:00Z">
        <w:r>
          <w:rPr>
            <w:rFonts w:ascii="Arial" w:hAnsi="Arial" w:cs="Arial"/>
            <w:color w:val="000000" w:themeColor="text1"/>
          </w:rPr>
          <w:t xml:space="preserve">- </w:t>
        </w:r>
      </w:ins>
      <w:r w:rsidR="00442A5C" w:rsidRPr="000018F5">
        <w:rPr>
          <w:rFonts w:ascii="Arial" w:hAnsi="Arial" w:cs="Arial"/>
          <w:color w:val="000000" w:themeColor="text1"/>
        </w:rPr>
        <w:t>заказ к проекту</w:t>
      </w:r>
      <w:ins w:id="3783" w:author="Попова Дарья" w:date="2021-03-16T14:18:00Z">
        <w:r>
          <w:rPr>
            <w:rFonts w:ascii="Arial" w:hAnsi="Arial" w:cs="Arial"/>
            <w:color w:val="000000" w:themeColor="text1"/>
          </w:rPr>
          <w:t>;</w:t>
        </w:r>
      </w:ins>
      <w:del w:id="3784" w:author="Попова Дарья" w:date="2021-03-16T14:18:00Z">
        <w:r w:rsidR="008A186A" w:rsidRPr="000018F5" w:rsidDel="005E4AD6">
          <w:rPr>
            <w:rFonts w:ascii="Arial" w:hAnsi="Arial" w:cs="Arial"/>
            <w:color w:val="000000" w:themeColor="text1"/>
          </w:rPr>
          <w:delText xml:space="preserve">, </w:delText>
        </w:r>
      </w:del>
    </w:p>
    <w:p w14:paraId="32C47CFA" w14:textId="10AB68AA" w:rsidR="005E4AD6" w:rsidRDefault="005E4AD6" w:rsidP="009936BB">
      <w:pPr>
        <w:pStyle w:val="af9"/>
        <w:spacing w:after="240" w:line="276" w:lineRule="auto"/>
        <w:ind w:left="720"/>
        <w:rPr>
          <w:ins w:id="3785" w:author="Попова Дарья" w:date="2021-03-16T14:19:00Z"/>
          <w:rFonts w:ascii="Arial" w:hAnsi="Arial" w:cs="Arial"/>
          <w:color w:val="000000" w:themeColor="text1"/>
        </w:rPr>
      </w:pPr>
      <w:ins w:id="3786" w:author="Попова Дарья" w:date="2021-03-16T14:19:00Z">
        <w:r>
          <w:rPr>
            <w:rFonts w:ascii="Arial" w:hAnsi="Arial" w:cs="Arial"/>
            <w:color w:val="000000" w:themeColor="text1"/>
          </w:rPr>
          <w:t xml:space="preserve">- </w:t>
        </w:r>
      </w:ins>
      <w:r w:rsidR="001F5118" w:rsidRPr="000018F5">
        <w:rPr>
          <w:rFonts w:ascii="Arial" w:hAnsi="Arial" w:cs="Arial"/>
          <w:color w:val="000000" w:themeColor="text1"/>
        </w:rPr>
        <w:t>резервировании средств</w:t>
      </w:r>
      <w:ins w:id="3787" w:author="Попова Дарья" w:date="2021-03-16T14:19:00Z">
        <w:r>
          <w:rPr>
            <w:rFonts w:ascii="Arial" w:hAnsi="Arial" w:cs="Arial"/>
            <w:color w:val="000000" w:themeColor="text1"/>
          </w:rPr>
          <w:t>;</w:t>
        </w:r>
      </w:ins>
    </w:p>
    <w:p w14:paraId="62C3E815" w14:textId="1ADAFEFA" w:rsidR="005E4AD6" w:rsidRDefault="005E4AD6" w:rsidP="009936BB">
      <w:pPr>
        <w:pStyle w:val="af9"/>
        <w:spacing w:after="240" w:line="276" w:lineRule="auto"/>
        <w:ind w:left="720"/>
        <w:rPr>
          <w:ins w:id="3788" w:author="Попова Дарья" w:date="2021-03-16T14:18:00Z"/>
          <w:rFonts w:ascii="Arial" w:hAnsi="Arial" w:cs="Arial"/>
          <w:color w:val="000000" w:themeColor="text1"/>
        </w:rPr>
      </w:pPr>
      <w:ins w:id="3789" w:author="Попова Дарья" w:date="2021-03-16T14:19:00Z">
        <w:r>
          <w:rPr>
            <w:rFonts w:ascii="Arial" w:hAnsi="Arial" w:cs="Arial"/>
            <w:color w:val="000000" w:themeColor="text1"/>
          </w:rPr>
          <w:t>- заявка.</w:t>
        </w:r>
      </w:ins>
    </w:p>
    <w:p w14:paraId="5B2BEA43" w14:textId="646C2D93" w:rsidR="00576A69" w:rsidRPr="00494ECB" w:rsidRDefault="005E4AD6" w:rsidP="009936BB">
      <w:pPr>
        <w:pStyle w:val="af9"/>
        <w:spacing w:after="240" w:line="276" w:lineRule="auto"/>
        <w:ind w:left="720"/>
        <w:rPr>
          <w:rFonts w:ascii="Arial" w:hAnsi="Arial" w:cs="Arial"/>
          <w:color w:val="000000" w:themeColor="text1"/>
        </w:rPr>
      </w:pPr>
      <w:ins w:id="3790" w:author="Попова Дарья" w:date="2021-03-16T14:18:00Z">
        <w:r>
          <w:rPr>
            <w:rFonts w:ascii="Arial" w:hAnsi="Arial" w:cs="Arial"/>
            <w:color w:val="000000" w:themeColor="text1"/>
          </w:rPr>
          <w:t xml:space="preserve">Выбранные операции </w:t>
        </w:r>
      </w:ins>
      <w:del w:id="3791" w:author="Попова Дарья" w:date="2021-03-16T14:18:00Z">
        <w:r w:rsidR="001F5118" w:rsidRPr="000018F5" w:rsidDel="005E4AD6">
          <w:rPr>
            <w:rFonts w:ascii="Arial" w:hAnsi="Arial" w:cs="Arial"/>
            <w:color w:val="000000" w:themeColor="text1"/>
          </w:rPr>
          <w:delText xml:space="preserve">, </w:delText>
        </w:r>
      </w:del>
      <w:r w:rsidR="001F5118" w:rsidRPr="000018F5">
        <w:rPr>
          <w:rFonts w:ascii="Arial" w:hAnsi="Arial" w:cs="Arial"/>
          <w:color w:val="000000" w:themeColor="text1"/>
        </w:rPr>
        <w:t>обозначает момент срабатывания АКН.</w:t>
      </w:r>
    </w:p>
    <w:p w14:paraId="0E09852E" w14:textId="42616C7B" w:rsidR="00576A69" w:rsidRPr="00494ECB" w:rsidRDefault="00576A69" w:rsidP="009936BB">
      <w:pPr>
        <w:spacing w:after="240" w:line="276" w:lineRule="auto"/>
        <w:jc w:val="center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27374EF7" wp14:editId="0FDD1454">
            <wp:extent cx="3152381" cy="3847619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8B31" w14:textId="33DCEE9B" w:rsidR="00576A69" w:rsidRPr="00494ECB" w:rsidRDefault="00576A69" w:rsidP="009936BB">
      <w:pPr>
        <w:pStyle w:val="af9"/>
        <w:spacing w:after="240" w:line="276" w:lineRule="auto"/>
        <w:ind w:left="720"/>
        <w:rPr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t>Вид контроля будет выбран – «Сообщение об ошибке».</w:t>
      </w:r>
    </w:p>
    <w:p w14:paraId="11F2AE87" w14:textId="28693541" w:rsidR="00576A69" w:rsidRPr="00494ECB" w:rsidRDefault="00514FA0" w:rsidP="009936BB">
      <w:pPr>
        <w:spacing w:after="240" w:line="276" w:lineRule="auto"/>
        <w:jc w:val="center"/>
        <w:rPr>
          <w:rFonts w:ascii="Arial" w:hAnsi="Arial" w:cs="Arial"/>
          <w:color w:val="000000" w:themeColor="text1"/>
        </w:rPr>
      </w:pPr>
      <w:r w:rsidRPr="00494ECB">
        <w:rPr>
          <w:rFonts w:ascii="Arial" w:hAnsi="Arial" w:cs="Arial"/>
          <w:noProof/>
          <w:lang w:eastAsia="ru-RU"/>
        </w:rPr>
        <w:drawing>
          <wp:inline distT="0" distB="0" distL="0" distR="0" wp14:anchorId="672CD90D" wp14:editId="3E8FAAC7">
            <wp:extent cx="3838095" cy="19904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F0DB" w14:textId="3F9F2A4A" w:rsidR="00607479" w:rsidRPr="00494ECB" w:rsidRDefault="00442A5C" w:rsidP="009936BB">
      <w:pPr>
        <w:pStyle w:val="af9"/>
        <w:spacing w:after="240" w:line="276" w:lineRule="auto"/>
        <w:ind w:left="720"/>
        <w:rPr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t xml:space="preserve">Процент исчерпания бюджета установлен на </w:t>
      </w:r>
      <w:r w:rsidR="000018F5" w:rsidRPr="000018F5">
        <w:rPr>
          <w:rFonts w:ascii="Arial" w:hAnsi="Arial" w:cs="Arial"/>
          <w:color w:val="000000" w:themeColor="text1"/>
        </w:rPr>
        <w:t>100</w:t>
      </w:r>
      <w:r w:rsidRPr="000018F5">
        <w:rPr>
          <w:rFonts w:ascii="Arial" w:hAnsi="Arial" w:cs="Arial"/>
          <w:color w:val="000000" w:themeColor="text1"/>
        </w:rPr>
        <w:t>%</w:t>
      </w:r>
      <w:r w:rsidR="000018F5" w:rsidRPr="000018F5">
        <w:rPr>
          <w:rFonts w:ascii="Arial" w:hAnsi="Arial" w:cs="Arial"/>
          <w:color w:val="000000" w:themeColor="text1"/>
        </w:rPr>
        <w:t>.</w:t>
      </w:r>
    </w:p>
    <w:p w14:paraId="1C9C0737" w14:textId="5826277B" w:rsidR="00475DD9" w:rsidRPr="00494ECB" w:rsidRDefault="00475DD9" w:rsidP="009936BB">
      <w:pPr>
        <w:pStyle w:val="af9"/>
        <w:numPr>
          <w:ilvl w:val="0"/>
          <w:numId w:val="106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0018F5">
        <w:rPr>
          <w:rFonts w:ascii="Arial" w:hAnsi="Arial" w:cs="Arial"/>
          <w:color w:val="000000" w:themeColor="text1"/>
        </w:rPr>
        <w:t xml:space="preserve">Некоторые виды затрат должны быть исключены из контроля </w:t>
      </w:r>
      <w:r w:rsidR="004936AD" w:rsidRPr="000018F5">
        <w:rPr>
          <w:rFonts w:ascii="Arial" w:hAnsi="Arial" w:cs="Arial"/>
          <w:color w:val="000000" w:themeColor="text1"/>
        </w:rPr>
        <w:t xml:space="preserve">бюджет. К таким видам затрат относятся: фонд оплаты труда и страховые взносы, </w:t>
      </w:r>
      <w:r w:rsidR="000018F5">
        <w:rPr>
          <w:rFonts w:ascii="Arial" w:hAnsi="Arial" w:cs="Arial"/>
          <w:color w:val="000000" w:themeColor="text1"/>
        </w:rPr>
        <w:t>ТЗР</w:t>
      </w:r>
      <w:r w:rsidR="004936AD" w:rsidRPr="000018F5">
        <w:rPr>
          <w:rFonts w:ascii="Arial" w:hAnsi="Arial" w:cs="Arial"/>
          <w:color w:val="000000" w:themeColor="text1"/>
        </w:rPr>
        <w:t>. Эти виды затрат буду указаны в соответствующей настройке контроля бюджета.</w:t>
      </w:r>
    </w:p>
    <w:p w14:paraId="4238BC19" w14:textId="4AC58847" w:rsidR="004936AD" w:rsidRPr="00494ECB" w:rsidRDefault="000018F5" w:rsidP="009936BB">
      <w:pPr>
        <w:spacing w:after="240" w:line="276" w:lineRule="auto"/>
        <w:jc w:val="center"/>
        <w:rPr>
          <w:rFonts w:ascii="Arial" w:hAnsi="Arial" w:cs="Arial"/>
          <w:color w:val="000000" w:themeColor="text1"/>
        </w:rPr>
      </w:pPr>
      <w:r w:rsidRPr="000018F5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2808DA60" wp14:editId="76AE6EB6">
            <wp:extent cx="5886450" cy="4838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C482" w14:textId="77777777" w:rsidR="00442A5C" w:rsidRPr="00494ECB" w:rsidRDefault="00442A5C" w:rsidP="009936BB">
      <w:pPr>
        <w:spacing w:after="240" w:line="276" w:lineRule="auto"/>
        <w:rPr>
          <w:rFonts w:ascii="Arial" w:hAnsi="Arial" w:cs="Arial"/>
          <w:color w:val="000000" w:themeColor="text1"/>
        </w:rPr>
      </w:pPr>
    </w:p>
    <w:p w14:paraId="3AFE3156" w14:textId="6C2A3F1D" w:rsidR="00BC31DE" w:rsidRDefault="00BC31DE">
      <w:pPr>
        <w:pStyle w:val="3"/>
      </w:pPr>
      <w:bookmarkStart w:id="3792" w:name="_Toc68528527"/>
      <w:r>
        <w:t>Запрос</w:t>
      </w:r>
      <w:r w:rsidR="001A7220">
        <w:t xml:space="preserve"> корректировки по ком</w:t>
      </w:r>
      <w:r w:rsidR="003218A1">
        <w:t>п</w:t>
      </w:r>
      <w:r w:rsidR="001A7220">
        <w:t>о</w:t>
      </w:r>
      <w:r w:rsidR="003218A1">
        <w:t>нентному учету</w:t>
      </w:r>
      <w:bookmarkEnd w:id="3792"/>
    </w:p>
    <w:p w14:paraId="6EAABFCC" w14:textId="5E747FA8" w:rsidR="00150D02" w:rsidRDefault="007310B9" w:rsidP="00494ECB">
      <w:pPr>
        <w:spacing w:after="240" w:line="276" w:lineRule="auto"/>
        <w:ind w:firstLine="567"/>
        <w:rPr>
          <w:color w:val="000000" w:themeColor="text1"/>
        </w:rPr>
      </w:pPr>
      <w:r w:rsidRPr="00AD0CDB">
        <w:rPr>
          <w:rFonts w:ascii="Arial" w:hAnsi="Arial" w:cs="Arial"/>
          <w:color w:val="000000" w:themeColor="text1"/>
        </w:rPr>
        <w:t xml:space="preserve">В случае исчерпания бюджетных лимитов на СПП-элементе </w:t>
      </w:r>
      <w:r>
        <w:rPr>
          <w:rFonts w:ascii="Arial" w:hAnsi="Arial" w:cs="Arial"/>
          <w:color w:val="000000" w:themeColor="text1"/>
        </w:rPr>
        <w:t xml:space="preserve">«Компонентный учет» </w:t>
      </w:r>
      <w:r w:rsidRPr="00AD0CDB">
        <w:rPr>
          <w:rFonts w:ascii="Arial" w:hAnsi="Arial" w:cs="Arial"/>
          <w:color w:val="000000" w:themeColor="text1"/>
        </w:rPr>
        <w:t>система не позволит передать компоненты сетевого графика в закупку</w:t>
      </w:r>
      <w:r w:rsidRPr="00F832A9">
        <w:rPr>
          <w:rFonts w:ascii="Arial" w:hAnsi="Arial" w:cs="Arial"/>
          <w:color w:val="000000" w:themeColor="text1"/>
        </w:rPr>
        <w:t>.</w:t>
      </w:r>
      <w:r w:rsidRPr="003F25F8">
        <w:rPr>
          <w:rFonts w:ascii="Arial" w:hAnsi="Arial" w:cs="Arial"/>
          <w:color w:val="000000" w:themeColor="text1"/>
        </w:rPr>
        <w:t xml:space="preserve"> В этом случае инициируется корректировка бюджетных лимитов</w:t>
      </w:r>
      <w:r>
        <w:rPr>
          <w:rFonts w:ascii="Arial" w:hAnsi="Arial" w:cs="Arial"/>
          <w:color w:val="000000" w:themeColor="text1"/>
        </w:rPr>
        <w:t xml:space="preserve">. Для формирования запроса на корректировку по компонентному учету </w:t>
      </w:r>
      <w:r w:rsidR="00150D02">
        <w:rPr>
          <w:rFonts w:ascii="Arial" w:hAnsi="Arial" w:cs="Arial"/>
          <w:color w:val="000000" w:themeColor="text1"/>
        </w:rPr>
        <w:t>создает</w:t>
      </w:r>
      <w:r>
        <w:rPr>
          <w:rFonts w:ascii="Arial" w:hAnsi="Arial" w:cs="Arial"/>
          <w:color w:val="000000" w:themeColor="text1"/>
        </w:rPr>
        <w:t>ся</w:t>
      </w:r>
      <w:r w:rsidR="00150D02">
        <w:rPr>
          <w:rFonts w:ascii="Arial" w:hAnsi="Arial" w:cs="Arial"/>
          <w:color w:val="000000" w:themeColor="text1"/>
        </w:rPr>
        <w:t xml:space="preserve"> новый сетевой график</w:t>
      </w:r>
      <w:r>
        <w:rPr>
          <w:rFonts w:ascii="Arial" w:hAnsi="Arial" w:cs="Arial"/>
          <w:color w:val="000000" w:themeColor="text1"/>
        </w:rPr>
        <w:t xml:space="preserve"> (системны ста</w:t>
      </w:r>
      <w:del w:id="3793" w:author="Попова Дарья" w:date="2021-03-16T14:19:00Z">
        <w:r w:rsidDel="005E4AD6">
          <w:rPr>
            <w:rFonts w:ascii="Arial" w:hAnsi="Arial" w:cs="Arial"/>
            <w:color w:val="000000" w:themeColor="text1"/>
          </w:rPr>
          <w:delText>у</w:delText>
        </w:r>
      </w:del>
      <w:r>
        <w:rPr>
          <w:rFonts w:ascii="Arial" w:hAnsi="Arial" w:cs="Arial"/>
          <w:color w:val="000000" w:themeColor="text1"/>
        </w:rPr>
        <w:t>т</w:t>
      </w:r>
      <w:ins w:id="3794" w:author="Попова Дарья" w:date="2021-03-16T14:19:00Z">
        <w:r w:rsidR="005E4AD6">
          <w:rPr>
            <w:rFonts w:ascii="Arial" w:hAnsi="Arial" w:cs="Arial"/>
            <w:color w:val="000000" w:themeColor="text1"/>
          </w:rPr>
          <w:t>у</w:t>
        </w:r>
      </w:ins>
      <w:r>
        <w:rPr>
          <w:rFonts w:ascii="Arial" w:hAnsi="Arial" w:cs="Arial"/>
          <w:color w:val="000000" w:themeColor="text1"/>
        </w:rPr>
        <w:t>с ОТКР - Открыто)</w:t>
      </w:r>
      <w:r w:rsidR="00150D02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который </w:t>
      </w:r>
      <w:r w:rsidR="00150D02">
        <w:rPr>
          <w:rFonts w:ascii="Arial" w:hAnsi="Arial" w:cs="Arial"/>
          <w:color w:val="000000" w:themeColor="text1"/>
        </w:rPr>
        <w:t>наполняет</w:t>
      </w:r>
      <w:r>
        <w:rPr>
          <w:rFonts w:ascii="Arial" w:hAnsi="Arial" w:cs="Arial"/>
          <w:color w:val="000000" w:themeColor="text1"/>
        </w:rPr>
        <w:t>ся</w:t>
      </w:r>
      <w:r w:rsidR="00150D02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необходимыми компонентами. Н</w:t>
      </w:r>
      <w:r w:rsidR="00150D02">
        <w:rPr>
          <w:rFonts w:ascii="Arial" w:hAnsi="Arial" w:cs="Arial"/>
          <w:color w:val="000000" w:themeColor="text1"/>
        </w:rPr>
        <w:t>а СПП-элементе</w:t>
      </w:r>
      <w:r>
        <w:rPr>
          <w:rFonts w:ascii="Arial" w:hAnsi="Arial" w:cs="Arial"/>
          <w:color w:val="000000" w:themeColor="text1"/>
        </w:rPr>
        <w:t>, в рамках которого требуется корректировка,</w:t>
      </w:r>
      <w:r w:rsidR="00150D02">
        <w:rPr>
          <w:rFonts w:ascii="Arial" w:hAnsi="Arial" w:cs="Arial"/>
          <w:color w:val="000000" w:themeColor="text1"/>
        </w:rPr>
        <w:t xml:space="preserve"> устанавливает статус ЗКОР – Запрос корректировки</w:t>
      </w:r>
      <w:r>
        <w:rPr>
          <w:rFonts w:ascii="Arial" w:hAnsi="Arial" w:cs="Arial"/>
          <w:color w:val="000000" w:themeColor="text1"/>
        </w:rPr>
        <w:t>.</w:t>
      </w:r>
    </w:p>
    <w:p w14:paraId="47E2F2D4" w14:textId="4F494C49" w:rsidR="007310B9" w:rsidRDefault="007310B9" w:rsidP="00494ECB">
      <w:pPr>
        <w:spacing w:after="240" w:line="276" w:lineRule="auto"/>
        <w:ind w:firstLine="567"/>
      </w:pPr>
      <w:r>
        <w:rPr>
          <w:rFonts w:ascii="Arial" w:hAnsi="Arial" w:cs="Arial"/>
          <w:color w:val="000000" w:themeColor="text1"/>
        </w:rPr>
        <w:t xml:space="preserve">После согласования корректировки и переноса средств за счет резерва БЕ или УК, на СПП-элементе автоматически устанавливается статус УТВК - Скорректированный бюджет утвержден, сетевой график деблокируется. После </w:t>
      </w:r>
      <w:r w:rsidR="00540622">
        <w:rPr>
          <w:rFonts w:ascii="Arial" w:hAnsi="Arial" w:cs="Arial"/>
          <w:color w:val="000000" w:themeColor="text1"/>
        </w:rPr>
        <w:t>деблокирования сетевого графика запланированные компоненты передаются для закупки.</w:t>
      </w:r>
    </w:p>
    <w:p w14:paraId="4427BE10" w14:textId="77777777" w:rsidR="00B05CBB" w:rsidRDefault="00B05CBB" w:rsidP="00494ECB">
      <w:pPr>
        <w:spacing w:after="240" w:line="276" w:lineRule="auto"/>
        <w:ind w:firstLine="567"/>
      </w:pPr>
    </w:p>
    <w:p w14:paraId="48D3E234" w14:textId="626460FF" w:rsidR="00D61DD8" w:rsidRDefault="00D61DD8" w:rsidP="00D61DD8">
      <w:pPr>
        <w:pStyle w:val="3"/>
      </w:pPr>
      <w:bookmarkStart w:id="3795" w:name="_Toc68528528"/>
      <w:r>
        <w:lastRenderedPageBreak/>
        <w:t xml:space="preserve">Разработка </w:t>
      </w:r>
      <w:r>
        <w:rPr>
          <w:lang w:val="en-US"/>
        </w:rPr>
        <w:t>PM</w:t>
      </w:r>
      <w:r w:rsidRPr="00494ECB">
        <w:t xml:space="preserve">65 </w:t>
      </w:r>
      <w:r>
        <w:t>Отчет по запросам корректировок бюджета ТОРО</w:t>
      </w:r>
      <w:bookmarkEnd w:id="3795"/>
    </w:p>
    <w:p w14:paraId="6FD4FFCE" w14:textId="2F536303" w:rsidR="00D61DD8" w:rsidRPr="00494ECB" w:rsidRDefault="00D61DD8" w:rsidP="00494ECB">
      <w:pPr>
        <w:spacing w:after="240" w:line="276" w:lineRule="auto"/>
        <w:ind w:firstLine="567"/>
        <w:rPr>
          <w:u w:val="single"/>
        </w:rPr>
      </w:pPr>
      <w:r w:rsidRPr="00494ECB">
        <w:rPr>
          <w:rFonts w:ascii="Arial" w:hAnsi="Arial" w:cs="Arial"/>
          <w:u w:val="single"/>
        </w:rPr>
        <w:t>Предпосылки:</w:t>
      </w:r>
    </w:p>
    <w:p w14:paraId="3FE9F5B9" w14:textId="352DCD61" w:rsidR="00D61DD8" w:rsidRDefault="00D61DD8" w:rsidP="00494ECB">
      <w:pPr>
        <w:spacing w:after="240" w:line="276" w:lineRule="auto"/>
        <w:ind w:firstLine="567"/>
        <w:rPr>
          <w:lang w:eastAsia="ru-RU"/>
        </w:rPr>
      </w:pPr>
      <w:r w:rsidRPr="006F455A">
        <w:rPr>
          <w:rFonts w:ascii="Arial" w:hAnsi="Arial" w:cs="Arial"/>
          <w:szCs w:val="20"/>
          <w:lang w:eastAsia="ru-RU"/>
        </w:rPr>
        <w:t>Для анализа бюджета ППА, а также утверждения заказов ТОРО</w:t>
      </w:r>
      <w:r>
        <w:rPr>
          <w:rFonts w:ascii="Arial" w:hAnsi="Arial" w:cs="Arial"/>
          <w:szCs w:val="20"/>
          <w:lang w:eastAsia="ru-RU"/>
        </w:rPr>
        <w:t xml:space="preserve"> и сетевых графиков</w:t>
      </w:r>
      <w:r w:rsidRPr="006F455A">
        <w:rPr>
          <w:rFonts w:ascii="Arial" w:hAnsi="Arial" w:cs="Arial"/>
          <w:szCs w:val="20"/>
          <w:lang w:eastAsia="ru-RU"/>
        </w:rPr>
        <w:t xml:space="preserve">, требующих корректировки бюджета, необходимо реализовать интерфейс в </w:t>
      </w:r>
      <w:r>
        <w:rPr>
          <w:rFonts w:ascii="Arial" w:hAnsi="Arial" w:cs="Arial"/>
          <w:szCs w:val="20"/>
          <w:lang w:eastAsia="ru-RU"/>
        </w:rPr>
        <w:t>виде АРМ «Управление бюджетом ППА».</w:t>
      </w:r>
    </w:p>
    <w:p w14:paraId="392CD14A" w14:textId="67D88C52" w:rsidR="00D61DD8" w:rsidRPr="00494ECB" w:rsidRDefault="00D61DD8" w:rsidP="00494ECB">
      <w:pPr>
        <w:spacing w:after="240" w:line="276" w:lineRule="auto"/>
        <w:ind w:firstLine="567"/>
        <w:rPr>
          <w:u w:val="single"/>
          <w:lang w:eastAsia="ru-RU"/>
        </w:rPr>
      </w:pPr>
      <w:r w:rsidRPr="00494ECB">
        <w:rPr>
          <w:rFonts w:ascii="Arial" w:hAnsi="Arial" w:cs="Arial"/>
          <w:szCs w:val="20"/>
          <w:u w:val="single"/>
          <w:lang w:eastAsia="ru-RU"/>
        </w:rPr>
        <w:t>Входные данные:</w:t>
      </w:r>
    </w:p>
    <w:p w14:paraId="0765CF90" w14:textId="0B181C9E" w:rsidR="00D61DD8" w:rsidRDefault="00862D94" w:rsidP="00494ECB">
      <w:pPr>
        <w:spacing w:after="240" w:line="276" w:lineRule="auto"/>
        <w:ind w:firstLine="567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Параметрами запуска отчёта служат такие данные как: проект, СПП-элемент, статус СПП-элемента, Тип затрат (</w:t>
      </w:r>
      <w:r>
        <w:rPr>
          <w:rFonts w:ascii="Arial" w:hAnsi="Arial" w:cs="Arial"/>
          <w:color w:val="000000" w:themeColor="text1"/>
          <w:lang w:val="en-US"/>
        </w:rPr>
        <w:t>CAPEX</w:t>
      </w:r>
      <w:r w:rsidRPr="00494ECB">
        <w:rPr>
          <w:rFonts w:ascii="Arial" w:hAnsi="Arial" w:cs="Arial"/>
          <w:color w:val="000000" w:themeColor="text1"/>
        </w:rPr>
        <w:t xml:space="preserve">/ </w:t>
      </w:r>
      <w:r>
        <w:rPr>
          <w:rFonts w:ascii="Arial" w:hAnsi="Arial" w:cs="Arial"/>
          <w:color w:val="000000" w:themeColor="text1"/>
          <w:lang w:val="en-US"/>
        </w:rPr>
        <w:t>OPEX</w:t>
      </w:r>
      <w:r>
        <w:rPr>
          <w:rFonts w:ascii="Arial" w:hAnsi="Arial" w:cs="Arial"/>
          <w:color w:val="000000" w:themeColor="text1"/>
        </w:rPr>
        <w:t>)</w:t>
      </w:r>
      <w:r w:rsidRPr="00494ECB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>Год (обязательный параметр), БЕ, Завод, ЦФО.</w:t>
      </w:r>
    </w:p>
    <w:p w14:paraId="2988F300" w14:textId="5A523CEB" w:rsidR="00862D94" w:rsidRPr="00494ECB" w:rsidRDefault="00862D94" w:rsidP="00494ECB">
      <w:pPr>
        <w:spacing w:after="240" w:line="276" w:lineRule="auto"/>
        <w:ind w:firstLine="567"/>
        <w:rPr>
          <w:color w:val="000000" w:themeColor="text1"/>
          <w:u w:val="single"/>
        </w:rPr>
      </w:pPr>
      <w:r w:rsidRPr="00494ECB">
        <w:rPr>
          <w:rFonts w:ascii="Arial" w:hAnsi="Arial" w:cs="Arial"/>
          <w:color w:val="000000" w:themeColor="text1"/>
          <w:u w:val="single"/>
        </w:rPr>
        <w:t>Основные функции отчета:</w:t>
      </w:r>
    </w:p>
    <w:p w14:paraId="7423C8FB" w14:textId="2DCBE581" w:rsidR="008D641C" w:rsidRDefault="00862D94" w:rsidP="00494ECB">
      <w:pPr>
        <w:spacing w:after="240" w:line="276" w:lineRule="auto"/>
        <w:ind w:firstLine="567"/>
      </w:pPr>
      <w:r>
        <w:rPr>
          <w:rFonts w:ascii="Arial" w:hAnsi="Arial" w:cs="Arial"/>
        </w:rPr>
        <w:t>Отчет представляет собой основной экран</w:t>
      </w:r>
      <w:r w:rsidR="008D641C">
        <w:rPr>
          <w:rFonts w:ascii="Arial" w:hAnsi="Arial" w:cs="Arial"/>
        </w:rPr>
        <w:t>, разделенный на несколько областей. Верхняя часть экрана содержит информацию о резервах БЕ и УК</w:t>
      </w:r>
      <w:r w:rsidR="0006651F">
        <w:rPr>
          <w:rFonts w:ascii="Arial" w:hAnsi="Arial" w:cs="Arial"/>
        </w:rPr>
        <w:t>.</w:t>
      </w:r>
      <w:r w:rsidR="008D641C">
        <w:rPr>
          <w:rFonts w:ascii="Arial" w:hAnsi="Arial" w:cs="Arial"/>
        </w:rPr>
        <w:t xml:space="preserve"> </w:t>
      </w:r>
      <w:r w:rsidR="0006651F">
        <w:rPr>
          <w:rFonts w:ascii="Arial" w:hAnsi="Arial" w:cs="Arial"/>
        </w:rPr>
        <w:t>О</w:t>
      </w:r>
      <w:r w:rsidR="008D641C">
        <w:rPr>
          <w:rFonts w:ascii="Arial" w:hAnsi="Arial" w:cs="Arial"/>
        </w:rPr>
        <w:t xml:space="preserve">сновная часть экрана содержит перечень СПП-элементов и информацию по ним, а также аналитику по исходному и текущему бюджета, плановые и фактические затраты по заказам ТОРО, сетевым графикам и </w:t>
      </w:r>
      <w:r w:rsidR="008D641C">
        <w:rPr>
          <w:rFonts w:ascii="Arial" w:hAnsi="Arial" w:cs="Arial"/>
          <w:lang w:val="en-US"/>
        </w:rPr>
        <w:t>PP</w:t>
      </w:r>
      <w:r w:rsidR="008D641C" w:rsidRPr="00494ECB">
        <w:rPr>
          <w:rFonts w:ascii="Arial" w:hAnsi="Arial" w:cs="Arial"/>
        </w:rPr>
        <w:t>-</w:t>
      </w:r>
      <w:r w:rsidR="008D641C">
        <w:rPr>
          <w:rFonts w:ascii="Arial" w:hAnsi="Arial" w:cs="Arial"/>
        </w:rPr>
        <w:t xml:space="preserve">заказам, связанные с СПП-элементами, затраты по запросам на корректировку, план (прогноз) освоения, ожидаемый факт, дефицит/ профицит. В нижней часть </w:t>
      </w:r>
      <w:r w:rsidR="0006651F">
        <w:rPr>
          <w:rFonts w:ascii="Arial" w:hAnsi="Arial" w:cs="Arial"/>
        </w:rPr>
        <w:t>экрана можно просмотреть расшифровку затрат по конкретному СПП-элементу в разбивке по категориям затрат.</w:t>
      </w:r>
    </w:p>
    <w:p w14:paraId="52F6EF19" w14:textId="3AFB8CEC" w:rsidR="008D641C" w:rsidRPr="00494ECB" w:rsidRDefault="0006651F" w:rsidP="00494ECB">
      <w:pPr>
        <w:spacing w:after="240" w:line="276" w:lineRule="auto"/>
        <w:jc w:val="left"/>
      </w:pPr>
      <w:r w:rsidRPr="00494ECB">
        <w:rPr>
          <w:noProof/>
          <w:lang w:eastAsia="ru-RU"/>
        </w:rPr>
        <w:drawing>
          <wp:inline distT="0" distB="0" distL="0" distR="0" wp14:anchorId="5F5A0C3B" wp14:editId="310BFCB3">
            <wp:extent cx="6480810" cy="28733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8722" w14:textId="213DA1BF" w:rsidR="00D61DD8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t>Функции:</w:t>
      </w:r>
    </w:p>
    <w:p w14:paraId="1D6405C2" w14:textId="2C629DC2" w:rsidR="0006651F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t xml:space="preserve">Источник затрат – просмотр объектов, связанные с выбранными СПП-элементам: заказы ТОРО, сетевые графики, </w:t>
      </w:r>
      <w:r>
        <w:rPr>
          <w:rFonts w:ascii="Arial" w:hAnsi="Arial" w:cs="Arial"/>
          <w:lang w:val="en-US"/>
        </w:rPr>
        <w:t>PP</w:t>
      </w:r>
      <w:r w:rsidRPr="00494ECB">
        <w:rPr>
          <w:rFonts w:ascii="Arial" w:hAnsi="Arial" w:cs="Arial"/>
        </w:rPr>
        <w:t>-</w:t>
      </w:r>
      <w:r>
        <w:rPr>
          <w:rFonts w:ascii="Arial" w:hAnsi="Arial" w:cs="Arial"/>
        </w:rPr>
        <w:t>заказы, включая запросы на корректировку.</w:t>
      </w:r>
    </w:p>
    <w:p w14:paraId="64C6AA8B" w14:textId="468A2015" w:rsidR="0006651F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lastRenderedPageBreak/>
        <w:t>Запрос корректировки по сетевым графикам – просмотр сетевых графиков, содержащие запрос корректировки по выбранным СПП-элементам.</w:t>
      </w:r>
    </w:p>
    <w:p w14:paraId="13C9FA0A" w14:textId="371D6863" w:rsidR="0006651F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t>Запрос корректировки по заказам ТОРО – просмотр заказов ТОРО, содержащие запрос корректировки по выбранным СПП-элементам.</w:t>
      </w:r>
    </w:p>
    <w:p w14:paraId="2C89A220" w14:textId="0434030D" w:rsidR="0006651F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t>Изменить статус – массовое согласование СПП-элементов.</w:t>
      </w:r>
    </w:p>
    <w:p w14:paraId="2D251F71" w14:textId="1EA6CE2F" w:rsidR="0006651F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t>Перенос средств резерва –перенос средств с резерва УК на резерв БЕ.</w:t>
      </w:r>
    </w:p>
    <w:p w14:paraId="0040B2AD" w14:textId="76540AE8" w:rsidR="0006651F" w:rsidRDefault="0006651F" w:rsidP="00494ECB">
      <w:pPr>
        <w:spacing w:after="240" w:line="276" w:lineRule="auto"/>
        <w:ind w:firstLine="567"/>
      </w:pPr>
      <w:r>
        <w:rPr>
          <w:rFonts w:ascii="Arial" w:hAnsi="Arial" w:cs="Arial"/>
        </w:rPr>
        <w:t>Перенос средств – перенос средств с СПП-</w:t>
      </w:r>
      <w:r w:rsidR="00B05CBB">
        <w:rPr>
          <w:rFonts w:ascii="Arial" w:hAnsi="Arial" w:cs="Arial"/>
        </w:rPr>
        <w:t>отправителя (СПП-резерва)</w:t>
      </w:r>
      <w:r>
        <w:rPr>
          <w:rFonts w:ascii="Arial" w:hAnsi="Arial" w:cs="Arial"/>
        </w:rPr>
        <w:t xml:space="preserve"> на СПП-элементы с дефицитом.</w:t>
      </w:r>
    </w:p>
    <w:p w14:paraId="11336271" w14:textId="7FED77BA" w:rsidR="00B05CBB" w:rsidRDefault="00B05CBB" w:rsidP="00494ECB">
      <w:pPr>
        <w:spacing w:after="240" w:line="276" w:lineRule="auto"/>
        <w:ind w:firstLine="567"/>
      </w:pPr>
      <w:r>
        <w:rPr>
          <w:rFonts w:ascii="Arial" w:hAnsi="Arial" w:cs="Arial"/>
        </w:rPr>
        <w:t>Расширить бюджет – увеличение бюджета резерва УК из вне.</w:t>
      </w:r>
    </w:p>
    <w:p w14:paraId="0167A339" w14:textId="786F30C6" w:rsidR="00B05CBB" w:rsidRDefault="00B05CBB" w:rsidP="00494ECB">
      <w:pPr>
        <w:spacing w:after="240" w:line="276" w:lineRule="auto"/>
        <w:ind w:firstLine="567"/>
      </w:pPr>
      <w:r>
        <w:rPr>
          <w:rFonts w:ascii="Arial" w:hAnsi="Arial" w:cs="Arial"/>
        </w:rPr>
        <w:t>Перенос экономии – перенос профицита СПП-элемента на резерв БЕ.</w:t>
      </w:r>
    </w:p>
    <w:p w14:paraId="35732520" w14:textId="77777777" w:rsidR="0006651F" w:rsidRPr="00BA02FD" w:rsidRDefault="0006651F" w:rsidP="00494ECB">
      <w:pPr>
        <w:spacing w:after="240" w:line="276" w:lineRule="auto"/>
        <w:ind w:firstLine="567"/>
        <w:rPr>
          <w:rFonts w:ascii="Arial" w:hAnsi="Arial" w:cs="Arial"/>
          <w:rPrChange w:id="3796" w:author="Попова Дарья" w:date="2021-03-18T15:34:00Z">
            <w:rPr/>
          </w:rPrChange>
        </w:rPr>
      </w:pPr>
    </w:p>
    <w:p w14:paraId="055E4B58" w14:textId="413007D3" w:rsidR="009A4652" w:rsidRPr="0095319C" w:rsidDel="00B7768A" w:rsidRDefault="009A4652">
      <w:pPr>
        <w:pStyle w:val="3"/>
        <w:rPr>
          <w:del w:id="3797" w:author="Попова Дарья" w:date="2021-03-18T13:21:00Z"/>
          <w:highlight w:val="yellow"/>
          <w:rPrChange w:id="3798" w:author="Попова Дарья" w:date="2021-03-16T14:31:00Z">
            <w:rPr>
              <w:del w:id="3799" w:author="Попова Дарья" w:date="2021-03-18T13:21:00Z"/>
            </w:rPr>
          </w:rPrChange>
        </w:rPr>
      </w:pPr>
      <w:del w:id="3800" w:author="Попова Дарья" w:date="2021-03-18T13:21:00Z">
        <w:r w:rsidRPr="0095319C" w:rsidDel="00B7768A">
          <w:rPr>
            <w:b w:val="0"/>
            <w:caps w:val="0"/>
            <w:highlight w:val="yellow"/>
            <w:rPrChange w:id="3801" w:author="Попова Дарья" w:date="2021-03-16T14:31:00Z">
              <w:rPr>
                <w:b w:val="0"/>
                <w:caps w:val="0"/>
              </w:rPr>
            </w:rPrChange>
          </w:rPr>
          <w:delText>Разработка MCB05 Отчёт</w:delText>
        </w:r>
        <w:r w:rsidR="00D2590A" w:rsidRPr="0095319C" w:rsidDel="00B7768A">
          <w:rPr>
            <w:b w:val="0"/>
            <w:caps w:val="0"/>
            <w:highlight w:val="yellow"/>
            <w:rPrChange w:id="3802" w:author="Попова Дарья" w:date="2021-03-16T14:31:00Z">
              <w:rPr>
                <w:b w:val="0"/>
                <w:caps w:val="0"/>
              </w:rPr>
            </w:rPrChange>
          </w:rPr>
          <w:delText>ы</w:delText>
        </w:r>
        <w:r w:rsidRPr="0095319C" w:rsidDel="00B7768A">
          <w:rPr>
            <w:b w:val="0"/>
            <w:caps w:val="0"/>
            <w:highlight w:val="yellow"/>
            <w:rPrChange w:id="3803" w:author="Попова Дарья" w:date="2021-03-16T14:31:00Z">
              <w:rPr>
                <w:b w:val="0"/>
                <w:caps w:val="0"/>
              </w:rPr>
            </w:rPrChange>
          </w:rPr>
          <w:delText xml:space="preserve"> для анализа </w:delText>
        </w:r>
        <w:r w:rsidR="00D2590A" w:rsidRPr="0095319C" w:rsidDel="00B7768A">
          <w:rPr>
            <w:b w:val="0"/>
            <w:caps w:val="0"/>
            <w:highlight w:val="yellow"/>
            <w:rPrChange w:id="3804" w:author="Попова Дарья" w:date="2021-03-16T14:31:00Z">
              <w:rPr>
                <w:b w:val="0"/>
                <w:caps w:val="0"/>
              </w:rPr>
            </w:rPrChange>
          </w:rPr>
          <w:delText>долгосрочного, с</w:delText>
        </w:r>
        <w:r w:rsidRPr="0095319C" w:rsidDel="00B7768A">
          <w:rPr>
            <w:b w:val="0"/>
            <w:caps w:val="0"/>
            <w:highlight w:val="yellow"/>
            <w:rPrChange w:id="3805" w:author="Попова Дарья" w:date="2021-03-16T14:31:00Z">
              <w:rPr>
                <w:b w:val="0"/>
                <w:caps w:val="0"/>
              </w:rPr>
            </w:rPrChange>
          </w:rPr>
          <w:delText xml:space="preserve">реднесрочного </w:delText>
        </w:r>
        <w:r w:rsidR="00D2590A" w:rsidRPr="0095319C" w:rsidDel="00B7768A">
          <w:rPr>
            <w:b w:val="0"/>
            <w:caps w:val="0"/>
            <w:highlight w:val="yellow"/>
            <w:rPrChange w:id="3806" w:author="Попова Дарья" w:date="2021-03-16T14:31:00Z">
              <w:rPr>
                <w:b w:val="0"/>
                <w:caps w:val="0"/>
              </w:rPr>
            </w:rPrChange>
          </w:rPr>
          <w:delText xml:space="preserve">и годового планов и бюджетов </w:delText>
        </w:r>
        <w:r w:rsidRPr="0095319C" w:rsidDel="00B7768A">
          <w:rPr>
            <w:b w:val="0"/>
            <w:caps w:val="0"/>
            <w:highlight w:val="yellow"/>
            <w:rPrChange w:id="3807" w:author="Попова Дарья" w:date="2021-03-16T14:31:00Z">
              <w:rPr>
                <w:b w:val="0"/>
                <w:caps w:val="0"/>
              </w:rPr>
            </w:rPrChange>
          </w:rPr>
          <w:delText>воздействий</w:delText>
        </w:r>
        <w:bookmarkStart w:id="3808" w:name="_Toc66989587"/>
        <w:bookmarkStart w:id="3809" w:name="_Toc68528109"/>
        <w:bookmarkStart w:id="3810" w:name="_Toc68528529"/>
        <w:bookmarkEnd w:id="3808"/>
        <w:bookmarkEnd w:id="3809"/>
        <w:bookmarkEnd w:id="3810"/>
      </w:del>
    </w:p>
    <w:p w14:paraId="55754230" w14:textId="7683A5C7" w:rsidR="00D2590A" w:rsidRPr="009936BB" w:rsidDel="00B7768A" w:rsidRDefault="00D2590A" w:rsidP="00F75637">
      <w:pPr>
        <w:spacing w:after="240" w:line="276" w:lineRule="auto"/>
        <w:ind w:firstLine="567"/>
        <w:rPr>
          <w:del w:id="3811" w:author="Попова Дарья" w:date="2021-03-18T13:21:00Z"/>
          <w:rFonts w:ascii="Arial" w:hAnsi="Arial" w:cs="Arial"/>
          <w:color w:val="000000" w:themeColor="text1"/>
          <w:u w:val="single"/>
        </w:rPr>
      </w:pPr>
      <w:del w:id="3812" w:author="Попова Дарья" w:date="2021-03-18T13:21:00Z">
        <w:r w:rsidRPr="009936BB" w:rsidDel="00B7768A">
          <w:rPr>
            <w:rFonts w:ascii="Arial" w:hAnsi="Arial" w:cs="Arial"/>
            <w:color w:val="000000" w:themeColor="text1"/>
            <w:u w:val="single"/>
          </w:rPr>
          <w:delText>Предпосылки:</w:delText>
        </w:r>
        <w:bookmarkStart w:id="3813" w:name="_Toc66989588"/>
        <w:bookmarkStart w:id="3814" w:name="_Toc68528110"/>
        <w:bookmarkStart w:id="3815" w:name="_Toc68528530"/>
        <w:bookmarkEnd w:id="3813"/>
        <w:bookmarkEnd w:id="3814"/>
        <w:bookmarkEnd w:id="3815"/>
      </w:del>
    </w:p>
    <w:p w14:paraId="0E895C4A" w14:textId="1CCFEA44" w:rsidR="00D2590A" w:rsidDel="00B7768A" w:rsidRDefault="00D2590A" w:rsidP="00F75637">
      <w:pPr>
        <w:spacing w:after="240" w:line="276" w:lineRule="auto"/>
        <w:ind w:firstLine="567"/>
        <w:rPr>
          <w:del w:id="3816" w:author="Попова Дарья" w:date="2021-03-18T13:21:00Z"/>
          <w:rFonts w:ascii="Arial" w:hAnsi="Arial" w:cs="Arial"/>
          <w:color w:val="000000" w:themeColor="text1"/>
        </w:rPr>
      </w:pPr>
      <w:del w:id="3817" w:author="Попова Дарья" w:date="2021-03-18T13:21:00Z">
        <w:r w:rsidDel="00B7768A">
          <w:rPr>
            <w:rFonts w:ascii="Arial" w:hAnsi="Arial" w:cs="Arial"/>
            <w:color w:val="000000" w:themeColor="text1"/>
          </w:rPr>
          <w:delText xml:space="preserve">Необходимо реализовать аналитические отчёты </w:delText>
        </w:r>
        <w:r w:rsidRPr="009A493D" w:rsidDel="00B7768A">
          <w:rPr>
            <w:rFonts w:ascii="Arial" w:hAnsi="Arial" w:cs="Arial"/>
            <w:color w:val="000000" w:themeColor="text1"/>
          </w:rPr>
          <w:delText xml:space="preserve">для анализа </w:delText>
        </w:r>
        <w:r w:rsidDel="00B7768A">
          <w:rPr>
            <w:rFonts w:ascii="Arial" w:hAnsi="Arial" w:cs="Arial"/>
            <w:color w:val="000000" w:themeColor="text1"/>
          </w:rPr>
          <w:delText xml:space="preserve">результатов </w:delText>
        </w:r>
        <w:r w:rsidRPr="009A493D" w:rsidDel="00B7768A">
          <w:rPr>
            <w:rFonts w:ascii="Arial" w:hAnsi="Arial" w:cs="Arial"/>
            <w:color w:val="000000" w:themeColor="text1"/>
          </w:rPr>
          <w:delText>планирования до</w:delText>
        </w:r>
        <w:r w:rsidDel="00B7768A">
          <w:rPr>
            <w:rFonts w:ascii="Arial" w:hAnsi="Arial" w:cs="Arial"/>
            <w:color w:val="000000" w:themeColor="text1"/>
          </w:rPr>
          <w:delText>лгосрочного плана</w:delText>
        </w:r>
        <w:r w:rsidR="00C82ABF" w:rsidRPr="009936BB" w:rsidDel="00B7768A">
          <w:rPr>
            <w:rFonts w:ascii="Arial" w:hAnsi="Arial" w:cs="Arial"/>
            <w:color w:val="000000" w:themeColor="text1"/>
          </w:rPr>
          <w:delText xml:space="preserve"> </w:delText>
        </w:r>
        <w:r w:rsidR="00C82ABF" w:rsidDel="00B7768A">
          <w:rPr>
            <w:rFonts w:ascii="Arial" w:hAnsi="Arial" w:cs="Arial"/>
            <w:color w:val="000000" w:themeColor="text1"/>
          </w:rPr>
          <w:delText>и бюджета воздействий</w:delText>
        </w:r>
        <w:r w:rsidDel="00B7768A">
          <w:rPr>
            <w:rFonts w:ascii="Arial" w:hAnsi="Arial" w:cs="Arial"/>
            <w:color w:val="000000" w:themeColor="text1"/>
          </w:rPr>
          <w:delText>, с</w:delText>
        </w:r>
        <w:r w:rsidR="009A4652" w:rsidRPr="009A4652" w:rsidDel="00B7768A">
          <w:rPr>
            <w:rFonts w:ascii="Arial" w:hAnsi="Arial" w:cs="Arial"/>
            <w:color w:val="000000" w:themeColor="text1"/>
          </w:rPr>
          <w:delText xml:space="preserve">реднесрочного </w:delText>
        </w:r>
        <w:r w:rsidDel="00B7768A">
          <w:rPr>
            <w:rFonts w:ascii="Arial" w:hAnsi="Arial" w:cs="Arial"/>
            <w:color w:val="000000" w:themeColor="text1"/>
          </w:rPr>
          <w:delText xml:space="preserve">плана и бюджета </w:delText>
        </w:r>
        <w:r w:rsidR="009A4652" w:rsidRPr="009A4652" w:rsidDel="00B7768A">
          <w:rPr>
            <w:rFonts w:ascii="Arial" w:hAnsi="Arial" w:cs="Arial"/>
            <w:color w:val="000000" w:themeColor="text1"/>
          </w:rPr>
          <w:delText>воздействий</w:delText>
        </w:r>
        <w:r w:rsidDel="00B7768A">
          <w:rPr>
            <w:rFonts w:ascii="Arial" w:hAnsi="Arial" w:cs="Arial"/>
            <w:color w:val="000000" w:themeColor="text1"/>
          </w:rPr>
          <w:delText>, годового бюджета воздействий.</w:delText>
        </w:r>
        <w:bookmarkStart w:id="3818" w:name="_Toc66989589"/>
        <w:bookmarkStart w:id="3819" w:name="_Toc68528111"/>
        <w:bookmarkStart w:id="3820" w:name="_Toc68528531"/>
        <w:bookmarkEnd w:id="3818"/>
        <w:bookmarkEnd w:id="3819"/>
        <w:bookmarkEnd w:id="3820"/>
      </w:del>
    </w:p>
    <w:p w14:paraId="1AECBAB7" w14:textId="1230FBE5" w:rsidR="00D2590A" w:rsidDel="00B7768A" w:rsidRDefault="00F75637" w:rsidP="00F75637">
      <w:pPr>
        <w:spacing w:after="240" w:line="276" w:lineRule="auto"/>
        <w:ind w:firstLine="567"/>
        <w:rPr>
          <w:del w:id="3821" w:author="Попова Дарья" w:date="2021-03-18T13:21:00Z"/>
          <w:rFonts w:ascii="Arial" w:hAnsi="Arial" w:cs="Arial"/>
          <w:color w:val="000000" w:themeColor="text1"/>
        </w:rPr>
      </w:pPr>
      <w:del w:id="3822" w:author="Попова Дарья" w:date="2021-03-18T13:21:00Z">
        <w:r w:rsidDel="00B7768A">
          <w:rPr>
            <w:rFonts w:ascii="Arial" w:hAnsi="Arial" w:cs="Arial"/>
            <w:color w:val="000000" w:themeColor="text1"/>
          </w:rPr>
          <w:delText>При реализации необходимо руководствоваться форматами</w:delText>
        </w:r>
        <w:r w:rsidR="00ED7850" w:rsidDel="00B7768A">
          <w:rPr>
            <w:rFonts w:ascii="Arial" w:hAnsi="Arial" w:cs="Arial"/>
            <w:color w:val="000000" w:themeColor="text1"/>
          </w:rPr>
          <w:delText xml:space="preserve">, приведёнными </w:delText>
        </w:r>
        <w:r w:rsidDel="00B7768A">
          <w:rPr>
            <w:rFonts w:ascii="Arial" w:hAnsi="Arial" w:cs="Arial"/>
            <w:color w:val="000000" w:themeColor="text1"/>
          </w:rPr>
          <w:delText>в документах ERP.2.1_14_PM «</w:delText>
        </w:r>
        <w:r w:rsidRPr="00F75637" w:rsidDel="00B7768A">
          <w:rPr>
            <w:rFonts w:ascii="Arial" w:hAnsi="Arial" w:cs="Arial"/>
            <w:color w:val="000000" w:themeColor="text1"/>
          </w:rPr>
          <w:delText>Методика планирования (долгосрочного, годового, месячного, недельного) и учёта работ по ТОиР,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delText>
        </w:r>
        <w:r w:rsidDel="00B7768A">
          <w:rPr>
            <w:rFonts w:ascii="Arial" w:hAnsi="Arial" w:cs="Arial"/>
            <w:color w:val="000000" w:themeColor="text1"/>
          </w:rPr>
          <w:delText xml:space="preserve">» и </w:delText>
        </w:r>
        <w:r w:rsidRPr="00F75637" w:rsidDel="00B7768A">
          <w:rPr>
            <w:rFonts w:ascii="Arial" w:hAnsi="Arial" w:cs="Arial"/>
            <w:color w:val="000000" w:themeColor="text1"/>
          </w:rPr>
          <w:delText>ERP.2.1_17_PM</w:delText>
        </w:r>
        <w:r w:rsidDel="00B7768A">
          <w:rPr>
            <w:rFonts w:ascii="Arial" w:hAnsi="Arial" w:cs="Arial"/>
            <w:color w:val="000000" w:themeColor="text1"/>
          </w:rPr>
          <w:delText xml:space="preserve"> «</w:delText>
        </w:r>
        <w:r w:rsidRPr="00F75637" w:rsidDel="00B7768A">
          <w:rPr>
            <w:rFonts w:ascii="Arial" w:hAnsi="Arial" w:cs="Arial"/>
            <w:color w:val="000000" w:themeColor="text1"/>
          </w:rPr>
          <w:delText>Методика планирования и контроля факта затрат на поддержание производственных активов (с учётом капитализации затрат на ремонт основных средств)</w:delText>
        </w:r>
        <w:r w:rsidDel="00B7768A">
          <w:rPr>
            <w:rFonts w:ascii="Arial" w:hAnsi="Arial" w:cs="Arial"/>
            <w:color w:val="000000" w:themeColor="text1"/>
          </w:rPr>
          <w:delText>».</w:delText>
        </w:r>
        <w:bookmarkStart w:id="3823" w:name="_Toc66989590"/>
        <w:bookmarkStart w:id="3824" w:name="_Toc68528112"/>
        <w:bookmarkStart w:id="3825" w:name="_Toc68528532"/>
        <w:bookmarkEnd w:id="3823"/>
        <w:bookmarkEnd w:id="3824"/>
        <w:bookmarkEnd w:id="3825"/>
      </w:del>
    </w:p>
    <w:p w14:paraId="1C4FEE8C" w14:textId="2C40BCAD" w:rsidR="00F75637" w:rsidDel="00B7768A" w:rsidRDefault="00F75637">
      <w:pPr>
        <w:spacing w:after="240" w:line="276" w:lineRule="auto"/>
        <w:ind w:firstLine="567"/>
        <w:rPr>
          <w:del w:id="3826" w:author="Попова Дарья" w:date="2021-03-18T13:21:00Z"/>
          <w:rFonts w:ascii="Arial" w:hAnsi="Arial" w:cs="Arial"/>
          <w:color w:val="000000" w:themeColor="text1"/>
          <w:u w:val="single"/>
        </w:rPr>
      </w:pPr>
      <w:del w:id="3827" w:author="Попова Дарья" w:date="2021-03-18T13:21:00Z">
        <w:r w:rsidRPr="009936BB" w:rsidDel="00B7768A">
          <w:rPr>
            <w:rFonts w:ascii="Arial" w:hAnsi="Arial" w:cs="Arial"/>
            <w:color w:val="000000" w:themeColor="text1"/>
            <w:u w:val="single"/>
          </w:rPr>
          <w:delText>Входные данные:</w:delText>
        </w:r>
        <w:bookmarkStart w:id="3828" w:name="_Toc66989591"/>
        <w:bookmarkStart w:id="3829" w:name="_Toc68528113"/>
        <w:bookmarkStart w:id="3830" w:name="_Toc68528533"/>
        <w:bookmarkEnd w:id="3828"/>
        <w:bookmarkEnd w:id="3829"/>
        <w:bookmarkEnd w:id="3830"/>
      </w:del>
    </w:p>
    <w:p w14:paraId="0440E62C" w14:textId="67179650" w:rsidR="00F75637" w:rsidDel="00B7768A" w:rsidRDefault="00F75637">
      <w:pPr>
        <w:spacing w:after="240" w:line="276" w:lineRule="auto"/>
        <w:ind w:firstLine="567"/>
        <w:rPr>
          <w:del w:id="3831" w:author="Попова Дарья" w:date="2021-03-18T13:21:00Z"/>
          <w:rFonts w:ascii="Arial" w:hAnsi="Arial" w:cs="Arial"/>
          <w:color w:val="000000" w:themeColor="text1"/>
        </w:rPr>
      </w:pPr>
      <w:del w:id="3832" w:author="Попова Дарья" w:date="2021-03-18T13:21:00Z">
        <w:r w:rsidDel="00B7768A">
          <w:rPr>
            <w:rFonts w:ascii="Arial" w:hAnsi="Arial" w:cs="Arial"/>
            <w:color w:val="000000" w:themeColor="text1"/>
          </w:rPr>
          <w:delText>Параметрами запуска отчёта будут такие аналитика как: бизнес-единица, бюджетная кампания, версия.</w:delText>
        </w:r>
        <w:r w:rsidR="00B04EF5" w:rsidRPr="00B04EF5" w:rsidDel="00B7768A">
          <w:rPr>
            <w:rFonts w:ascii="Arial" w:hAnsi="Arial" w:cs="Arial"/>
            <w:color w:val="000000" w:themeColor="text1"/>
          </w:rPr>
          <w:delText xml:space="preserve"> </w:delText>
        </w:r>
        <w:r w:rsidR="00B04EF5" w:rsidDel="00B7768A">
          <w:rPr>
            <w:rFonts w:ascii="Arial" w:hAnsi="Arial" w:cs="Arial"/>
            <w:color w:val="000000" w:themeColor="text1"/>
          </w:rPr>
          <w:delText>Все аналитики являются обязательными, их значения будут наследоваться из потока бизнес-операций, откуда пользователь будет запускать данный отчёт.</w:delText>
        </w:r>
        <w:bookmarkStart w:id="3833" w:name="_Toc66989592"/>
        <w:bookmarkStart w:id="3834" w:name="_Toc68528114"/>
        <w:bookmarkStart w:id="3835" w:name="_Toc68528534"/>
        <w:bookmarkEnd w:id="3833"/>
        <w:bookmarkEnd w:id="3834"/>
        <w:bookmarkEnd w:id="3835"/>
      </w:del>
    </w:p>
    <w:p w14:paraId="4609881E" w14:textId="6A809977" w:rsidR="00F75637" w:rsidRPr="009936BB" w:rsidDel="00B7768A" w:rsidRDefault="00B04EF5">
      <w:pPr>
        <w:spacing w:after="240" w:line="276" w:lineRule="auto"/>
        <w:ind w:firstLine="567"/>
        <w:rPr>
          <w:del w:id="3836" w:author="Попова Дарья" w:date="2021-03-18T13:21:00Z"/>
          <w:rFonts w:ascii="Arial" w:hAnsi="Arial" w:cs="Arial"/>
          <w:color w:val="000000" w:themeColor="text1"/>
          <w:u w:val="single"/>
        </w:rPr>
      </w:pPr>
      <w:del w:id="3837" w:author="Попова Дарья" w:date="2021-03-18T13:21:00Z">
        <w:r w:rsidRPr="00B04EF5" w:rsidDel="00B7768A">
          <w:rPr>
            <w:rFonts w:ascii="Arial" w:hAnsi="Arial" w:cs="Arial"/>
            <w:color w:val="000000" w:themeColor="text1"/>
            <w:u w:val="single"/>
          </w:rPr>
          <w:delText>Основные функции разработки:</w:delText>
        </w:r>
        <w:bookmarkStart w:id="3838" w:name="_Toc66989593"/>
        <w:bookmarkStart w:id="3839" w:name="_Toc68528115"/>
        <w:bookmarkStart w:id="3840" w:name="_Toc68528535"/>
        <w:bookmarkEnd w:id="3838"/>
        <w:bookmarkEnd w:id="3839"/>
        <w:bookmarkEnd w:id="3840"/>
      </w:del>
    </w:p>
    <w:p w14:paraId="5F640613" w14:textId="7E0EA7B8" w:rsidR="00D2590A" w:rsidDel="00B7768A" w:rsidRDefault="00D2590A">
      <w:pPr>
        <w:spacing w:after="240" w:line="276" w:lineRule="auto"/>
        <w:ind w:firstLine="567"/>
        <w:rPr>
          <w:del w:id="3841" w:author="Попова Дарья" w:date="2021-03-18T13:21:00Z"/>
          <w:rFonts w:ascii="Arial" w:hAnsi="Arial" w:cs="Arial"/>
          <w:color w:val="000000" w:themeColor="text1"/>
        </w:rPr>
      </w:pPr>
      <w:del w:id="3842" w:author="Попова Дарья" w:date="2021-03-18T13:21:00Z">
        <w:r w:rsidDel="00B7768A">
          <w:rPr>
            <w:rFonts w:ascii="Arial" w:hAnsi="Arial" w:cs="Arial"/>
            <w:color w:val="000000" w:themeColor="text1"/>
          </w:rPr>
          <w:delText xml:space="preserve">Отчёт будет представлять собой формат в табличном редакторе </w:delText>
        </w:r>
        <w:r w:rsidDel="00B7768A">
          <w:rPr>
            <w:rFonts w:ascii="Arial" w:hAnsi="Arial" w:cs="Arial"/>
            <w:color w:val="000000" w:themeColor="text1"/>
            <w:lang w:val="en-US"/>
          </w:rPr>
          <w:delText>Microsoft</w:delText>
        </w:r>
        <w:r w:rsidRPr="001859BD" w:rsidDel="00B7768A">
          <w:rPr>
            <w:rFonts w:ascii="Arial" w:hAnsi="Arial" w:cs="Arial"/>
            <w:color w:val="000000" w:themeColor="text1"/>
          </w:rPr>
          <w:delText xml:space="preserve"> </w:delText>
        </w:r>
        <w:r w:rsidDel="00B7768A">
          <w:rPr>
            <w:rFonts w:ascii="Arial" w:hAnsi="Arial" w:cs="Arial"/>
            <w:color w:val="000000" w:themeColor="text1"/>
            <w:lang w:val="en-US"/>
          </w:rPr>
          <w:delText>Excel</w:delText>
        </w:r>
        <w:r w:rsidDel="00B7768A">
          <w:rPr>
            <w:rFonts w:ascii="Arial" w:hAnsi="Arial" w:cs="Arial"/>
            <w:color w:val="000000" w:themeColor="text1"/>
          </w:rPr>
          <w:delText xml:space="preserve">, обогащённый аналитическими функциями приложения </w:delText>
        </w:r>
        <w:r w:rsidDel="00B7768A">
          <w:rPr>
            <w:rFonts w:ascii="Arial" w:hAnsi="Arial" w:cs="Arial"/>
            <w:color w:val="000000" w:themeColor="text1"/>
            <w:lang w:val="en-US"/>
          </w:rPr>
          <w:delText>SAP</w:delText>
        </w:r>
        <w:r w:rsidRPr="001859BD" w:rsidDel="00B7768A">
          <w:rPr>
            <w:rFonts w:ascii="Arial" w:hAnsi="Arial" w:cs="Arial"/>
            <w:color w:val="000000" w:themeColor="text1"/>
          </w:rPr>
          <w:delText xml:space="preserve"> </w:delText>
        </w:r>
        <w:r w:rsidRPr="000D228D" w:rsidDel="00B7768A">
          <w:rPr>
            <w:rFonts w:ascii="Arial" w:hAnsi="Arial" w:cs="Arial"/>
            <w:color w:val="000000" w:themeColor="text1"/>
          </w:rPr>
          <w:delText>Analysis for Excel</w:delText>
        </w:r>
        <w:r w:rsidRPr="001859BD" w:rsidDel="00B7768A">
          <w:rPr>
            <w:rFonts w:ascii="Arial" w:hAnsi="Arial" w:cs="Arial"/>
            <w:color w:val="000000" w:themeColor="text1"/>
          </w:rPr>
          <w:delText xml:space="preserve">. </w:delText>
        </w:r>
        <w:r w:rsidDel="00B7768A">
          <w:rPr>
            <w:rFonts w:ascii="Arial" w:hAnsi="Arial" w:cs="Arial"/>
            <w:color w:val="000000" w:themeColor="text1"/>
          </w:rPr>
          <w:delText xml:space="preserve">Основными </w:delText>
        </w:r>
        <w:r w:rsidDel="00B7768A">
          <w:rPr>
            <w:rFonts w:ascii="Arial" w:hAnsi="Arial" w:cs="Arial"/>
            <w:color w:val="000000" w:themeColor="text1"/>
          </w:rPr>
          <w:lastRenderedPageBreak/>
          <w:delText>функциями аналитического отчёта будут вывод информации в структурированном виде, выполнение группировок и сложений по иерархии проектов и СПП-элементов, сравнение значений показателей.</w:delText>
        </w:r>
        <w:r w:rsidR="00B04EF5" w:rsidRPr="009936BB" w:rsidDel="00B7768A">
          <w:rPr>
            <w:rFonts w:ascii="Arial" w:hAnsi="Arial" w:cs="Arial"/>
            <w:color w:val="000000" w:themeColor="text1"/>
          </w:rPr>
          <w:delText xml:space="preserve"> </w:delText>
        </w:r>
        <w:r w:rsidRPr="000D228D" w:rsidDel="00B7768A">
          <w:rPr>
            <w:rFonts w:ascii="Arial" w:hAnsi="Arial" w:cs="Arial"/>
            <w:color w:val="000000" w:themeColor="text1"/>
          </w:rPr>
          <w:delText>Запланированные воздействия можно будет проанализировать на предмет их исполнения подрядным или хозяйственным способами, разделить на операционные затраты и капитальные вложения.</w:delText>
        </w:r>
        <w:bookmarkStart w:id="3843" w:name="_Toc66989594"/>
        <w:bookmarkStart w:id="3844" w:name="_Toc68528116"/>
        <w:bookmarkStart w:id="3845" w:name="_Toc68528536"/>
        <w:bookmarkEnd w:id="3843"/>
        <w:bookmarkEnd w:id="3844"/>
        <w:bookmarkEnd w:id="3845"/>
      </w:del>
    </w:p>
    <w:p w14:paraId="79E353C6" w14:textId="61C08BA9" w:rsidR="00D2590A" w:rsidRPr="009936BB" w:rsidDel="00B7768A" w:rsidRDefault="00FF54E4">
      <w:pPr>
        <w:spacing w:after="240" w:line="276" w:lineRule="auto"/>
        <w:ind w:firstLine="567"/>
        <w:rPr>
          <w:del w:id="3846" w:author="Попова Дарья" w:date="2021-03-18T13:21:00Z"/>
          <w:rFonts w:ascii="Arial" w:hAnsi="Arial" w:cs="Arial"/>
          <w:color w:val="000000" w:themeColor="text1"/>
          <w:u w:val="single"/>
        </w:rPr>
      </w:pPr>
      <w:del w:id="3847" w:author="Попова Дарья" w:date="2021-03-18T13:21:00Z">
        <w:r w:rsidRPr="009936BB" w:rsidDel="00B7768A">
          <w:rPr>
            <w:rFonts w:ascii="Arial" w:hAnsi="Arial" w:cs="Arial"/>
            <w:color w:val="000000" w:themeColor="text1"/>
            <w:u w:val="single"/>
          </w:rPr>
          <w:delText>Выходные результаты:</w:delText>
        </w:r>
        <w:bookmarkStart w:id="3848" w:name="_Toc66989595"/>
        <w:bookmarkStart w:id="3849" w:name="_Toc68528117"/>
        <w:bookmarkStart w:id="3850" w:name="_Toc68528537"/>
        <w:bookmarkEnd w:id="3848"/>
        <w:bookmarkEnd w:id="3849"/>
        <w:bookmarkEnd w:id="3850"/>
      </w:del>
    </w:p>
    <w:p w14:paraId="762D6BFC" w14:textId="32BAB8BF" w:rsidR="00FF54E4" w:rsidRPr="009936BB" w:rsidDel="00B7768A" w:rsidRDefault="00FF54E4">
      <w:pPr>
        <w:spacing w:after="240" w:line="276" w:lineRule="auto"/>
        <w:ind w:firstLine="567"/>
        <w:rPr>
          <w:del w:id="3851" w:author="Попова Дарья" w:date="2021-03-18T13:21:00Z"/>
          <w:rFonts w:ascii="Arial" w:hAnsi="Arial" w:cs="Arial"/>
          <w:color w:val="000000" w:themeColor="text1"/>
        </w:rPr>
      </w:pPr>
      <w:del w:id="3852" w:author="Попова Дарья" w:date="2021-03-18T13:21:00Z">
        <w:r w:rsidRPr="009936BB" w:rsidDel="00B7768A">
          <w:rPr>
            <w:rFonts w:ascii="Arial" w:hAnsi="Arial" w:cs="Arial"/>
            <w:color w:val="000000" w:themeColor="text1"/>
          </w:rPr>
          <w:delText>В результате разработки должен получить набор отчётов, на примере:</w:delText>
        </w:r>
        <w:bookmarkStart w:id="3853" w:name="_Toc66989596"/>
        <w:bookmarkStart w:id="3854" w:name="_Toc68528118"/>
        <w:bookmarkStart w:id="3855" w:name="_Toc68528538"/>
        <w:bookmarkEnd w:id="3853"/>
        <w:bookmarkEnd w:id="3854"/>
        <w:bookmarkEnd w:id="3855"/>
      </w:del>
    </w:p>
    <w:p w14:paraId="439E53F2" w14:textId="184127BA" w:rsidR="00D2590A" w:rsidDel="00B7768A" w:rsidRDefault="002A7874" w:rsidP="009936BB">
      <w:pPr>
        <w:spacing w:after="240" w:line="276" w:lineRule="auto"/>
        <w:rPr>
          <w:del w:id="3856" w:author="Попова Дарья" w:date="2021-03-18T13:21:00Z"/>
          <w:rFonts w:ascii="Arial" w:hAnsi="Arial" w:cs="Arial"/>
          <w:color w:val="000000" w:themeColor="text1"/>
        </w:rPr>
      </w:pPr>
      <w:del w:id="3857" w:author="Попова Дарья" w:date="2021-03-18T13:21:00Z">
        <w:r w:rsidRPr="002A7874" w:rsidDel="00B7768A">
          <w:rPr>
            <w:noProof/>
            <w:lang w:eastAsia="ru-RU"/>
          </w:rPr>
          <w:drawing>
            <wp:inline distT="0" distB="0" distL="0" distR="0" wp14:anchorId="4B34345E" wp14:editId="18304AE6">
              <wp:extent cx="6480810" cy="3772034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4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80810" cy="37720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bookmarkStart w:id="3858" w:name="_Toc66989597"/>
        <w:bookmarkStart w:id="3859" w:name="_Toc68528119"/>
        <w:bookmarkStart w:id="3860" w:name="_Toc68528539"/>
        <w:bookmarkEnd w:id="3858"/>
        <w:bookmarkEnd w:id="3859"/>
        <w:bookmarkEnd w:id="3860"/>
      </w:del>
    </w:p>
    <w:p w14:paraId="5DC69EF5" w14:textId="4FA0A07C" w:rsidR="002A7874" w:rsidDel="00B7768A" w:rsidRDefault="002A7874" w:rsidP="009936BB">
      <w:pPr>
        <w:spacing w:after="240" w:line="276" w:lineRule="auto"/>
        <w:rPr>
          <w:del w:id="3861" w:author="Попова Дарья" w:date="2021-03-18T13:21:00Z"/>
          <w:rFonts w:ascii="Arial" w:hAnsi="Arial" w:cs="Arial"/>
          <w:color w:val="000000" w:themeColor="text1"/>
        </w:rPr>
      </w:pPr>
      <w:bookmarkStart w:id="3862" w:name="_Toc66989598"/>
      <w:bookmarkStart w:id="3863" w:name="_Toc68528120"/>
      <w:bookmarkStart w:id="3864" w:name="_Toc68528540"/>
      <w:bookmarkEnd w:id="3862"/>
      <w:bookmarkEnd w:id="3863"/>
      <w:bookmarkEnd w:id="3864"/>
    </w:p>
    <w:p w14:paraId="311D297C" w14:textId="4DC23566" w:rsidR="002A7874" w:rsidDel="00B7768A" w:rsidRDefault="002A7874">
      <w:pPr>
        <w:spacing w:after="240" w:line="276" w:lineRule="auto"/>
        <w:ind w:firstLine="567"/>
        <w:rPr>
          <w:del w:id="3865" w:author="Попова Дарья" w:date="2021-03-18T13:21:00Z"/>
          <w:rFonts w:ascii="Arial" w:hAnsi="Arial" w:cs="Arial"/>
          <w:color w:val="000000" w:themeColor="text1"/>
        </w:rPr>
      </w:pPr>
      <w:del w:id="3866" w:author="Попова Дарья" w:date="2021-03-18T13:21:00Z">
        <w:r w:rsidDel="00B7768A">
          <w:rPr>
            <w:rFonts w:ascii="Arial" w:hAnsi="Arial" w:cs="Arial"/>
            <w:color w:val="000000" w:themeColor="text1"/>
          </w:rPr>
          <w:delText xml:space="preserve">Подробные форматы приведены в документах </w:delText>
        </w:r>
        <w:r w:rsidRPr="002A7874" w:rsidDel="00B7768A">
          <w:rPr>
            <w:rFonts w:ascii="Arial" w:hAnsi="Arial" w:cs="Arial"/>
            <w:color w:val="000000" w:themeColor="text1"/>
          </w:rPr>
          <w:delText>ERP.2.1_14_PM «Методика планирования (долгосрочно</w:delText>
        </w:r>
        <w:r w:rsidDel="00B7768A">
          <w:rPr>
            <w:rFonts w:ascii="Arial" w:hAnsi="Arial" w:cs="Arial"/>
            <w:color w:val="000000" w:themeColor="text1"/>
          </w:rPr>
          <w:delText>го, годового, месячного, недель</w:delText>
        </w:r>
        <w:r w:rsidRPr="002A7874" w:rsidDel="00B7768A">
          <w:rPr>
            <w:rFonts w:ascii="Arial" w:hAnsi="Arial" w:cs="Arial"/>
            <w:color w:val="000000" w:themeColor="text1"/>
          </w:rPr>
          <w:delText>ного) и учёта работ по ТОиР, замене и модернизации</w:delText>
        </w:r>
        <w:r w:rsidDel="00B7768A">
          <w:rPr>
            <w:rFonts w:ascii="Arial" w:hAnsi="Arial" w:cs="Arial"/>
            <w:color w:val="000000" w:themeColor="text1"/>
          </w:rPr>
          <w:delText xml:space="preserve"> производственных активов, вклю</w:delText>
        </w:r>
        <w:r w:rsidRPr="002A7874" w:rsidDel="00B7768A">
          <w:rPr>
            <w:rFonts w:ascii="Arial" w:hAnsi="Arial" w:cs="Arial"/>
            <w:color w:val="000000" w:themeColor="text1"/>
          </w:rPr>
          <w:delText>чая выполняемые хоз. способом, в том числе планирования с использованием в качестве ресурса подрядчика» и ERP.2.1_17_PM «Методика п</w:delText>
        </w:r>
        <w:r w:rsidR="00ED7850" w:rsidDel="00B7768A">
          <w:rPr>
            <w:rFonts w:ascii="Arial" w:hAnsi="Arial" w:cs="Arial"/>
            <w:color w:val="000000" w:themeColor="text1"/>
          </w:rPr>
          <w:delText>ланирования и контроля факта за</w:delText>
        </w:r>
        <w:r w:rsidRPr="002A7874" w:rsidDel="00B7768A">
          <w:rPr>
            <w:rFonts w:ascii="Arial" w:hAnsi="Arial" w:cs="Arial"/>
            <w:color w:val="000000" w:themeColor="text1"/>
          </w:rPr>
          <w:delText>трат на поддержание производственных активов (с уч</w:delText>
        </w:r>
        <w:r w:rsidDel="00B7768A">
          <w:rPr>
            <w:rFonts w:ascii="Arial" w:hAnsi="Arial" w:cs="Arial"/>
            <w:color w:val="000000" w:themeColor="text1"/>
          </w:rPr>
          <w:delText>ётом капитализации затрат на ре</w:delText>
        </w:r>
        <w:r w:rsidRPr="002A7874" w:rsidDel="00B7768A">
          <w:rPr>
            <w:rFonts w:ascii="Arial" w:hAnsi="Arial" w:cs="Arial"/>
            <w:color w:val="000000" w:themeColor="text1"/>
          </w:rPr>
          <w:delText>монт основных средств)»</w:delText>
        </w:r>
        <w:r w:rsidR="00ED7850" w:rsidDel="00B7768A">
          <w:rPr>
            <w:rFonts w:ascii="Arial" w:hAnsi="Arial" w:cs="Arial"/>
            <w:color w:val="000000" w:themeColor="text1"/>
          </w:rPr>
          <w:delText>.</w:delText>
        </w:r>
        <w:bookmarkStart w:id="3867" w:name="_Toc66989599"/>
        <w:bookmarkStart w:id="3868" w:name="_Toc68528121"/>
        <w:bookmarkStart w:id="3869" w:name="_Toc68528541"/>
        <w:bookmarkEnd w:id="3867"/>
        <w:bookmarkEnd w:id="3868"/>
        <w:bookmarkEnd w:id="3869"/>
      </w:del>
    </w:p>
    <w:p w14:paraId="58D09E8A" w14:textId="2E875DE7" w:rsidR="002A7874" w:rsidDel="00B7768A" w:rsidRDefault="002A7874">
      <w:pPr>
        <w:spacing w:after="240" w:line="276" w:lineRule="auto"/>
        <w:ind w:firstLine="567"/>
        <w:rPr>
          <w:del w:id="3870" w:author="Попова Дарья" w:date="2021-03-18T13:21:00Z"/>
          <w:rFonts w:ascii="Arial" w:hAnsi="Arial" w:cs="Arial"/>
          <w:color w:val="000000" w:themeColor="text1"/>
        </w:rPr>
      </w:pPr>
      <w:bookmarkStart w:id="3871" w:name="_Toc66989600"/>
      <w:bookmarkStart w:id="3872" w:name="_Toc68528122"/>
      <w:bookmarkStart w:id="3873" w:name="_Toc68528542"/>
      <w:bookmarkEnd w:id="3871"/>
      <w:bookmarkEnd w:id="3872"/>
      <w:bookmarkEnd w:id="3873"/>
    </w:p>
    <w:p w14:paraId="4A9E38B2" w14:textId="5B3A8945" w:rsidR="009A4652" w:rsidRDefault="009A4652">
      <w:pPr>
        <w:pStyle w:val="3"/>
      </w:pPr>
      <w:bookmarkStart w:id="3874" w:name="_Toc68528543"/>
      <w:r>
        <w:lastRenderedPageBreak/>
        <w:t>Разработка MCB08</w:t>
      </w:r>
      <w:ins w:id="3875" w:author="Попова Дарья" w:date="2021-03-18T15:36:00Z">
        <w:r w:rsidR="00BA02FD">
          <w:t>-01</w:t>
        </w:r>
      </w:ins>
      <w:r>
        <w:t xml:space="preserve"> </w:t>
      </w:r>
      <w:ins w:id="3876" w:author="Попова Дарья" w:date="2021-03-18T15:36:00Z">
        <w:r w:rsidR="00BA02FD">
          <w:t xml:space="preserve">Реализация </w:t>
        </w:r>
      </w:ins>
      <w:del w:id="3877" w:author="Попова Дарья" w:date="2021-03-18T15:36:00Z">
        <w:r w:rsidDel="00BA02FD">
          <w:delText>Ф</w:delText>
        </w:r>
      </w:del>
      <w:ins w:id="3878" w:author="Попова Дарья" w:date="2021-03-18T15:36:00Z">
        <w:r w:rsidR="00BA02FD">
          <w:t>ф</w:t>
        </w:r>
      </w:ins>
      <w:r>
        <w:t>ормат</w:t>
      </w:r>
      <w:ins w:id="3879" w:author="Попова Дарья" w:date="2021-03-18T15:37:00Z">
        <w:r w:rsidR="00BA02FD">
          <w:t>а</w:t>
        </w:r>
      </w:ins>
      <w:del w:id="3880" w:author="Попова Дарья" w:date="2021-03-18T15:37:00Z">
        <w:r w:rsidDel="00BA02FD">
          <w:delText>ы</w:delText>
        </w:r>
      </w:del>
      <w:r>
        <w:t xml:space="preserve"> </w:t>
      </w:r>
      <w:del w:id="3881" w:author="Попова Дарья" w:date="2021-03-18T15:37:00Z">
        <w:r w:rsidR="00D2590A" w:rsidDel="00BA02FD">
          <w:delText xml:space="preserve">планироваиня </w:delText>
        </w:r>
        <w:r w:rsidRPr="009A4652" w:rsidDel="00BA02FD">
          <w:delText xml:space="preserve">долгосрочного, среднесрочного и </w:delText>
        </w:r>
      </w:del>
      <w:r w:rsidRPr="009A4652">
        <w:t xml:space="preserve">годового </w:t>
      </w:r>
      <w:r w:rsidR="00D2590A">
        <w:t>план</w:t>
      </w:r>
      <w:ins w:id="3882" w:author="Попова Дарья" w:date="2021-03-18T15:37:00Z">
        <w:r w:rsidR="00BA02FD">
          <w:t>а</w:t>
        </w:r>
      </w:ins>
      <w:del w:id="3883" w:author="Попова Дарья" w:date="2021-03-18T15:37:00Z">
        <w:r w:rsidR="00D2590A" w:rsidDel="00BA02FD">
          <w:delText>ов</w:delText>
        </w:r>
      </w:del>
      <w:r w:rsidR="00D2590A">
        <w:t xml:space="preserve"> и бюджет</w:t>
      </w:r>
      <w:ins w:id="3884" w:author="Попова Дарья" w:date="2021-03-18T15:37:00Z">
        <w:r w:rsidR="00BA02FD">
          <w:t>а</w:t>
        </w:r>
      </w:ins>
      <w:del w:id="3885" w:author="Попова Дарья" w:date="2021-03-18T15:37:00Z">
        <w:r w:rsidR="00D2590A" w:rsidDel="00BA02FD">
          <w:delText>ов</w:delText>
        </w:r>
      </w:del>
      <w:r w:rsidRPr="009A4652">
        <w:t xml:space="preserve"> воздействий</w:t>
      </w:r>
      <w:ins w:id="3886" w:author="Попова Дарья" w:date="2021-03-18T19:06:00Z">
        <w:r w:rsidR="001F64C0">
          <w:t xml:space="preserve"> на ПА</w:t>
        </w:r>
      </w:ins>
      <w:bookmarkEnd w:id="3874"/>
    </w:p>
    <w:p w14:paraId="203AA41A" w14:textId="0EA40E9B" w:rsidR="002A7874" w:rsidRDefault="002A7874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9936BB">
        <w:rPr>
          <w:rFonts w:ascii="Arial" w:hAnsi="Arial" w:cs="Arial"/>
          <w:color w:val="000000" w:themeColor="text1"/>
          <w:u w:val="single"/>
        </w:rPr>
        <w:t>Предпосылки:</w:t>
      </w:r>
    </w:p>
    <w:p w14:paraId="4E6DD431" w14:textId="3C2B789C" w:rsidR="00ED7850" w:rsidRPr="009936BB" w:rsidRDefault="00ED7850" w:rsidP="00ED78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>Необходимо реализовать форматы планирования</w:t>
      </w:r>
      <w:del w:id="3887" w:author="Попова Дарья" w:date="2021-03-18T15:37:00Z">
        <w:r w:rsidRPr="009936BB" w:rsidDel="00BA02FD">
          <w:rPr>
            <w:rFonts w:ascii="Arial" w:hAnsi="Arial" w:cs="Arial"/>
            <w:color w:val="000000" w:themeColor="text1"/>
          </w:rPr>
          <w:delText xml:space="preserve"> долгосрочного плана</w:delText>
        </w:r>
        <w:r w:rsidR="00747E85" w:rsidRPr="009936BB" w:rsidDel="00BA02FD">
          <w:rPr>
            <w:rFonts w:ascii="Arial" w:hAnsi="Arial" w:cs="Arial"/>
            <w:color w:val="000000" w:themeColor="text1"/>
          </w:rPr>
          <w:delText xml:space="preserve"> </w:delText>
        </w:r>
        <w:r w:rsidR="00747E85" w:rsidDel="00BA02FD">
          <w:rPr>
            <w:rFonts w:ascii="Arial" w:hAnsi="Arial" w:cs="Arial"/>
            <w:color w:val="000000" w:themeColor="text1"/>
          </w:rPr>
          <w:delText>и бюджета воздействий</w:delText>
        </w:r>
        <w:r w:rsidRPr="009936BB" w:rsidDel="00BA02FD">
          <w:rPr>
            <w:rFonts w:ascii="Arial" w:hAnsi="Arial" w:cs="Arial"/>
            <w:color w:val="000000" w:themeColor="text1"/>
          </w:rPr>
          <w:delText>, среднесрочного плана и бюджета воздействий,</w:delText>
        </w:r>
      </w:del>
      <w:r w:rsidRPr="009936BB">
        <w:rPr>
          <w:rFonts w:ascii="Arial" w:hAnsi="Arial" w:cs="Arial"/>
          <w:color w:val="000000" w:themeColor="text1"/>
        </w:rPr>
        <w:t xml:space="preserve"> годового бюджета </w:t>
      </w:r>
      <w:r w:rsidR="00472434">
        <w:rPr>
          <w:rFonts w:ascii="Arial" w:hAnsi="Arial" w:cs="Arial"/>
          <w:color w:val="000000" w:themeColor="text1"/>
        </w:rPr>
        <w:t>затрат на ремонты</w:t>
      </w:r>
      <w:ins w:id="3888" w:author="Попова Дарья" w:date="2021-03-18T15:37:00Z">
        <w:r w:rsidR="001F64C0">
          <w:rPr>
            <w:rFonts w:ascii="Arial" w:hAnsi="Arial" w:cs="Arial"/>
            <w:color w:val="000000" w:themeColor="text1"/>
          </w:rPr>
          <w:t>, а также формы анализа годового плана и бюджета воздействий на ПА.</w:t>
        </w:r>
      </w:ins>
      <w:del w:id="3889" w:author="Попова Дарья" w:date="2021-03-18T15:37:00Z">
        <w:r w:rsidRPr="009936BB" w:rsidDel="00BA02FD">
          <w:rPr>
            <w:rFonts w:ascii="Arial" w:hAnsi="Arial" w:cs="Arial"/>
            <w:color w:val="000000" w:themeColor="text1"/>
          </w:rPr>
          <w:delText>.</w:delText>
        </w:r>
      </w:del>
    </w:p>
    <w:p w14:paraId="46D1164B" w14:textId="2A9C44B4" w:rsidR="00ED7850" w:rsidRDefault="00ED7850" w:rsidP="00ED7850">
      <w:pPr>
        <w:spacing w:after="240" w:line="276" w:lineRule="auto"/>
        <w:ind w:firstLine="567"/>
        <w:rPr>
          <w:ins w:id="3890" w:author="Попова Дарья" w:date="2021-03-18T15:41:00Z"/>
          <w:rFonts w:ascii="Arial" w:hAnsi="Arial" w:cs="Arial"/>
          <w:color w:val="000000" w:themeColor="text1"/>
        </w:rPr>
      </w:pPr>
      <w:r w:rsidRPr="009936BB">
        <w:rPr>
          <w:rFonts w:ascii="Arial" w:hAnsi="Arial" w:cs="Arial"/>
          <w:color w:val="000000" w:themeColor="text1"/>
        </w:rPr>
        <w:t xml:space="preserve">При реализации необходимо руководствоваться форматами, приведёнными в документах </w:t>
      </w:r>
      <w:del w:id="3891" w:author="Попова Дарья Николаевна (Подрядчик. ООО БерингПойнт)" w:date="2021-04-05T14:57:00Z">
        <w:r w:rsidRPr="009936BB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3892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Pr="009936BB">
        <w:rPr>
          <w:rFonts w:ascii="Arial" w:hAnsi="Arial" w:cs="Arial"/>
          <w:color w:val="000000" w:themeColor="text1"/>
        </w:rPr>
        <w:t xml:space="preserve"> «Методика планирования (долгосрочного, годового, месячного, недельного) и учёта работ по </w:t>
      </w:r>
      <w:proofErr w:type="spellStart"/>
      <w:r w:rsidRPr="009936BB">
        <w:rPr>
          <w:rFonts w:ascii="Arial" w:hAnsi="Arial" w:cs="Arial"/>
          <w:color w:val="000000" w:themeColor="text1"/>
        </w:rPr>
        <w:t>ТОиР</w:t>
      </w:r>
      <w:proofErr w:type="spellEnd"/>
      <w:r w:rsidRPr="009936BB">
        <w:rPr>
          <w:rFonts w:ascii="Arial" w:hAnsi="Arial" w:cs="Arial"/>
          <w:color w:val="000000" w:themeColor="text1"/>
        </w:rPr>
        <w:t xml:space="preserve"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подрядчика» и </w:t>
      </w:r>
      <w:del w:id="3893" w:author="Попова Дарья Николаевна (Подрядчик. ООО БерингПойнт)" w:date="2021-04-05T14:55:00Z">
        <w:r w:rsidRPr="009936BB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3894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Pr="009936BB">
        <w:rPr>
          <w:rFonts w:ascii="Arial" w:hAnsi="Arial" w:cs="Arial"/>
          <w:color w:val="000000" w:themeColor="text1"/>
        </w:rPr>
        <w:t xml:space="preserve"> «Методика планирования и контроля факта затрат на поддержание производственных активов (с учётом капитализации затрат на ремонт основных средств)».</w:t>
      </w:r>
    </w:p>
    <w:p w14:paraId="378B4F69" w14:textId="1A8ECFE7" w:rsidR="00BA02FD" w:rsidRPr="009936BB" w:rsidDel="00BA02FD" w:rsidRDefault="00BA02FD" w:rsidP="00ED7850">
      <w:pPr>
        <w:spacing w:after="240" w:line="276" w:lineRule="auto"/>
        <w:ind w:firstLine="567"/>
        <w:rPr>
          <w:del w:id="3895" w:author="Попова Дарья" w:date="2021-03-18T15:42:00Z"/>
          <w:rFonts w:ascii="Arial" w:hAnsi="Arial" w:cs="Arial"/>
          <w:color w:val="000000" w:themeColor="text1"/>
        </w:rPr>
      </w:pPr>
    </w:p>
    <w:p w14:paraId="73BA6D90" w14:textId="77777777" w:rsidR="00ED7850" w:rsidRDefault="00ED7850" w:rsidP="00ED7850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Входные данные:</w:t>
      </w:r>
    </w:p>
    <w:p w14:paraId="70B63C0D" w14:textId="77777777" w:rsidR="003905EB" w:rsidRDefault="00ED7850">
      <w:pPr>
        <w:spacing w:after="240" w:line="276" w:lineRule="auto"/>
        <w:ind w:firstLine="567"/>
        <w:rPr>
          <w:ins w:id="3896" w:author="Попова Дарья" w:date="2021-03-18T19:24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Параметрами запуска формата планирования будут такие аналитик</w:t>
      </w:r>
      <w:ins w:id="3897" w:author="Попова Дарья" w:date="2021-03-18T19:22:00Z">
        <w:r w:rsidR="003905EB">
          <w:rPr>
            <w:rFonts w:ascii="Arial" w:hAnsi="Arial" w:cs="Arial"/>
            <w:color w:val="000000" w:themeColor="text1"/>
          </w:rPr>
          <w:t>и</w:t>
        </w:r>
      </w:ins>
      <w:del w:id="3898" w:author="Попова Дарья" w:date="2021-03-18T19:22:00Z">
        <w:r w:rsidDel="003905EB">
          <w:rPr>
            <w:rFonts w:ascii="Arial" w:hAnsi="Arial" w:cs="Arial"/>
            <w:color w:val="000000" w:themeColor="text1"/>
          </w:rPr>
          <w:delText>а</w:delText>
        </w:r>
      </w:del>
      <w:r>
        <w:rPr>
          <w:rFonts w:ascii="Arial" w:hAnsi="Arial" w:cs="Arial"/>
          <w:color w:val="000000" w:themeColor="text1"/>
        </w:rPr>
        <w:t xml:space="preserve"> как: </w:t>
      </w:r>
    </w:p>
    <w:p w14:paraId="7067CFD5" w14:textId="717636A9" w:rsidR="003905EB" w:rsidRDefault="003905EB">
      <w:pPr>
        <w:spacing w:line="276" w:lineRule="auto"/>
        <w:ind w:firstLine="567"/>
        <w:rPr>
          <w:ins w:id="3899" w:author="Попова Дарья" w:date="2021-03-18T19:24:00Z"/>
          <w:rFonts w:ascii="Arial" w:hAnsi="Arial" w:cs="Arial"/>
          <w:color w:val="000000" w:themeColor="text1"/>
        </w:rPr>
        <w:pPrChange w:id="3900" w:author="Попова Дарья" w:date="2021-03-18T19:25:00Z">
          <w:pPr>
            <w:spacing w:after="240" w:line="276" w:lineRule="auto"/>
            <w:ind w:firstLine="567"/>
          </w:pPr>
        </w:pPrChange>
      </w:pPr>
      <w:ins w:id="3901" w:author="Попова Дарья" w:date="2021-03-18T19:25:00Z">
        <w:r>
          <w:rPr>
            <w:rFonts w:ascii="Arial" w:hAnsi="Arial" w:cs="Arial"/>
            <w:color w:val="000000" w:themeColor="text1"/>
          </w:rPr>
          <w:t xml:space="preserve">- </w:t>
        </w:r>
      </w:ins>
      <w:r w:rsidR="00ED7850">
        <w:rPr>
          <w:rFonts w:ascii="Arial" w:hAnsi="Arial" w:cs="Arial"/>
          <w:color w:val="000000" w:themeColor="text1"/>
        </w:rPr>
        <w:t>бизнес-единица</w:t>
      </w:r>
      <w:ins w:id="3902" w:author="Попова Дарья" w:date="2021-03-18T19:27:00Z">
        <w:r>
          <w:rPr>
            <w:rFonts w:ascii="Arial" w:hAnsi="Arial" w:cs="Arial"/>
            <w:color w:val="000000" w:themeColor="text1"/>
          </w:rPr>
          <w:t>;</w:t>
        </w:r>
      </w:ins>
      <w:del w:id="3903" w:author="Попова Дарья" w:date="2021-03-18T19:27:00Z">
        <w:r w:rsidR="00ED7850" w:rsidDel="003905EB">
          <w:rPr>
            <w:rFonts w:ascii="Arial" w:hAnsi="Arial" w:cs="Arial"/>
            <w:color w:val="000000" w:themeColor="text1"/>
          </w:rPr>
          <w:delText xml:space="preserve">, </w:delText>
        </w:r>
      </w:del>
    </w:p>
    <w:p w14:paraId="77F3969B" w14:textId="5F1BE708" w:rsidR="003905EB" w:rsidRDefault="003905EB">
      <w:pPr>
        <w:spacing w:line="276" w:lineRule="auto"/>
        <w:ind w:firstLine="567"/>
        <w:rPr>
          <w:ins w:id="3904" w:author="Попова Дарья" w:date="2021-03-18T19:25:00Z"/>
          <w:rFonts w:ascii="Arial" w:hAnsi="Arial" w:cs="Arial"/>
          <w:color w:val="000000" w:themeColor="text1"/>
        </w:rPr>
        <w:pPrChange w:id="3905" w:author="Попова Дарья" w:date="2021-03-18T19:25:00Z">
          <w:pPr>
            <w:spacing w:after="240" w:line="276" w:lineRule="auto"/>
            <w:ind w:firstLine="567"/>
          </w:pPr>
        </w:pPrChange>
      </w:pPr>
      <w:ins w:id="3906" w:author="Попова Дарья" w:date="2021-03-18T19:25:00Z">
        <w:r>
          <w:rPr>
            <w:rFonts w:ascii="Arial" w:hAnsi="Arial" w:cs="Arial"/>
            <w:color w:val="000000" w:themeColor="text1"/>
          </w:rPr>
          <w:t xml:space="preserve">- </w:t>
        </w:r>
      </w:ins>
      <w:r w:rsidR="00ED7850">
        <w:rPr>
          <w:rFonts w:ascii="Arial" w:hAnsi="Arial" w:cs="Arial"/>
          <w:color w:val="000000" w:themeColor="text1"/>
        </w:rPr>
        <w:t>бюджетная кампания</w:t>
      </w:r>
      <w:ins w:id="3907" w:author="Попова Дарья" w:date="2021-03-18T19:27:00Z">
        <w:r>
          <w:rPr>
            <w:rFonts w:ascii="Arial" w:hAnsi="Arial" w:cs="Arial"/>
            <w:color w:val="000000" w:themeColor="text1"/>
          </w:rPr>
          <w:t>;</w:t>
        </w:r>
      </w:ins>
      <w:del w:id="3908" w:author="Попова Дарья" w:date="2021-03-18T19:27:00Z">
        <w:r w:rsidR="00ED7850" w:rsidDel="003905EB">
          <w:rPr>
            <w:rFonts w:ascii="Arial" w:hAnsi="Arial" w:cs="Arial"/>
            <w:color w:val="000000" w:themeColor="text1"/>
          </w:rPr>
          <w:delText xml:space="preserve">, </w:delText>
        </w:r>
      </w:del>
    </w:p>
    <w:p w14:paraId="4346898B" w14:textId="2587A02A" w:rsidR="003905EB" w:rsidRDefault="003905EB">
      <w:pPr>
        <w:spacing w:line="276" w:lineRule="auto"/>
        <w:ind w:firstLine="567"/>
        <w:rPr>
          <w:ins w:id="3909" w:author="Попова Дарья" w:date="2021-03-18T19:25:00Z"/>
          <w:rFonts w:ascii="Arial" w:hAnsi="Arial" w:cs="Arial"/>
          <w:color w:val="000000" w:themeColor="text1"/>
        </w:rPr>
        <w:pPrChange w:id="3910" w:author="Попова Дарья" w:date="2021-03-18T19:25:00Z">
          <w:pPr>
            <w:spacing w:after="240" w:line="276" w:lineRule="auto"/>
            <w:ind w:firstLine="567"/>
          </w:pPr>
        </w:pPrChange>
      </w:pPr>
      <w:ins w:id="3911" w:author="Попова Дарья" w:date="2021-03-18T19:25:00Z">
        <w:r>
          <w:rPr>
            <w:rFonts w:ascii="Arial" w:hAnsi="Arial" w:cs="Arial"/>
            <w:color w:val="000000" w:themeColor="text1"/>
          </w:rPr>
          <w:t xml:space="preserve">- </w:t>
        </w:r>
      </w:ins>
      <w:r w:rsidR="00ED7850">
        <w:rPr>
          <w:rFonts w:ascii="Arial" w:hAnsi="Arial" w:cs="Arial"/>
          <w:color w:val="000000" w:themeColor="text1"/>
        </w:rPr>
        <w:t>версия</w:t>
      </w:r>
      <w:ins w:id="3912" w:author="Попова Дарья" w:date="2021-03-16T14:23:00Z">
        <w:r>
          <w:rPr>
            <w:rFonts w:ascii="Arial" w:hAnsi="Arial" w:cs="Arial"/>
            <w:color w:val="000000" w:themeColor="text1"/>
          </w:rPr>
          <w:t>;</w:t>
        </w:r>
      </w:ins>
    </w:p>
    <w:p w14:paraId="14E102B3" w14:textId="1DB463A8" w:rsidR="003905EB" w:rsidRDefault="003905EB">
      <w:pPr>
        <w:spacing w:after="240" w:line="276" w:lineRule="auto"/>
        <w:ind w:firstLine="567"/>
        <w:rPr>
          <w:ins w:id="3913" w:author="Попова Дарья" w:date="2021-03-18T19:25:00Z"/>
          <w:rFonts w:ascii="Arial" w:hAnsi="Arial" w:cs="Arial"/>
          <w:color w:val="000000" w:themeColor="text1"/>
        </w:rPr>
      </w:pPr>
      <w:ins w:id="3914" w:author="Попова Дарья" w:date="2021-03-18T19:25:00Z">
        <w:r>
          <w:rPr>
            <w:rFonts w:ascii="Arial" w:hAnsi="Arial" w:cs="Arial"/>
            <w:color w:val="000000" w:themeColor="text1"/>
          </w:rPr>
          <w:t xml:space="preserve">- </w:t>
        </w:r>
      </w:ins>
      <w:ins w:id="3915" w:author="Попова Дарья" w:date="2021-03-16T14:23:00Z">
        <w:r w:rsidR="005E4AD6">
          <w:rPr>
            <w:rFonts w:ascii="Arial" w:hAnsi="Arial" w:cs="Arial"/>
            <w:color w:val="000000" w:themeColor="text1"/>
          </w:rPr>
          <w:t>группа планирования</w:t>
        </w:r>
      </w:ins>
      <w:r w:rsidR="00ED7850">
        <w:rPr>
          <w:rFonts w:ascii="Arial" w:hAnsi="Arial" w:cs="Arial"/>
          <w:color w:val="000000" w:themeColor="text1"/>
        </w:rPr>
        <w:t>.</w:t>
      </w:r>
      <w:del w:id="3916" w:author="Попова Дарья" w:date="2021-03-18T19:27:00Z">
        <w:r w:rsidR="00ED7850" w:rsidDel="003905EB">
          <w:rPr>
            <w:rFonts w:ascii="Arial" w:hAnsi="Arial" w:cs="Arial"/>
            <w:color w:val="000000" w:themeColor="text1"/>
          </w:rPr>
          <w:delText xml:space="preserve"> </w:delText>
        </w:r>
      </w:del>
    </w:p>
    <w:p w14:paraId="458D56DF" w14:textId="17314214" w:rsidR="005E4AD6" w:rsidRDefault="00ED78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Все аналитики являются обязательными, их значения будут наследоваться из потока бизнес-операций, откуда пользователь будет запускать данный формат планирования.</w:t>
      </w:r>
      <w:ins w:id="3917" w:author="Попова Дарья" w:date="2021-03-16T14:26:00Z">
        <w:r w:rsidR="005E4AD6">
          <w:rPr>
            <w:rFonts w:ascii="Arial" w:hAnsi="Arial" w:cs="Arial"/>
            <w:color w:val="000000" w:themeColor="text1"/>
          </w:rPr>
          <w:t xml:space="preserve"> Для формирования в целом по БЕ необходимо выбрать все группы планирования.</w:t>
        </w:r>
      </w:ins>
    </w:p>
    <w:p w14:paraId="289E8FD9" w14:textId="20024D07" w:rsidR="00E83550" w:rsidRDefault="00E835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Для формирования используются следующие данные:</w:t>
      </w:r>
    </w:p>
    <w:p w14:paraId="36FC7D00" w14:textId="3E87D0E1" w:rsidR="005477D2" w:rsidRPr="005477D2" w:rsidRDefault="00E83550">
      <w:pPr>
        <w:spacing w:line="276" w:lineRule="auto"/>
        <w:ind w:firstLine="567"/>
        <w:rPr>
          <w:ins w:id="3918" w:author="Попова Дарья" w:date="2021-03-18T15:43:00Z"/>
          <w:rFonts w:cs="Arial"/>
          <w:color w:val="000000" w:themeColor="text1"/>
          <w:rPrChange w:id="3919" w:author="Попова Дарья" w:date="2021-03-18T15:44:00Z">
            <w:rPr>
              <w:ins w:id="3920" w:author="Попова Дарья" w:date="2021-03-18T15:43:00Z"/>
              <w:rFonts w:cs="Arial"/>
              <w:sz w:val="24"/>
            </w:rPr>
          </w:rPrChange>
        </w:rPr>
        <w:pPrChange w:id="3921" w:author="Попова Дарья" w:date="2021-03-18T15:44:00Z">
          <w:pPr>
            <w:pStyle w:val="1KD-Normal"/>
          </w:pPr>
        </w:pPrChange>
      </w:pPr>
      <w:r w:rsidRPr="00494ECB">
        <w:rPr>
          <w:rFonts w:ascii="Arial" w:hAnsi="Arial" w:cs="Arial"/>
          <w:color w:val="000000" w:themeColor="text1"/>
        </w:rPr>
        <w:t xml:space="preserve">- </w:t>
      </w:r>
      <w:ins w:id="3922" w:author="Попова Дарья" w:date="2021-03-18T15:43:00Z">
        <w:r w:rsidR="005477D2" w:rsidRPr="005477D2">
          <w:rPr>
            <w:rFonts w:ascii="Arial" w:hAnsi="Arial" w:cs="Arial"/>
            <w:color w:val="000000" w:themeColor="text1"/>
            <w:rPrChange w:id="3923" w:author="Попова Дарья" w:date="2021-03-18T15:44:00Z">
              <w:rPr>
                <w:rFonts w:cs="Arial"/>
              </w:rPr>
            </w:rPrChange>
          </w:rPr>
          <w:t xml:space="preserve">согласованная структура СПП-элементов на планируемый год </w:t>
        </w:r>
      </w:ins>
      <w:ins w:id="3924" w:author="Попова Дарья" w:date="2021-03-18T15:46:00Z">
        <w:r w:rsidR="005477D2">
          <w:rPr>
            <w:rFonts w:ascii="Arial" w:hAnsi="Arial" w:cs="Arial"/>
            <w:color w:val="000000" w:themeColor="text1"/>
          </w:rPr>
          <w:t xml:space="preserve">– лимиты ТОРО, ОВИЗ </w:t>
        </w:r>
      </w:ins>
      <w:ins w:id="3925" w:author="Попова Дарья" w:date="2021-03-18T15:43:00Z">
        <w:r w:rsidR="005477D2" w:rsidRPr="005477D2">
          <w:rPr>
            <w:rFonts w:ascii="Arial" w:hAnsi="Arial" w:cs="Arial"/>
            <w:color w:val="000000" w:themeColor="text1"/>
            <w:rPrChange w:id="3926" w:author="Попова Дарья" w:date="2021-03-18T15:44:00Z">
              <w:rPr>
                <w:rFonts w:cs="Arial"/>
              </w:rPr>
            </w:rPrChange>
          </w:rPr>
          <w:t>(статус СПП – АКТС);</w:t>
        </w:r>
      </w:ins>
    </w:p>
    <w:p w14:paraId="0F542A44" w14:textId="77777777" w:rsidR="005477D2" w:rsidRPr="005477D2" w:rsidRDefault="005477D2">
      <w:pPr>
        <w:spacing w:line="276" w:lineRule="auto"/>
        <w:ind w:firstLine="567"/>
        <w:rPr>
          <w:ins w:id="3927" w:author="Попова Дарья" w:date="2021-03-18T15:43:00Z"/>
          <w:rFonts w:ascii="Arial" w:hAnsi="Arial" w:cs="Arial"/>
          <w:color w:val="000000" w:themeColor="text1"/>
          <w:rPrChange w:id="3928" w:author="Попова Дарья" w:date="2021-03-18T15:44:00Z">
            <w:rPr>
              <w:ins w:id="3929" w:author="Попова Дарья" w:date="2021-03-18T15:43:00Z"/>
              <w:rFonts w:ascii="Arial" w:hAnsi="Arial" w:cs="Arial"/>
              <w:szCs w:val="24"/>
              <w:lang w:eastAsia="ru-RU"/>
            </w:rPr>
          </w:rPrChange>
        </w:rPr>
        <w:pPrChange w:id="3930" w:author="Попова Дарья" w:date="2021-03-18T15:44:00Z">
          <w:pPr>
            <w:spacing w:before="4" w:after="4"/>
            <w:contextualSpacing/>
          </w:pPr>
        </w:pPrChange>
      </w:pPr>
      <w:ins w:id="3931" w:author="Попова Дарья" w:date="2021-03-18T15:43:00Z">
        <w:r w:rsidRPr="005477D2">
          <w:rPr>
            <w:rFonts w:ascii="Arial" w:hAnsi="Arial" w:cs="Arial"/>
            <w:color w:val="000000" w:themeColor="text1"/>
            <w:rPrChange w:id="3932" w:author="Попова Дарья" w:date="2021-03-18T15:44:00Z">
              <w:rPr>
                <w:rFonts w:ascii="Arial" w:hAnsi="Arial" w:cs="Arial"/>
                <w:szCs w:val="24"/>
                <w:lang w:eastAsia="ru-RU"/>
              </w:rPr>
            </w:rPrChange>
          </w:rPr>
          <w:t>- согласованные заказы ТОРО на планируемый год (статусы заказов – ГОД и ГИП);</w:t>
        </w:r>
      </w:ins>
    </w:p>
    <w:p w14:paraId="07DB196B" w14:textId="7B651DAD" w:rsidR="005477D2" w:rsidRDefault="005477D2">
      <w:pPr>
        <w:spacing w:line="276" w:lineRule="auto"/>
        <w:ind w:firstLine="567"/>
        <w:rPr>
          <w:ins w:id="3933" w:author="Попова Дарья" w:date="2021-03-18T15:43:00Z"/>
          <w:rFonts w:ascii="Arial" w:hAnsi="Arial" w:cs="Arial"/>
          <w:color w:val="000000" w:themeColor="text1"/>
        </w:rPr>
        <w:pPrChange w:id="3934" w:author="Попова Дарья" w:date="2021-03-18T15:44:00Z">
          <w:pPr>
            <w:spacing w:line="276" w:lineRule="auto"/>
            <w:ind w:firstLine="567"/>
            <w:contextualSpacing/>
          </w:pPr>
        </w:pPrChange>
      </w:pPr>
      <w:ins w:id="3935" w:author="Попова Дарья" w:date="2021-03-18T15:43:00Z">
        <w:r w:rsidRPr="005477D2">
          <w:rPr>
            <w:rFonts w:ascii="Arial" w:hAnsi="Arial" w:cs="Arial"/>
            <w:color w:val="000000" w:themeColor="text1"/>
            <w:rPrChange w:id="3936" w:author="Попова Дарья" w:date="2021-03-18T15:44:00Z">
              <w:rPr>
                <w:rFonts w:asciiTheme="minorHAnsi" w:hAnsiTheme="minorHAnsi" w:cs="Arial"/>
              </w:rPr>
            </w:rPrChange>
          </w:rPr>
          <w:t>- согласованные сетевые графики на планируемый год: компонент</w:t>
        </w:r>
      </w:ins>
      <w:ins w:id="3937" w:author="Попова Дарья" w:date="2021-03-18T15:44:00Z">
        <w:r>
          <w:rPr>
            <w:rFonts w:ascii="Arial" w:hAnsi="Arial" w:cs="Arial"/>
            <w:color w:val="000000" w:themeColor="text1"/>
          </w:rPr>
          <w:t>н</w:t>
        </w:r>
      </w:ins>
      <w:ins w:id="3938" w:author="Попова Дарья" w:date="2021-03-18T15:43:00Z">
        <w:r>
          <w:rPr>
            <w:rFonts w:ascii="Arial" w:hAnsi="Arial" w:cs="Arial"/>
            <w:color w:val="000000" w:themeColor="text1"/>
          </w:rPr>
          <w:t xml:space="preserve">ый учет, СГ для </w:t>
        </w:r>
        <w:proofErr w:type="spellStart"/>
        <w:r>
          <w:rPr>
            <w:rFonts w:ascii="Arial" w:hAnsi="Arial" w:cs="Arial"/>
            <w:color w:val="000000" w:themeColor="text1"/>
          </w:rPr>
          <w:t>ЗиС</w:t>
        </w:r>
        <w:proofErr w:type="spellEnd"/>
        <w:r>
          <w:rPr>
            <w:rFonts w:ascii="Arial" w:hAnsi="Arial" w:cs="Arial"/>
            <w:color w:val="000000" w:themeColor="text1"/>
          </w:rPr>
          <w:t xml:space="preserve">, </w:t>
        </w:r>
      </w:ins>
      <w:ins w:id="3939" w:author="Попова Дарья" w:date="2021-03-18T15:46:00Z">
        <w:r>
          <w:rPr>
            <w:rFonts w:ascii="Arial" w:hAnsi="Arial" w:cs="Arial"/>
            <w:color w:val="000000" w:themeColor="text1"/>
          </w:rPr>
          <w:t xml:space="preserve">СГ по </w:t>
        </w:r>
      </w:ins>
      <w:ins w:id="3940" w:author="Попова Дарья" w:date="2021-03-18T15:43:00Z">
        <w:r>
          <w:rPr>
            <w:rFonts w:ascii="Arial" w:hAnsi="Arial" w:cs="Arial"/>
            <w:color w:val="000000" w:themeColor="text1"/>
          </w:rPr>
          <w:t>ОВИЗ</w:t>
        </w:r>
        <w:r w:rsidRPr="005477D2">
          <w:rPr>
            <w:rFonts w:ascii="Arial" w:hAnsi="Arial" w:cs="Arial"/>
            <w:color w:val="000000" w:themeColor="text1"/>
            <w:rPrChange w:id="3941" w:author="Попова Дарья" w:date="2021-03-18T15:44:00Z">
              <w:rPr>
                <w:rFonts w:asciiTheme="minorHAnsi" w:hAnsiTheme="minorHAnsi" w:cs="Arial"/>
              </w:rPr>
            </w:rPrChange>
          </w:rPr>
          <w:t>.</w:t>
        </w:r>
      </w:ins>
    </w:p>
    <w:p w14:paraId="4E94767B" w14:textId="77777777" w:rsidR="005477D2" w:rsidRDefault="005477D2">
      <w:pPr>
        <w:spacing w:line="276" w:lineRule="auto"/>
        <w:ind w:firstLine="567"/>
        <w:rPr>
          <w:ins w:id="3942" w:author="Попова Дарья" w:date="2021-03-18T15:44:00Z"/>
          <w:rFonts w:ascii="Arial" w:hAnsi="Arial" w:cs="Arial"/>
          <w:color w:val="000000" w:themeColor="text1"/>
        </w:rPr>
        <w:pPrChange w:id="3943" w:author="Попова Дарья" w:date="2021-03-16T14:28:00Z">
          <w:pPr>
            <w:spacing w:line="276" w:lineRule="auto"/>
            <w:ind w:firstLine="567"/>
            <w:contextualSpacing/>
          </w:pPr>
        </w:pPrChange>
      </w:pPr>
    </w:p>
    <w:p w14:paraId="43B7A985" w14:textId="12272FF9" w:rsidR="00E83550" w:rsidRPr="004B2BF4" w:rsidDel="005477D2" w:rsidRDefault="00E83550">
      <w:pPr>
        <w:spacing w:line="276" w:lineRule="auto"/>
        <w:ind w:firstLine="567"/>
        <w:rPr>
          <w:del w:id="3944" w:author="Попова Дарья" w:date="2021-03-18T15:46:00Z"/>
          <w:rFonts w:ascii="Arial" w:hAnsi="Arial" w:cs="Arial"/>
          <w:color w:val="000000" w:themeColor="text1"/>
          <w:u w:val="single"/>
          <w:rPrChange w:id="3945" w:author="Попова Дарья" w:date="2021-03-18T17:19:00Z">
            <w:rPr>
              <w:del w:id="3946" w:author="Попова Дарья" w:date="2021-03-18T15:46:00Z"/>
              <w:rFonts w:cs="Arial"/>
              <w:color w:val="000000" w:themeColor="text1"/>
            </w:rPr>
          </w:rPrChange>
        </w:rPr>
        <w:pPrChange w:id="3947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48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49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заказы ТОРО;</w:delText>
        </w:r>
      </w:del>
    </w:p>
    <w:p w14:paraId="77EF2A4E" w14:textId="0A931167" w:rsidR="00E83550" w:rsidRPr="004B2BF4" w:rsidDel="005E4AD6" w:rsidRDefault="00E83550">
      <w:pPr>
        <w:spacing w:line="276" w:lineRule="auto"/>
        <w:ind w:firstLine="567"/>
        <w:rPr>
          <w:del w:id="3950" w:author="Попова Дарья" w:date="2021-03-16T14:27:00Z"/>
          <w:rFonts w:ascii="Arial" w:hAnsi="Arial" w:cs="Arial"/>
          <w:color w:val="000000" w:themeColor="text1"/>
          <w:u w:val="single"/>
          <w:rPrChange w:id="3951" w:author="Попова Дарья" w:date="2021-03-18T17:19:00Z">
            <w:rPr>
              <w:del w:id="3952" w:author="Попова Дарья" w:date="2021-03-16T14:27:00Z"/>
              <w:rFonts w:cs="Arial"/>
              <w:color w:val="000000" w:themeColor="text1"/>
            </w:rPr>
          </w:rPrChange>
        </w:rPr>
        <w:pPrChange w:id="3953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54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55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 xml:space="preserve">- </w:delText>
        </w:r>
      </w:del>
      <w:del w:id="3956" w:author="Попова Дарья" w:date="2021-03-16T14:27:00Z">
        <w:r w:rsidRPr="004B2BF4" w:rsidDel="005E4AD6">
          <w:rPr>
            <w:rFonts w:ascii="Arial" w:hAnsi="Arial" w:cs="Arial"/>
            <w:color w:val="000000" w:themeColor="text1"/>
            <w:u w:val="single"/>
            <w:rPrChange w:id="3957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заказы и сообщения по ЭПБ (обновление даты вывода в карточке ЕО);</w:delText>
        </w:r>
      </w:del>
    </w:p>
    <w:p w14:paraId="2D36EE1E" w14:textId="33560065" w:rsidR="00E83550" w:rsidRPr="004B2BF4" w:rsidDel="005477D2" w:rsidRDefault="00E83550">
      <w:pPr>
        <w:spacing w:line="276" w:lineRule="auto"/>
        <w:ind w:firstLine="567"/>
        <w:rPr>
          <w:del w:id="3958" w:author="Попова Дарья" w:date="2021-03-18T15:46:00Z"/>
          <w:rFonts w:ascii="Arial" w:hAnsi="Arial" w:cs="Arial"/>
          <w:color w:val="000000" w:themeColor="text1"/>
          <w:u w:val="single"/>
          <w:rPrChange w:id="3959" w:author="Попова Дарья" w:date="2021-03-18T17:19:00Z">
            <w:rPr>
              <w:del w:id="3960" w:author="Попова Дарья" w:date="2021-03-18T15:46:00Z"/>
              <w:rFonts w:cs="Arial"/>
              <w:color w:val="000000" w:themeColor="text1"/>
            </w:rPr>
          </w:rPrChange>
        </w:rPr>
        <w:pPrChange w:id="3961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62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63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- планы ППР и их позиции;</w:delText>
        </w:r>
      </w:del>
    </w:p>
    <w:p w14:paraId="2F59D170" w14:textId="691FB4BB" w:rsidR="00E83550" w:rsidRPr="004B2BF4" w:rsidDel="005477D2" w:rsidRDefault="00E83550">
      <w:pPr>
        <w:spacing w:line="276" w:lineRule="auto"/>
        <w:ind w:firstLine="567"/>
        <w:rPr>
          <w:del w:id="3964" w:author="Попова Дарья" w:date="2021-03-18T15:46:00Z"/>
          <w:rFonts w:ascii="Arial" w:hAnsi="Arial" w:cs="Arial"/>
          <w:color w:val="000000" w:themeColor="text1"/>
          <w:u w:val="single"/>
          <w:rPrChange w:id="3965" w:author="Попова Дарья" w:date="2021-03-18T17:19:00Z">
            <w:rPr>
              <w:del w:id="3966" w:author="Попова Дарья" w:date="2021-03-18T15:46:00Z"/>
              <w:rFonts w:cs="Arial"/>
              <w:color w:val="000000" w:themeColor="text1"/>
            </w:rPr>
          </w:rPrChange>
        </w:rPr>
        <w:pPrChange w:id="3967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68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69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- техкарты;</w:delText>
        </w:r>
      </w:del>
    </w:p>
    <w:p w14:paraId="23C475AE" w14:textId="4A2A7A7A" w:rsidR="00E83550" w:rsidRPr="004B2BF4" w:rsidDel="005477D2" w:rsidRDefault="00E83550">
      <w:pPr>
        <w:spacing w:line="276" w:lineRule="auto"/>
        <w:ind w:firstLine="567"/>
        <w:rPr>
          <w:del w:id="3970" w:author="Попова Дарья" w:date="2021-03-18T15:46:00Z"/>
          <w:rFonts w:ascii="Arial" w:hAnsi="Arial" w:cs="Arial"/>
          <w:color w:val="000000" w:themeColor="text1"/>
          <w:u w:val="single"/>
          <w:rPrChange w:id="3971" w:author="Попова Дарья" w:date="2021-03-18T17:19:00Z">
            <w:rPr>
              <w:del w:id="3972" w:author="Попова Дарья" w:date="2021-03-18T15:46:00Z"/>
              <w:rFonts w:cs="Arial"/>
              <w:color w:val="000000" w:themeColor="text1"/>
            </w:rPr>
          </w:rPrChange>
        </w:rPr>
        <w:pPrChange w:id="3973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74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75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lastRenderedPageBreak/>
          <w:delText>- ЕО;</w:delText>
        </w:r>
      </w:del>
    </w:p>
    <w:p w14:paraId="42E34C55" w14:textId="338395D0" w:rsidR="00E83550" w:rsidRPr="004B2BF4" w:rsidDel="005477D2" w:rsidRDefault="00E83550">
      <w:pPr>
        <w:spacing w:line="276" w:lineRule="auto"/>
        <w:ind w:firstLine="567"/>
        <w:rPr>
          <w:del w:id="3976" w:author="Попова Дарья" w:date="2021-03-18T15:46:00Z"/>
          <w:rFonts w:ascii="Arial" w:hAnsi="Arial" w:cs="Arial"/>
          <w:color w:val="000000" w:themeColor="text1"/>
          <w:u w:val="single"/>
          <w:rPrChange w:id="3977" w:author="Попова Дарья" w:date="2021-03-18T17:19:00Z">
            <w:rPr>
              <w:del w:id="3978" w:author="Попова Дарья" w:date="2021-03-18T15:46:00Z"/>
              <w:rFonts w:cs="Arial"/>
              <w:color w:val="000000" w:themeColor="text1"/>
            </w:rPr>
          </w:rPrChange>
        </w:rPr>
        <w:pPrChange w:id="3979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80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81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- признаки класса ЕО;</w:delText>
        </w:r>
      </w:del>
    </w:p>
    <w:p w14:paraId="24F43498" w14:textId="44F5516B" w:rsidR="00E83550" w:rsidRPr="004B2BF4" w:rsidDel="005477D2" w:rsidRDefault="00E83550">
      <w:pPr>
        <w:spacing w:line="276" w:lineRule="auto"/>
        <w:ind w:firstLine="567"/>
        <w:rPr>
          <w:del w:id="3982" w:author="Попова Дарья" w:date="2021-03-18T15:46:00Z"/>
          <w:rFonts w:ascii="Arial" w:hAnsi="Arial" w:cs="Arial"/>
          <w:color w:val="000000" w:themeColor="text1"/>
          <w:u w:val="single"/>
          <w:rPrChange w:id="3983" w:author="Попова Дарья" w:date="2021-03-18T17:19:00Z">
            <w:rPr>
              <w:del w:id="3984" w:author="Попова Дарья" w:date="2021-03-18T15:46:00Z"/>
              <w:rFonts w:cs="Arial"/>
              <w:color w:val="000000" w:themeColor="text1"/>
            </w:rPr>
          </w:rPrChange>
        </w:rPr>
        <w:pPrChange w:id="3985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86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87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- сетевые графики;</w:delText>
        </w:r>
      </w:del>
    </w:p>
    <w:p w14:paraId="47926B48" w14:textId="6E28CFF6" w:rsidR="00E83550" w:rsidRPr="004B2BF4" w:rsidDel="005477D2" w:rsidRDefault="00E83550">
      <w:pPr>
        <w:spacing w:line="276" w:lineRule="auto"/>
        <w:ind w:firstLine="567"/>
        <w:rPr>
          <w:del w:id="3988" w:author="Попова Дарья" w:date="2021-03-18T15:46:00Z"/>
          <w:rFonts w:ascii="Arial" w:hAnsi="Arial" w:cs="Arial"/>
          <w:color w:val="000000" w:themeColor="text1"/>
          <w:u w:val="single"/>
          <w:rPrChange w:id="3989" w:author="Попова Дарья" w:date="2021-03-18T17:19:00Z">
            <w:rPr>
              <w:del w:id="3990" w:author="Попова Дарья" w:date="2021-03-18T15:46:00Z"/>
              <w:rFonts w:cs="Arial"/>
              <w:color w:val="000000" w:themeColor="text1"/>
            </w:rPr>
          </w:rPrChange>
        </w:rPr>
        <w:pPrChange w:id="3991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92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93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- заказы на собственное производство;</w:delText>
        </w:r>
      </w:del>
    </w:p>
    <w:p w14:paraId="572A8E9C" w14:textId="6ECF721E" w:rsidR="00E83550" w:rsidRPr="004B2BF4" w:rsidDel="005477D2" w:rsidRDefault="00E83550">
      <w:pPr>
        <w:spacing w:line="276" w:lineRule="auto"/>
        <w:ind w:firstLine="567"/>
        <w:rPr>
          <w:del w:id="3994" w:author="Попова Дарья" w:date="2021-03-18T15:46:00Z"/>
          <w:rFonts w:ascii="Arial" w:hAnsi="Arial" w:cs="Arial"/>
          <w:color w:val="000000" w:themeColor="text1"/>
          <w:u w:val="single"/>
          <w:rPrChange w:id="3995" w:author="Попова Дарья" w:date="2021-03-18T17:19:00Z">
            <w:rPr>
              <w:del w:id="3996" w:author="Попова Дарья" w:date="2021-03-18T15:46:00Z"/>
              <w:rFonts w:cs="Arial"/>
              <w:color w:val="000000" w:themeColor="text1"/>
            </w:rPr>
          </w:rPrChange>
        </w:rPr>
        <w:pPrChange w:id="3997" w:author="Попова Дарья" w:date="2021-03-16T14:28:00Z">
          <w:pPr>
            <w:spacing w:line="276" w:lineRule="auto"/>
            <w:ind w:firstLine="567"/>
            <w:contextualSpacing/>
          </w:pPr>
        </w:pPrChange>
      </w:pPr>
      <w:del w:id="3998" w:author="Попова Дарья" w:date="2021-03-18T15:46:00Z">
        <w:r w:rsidRPr="004B2BF4" w:rsidDel="005477D2">
          <w:rPr>
            <w:rFonts w:ascii="Arial" w:hAnsi="Arial" w:cs="Arial"/>
            <w:color w:val="000000" w:themeColor="text1"/>
            <w:u w:val="single"/>
            <w:rPrChange w:id="3999" w:author="Попова Дарья" w:date="2021-03-18T17:19:00Z">
              <w:rPr>
                <w:rFonts w:ascii="Arial" w:hAnsi="Arial" w:cs="Arial"/>
                <w:color w:val="000000" w:themeColor="text1"/>
              </w:rPr>
            </w:rPrChange>
          </w:rPr>
          <w:delText>- СПП-элементы (лимиты ТОиР, ОВП, АТЗ).</w:delText>
        </w:r>
      </w:del>
    </w:p>
    <w:p w14:paraId="5A3435D7" w14:textId="2759D565" w:rsidR="00E83550" w:rsidDel="005477D2" w:rsidRDefault="00E83550">
      <w:pPr>
        <w:spacing w:after="240" w:line="276" w:lineRule="auto"/>
        <w:ind w:firstLine="567"/>
        <w:rPr>
          <w:del w:id="4000" w:author="Попова Дарья" w:date="2021-03-18T15:46:00Z"/>
          <w:rFonts w:ascii="Arial" w:hAnsi="Arial" w:cs="Arial"/>
          <w:color w:val="000000" w:themeColor="text1"/>
          <w:u w:val="single"/>
        </w:rPr>
      </w:pPr>
    </w:p>
    <w:p w14:paraId="2904A1B4" w14:textId="2953E8B9" w:rsidR="00ED7850" w:rsidRPr="009936BB" w:rsidRDefault="00ED7850" w:rsidP="00ED7850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B04EF5">
        <w:rPr>
          <w:rFonts w:ascii="Arial" w:hAnsi="Arial" w:cs="Arial"/>
          <w:color w:val="000000" w:themeColor="text1"/>
          <w:u w:val="single"/>
        </w:rPr>
        <w:t>Основные функции разработки:</w:t>
      </w:r>
    </w:p>
    <w:p w14:paraId="4489CD58" w14:textId="469DE337" w:rsidR="00ED7850" w:rsidRDefault="00FE583D" w:rsidP="00ED7850">
      <w:pPr>
        <w:spacing w:after="240" w:line="276" w:lineRule="auto"/>
        <w:ind w:firstLine="567"/>
        <w:rPr>
          <w:ins w:id="4001" w:author="Попова Дарья" w:date="2021-03-18T17:20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Формат планирования будет представлять собой формат </w:t>
      </w:r>
      <w:r w:rsidR="00ED7850">
        <w:rPr>
          <w:rFonts w:ascii="Arial" w:hAnsi="Arial" w:cs="Arial"/>
          <w:color w:val="000000" w:themeColor="text1"/>
        </w:rPr>
        <w:t xml:space="preserve">ввода </w:t>
      </w:r>
      <w:r>
        <w:rPr>
          <w:rFonts w:ascii="Arial" w:hAnsi="Arial" w:cs="Arial"/>
          <w:color w:val="000000" w:themeColor="text1"/>
        </w:rPr>
        <w:t xml:space="preserve">в табличном редакторе </w:t>
      </w:r>
      <w:r>
        <w:rPr>
          <w:rFonts w:ascii="Arial" w:hAnsi="Arial" w:cs="Arial"/>
          <w:color w:val="000000" w:themeColor="text1"/>
          <w:lang w:val="en-US"/>
        </w:rPr>
        <w:t>Microsoft</w:t>
      </w:r>
      <w:r w:rsidRPr="001158E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Excel</w:t>
      </w:r>
      <w:r w:rsidRPr="001158EB">
        <w:rPr>
          <w:rFonts w:ascii="Arial" w:hAnsi="Arial" w:cs="Arial"/>
          <w:color w:val="000000" w:themeColor="text1"/>
        </w:rPr>
        <w:t xml:space="preserve">, обогащённый </w:t>
      </w:r>
      <w:r>
        <w:rPr>
          <w:rFonts w:ascii="Arial" w:hAnsi="Arial" w:cs="Arial"/>
          <w:color w:val="000000" w:themeColor="text1"/>
        </w:rPr>
        <w:t xml:space="preserve">аналитическими </w:t>
      </w:r>
      <w:r w:rsidRPr="001158EB">
        <w:rPr>
          <w:rFonts w:ascii="Arial" w:hAnsi="Arial" w:cs="Arial"/>
          <w:color w:val="000000" w:themeColor="text1"/>
        </w:rPr>
        <w:t xml:space="preserve">функциями </w:t>
      </w:r>
      <w:r>
        <w:rPr>
          <w:rFonts w:ascii="Arial" w:hAnsi="Arial" w:cs="Arial"/>
          <w:color w:val="000000" w:themeColor="text1"/>
        </w:rPr>
        <w:t xml:space="preserve">приложения </w:t>
      </w:r>
      <w:r>
        <w:rPr>
          <w:rFonts w:ascii="Arial" w:hAnsi="Arial" w:cs="Arial"/>
          <w:color w:val="000000" w:themeColor="text1"/>
          <w:lang w:val="en-US"/>
        </w:rPr>
        <w:t>SAP</w:t>
      </w:r>
      <w:r w:rsidRPr="001158E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8D">
        <w:rPr>
          <w:rFonts w:ascii="Arial" w:hAnsi="Arial" w:cs="Arial"/>
          <w:color w:val="000000" w:themeColor="text1"/>
        </w:rPr>
        <w:t>Analysis</w:t>
      </w:r>
      <w:proofErr w:type="spellEnd"/>
      <w:r w:rsidRPr="000D228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8D">
        <w:rPr>
          <w:rFonts w:ascii="Arial" w:hAnsi="Arial" w:cs="Arial"/>
          <w:color w:val="000000" w:themeColor="text1"/>
        </w:rPr>
        <w:t>for</w:t>
      </w:r>
      <w:proofErr w:type="spellEnd"/>
      <w:r w:rsidRPr="000D228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8D">
        <w:rPr>
          <w:rFonts w:ascii="Arial" w:hAnsi="Arial" w:cs="Arial"/>
          <w:color w:val="000000" w:themeColor="text1"/>
        </w:rPr>
        <w:t>Excel</w:t>
      </w:r>
      <w:proofErr w:type="spellEnd"/>
      <w:r w:rsidRPr="001158EB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Основными функциями формата планирования будут ручной вывод информации в табличную структуру, запуск выполнения </w:t>
      </w:r>
      <w:del w:id="4002" w:author="Попова Дарья" w:date="2021-03-18T15:45:00Z">
        <w:r w:rsidDel="005477D2">
          <w:rPr>
            <w:rFonts w:ascii="Arial" w:hAnsi="Arial" w:cs="Arial"/>
            <w:color w:val="000000" w:themeColor="text1"/>
          </w:rPr>
          <w:delText xml:space="preserve">фоновых </w:delText>
        </w:r>
      </w:del>
      <w:r>
        <w:rPr>
          <w:rFonts w:ascii="Arial" w:hAnsi="Arial" w:cs="Arial"/>
          <w:color w:val="000000" w:themeColor="text1"/>
        </w:rPr>
        <w:t>расчётов</w:t>
      </w:r>
      <w:del w:id="4003" w:author="Попова Дарья" w:date="2021-03-18T15:45:00Z">
        <w:r w:rsidDel="005477D2">
          <w:rPr>
            <w:rFonts w:ascii="Arial" w:hAnsi="Arial" w:cs="Arial"/>
            <w:color w:val="000000" w:themeColor="text1"/>
          </w:rPr>
          <w:delText xml:space="preserve"> (например, собственного резерва управляющей компании)</w:delText>
        </w:r>
      </w:del>
      <w:r>
        <w:rPr>
          <w:rFonts w:ascii="Arial" w:hAnsi="Arial" w:cs="Arial"/>
          <w:color w:val="000000" w:themeColor="text1"/>
        </w:rPr>
        <w:t>.</w:t>
      </w:r>
      <w:r w:rsidR="00ED7850" w:rsidRPr="00ED7850">
        <w:rPr>
          <w:rFonts w:ascii="Arial" w:hAnsi="Arial" w:cs="Arial"/>
          <w:color w:val="000000" w:themeColor="text1"/>
        </w:rPr>
        <w:t xml:space="preserve"> </w:t>
      </w:r>
      <w:r w:rsidR="00ED7850" w:rsidRPr="00B742E4">
        <w:rPr>
          <w:rFonts w:ascii="Arial" w:hAnsi="Arial" w:cs="Arial"/>
          <w:color w:val="000000" w:themeColor="text1"/>
        </w:rPr>
        <w:t>Формат планирования структурирован по иерархии</w:t>
      </w:r>
      <w:r w:rsidR="00ED7850">
        <w:rPr>
          <w:rFonts w:ascii="Arial" w:hAnsi="Arial" w:cs="Arial"/>
          <w:color w:val="000000" w:themeColor="text1"/>
        </w:rPr>
        <w:t xml:space="preserve"> </w:t>
      </w:r>
      <w:del w:id="4004" w:author="Попова Дарья" w:date="2021-03-16T14:24:00Z">
        <w:r w:rsidR="00ED7850" w:rsidDel="005E4AD6">
          <w:rPr>
            <w:rFonts w:ascii="Arial" w:hAnsi="Arial" w:cs="Arial"/>
            <w:color w:val="000000" w:themeColor="text1"/>
          </w:rPr>
          <w:delText>проектов и</w:delText>
        </w:r>
        <w:r w:rsidR="00ED7850" w:rsidRPr="00B742E4" w:rsidDel="005E4AD6">
          <w:rPr>
            <w:rFonts w:ascii="Arial" w:hAnsi="Arial" w:cs="Arial"/>
            <w:color w:val="000000" w:themeColor="text1"/>
          </w:rPr>
          <w:delText xml:space="preserve"> </w:delText>
        </w:r>
      </w:del>
      <w:r w:rsidR="00ED7850" w:rsidRPr="00B742E4">
        <w:rPr>
          <w:rFonts w:ascii="Arial" w:hAnsi="Arial" w:cs="Arial"/>
          <w:color w:val="000000" w:themeColor="text1"/>
        </w:rPr>
        <w:t>СПП-элементов</w:t>
      </w:r>
      <w:ins w:id="4005" w:author="Попова Дарья" w:date="2021-03-16T14:24:00Z">
        <w:r w:rsidR="005E4AD6">
          <w:rPr>
            <w:rFonts w:ascii="Arial" w:hAnsi="Arial" w:cs="Arial"/>
            <w:color w:val="000000" w:themeColor="text1"/>
          </w:rPr>
          <w:t xml:space="preserve"> и типам затрат</w:t>
        </w:r>
      </w:ins>
      <w:del w:id="4006" w:author="Попова Дарья" w:date="2021-03-16T14:54:00Z">
        <w:r w:rsidR="00ED7850" w:rsidDel="00AB5025">
          <w:rPr>
            <w:rFonts w:ascii="Arial" w:hAnsi="Arial" w:cs="Arial"/>
            <w:color w:val="000000" w:themeColor="text1"/>
          </w:rPr>
          <w:delText>, а также</w:delText>
        </w:r>
        <w:r w:rsidR="00ED7850" w:rsidRPr="00B742E4" w:rsidDel="00AB5025">
          <w:rPr>
            <w:rFonts w:ascii="Arial" w:hAnsi="Arial" w:cs="Arial"/>
            <w:color w:val="000000" w:themeColor="text1"/>
          </w:rPr>
          <w:delText xml:space="preserve"> бизнес-единицам</w:delText>
        </w:r>
      </w:del>
      <w:r w:rsidR="00ED7850" w:rsidRPr="00B742E4">
        <w:rPr>
          <w:rFonts w:ascii="Arial" w:hAnsi="Arial" w:cs="Arial"/>
          <w:color w:val="000000" w:themeColor="text1"/>
        </w:rPr>
        <w:t>.</w:t>
      </w:r>
    </w:p>
    <w:p w14:paraId="36AFA817" w14:textId="36BA7BDC" w:rsidR="004B2BF4" w:rsidRDefault="004B2BF4" w:rsidP="00ED7850">
      <w:pPr>
        <w:spacing w:after="240" w:line="276" w:lineRule="auto"/>
        <w:ind w:firstLine="567"/>
        <w:rPr>
          <w:ins w:id="4007" w:author="Попова Дарья" w:date="2021-03-18T17:20:00Z"/>
          <w:rFonts w:ascii="Arial" w:hAnsi="Arial" w:cs="Arial"/>
          <w:color w:val="000000" w:themeColor="text1"/>
        </w:rPr>
      </w:pPr>
      <w:ins w:id="4008" w:author="Попова Дарья" w:date="2021-03-18T17:20:00Z">
        <w:r>
          <w:rPr>
            <w:rFonts w:ascii="Arial" w:hAnsi="Arial" w:cs="Arial"/>
            <w:color w:val="000000" w:themeColor="text1"/>
          </w:rPr>
          <w:t>Разработка должна позволять</w:t>
        </w:r>
      </w:ins>
      <w:ins w:id="4009" w:author="Попова Дарья" w:date="2021-03-18T17:26:00Z">
        <w:r>
          <w:rPr>
            <w:rFonts w:ascii="Arial" w:hAnsi="Arial" w:cs="Arial"/>
            <w:color w:val="000000" w:themeColor="text1"/>
          </w:rPr>
          <w:t xml:space="preserve"> выполнять следующие задачи</w:t>
        </w:r>
      </w:ins>
      <w:ins w:id="4010" w:author="Попова Дарья" w:date="2021-03-18T17:20:00Z">
        <w:r>
          <w:rPr>
            <w:rFonts w:ascii="Arial" w:hAnsi="Arial" w:cs="Arial"/>
            <w:color w:val="000000" w:themeColor="text1"/>
          </w:rPr>
          <w:t>:</w:t>
        </w:r>
      </w:ins>
    </w:p>
    <w:p w14:paraId="4B3EB16A" w14:textId="77777777" w:rsidR="004B2BF4" w:rsidRPr="004B2BF4" w:rsidRDefault="004B2BF4" w:rsidP="004B2BF4">
      <w:pPr>
        <w:keepNext/>
        <w:numPr>
          <w:ilvl w:val="0"/>
          <w:numId w:val="126"/>
        </w:numPr>
        <w:spacing w:before="100" w:beforeAutospacing="1" w:after="100" w:afterAutospacing="1"/>
        <w:rPr>
          <w:ins w:id="4011" w:author="Попова Дарья" w:date="2021-03-18T17:19:00Z"/>
          <w:rFonts w:ascii="Arial" w:hAnsi="Arial" w:cs="Arial"/>
        </w:rPr>
      </w:pPr>
      <w:ins w:id="4012" w:author="Попова Дарья" w:date="2021-03-18T17:19:00Z">
        <w:r w:rsidRPr="004B2BF4">
          <w:rPr>
            <w:rFonts w:ascii="Arial" w:hAnsi="Arial" w:cs="Arial"/>
          </w:rPr>
          <w:t xml:space="preserve">Формирование </w:t>
        </w:r>
        <w:r w:rsidRPr="004B2BF4">
          <w:rPr>
            <w:rFonts w:ascii="Arial" w:hAnsi="Arial" w:cs="Arial"/>
            <w:color w:val="000000" w:themeColor="text1"/>
            <w:szCs w:val="24"/>
            <w:lang w:eastAsia="ru-RU"/>
          </w:rPr>
          <w:t xml:space="preserve">годового </w:t>
        </w:r>
        <w:r w:rsidRPr="004B2BF4">
          <w:rPr>
            <w:rFonts w:ascii="Arial" w:hAnsi="Arial" w:cs="Arial"/>
          </w:rPr>
          <w:t>бюджета воздействий на производственные активы;</w:t>
        </w:r>
      </w:ins>
    </w:p>
    <w:p w14:paraId="3F291BDB" w14:textId="77777777" w:rsidR="004B2BF4" w:rsidRPr="004B2BF4" w:rsidRDefault="004B2BF4" w:rsidP="004B2BF4">
      <w:pPr>
        <w:keepNext/>
        <w:numPr>
          <w:ilvl w:val="0"/>
          <w:numId w:val="126"/>
        </w:numPr>
        <w:spacing w:before="100" w:beforeAutospacing="1" w:after="100" w:afterAutospacing="1"/>
        <w:rPr>
          <w:ins w:id="4013" w:author="Попова Дарья" w:date="2021-03-18T17:19:00Z"/>
          <w:rFonts w:ascii="Arial" w:hAnsi="Arial" w:cs="Arial"/>
        </w:rPr>
      </w:pPr>
      <w:ins w:id="4014" w:author="Попова Дарья" w:date="2021-03-18T17:19:00Z">
        <w:r w:rsidRPr="004B2BF4">
          <w:rPr>
            <w:rFonts w:ascii="Arial" w:hAnsi="Arial" w:cs="Arial"/>
          </w:rPr>
          <w:t>Формирование ориентиров затрат на поддержание производственных активов;</w:t>
        </w:r>
      </w:ins>
    </w:p>
    <w:p w14:paraId="271E6D10" w14:textId="77777777" w:rsidR="004B2BF4" w:rsidRPr="004B2BF4" w:rsidRDefault="004B2BF4" w:rsidP="004B2BF4">
      <w:pPr>
        <w:keepNext/>
        <w:numPr>
          <w:ilvl w:val="0"/>
          <w:numId w:val="126"/>
        </w:numPr>
        <w:spacing w:before="100" w:beforeAutospacing="1" w:after="100" w:afterAutospacing="1"/>
        <w:rPr>
          <w:ins w:id="4015" w:author="Попова Дарья" w:date="2021-03-18T17:19:00Z"/>
          <w:rFonts w:ascii="Arial" w:hAnsi="Arial" w:cs="Arial"/>
        </w:rPr>
      </w:pPr>
      <w:ins w:id="4016" w:author="Попова Дарья" w:date="2021-03-18T17:19:00Z">
        <w:r w:rsidRPr="004B2BF4">
          <w:rPr>
            <w:rFonts w:ascii="Arial" w:hAnsi="Arial" w:cs="Arial"/>
          </w:rPr>
          <w:t xml:space="preserve">Отображение </w:t>
        </w:r>
        <w:r w:rsidRPr="004B2BF4">
          <w:rPr>
            <w:rFonts w:ascii="Arial" w:hAnsi="Arial" w:cs="Arial"/>
            <w:color w:val="000000" w:themeColor="text1"/>
            <w:szCs w:val="24"/>
            <w:lang w:eastAsia="ru-RU"/>
          </w:rPr>
          <w:t>заказов ТОРО, на основании которых сформировались данные по плану;</w:t>
        </w:r>
      </w:ins>
    </w:p>
    <w:p w14:paraId="554AC3BF" w14:textId="77777777" w:rsidR="004B2BF4" w:rsidRPr="004B2BF4" w:rsidRDefault="004B2BF4" w:rsidP="004B2BF4">
      <w:pPr>
        <w:keepNext/>
        <w:numPr>
          <w:ilvl w:val="0"/>
          <w:numId w:val="126"/>
        </w:numPr>
        <w:spacing w:before="100" w:beforeAutospacing="1" w:after="100" w:afterAutospacing="1"/>
        <w:rPr>
          <w:ins w:id="4017" w:author="Попова Дарья" w:date="2021-03-18T17:19:00Z"/>
          <w:rFonts w:ascii="Arial" w:hAnsi="Arial" w:cs="Arial"/>
        </w:rPr>
      </w:pPr>
      <w:ins w:id="4018" w:author="Попова Дарья" w:date="2021-03-18T17:19:00Z">
        <w:r w:rsidRPr="004B2BF4">
          <w:rPr>
            <w:rFonts w:ascii="Arial" w:hAnsi="Arial" w:cs="Arial"/>
            <w:color w:val="000000" w:themeColor="text1"/>
            <w:szCs w:val="24"/>
            <w:lang w:eastAsia="ru-RU"/>
          </w:rPr>
          <w:t>Отображение сетевых графиков, на основании которые сформировались данные по плану;</w:t>
        </w:r>
      </w:ins>
    </w:p>
    <w:p w14:paraId="3044546C" w14:textId="365A068F" w:rsidR="004B2BF4" w:rsidRPr="004B2BF4" w:rsidRDefault="004B2BF4" w:rsidP="004B2BF4">
      <w:pPr>
        <w:keepNext/>
        <w:numPr>
          <w:ilvl w:val="0"/>
          <w:numId w:val="126"/>
        </w:numPr>
        <w:spacing w:before="100" w:beforeAutospacing="1" w:after="100" w:afterAutospacing="1"/>
        <w:rPr>
          <w:ins w:id="4019" w:author="Попова Дарья" w:date="2021-03-18T17:19:00Z"/>
          <w:rFonts w:ascii="Arial" w:hAnsi="Arial" w:cs="Arial"/>
        </w:rPr>
      </w:pPr>
      <w:ins w:id="4020" w:author="Попова Дарья" w:date="2021-03-18T17:19:00Z">
        <w:r>
          <w:rPr>
            <w:rFonts w:ascii="Arial" w:hAnsi="Arial" w:cs="Arial"/>
          </w:rPr>
          <w:t>Расчет</w:t>
        </w:r>
        <w:r w:rsidRPr="004B2BF4">
          <w:rPr>
            <w:rFonts w:ascii="Arial" w:hAnsi="Arial" w:cs="Arial"/>
          </w:rPr>
          <w:t xml:space="preserve"> показателей бюджета и дополнительных преобразований данных бюджетов: план финансирования, план ввода, сравнение ориентиров и бюджета;</w:t>
        </w:r>
      </w:ins>
    </w:p>
    <w:p w14:paraId="48678B80" w14:textId="77777777" w:rsidR="004B2BF4" w:rsidRPr="004B2BF4" w:rsidRDefault="004B2BF4" w:rsidP="004B2BF4">
      <w:pPr>
        <w:keepNext/>
        <w:numPr>
          <w:ilvl w:val="0"/>
          <w:numId w:val="126"/>
        </w:numPr>
        <w:spacing w:before="100" w:beforeAutospacing="1" w:after="100" w:afterAutospacing="1"/>
        <w:rPr>
          <w:ins w:id="4021" w:author="Попова Дарья" w:date="2021-03-18T17:19:00Z"/>
          <w:rFonts w:ascii="Arial" w:hAnsi="Arial" w:cs="Arial"/>
        </w:rPr>
      </w:pPr>
      <w:ins w:id="4022" w:author="Попова Дарья" w:date="2021-03-18T17:19:00Z">
        <w:r w:rsidRPr="004B2BF4">
          <w:rPr>
            <w:rFonts w:ascii="Arial" w:hAnsi="Arial" w:cs="Arial"/>
          </w:rPr>
          <w:t>Рассмотрение и согласование годового бюджета воздействий, анализ и согласование заполненного формата планирования годового бюджета воздействий. В процессе анализа и согласования годового бюджета возможны возвраты на шаги формирования с целью корректировки запланированных значений.</w:t>
        </w:r>
      </w:ins>
    </w:p>
    <w:p w14:paraId="64E130BA" w14:textId="2A3B7B55" w:rsidR="005477D2" w:rsidDel="005477D2" w:rsidRDefault="005477D2" w:rsidP="00ED7850">
      <w:pPr>
        <w:spacing w:after="240" w:line="276" w:lineRule="auto"/>
        <w:ind w:firstLine="567"/>
        <w:rPr>
          <w:del w:id="4023" w:author="Попова Дарья" w:date="2021-03-18T15:45:00Z"/>
          <w:rFonts w:ascii="Arial" w:hAnsi="Arial" w:cs="Arial"/>
          <w:color w:val="000000" w:themeColor="text1"/>
        </w:rPr>
      </w:pPr>
    </w:p>
    <w:p w14:paraId="583F3BD4" w14:textId="6BE062A0" w:rsidR="00ED7850" w:rsidRDefault="00ED7850" w:rsidP="00ED7850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Выходные результаты:</w:t>
      </w:r>
    </w:p>
    <w:p w14:paraId="6E05CE04" w14:textId="63FA9BF9" w:rsidR="00ED7850" w:rsidRPr="00653541" w:rsidRDefault="00ED7850" w:rsidP="00ED78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653541">
        <w:rPr>
          <w:rFonts w:ascii="Arial" w:hAnsi="Arial" w:cs="Arial"/>
          <w:color w:val="000000" w:themeColor="text1"/>
        </w:rPr>
        <w:t xml:space="preserve">В результате разработки должен получить набор </w:t>
      </w:r>
      <w:r>
        <w:rPr>
          <w:rFonts w:ascii="Arial" w:hAnsi="Arial" w:cs="Arial"/>
          <w:color w:val="000000" w:themeColor="text1"/>
        </w:rPr>
        <w:t>форматов планирования</w:t>
      </w:r>
      <w:r w:rsidRPr="00653541">
        <w:rPr>
          <w:rFonts w:ascii="Arial" w:hAnsi="Arial" w:cs="Arial"/>
          <w:color w:val="000000" w:themeColor="text1"/>
        </w:rPr>
        <w:t>, на пример</w:t>
      </w:r>
      <w:del w:id="4024" w:author="Попова Дарья" w:date="2021-03-18T17:43:00Z">
        <w:r w:rsidRPr="00653541" w:rsidDel="001E1E8F">
          <w:rPr>
            <w:rFonts w:ascii="Arial" w:hAnsi="Arial" w:cs="Arial"/>
            <w:color w:val="000000" w:themeColor="text1"/>
          </w:rPr>
          <w:delText>е</w:delText>
        </w:r>
      </w:del>
      <w:r w:rsidRPr="00653541">
        <w:rPr>
          <w:rFonts w:ascii="Arial" w:hAnsi="Arial" w:cs="Arial"/>
          <w:color w:val="000000" w:themeColor="text1"/>
        </w:rPr>
        <w:t>:</w:t>
      </w:r>
    </w:p>
    <w:p w14:paraId="22246802" w14:textId="0AE3ADED" w:rsidR="00FE583D" w:rsidRDefault="00FE583D" w:rsidP="00FE583D">
      <w:pPr>
        <w:spacing w:after="240" w:line="276" w:lineRule="auto"/>
        <w:rPr>
          <w:rFonts w:ascii="Arial" w:hAnsi="Arial" w:cs="Arial"/>
          <w:color w:val="000000" w:themeColor="text1"/>
        </w:rPr>
      </w:pPr>
      <w:del w:id="4025" w:author="Попова Дарья" w:date="2021-03-18T19:04:00Z">
        <w:r w:rsidRPr="00AE1567" w:rsidDel="001F64C0">
          <w:rPr>
            <w:rFonts w:ascii="Arial" w:hAnsi="Arial" w:cs="Arial"/>
            <w:noProof/>
            <w:color w:val="000000" w:themeColor="text1"/>
            <w:lang w:eastAsia="ru-RU"/>
          </w:rPr>
          <w:lastRenderedPageBreak/>
          <w:drawing>
            <wp:inline distT="0" distB="0" distL="0" distR="0" wp14:anchorId="28A35118" wp14:editId="48D2F514">
              <wp:extent cx="6462000" cy="3898800"/>
              <wp:effectExtent l="0" t="0" r="0" b="6985"/>
              <wp:docPr id="15" name="Picture 6">
                <a:extLst xmlns:a="http://schemas.openxmlformats.org/drawingml/2006/main">
                  <a:ext uri="{FF2B5EF4-FFF2-40B4-BE49-F238E27FC236}">
                    <a16:creationId xmlns:a16="http://schemas.microsoft.com/office/drawing/2014/main" id="{68901D40-036E-420B-A528-D024DA9560EB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Picture 6">
                        <a:extLst>
                          <a:ext uri="{FF2B5EF4-FFF2-40B4-BE49-F238E27FC236}">
                            <a16:creationId xmlns:a16="http://schemas.microsoft.com/office/drawing/2014/main" id="{68901D40-036E-420B-A528-D024DA9560EB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62000" cy="389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4026" w:author="Попова Дарья" w:date="2021-03-18T19:05:00Z">
        <w:r w:rsidR="001F64C0">
          <w:rPr>
            <w:rFonts w:ascii="Arial" w:hAnsi="Arial" w:cs="Arial"/>
            <w:noProof/>
            <w:color w:val="000000" w:themeColor="text1"/>
            <w:lang w:eastAsia="ru-RU"/>
          </w:rPr>
          <w:drawing>
            <wp:inline distT="0" distB="0" distL="0" distR="0" wp14:anchorId="5382B323" wp14:editId="2C1709E7">
              <wp:extent cx="6478270" cy="3821430"/>
              <wp:effectExtent l="0" t="0" r="0" b="7620"/>
              <wp:docPr id="12" name="Рисунок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4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78270" cy="3821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303ADF5" w14:textId="48046789" w:rsidR="00ED7850" w:rsidRDefault="00ED7850" w:rsidP="009936BB">
      <w:pPr>
        <w:spacing w:after="240" w:line="276" w:lineRule="auto"/>
        <w:ind w:firstLine="567"/>
        <w:rPr>
          <w:ins w:id="4027" w:author="Попова Дарья" w:date="2021-03-18T19:06:00Z"/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Подробные форматы </w:t>
      </w:r>
      <w:ins w:id="4028" w:author="Попова Дарья" w:date="2021-03-18T19:06:00Z">
        <w:r w:rsidR="001F64C0">
          <w:rPr>
            <w:rFonts w:ascii="Arial" w:hAnsi="Arial" w:cs="Arial"/>
            <w:color w:val="000000" w:themeColor="text1"/>
          </w:rPr>
          <w:t xml:space="preserve">и формы </w:t>
        </w:r>
      </w:ins>
      <w:r>
        <w:rPr>
          <w:rFonts w:ascii="Arial" w:hAnsi="Arial" w:cs="Arial"/>
          <w:color w:val="000000" w:themeColor="text1"/>
        </w:rPr>
        <w:t xml:space="preserve">приведены в документах </w:t>
      </w:r>
      <w:del w:id="4029" w:author="Попова Дарья Николаевна (Подрядчик. ООО БерингПойнт)" w:date="2021-04-05T14:57:00Z">
        <w:r w:rsidRPr="002A7874" w:rsidDel="002E6C85">
          <w:rPr>
            <w:rFonts w:ascii="Arial" w:hAnsi="Arial" w:cs="Arial"/>
            <w:color w:val="000000" w:themeColor="text1"/>
          </w:rPr>
          <w:delText>ERP.2.1_14_PM</w:delText>
        </w:r>
      </w:del>
      <w:ins w:id="4030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r w:rsidRPr="002A7874">
        <w:rPr>
          <w:rFonts w:ascii="Arial" w:hAnsi="Arial" w:cs="Arial"/>
          <w:color w:val="000000" w:themeColor="text1"/>
        </w:rPr>
        <w:t xml:space="preserve"> «Методика планирования (долгосрочно</w:t>
      </w:r>
      <w:r>
        <w:rPr>
          <w:rFonts w:ascii="Arial" w:hAnsi="Arial" w:cs="Arial"/>
          <w:color w:val="000000" w:themeColor="text1"/>
        </w:rPr>
        <w:t>го, годового, месячного, недель</w:t>
      </w:r>
      <w:r w:rsidRPr="002A7874">
        <w:rPr>
          <w:rFonts w:ascii="Arial" w:hAnsi="Arial" w:cs="Arial"/>
          <w:color w:val="000000" w:themeColor="text1"/>
        </w:rPr>
        <w:t xml:space="preserve">ного) и учёта работ по </w:t>
      </w:r>
      <w:proofErr w:type="spellStart"/>
      <w:r w:rsidRPr="002A7874">
        <w:rPr>
          <w:rFonts w:ascii="Arial" w:hAnsi="Arial" w:cs="Arial"/>
          <w:color w:val="000000" w:themeColor="text1"/>
        </w:rPr>
        <w:t>ТОиР</w:t>
      </w:r>
      <w:proofErr w:type="spellEnd"/>
      <w:r w:rsidRPr="002A7874">
        <w:rPr>
          <w:rFonts w:ascii="Arial" w:hAnsi="Arial" w:cs="Arial"/>
          <w:color w:val="000000" w:themeColor="text1"/>
        </w:rPr>
        <w:t>, замене и модернизации</w:t>
      </w:r>
      <w:r>
        <w:rPr>
          <w:rFonts w:ascii="Arial" w:hAnsi="Arial" w:cs="Arial"/>
          <w:color w:val="000000" w:themeColor="text1"/>
        </w:rPr>
        <w:t xml:space="preserve"> производственных </w:t>
      </w:r>
      <w:r>
        <w:rPr>
          <w:rFonts w:ascii="Arial" w:hAnsi="Arial" w:cs="Arial"/>
          <w:color w:val="000000" w:themeColor="text1"/>
        </w:rPr>
        <w:lastRenderedPageBreak/>
        <w:t>активов, вклю</w:t>
      </w:r>
      <w:r w:rsidRPr="002A7874">
        <w:rPr>
          <w:rFonts w:ascii="Arial" w:hAnsi="Arial" w:cs="Arial"/>
          <w:color w:val="000000" w:themeColor="text1"/>
        </w:rPr>
        <w:t xml:space="preserve">чая выполняемые хоз. способом, в том числе планирования с использованием в качестве ресурса подрядчика» и </w:t>
      </w:r>
      <w:del w:id="4031" w:author="Попова Дарья Николаевна (Подрядчик. ООО БерингПойнт)" w:date="2021-04-05T14:55:00Z">
        <w:r w:rsidRPr="002A7874" w:rsidDel="002E6C85">
          <w:rPr>
            <w:rFonts w:ascii="Arial" w:hAnsi="Arial" w:cs="Arial"/>
            <w:color w:val="000000" w:themeColor="text1"/>
          </w:rPr>
          <w:delText>ERP.2.1_17_PM</w:delText>
        </w:r>
      </w:del>
      <w:ins w:id="4032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r w:rsidRPr="002A7874">
        <w:rPr>
          <w:rFonts w:ascii="Arial" w:hAnsi="Arial" w:cs="Arial"/>
          <w:color w:val="000000" w:themeColor="text1"/>
        </w:rPr>
        <w:t xml:space="preserve"> «Методика п</w:t>
      </w:r>
      <w:r>
        <w:rPr>
          <w:rFonts w:ascii="Arial" w:hAnsi="Arial" w:cs="Arial"/>
          <w:color w:val="000000" w:themeColor="text1"/>
        </w:rPr>
        <w:t>ланирования и контроля факта за</w:t>
      </w:r>
      <w:r w:rsidRPr="002A7874">
        <w:rPr>
          <w:rFonts w:ascii="Arial" w:hAnsi="Arial" w:cs="Arial"/>
          <w:color w:val="000000" w:themeColor="text1"/>
        </w:rPr>
        <w:t>трат на поддержание производственных активов (с уч</w:t>
      </w:r>
      <w:r>
        <w:rPr>
          <w:rFonts w:ascii="Arial" w:hAnsi="Arial" w:cs="Arial"/>
          <w:color w:val="000000" w:themeColor="text1"/>
        </w:rPr>
        <w:t>ётом капитализации затрат на ре</w:t>
      </w:r>
      <w:r w:rsidRPr="002A7874">
        <w:rPr>
          <w:rFonts w:ascii="Arial" w:hAnsi="Arial" w:cs="Arial"/>
          <w:color w:val="000000" w:themeColor="text1"/>
        </w:rPr>
        <w:t>монт основных средств)»</w:t>
      </w:r>
      <w:r>
        <w:rPr>
          <w:rFonts w:ascii="Arial" w:hAnsi="Arial" w:cs="Arial"/>
          <w:color w:val="000000" w:themeColor="text1"/>
        </w:rPr>
        <w:t>.</w:t>
      </w:r>
    </w:p>
    <w:p w14:paraId="3DE81E89" w14:textId="77777777" w:rsidR="001F64C0" w:rsidRPr="00101C79" w:rsidRDefault="001F64C0" w:rsidP="001F64C0">
      <w:pPr>
        <w:spacing w:after="240" w:line="276" w:lineRule="auto"/>
        <w:ind w:firstLine="567"/>
        <w:rPr>
          <w:ins w:id="4033" w:author="Попова Дарья" w:date="2021-03-18T19:07:00Z"/>
          <w:rFonts w:ascii="Arial" w:hAnsi="Arial" w:cs="Arial"/>
        </w:rPr>
      </w:pPr>
    </w:p>
    <w:p w14:paraId="0CE85313" w14:textId="7222CD1C" w:rsidR="001F64C0" w:rsidRDefault="001F64C0" w:rsidP="001F64C0">
      <w:pPr>
        <w:pStyle w:val="3"/>
        <w:rPr>
          <w:ins w:id="4034" w:author="Попова Дарья" w:date="2021-03-18T19:07:00Z"/>
        </w:rPr>
      </w:pPr>
      <w:bookmarkStart w:id="4035" w:name="_Toc68528544"/>
      <w:ins w:id="4036" w:author="Попова Дарья" w:date="2021-03-18T19:07:00Z">
        <w:r>
          <w:t>Разработка MCB08-02 Реализация формата среднесрочного</w:t>
        </w:r>
        <w:r w:rsidRPr="009A4652">
          <w:t xml:space="preserve"> </w:t>
        </w:r>
        <w:r>
          <w:t>плана и бюджета</w:t>
        </w:r>
        <w:r w:rsidRPr="009A4652">
          <w:t xml:space="preserve"> воздействий</w:t>
        </w:r>
        <w:r>
          <w:t xml:space="preserve"> на ПА</w:t>
        </w:r>
        <w:bookmarkEnd w:id="4035"/>
      </w:ins>
    </w:p>
    <w:p w14:paraId="47C7C98F" w14:textId="77777777" w:rsidR="001F64C0" w:rsidRDefault="001F64C0" w:rsidP="001F64C0">
      <w:pPr>
        <w:spacing w:after="240" w:line="276" w:lineRule="auto"/>
        <w:ind w:firstLine="567"/>
        <w:rPr>
          <w:ins w:id="4037" w:author="Попова Дарья" w:date="2021-03-18T19:07:00Z"/>
          <w:rFonts w:ascii="Arial" w:hAnsi="Arial" w:cs="Arial"/>
          <w:color w:val="000000" w:themeColor="text1"/>
          <w:u w:val="single"/>
        </w:rPr>
      </w:pPr>
      <w:ins w:id="4038" w:author="Попова Дарья" w:date="2021-03-18T19:07:00Z">
        <w:r w:rsidRPr="009936BB">
          <w:rPr>
            <w:rFonts w:ascii="Arial" w:hAnsi="Arial" w:cs="Arial"/>
            <w:color w:val="000000" w:themeColor="text1"/>
            <w:u w:val="single"/>
          </w:rPr>
          <w:t>Предпосылки:</w:t>
        </w:r>
      </w:ins>
    </w:p>
    <w:p w14:paraId="6FAA54AC" w14:textId="0DCFBE3D" w:rsidR="001F64C0" w:rsidRDefault="001F64C0" w:rsidP="001F64C0">
      <w:pPr>
        <w:spacing w:after="240" w:line="276" w:lineRule="auto"/>
        <w:ind w:firstLine="567"/>
        <w:rPr>
          <w:ins w:id="4039" w:author="Попова Дарья" w:date="2021-03-18T19:08:00Z"/>
          <w:rFonts w:ascii="Arial" w:hAnsi="Arial" w:cs="Arial"/>
          <w:color w:val="000000" w:themeColor="text1"/>
        </w:rPr>
      </w:pPr>
      <w:ins w:id="4040" w:author="Попова Дарья" w:date="2021-03-18T19:07:00Z">
        <w:r w:rsidRPr="009936BB">
          <w:rPr>
            <w:rFonts w:ascii="Arial" w:hAnsi="Arial" w:cs="Arial"/>
            <w:color w:val="000000" w:themeColor="text1"/>
          </w:rPr>
          <w:t xml:space="preserve">Необходимо реализовать форматы планирования </w:t>
        </w:r>
        <w:r>
          <w:rPr>
            <w:rFonts w:ascii="Arial" w:hAnsi="Arial" w:cs="Arial"/>
            <w:color w:val="000000" w:themeColor="text1"/>
          </w:rPr>
          <w:t>среднесрочного</w:t>
        </w:r>
        <w:r w:rsidRPr="009936BB">
          <w:rPr>
            <w:rFonts w:ascii="Arial" w:hAnsi="Arial" w:cs="Arial"/>
            <w:color w:val="000000" w:themeColor="text1"/>
          </w:rPr>
          <w:t xml:space="preserve"> бюджета </w:t>
        </w:r>
        <w:r>
          <w:rPr>
            <w:rFonts w:ascii="Arial" w:hAnsi="Arial" w:cs="Arial"/>
            <w:color w:val="000000" w:themeColor="text1"/>
          </w:rPr>
          <w:t>затрат на ремонты, а также формы анализа среднесрочного плана и бюджета воздействий на ПА.</w:t>
        </w:r>
      </w:ins>
    </w:p>
    <w:p w14:paraId="276C5E64" w14:textId="116A824B" w:rsidR="001F64C0" w:rsidRPr="009936BB" w:rsidRDefault="001F64C0" w:rsidP="001F64C0">
      <w:pPr>
        <w:spacing w:after="240" w:line="276" w:lineRule="auto"/>
        <w:ind w:firstLine="567"/>
        <w:rPr>
          <w:ins w:id="4041" w:author="Попова Дарья" w:date="2021-03-18T19:07:00Z"/>
          <w:rFonts w:ascii="Arial" w:hAnsi="Arial" w:cs="Arial"/>
          <w:color w:val="000000" w:themeColor="text1"/>
        </w:rPr>
      </w:pPr>
      <w:ins w:id="4042" w:author="Попова Дарья" w:date="2021-03-18T19:08:00Z">
        <w:r w:rsidRPr="009936BB">
          <w:rPr>
            <w:rFonts w:ascii="Arial" w:hAnsi="Arial" w:cs="Arial"/>
            <w:color w:val="000000" w:themeColor="text1"/>
          </w:rPr>
          <w:t xml:space="preserve">Для формирования </w:t>
        </w:r>
        <w:r>
          <w:rPr>
            <w:rFonts w:ascii="Arial" w:hAnsi="Arial" w:cs="Arial"/>
            <w:color w:val="000000" w:themeColor="text1"/>
          </w:rPr>
          <w:t xml:space="preserve">среднесрочного плана воздействий в </w:t>
        </w:r>
        <w:r>
          <w:rPr>
            <w:rFonts w:ascii="Arial" w:hAnsi="Arial" w:cs="Arial"/>
            <w:color w:val="000000" w:themeColor="text1"/>
            <w:lang w:val="en-US"/>
          </w:rPr>
          <w:t>BPC</w:t>
        </w:r>
        <w:r w:rsidRPr="009936BB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необходимо выполнить м</w:t>
        </w:r>
        <w:r w:rsidRPr="009A493D">
          <w:rPr>
            <w:rFonts w:ascii="Arial" w:hAnsi="Arial" w:cs="Arial"/>
            <w:color w:val="000000" w:themeColor="text1"/>
          </w:rPr>
          <w:t xml:space="preserve">оделирование </w:t>
        </w:r>
        <w:r>
          <w:rPr>
            <w:rFonts w:ascii="Arial" w:hAnsi="Arial" w:cs="Arial"/>
            <w:color w:val="000000" w:themeColor="text1"/>
          </w:rPr>
          <w:t xml:space="preserve">планово-предупредительных ремонтных </w:t>
        </w:r>
        <w:r w:rsidRPr="009A493D">
          <w:rPr>
            <w:rFonts w:ascii="Arial" w:hAnsi="Arial" w:cs="Arial"/>
            <w:color w:val="000000" w:themeColor="text1"/>
          </w:rPr>
          <w:t xml:space="preserve">воздействий на производственные активы с детализацией по годам и </w:t>
        </w:r>
        <w:r>
          <w:rPr>
            <w:rFonts w:ascii="Arial" w:hAnsi="Arial" w:cs="Arial"/>
            <w:color w:val="000000" w:themeColor="text1"/>
          </w:rPr>
          <w:t xml:space="preserve">расчётом </w:t>
        </w:r>
        <w:r w:rsidRPr="009A493D">
          <w:rPr>
            <w:rFonts w:ascii="Arial" w:hAnsi="Arial" w:cs="Arial"/>
            <w:color w:val="000000" w:themeColor="text1"/>
          </w:rPr>
          <w:t xml:space="preserve">стоимости </w:t>
        </w:r>
        <w:r>
          <w:rPr>
            <w:rFonts w:ascii="Arial" w:hAnsi="Arial" w:cs="Arial"/>
            <w:color w:val="000000" w:themeColor="text1"/>
          </w:rPr>
          <w:t xml:space="preserve">воздействий в разрезе СПП-элементов. Это позволит получить перечень, объем и стоимость воздействий без формирования заказов ТОРО и лишней нагрузки на модуль </w:t>
        </w:r>
        <w:r>
          <w:rPr>
            <w:rFonts w:ascii="Arial" w:hAnsi="Arial" w:cs="Arial"/>
            <w:color w:val="000000" w:themeColor="text1"/>
            <w:lang w:val="en-US"/>
          </w:rPr>
          <w:t>PM</w:t>
        </w:r>
        <w:r w:rsidRPr="009936BB">
          <w:rPr>
            <w:rFonts w:ascii="Arial" w:hAnsi="Arial" w:cs="Arial"/>
            <w:color w:val="000000" w:themeColor="text1"/>
          </w:rPr>
          <w:t>.</w:t>
        </w:r>
      </w:ins>
    </w:p>
    <w:p w14:paraId="747F509A" w14:textId="6C04CACF" w:rsidR="001F64C0" w:rsidRDefault="001F64C0" w:rsidP="001F64C0">
      <w:pPr>
        <w:spacing w:after="240" w:line="276" w:lineRule="auto"/>
        <w:ind w:firstLine="567"/>
        <w:rPr>
          <w:ins w:id="4043" w:author="Попова Дарья" w:date="2021-03-18T19:07:00Z"/>
          <w:rFonts w:ascii="Arial" w:hAnsi="Arial" w:cs="Arial"/>
          <w:color w:val="000000" w:themeColor="text1"/>
        </w:rPr>
      </w:pPr>
      <w:ins w:id="4044" w:author="Попова Дарья" w:date="2021-03-18T19:07:00Z">
        <w:r w:rsidRPr="009936BB">
          <w:rPr>
            <w:rFonts w:ascii="Arial" w:hAnsi="Arial" w:cs="Arial"/>
            <w:color w:val="000000" w:themeColor="text1"/>
          </w:rPr>
          <w:t xml:space="preserve">При реализации необходимо руководствоваться форматами, приведёнными в документах </w:t>
        </w:r>
        <w:del w:id="4045" w:author="Попова Дарья Николаевна (Подрядчик. ООО БерингПойнт)" w:date="2021-04-05T14:57:00Z">
          <w:r w:rsidRPr="009936BB" w:rsidDel="002E6C85">
            <w:rPr>
              <w:rFonts w:ascii="Arial" w:hAnsi="Arial" w:cs="Arial"/>
              <w:color w:val="000000" w:themeColor="text1"/>
            </w:rPr>
            <w:delText>ERP.2.1_14_PM</w:delText>
          </w:r>
        </w:del>
      </w:ins>
      <w:ins w:id="4046" w:author="Попова Дарья Николаевна (Подрядчик. ООО БерингПойнт)" w:date="2021-04-05T14:57:00Z">
        <w:r w:rsidR="002E6C85">
          <w:rPr>
            <w:rFonts w:ascii="Arial" w:hAnsi="Arial" w:cs="Arial"/>
            <w:color w:val="000000" w:themeColor="text1"/>
          </w:rPr>
          <w:t>ERP.13.9_10_100_PM</w:t>
        </w:r>
      </w:ins>
      <w:ins w:id="4047" w:author="Попова Дарья" w:date="2021-03-18T19:07:00Z">
        <w:r w:rsidRPr="009936BB">
          <w:rPr>
            <w:rFonts w:ascii="Arial" w:hAnsi="Arial" w:cs="Arial"/>
            <w:color w:val="000000" w:themeColor="text1"/>
          </w:rPr>
          <w:t xml:space="preserve"> «Методика планирования (долгосрочного, годового, месячного, недельного) и учёта работ по </w:t>
        </w:r>
        <w:proofErr w:type="spellStart"/>
        <w:r w:rsidRPr="009936BB">
          <w:rPr>
            <w:rFonts w:ascii="Arial" w:hAnsi="Arial" w:cs="Arial"/>
            <w:color w:val="000000" w:themeColor="text1"/>
          </w:rPr>
          <w:t>ТОиР</w:t>
        </w:r>
        <w:proofErr w:type="spellEnd"/>
        <w:r w:rsidRPr="009936BB">
          <w:rPr>
            <w:rFonts w:ascii="Arial" w:hAnsi="Arial" w:cs="Arial"/>
            <w:color w:val="000000" w:themeColor="text1"/>
          </w:rPr>
          <w:t xml:space="preserve">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подрядчика» и </w:t>
        </w:r>
        <w:del w:id="4048" w:author="Попова Дарья Николаевна (Подрядчик. ООО БерингПойнт)" w:date="2021-04-05T14:55:00Z">
          <w:r w:rsidRPr="009936BB" w:rsidDel="002E6C85">
            <w:rPr>
              <w:rFonts w:ascii="Arial" w:hAnsi="Arial" w:cs="Arial"/>
              <w:color w:val="000000" w:themeColor="text1"/>
            </w:rPr>
            <w:delText>ERP.2.1_17_PM</w:delText>
          </w:r>
        </w:del>
      </w:ins>
      <w:ins w:id="4049" w:author="Попова Дарья Николаевна (Подрядчик. ООО БерингПойнт)" w:date="2021-04-05T14:55:00Z">
        <w:r w:rsidR="002E6C85">
          <w:rPr>
            <w:rFonts w:ascii="Arial" w:hAnsi="Arial" w:cs="Arial"/>
            <w:color w:val="000000" w:themeColor="text1"/>
          </w:rPr>
          <w:t>ERP.13.9_10_101_PM</w:t>
        </w:r>
      </w:ins>
      <w:ins w:id="4050" w:author="Попова Дарья" w:date="2021-03-18T19:07:00Z">
        <w:r w:rsidRPr="009936BB">
          <w:rPr>
            <w:rFonts w:ascii="Arial" w:hAnsi="Arial" w:cs="Arial"/>
            <w:color w:val="000000" w:themeColor="text1"/>
          </w:rPr>
          <w:t xml:space="preserve"> «Методика планирования и контроля факта затрат на поддержание производственных активов (с учётом капитализации затрат на ремонт основных средств)».</w:t>
        </w:r>
      </w:ins>
    </w:p>
    <w:p w14:paraId="5344298B" w14:textId="77777777" w:rsidR="001F64C0" w:rsidRDefault="001F64C0" w:rsidP="001F64C0">
      <w:pPr>
        <w:spacing w:after="240" w:line="276" w:lineRule="auto"/>
        <w:ind w:firstLine="567"/>
        <w:rPr>
          <w:ins w:id="4051" w:author="Попова Дарья" w:date="2021-03-18T19:07:00Z"/>
          <w:rFonts w:ascii="Arial" w:hAnsi="Arial" w:cs="Arial"/>
          <w:color w:val="000000" w:themeColor="text1"/>
          <w:u w:val="single"/>
        </w:rPr>
      </w:pPr>
      <w:ins w:id="4052" w:author="Попова Дарья" w:date="2021-03-18T19:07:00Z">
        <w:r w:rsidRPr="00653541">
          <w:rPr>
            <w:rFonts w:ascii="Arial" w:hAnsi="Arial" w:cs="Arial"/>
            <w:color w:val="000000" w:themeColor="text1"/>
            <w:u w:val="single"/>
          </w:rPr>
          <w:t>Входные данные:</w:t>
        </w:r>
      </w:ins>
    </w:p>
    <w:p w14:paraId="0D9BD729" w14:textId="77777777" w:rsidR="003905EB" w:rsidRDefault="003905EB" w:rsidP="003905EB">
      <w:pPr>
        <w:spacing w:after="240" w:line="276" w:lineRule="auto"/>
        <w:ind w:firstLine="567"/>
        <w:rPr>
          <w:ins w:id="4053" w:author="Попова Дарья" w:date="2021-03-18T19:24:00Z"/>
          <w:rFonts w:ascii="Arial" w:hAnsi="Arial" w:cs="Arial"/>
          <w:color w:val="000000" w:themeColor="text1"/>
        </w:rPr>
      </w:pPr>
      <w:ins w:id="4054" w:author="Попова Дарья" w:date="2021-03-18T19:23:00Z">
        <w:r>
          <w:rPr>
            <w:rFonts w:ascii="Arial" w:hAnsi="Arial" w:cs="Arial"/>
            <w:color w:val="000000" w:themeColor="text1"/>
          </w:rPr>
          <w:t xml:space="preserve">Параметрами запуска формата планирования будут такие аналитики как: </w:t>
        </w:r>
      </w:ins>
    </w:p>
    <w:p w14:paraId="646D85EC" w14:textId="24C3BE16" w:rsidR="003905EB" w:rsidRDefault="003905EB">
      <w:pPr>
        <w:spacing w:line="276" w:lineRule="auto"/>
        <w:ind w:firstLine="567"/>
        <w:rPr>
          <w:ins w:id="4055" w:author="Попова Дарья" w:date="2021-03-18T19:24:00Z"/>
          <w:rFonts w:ascii="Arial" w:hAnsi="Arial" w:cs="Arial"/>
          <w:color w:val="000000" w:themeColor="text1"/>
        </w:rPr>
        <w:pPrChange w:id="4056" w:author="Попова Дарья" w:date="2021-03-18T19:26:00Z">
          <w:pPr>
            <w:spacing w:after="240" w:line="276" w:lineRule="auto"/>
            <w:ind w:firstLine="567"/>
          </w:pPr>
        </w:pPrChange>
      </w:pPr>
      <w:ins w:id="4057" w:author="Попова Дарья" w:date="2021-03-18T19:26:00Z">
        <w:r>
          <w:rPr>
            <w:rFonts w:ascii="Arial" w:hAnsi="Arial" w:cs="Arial"/>
            <w:color w:val="000000" w:themeColor="text1"/>
          </w:rPr>
          <w:t xml:space="preserve">- </w:t>
        </w:r>
      </w:ins>
      <w:ins w:id="4058" w:author="Попова Дарья" w:date="2021-03-18T19:23:00Z">
        <w:r>
          <w:rPr>
            <w:rFonts w:ascii="Arial" w:hAnsi="Arial" w:cs="Arial"/>
            <w:color w:val="000000" w:themeColor="text1"/>
          </w:rPr>
          <w:t>бизнес-единица;</w:t>
        </w:r>
      </w:ins>
    </w:p>
    <w:p w14:paraId="15CB2C63" w14:textId="26AA3A75" w:rsidR="003905EB" w:rsidRDefault="003905EB">
      <w:pPr>
        <w:spacing w:line="276" w:lineRule="auto"/>
        <w:ind w:firstLine="567"/>
        <w:rPr>
          <w:ins w:id="4059" w:author="Попова Дарья" w:date="2021-03-18T19:24:00Z"/>
          <w:rFonts w:ascii="Arial" w:hAnsi="Arial" w:cs="Arial"/>
          <w:color w:val="000000" w:themeColor="text1"/>
        </w:rPr>
        <w:pPrChange w:id="4060" w:author="Попова Дарья" w:date="2021-03-18T19:26:00Z">
          <w:pPr>
            <w:spacing w:after="240" w:line="276" w:lineRule="auto"/>
            <w:ind w:firstLine="567"/>
          </w:pPr>
        </w:pPrChange>
      </w:pPr>
      <w:ins w:id="4061" w:author="Попова Дарья" w:date="2021-03-18T19:26:00Z">
        <w:r>
          <w:rPr>
            <w:rFonts w:ascii="Arial" w:hAnsi="Arial" w:cs="Arial"/>
            <w:color w:val="000000" w:themeColor="text1"/>
          </w:rPr>
          <w:t xml:space="preserve">- </w:t>
        </w:r>
      </w:ins>
      <w:ins w:id="4062" w:author="Попова Дарья" w:date="2021-03-18T19:23:00Z">
        <w:r>
          <w:rPr>
            <w:rFonts w:ascii="Arial" w:hAnsi="Arial" w:cs="Arial"/>
            <w:color w:val="000000" w:themeColor="text1"/>
          </w:rPr>
          <w:t>бюджетная кампания</w:t>
        </w:r>
      </w:ins>
      <w:ins w:id="4063" w:author="Попова Дарья" w:date="2021-03-18T19:27:00Z">
        <w:r>
          <w:rPr>
            <w:rFonts w:ascii="Arial" w:hAnsi="Arial" w:cs="Arial"/>
            <w:color w:val="000000" w:themeColor="text1"/>
          </w:rPr>
          <w:t>;</w:t>
        </w:r>
      </w:ins>
    </w:p>
    <w:p w14:paraId="7950DEE9" w14:textId="412CDF10" w:rsidR="003905EB" w:rsidRDefault="003905EB">
      <w:pPr>
        <w:spacing w:line="276" w:lineRule="auto"/>
        <w:ind w:firstLine="567"/>
        <w:rPr>
          <w:ins w:id="4064" w:author="Попова Дарья" w:date="2021-03-18T19:26:00Z"/>
          <w:rFonts w:ascii="Arial" w:hAnsi="Arial" w:cs="Arial"/>
          <w:color w:val="000000" w:themeColor="text1"/>
        </w:rPr>
        <w:pPrChange w:id="4065" w:author="Попова Дарья" w:date="2021-03-18T19:26:00Z">
          <w:pPr>
            <w:spacing w:after="240" w:line="276" w:lineRule="auto"/>
            <w:ind w:firstLine="567"/>
          </w:pPr>
        </w:pPrChange>
      </w:pPr>
      <w:ins w:id="4066" w:author="Попова Дарья" w:date="2021-03-18T19:26:00Z">
        <w:r>
          <w:rPr>
            <w:rFonts w:ascii="Arial" w:hAnsi="Arial" w:cs="Arial"/>
            <w:color w:val="000000" w:themeColor="text1"/>
          </w:rPr>
          <w:t xml:space="preserve">- </w:t>
        </w:r>
      </w:ins>
      <w:ins w:id="4067" w:author="Попова Дарья" w:date="2021-03-18T19:23:00Z">
        <w:r>
          <w:rPr>
            <w:rFonts w:ascii="Arial" w:hAnsi="Arial" w:cs="Arial"/>
            <w:color w:val="000000" w:themeColor="text1"/>
          </w:rPr>
          <w:t>версия;</w:t>
        </w:r>
      </w:ins>
    </w:p>
    <w:p w14:paraId="3B0EA6EE" w14:textId="207BF797" w:rsidR="003905EB" w:rsidRDefault="003905EB">
      <w:pPr>
        <w:spacing w:line="276" w:lineRule="auto"/>
        <w:ind w:firstLine="567"/>
        <w:rPr>
          <w:ins w:id="4068" w:author="Попова Дарья" w:date="2021-03-18T19:24:00Z"/>
          <w:rFonts w:ascii="Arial" w:hAnsi="Arial" w:cs="Arial"/>
          <w:color w:val="000000" w:themeColor="text1"/>
        </w:rPr>
        <w:pPrChange w:id="4069" w:author="Попова Дарья" w:date="2021-03-18T19:26:00Z">
          <w:pPr>
            <w:spacing w:after="240" w:line="276" w:lineRule="auto"/>
            <w:ind w:firstLine="567"/>
          </w:pPr>
        </w:pPrChange>
      </w:pPr>
      <w:ins w:id="4070" w:author="Попова Дарья" w:date="2021-03-18T19:26:00Z">
        <w:r w:rsidRPr="003905EB">
          <w:rPr>
            <w:rFonts w:ascii="Arial" w:hAnsi="Arial" w:cs="Arial"/>
            <w:color w:val="000000" w:themeColor="text1"/>
            <w:rPrChange w:id="4071" w:author="Попова Дарья" w:date="2021-03-18T19:27:00Z">
              <w:rPr>
                <w:rFonts w:cs="Arial"/>
              </w:rPr>
            </w:rPrChange>
          </w:rPr>
          <w:t xml:space="preserve">- приоритетный подход к моделированию: по средней стоимости или по стоимости </w:t>
        </w:r>
        <w:proofErr w:type="spellStart"/>
        <w:r w:rsidRPr="003905EB">
          <w:rPr>
            <w:rFonts w:ascii="Arial" w:hAnsi="Arial" w:cs="Arial"/>
            <w:color w:val="000000" w:themeColor="text1"/>
            <w:rPrChange w:id="4072" w:author="Попова Дарья" w:date="2021-03-18T19:27:00Z">
              <w:rPr>
                <w:rFonts w:cs="Arial"/>
              </w:rPr>
            </w:rPrChange>
          </w:rPr>
          <w:t>техкарты</w:t>
        </w:r>
        <w:proofErr w:type="spellEnd"/>
        <w:r w:rsidRPr="003905EB">
          <w:rPr>
            <w:rFonts w:ascii="Arial" w:hAnsi="Arial" w:cs="Arial"/>
            <w:color w:val="000000" w:themeColor="text1"/>
            <w:rPrChange w:id="4073" w:author="Попова Дарья" w:date="2021-03-18T19:27:00Z">
              <w:rPr>
                <w:rFonts w:cs="Arial"/>
              </w:rPr>
            </w:rPrChange>
          </w:rPr>
          <w:t>;</w:t>
        </w:r>
      </w:ins>
    </w:p>
    <w:p w14:paraId="2E652A34" w14:textId="24005020" w:rsidR="003905EB" w:rsidRDefault="003905EB" w:rsidP="003905EB">
      <w:pPr>
        <w:spacing w:after="240" w:line="276" w:lineRule="auto"/>
        <w:ind w:firstLine="567"/>
        <w:rPr>
          <w:ins w:id="4074" w:author="Попова Дарья" w:date="2021-03-18T19:24:00Z"/>
          <w:rFonts w:ascii="Arial" w:hAnsi="Arial" w:cs="Arial"/>
          <w:color w:val="000000" w:themeColor="text1"/>
        </w:rPr>
      </w:pPr>
      <w:ins w:id="4075" w:author="Попова Дарья" w:date="2021-03-18T19:26:00Z">
        <w:r>
          <w:rPr>
            <w:rFonts w:ascii="Arial" w:hAnsi="Arial" w:cs="Arial"/>
            <w:color w:val="000000" w:themeColor="text1"/>
          </w:rPr>
          <w:t xml:space="preserve">- </w:t>
        </w:r>
      </w:ins>
      <w:ins w:id="4076" w:author="Попова Дарья" w:date="2021-03-18T19:23:00Z">
        <w:r>
          <w:rPr>
            <w:rFonts w:ascii="Arial" w:hAnsi="Arial" w:cs="Arial"/>
            <w:color w:val="000000" w:themeColor="text1"/>
          </w:rPr>
          <w:t>группа планирования.</w:t>
        </w:r>
      </w:ins>
    </w:p>
    <w:p w14:paraId="1B26571F" w14:textId="4C3350F2" w:rsidR="003905EB" w:rsidRDefault="003905EB" w:rsidP="003905EB">
      <w:pPr>
        <w:spacing w:after="240" w:line="276" w:lineRule="auto"/>
        <w:ind w:firstLine="567"/>
        <w:rPr>
          <w:ins w:id="4077" w:author="Попова Дарья" w:date="2021-03-18T19:23:00Z"/>
          <w:rFonts w:ascii="Arial" w:hAnsi="Arial" w:cs="Arial"/>
          <w:color w:val="000000" w:themeColor="text1"/>
        </w:rPr>
      </w:pPr>
      <w:ins w:id="4078" w:author="Попова Дарья" w:date="2021-03-18T19:23:00Z">
        <w:r>
          <w:rPr>
            <w:rFonts w:ascii="Arial" w:hAnsi="Arial" w:cs="Arial"/>
            <w:color w:val="000000" w:themeColor="text1"/>
          </w:rPr>
          <w:t>Все аналитики являются обязательными, их значения будут наследоваться из потока бизнес-операций, откуда пользователь будет запускать данный формат планирования</w:t>
        </w:r>
      </w:ins>
      <w:ins w:id="4079" w:author="Попова Дарья" w:date="2021-03-18T19:28:00Z">
        <w:r>
          <w:rPr>
            <w:rFonts w:ascii="Arial" w:hAnsi="Arial" w:cs="Arial"/>
            <w:color w:val="000000" w:themeColor="text1"/>
          </w:rPr>
          <w:t>, за исключением принципа моделирования. Принцип моделирования задается вручную при формировании.</w:t>
        </w:r>
      </w:ins>
      <w:ins w:id="4080" w:author="Попова Дарья" w:date="2021-03-18T19:23:00Z">
        <w:r>
          <w:rPr>
            <w:rFonts w:ascii="Arial" w:hAnsi="Arial" w:cs="Arial"/>
            <w:color w:val="000000" w:themeColor="text1"/>
          </w:rPr>
          <w:t xml:space="preserve"> Для формирования в целом по БЕ необходимо выбрать все группы планирования.</w:t>
        </w:r>
      </w:ins>
    </w:p>
    <w:p w14:paraId="28E8FF6E" w14:textId="77777777" w:rsidR="003905EB" w:rsidRDefault="003905EB" w:rsidP="003905EB">
      <w:pPr>
        <w:spacing w:after="240" w:line="276" w:lineRule="auto"/>
        <w:ind w:firstLine="567"/>
        <w:rPr>
          <w:ins w:id="4081" w:author="Попова Дарья" w:date="2021-03-18T19:23:00Z"/>
          <w:rFonts w:ascii="Arial" w:hAnsi="Arial" w:cs="Arial"/>
          <w:color w:val="000000" w:themeColor="text1"/>
        </w:rPr>
      </w:pPr>
      <w:ins w:id="4082" w:author="Попова Дарья" w:date="2021-03-18T19:23:00Z">
        <w:r>
          <w:rPr>
            <w:rFonts w:ascii="Arial" w:hAnsi="Arial" w:cs="Arial"/>
            <w:color w:val="000000" w:themeColor="text1"/>
          </w:rPr>
          <w:lastRenderedPageBreak/>
          <w:t>Для формирования используются следующие данные:</w:t>
        </w:r>
      </w:ins>
    </w:p>
    <w:p w14:paraId="47181FD2" w14:textId="77777777" w:rsidR="003905EB" w:rsidRPr="003905EB" w:rsidRDefault="003905EB">
      <w:pPr>
        <w:spacing w:line="276" w:lineRule="auto"/>
        <w:ind w:firstLine="567"/>
        <w:rPr>
          <w:ins w:id="4083" w:author="Попова Дарья" w:date="2021-03-18T19:30:00Z"/>
          <w:rFonts w:cs="Arial"/>
          <w:color w:val="000000" w:themeColor="text1"/>
          <w:rPrChange w:id="4084" w:author="Попова Дарья" w:date="2021-03-18T19:30:00Z">
            <w:rPr>
              <w:ins w:id="4085" w:author="Попова Дарья" w:date="2021-03-18T19:30:00Z"/>
              <w:rFonts w:cs="Arial"/>
              <w:sz w:val="24"/>
            </w:rPr>
          </w:rPrChange>
        </w:rPr>
        <w:pPrChange w:id="4086" w:author="Попова Дарья" w:date="2021-03-18T19:30:00Z">
          <w:pPr>
            <w:pStyle w:val="1KD-Normal"/>
          </w:pPr>
        </w:pPrChange>
      </w:pPr>
      <w:ins w:id="4087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088" w:author="Попова Дарья" w:date="2021-03-18T19:30:00Z">
              <w:rPr>
                <w:rFonts w:cs="Arial"/>
              </w:rPr>
            </w:rPrChange>
          </w:rPr>
          <w:t>- заказы ТОРО;</w:t>
        </w:r>
      </w:ins>
    </w:p>
    <w:p w14:paraId="0389A577" w14:textId="77777777" w:rsidR="003905EB" w:rsidRPr="003905EB" w:rsidRDefault="003905EB">
      <w:pPr>
        <w:spacing w:line="276" w:lineRule="auto"/>
        <w:ind w:firstLine="567"/>
        <w:rPr>
          <w:ins w:id="4089" w:author="Попова Дарья" w:date="2021-03-18T19:30:00Z"/>
          <w:rFonts w:cs="Arial"/>
          <w:color w:val="000000" w:themeColor="text1"/>
          <w:rPrChange w:id="4090" w:author="Попова Дарья" w:date="2021-03-18T19:30:00Z">
            <w:rPr>
              <w:ins w:id="4091" w:author="Попова Дарья" w:date="2021-03-18T19:30:00Z"/>
              <w:rFonts w:cs="Arial"/>
              <w:sz w:val="24"/>
            </w:rPr>
          </w:rPrChange>
        </w:rPr>
        <w:pPrChange w:id="4092" w:author="Попова Дарья" w:date="2021-03-18T19:30:00Z">
          <w:pPr>
            <w:pStyle w:val="1KD-Normal"/>
          </w:pPr>
        </w:pPrChange>
      </w:pPr>
      <w:ins w:id="4093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094" w:author="Попова Дарья" w:date="2021-03-18T19:30:00Z">
              <w:rPr>
                <w:rFonts w:cs="Arial"/>
              </w:rPr>
            </w:rPrChange>
          </w:rPr>
          <w:t>- обновление даты вывода в карточке ЕО по результатам проведения ЭПБ;</w:t>
        </w:r>
      </w:ins>
    </w:p>
    <w:p w14:paraId="529D8877" w14:textId="77777777" w:rsidR="003905EB" w:rsidRPr="003905EB" w:rsidRDefault="003905EB">
      <w:pPr>
        <w:spacing w:line="276" w:lineRule="auto"/>
        <w:ind w:firstLine="567"/>
        <w:rPr>
          <w:ins w:id="4095" w:author="Попова Дарья" w:date="2021-03-18T19:30:00Z"/>
          <w:rFonts w:cs="Arial"/>
          <w:color w:val="000000" w:themeColor="text1"/>
          <w:rPrChange w:id="4096" w:author="Попова Дарья" w:date="2021-03-18T19:30:00Z">
            <w:rPr>
              <w:ins w:id="4097" w:author="Попова Дарья" w:date="2021-03-18T19:30:00Z"/>
              <w:rFonts w:cs="Arial"/>
              <w:sz w:val="24"/>
            </w:rPr>
          </w:rPrChange>
        </w:rPr>
        <w:pPrChange w:id="4098" w:author="Попова Дарья" w:date="2021-03-18T19:30:00Z">
          <w:pPr>
            <w:pStyle w:val="1KD-Normal"/>
          </w:pPr>
        </w:pPrChange>
      </w:pPr>
      <w:ins w:id="4099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00" w:author="Попова Дарья" w:date="2021-03-18T19:30:00Z">
              <w:rPr>
                <w:rFonts w:cs="Arial"/>
              </w:rPr>
            </w:rPrChange>
          </w:rPr>
          <w:t>- планы ППР и их позиции;</w:t>
        </w:r>
      </w:ins>
    </w:p>
    <w:p w14:paraId="00892CF4" w14:textId="77777777" w:rsidR="003905EB" w:rsidRPr="003905EB" w:rsidRDefault="003905EB">
      <w:pPr>
        <w:spacing w:line="276" w:lineRule="auto"/>
        <w:ind w:firstLine="567"/>
        <w:rPr>
          <w:ins w:id="4101" w:author="Попова Дарья" w:date="2021-03-18T19:30:00Z"/>
          <w:rFonts w:cs="Arial"/>
          <w:color w:val="000000" w:themeColor="text1"/>
          <w:rPrChange w:id="4102" w:author="Попова Дарья" w:date="2021-03-18T19:30:00Z">
            <w:rPr>
              <w:ins w:id="4103" w:author="Попова Дарья" w:date="2021-03-18T19:30:00Z"/>
              <w:rFonts w:cs="Arial"/>
              <w:sz w:val="24"/>
            </w:rPr>
          </w:rPrChange>
        </w:rPr>
        <w:pPrChange w:id="4104" w:author="Попова Дарья" w:date="2021-03-18T19:30:00Z">
          <w:pPr>
            <w:pStyle w:val="1KD-Normal"/>
          </w:pPr>
        </w:pPrChange>
      </w:pPr>
      <w:ins w:id="4105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06" w:author="Попова Дарья" w:date="2021-03-18T19:30:00Z">
              <w:rPr>
                <w:rFonts w:cs="Arial"/>
              </w:rPr>
            </w:rPrChange>
          </w:rPr>
          <w:t xml:space="preserve">- </w:t>
        </w:r>
        <w:proofErr w:type="spellStart"/>
        <w:r w:rsidRPr="003905EB">
          <w:rPr>
            <w:rFonts w:ascii="Arial" w:hAnsi="Arial" w:cs="Arial"/>
            <w:color w:val="000000" w:themeColor="text1"/>
            <w:rPrChange w:id="4107" w:author="Попова Дарья" w:date="2021-03-18T19:30:00Z">
              <w:rPr>
                <w:rFonts w:cs="Arial"/>
              </w:rPr>
            </w:rPrChange>
          </w:rPr>
          <w:t>техкарты</w:t>
        </w:r>
        <w:proofErr w:type="spellEnd"/>
        <w:r w:rsidRPr="003905EB">
          <w:rPr>
            <w:rFonts w:ascii="Arial" w:hAnsi="Arial" w:cs="Arial"/>
            <w:color w:val="000000" w:themeColor="text1"/>
            <w:rPrChange w:id="4108" w:author="Попова Дарья" w:date="2021-03-18T19:30:00Z">
              <w:rPr>
                <w:rFonts w:cs="Arial"/>
              </w:rPr>
            </w:rPrChange>
          </w:rPr>
          <w:t>;</w:t>
        </w:r>
      </w:ins>
    </w:p>
    <w:p w14:paraId="298E3973" w14:textId="77777777" w:rsidR="003905EB" w:rsidRPr="003905EB" w:rsidRDefault="003905EB">
      <w:pPr>
        <w:spacing w:line="276" w:lineRule="auto"/>
        <w:ind w:firstLine="567"/>
        <w:rPr>
          <w:ins w:id="4109" w:author="Попова Дарья" w:date="2021-03-18T19:30:00Z"/>
          <w:rFonts w:cs="Arial"/>
          <w:color w:val="000000" w:themeColor="text1"/>
          <w:rPrChange w:id="4110" w:author="Попова Дарья" w:date="2021-03-18T19:30:00Z">
            <w:rPr>
              <w:ins w:id="4111" w:author="Попова Дарья" w:date="2021-03-18T19:30:00Z"/>
              <w:rFonts w:cs="Arial"/>
              <w:sz w:val="24"/>
            </w:rPr>
          </w:rPrChange>
        </w:rPr>
        <w:pPrChange w:id="4112" w:author="Попова Дарья" w:date="2021-03-18T19:30:00Z">
          <w:pPr>
            <w:pStyle w:val="1KD-Normal"/>
          </w:pPr>
        </w:pPrChange>
      </w:pPr>
      <w:ins w:id="4113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14" w:author="Попова Дарья" w:date="2021-03-18T19:30:00Z">
              <w:rPr>
                <w:rFonts w:cs="Arial"/>
              </w:rPr>
            </w:rPrChange>
          </w:rPr>
          <w:t>- ЕО;</w:t>
        </w:r>
      </w:ins>
    </w:p>
    <w:p w14:paraId="503EBC15" w14:textId="77777777" w:rsidR="003905EB" w:rsidRPr="003905EB" w:rsidRDefault="003905EB">
      <w:pPr>
        <w:spacing w:line="276" w:lineRule="auto"/>
        <w:ind w:firstLine="567"/>
        <w:rPr>
          <w:ins w:id="4115" w:author="Попова Дарья" w:date="2021-03-18T19:30:00Z"/>
          <w:rFonts w:cs="Arial"/>
          <w:color w:val="000000" w:themeColor="text1"/>
          <w:rPrChange w:id="4116" w:author="Попова Дарья" w:date="2021-03-18T19:30:00Z">
            <w:rPr>
              <w:ins w:id="4117" w:author="Попова Дарья" w:date="2021-03-18T19:30:00Z"/>
              <w:rFonts w:cs="Arial"/>
              <w:sz w:val="24"/>
            </w:rPr>
          </w:rPrChange>
        </w:rPr>
        <w:pPrChange w:id="4118" w:author="Попова Дарья" w:date="2021-03-18T19:30:00Z">
          <w:pPr>
            <w:pStyle w:val="1KD-Normal"/>
          </w:pPr>
        </w:pPrChange>
      </w:pPr>
      <w:ins w:id="4119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20" w:author="Попова Дарья" w:date="2021-03-18T19:30:00Z">
              <w:rPr>
                <w:rFonts w:cs="Arial"/>
              </w:rPr>
            </w:rPrChange>
          </w:rPr>
          <w:t>- признаки класса ЕО;</w:t>
        </w:r>
      </w:ins>
    </w:p>
    <w:p w14:paraId="11C245AA" w14:textId="77777777" w:rsidR="003905EB" w:rsidRPr="003905EB" w:rsidRDefault="003905EB">
      <w:pPr>
        <w:spacing w:line="276" w:lineRule="auto"/>
        <w:ind w:firstLine="567"/>
        <w:rPr>
          <w:ins w:id="4121" w:author="Попова Дарья" w:date="2021-03-18T19:30:00Z"/>
          <w:rFonts w:cs="Arial"/>
          <w:color w:val="000000" w:themeColor="text1"/>
          <w:rPrChange w:id="4122" w:author="Попова Дарья" w:date="2021-03-18T19:30:00Z">
            <w:rPr>
              <w:ins w:id="4123" w:author="Попова Дарья" w:date="2021-03-18T19:30:00Z"/>
              <w:rFonts w:cs="Arial"/>
              <w:sz w:val="24"/>
            </w:rPr>
          </w:rPrChange>
        </w:rPr>
        <w:pPrChange w:id="4124" w:author="Попова Дарья" w:date="2021-03-18T19:30:00Z">
          <w:pPr>
            <w:pStyle w:val="1KD-Normal"/>
          </w:pPr>
        </w:pPrChange>
      </w:pPr>
      <w:ins w:id="4125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26" w:author="Попова Дарья" w:date="2021-03-18T19:30:00Z">
              <w:rPr>
                <w:rFonts w:cs="Arial"/>
              </w:rPr>
            </w:rPrChange>
          </w:rPr>
          <w:t>- сетевые графики;</w:t>
        </w:r>
      </w:ins>
    </w:p>
    <w:p w14:paraId="64F74640" w14:textId="77777777" w:rsidR="003905EB" w:rsidRPr="003905EB" w:rsidRDefault="003905EB">
      <w:pPr>
        <w:spacing w:line="276" w:lineRule="auto"/>
        <w:ind w:firstLine="567"/>
        <w:rPr>
          <w:ins w:id="4127" w:author="Попова Дарья" w:date="2021-03-18T19:30:00Z"/>
          <w:rFonts w:cs="Arial"/>
          <w:color w:val="000000" w:themeColor="text1"/>
          <w:rPrChange w:id="4128" w:author="Попова Дарья" w:date="2021-03-18T19:30:00Z">
            <w:rPr>
              <w:ins w:id="4129" w:author="Попова Дарья" w:date="2021-03-18T19:30:00Z"/>
              <w:rFonts w:cs="Arial"/>
              <w:sz w:val="24"/>
            </w:rPr>
          </w:rPrChange>
        </w:rPr>
        <w:pPrChange w:id="4130" w:author="Попова Дарья" w:date="2021-03-18T19:30:00Z">
          <w:pPr>
            <w:pStyle w:val="1KD-Normal"/>
          </w:pPr>
        </w:pPrChange>
      </w:pPr>
      <w:ins w:id="4131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32" w:author="Попова Дарья" w:date="2021-03-18T19:30:00Z">
              <w:rPr>
                <w:rFonts w:cs="Arial"/>
              </w:rPr>
            </w:rPrChange>
          </w:rPr>
          <w:t>- заказы на собственное производство;</w:t>
        </w:r>
      </w:ins>
    </w:p>
    <w:p w14:paraId="7D4EE7A1" w14:textId="077F890C" w:rsidR="003905EB" w:rsidRDefault="003905EB">
      <w:pPr>
        <w:spacing w:after="240" w:line="276" w:lineRule="auto"/>
        <w:ind w:firstLine="567"/>
        <w:rPr>
          <w:ins w:id="4133" w:author="Попова Дарья" w:date="2021-03-18T19:30:00Z"/>
          <w:rFonts w:cs="Arial"/>
          <w:color w:val="000000" w:themeColor="text1"/>
        </w:rPr>
        <w:pPrChange w:id="4134" w:author="Попова Дарья" w:date="2021-03-18T19:30:00Z">
          <w:pPr>
            <w:pStyle w:val="1KD-Normal"/>
          </w:pPr>
        </w:pPrChange>
      </w:pPr>
      <w:ins w:id="4135" w:author="Попова Дарья" w:date="2021-03-18T19:30:00Z">
        <w:r w:rsidRPr="003905EB">
          <w:rPr>
            <w:rFonts w:ascii="Arial" w:hAnsi="Arial" w:cs="Arial"/>
            <w:color w:val="000000" w:themeColor="text1"/>
            <w:rPrChange w:id="4136" w:author="Попова Дарья" w:date="2021-03-18T19:30:00Z">
              <w:rPr>
                <w:rFonts w:cs="Arial"/>
              </w:rPr>
            </w:rPrChange>
          </w:rPr>
          <w:t xml:space="preserve">- СПП-элементы (лимиты </w:t>
        </w:r>
        <w:proofErr w:type="spellStart"/>
        <w:r w:rsidRPr="003905EB">
          <w:rPr>
            <w:rFonts w:ascii="Arial" w:hAnsi="Arial" w:cs="Arial"/>
            <w:color w:val="000000" w:themeColor="text1"/>
            <w:rPrChange w:id="4137" w:author="Попова Дарья" w:date="2021-03-18T19:30:00Z">
              <w:rPr>
                <w:rFonts w:cs="Arial"/>
              </w:rPr>
            </w:rPrChange>
          </w:rPr>
          <w:t>ТОиР</w:t>
        </w:r>
        <w:proofErr w:type="spellEnd"/>
        <w:r w:rsidRPr="003905EB">
          <w:rPr>
            <w:rFonts w:ascii="Arial" w:hAnsi="Arial" w:cs="Arial"/>
            <w:color w:val="000000" w:themeColor="text1"/>
            <w:rPrChange w:id="4138" w:author="Попова Дарья" w:date="2021-03-18T19:30:00Z">
              <w:rPr>
                <w:rFonts w:cs="Arial"/>
              </w:rPr>
            </w:rPrChange>
          </w:rPr>
          <w:t>, ОВП</w:t>
        </w:r>
        <w:r>
          <w:rPr>
            <w:rFonts w:ascii="Arial" w:hAnsi="Arial" w:cs="Arial"/>
            <w:color w:val="000000" w:themeColor="text1"/>
          </w:rPr>
          <w:t>, АТЗ</w:t>
        </w:r>
        <w:r w:rsidRPr="003905EB">
          <w:rPr>
            <w:rFonts w:ascii="Arial" w:hAnsi="Arial" w:cs="Arial"/>
            <w:color w:val="000000" w:themeColor="text1"/>
            <w:rPrChange w:id="4139" w:author="Попова Дарья" w:date="2021-03-18T19:30:00Z">
              <w:rPr>
                <w:rFonts w:cs="Arial"/>
              </w:rPr>
            </w:rPrChange>
          </w:rPr>
          <w:t>).</w:t>
        </w:r>
      </w:ins>
    </w:p>
    <w:p w14:paraId="0BC0A59B" w14:textId="77777777" w:rsidR="003905EB" w:rsidRPr="009936BB" w:rsidRDefault="003905EB" w:rsidP="003905EB">
      <w:pPr>
        <w:spacing w:after="240" w:line="276" w:lineRule="auto"/>
        <w:ind w:firstLine="567"/>
        <w:rPr>
          <w:ins w:id="4140" w:author="Попова Дарья" w:date="2021-03-18T19:31:00Z"/>
          <w:rFonts w:ascii="Arial" w:hAnsi="Arial" w:cs="Arial"/>
          <w:color w:val="000000" w:themeColor="text1"/>
          <w:u w:val="single"/>
        </w:rPr>
      </w:pPr>
      <w:ins w:id="4141" w:author="Попова Дарья" w:date="2021-03-18T19:31:00Z">
        <w:r w:rsidRPr="00B04EF5">
          <w:rPr>
            <w:rFonts w:ascii="Arial" w:hAnsi="Arial" w:cs="Arial"/>
            <w:color w:val="000000" w:themeColor="text1"/>
            <w:u w:val="single"/>
          </w:rPr>
          <w:t>Основные функции разработки:</w:t>
        </w:r>
      </w:ins>
    </w:p>
    <w:p w14:paraId="789DD351" w14:textId="77777777" w:rsidR="003905EB" w:rsidRDefault="003905EB" w:rsidP="003905EB">
      <w:pPr>
        <w:spacing w:after="240" w:line="276" w:lineRule="auto"/>
        <w:ind w:firstLine="567"/>
        <w:rPr>
          <w:ins w:id="4142" w:author="Попова Дарья" w:date="2021-03-18T19:31:00Z"/>
          <w:rFonts w:ascii="Arial" w:hAnsi="Arial" w:cs="Arial"/>
          <w:color w:val="000000" w:themeColor="text1"/>
        </w:rPr>
      </w:pPr>
      <w:ins w:id="4143" w:author="Попова Дарья" w:date="2021-03-18T19:31:00Z">
        <w:r>
          <w:rPr>
            <w:rFonts w:ascii="Arial" w:hAnsi="Arial" w:cs="Arial"/>
            <w:color w:val="000000" w:themeColor="text1"/>
          </w:rPr>
          <w:t xml:space="preserve">Формат планирования будет представлять собой формат ввода в табличном редакторе </w:t>
        </w:r>
        <w:r>
          <w:rPr>
            <w:rFonts w:ascii="Arial" w:hAnsi="Arial" w:cs="Arial"/>
            <w:color w:val="000000" w:themeColor="text1"/>
            <w:lang w:val="en-US"/>
          </w:rPr>
          <w:t>Microsoft</w:t>
        </w:r>
        <w:r w:rsidRPr="001158EB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  <w:lang w:val="en-US"/>
          </w:rPr>
          <w:t>Excel</w:t>
        </w:r>
        <w:r w:rsidRPr="001158EB">
          <w:rPr>
            <w:rFonts w:ascii="Arial" w:hAnsi="Arial" w:cs="Arial"/>
            <w:color w:val="000000" w:themeColor="text1"/>
          </w:rPr>
          <w:t xml:space="preserve">, обогащённый </w:t>
        </w:r>
        <w:r>
          <w:rPr>
            <w:rFonts w:ascii="Arial" w:hAnsi="Arial" w:cs="Arial"/>
            <w:color w:val="000000" w:themeColor="text1"/>
          </w:rPr>
          <w:t xml:space="preserve">аналитическими </w:t>
        </w:r>
        <w:r w:rsidRPr="001158EB">
          <w:rPr>
            <w:rFonts w:ascii="Arial" w:hAnsi="Arial" w:cs="Arial"/>
            <w:color w:val="000000" w:themeColor="text1"/>
          </w:rPr>
          <w:t xml:space="preserve">функциями </w:t>
        </w:r>
        <w:r>
          <w:rPr>
            <w:rFonts w:ascii="Arial" w:hAnsi="Arial" w:cs="Arial"/>
            <w:color w:val="000000" w:themeColor="text1"/>
          </w:rPr>
          <w:t xml:space="preserve">приложения </w:t>
        </w:r>
        <w:r>
          <w:rPr>
            <w:rFonts w:ascii="Arial" w:hAnsi="Arial" w:cs="Arial"/>
            <w:color w:val="000000" w:themeColor="text1"/>
            <w:lang w:val="en-US"/>
          </w:rPr>
          <w:t>SAP</w:t>
        </w:r>
        <w:r w:rsidRPr="001158EB">
          <w:rPr>
            <w:rFonts w:ascii="Arial" w:hAnsi="Arial" w:cs="Arial"/>
            <w:color w:val="000000" w:themeColor="text1"/>
          </w:rPr>
          <w:t xml:space="preserve"> </w:t>
        </w:r>
        <w:proofErr w:type="spellStart"/>
        <w:r w:rsidRPr="000D228D">
          <w:rPr>
            <w:rFonts w:ascii="Arial" w:hAnsi="Arial" w:cs="Arial"/>
            <w:color w:val="000000" w:themeColor="text1"/>
          </w:rPr>
          <w:t>Analysis</w:t>
        </w:r>
        <w:proofErr w:type="spellEnd"/>
        <w:r w:rsidRPr="000D228D">
          <w:rPr>
            <w:rFonts w:ascii="Arial" w:hAnsi="Arial" w:cs="Arial"/>
            <w:color w:val="000000" w:themeColor="text1"/>
          </w:rPr>
          <w:t xml:space="preserve"> </w:t>
        </w:r>
        <w:proofErr w:type="spellStart"/>
        <w:r w:rsidRPr="000D228D">
          <w:rPr>
            <w:rFonts w:ascii="Arial" w:hAnsi="Arial" w:cs="Arial"/>
            <w:color w:val="000000" w:themeColor="text1"/>
          </w:rPr>
          <w:t>for</w:t>
        </w:r>
        <w:proofErr w:type="spellEnd"/>
        <w:r w:rsidRPr="000D228D">
          <w:rPr>
            <w:rFonts w:ascii="Arial" w:hAnsi="Arial" w:cs="Arial"/>
            <w:color w:val="000000" w:themeColor="text1"/>
          </w:rPr>
          <w:t xml:space="preserve"> </w:t>
        </w:r>
        <w:proofErr w:type="spellStart"/>
        <w:r w:rsidRPr="000D228D">
          <w:rPr>
            <w:rFonts w:ascii="Arial" w:hAnsi="Arial" w:cs="Arial"/>
            <w:color w:val="000000" w:themeColor="text1"/>
          </w:rPr>
          <w:t>Excel</w:t>
        </w:r>
        <w:proofErr w:type="spellEnd"/>
        <w:r w:rsidRPr="001158EB">
          <w:rPr>
            <w:rFonts w:ascii="Arial" w:hAnsi="Arial" w:cs="Arial"/>
            <w:color w:val="000000" w:themeColor="text1"/>
          </w:rPr>
          <w:t xml:space="preserve">. </w:t>
        </w:r>
        <w:r>
          <w:rPr>
            <w:rFonts w:ascii="Arial" w:hAnsi="Arial" w:cs="Arial"/>
            <w:color w:val="000000" w:themeColor="text1"/>
          </w:rPr>
          <w:t>Основными функциями формата планирования будут ручной вывод информации в табличную структуру, запуск выполнения расчётов.</w:t>
        </w:r>
        <w:r w:rsidRPr="00ED7850">
          <w:rPr>
            <w:rFonts w:ascii="Arial" w:hAnsi="Arial" w:cs="Arial"/>
            <w:color w:val="000000" w:themeColor="text1"/>
          </w:rPr>
          <w:t xml:space="preserve"> </w:t>
        </w:r>
        <w:r w:rsidRPr="00B742E4">
          <w:rPr>
            <w:rFonts w:ascii="Arial" w:hAnsi="Arial" w:cs="Arial"/>
            <w:color w:val="000000" w:themeColor="text1"/>
          </w:rPr>
          <w:t>Формат планирования структурирован по иерархии</w:t>
        </w:r>
        <w:r>
          <w:rPr>
            <w:rFonts w:ascii="Arial" w:hAnsi="Arial" w:cs="Arial"/>
            <w:color w:val="000000" w:themeColor="text1"/>
          </w:rPr>
          <w:t xml:space="preserve"> </w:t>
        </w:r>
        <w:r w:rsidRPr="00B742E4">
          <w:rPr>
            <w:rFonts w:ascii="Arial" w:hAnsi="Arial" w:cs="Arial"/>
            <w:color w:val="000000" w:themeColor="text1"/>
          </w:rPr>
          <w:t>СПП-элементов</w:t>
        </w:r>
        <w:r>
          <w:rPr>
            <w:rFonts w:ascii="Arial" w:hAnsi="Arial" w:cs="Arial"/>
            <w:color w:val="000000" w:themeColor="text1"/>
          </w:rPr>
          <w:t xml:space="preserve"> и типам затрат</w:t>
        </w:r>
        <w:r w:rsidRPr="00B742E4">
          <w:rPr>
            <w:rFonts w:ascii="Arial" w:hAnsi="Arial" w:cs="Arial"/>
            <w:color w:val="000000" w:themeColor="text1"/>
          </w:rPr>
          <w:t>.</w:t>
        </w:r>
      </w:ins>
    </w:p>
    <w:p w14:paraId="041A43F2" w14:textId="77777777" w:rsidR="00535C77" w:rsidRDefault="00535C77" w:rsidP="00535C77">
      <w:pPr>
        <w:spacing w:after="240" w:line="276" w:lineRule="auto"/>
        <w:ind w:firstLine="567"/>
        <w:rPr>
          <w:ins w:id="4144" w:author="Попова Дарья" w:date="2021-03-18T19:32:00Z"/>
          <w:rFonts w:ascii="Arial" w:hAnsi="Arial" w:cs="Arial"/>
          <w:color w:val="000000" w:themeColor="text1"/>
        </w:rPr>
      </w:pPr>
      <w:ins w:id="4145" w:author="Попова Дарья" w:date="2021-03-18T19:32:00Z">
        <w:r>
          <w:rPr>
            <w:rFonts w:ascii="Arial" w:hAnsi="Arial" w:cs="Arial"/>
            <w:color w:val="000000" w:themeColor="text1"/>
          </w:rPr>
          <w:t>В процессе выполнения программы должны быть выбраны единицы оборудования, относящиеся к данной балансовой единице и группам планирования, а их период использования попадает в интервал моделирования.</w:t>
        </w:r>
      </w:ins>
    </w:p>
    <w:p w14:paraId="7EAD5BCC" w14:textId="77777777" w:rsidR="00535C77" w:rsidRDefault="00535C77" w:rsidP="00535C77">
      <w:pPr>
        <w:spacing w:after="240" w:line="276" w:lineRule="auto"/>
        <w:ind w:firstLine="567"/>
        <w:rPr>
          <w:ins w:id="4146" w:author="Попова Дарья" w:date="2021-03-18T19:32:00Z"/>
          <w:rFonts w:ascii="Arial" w:hAnsi="Arial" w:cs="Arial"/>
          <w:color w:val="000000" w:themeColor="text1"/>
        </w:rPr>
      </w:pPr>
      <w:ins w:id="4147" w:author="Попова Дарья" w:date="2021-03-18T19:32:00Z">
        <w:r>
          <w:rPr>
            <w:rFonts w:ascii="Arial" w:hAnsi="Arial" w:cs="Arial"/>
            <w:color w:val="000000" w:themeColor="text1"/>
          </w:rPr>
          <w:t xml:space="preserve">Для введённых в эксплуатацию ПА виды, сроки, продолжительность простоя и объёмы </w:t>
        </w:r>
        <w:proofErr w:type="spellStart"/>
        <w:r>
          <w:rPr>
            <w:rFonts w:ascii="Arial" w:hAnsi="Arial" w:cs="Arial"/>
            <w:color w:val="000000" w:themeColor="text1"/>
          </w:rPr>
          <w:t>ТОиР</w:t>
        </w:r>
        <w:proofErr w:type="spellEnd"/>
        <w:r>
          <w:rPr>
            <w:rFonts w:ascii="Arial" w:hAnsi="Arial" w:cs="Arial"/>
            <w:color w:val="000000" w:themeColor="text1"/>
          </w:rPr>
          <w:t>:</w:t>
        </w:r>
      </w:ins>
    </w:p>
    <w:p w14:paraId="5BA7ACD9" w14:textId="77777777" w:rsidR="00535C77" w:rsidRDefault="00535C77" w:rsidP="00535C77">
      <w:pPr>
        <w:spacing w:after="240" w:line="276" w:lineRule="auto"/>
        <w:ind w:firstLine="567"/>
        <w:rPr>
          <w:ins w:id="4148" w:author="Попова Дарья" w:date="2021-03-18T19:32:00Z"/>
          <w:rFonts w:ascii="Arial" w:hAnsi="Arial" w:cs="Arial"/>
          <w:color w:val="000000" w:themeColor="text1"/>
        </w:rPr>
      </w:pPr>
      <w:ins w:id="4149" w:author="Попова Дарья" w:date="2021-03-18T19:32:00Z">
        <w:r>
          <w:rPr>
            <w:rFonts w:ascii="Arial" w:hAnsi="Arial" w:cs="Arial"/>
            <w:color w:val="000000" w:themeColor="text1"/>
          </w:rPr>
          <w:t>- на первый год планируются на основании заказов ТОРО, включенные в годовую программу и утвержденные главным инженером;</w:t>
        </w:r>
      </w:ins>
    </w:p>
    <w:p w14:paraId="4A9EF7E5" w14:textId="77777777" w:rsidR="00535C77" w:rsidRDefault="00535C77" w:rsidP="00535C77">
      <w:pPr>
        <w:spacing w:after="240" w:line="276" w:lineRule="auto"/>
        <w:ind w:firstLine="567"/>
        <w:rPr>
          <w:ins w:id="4150" w:author="Попова Дарья" w:date="2021-03-18T19:32:00Z"/>
          <w:rFonts w:ascii="Arial" w:hAnsi="Arial" w:cs="Arial"/>
          <w:color w:val="000000" w:themeColor="text1"/>
        </w:rPr>
      </w:pPr>
      <w:ins w:id="4151" w:author="Попова Дарья" w:date="2021-03-18T19:32:00Z">
        <w:r>
          <w:rPr>
            <w:rFonts w:ascii="Arial" w:hAnsi="Arial" w:cs="Arial"/>
            <w:color w:val="000000" w:themeColor="text1"/>
          </w:rPr>
          <w:t xml:space="preserve">- на последующие года на основании планов ТОРО (регламентных и скорректированных для стратегии «по техническому состоянию»), при этом если из плана ТОРО отозван заказ ТОРО, то информация берется согласно заказу ТОРО, в том числе по затратам, иначе по плану ТОРО и подходу моделирования. В случае отсутствия заказа ТОРО предварительное время простоя берется из </w:t>
        </w:r>
        <w:proofErr w:type="spellStart"/>
        <w:r>
          <w:rPr>
            <w:rFonts w:ascii="Arial" w:hAnsi="Arial" w:cs="Arial"/>
            <w:color w:val="000000" w:themeColor="text1"/>
          </w:rPr>
          <w:t>техкарты</w:t>
        </w:r>
        <w:proofErr w:type="spellEnd"/>
        <w:r>
          <w:rPr>
            <w:rFonts w:ascii="Arial" w:hAnsi="Arial" w:cs="Arial"/>
            <w:color w:val="000000" w:themeColor="text1"/>
          </w:rPr>
          <w:t>.</w:t>
        </w:r>
      </w:ins>
    </w:p>
    <w:p w14:paraId="4F98D7B8" w14:textId="77777777" w:rsidR="00535C77" w:rsidRDefault="00535C77" w:rsidP="00535C77">
      <w:pPr>
        <w:spacing w:after="240" w:line="276" w:lineRule="auto"/>
        <w:ind w:firstLine="567"/>
        <w:rPr>
          <w:ins w:id="4152" w:author="Попова Дарья" w:date="2021-03-18T19:32:00Z"/>
          <w:rFonts w:ascii="Arial" w:hAnsi="Arial" w:cs="Arial"/>
          <w:color w:val="000000" w:themeColor="text1"/>
        </w:rPr>
      </w:pPr>
      <w:ins w:id="4153" w:author="Попова Дарья" w:date="2021-03-18T19:32:00Z">
        <w:r>
          <w:rPr>
            <w:rFonts w:ascii="Arial" w:hAnsi="Arial" w:cs="Arial"/>
            <w:color w:val="000000" w:themeColor="text1"/>
          </w:rPr>
          <w:t>Для выводимых из эксплуатации ПА расчёт ремонтных циклов заканчивается с даты планируемого вывода для этого анализируются:</w:t>
        </w:r>
      </w:ins>
    </w:p>
    <w:p w14:paraId="35988B48" w14:textId="77777777" w:rsidR="00535C77" w:rsidRDefault="00535C77" w:rsidP="00535C77">
      <w:pPr>
        <w:spacing w:after="240" w:line="276" w:lineRule="auto"/>
        <w:ind w:firstLine="567"/>
        <w:rPr>
          <w:ins w:id="4154" w:author="Попова Дарья" w:date="2021-03-18T19:32:00Z"/>
          <w:rFonts w:ascii="Arial" w:hAnsi="Arial" w:cs="Arial"/>
          <w:color w:val="000000" w:themeColor="text1"/>
        </w:rPr>
      </w:pPr>
      <w:ins w:id="4155" w:author="Попова Дарья" w:date="2021-03-18T19:32:00Z">
        <w:r>
          <w:rPr>
            <w:rFonts w:ascii="Arial" w:hAnsi="Arial" w:cs="Arial"/>
            <w:color w:val="000000" w:themeColor="text1"/>
          </w:rPr>
          <w:t>-</w:t>
        </w:r>
        <w:r>
          <w:rPr>
            <w:rFonts w:ascii="Arial" w:hAnsi="Arial" w:cs="Arial"/>
            <w:color w:val="000000" w:themeColor="text1"/>
          </w:rPr>
          <w:tab/>
          <w:t>карточка ЕО по дате окончания установленного срока эксплуатации, определяемая как ближайшая среди дат достижения нормативного срока службы, паркового ресурса и нормативного пробега.</w:t>
        </w:r>
      </w:ins>
    </w:p>
    <w:p w14:paraId="3824100A" w14:textId="77777777" w:rsidR="00535C77" w:rsidRDefault="00535C77" w:rsidP="00535C77">
      <w:pPr>
        <w:spacing w:after="240" w:line="276" w:lineRule="auto"/>
        <w:ind w:firstLine="567"/>
        <w:rPr>
          <w:ins w:id="4156" w:author="Попова Дарья" w:date="2021-03-18T19:32:00Z"/>
          <w:rFonts w:ascii="Arial" w:hAnsi="Arial" w:cs="Arial"/>
          <w:color w:val="000000" w:themeColor="text1"/>
        </w:rPr>
      </w:pPr>
      <w:ins w:id="4157" w:author="Попова Дарья" w:date="2021-03-18T19:32:00Z">
        <w:r>
          <w:rPr>
            <w:rFonts w:ascii="Arial" w:hAnsi="Arial" w:cs="Arial"/>
            <w:color w:val="000000" w:themeColor="text1"/>
          </w:rPr>
          <w:t xml:space="preserve">Для вводимых в эксплуатацию ПА, включая </w:t>
        </w:r>
        <w:proofErr w:type="spellStart"/>
        <w:r>
          <w:rPr>
            <w:rFonts w:ascii="Arial" w:hAnsi="Arial" w:cs="Arial"/>
            <w:color w:val="000000" w:themeColor="text1"/>
          </w:rPr>
          <w:t>расконсервацию</w:t>
        </w:r>
        <w:proofErr w:type="spellEnd"/>
        <w:r>
          <w:rPr>
            <w:rFonts w:ascii="Arial" w:hAnsi="Arial" w:cs="Arial"/>
            <w:color w:val="000000" w:themeColor="text1"/>
          </w:rPr>
          <w:t>, ремонтные циклы рассчитываются с планируемой даты ввода оборудования:</w:t>
        </w:r>
      </w:ins>
    </w:p>
    <w:p w14:paraId="5A882307" w14:textId="77777777" w:rsidR="00535C77" w:rsidRDefault="00535C77" w:rsidP="00535C77">
      <w:pPr>
        <w:spacing w:after="240" w:line="276" w:lineRule="auto"/>
        <w:ind w:firstLine="567"/>
        <w:rPr>
          <w:ins w:id="4158" w:author="Попова Дарья" w:date="2021-03-18T19:32:00Z"/>
          <w:rFonts w:ascii="Arial" w:hAnsi="Arial" w:cs="Arial"/>
          <w:color w:val="000000" w:themeColor="text1"/>
        </w:rPr>
      </w:pPr>
      <w:ins w:id="4159" w:author="Попова Дарья" w:date="2021-03-18T19:32:00Z">
        <w:r>
          <w:rPr>
            <w:rFonts w:ascii="Arial" w:hAnsi="Arial" w:cs="Arial"/>
            <w:color w:val="000000" w:themeColor="text1"/>
          </w:rPr>
          <w:lastRenderedPageBreak/>
          <w:t>- на первый год планируются на основании заказов ТОРО, включенные в годовую программу и утвержденные главным инженером;</w:t>
        </w:r>
      </w:ins>
    </w:p>
    <w:p w14:paraId="33B4A3C1" w14:textId="77777777" w:rsidR="00535C77" w:rsidRDefault="00535C77" w:rsidP="00535C77">
      <w:pPr>
        <w:spacing w:after="240" w:line="276" w:lineRule="auto"/>
        <w:ind w:firstLine="567"/>
        <w:rPr>
          <w:ins w:id="4160" w:author="Попова Дарья" w:date="2021-03-18T19:32:00Z"/>
          <w:rFonts w:ascii="Arial" w:hAnsi="Arial" w:cs="Arial"/>
          <w:color w:val="000000" w:themeColor="text1"/>
        </w:rPr>
      </w:pPr>
      <w:ins w:id="4161" w:author="Попова Дарья" w:date="2021-03-18T19:32:00Z">
        <w:r>
          <w:rPr>
            <w:rFonts w:ascii="Arial" w:hAnsi="Arial" w:cs="Arial"/>
            <w:color w:val="000000" w:themeColor="text1"/>
          </w:rPr>
          <w:t>- на последующие года на основании планов ТОРО (регламентных и скорректированных для стратегии «по техническому состоянию»), при этом если из плана ТОРО отозван заказ ТОРО, то информация берется согласно заказу ТОРО, в том числе по затратам, иначе по плану ТОРО и подходу моделирования.</w:t>
        </w:r>
      </w:ins>
    </w:p>
    <w:p w14:paraId="33FADF48" w14:textId="77777777" w:rsidR="00535C77" w:rsidRDefault="00535C77" w:rsidP="00535C77">
      <w:pPr>
        <w:spacing w:after="240" w:line="276" w:lineRule="auto"/>
        <w:ind w:firstLine="567"/>
        <w:rPr>
          <w:ins w:id="4162" w:author="Попова Дарья" w:date="2021-03-18T19:32:00Z"/>
          <w:rFonts w:ascii="Arial" w:hAnsi="Arial" w:cs="Arial"/>
          <w:color w:val="000000" w:themeColor="text1"/>
        </w:rPr>
      </w:pPr>
      <w:ins w:id="4163" w:author="Попова Дарья" w:date="2021-03-18T19:32:00Z">
        <w:r>
          <w:rPr>
            <w:rFonts w:ascii="Arial" w:hAnsi="Arial" w:cs="Arial"/>
            <w:color w:val="000000" w:themeColor="text1"/>
          </w:rPr>
          <w:t>Из анализа исключаются неактивные и/ или удаленные планы ППР, а также заказы ТОРО, содержащие один из статусов НЕВЫ или МТКУ.</w:t>
        </w:r>
      </w:ins>
    </w:p>
    <w:p w14:paraId="34206E77" w14:textId="6486E6E1" w:rsidR="001F64C0" w:rsidDel="003905EB" w:rsidRDefault="001F64C0">
      <w:pPr>
        <w:spacing w:after="240" w:line="276" w:lineRule="auto"/>
        <w:rPr>
          <w:del w:id="4164" w:author="Попова Дарья" w:date="2021-03-18T19:30:00Z"/>
          <w:rFonts w:ascii="Arial" w:hAnsi="Arial" w:cs="Arial"/>
          <w:color w:val="000000" w:themeColor="text1"/>
        </w:rPr>
        <w:pPrChange w:id="4165" w:author="Попова Дарья" w:date="2021-03-18T19:30:00Z">
          <w:pPr>
            <w:spacing w:after="240" w:line="276" w:lineRule="auto"/>
            <w:ind w:firstLine="567"/>
          </w:pPr>
        </w:pPrChange>
      </w:pPr>
    </w:p>
    <w:p w14:paraId="7135F652" w14:textId="559A5592" w:rsidR="009A4652" w:rsidRPr="00494ECB" w:rsidDel="00535C77" w:rsidRDefault="00E83550">
      <w:pPr>
        <w:spacing w:after="240" w:line="276" w:lineRule="auto"/>
        <w:ind w:firstLine="567"/>
        <w:rPr>
          <w:del w:id="4166" w:author="Попова Дарья" w:date="2021-03-18T19:36:00Z"/>
          <w:rFonts w:ascii="Arial" w:hAnsi="Arial" w:cs="Arial"/>
          <w:color w:val="000000" w:themeColor="text1"/>
          <w:u w:val="single"/>
        </w:rPr>
      </w:pPr>
      <w:del w:id="4167" w:author="Попова Дарья" w:date="2021-03-18T19:36:00Z">
        <w:r w:rsidRPr="00494ECB" w:rsidDel="00535C77">
          <w:rPr>
            <w:rFonts w:ascii="Arial" w:hAnsi="Arial" w:cs="Arial"/>
            <w:color w:val="000000" w:themeColor="text1"/>
            <w:u w:val="single"/>
          </w:rPr>
          <w:delText>Подходы и принципы формирования среднесрочного плана и бюджета:</w:delText>
        </w:r>
      </w:del>
    </w:p>
    <w:p w14:paraId="3C038E1D" w14:textId="1EF33F80" w:rsidR="00E83550" w:rsidRPr="007F7535" w:rsidDel="00535C77" w:rsidRDefault="00E83550" w:rsidP="00E83550">
      <w:pPr>
        <w:spacing w:after="240" w:line="276" w:lineRule="auto"/>
        <w:ind w:firstLine="567"/>
        <w:rPr>
          <w:del w:id="4168" w:author="Попова Дарья" w:date="2021-03-18T19:36:00Z"/>
          <w:rFonts w:ascii="Arial" w:hAnsi="Arial" w:cs="Arial"/>
          <w:color w:val="000000" w:themeColor="text1"/>
        </w:rPr>
      </w:pPr>
      <w:del w:id="4169" w:author="Попова Дарья" w:date="2021-03-18T19:36:00Z">
        <w:r w:rsidRPr="007F7535" w:rsidDel="00535C77">
          <w:rPr>
            <w:rFonts w:ascii="Arial" w:hAnsi="Arial" w:cs="Arial"/>
            <w:color w:val="000000" w:themeColor="text1"/>
          </w:rPr>
          <w:delText>В процессе выполнения программы должны быть выбраны все единиц</w:delText>
        </w:r>
        <w:r w:rsidDel="00535C77">
          <w:rPr>
            <w:rFonts w:ascii="Arial" w:hAnsi="Arial" w:cs="Arial"/>
            <w:color w:val="000000" w:themeColor="text1"/>
          </w:rPr>
          <w:delText>ы</w:delText>
        </w:r>
        <w:r w:rsidRPr="007F7535" w:rsidDel="00535C77">
          <w:rPr>
            <w:rFonts w:ascii="Arial" w:hAnsi="Arial" w:cs="Arial"/>
            <w:color w:val="000000" w:themeColor="text1"/>
          </w:rPr>
          <w:delText xml:space="preserve"> оборудования, относящиеся к данной балансовой единице, а их период использования попадает в интервал моделирования.</w:delText>
        </w:r>
      </w:del>
    </w:p>
    <w:p w14:paraId="6F6FB5CA" w14:textId="6ADB13E4" w:rsidR="00E83550" w:rsidRPr="007F7535" w:rsidDel="00535C77" w:rsidRDefault="00E83550" w:rsidP="00E83550">
      <w:pPr>
        <w:spacing w:after="240" w:line="276" w:lineRule="auto"/>
        <w:ind w:firstLine="567"/>
        <w:rPr>
          <w:del w:id="4170" w:author="Попова Дарья" w:date="2021-03-18T19:36:00Z"/>
          <w:rFonts w:ascii="Arial" w:hAnsi="Arial" w:cs="Arial"/>
          <w:color w:val="000000" w:themeColor="text1"/>
        </w:rPr>
      </w:pPr>
      <w:del w:id="4171" w:author="Попова Дарья" w:date="2021-03-18T19:36:00Z">
        <w:r w:rsidRPr="007F7535" w:rsidDel="00535C77">
          <w:rPr>
            <w:rFonts w:ascii="Arial" w:hAnsi="Arial" w:cs="Arial"/>
            <w:color w:val="000000" w:themeColor="text1"/>
          </w:rPr>
          <w:delText>Для введённых в эксплуатацию ПА виды, сроки и объёмы ТОиР на первый год планируются на основании заказов ТОРО, второй и третий год на основании планов ТОРО (регламентных и скорректированных для стратегии «по техническому состоянию»), при этом если из плана ТОРО отозван заказ ТОРО, то информация берется согласно заказу ТОРО, в том числе по затратам, иначе по плану ТОРО и подходу моделирования.</w:delText>
        </w:r>
      </w:del>
    </w:p>
    <w:p w14:paraId="2B9DFC9F" w14:textId="3BF56782" w:rsidR="00E83550" w:rsidRPr="007F7535" w:rsidDel="00535C77" w:rsidRDefault="00E83550" w:rsidP="00E83550">
      <w:pPr>
        <w:spacing w:after="240" w:line="276" w:lineRule="auto"/>
        <w:ind w:firstLine="567"/>
        <w:rPr>
          <w:del w:id="4172" w:author="Попова Дарья" w:date="2021-03-18T19:36:00Z"/>
          <w:rFonts w:ascii="Arial" w:hAnsi="Arial" w:cs="Arial"/>
          <w:color w:val="000000" w:themeColor="text1"/>
        </w:rPr>
      </w:pPr>
      <w:del w:id="4173" w:author="Попова Дарья" w:date="2021-03-18T19:36:00Z">
        <w:r w:rsidRPr="007F7535" w:rsidDel="00535C77">
          <w:rPr>
            <w:rFonts w:ascii="Arial" w:hAnsi="Arial" w:cs="Arial"/>
            <w:color w:val="000000" w:themeColor="text1"/>
          </w:rPr>
          <w:delText>Для вновь вводимых в эксплуатацию ПА (включая расконсервацию) ремонтные циклы рассчитываются с планируемой даты ввода оборудования, первый год планируются на основании заказов ТОРО, второй и третий год на основании планов ТОРО (регламентных и скорректированных для стратегии «по техническому состоянию»), при этом если из плана ТОРО отозван заказ ТОРО, то информация берется согласно заказу ТОРО, в том числе по затратам, иначе по плану ТОРО и подходу моделирования.</w:delText>
        </w:r>
      </w:del>
    </w:p>
    <w:p w14:paraId="66F12B83" w14:textId="5090C47C" w:rsidR="00E83550" w:rsidRPr="007F7535" w:rsidDel="00535C77" w:rsidRDefault="00E83550" w:rsidP="00E83550">
      <w:pPr>
        <w:spacing w:after="240" w:line="276" w:lineRule="auto"/>
        <w:ind w:firstLine="567"/>
        <w:rPr>
          <w:del w:id="4174" w:author="Попова Дарья" w:date="2021-03-18T19:36:00Z"/>
          <w:rFonts w:ascii="Arial" w:hAnsi="Arial" w:cs="Arial"/>
          <w:color w:val="000000" w:themeColor="text1"/>
        </w:rPr>
      </w:pPr>
      <w:del w:id="4175" w:author="Попова Дарья" w:date="2021-03-18T19:36:00Z">
        <w:r w:rsidRPr="007F7535" w:rsidDel="00535C77">
          <w:rPr>
            <w:rFonts w:ascii="Arial" w:hAnsi="Arial" w:cs="Arial"/>
            <w:color w:val="000000" w:themeColor="text1"/>
          </w:rPr>
          <w:delText>Для выводимых из эксплуатации ПА расчёт ремонтных циклов заканчивается с даты планируемого вывода для этого анализируются:</w:delText>
        </w:r>
      </w:del>
    </w:p>
    <w:p w14:paraId="5036536A" w14:textId="260FCC36" w:rsidR="00AB5025" w:rsidRPr="007F7535" w:rsidDel="00535C77" w:rsidRDefault="00E83550" w:rsidP="00E83550">
      <w:pPr>
        <w:spacing w:after="240" w:line="276" w:lineRule="auto"/>
        <w:ind w:firstLine="567"/>
        <w:rPr>
          <w:del w:id="4176" w:author="Попова Дарья" w:date="2021-03-18T19:36:00Z"/>
          <w:rFonts w:ascii="Arial" w:hAnsi="Arial" w:cs="Arial"/>
          <w:color w:val="000000" w:themeColor="text1"/>
        </w:rPr>
      </w:pPr>
      <w:del w:id="4177" w:author="Попова Дарья" w:date="2021-03-18T19:36:00Z">
        <w:r w:rsidRPr="007F7535" w:rsidDel="00535C77">
          <w:rPr>
            <w:rFonts w:ascii="Arial" w:hAnsi="Arial" w:cs="Arial"/>
            <w:color w:val="000000" w:themeColor="text1"/>
          </w:rPr>
          <w:delText>-</w:delText>
        </w:r>
        <w:r w:rsidRPr="007F7535" w:rsidDel="00535C77">
          <w:rPr>
            <w:rFonts w:ascii="Arial" w:hAnsi="Arial" w:cs="Arial"/>
            <w:color w:val="000000" w:themeColor="text1"/>
          </w:rPr>
          <w:tab/>
          <w:delText>карточка ЕО по дате окончания установленного срока эксплуатации, определяемая как ближайшая среди дат достижения нормативного срока службы, паркового ресурса и нормативного пробега.</w:delText>
        </w:r>
      </w:del>
    </w:p>
    <w:p w14:paraId="40F1B558" w14:textId="77777777" w:rsidR="00E83550" w:rsidRPr="007F7535" w:rsidRDefault="00E83550" w:rsidP="00E835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F7535">
        <w:rPr>
          <w:rFonts w:ascii="Arial" w:hAnsi="Arial" w:cs="Arial"/>
          <w:color w:val="000000" w:themeColor="text1"/>
        </w:rPr>
        <w:t>В зависимости от приоритетного подхода моделирования сначала осуществляется расчет по приоритетному подходу моделирования, если данных для расчета нет, то осуществляется расчет по второстепенному подходу. Разные подходы моделирования применяются только для ЕО с планами ТОРО.</w:t>
      </w:r>
    </w:p>
    <w:p w14:paraId="13C6C57E" w14:textId="77777777" w:rsidR="00E83550" w:rsidRPr="00494ECB" w:rsidRDefault="00E83550" w:rsidP="00E83550">
      <w:pPr>
        <w:spacing w:after="240" w:line="276" w:lineRule="auto"/>
        <w:ind w:firstLine="567"/>
        <w:rPr>
          <w:rFonts w:ascii="Arial" w:hAnsi="Arial" w:cs="Arial"/>
          <w:i/>
          <w:color w:val="000000" w:themeColor="text1"/>
        </w:rPr>
      </w:pPr>
      <w:r w:rsidRPr="00494ECB">
        <w:rPr>
          <w:rFonts w:ascii="Arial" w:hAnsi="Arial" w:cs="Arial"/>
          <w:i/>
          <w:color w:val="000000" w:themeColor="text1"/>
        </w:rPr>
        <w:t>Подход «Расчет средней стоимости воздействий в разрезе ЕО/моделей»</w:t>
      </w:r>
    </w:p>
    <w:p w14:paraId="4D82273C" w14:textId="77777777" w:rsidR="001345F4" w:rsidRDefault="001345F4" w:rsidP="001345F4">
      <w:pPr>
        <w:spacing w:after="240"/>
        <w:ind w:firstLine="567"/>
        <w:rPr>
          <w:ins w:id="4178" w:author="Попова Дарья" w:date="2021-03-16T14:59:00Z"/>
          <w:rFonts w:ascii="Arial" w:hAnsi="Arial" w:cs="Arial"/>
          <w:color w:val="000000" w:themeColor="text1"/>
        </w:rPr>
      </w:pPr>
      <w:ins w:id="4179" w:author="Попова Дарья" w:date="2021-03-16T14:59:00Z">
        <w:r>
          <w:rPr>
            <w:rFonts w:ascii="Arial" w:hAnsi="Arial" w:cs="Arial"/>
            <w:color w:val="000000" w:themeColor="text1"/>
          </w:rPr>
          <w:lastRenderedPageBreak/>
          <w:t>На основе затрат на горизонте текущий год рассчитать среднее арифметическое значение затрат (стоимость ремонта) по каждой ПА (единица оборудования) в разрезе ВРТ (ремонтное воздействие), периода затрат по формуле:</w:t>
        </w:r>
      </w:ins>
    </w:p>
    <w:p w14:paraId="152801AB" w14:textId="77777777" w:rsidR="001345F4" w:rsidRDefault="001345F4" w:rsidP="001345F4">
      <w:pPr>
        <w:spacing w:after="240"/>
        <w:ind w:firstLine="567"/>
        <w:rPr>
          <w:ins w:id="4180" w:author="Попова Дарья" w:date="2021-03-16T14:59:00Z"/>
          <w:rFonts w:ascii="Arial" w:hAnsi="Arial" w:cs="Arial"/>
          <w:color w:val="000000" w:themeColor="text1"/>
        </w:rPr>
      </w:pPr>
      <w:ins w:id="4181" w:author="Попова Дарья" w:date="2021-03-16T14:59:00Z">
        <w:r>
          <w:rPr>
            <w:rFonts w:ascii="Arial" w:hAnsi="Arial" w:cs="Arial"/>
            <w:color w:val="000000" w:themeColor="text1"/>
          </w:rPr>
          <w:t>Средняя стоимость ремонта ПА = сумма затрат за текущий год для уникальной группы элементов (ЕО, ВРТ) разделить на количество уникальных групп элементов (ЕО, ВРТ) на горизонте текущий год.</w:t>
        </w:r>
      </w:ins>
    </w:p>
    <w:p w14:paraId="3AD4B192" w14:textId="0DCDBDFC" w:rsidR="001345F4" w:rsidRDefault="001345F4" w:rsidP="001345F4">
      <w:pPr>
        <w:spacing w:after="240"/>
        <w:ind w:firstLine="567"/>
        <w:rPr>
          <w:ins w:id="4182" w:author="Попова Дарья" w:date="2021-03-16T14:59:00Z"/>
          <w:rFonts w:ascii="Arial" w:hAnsi="Arial" w:cs="Arial"/>
          <w:color w:val="000000" w:themeColor="text1"/>
        </w:rPr>
      </w:pPr>
      <w:ins w:id="4183" w:author="Попова Дарья" w:date="2021-03-16T14:59:00Z">
        <w:r>
          <w:rPr>
            <w:rFonts w:ascii="Arial" w:hAnsi="Arial" w:cs="Arial"/>
            <w:color w:val="000000" w:themeColor="text1"/>
          </w:rPr>
          <w:t xml:space="preserve">На объекты ПА из </w:t>
        </w:r>
      </w:ins>
      <w:ins w:id="4184" w:author="Попова Дарья" w:date="2021-03-16T15:00:00Z">
        <w:r>
          <w:rPr>
            <w:rFonts w:ascii="Arial" w:hAnsi="Arial" w:cs="Arial"/>
            <w:color w:val="000000" w:themeColor="text1"/>
          </w:rPr>
          <w:t>среднесрочного</w:t>
        </w:r>
      </w:ins>
      <w:ins w:id="4185" w:author="Попова Дарья" w:date="2021-03-16T14:59:00Z">
        <w:r>
          <w:rPr>
            <w:rFonts w:ascii="Arial" w:hAnsi="Arial" w:cs="Arial"/>
            <w:color w:val="000000" w:themeColor="text1"/>
          </w:rPr>
          <w:t xml:space="preserve"> плана воздействий, для которых нет рассчитанной средней стоимости, применяется средняя стоимость ремонта по модели, определенная по следующим критериям:</w:t>
        </w:r>
      </w:ins>
    </w:p>
    <w:p w14:paraId="0CAD0D93" w14:textId="77777777" w:rsidR="001345F4" w:rsidRDefault="001345F4" w:rsidP="001345F4">
      <w:pPr>
        <w:pStyle w:val="a7"/>
        <w:numPr>
          <w:ilvl w:val="0"/>
          <w:numId w:val="125"/>
        </w:numPr>
        <w:rPr>
          <w:ins w:id="4186" w:author="Попова Дарья" w:date="2021-03-16T14:59:00Z"/>
          <w:rFonts w:ascii="Arial" w:hAnsi="Arial" w:cs="Arial"/>
        </w:rPr>
      </w:pPr>
      <w:ins w:id="4187" w:author="Попова Дарья" w:date="2021-03-16T14:59:00Z">
        <w:r>
          <w:rPr>
            <w:rFonts w:ascii="Arial" w:hAnsi="Arial" w:cs="Arial"/>
          </w:rPr>
          <w:t>Определить перечень ПА, у которых такая же модель оборудования, как у искомого ПА.</w:t>
        </w:r>
      </w:ins>
    </w:p>
    <w:p w14:paraId="65EE8A94" w14:textId="77777777" w:rsidR="001345F4" w:rsidRDefault="001345F4" w:rsidP="001345F4">
      <w:pPr>
        <w:pStyle w:val="a7"/>
        <w:numPr>
          <w:ilvl w:val="0"/>
          <w:numId w:val="125"/>
        </w:numPr>
        <w:rPr>
          <w:ins w:id="4188" w:author="Попова Дарья" w:date="2021-03-16T14:59:00Z"/>
          <w:rFonts w:ascii="Arial" w:hAnsi="Arial" w:cs="Arial"/>
        </w:rPr>
      </w:pPr>
      <w:ins w:id="4189" w:author="Попова Дарья" w:date="2021-03-16T14:59:00Z">
        <w:r>
          <w:rPr>
            <w:rFonts w:ascii="Arial" w:hAnsi="Arial" w:cs="Arial"/>
          </w:rPr>
          <w:t xml:space="preserve">Рассчитать среднюю стоимость ремонта для найденного перечня ПА по формуле: Средняя стоимость = </w:t>
        </w:r>
        <w:r>
          <w:rPr>
            <w:rFonts w:ascii="Arial" w:hAnsi="Arial" w:cs="Arial"/>
            <w:color w:val="000000" w:themeColor="text1"/>
          </w:rPr>
          <w:t>сумма затрат за текущий год для найденных ПА и уникальной группы элементов (ВРТ) разделить на количество уникальных групп элементов (ВРТ) на горизонте текущий год</w:t>
        </w:r>
        <w:r>
          <w:rPr>
            <w:rFonts w:ascii="Arial" w:hAnsi="Arial" w:cs="Arial"/>
          </w:rPr>
          <w:t>.</w:t>
        </w:r>
      </w:ins>
    </w:p>
    <w:p w14:paraId="0B47493A" w14:textId="77777777" w:rsidR="001345F4" w:rsidRDefault="001345F4" w:rsidP="001345F4">
      <w:pPr>
        <w:spacing w:after="240"/>
        <w:ind w:firstLine="567"/>
        <w:rPr>
          <w:ins w:id="4190" w:author="Попова Дарья" w:date="2021-03-16T14:59:00Z"/>
          <w:rFonts w:ascii="Arial" w:hAnsi="Arial" w:cs="Arial"/>
          <w:color w:val="000000" w:themeColor="text1"/>
        </w:rPr>
      </w:pPr>
      <w:ins w:id="4191" w:author="Попова Дарья" w:date="2021-03-16T14:59:00Z">
        <w:r>
          <w:rPr>
            <w:rFonts w:ascii="Arial" w:hAnsi="Arial" w:cs="Arial"/>
            <w:color w:val="000000" w:themeColor="text1"/>
          </w:rPr>
          <w:t>Применить полученную среднюю стоимость ремонта к позициям (ПА) среднесрочного плана воздействий на ПА, смоделированного из планов предупредительного ТОРО.</w:t>
        </w:r>
      </w:ins>
    </w:p>
    <w:p w14:paraId="48D0FA68" w14:textId="77777777" w:rsidR="001345F4" w:rsidRPr="00A63CA9" w:rsidRDefault="001345F4" w:rsidP="001345F4">
      <w:pPr>
        <w:spacing w:after="240"/>
        <w:ind w:firstLine="567"/>
        <w:rPr>
          <w:ins w:id="4192" w:author="Попова Дарья" w:date="2021-03-16T14:59:00Z"/>
          <w:rFonts w:ascii="Arial" w:hAnsi="Arial" w:cs="Arial"/>
          <w:color w:val="000000" w:themeColor="text1"/>
        </w:rPr>
      </w:pPr>
      <w:ins w:id="4193" w:author="Попова Дарья" w:date="2021-03-16T14:59:00Z">
        <w:r>
          <w:rPr>
            <w:rFonts w:ascii="Arial" w:hAnsi="Arial" w:cs="Arial"/>
            <w:color w:val="000000" w:themeColor="text1"/>
          </w:rPr>
          <w:t xml:space="preserve">В анализе участвуют плановые заказы текущего года со статусами СГГС, УТВГ, УТВМ, УТВН. </w:t>
        </w:r>
        <w:r w:rsidRPr="00A63CA9">
          <w:rPr>
            <w:rFonts w:ascii="Arial" w:hAnsi="Arial" w:cs="Arial"/>
            <w:color w:val="000000" w:themeColor="text1"/>
          </w:rPr>
          <w:t xml:space="preserve">Если заказ закрыт (статус ЗАКР или ТЗКР), то </w:t>
        </w:r>
        <w:r>
          <w:rPr>
            <w:rFonts w:ascii="Arial" w:hAnsi="Arial" w:cs="Arial"/>
            <w:color w:val="000000" w:themeColor="text1"/>
          </w:rPr>
          <w:t xml:space="preserve">по нему учитываются </w:t>
        </w:r>
        <w:r w:rsidRPr="00A63CA9">
          <w:rPr>
            <w:rFonts w:ascii="Arial" w:hAnsi="Arial" w:cs="Arial"/>
            <w:color w:val="000000" w:themeColor="text1"/>
          </w:rPr>
          <w:t xml:space="preserve">Фактические затраты по категориям бюджета, иначе </w:t>
        </w:r>
        <w:r>
          <w:rPr>
            <w:rFonts w:ascii="Arial" w:hAnsi="Arial" w:cs="Arial"/>
            <w:color w:val="000000" w:themeColor="text1"/>
          </w:rPr>
          <w:t xml:space="preserve">- </w:t>
        </w:r>
        <w:r w:rsidRPr="00A63CA9">
          <w:rPr>
            <w:rFonts w:ascii="Arial" w:hAnsi="Arial" w:cs="Arial"/>
            <w:color w:val="000000" w:themeColor="text1"/>
          </w:rPr>
          <w:t>Плановые затраты по категориям бюджета.</w:t>
        </w:r>
        <w:r>
          <w:rPr>
            <w:rFonts w:ascii="Arial" w:hAnsi="Arial" w:cs="Arial"/>
            <w:color w:val="000000" w:themeColor="text1"/>
          </w:rPr>
          <w:t xml:space="preserve"> </w:t>
        </w:r>
        <w:r w:rsidRPr="00A63CA9">
          <w:rPr>
            <w:rFonts w:ascii="Arial" w:hAnsi="Arial" w:cs="Arial"/>
            <w:color w:val="000000" w:themeColor="text1"/>
          </w:rPr>
          <w:t xml:space="preserve">Если по заказу нет затрат, то такой заказ </w:t>
        </w:r>
        <w:r>
          <w:rPr>
            <w:rFonts w:ascii="Arial" w:hAnsi="Arial" w:cs="Arial"/>
            <w:color w:val="000000" w:themeColor="text1"/>
          </w:rPr>
          <w:t>в количест</w:t>
        </w:r>
        <w:r w:rsidRPr="00A63CA9">
          <w:rPr>
            <w:rFonts w:ascii="Arial" w:hAnsi="Arial" w:cs="Arial"/>
            <w:color w:val="000000" w:themeColor="text1"/>
          </w:rPr>
          <w:t>во не попадает. Например, если заказ в статусе ОТКР и есть плановые затраты только по ФОТ, то сумма затрат, рел</w:t>
        </w:r>
        <w:r>
          <w:rPr>
            <w:rFonts w:ascii="Arial" w:hAnsi="Arial" w:cs="Arial"/>
            <w:color w:val="000000" w:themeColor="text1"/>
          </w:rPr>
          <w:t>евантные для бюджета = 0, а количест</w:t>
        </w:r>
        <w:r w:rsidRPr="00A63CA9">
          <w:rPr>
            <w:rFonts w:ascii="Arial" w:hAnsi="Arial" w:cs="Arial"/>
            <w:color w:val="000000" w:themeColor="text1"/>
          </w:rPr>
          <w:t>во = 1.</w:t>
        </w:r>
      </w:ins>
    </w:p>
    <w:p w14:paraId="14233470" w14:textId="77777777" w:rsidR="001345F4" w:rsidRPr="00CE4887" w:rsidRDefault="001345F4" w:rsidP="001345F4">
      <w:pPr>
        <w:spacing w:after="240"/>
        <w:ind w:firstLine="567"/>
        <w:rPr>
          <w:ins w:id="4194" w:author="Попова Дарья" w:date="2021-03-16T14:59:00Z"/>
          <w:rFonts w:ascii="Arial" w:hAnsi="Arial" w:cs="Arial"/>
          <w:color w:val="000000" w:themeColor="text1"/>
        </w:rPr>
      </w:pPr>
      <w:ins w:id="4195" w:author="Попова Дарья" w:date="2021-03-16T14:59:00Z">
        <w:r>
          <w:rPr>
            <w:rFonts w:ascii="Arial" w:hAnsi="Arial" w:cs="Arial"/>
            <w:color w:val="000000" w:themeColor="text1"/>
          </w:rPr>
          <w:t>Также к средней стоимости по ЕО/ модели рассчитывается д</w:t>
        </w:r>
        <w:r w:rsidRPr="00CE4887">
          <w:rPr>
            <w:rFonts w:ascii="Arial" w:hAnsi="Arial" w:cs="Arial"/>
            <w:color w:val="000000" w:themeColor="text1"/>
          </w:rPr>
          <w:t xml:space="preserve">оля </w:t>
        </w:r>
        <w:r>
          <w:rPr>
            <w:rFonts w:ascii="Arial" w:hAnsi="Arial" w:cs="Arial"/>
            <w:color w:val="000000" w:themeColor="text1"/>
          </w:rPr>
          <w:t xml:space="preserve">затрат </w:t>
        </w:r>
        <w:r w:rsidRPr="00CE4887">
          <w:rPr>
            <w:rFonts w:ascii="Arial" w:hAnsi="Arial" w:cs="Arial"/>
            <w:color w:val="000000" w:themeColor="text1"/>
          </w:rPr>
          <w:t>внеплановых заказов.</w:t>
        </w:r>
        <w:r>
          <w:rPr>
            <w:rFonts w:ascii="Arial" w:hAnsi="Arial" w:cs="Arial"/>
            <w:color w:val="000000" w:themeColor="text1"/>
          </w:rPr>
          <w:t xml:space="preserve"> </w:t>
        </w:r>
        <w:r w:rsidRPr="00CE4887">
          <w:rPr>
            <w:rFonts w:ascii="Arial" w:hAnsi="Arial" w:cs="Arial"/>
            <w:color w:val="000000" w:themeColor="text1"/>
          </w:rPr>
          <w:t>Сумма по внеплановым заказам в разбивке по ЕО</w:t>
        </w:r>
        <w:r>
          <w:rPr>
            <w:rFonts w:ascii="Arial" w:hAnsi="Arial" w:cs="Arial"/>
            <w:color w:val="000000" w:themeColor="text1"/>
          </w:rPr>
          <w:t xml:space="preserve">/ модели, </w:t>
        </w:r>
        <w:r w:rsidRPr="00CE4887">
          <w:rPr>
            <w:rFonts w:ascii="Arial" w:hAnsi="Arial" w:cs="Arial"/>
            <w:color w:val="000000" w:themeColor="text1"/>
          </w:rPr>
          <w:t>и виду работ ТОРО:</w:t>
        </w:r>
      </w:ins>
    </w:p>
    <w:p w14:paraId="259F5932" w14:textId="77777777" w:rsidR="001345F4" w:rsidRPr="00CE4887" w:rsidRDefault="001345F4" w:rsidP="001345F4">
      <w:pPr>
        <w:spacing w:after="240"/>
        <w:ind w:firstLine="567"/>
        <w:rPr>
          <w:ins w:id="4196" w:author="Попова Дарья" w:date="2021-03-16T14:59:00Z"/>
          <w:rFonts w:ascii="Arial" w:hAnsi="Arial" w:cs="Arial"/>
          <w:color w:val="000000" w:themeColor="text1"/>
        </w:rPr>
      </w:pPr>
      <w:ins w:id="4197" w:author="Попова Дарья" w:date="2021-03-16T14:59:00Z">
        <w:r w:rsidRPr="00CE4887">
          <w:rPr>
            <w:rFonts w:ascii="Arial" w:hAnsi="Arial" w:cs="Arial"/>
            <w:color w:val="000000" w:themeColor="text1"/>
          </w:rPr>
          <w:t xml:space="preserve">Если заказ закрыт (статус ЗАКР или ТЗКР), то </w:t>
        </w:r>
        <w:r>
          <w:rPr>
            <w:rFonts w:ascii="Arial" w:hAnsi="Arial" w:cs="Arial"/>
            <w:color w:val="000000" w:themeColor="text1"/>
          </w:rPr>
          <w:t xml:space="preserve">учитываются </w:t>
        </w:r>
        <w:r w:rsidRPr="00CE4887">
          <w:rPr>
            <w:rFonts w:ascii="Arial" w:hAnsi="Arial" w:cs="Arial"/>
            <w:color w:val="000000" w:themeColor="text1"/>
          </w:rPr>
          <w:t xml:space="preserve">Фактические затраты по категориям бюджета, иначе </w:t>
        </w:r>
        <w:r>
          <w:rPr>
            <w:rFonts w:ascii="Arial" w:hAnsi="Arial" w:cs="Arial"/>
            <w:color w:val="000000" w:themeColor="text1"/>
          </w:rPr>
          <w:t xml:space="preserve">- </w:t>
        </w:r>
        <w:r w:rsidRPr="00CE4887">
          <w:rPr>
            <w:rFonts w:ascii="Arial" w:hAnsi="Arial" w:cs="Arial"/>
            <w:color w:val="000000" w:themeColor="text1"/>
          </w:rPr>
          <w:t>Плановые затраты по категориям бюджета.</w:t>
        </w:r>
      </w:ins>
    </w:p>
    <w:p w14:paraId="6D2DA8F4" w14:textId="77777777" w:rsidR="001345F4" w:rsidRDefault="001345F4" w:rsidP="001345F4">
      <w:pPr>
        <w:spacing w:after="240"/>
        <w:ind w:firstLine="567"/>
        <w:rPr>
          <w:ins w:id="4198" w:author="Попова Дарья" w:date="2021-03-16T14:59:00Z"/>
          <w:rFonts w:ascii="Arial" w:hAnsi="Arial" w:cs="Arial"/>
          <w:color w:val="000000" w:themeColor="text1"/>
        </w:rPr>
      </w:pPr>
      <w:ins w:id="4199" w:author="Попова Дарья" w:date="2021-03-16T14:59:00Z">
        <w:r w:rsidRPr="00CE4887">
          <w:rPr>
            <w:rFonts w:ascii="Arial" w:hAnsi="Arial" w:cs="Arial"/>
            <w:color w:val="000000" w:themeColor="text1"/>
          </w:rPr>
          <w:t>Доля внеплановых заказов = Сумма внеплановых / (Сумма внеплановых + Сумма плановых).</w:t>
        </w:r>
      </w:ins>
    </w:p>
    <w:p w14:paraId="0BB79806" w14:textId="77777777" w:rsidR="001345F4" w:rsidRDefault="001345F4" w:rsidP="001345F4">
      <w:pPr>
        <w:spacing w:after="240"/>
        <w:ind w:firstLine="567"/>
        <w:rPr>
          <w:ins w:id="4200" w:author="Попова Дарья" w:date="2021-03-16T14:59:00Z"/>
          <w:rFonts w:ascii="Arial" w:hAnsi="Arial" w:cs="Arial"/>
          <w:color w:val="000000" w:themeColor="text1"/>
        </w:rPr>
      </w:pPr>
      <w:ins w:id="4201" w:author="Попова Дарья" w:date="2021-03-16T14:59:00Z">
        <w:r>
          <w:rPr>
            <w:rFonts w:ascii="Arial" w:hAnsi="Arial" w:cs="Arial"/>
            <w:color w:val="000000" w:themeColor="text1"/>
          </w:rPr>
          <w:t>В анализе не участвуют капитализируемые заказы.</w:t>
        </w:r>
      </w:ins>
    </w:p>
    <w:p w14:paraId="1D4FC991" w14:textId="77777777" w:rsidR="001345F4" w:rsidRPr="00AB41CE" w:rsidRDefault="001345F4" w:rsidP="001345F4">
      <w:pPr>
        <w:spacing w:after="240"/>
        <w:ind w:firstLine="567"/>
        <w:rPr>
          <w:ins w:id="4202" w:author="Попова Дарья" w:date="2021-03-16T14:59:00Z"/>
          <w:rFonts w:ascii="Arial" w:hAnsi="Arial" w:cs="Arial"/>
          <w:color w:val="000000" w:themeColor="text1"/>
          <w:rPrChange w:id="4203" w:author="NazarovaVA" w:date="2021-03-24T11:04:00Z">
            <w:rPr>
              <w:ins w:id="4204" w:author="Попова Дарья" w:date="2021-03-16T14:59:00Z"/>
              <w:rFonts w:ascii="Arial" w:hAnsi="Arial" w:cs="Arial"/>
              <w:color w:val="000000" w:themeColor="text1"/>
              <w:lang w:val="en-US"/>
            </w:rPr>
          </w:rPrChange>
        </w:rPr>
      </w:pPr>
      <w:ins w:id="4205" w:author="Попова Дарья" w:date="2021-03-16T14:59:00Z">
        <w:r>
          <w:rPr>
            <w:rFonts w:ascii="Arial" w:hAnsi="Arial" w:cs="Arial"/>
            <w:color w:val="000000" w:themeColor="text1"/>
          </w:rPr>
          <w:t xml:space="preserve">Для каждой ЕО на основе МВЗ и групп планирования определяется СПП-элемент </w:t>
        </w:r>
        <w:r>
          <w:rPr>
            <w:rFonts w:ascii="Arial" w:hAnsi="Arial" w:cs="Arial"/>
            <w:color w:val="000000" w:themeColor="text1"/>
            <w:lang w:val="en-US"/>
          </w:rPr>
          <w:t>OPEX</w:t>
        </w:r>
        <w:r>
          <w:rPr>
            <w:rFonts w:ascii="Arial" w:hAnsi="Arial" w:cs="Arial"/>
            <w:color w:val="000000" w:themeColor="text1"/>
          </w:rPr>
          <w:t xml:space="preserve"> согласно структуре СПП-элементов первого года планирования</w:t>
        </w:r>
        <w:r w:rsidRPr="00AB41CE">
          <w:rPr>
            <w:rFonts w:ascii="Arial" w:hAnsi="Arial" w:cs="Arial"/>
            <w:color w:val="000000" w:themeColor="text1"/>
            <w:rPrChange w:id="4206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.</w:t>
        </w:r>
      </w:ins>
    </w:p>
    <w:p w14:paraId="4B93220E" w14:textId="1EFDA0BA" w:rsidR="00E83550" w:rsidRPr="007F7535" w:rsidDel="001345F4" w:rsidRDefault="00E83550" w:rsidP="00E83550">
      <w:pPr>
        <w:spacing w:after="240"/>
        <w:ind w:firstLine="567"/>
        <w:rPr>
          <w:del w:id="4207" w:author="Попова Дарья" w:date="2021-03-16T14:59:00Z"/>
          <w:rFonts w:ascii="Arial" w:hAnsi="Arial" w:cs="Arial"/>
          <w:color w:val="000000" w:themeColor="text1"/>
        </w:rPr>
      </w:pPr>
      <w:del w:id="4208" w:author="Попова Дарья" w:date="2021-03-16T14:59:00Z">
        <w:r w:rsidRPr="007F7535" w:rsidDel="001345F4">
          <w:rPr>
            <w:rFonts w:ascii="Arial" w:hAnsi="Arial" w:cs="Arial"/>
            <w:color w:val="000000" w:themeColor="text1"/>
          </w:rPr>
          <w:delText xml:space="preserve">На основе плановых затрат на горизонте текущий год рассчитать среднее арифметическое значение плановых затрат (стоимость ремонта) по каждой </w:delText>
        </w:r>
        <w:r w:rsidDel="001345F4">
          <w:rPr>
            <w:rFonts w:ascii="Arial" w:hAnsi="Arial" w:cs="Arial"/>
            <w:color w:val="000000" w:themeColor="text1"/>
          </w:rPr>
          <w:delText>единице оборудования</w:delText>
        </w:r>
        <w:r w:rsidRPr="007F7535" w:rsidDel="001345F4">
          <w:rPr>
            <w:rFonts w:ascii="Arial" w:hAnsi="Arial" w:cs="Arial"/>
            <w:color w:val="000000" w:themeColor="text1"/>
          </w:rPr>
          <w:delText xml:space="preserve"> в разрезе СПП-элемента, ВРТ (ремонтное воздействие), периода затрат по формуле:</w:delText>
        </w:r>
      </w:del>
    </w:p>
    <w:p w14:paraId="668E3E29" w14:textId="76A0B9D5" w:rsidR="00E83550" w:rsidRPr="007F7535" w:rsidDel="001345F4" w:rsidRDefault="00E83550" w:rsidP="00E83550">
      <w:pPr>
        <w:spacing w:after="240"/>
        <w:ind w:firstLine="567"/>
        <w:rPr>
          <w:del w:id="4209" w:author="Попова Дарья" w:date="2021-03-16T14:59:00Z"/>
          <w:rFonts w:ascii="Arial" w:hAnsi="Arial" w:cs="Arial"/>
          <w:color w:val="000000" w:themeColor="text1"/>
        </w:rPr>
      </w:pPr>
      <w:del w:id="4210" w:author="Попова Дарья" w:date="2021-03-16T14:59:00Z">
        <w:r w:rsidRPr="007F7535" w:rsidDel="001345F4">
          <w:rPr>
            <w:rFonts w:ascii="Arial" w:hAnsi="Arial" w:cs="Arial"/>
            <w:color w:val="000000" w:themeColor="text1"/>
          </w:rPr>
          <w:lastRenderedPageBreak/>
          <w:delText>Средняя стоимость ремонта ПА = сумма плановых затрат за текущий год для уникальной группы элементов (ЕО, ВРТ, СПП) разделить на количество уникальных групп элементов (ЕО, ВРТ, СПП) на горизонте текущий год.</w:delText>
        </w:r>
      </w:del>
    </w:p>
    <w:p w14:paraId="79F3AB3E" w14:textId="79BDD58F" w:rsidR="00E83550" w:rsidRPr="007F7535" w:rsidDel="001345F4" w:rsidRDefault="00E83550" w:rsidP="00E83550">
      <w:pPr>
        <w:spacing w:after="240"/>
        <w:ind w:firstLine="567"/>
        <w:rPr>
          <w:del w:id="4211" w:author="Попова Дарья" w:date="2021-03-16T14:59:00Z"/>
          <w:rFonts w:ascii="Arial" w:hAnsi="Arial" w:cs="Arial"/>
          <w:color w:val="000000" w:themeColor="text1"/>
        </w:rPr>
      </w:pPr>
      <w:del w:id="4212" w:author="Попова Дарья" w:date="2021-03-16T14:59:00Z">
        <w:r w:rsidRPr="007F7535" w:rsidDel="001345F4">
          <w:rPr>
            <w:rFonts w:ascii="Arial" w:hAnsi="Arial" w:cs="Arial"/>
            <w:color w:val="000000" w:themeColor="text1"/>
          </w:rPr>
          <w:delText>На объекты ПА из среднесрочного плана воздействий, для которых нет рассчитанной средней стоимости, применяется средняя стоимость ремонта, определенная по следующим критериям:</w:delText>
        </w:r>
      </w:del>
    </w:p>
    <w:p w14:paraId="13FD6F80" w14:textId="09ED0406" w:rsidR="00E83550" w:rsidRPr="007F7535" w:rsidDel="001345F4" w:rsidRDefault="00E83550" w:rsidP="00E83550">
      <w:pPr>
        <w:pStyle w:val="a7"/>
        <w:numPr>
          <w:ilvl w:val="0"/>
          <w:numId w:val="123"/>
        </w:numPr>
        <w:rPr>
          <w:del w:id="4213" w:author="Попова Дарья" w:date="2021-03-16T14:59:00Z"/>
          <w:rFonts w:ascii="Arial" w:hAnsi="Arial" w:cs="Arial"/>
        </w:rPr>
      </w:pPr>
      <w:del w:id="4214" w:author="Попова Дарья" w:date="2021-03-16T14:59:00Z">
        <w:r w:rsidRPr="007F7535" w:rsidDel="001345F4">
          <w:rPr>
            <w:rFonts w:ascii="Arial" w:hAnsi="Arial" w:cs="Arial"/>
          </w:rPr>
          <w:delText xml:space="preserve">Определить перечень </w:delText>
        </w:r>
        <w:r w:rsidDel="001345F4">
          <w:rPr>
            <w:rFonts w:ascii="Arial" w:hAnsi="Arial" w:cs="Arial"/>
          </w:rPr>
          <w:delText>ЕО</w:delText>
        </w:r>
        <w:r w:rsidRPr="007F7535" w:rsidDel="001345F4">
          <w:rPr>
            <w:rFonts w:ascii="Arial" w:hAnsi="Arial" w:cs="Arial"/>
          </w:rPr>
          <w:delText>, у которых такая же модел</w:delText>
        </w:r>
        <w:r w:rsidDel="001345F4">
          <w:rPr>
            <w:rFonts w:ascii="Arial" w:hAnsi="Arial" w:cs="Arial"/>
          </w:rPr>
          <w:delText>ь оборудования, как у искомой ЕО</w:delText>
        </w:r>
        <w:r w:rsidRPr="007F7535" w:rsidDel="001345F4">
          <w:rPr>
            <w:rFonts w:ascii="Arial" w:hAnsi="Arial" w:cs="Arial"/>
          </w:rPr>
          <w:delText>.</w:delText>
        </w:r>
      </w:del>
    </w:p>
    <w:p w14:paraId="7CAB2C48" w14:textId="53EB3D11" w:rsidR="00E83550" w:rsidRPr="007F7535" w:rsidDel="001345F4" w:rsidRDefault="00E83550" w:rsidP="00E83550">
      <w:pPr>
        <w:pStyle w:val="a7"/>
        <w:numPr>
          <w:ilvl w:val="0"/>
          <w:numId w:val="123"/>
        </w:numPr>
        <w:rPr>
          <w:del w:id="4215" w:author="Попова Дарья" w:date="2021-03-16T14:59:00Z"/>
          <w:rFonts w:ascii="Arial" w:hAnsi="Arial" w:cs="Arial"/>
        </w:rPr>
      </w:pPr>
      <w:del w:id="4216" w:author="Попова Дарья" w:date="2021-03-16T14:59:00Z">
        <w:r w:rsidRPr="007F7535" w:rsidDel="001345F4">
          <w:rPr>
            <w:rFonts w:ascii="Arial" w:hAnsi="Arial" w:cs="Arial"/>
          </w:rPr>
          <w:delText xml:space="preserve">Рассчитать среднюю стоимость ремонта для найденного перечня </w:delText>
        </w:r>
        <w:r w:rsidDel="001345F4">
          <w:rPr>
            <w:rFonts w:ascii="Arial" w:hAnsi="Arial" w:cs="Arial"/>
          </w:rPr>
          <w:delText>ЕО</w:delText>
        </w:r>
        <w:r w:rsidRPr="007F7535" w:rsidDel="001345F4">
          <w:rPr>
            <w:rFonts w:ascii="Arial" w:hAnsi="Arial" w:cs="Arial"/>
          </w:rPr>
          <w:delText xml:space="preserve"> по формуле: Средняя стоимость = сумма </w:delText>
        </w:r>
        <w:r w:rsidDel="001345F4">
          <w:rPr>
            <w:rFonts w:ascii="Arial" w:hAnsi="Arial" w:cs="Arial"/>
          </w:rPr>
          <w:delText xml:space="preserve">по воздействию </w:delText>
        </w:r>
        <w:r w:rsidRPr="007F7535" w:rsidDel="001345F4">
          <w:rPr>
            <w:rFonts w:ascii="Arial" w:hAnsi="Arial" w:cs="Arial"/>
          </w:rPr>
          <w:delText xml:space="preserve">всех найденных </w:delText>
        </w:r>
        <w:r w:rsidDel="001345F4">
          <w:rPr>
            <w:rFonts w:ascii="Arial" w:hAnsi="Arial" w:cs="Arial"/>
          </w:rPr>
          <w:delText>ЕО</w:delText>
        </w:r>
        <w:r w:rsidRPr="007F7535" w:rsidDel="001345F4">
          <w:rPr>
            <w:rFonts w:ascii="Arial" w:hAnsi="Arial" w:cs="Arial"/>
          </w:rPr>
          <w:delText xml:space="preserve"> разделить на количество найденных </w:delText>
        </w:r>
        <w:r w:rsidDel="001345F4">
          <w:rPr>
            <w:rFonts w:ascii="Arial" w:hAnsi="Arial" w:cs="Arial"/>
          </w:rPr>
          <w:delText>ЕО</w:delText>
        </w:r>
        <w:r w:rsidRPr="007F7535" w:rsidDel="001345F4">
          <w:rPr>
            <w:rFonts w:ascii="Arial" w:hAnsi="Arial" w:cs="Arial"/>
          </w:rPr>
          <w:delText>.</w:delText>
        </w:r>
      </w:del>
    </w:p>
    <w:p w14:paraId="4DCEBB7E" w14:textId="427DF0F8" w:rsidR="00E83550" w:rsidRPr="007F7535" w:rsidDel="001345F4" w:rsidRDefault="00E83550" w:rsidP="00E83550">
      <w:pPr>
        <w:spacing w:after="240"/>
        <w:ind w:firstLine="567"/>
        <w:rPr>
          <w:del w:id="4217" w:author="Попова Дарья" w:date="2021-03-16T15:02:00Z"/>
          <w:rFonts w:ascii="Arial" w:hAnsi="Arial" w:cs="Arial"/>
          <w:color w:val="000000" w:themeColor="text1"/>
        </w:rPr>
      </w:pPr>
      <w:del w:id="4218" w:author="Попова Дарья" w:date="2021-03-16T14:59:00Z">
        <w:r w:rsidRPr="007F7535" w:rsidDel="001345F4">
          <w:rPr>
            <w:rFonts w:ascii="Arial" w:hAnsi="Arial" w:cs="Arial"/>
            <w:color w:val="000000" w:themeColor="text1"/>
          </w:rPr>
          <w:delText>Применить полученную среднюю стоимость ремонта к позициям (ПА) среднесрочного плана воздействий на ПА, смоделированного из планов предупредительного ТОРО.</w:delText>
        </w:r>
      </w:del>
    </w:p>
    <w:p w14:paraId="0EFBBC00" w14:textId="77777777" w:rsidR="00E83550" w:rsidRPr="00494ECB" w:rsidRDefault="00E83550">
      <w:pPr>
        <w:spacing w:after="240"/>
        <w:ind w:firstLine="567"/>
        <w:rPr>
          <w:rFonts w:ascii="Arial" w:hAnsi="Arial" w:cs="Arial"/>
          <w:i/>
          <w:color w:val="000000" w:themeColor="text1"/>
        </w:rPr>
        <w:pPrChange w:id="4219" w:author="Попова Дарья" w:date="2021-03-16T15:02:00Z">
          <w:pPr>
            <w:spacing w:after="240" w:line="276" w:lineRule="auto"/>
            <w:ind w:firstLine="567"/>
          </w:pPr>
        </w:pPrChange>
      </w:pPr>
      <w:r w:rsidRPr="00494ECB">
        <w:rPr>
          <w:rFonts w:ascii="Arial" w:hAnsi="Arial" w:cs="Arial"/>
          <w:i/>
          <w:color w:val="000000" w:themeColor="text1"/>
        </w:rPr>
        <w:t xml:space="preserve">Подход «Расчет на основании </w:t>
      </w:r>
      <w:proofErr w:type="spellStart"/>
      <w:r w:rsidRPr="00494ECB">
        <w:rPr>
          <w:rFonts w:ascii="Arial" w:hAnsi="Arial" w:cs="Arial"/>
          <w:i/>
          <w:color w:val="000000" w:themeColor="text1"/>
        </w:rPr>
        <w:t>техкарт</w:t>
      </w:r>
      <w:proofErr w:type="spellEnd"/>
      <w:r w:rsidRPr="00494ECB">
        <w:rPr>
          <w:rFonts w:ascii="Arial" w:hAnsi="Arial" w:cs="Arial"/>
          <w:i/>
          <w:color w:val="000000" w:themeColor="text1"/>
        </w:rPr>
        <w:t>»</w:t>
      </w:r>
    </w:p>
    <w:p w14:paraId="307C13F4" w14:textId="77777777" w:rsidR="001345F4" w:rsidRDefault="001345F4" w:rsidP="001345F4">
      <w:pPr>
        <w:spacing w:after="240" w:line="276" w:lineRule="auto"/>
        <w:ind w:firstLine="567"/>
        <w:rPr>
          <w:ins w:id="4220" w:author="Попова Дарья" w:date="2021-03-16T15:02:00Z"/>
          <w:rFonts w:ascii="Arial" w:hAnsi="Arial" w:cs="Arial"/>
          <w:color w:val="000000" w:themeColor="text1"/>
        </w:rPr>
      </w:pPr>
      <w:ins w:id="4221" w:author="Попова Дарья" w:date="2021-03-16T15:02:00Z">
        <w:r>
          <w:rPr>
            <w:rFonts w:ascii="Arial" w:hAnsi="Arial" w:cs="Arial"/>
            <w:color w:val="000000" w:themeColor="text1"/>
          </w:rPr>
          <w:t xml:space="preserve">Стоимость ремонта определяется на основании </w:t>
        </w:r>
        <w:proofErr w:type="spellStart"/>
        <w:r>
          <w:rPr>
            <w:rFonts w:ascii="Arial" w:hAnsi="Arial" w:cs="Arial"/>
            <w:color w:val="000000" w:themeColor="text1"/>
          </w:rPr>
          <w:t>техкарты</w:t>
        </w:r>
        <w:proofErr w:type="spellEnd"/>
        <w:r>
          <w:rPr>
            <w:rFonts w:ascii="Arial" w:hAnsi="Arial" w:cs="Arial"/>
            <w:color w:val="000000" w:themeColor="text1"/>
          </w:rPr>
          <w:t xml:space="preserve">, связанной с планом ТОРО, из которого смоделирован план воздействий на ПА. При этом стоимость МТР определяется для периода действия, ближайшего к планируемому году. </w:t>
        </w:r>
      </w:ins>
    </w:p>
    <w:p w14:paraId="6A67FCB3" w14:textId="23163442" w:rsidR="00E83550" w:rsidRPr="007F7535" w:rsidRDefault="001345F4" w:rsidP="001345F4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ins w:id="4222" w:author="Попова Дарья" w:date="2021-03-16T15:02:00Z">
        <w:r>
          <w:rPr>
            <w:rFonts w:ascii="Arial" w:hAnsi="Arial" w:cs="Arial"/>
            <w:color w:val="000000" w:themeColor="text1"/>
          </w:rPr>
          <w:t>Для каждой ЕО на основе МВЗ и групп планирования</w:t>
        </w:r>
        <w:r w:rsidRPr="00AB41CE">
          <w:rPr>
            <w:rFonts w:ascii="Arial" w:hAnsi="Arial" w:cs="Arial"/>
            <w:color w:val="000000" w:themeColor="text1"/>
            <w:rPrChange w:id="4223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, </w:t>
        </w:r>
        <w:r>
          <w:rPr>
            <w:rFonts w:ascii="Arial" w:hAnsi="Arial" w:cs="Arial"/>
            <w:color w:val="000000" w:themeColor="text1"/>
          </w:rPr>
          <w:t>стоимости ремонта и межремонтного цикла определяется СПП-элемент согласно структуре СПП-элементов первого года планирования</w:t>
        </w:r>
        <w:r w:rsidRPr="00AB41CE">
          <w:rPr>
            <w:rFonts w:ascii="Arial" w:hAnsi="Arial" w:cs="Arial"/>
            <w:color w:val="000000" w:themeColor="text1"/>
            <w:rPrChange w:id="4224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.</w:t>
        </w:r>
      </w:ins>
      <w:del w:id="4225" w:author="Попова Дарья" w:date="2021-03-16T15:02:00Z">
        <w:r w:rsidR="00E83550" w:rsidRPr="007F7535" w:rsidDel="001345F4">
          <w:rPr>
            <w:rFonts w:ascii="Arial" w:hAnsi="Arial" w:cs="Arial"/>
            <w:color w:val="000000" w:themeColor="text1"/>
          </w:rPr>
          <w:delText>Стоимость ремонта определяется на основании техкарты, связанной с планом ТОРО, из которого смоделирован план воздействий на ПА.</w:delText>
        </w:r>
      </w:del>
    </w:p>
    <w:p w14:paraId="325661C7" w14:textId="77777777" w:rsidR="00E83550" w:rsidRPr="00494ECB" w:rsidRDefault="00E83550" w:rsidP="00E83550">
      <w:pPr>
        <w:spacing w:after="240" w:line="276" w:lineRule="auto"/>
        <w:ind w:firstLine="567"/>
        <w:rPr>
          <w:rFonts w:ascii="Arial" w:hAnsi="Arial" w:cs="Arial"/>
          <w:i/>
          <w:color w:val="000000" w:themeColor="text1"/>
        </w:rPr>
      </w:pPr>
      <w:r w:rsidRPr="00494ECB">
        <w:rPr>
          <w:rFonts w:ascii="Arial" w:hAnsi="Arial" w:cs="Arial"/>
          <w:i/>
          <w:color w:val="000000" w:themeColor="text1"/>
        </w:rPr>
        <w:t>Компонентный учет, ОВП</w:t>
      </w:r>
    </w:p>
    <w:p w14:paraId="36F1E7B6" w14:textId="77777777" w:rsidR="00E83550" w:rsidRPr="007F7535" w:rsidRDefault="00E83550" w:rsidP="00E835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F7535">
        <w:rPr>
          <w:rFonts w:ascii="Arial" w:hAnsi="Arial" w:cs="Arial"/>
          <w:color w:val="000000" w:themeColor="text1"/>
        </w:rPr>
        <w:t>Стоимость определяется согласно введенным сетевым графикам.</w:t>
      </w:r>
    </w:p>
    <w:p w14:paraId="7952F17A" w14:textId="77777777" w:rsidR="00E83550" w:rsidRPr="00494ECB" w:rsidRDefault="00E83550" w:rsidP="00E83550">
      <w:pPr>
        <w:spacing w:after="240" w:line="276" w:lineRule="auto"/>
        <w:ind w:firstLine="567"/>
        <w:rPr>
          <w:rFonts w:ascii="Arial" w:hAnsi="Arial" w:cs="Arial"/>
          <w:i/>
          <w:color w:val="000000" w:themeColor="text1"/>
        </w:rPr>
      </w:pPr>
      <w:r w:rsidRPr="00494ECB">
        <w:rPr>
          <w:rFonts w:ascii="Arial" w:hAnsi="Arial" w:cs="Arial"/>
          <w:i/>
          <w:color w:val="000000" w:themeColor="text1"/>
        </w:rPr>
        <w:t>АТЗ</w:t>
      </w:r>
    </w:p>
    <w:p w14:paraId="7E06D6A5" w14:textId="77777777" w:rsidR="00E83550" w:rsidRPr="007F7535" w:rsidRDefault="00E83550" w:rsidP="00E835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F7535">
        <w:rPr>
          <w:rFonts w:ascii="Arial" w:hAnsi="Arial" w:cs="Arial"/>
          <w:color w:val="000000" w:themeColor="text1"/>
        </w:rPr>
        <w:t>На первый год стоимость определяется согласно введенным сетевым графикам, на второй и третий год – стоимость определяется согласно плановым/ фактическим затратам сетевых графиков текущего года умноженным на макропоказатель.</w:t>
      </w:r>
    </w:p>
    <w:p w14:paraId="6765658F" w14:textId="77777777" w:rsidR="00E83550" w:rsidRPr="00494ECB" w:rsidRDefault="00E83550" w:rsidP="00E83550">
      <w:pPr>
        <w:spacing w:after="240" w:line="276" w:lineRule="auto"/>
        <w:ind w:firstLine="567"/>
        <w:rPr>
          <w:rFonts w:ascii="Arial" w:hAnsi="Arial" w:cs="Arial"/>
          <w:i/>
          <w:color w:val="000000" w:themeColor="text1"/>
        </w:rPr>
      </w:pPr>
      <w:r w:rsidRPr="00494ECB">
        <w:rPr>
          <w:rFonts w:ascii="Arial" w:hAnsi="Arial" w:cs="Arial"/>
          <w:i/>
          <w:color w:val="000000" w:themeColor="text1"/>
        </w:rPr>
        <w:t>Собственное производство материалов</w:t>
      </w:r>
    </w:p>
    <w:p w14:paraId="37F61543" w14:textId="77777777" w:rsidR="00E83550" w:rsidRPr="007F7535" w:rsidRDefault="00E83550" w:rsidP="00E8355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F7535">
        <w:rPr>
          <w:rFonts w:ascii="Arial" w:hAnsi="Arial" w:cs="Arial"/>
          <w:color w:val="000000" w:themeColor="text1"/>
        </w:rPr>
        <w:t xml:space="preserve">На первый год стоимость определяется согласно введенным </w:t>
      </w:r>
      <w:r w:rsidRPr="007F7535">
        <w:rPr>
          <w:rFonts w:ascii="Arial" w:hAnsi="Arial" w:cs="Arial"/>
          <w:color w:val="000000" w:themeColor="text1"/>
          <w:lang w:val="en-US"/>
        </w:rPr>
        <w:t>PP</w:t>
      </w:r>
      <w:r w:rsidRPr="00494ECB">
        <w:rPr>
          <w:rFonts w:ascii="Arial" w:hAnsi="Arial" w:cs="Arial"/>
          <w:color w:val="000000" w:themeColor="text1"/>
        </w:rPr>
        <w:t>-</w:t>
      </w:r>
      <w:r w:rsidRPr="007F7535">
        <w:rPr>
          <w:rFonts w:ascii="Arial" w:hAnsi="Arial" w:cs="Arial"/>
          <w:color w:val="000000" w:themeColor="text1"/>
        </w:rPr>
        <w:t xml:space="preserve">заказам, на второй и третий год – стоимость определяется согласно плановым/ фактическим затратам </w:t>
      </w:r>
      <w:r w:rsidRPr="007F7535">
        <w:rPr>
          <w:rFonts w:ascii="Arial" w:hAnsi="Arial" w:cs="Arial"/>
          <w:color w:val="000000" w:themeColor="text1"/>
          <w:lang w:val="en-US"/>
        </w:rPr>
        <w:t>PP</w:t>
      </w:r>
      <w:r w:rsidRPr="00494ECB">
        <w:rPr>
          <w:rFonts w:ascii="Arial" w:hAnsi="Arial" w:cs="Arial"/>
          <w:color w:val="000000" w:themeColor="text1"/>
        </w:rPr>
        <w:t>-</w:t>
      </w:r>
      <w:r w:rsidRPr="007F7535">
        <w:rPr>
          <w:rFonts w:ascii="Arial" w:hAnsi="Arial" w:cs="Arial"/>
          <w:color w:val="000000" w:themeColor="text1"/>
        </w:rPr>
        <w:t>заказам текущего года умноженным на макропоказатель.</w:t>
      </w:r>
    </w:p>
    <w:p w14:paraId="3D7B6EEF" w14:textId="77777777" w:rsidR="00535C77" w:rsidRDefault="00535C77" w:rsidP="00535C77">
      <w:pPr>
        <w:spacing w:after="240" w:line="276" w:lineRule="auto"/>
        <w:ind w:firstLine="567"/>
        <w:rPr>
          <w:ins w:id="4226" w:author="Попова Дарья" w:date="2021-03-18T19:37:00Z"/>
          <w:rFonts w:ascii="Arial" w:hAnsi="Arial" w:cs="Arial"/>
          <w:color w:val="000000" w:themeColor="text1"/>
          <w:u w:val="single"/>
        </w:rPr>
      </w:pPr>
      <w:ins w:id="4227" w:author="Попова Дарья" w:date="2021-03-18T19:37:00Z">
        <w:r w:rsidRPr="00653541">
          <w:rPr>
            <w:rFonts w:ascii="Arial" w:hAnsi="Arial" w:cs="Arial"/>
            <w:color w:val="000000" w:themeColor="text1"/>
            <w:u w:val="single"/>
          </w:rPr>
          <w:t>Выходные результаты:</w:t>
        </w:r>
      </w:ins>
    </w:p>
    <w:p w14:paraId="4F6EDE92" w14:textId="77777777" w:rsidR="00535C77" w:rsidRPr="00535C77" w:rsidRDefault="00535C77">
      <w:pPr>
        <w:spacing w:after="240" w:line="276" w:lineRule="auto"/>
        <w:ind w:firstLine="567"/>
        <w:rPr>
          <w:ins w:id="4228" w:author="Попова Дарья" w:date="2021-03-18T19:39:00Z"/>
          <w:rFonts w:ascii="Arial" w:hAnsi="Arial" w:cs="Arial"/>
          <w:color w:val="000000" w:themeColor="text1"/>
          <w:rPrChange w:id="4229" w:author="Попова Дарья" w:date="2021-03-18T19:40:00Z">
            <w:rPr>
              <w:ins w:id="4230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31" w:author="Попова Дарья" w:date="2021-03-18T19:40:00Z">
          <w:pPr>
            <w:spacing w:after="240" w:line="276" w:lineRule="auto"/>
            <w:ind w:firstLine="567"/>
            <w:jc w:val="left"/>
          </w:pPr>
        </w:pPrChange>
      </w:pPr>
      <w:ins w:id="4232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33" w:author="Попова Дарья" w:date="2021-03-18T19:40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В результате выходная форма должна содержать 5 листов со следующей информацией:</w:t>
        </w:r>
      </w:ins>
    </w:p>
    <w:p w14:paraId="6B5D72DC" w14:textId="71CE4331" w:rsidR="00535C77" w:rsidRPr="00535C77" w:rsidRDefault="00535C77">
      <w:pPr>
        <w:spacing w:after="240" w:line="276" w:lineRule="auto"/>
        <w:ind w:firstLine="567"/>
        <w:rPr>
          <w:ins w:id="4234" w:author="Попова Дарья" w:date="2021-03-18T19:39:00Z"/>
          <w:rFonts w:ascii="Arial" w:hAnsi="Arial" w:cs="Arial"/>
          <w:color w:val="000000" w:themeColor="text1"/>
          <w:rPrChange w:id="4235" w:author="Попова Дарья" w:date="2021-03-18T19:40:00Z">
            <w:rPr>
              <w:ins w:id="4236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37" w:author="Попова Дарья" w:date="2021-03-18T19:40:00Z">
          <w:pPr>
            <w:spacing w:after="240" w:line="276" w:lineRule="auto"/>
            <w:ind w:firstLine="567"/>
            <w:jc w:val="left"/>
          </w:pPr>
        </w:pPrChange>
      </w:pPr>
      <w:ins w:id="4238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39" w:author="Попова Дарья" w:date="2021-03-18T19:40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lastRenderedPageBreak/>
          <w:t>- Форма среднесрочного плана воздействий на ПА - смоделированные сроки ремонта из запущенных планов предупредительного ТОРО с учетом вводимого/выводимого оборудования из эксплуатации</w:t>
        </w:r>
      </w:ins>
      <w:ins w:id="4240" w:author="Попова Дарья" w:date="2021-03-18T19:42:00Z">
        <w:r w:rsidR="008A0C31">
          <w:rPr>
            <w:rFonts w:ascii="Arial" w:hAnsi="Arial" w:cs="Arial"/>
            <w:color w:val="000000" w:themeColor="text1"/>
          </w:rPr>
          <w:t xml:space="preserve"> с выводом ремонтного простоя</w:t>
        </w:r>
      </w:ins>
      <w:ins w:id="4241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42" w:author="Попова Дарья" w:date="2021-03-18T19:40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. По умолчанию выводится для капитальных видов ремонта.</w:t>
        </w:r>
      </w:ins>
    </w:p>
    <w:p w14:paraId="7B0C4A5E" w14:textId="77777777" w:rsidR="00535C77" w:rsidRPr="00535C77" w:rsidRDefault="00535C77">
      <w:pPr>
        <w:spacing w:after="240" w:line="276" w:lineRule="auto"/>
        <w:ind w:firstLine="567"/>
        <w:rPr>
          <w:ins w:id="4243" w:author="Попова Дарья" w:date="2021-03-18T19:39:00Z"/>
          <w:rFonts w:ascii="Arial" w:hAnsi="Arial" w:cs="Arial"/>
          <w:color w:val="000000" w:themeColor="text1"/>
          <w:rPrChange w:id="4244" w:author="Попова Дарья" w:date="2021-03-18T19:41:00Z">
            <w:rPr>
              <w:ins w:id="4245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46" w:author="Попова Дарья" w:date="2021-03-18T19:41:00Z">
          <w:pPr>
            <w:spacing w:after="240" w:line="276" w:lineRule="auto"/>
            <w:ind w:firstLine="567"/>
            <w:jc w:val="left"/>
          </w:pPr>
        </w:pPrChange>
      </w:pPr>
      <w:ins w:id="4247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48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- Форма среднесрочного бюджета ППА – рассчитанная плановая стоимость на три года в разбивке по СПП-элементам (лимиты ТОРО, ОВП) с возможностью ручного ввода бюджета.</w:t>
        </w:r>
      </w:ins>
    </w:p>
    <w:p w14:paraId="218E0072" w14:textId="77777777" w:rsidR="00535C77" w:rsidRPr="00535C77" w:rsidRDefault="00535C77">
      <w:pPr>
        <w:spacing w:after="240" w:line="276" w:lineRule="auto"/>
        <w:ind w:firstLine="567"/>
        <w:rPr>
          <w:ins w:id="4249" w:author="Попова Дарья" w:date="2021-03-18T19:39:00Z"/>
          <w:rFonts w:ascii="Arial" w:hAnsi="Arial" w:cs="Arial"/>
          <w:color w:val="000000" w:themeColor="text1"/>
          <w:rPrChange w:id="4250" w:author="Попова Дарья" w:date="2021-03-18T19:41:00Z">
            <w:rPr>
              <w:ins w:id="4251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52" w:author="Попова Дарья" w:date="2021-03-18T19:41:00Z">
          <w:pPr>
            <w:spacing w:after="240" w:line="276" w:lineRule="auto"/>
            <w:ind w:firstLine="567"/>
            <w:jc w:val="left"/>
          </w:pPr>
        </w:pPrChange>
      </w:pPr>
      <w:ins w:id="4253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54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- Форма среднесрочного бюджета по АТЗ – рассчитанная плановая стоимость на три года в разбивке по СПП-элементам (АТЗ) с возможностью ручного ввода бюджета.</w:t>
        </w:r>
      </w:ins>
    </w:p>
    <w:p w14:paraId="5FB3D879" w14:textId="77777777" w:rsidR="00535C77" w:rsidRPr="00535C77" w:rsidRDefault="00535C77">
      <w:pPr>
        <w:spacing w:after="240" w:line="276" w:lineRule="auto"/>
        <w:ind w:firstLine="567"/>
        <w:rPr>
          <w:ins w:id="4255" w:author="Попова Дарья" w:date="2021-03-18T19:39:00Z"/>
          <w:rFonts w:ascii="Arial" w:hAnsi="Arial" w:cs="Arial"/>
          <w:color w:val="000000" w:themeColor="text1"/>
          <w:rPrChange w:id="4256" w:author="Попова Дарья" w:date="2021-03-18T19:41:00Z">
            <w:rPr>
              <w:ins w:id="4257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58" w:author="Попова Дарья" w:date="2021-03-18T19:41:00Z">
          <w:pPr>
            <w:spacing w:after="240" w:line="276" w:lineRule="auto"/>
            <w:ind w:firstLine="567"/>
            <w:jc w:val="left"/>
          </w:pPr>
        </w:pPrChange>
      </w:pPr>
      <w:ins w:id="4259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60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 xml:space="preserve">- Детальная информация по ЕО – массив данных в разрезе единиц оборудования, СПП-элементов, заказов (для первого года планирования), планов ППР (для второго и третьего года планирования) и стоимости с разбивкой по месяцам. </w:t>
        </w:r>
      </w:ins>
    </w:p>
    <w:p w14:paraId="1184899A" w14:textId="22093F06" w:rsidR="00535C77" w:rsidRPr="00535C77" w:rsidRDefault="00535C77">
      <w:pPr>
        <w:spacing w:after="240" w:line="276" w:lineRule="auto"/>
        <w:ind w:firstLine="567"/>
        <w:rPr>
          <w:ins w:id="4261" w:author="Попова Дарья" w:date="2021-03-18T19:39:00Z"/>
          <w:rFonts w:ascii="Arial" w:hAnsi="Arial" w:cs="Arial"/>
          <w:color w:val="000000" w:themeColor="text1"/>
          <w:rPrChange w:id="4262" w:author="Попова Дарья" w:date="2021-03-18T19:41:00Z">
            <w:rPr>
              <w:ins w:id="4263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64" w:author="Попова Дарья" w:date="2021-03-18T19:41:00Z">
          <w:pPr>
            <w:spacing w:after="240" w:line="276" w:lineRule="auto"/>
            <w:ind w:firstLine="567"/>
            <w:jc w:val="left"/>
          </w:pPr>
        </w:pPrChange>
      </w:pPr>
      <w:ins w:id="4265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66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- Стоимость единицы ремонта – массив данных в разрезе единиц оборудования, года планирования, видов воздействия, СПП-элементов. Для каждого набора данных выводится информация о методе определения стоимости единицы ремонта, количестве ремонтов, стоимость единицы ремонта и сумме затрат (произведении количества ремонтов на стоимость единицы ремонта). Если стоимость воздействия не рассчитана, то должен быть ручной ввод стоимости, которую использовать для оценки плановых затрат. Стоимость</w:t>
        </w:r>
      </w:ins>
      <w:ins w:id="4267" w:author="Попова Дарья" w:date="2021-03-18T19:51:00Z">
        <w:r w:rsidR="008A0C31">
          <w:rPr>
            <w:rFonts w:ascii="Arial" w:hAnsi="Arial" w:cs="Arial"/>
            <w:color w:val="000000" w:themeColor="text1"/>
          </w:rPr>
          <w:t>,</w:t>
        </w:r>
      </w:ins>
      <w:ins w:id="4268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69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 xml:space="preserve"> введенная вручную</w:t>
        </w:r>
      </w:ins>
      <w:ins w:id="4270" w:author="Попова Дарья" w:date="2021-03-18T19:51:00Z">
        <w:r w:rsidR="008A0C31">
          <w:rPr>
            <w:rFonts w:ascii="Arial" w:hAnsi="Arial" w:cs="Arial"/>
            <w:color w:val="000000" w:themeColor="text1"/>
          </w:rPr>
          <w:t>,</w:t>
        </w:r>
      </w:ins>
      <w:ins w:id="4271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72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 xml:space="preserve"> </w:t>
        </w:r>
      </w:ins>
      <w:ins w:id="4273" w:author="Попова Дарья" w:date="2021-03-18T19:50:00Z">
        <w:r w:rsidR="008A0C31">
          <w:rPr>
            <w:rFonts w:ascii="Arial" w:hAnsi="Arial" w:cs="Arial"/>
            <w:color w:val="000000" w:themeColor="text1"/>
          </w:rPr>
          <w:t>имеет наивысший приоритет при определении стоимости после стоимости по заказу</w:t>
        </w:r>
      </w:ins>
      <w:ins w:id="4274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75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 xml:space="preserve">. </w:t>
        </w:r>
      </w:ins>
    </w:p>
    <w:p w14:paraId="1B8F723B" w14:textId="57C39BD3" w:rsidR="00535C77" w:rsidRPr="00535C77" w:rsidRDefault="00535C77">
      <w:pPr>
        <w:spacing w:after="240" w:line="276" w:lineRule="auto"/>
        <w:ind w:firstLine="567"/>
        <w:rPr>
          <w:ins w:id="4276" w:author="Попова Дарья" w:date="2021-03-18T19:39:00Z"/>
          <w:rFonts w:ascii="Arial" w:hAnsi="Arial" w:cs="Arial"/>
          <w:color w:val="000000" w:themeColor="text1"/>
          <w:rPrChange w:id="4277" w:author="Попова Дарья" w:date="2021-03-18T19:41:00Z">
            <w:rPr>
              <w:ins w:id="4278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79" w:author="Попова Дарья" w:date="2021-03-18T19:41:00Z">
          <w:pPr>
            <w:spacing w:after="160" w:line="259" w:lineRule="auto"/>
            <w:jc w:val="left"/>
          </w:pPr>
        </w:pPrChange>
      </w:pPr>
      <w:bookmarkStart w:id="4280" w:name="_Hlk56457570"/>
      <w:ins w:id="4281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82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 xml:space="preserve">Поток бизнес-операций необходимо настроить в SAP </w:t>
        </w:r>
        <w:r w:rsidRPr="00535C77">
          <w:rPr>
            <w:rFonts w:ascii="Arial" w:hAnsi="Arial" w:cs="Arial"/>
            <w:color w:val="000000" w:themeColor="text1"/>
            <w:rPrChange w:id="4283" w:author="Попова Дарья" w:date="2021-03-18T19:41:00Z">
              <w:rPr>
                <w:rFonts w:ascii="Arial" w:hAnsi="Arial" w:cs="Arial"/>
                <w:color w:val="000000" w:themeColor="text1"/>
                <w:sz w:val="22"/>
                <w:lang w:val="en-US"/>
              </w:rPr>
            </w:rPrChange>
          </w:rPr>
          <w:t xml:space="preserve">BPC </w:t>
        </w:r>
        <w:proofErr w:type="spellStart"/>
        <w:r w:rsidRPr="00535C77">
          <w:rPr>
            <w:rFonts w:ascii="Arial" w:hAnsi="Arial" w:cs="Arial"/>
            <w:color w:val="000000" w:themeColor="text1"/>
            <w:rPrChange w:id="4284" w:author="Попова Дарья" w:date="2021-03-18T19:41:00Z">
              <w:rPr>
                <w:rFonts w:ascii="Arial" w:hAnsi="Arial" w:cs="Arial"/>
                <w:color w:val="000000" w:themeColor="text1"/>
                <w:sz w:val="22"/>
                <w:lang w:val="en-US"/>
              </w:rPr>
            </w:rPrChange>
          </w:rPr>
          <w:t>Embedded</w:t>
        </w:r>
        <w:proofErr w:type="spellEnd"/>
        <w:r w:rsidRPr="00535C77">
          <w:rPr>
            <w:rFonts w:ascii="Arial" w:hAnsi="Arial" w:cs="Arial"/>
            <w:color w:val="000000" w:themeColor="text1"/>
            <w:rPrChange w:id="4285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.</w:t>
        </w:r>
      </w:ins>
    </w:p>
    <w:p w14:paraId="691E0996" w14:textId="77777777" w:rsidR="00535C77" w:rsidRPr="00535C77" w:rsidRDefault="00535C77">
      <w:pPr>
        <w:spacing w:after="240" w:line="276" w:lineRule="auto"/>
        <w:ind w:firstLine="567"/>
        <w:rPr>
          <w:ins w:id="4286" w:author="Попова Дарья" w:date="2021-03-18T19:39:00Z"/>
          <w:rFonts w:ascii="Arial" w:hAnsi="Arial" w:cs="Arial"/>
          <w:color w:val="000000" w:themeColor="text1"/>
          <w:rPrChange w:id="4287" w:author="Попова Дарья" w:date="2021-03-18T19:41:00Z">
            <w:rPr>
              <w:ins w:id="4288" w:author="Попова Дарья" w:date="2021-03-18T19:39:00Z"/>
              <w:rFonts w:ascii="Arial" w:hAnsi="Arial" w:cs="Arial"/>
              <w:color w:val="000000" w:themeColor="text1"/>
              <w:sz w:val="22"/>
            </w:rPr>
          </w:rPrChange>
        </w:rPr>
        <w:pPrChange w:id="4289" w:author="Попова Дарья" w:date="2021-03-18T19:41:00Z">
          <w:pPr>
            <w:spacing w:after="160" w:line="259" w:lineRule="auto"/>
            <w:jc w:val="left"/>
          </w:pPr>
        </w:pPrChange>
      </w:pPr>
      <w:ins w:id="4290" w:author="Попова Дарья" w:date="2021-03-18T19:39:00Z">
        <w:r w:rsidRPr="00535C77">
          <w:rPr>
            <w:rFonts w:ascii="Arial" w:hAnsi="Arial" w:cs="Arial"/>
            <w:color w:val="000000" w:themeColor="text1"/>
            <w:rPrChange w:id="4291" w:author="Попова Дарья" w:date="2021-03-18T19:41:00Z">
              <w:rPr>
                <w:rFonts w:ascii="Arial" w:hAnsi="Arial" w:cs="Arial"/>
                <w:color w:val="000000" w:themeColor="text1"/>
                <w:sz w:val="22"/>
              </w:rPr>
            </w:rPrChange>
          </w:rPr>
          <w:t>Группы исполнителя/согласующего требуется определять автоматически при запуске потока бизнес-операций.</w:t>
        </w:r>
      </w:ins>
    </w:p>
    <w:p w14:paraId="26EB06A4" w14:textId="0EFED957" w:rsidR="00535C77" w:rsidRPr="008A0C31" w:rsidRDefault="008A0C31">
      <w:pPr>
        <w:pStyle w:val="a7"/>
        <w:keepNext/>
        <w:spacing w:after="240" w:afterAutospacing="0" w:line="276" w:lineRule="auto"/>
        <w:jc w:val="right"/>
        <w:rPr>
          <w:ins w:id="4292" w:author="Попова Дарья" w:date="2021-03-18T19:39:00Z"/>
          <w:rFonts w:ascii="Arial" w:hAnsi="Arial" w:cs="Arial"/>
          <w:b/>
          <w:sz w:val="22"/>
          <w:rPrChange w:id="4293" w:author="Попова Дарья" w:date="2021-03-18T19:52:00Z">
            <w:rPr>
              <w:ins w:id="4294" w:author="Попова Дарья" w:date="2021-03-18T19:39:00Z"/>
              <w:rFonts w:ascii="Arial" w:hAnsi="Arial" w:cs="Arial"/>
              <w:b/>
              <w:sz w:val="20"/>
              <w:szCs w:val="24"/>
              <w:lang w:eastAsia="ru-RU"/>
            </w:rPr>
          </w:rPrChange>
        </w:rPr>
        <w:pPrChange w:id="4295" w:author="Попова Дарья" w:date="2021-03-18T19:52:00Z">
          <w:pPr>
            <w:spacing w:before="100" w:beforeAutospacing="1" w:after="100" w:afterAutospacing="1"/>
          </w:pPr>
        </w:pPrChange>
      </w:pPr>
      <w:ins w:id="4296" w:author="Попова Дарья" w:date="2021-03-18T19:51:00Z">
        <w:r w:rsidRPr="00916FAB">
          <w:rPr>
            <w:rFonts w:ascii="Arial" w:hAnsi="Arial" w:cs="Arial"/>
            <w:b/>
            <w:sz w:val="22"/>
          </w:rPr>
          <w:t xml:space="preserve">Таблица </w:t>
        </w:r>
        <w:r w:rsidRPr="00916FAB">
          <w:rPr>
            <w:rFonts w:ascii="Arial" w:hAnsi="Arial" w:cs="Arial"/>
            <w:b/>
            <w:sz w:val="22"/>
          </w:rPr>
          <w:fldChar w:fldCharType="begin"/>
        </w:r>
        <w:r w:rsidRPr="00916FAB">
          <w:rPr>
            <w:rFonts w:ascii="Arial" w:hAnsi="Arial" w:cs="Arial"/>
            <w:b/>
            <w:sz w:val="22"/>
          </w:rPr>
          <w:instrText xml:space="preserve"> SEQ Таблица \* ARABIC </w:instrText>
        </w:r>
        <w:r w:rsidRPr="00916FAB">
          <w:rPr>
            <w:rFonts w:ascii="Arial" w:hAnsi="Arial" w:cs="Arial"/>
            <w:b/>
            <w:sz w:val="22"/>
          </w:rPr>
          <w:fldChar w:fldCharType="separate"/>
        </w:r>
      </w:ins>
      <w:ins w:id="4297" w:author="Попова Дарья Николаевна (Подрядчик. ООО БерингПойнт)" w:date="2021-04-05T15:21:00Z">
        <w:r w:rsidR="00311472">
          <w:rPr>
            <w:rFonts w:ascii="Arial" w:hAnsi="Arial" w:cs="Arial"/>
            <w:b/>
            <w:noProof/>
            <w:sz w:val="22"/>
          </w:rPr>
          <w:t>23</w:t>
        </w:r>
      </w:ins>
      <w:ins w:id="4298" w:author="Попова Дарья" w:date="2021-03-18T19:51:00Z">
        <w:r w:rsidRPr="00916FAB">
          <w:rPr>
            <w:rFonts w:ascii="Arial" w:hAnsi="Arial" w:cs="Arial"/>
            <w:b/>
            <w:sz w:val="22"/>
          </w:rPr>
          <w:fldChar w:fldCharType="end"/>
        </w:r>
        <w:r w:rsidRPr="00916FAB">
          <w:rPr>
            <w:rFonts w:ascii="Arial" w:hAnsi="Arial" w:cs="Arial"/>
            <w:b/>
            <w:sz w:val="22"/>
          </w:rPr>
          <w:t>.</w:t>
        </w:r>
      </w:ins>
      <w:ins w:id="4299" w:author="Попова Дарья" w:date="2021-03-18T19:39:00Z">
        <w:r w:rsidR="00535C77" w:rsidRPr="008A0C31">
          <w:rPr>
            <w:rFonts w:ascii="Arial" w:hAnsi="Arial" w:cs="Arial"/>
            <w:b/>
            <w:sz w:val="22"/>
            <w:rPrChange w:id="4300" w:author="Попова Дарья" w:date="2021-03-18T19:52:00Z">
              <w:rPr>
                <w:rFonts w:ascii="Arial" w:hAnsi="Arial" w:cs="Arial"/>
                <w:b/>
                <w:sz w:val="20"/>
              </w:rPr>
            </w:rPrChange>
          </w:rPr>
          <w:t xml:space="preserve"> Процесс согласования</w:t>
        </w:r>
        <w:r w:rsidRPr="009C2881">
          <w:rPr>
            <w:rFonts w:ascii="Arial" w:hAnsi="Arial" w:cs="Arial"/>
            <w:b/>
            <w:sz w:val="22"/>
          </w:rPr>
          <w:t xml:space="preserve"> среднесрочного плана и бюджета</w:t>
        </w:r>
      </w:ins>
    </w:p>
    <w:tbl>
      <w:tblPr>
        <w:tblStyle w:val="af6"/>
        <w:tblW w:w="9804" w:type="dxa"/>
        <w:tblLayout w:type="fixed"/>
        <w:tblLook w:val="04A0" w:firstRow="1" w:lastRow="0" w:firstColumn="1" w:lastColumn="0" w:noHBand="0" w:noVBand="1"/>
      </w:tblPr>
      <w:tblGrid>
        <w:gridCol w:w="445"/>
        <w:gridCol w:w="3378"/>
        <w:gridCol w:w="2693"/>
        <w:gridCol w:w="3288"/>
      </w:tblGrid>
      <w:tr w:rsidR="00535C77" w:rsidRPr="008A0C31" w14:paraId="6A5F9A4B" w14:textId="77777777" w:rsidTr="008A0C31">
        <w:trPr>
          <w:trHeight w:val="532"/>
          <w:ins w:id="4301" w:author="Попова Дарья" w:date="2021-03-18T19:39:00Z"/>
        </w:trPr>
        <w:tc>
          <w:tcPr>
            <w:tcW w:w="445" w:type="dxa"/>
            <w:shd w:val="clear" w:color="auto" w:fill="FFC000"/>
          </w:tcPr>
          <w:p w14:paraId="216A841E" w14:textId="77777777" w:rsidR="00535C77" w:rsidRPr="008A0C31" w:rsidRDefault="00535C77">
            <w:pPr>
              <w:jc w:val="center"/>
              <w:rPr>
                <w:ins w:id="4302" w:author="Попова Дарья" w:date="2021-03-18T19:39:00Z"/>
                <w:rFonts w:ascii="Arial" w:hAnsi="Arial" w:cs="Arial"/>
                <w:b/>
                <w:sz w:val="20"/>
                <w:rPrChange w:id="4303" w:author="Попова Дарья" w:date="2021-03-18T19:52:00Z">
                  <w:rPr>
                    <w:ins w:id="4304" w:author="Попова Дарья" w:date="2021-03-18T19:39:00Z"/>
                    <w:rFonts w:ascii="Arial" w:hAnsi="Arial" w:cs="Arial"/>
                    <w:b/>
                    <w:sz w:val="22"/>
                  </w:rPr>
                </w:rPrChange>
              </w:rPr>
              <w:pPrChange w:id="4305" w:author="Попова Дарья" w:date="2021-03-18T19:53:00Z">
                <w:pPr>
                  <w:spacing w:after="160" w:line="259" w:lineRule="auto"/>
                  <w:jc w:val="center"/>
                </w:pPr>
              </w:pPrChange>
            </w:pPr>
            <w:ins w:id="4306" w:author="Попова Дарья" w:date="2021-03-18T19:39:00Z">
              <w:r w:rsidRPr="008A0C31">
                <w:rPr>
                  <w:rFonts w:ascii="Arial" w:hAnsi="Arial" w:cs="Arial"/>
                  <w:b/>
                  <w:sz w:val="20"/>
                  <w:rPrChange w:id="4307" w:author="Попова Дарья" w:date="2021-03-18T19:52:00Z">
                    <w:rPr>
                      <w:rFonts w:ascii="Arial" w:hAnsi="Arial" w:cs="Arial"/>
                      <w:b/>
                      <w:sz w:val="22"/>
                    </w:rPr>
                  </w:rPrChange>
                </w:rPr>
                <w:t>№</w:t>
              </w:r>
            </w:ins>
          </w:p>
        </w:tc>
        <w:tc>
          <w:tcPr>
            <w:tcW w:w="3378" w:type="dxa"/>
            <w:shd w:val="clear" w:color="auto" w:fill="FFC000"/>
          </w:tcPr>
          <w:p w14:paraId="0E5B31C4" w14:textId="77777777" w:rsidR="00535C77" w:rsidRPr="008A0C31" w:rsidRDefault="00535C77">
            <w:pPr>
              <w:jc w:val="center"/>
              <w:rPr>
                <w:ins w:id="4308" w:author="Попова Дарья" w:date="2021-03-18T19:39:00Z"/>
                <w:rFonts w:ascii="Arial" w:hAnsi="Arial" w:cs="Arial"/>
                <w:b/>
                <w:sz w:val="20"/>
                <w:rPrChange w:id="4309" w:author="Попова Дарья" w:date="2021-03-18T19:52:00Z">
                  <w:rPr>
                    <w:ins w:id="4310" w:author="Попова Дарья" w:date="2021-03-18T19:39:00Z"/>
                    <w:rFonts w:ascii="Arial" w:hAnsi="Arial" w:cs="Arial"/>
                    <w:b/>
                    <w:sz w:val="22"/>
                  </w:rPr>
                </w:rPrChange>
              </w:rPr>
              <w:pPrChange w:id="4311" w:author="Попова Дарья" w:date="2021-03-18T19:53:00Z">
                <w:pPr>
                  <w:spacing w:after="160" w:line="259" w:lineRule="auto"/>
                  <w:jc w:val="center"/>
                </w:pPr>
              </w:pPrChange>
            </w:pPr>
            <w:ins w:id="4312" w:author="Попова Дарья" w:date="2021-03-18T19:39:00Z">
              <w:r w:rsidRPr="008A0C31">
                <w:rPr>
                  <w:rFonts w:ascii="Arial" w:hAnsi="Arial" w:cs="Arial"/>
                  <w:b/>
                  <w:sz w:val="20"/>
                  <w:rPrChange w:id="4313" w:author="Попова Дарья" w:date="2021-03-18T19:52:00Z">
                    <w:rPr>
                      <w:rFonts w:ascii="Arial" w:hAnsi="Arial" w:cs="Arial"/>
                      <w:b/>
                      <w:sz w:val="22"/>
                    </w:rPr>
                  </w:rPrChange>
                </w:rPr>
                <w:t>Шаг процесса</w:t>
              </w:r>
            </w:ins>
          </w:p>
        </w:tc>
        <w:tc>
          <w:tcPr>
            <w:tcW w:w="2693" w:type="dxa"/>
            <w:shd w:val="clear" w:color="auto" w:fill="FFC000"/>
          </w:tcPr>
          <w:p w14:paraId="5B90EEE3" w14:textId="77777777" w:rsidR="00535C77" w:rsidRPr="008A0C31" w:rsidRDefault="00535C77">
            <w:pPr>
              <w:jc w:val="center"/>
              <w:rPr>
                <w:ins w:id="4314" w:author="Попова Дарья" w:date="2021-03-18T19:39:00Z"/>
                <w:rFonts w:ascii="Arial" w:hAnsi="Arial" w:cs="Arial"/>
                <w:b/>
                <w:sz w:val="20"/>
                <w:rPrChange w:id="4315" w:author="Попова Дарья" w:date="2021-03-18T19:52:00Z">
                  <w:rPr>
                    <w:ins w:id="4316" w:author="Попова Дарья" w:date="2021-03-18T19:39:00Z"/>
                    <w:rFonts w:ascii="Arial" w:hAnsi="Arial" w:cs="Arial"/>
                    <w:b/>
                    <w:sz w:val="22"/>
                  </w:rPr>
                </w:rPrChange>
              </w:rPr>
              <w:pPrChange w:id="4317" w:author="Попова Дарья" w:date="2021-03-18T19:53:00Z">
                <w:pPr>
                  <w:spacing w:after="160" w:line="259" w:lineRule="auto"/>
                  <w:jc w:val="center"/>
                </w:pPr>
              </w:pPrChange>
            </w:pPr>
            <w:ins w:id="4318" w:author="Попова Дарья" w:date="2021-03-18T19:39:00Z">
              <w:r w:rsidRPr="008A0C31">
                <w:rPr>
                  <w:rFonts w:ascii="Arial" w:hAnsi="Arial" w:cs="Arial"/>
                  <w:b/>
                  <w:sz w:val="20"/>
                  <w:rPrChange w:id="4319" w:author="Попова Дарья" w:date="2021-03-18T19:52:00Z">
                    <w:rPr>
                      <w:rFonts w:ascii="Arial" w:hAnsi="Arial" w:cs="Arial"/>
                      <w:b/>
                      <w:sz w:val="22"/>
                    </w:rPr>
                  </w:rPrChange>
                </w:rPr>
                <w:t xml:space="preserve">Группа исполнителя </w:t>
              </w:r>
            </w:ins>
          </w:p>
        </w:tc>
        <w:tc>
          <w:tcPr>
            <w:tcW w:w="3288" w:type="dxa"/>
            <w:shd w:val="clear" w:color="auto" w:fill="FFC000"/>
          </w:tcPr>
          <w:p w14:paraId="62296DA1" w14:textId="77777777" w:rsidR="00535C77" w:rsidRPr="008A0C31" w:rsidRDefault="00535C77">
            <w:pPr>
              <w:jc w:val="center"/>
              <w:rPr>
                <w:ins w:id="4320" w:author="Попова Дарья" w:date="2021-03-18T19:39:00Z"/>
                <w:rFonts w:ascii="Arial" w:hAnsi="Arial" w:cs="Arial"/>
                <w:b/>
                <w:sz w:val="20"/>
                <w:rPrChange w:id="4321" w:author="Попова Дарья" w:date="2021-03-18T19:52:00Z">
                  <w:rPr>
                    <w:ins w:id="4322" w:author="Попова Дарья" w:date="2021-03-18T19:39:00Z"/>
                    <w:rFonts w:ascii="Arial" w:hAnsi="Arial" w:cs="Arial"/>
                    <w:b/>
                    <w:sz w:val="22"/>
                  </w:rPr>
                </w:rPrChange>
              </w:rPr>
              <w:pPrChange w:id="4323" w:author="Попова Дарья" w:date="2021-03-18T19:53:00Z">
                <w:pPr>
                  <w:spacing w:after="160" w:line="259" w:lineRule="auto"/>
                  <w:jc w:val="center"/>
                </w:pPr>
              </w:pPrChange>
            </w:pPr>
            <w:ins w:id="4324" w:author="Попова Дарья" w:date="2021-03-18T19:39:00Z">
              <w:r w:rsidRPr="008A0C31">
                <w:rPr>
                  <w:rFonts w:ascii="Arial" w:hAnsi="Arial" w:cs="Arial"/>
                  <w:b/>
                  <w:sz w:val="20"/>
                  <w:rPrChange w:id="4325" w:author="Попова Дарья" w:date="2021-03-18T19:52:00Z">
                    <w:rPr>
                      <w:rFonts w:ascii="Arial" w:hAnsi="Arial" w:cs="Arial"/>
                      <w:b/>
                      <w:sz w:val="22"/>
                    </w:rPr>
                  </w:rPrChange>
                </w:rPr>
                <w:t>Группа согласующих</w:t>
              </w:r>
            </w:ins>
          </w:p>
        </w:tc>
      </w:tr>
      <w:tr w:rsidR="00535C77" w:rsidRPr="008A0C31" w14:paraId="28D42BDA" w14:textId="77777777" w:rsidTr="008A0C31">
        <w:trPr>
          <w:trHeight w:val="587"/>
          <w:ins w:id="4326" w:author="Попова Дарья" w:date="2021-03-18T19:39:00Z"/>
        </w:trPr>
        <w:tc>
          <w:tcPr>
            <w:tcW w:w="445" w:type="dxa"/>
          </w:tcPr>
          <w:p w14:paraId="70AF2328" w14:textId="77777777" w:rsidR="00535C77" w:rsidRPr="008A0C31" w:rsidRDefault="00535C77">
            <w:pPr>
              <w:jc w:val="left"/>
              <w:rPr>
                <w:ins w:id="4327" w:author="Попова Дарья" w:date="2021-03-18T19:39:00Z"/>
                <w:rFonts w:ascii="Arial" w:hAnsi="Arial" w:cs="Arial"/>
                <w:sz w:val="20"/>
                <w:rPrChange w:id="4328" w:author="Попова Дарья" w:date="2021-03-18T19:52:00Z">
                  <w:rPr>
                    <w:ins w:id="4329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30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31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32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1</w:t>
              </w:r>
            </w:ins>
          </w:p>
        </w:tc>
        <w:tc>
          <w:tcPr>
            <w:tcW w:w="3378" w:type="dxa"/>
          </w:tcPr>
          <w:p w14:paraId="09E4B5AA" w14:textId="77777777" w:rsidR="00535C77" w:rsidRPr="008A0C31" w:rsidRDefault="00535C77">
            <w:pPr>
              <w:jc w:val="left"/>
              <w:rPr>
                <w:ins w:id="4333" w:author="Попова Дарья" w:date="2021-03-18T19:39:00Z"/>
                <w:rFonts w:ascii="Arial" w:hAnsi="Arial" w:cs="Arial"/>
                <w:sz w:val="20"/>
                <w:rPrChange w:id="4334" w:author="Попова Дарья" w:date="2021-03-18T19:52:00Z">
                  <w:rPr>
                    <w:ins w:id="4335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36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37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38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Формирование среднесрочного бюджета воздействий УО</w:t>
              </w:r>
            </w:ins>
          </w:p>
        </w:tc>
        <w:tc>
          <w:tcPr>
            <w:tcW w:w="2693" w:type="dxa"/>
          </w:tcPr>
          <w:p w14:paraId="2619DF40" w14:textId="77777777" w:rsidR="00535C77" w:rsidRPr="008A0C31" w:rsidRDefault="00535C77">
            <w:pPr>
              <w:jc w:val="left"/>
              <w:rPr>
                <w:ins w:id="4339" w:author="Попова Дарья" w:date="2021-03-18T19:39:00Z"/>
                <w:rFonts w:ascii="Arial" w:hAnsi="Arial" w:cs="Arial"/>
                <w:sz w:val="20"/>
                <w:rPrChange w:id="4340" w:author="Попова Дарья" w:date="2021-03-18T19:52:00Z">
                  <w:rPr>
                    <w:ins w:id="4341" w:author="Попова Дарья" w:date="2021-03-18T19:39:00Z"/>
                    <w:rFonts w:ascii="Courier New" w:hAnsi="Courier New" w:cs="Courier New"/>
                    <w:sz w:val="22"/>
                  </w:rPr>
                </w:rPrChange>
              </w:rPr>
              <w:pPrChange w:id="4342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43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44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 xml:space="preserve">Планировщик бюджета </w:t>
              </w:r>
            </w:ins>
          </w:p>
        </w:tc>
        <w:tc>
          <w:tcPr>
            <w:tcW w:w="3288" w:type="dxa"/>
          </w:tcPr>
          <w:p w14:paraId="49965F55" w14:textId="77777777" w:rsidR="00535C77" w:rsidRPr="008A0C31" w:rsidRDefault="00535C77">
            <w:pPr>
              <w:jc w:val="left"/>
              <w:rPr>
                <w:ins w:id="4345" w:author="Попова Дарья" w:date="2021-03-18T19:39:00Z"/>
                <w:rFonts w:ascii="Arial" w:hAnsi="Arial" w:cs="Arial"/>
                <w:sz w:val="20"/>
                <w:rPrChange w:id="4346" w:author="Попова Дарья" w:date="2021-03-18T19:52:00Z">
                  <w:rPr>
                    <w:ins w:id="4347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48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49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50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 xml:space="preserve">Глав. спец. </w:t>
              </w:r>
              <w:proofErr w:type="spellStart"/>
              <w:r w:rsidRPr="008A0C31">
                <w:rPr>
                  <w:rFonts w:ascii="Arial" w:hAnsi="Arial" w:cs="Arial"/>
                  <w:sz w:val="20"/>
                  <w:szCs w:val="22"/>
                  <w:rPrChange w:id="4351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ТОиР</w:t>
              </w:r>
              <w:proofErr w:type="spellEnd"/>
            </w:ins>
          </w:p>
        </w:tc>
      </w:tr>
      <w:tr w:rsidR="00535C77" w:rsidRPr="008A0C31" w14:paraId="7E9CA499" w14:textId="77777777" w:rsidTr="008A0C31">
        <w:trPr>
          <w:trHeight w:val="587"/>
          <w:ins w:id="4352" w:author="Попова Дарья" w:date="2021-03-18T19:39:00Z"/>
        </w:trPr>
        <w:tc>
          <w:tcPr>
            <w:tcW w:w="445" w:type="dxa"/>
          </w:tcPr>
          <w:p w14:paraId="6EA31A37" w14:textId="77777777" w:rsidR="00535C77" w:rsidRPr="008A0C31" w:rsidRDefault="00535C77">
            <w:pPr>
              <w:jc w:val="left"/>
              <w:rPr>
                <w:ins w:id="4353" w:author="Попова Дарья" w:date="2021-03-18T19:39:00Z"/>
                <w:rFonts w:ascii="Arial" w:hAnsi="Arial" w:cs="Arial"/>
                <w:sz w:val="20"/>
                <w:rPrChange w:id="4354" w:author="Попова Дарья" w:date="2021-03-18T19:52:00Z">
                  <w:rPr>
                    <w:ins w:id="4355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56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57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58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2</w:t>
              </w:r>
            </w:ins>
          </w:p>
        </w:tc>
        <w:tc>
          <w:tcPr>
            <w:tcW w:w="3378" w:type="dxa"/>
          </w:tcPr>
          <w:p w14:paraId="0231AFE3" w14:textId="77777777" w:rsidR="00535C77" w:rsidRPr="008A0C31" w:rsidRDefault="00535C77">
            <w:pPr>
              <w:jc w:val="left"/>
              <w:rPr>
                <w:ins w:id="4359" w:author="Попова Дарья" w:date="2021-03-18T19:39:00Z"/>
                <w:rFonts w:ascii="Arial" w:hAnsi="Arial" w:cs="Arial"/>
                <w:sz w:val="20"/>
                <w:rPrChange w:id="4360" w:author="Попова Дарья" w:date="2021-03-18T19:52:00Z">
                  <w:rPr>
                    <w:ins w:id="4361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62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63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64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Согласование ТК БЕ</w:t>
              </w:r>
            </w:ins>
          </w:p>
        </w:tc>
        <w:tc>
          <w:tcPr>
            <w:tcW w:w="2693" w:type="dxa"/>
          </w:tcPr>
          <w:p w14:paraId="47354D57" w14:textId="77777777" w:rsidR="00535C77" w:rsidRPr="008A0C31" w:rsidRDefault="00535C77">
            <w:pPr>
              <w:jc w:val="left"/>
              <w:rPr>
                <w:ins w:id="4365" w:author="Попова Дарья" w:date="2021-03-18T19:39:00Z"/>
                <w:rFonts w:ascii="Arial" w:hAnsi="Arial" w:cs="Arial"/>
                <w:sz w:val="20"/>
                <w:rPrChange w:id="4366" w:author="Попова Дарья" w:date="2021-03-18T19:52:00Z">
                  <w:rPr>
                    <w:ins w:id="4367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68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69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70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 xml:space="preserve">ТК - согласующий </w:t>
              </w:r>
            </w:ins>
          </w:p>
        </w:tc>
        <w:tc>
          <w:tcPr>
            <w:tcW w:w="3288" w:type="dxa"/>
          </w:tcPr>
          <w:p w14:paraId="62E4CD16" w14:textId="77777777" w:rsidR="00535C77" w:rsidRPr="008A0C31" w:rsidRDefault="00535C77">
            <w:pPr>
              <w:jc w:val="center"/>
              <w:rPr>
                <w:ins w:id="4371" w:author="Попова Дарья" w:date="2021-03-18T19:39:00Z"/>
                <w:rFonts w:ascii="Arial" w:hAnsi="Arial" w:cs="Arial"/>
                <w:sz w:val="20"/>
                <w:rPrChange w:id="4372" w:author="Попова Дарья" w:date="2021-03-18T19:52:00Z">
                  <w:rPr>
                    <w:ins w:id="4373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74" w:author="Попова Дарья" w:date="2021-03-18T19:53:00Z">
                <w:pPr>
                  <w:spacing w:after="200" w:line="360" w:lineRule="auto"/>
                  <w:jc w:val="center"/>
                </w:pPr>
              </w:pPrChange>
            </w:pPr>
            <w:ins w:id="4375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76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---</w:t>
              </w:r>
            </w:ins>
          </w:p>
        </w:tc>
      </w:tr>
      <w:tr w:rsidR="00535C77" w:rsidRPr="008A0C31" w14:paraId="6CD3DC31" w14:textId="77777777" w:rsidTr="008A0C31">
        <w:trPr>
          <w:trHeight w:val="587"/>
          <w:ins w:id="4377" w:author="Попова Дарья" w:date="2021-03-18T19:39:00Z"/>
        </w:trPr>
        <w:tc>
          <w:tcPr>
            <w:tcW w:w="445" w:type="dxa"/>
          </w:tcPr>
          <w:p w14:paraId="5A637917" w14:textId="77777777" w:rsidR="00535C77" w:rsidRPr="008A0C31" w:rsidRDefault="00535C77">
            <w:pPr>
              <w:jc w:val="left"/>
              <w:rPr>
                <w:ins w:id="4378" w:author="Попова Дарья" w:date="2021-03-18T19:39:00Z"/>
                <w:rFonts w:ascii="Arial" w:hAnsi="Arial" w:cs="Arial"/>
                <w:sz w:val="20"/>
                <w:rPrChange w:id="4379" w:author="Попова Дарья" w:date="2021-03-18T19:52:00Z">
                  <w:rPr>
                    <w:ins w:id="4380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81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82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83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3</w:t>
              </w:r>
            </w:ins>
          </w:p>
        </w:tc>
        <w:tc>
          <w:tcPr>
            <w:tcW w:w="3378" w:type="dxa"/>
          </w:tcPr>
          <w:p w14:paraId="35295CC5" w14:textId="77777777" w:rsidR="00535C77" w:rsidRPr="008A0C31" w:rsidRDefault="00535C77">
            <w:pPr>
              <w:jc w:val="left"/>
              <w:rPr>
                <w:ins w:id="4384" w:author="Попова Дарья" w:date="2021-03-18T19:39:00Z"/>
                <w:rFonts w:ascii="Arial" w:hAnsi="Arial" w:cs="Arial"/>
                <w:sz w:val="20"/>
                <w:rPrChange w:id="4385" w:author="Попова Дарья" w:date="2021-03-18T19:52:00Z">
                  <w:rPr>
                    <w:ins w:id="4386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87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88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89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Анализ среднесрочного бюджета воздействий УК</w:t>
              </w:r>
            </w:ins>
          </w:p>
        </w:tc>
        <w:tc>
          <w:tcPr>
            <w:tcW w:w="2693" w:type="dxa"/>
          </w:tcPr>
          <w:p w14:paraId="0ED8BD3F" w14:textId="77777777" w:rsidR="00535C77" w:rsidRPr="008A0C31" w:rsidRDefault="00535C77">
            <w:pPr>
              <w:jc w:val="left"/>
              <w:rPr>
                <w:ins w:id="4390" w:author="Попова Дарья" w:date="2021-03-18T19:39:00Z"/>
                <w:rFonts w:ascii="Arial" w:hAnsi="Arial" w:cs="Arial"/>
                <w:sz w:val="20"/>
                <w:rPrChange w:id="4391" w:author="Попова Дарья" w:date="2021-03-18T19:52:00Z">
                  <w:rPr>
                    <w:ins w:id="4392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393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394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395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 xml:space="preserve">УК - Глав. спец. </w:t>
              </w:r>
              <w:proofErr w:type="spellStart"/>
              <w:r w:rsidRPr="008A0C31">
                <w:rPr>
                  <w:rFonts w:ascii="Arial" w:hAnsi="Arial" w:cs="Arial"/>
                  <w:sz w:val="20"/>
                  <w:szCs w:val="22"/>
                  <w:rPrChange w:id="4396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ТОиР</w:t>
              </w:r>
              <w:proofErr w:type="spellEnd"/>
              <w:r w:rsidRPr="008A0C31">
                <w:rPr>
                  <w:rFonts w:ascii="Arial" w:hAnsi="Arial" w:cs="Arial"/>
                  <w:sz w:val="20"/>
                  <w:szCs w:val="22"/>
                  <w:rPrChange w:id="4397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 xml:space="preserve"> </w:t>
              </w:r>
            </w:ins>
          </w:p>
        </w:tc>
        <w:tc>
          <w:tcPr>
            <w:tcW w:w="3288" w:type="dxa"/>
          </w:tcPr>
          <w:p w14:paraId="2BE0DEE6" w14:textId="77777777" w:rsidR="00535C77" w:rsidRPr="008A0C31" w:rsidRDefault="00535C77">
            <w:pPr>
              <w:jc w:val="center"/>
              <w:rPr>
                <w:ins w:id="4398" w:author="Попова Дарья" w:date="2021-03-18T19:39:00Z"/>
                <w:rFonts w:ascii="Arial" w:hAnsi="Arial" w:cs="Arial"/>
                <w:sz w:val="20"/>
                <w:rPrChange w:id="4399" w:author="Попова Дарья" w:date="2021-03-18T19:52:00Z">
                  <w:rPr>
                    <w:ins w:id="4400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01" w:author="Попова Дарья" w:date="2021-03-18T19:53:00Z">
                <w:pPr>
                  <w:spacing w:after="200" w:line="360" w:lineRule="auto"/>
                  <w:jc w:val="center"/>
                </w:pPr>
              </w:pPrChange>
            </w:pPr>
            <w:ins w:id="4402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03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---</w:t>
              </w:r>
            </w:ins>
          </w:p>
        </w:tc>
      </w:tr>
      <w:tr w:rsidR="00535C77" w:rsidRPr="008A0C31" w14:paraId="6D3D5A6A" w14:textId="77777777" w:rsidTr="008A0C31">
        <w:trPr>
          <w:trHeight w:val="587"/>
          <w:ins w:id="4404" w:author="Попова Дарья" w:date="2021-03-18T19:39:00Z"/>
        </w:trPr>
        <w:tc>
          <w:tcPr>
            <w:tcW w:w="445" w:type="dxa"/>
          </w:tcPr>
          <w:p w14:paraId="16B33E50" w14:textId="77777777" w:rsidR="00535C77" w:rsidRPr="008A0C31" w:rsidRDefault="00535C77">
            <w:pPr>
              <w:jc w:val="left"/>
              <w:rPr>
                <w:ins w:id="4405" w:author="Попова Дарья" w:date="2021-03-18T19:39:00Z"/>
                <w:rFonts w:ascii="Arial" w:hAnsi="Arial" w:cs="Arial"/>
                <w:sz w:val="20"/>
                <w:rPrChange w:id="4406" w:author="Попова Дарья" w:date="2021-03-18T19:52:00Z">
                  <w:rPr>
                    <w:ins w:id="4407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08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09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10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4</w:t>
              </w:r>
            </w:ins>
          </w:p>
        </w:tc>
        <w:tc>
          <w:tcPr>
            <w:tcW w:w="3378" w:type="dxa"/>
          </w:tcPr>
          <w:p w14:paraId="756A35F0" w14:textId="77777777" w:rsidR="00535C77" w:rsidRPr="008A0C31" w:rsidRDefault="00535C77">
            <w:pPr>
              <w:jc w:val="left"/>
              <w:rPr>
                <w:ins w:id="4411" w:author="Попова Дарья" w:date="2021-03-18T19:39:00Z"/>
                <w:rFonts w:ascii="Arial" w:hAnsi="Arial" w:cs="Arial"/>
                <w:sz w:val="20"/>
                <w:rPrChange w:id="4412" w:author="Попова Дарья" w:date="2021-03-18T19:52:00Z">
                  <w:rPr>
                    <w:ins w:id="4413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14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15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16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Согласование ТК УК</w:t>
              </w:r>
            </w:ins>
          </w:p>
        </w:tc>
        <w:tc>
          <w:tcPr>
            <w:tcW w:w="2693" w:type="dxa"/>
          </w:tcPr>
          <w:p w14:paraId="06A41ED8" w14:textId="77777777" w:rsidR="00535C77" w:rsidRPr="008A0C31" w:rsidRDefault="00535C77">
            <w:pPr>
              <w:jc w:val="left"/>
              <w:rPr>
                <w:ins w:id="4417" w:author="Попова Дарья" w:date="2021-03-18T19:39:00Z"/>
                <w:rFonts w:ascii="Arial" w:hAnsi="Arial" w:cs="Arial"/>
                <w:sz w:val="20"/>
                <w:rPrChange w:id="4418" w:author="Попова Дарья" w:date="2021-03-18T19:52:00Z">
                  <w:rPr>
                    <w:ins w:id="4419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20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21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22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УК - технический комитет (ТК)</w:t>
              </w:r>
            </w:ins>
          </w:p>
        </w:tc>
        <w:tc>
          <w:tcPr>
            <w:tcW w:w="3288" w:type="dxa"/>
          </w:tcPr>
          <w:p w14:paraId="613FF240" w14:textId="77777777" w:rsidR="00535C77" w:rsidRPr="008A0C31" w:rsidRDefault="00535C77">
            <w:pPr>
              <w:jc w:val="left"/>
              <w:rPr>
                <w:ins w:id="4423" w:author="Попова Дарья" w:date="2021-03-18T19:39:00Z"/>
                <w:rFonts w:ascii="Arial" w:hAnsi="Arial" w:cs="Arial"/>
                <w:sz w:val="20"/>
                <w:rPrChange w:id="4424" w:author="Попова Дарья" w:date="2021-03-18T19:52:00Z">
                  <w:rPr>
                    <w:ins w:id="4425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26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27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28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УК - согласующий ТК</w:t>
              </w:r>
            </w:ins>
          </w:p>
        </w:tc>
      </w:tr>
      <w:tr w:rsidR="00535C77" w:rsidRPr="008A0C31" w14:paraId="4664236B" w14:textId="77777777" w:rsidTr="008A0C31">
        <w:trPr>
          <w:trHeight w:val="587"/>
          <w:ins w:id="4429" w:author="Попова Дарья" w:date="2021-03-18T19:39:00Z"/>
        </w:trPr>
        <w:tc>
          <w:tcPr>
            <w:tcW w:w="445" w:type="dxa"/>
          </w:tcPr>
          <w:p w14:paraId="65C27430" w14:textId="77777777" w:rsidR="00535C77" w:rsidRPr="008A0C31" w:rsidRDefault="00535C77">
            <w:pPr>
              <w:jc w:val="left"/>
              <w:rPr>
                <w:ins w:id="4430" w:author="Попова Дарья" w:date="2021-03-18T19:39:00Z"/>
                <w:rFonts w:ascii="Arial" w:hAnsi="Arial" w:cs="Arial"/>
                <w:sz w:val="20"/>
                <w:rPrChange w:id="4431" w:author="Попова Дарья" w:date="2021-03-18T19:52:00Z">
                  <w:rPr>
                    <w:ins w:id="4432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33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34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35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5</w:t>
              </w:r>
            </w:ins>
          </w:p>
        </w:tc>
        <w:tc>
          <w:tcPr>
            <w:tcW w:w="3378" w:type="dxa"/>
          </w:tcPr>
          <w:p w14:paraId="6FF053FD" w14:textId="77777777" w:rsidR="00535C77" w:rsidRPr="008A0C31" w:rsidRDefault="00535C77">
            <w:pPr>
              <w:jc w:val="left"/>
              <w:rPr>
                <w:ins w:id="4436" w:author="Попова Дарья" w:date="2021-03-18T19:39:00Z"/>
                <w:rFonts w:ascii="Arial" w:hAnsi="Arial" w:cs="Arial"/>
                <w:sz w:val="20"/>
                <w:rPrChange w:id="4437" w:author="Попова Дарья" w:date="2021-03-18T19:52:00Z">
                  <w:rPr>
                    <w:ins w:id="4438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39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40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41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Доведение утверждённого среднесрочного бюджета воздействий до БЕ</w:t>
              </w:r>
            </w:ins>
          </w:p>
        </w:tc>
        <w:tc>
          <w:tcPr>
            <w:tcW w:w="2693" w:type="dxa"/>
          </w:tcPr>
          <w:p w14:paraId="71D30918" w14:textId="77777777" w:rsidR="00535C77" w:rsidRPr="008A0C31" w:rsidRDefault="00535C77">
            <w:pPr>
              <w:jc w:val="left"/>
              <w:rPr>
                <w:ins w:id="4442" w:author="Попова Дарья" w:date="2021-03-18T19:39:00Z"/>
                <w:rFonts w:ascii="Arial" w:hAnsi="Arial" w:cs="Arial"/>
                <w:sz w:val="20"/>
                <w:rPrChange w:id="4443" w:author="Попова Дарья" w:date="2021-03-18T19:52:00Z">
                  <w:rPr>
                    <w:ins w:id="4444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45" w:author="Попова Дарья" w:date="2021-03-18T19:53:00Z">
                <w:pPr>
                  <w:spacing w:after="200" w:line="360" w:lineRule="auto"/>
                  <w:jc w:val="left"/>
                </w:pPr>
              </w:pPrChange>
            </w:pPr>
            <w:ins w:id="4446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47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 xml:space="preserve">Планировщик бюджета ООО «УК Полюс» </w:t>
              </w:r>
            </w:ins>
          </w:p>
        </w:tc>
        <w:tc>
          <w:tcPr>
            <w:tcW w:w="3288" w:type="dxa"/>
          </w:tcPr>
          <w:p w14:paraId="4810C50B" w14:textId="77777777" w:rsidR="00535C77" w:rsidRPr="008A0C31" w:rsidRDefault="00535C77">
            <w:pPr>
              <w:jc w:val="center"/>
              <w:rPr>
                <w:ins w:id="4448" w:author="Попова Дарья" w:date="2021-03-18T19:39:00Z"/>
                <w:rFonts w:ascii="Arial" w:hAnsi="Arial" w:cs="Arial"/>
                <w:sz w:val="20"/>
                <w:rPrChange w:id="4449" w:author="Попова Дарья" w:date="2021-03-18T19:52:00Z">
                  <w:rPr>
                    <w:ins w:id="4450" w:author="Попова Дарья" w:date="2021-03-18T19:39:00Z"/>
                    <w:rFonts w:asciiTheme="minorHAnsi" w:hAnsiTheme="minorHAnsi"/>
                    <w:sz w:val="22"/>
                    <w:szCs w:val="24"/>
                  </w:rPr>
                </w:rPrChange>
              </w:rPr>
              <w:pPrChange w:id="4451" w:author="Попова Дарья" w:date="2021-03-18T19:53:00Z">
                <w:pPr>
                  <w:spacing w:after="200" w:line="360" w:lineRule="auto"/>
                  <w:jc w:val="center"/>
                </w:pPr>
              </w:pPrChange>
            </w:pPr>
            <w:ins w:id="4452" w:author="Попова Дарья" w:date="2021-03-18T19:39:00Z">
              <w:r w:rsidRPr="008A0C31">
                <w:rPr>
                  <w:rFonts w:ascii="Arial" w:hAnsi="Arial" w:cs="Arial"/>
                  <w:sz w:val="20"/>
                  <w:szCs w:val="22"/>
                  <w:rPrChange w:id="4453" w:author="Попова Дарья" w:date="2021-03-18T19:52:00Z">
                    <w:rPr>
                      <w:rFonts w:asciiTheme="minorHAnsi" w:hAnsiTheme="minorHAnsi"/>
                      <w:sz w:val="22"/>
                      <w:szCs w:val="24"/>
                    </w:rPr>
                  </w:rPrChange>
                </w:rPr>
                <w:t>---</w:t>
              </w:r>
            </w:ins>
          </w:p>
        </w:tc>
      </w:tr>
      <w:bookmarkEnd w:id="4280"/>
    </w:tbl>
    <w:p w14:paraId="0628962B" w14:textId="77777777" w:rsidR="00E83550" w:rsidRDefault="00E83550">
      <w:pPr>
        <w:spacing w:after="240" w:line="276" w:lineRule="auto"/>
        <w:ind w:firstLine="567"/>
        <w:rPr>
          <w:ins w:id="4454" w:author="Попова Дарья" w:date="2021-03-18T19:54:00Z"/>
          <w:rFonts w:ascii="Arial" w:hAnsi="Arial" w:cs="Arial"/>
          <w:color w:val="000000" w:themeColor="text1"/>
        </w:rPr>
      </w:pPr>
    </w:p>
    <w:p w14:paraId="7C8D52C8" w14:textId="3E3BE577" w:rsidR="00D03411" w:rsidRDefault="00D03411" w:rsidP="00D03411">
      <w:pPr>
        <w:pStyle w:val="3"/>
        <w:rPr>
          <w:ins w:id="4455" w:author="Попова Дарья" w:date="2021-03-18T19:54:00Z"/>
        </w:rPr>
      </w:pPr>
      <w:bookmarkStart w:id="4456" w:name="_Toc68528545"/>
      <w:ins w:id="4457" w:author="Попова Дарья" w:date="2021-03-18T19:54:00Z">
        <w:r>
          <w:lastRenderedPageBreak/>
          <w:t xml:space="preserve">Разработка MCB08-03 Реализация формата </w:t>
        </w:r>
      </w:ins>
      <w:ins w:id="4458" w:author="Попова Дарья" w:date="2021-03-18T19:55:00Z">
        <w:r>
          <w:t>долго</w:t>
        </w:r>
      </w:ins>
      <w:ins w:id="4459" w:author="Попова Дарья" w:date="2021-03-18T19:54:00Z">
        <w:r>
          <w:t>срочного</w:t>
        </w:r>
        <w:r w:rsidRPr="009A4652">
          <w:t xml:space="preserve"> </w:t>
        </w:r>
        <w:r>
          <w:t>плана и бюджета</w:t>
        </w:r>
        <w:r w:rsidRPr="009A4652">
          <w:t xml:space="preserve"> воздействий</w:t>
        </w:r>
        <w:r>
          <w:t xml:space="preserve"> на ПА</w:t>
        </w:r>
        <w:bookmarkEnd w:id="4456"/>
      </w:ins>
    </w:p>
    <w:p w14:paraId="54ADB37F" w14:textId="77777777" w:rsidR="00D03411" w:rsidRDefault="00D03411" w:rsidP="00D03411">
      <w:pPr>
        <w:spacing w:after="240" w:line="276" w:lineRule="auto"/>
        <w:ind w:firstLine="567"/>
        <w:rPr>
          <w:ins w:id="4460" w:author="Попова Дарья" w:date="2021-03-18T19:54:00Z"/>
          <w:rFonts w:ascii="Arial" w:hAnsi="Arial" w:cs="Arial"/>
          <w:color w:val="000000" w:themeColor="text1"/>
          <w:u w:val="single"/>
        </w:rPr>
      </w:pPr>
      <w:ins w:id="4461" w:author="Попова Дарья" w:date="2021-03-18T19:54:00Z">
        <w:r w:rsidRPr="009936BB">
          <w:rPr>
            <w:rFonts w:ascii="Arial" w:hAnsi="Arial" w:cs="Arial"/>
            <w:color w:val="000000" w:themeColor="text1"/>
            <w:u w:val="single"/>
          </w:rPr>
          <w:t>Предпосылки:</w:t>
        </w:r>
      </w:ins>
    </w:p>
    <w:p w14:paraId="7CC70CD2" w14:textId="77777777" w:rsidR="00D03411" w:rsidRDefault="00D0341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95004DA" w14:textId="5E64CB3D" w:rsidR="009A4652" w:rsidRDefault="009A4652">
      <w:pPr>
        <w:pStyle w:val="3"/>
      </w:pPr>
      <w:bookmarkStart w:id="4462" w:name="_Toc68528546"/>
      <w:r>
        <w:t xml:space="preserve">Разработка MCB11 Отражение </w:t>
      </w:r>
      <w:r w:rsidRPr="009A4652">
        <w:t>результатов корректировки лимитов в Бюджете в</w:t>
      </w:r>
      <w:r>
        <w:t>оздействий</w:t>
      </w:r>
      <w:bookmarkEnd w:id="4462"/>
    </w:p>
    <w:p w14:paraId="1D3029E9" w14:textId="3E23297D" w:rsidR="00D03411" w:rsidRPr="00AB41CE" w:rsidRDefault="00D03411">
      <w:pPr>
        <w:spacing w:after="240" w:line="276" w:lineRule="auto"/>
        <w:ind w:firstLine="567"/>
        <w:rPr>
          <w:ins w:id="4463" w:author="Попова Дарья" w:date="2021-03-18T19:53:00Z"/>
          <w:rFonts w:ascii="Arial" w:hAnsi="Arial" w:cs="Arial"/>
          <w:color w:val="000000" w:themeColor="text1"/>
          <w:rPrChange w:id="4464" w:author="NazarovaVA" w:date="2021-03-24T11:04:00Z">
            <w:rPr>
              <w:ins w:id="4465" w:author="Попова Дарья" w:date="2021-03-18T19:53:00Z"/>
              <w:rFonts w:ascii="Arial" w:hAnsi="Arial" w:cs="Arial"/>
              <w:color w:val="000000" w:themeColor="text1"/>
              <w:u w:val="single"/>
            </w:rPr>
          </w:rPrChange>
        </w:rPr>
      </w:pPr>
      <w:ins w:id="4466" w:author="Попова Дарья" w:date="2021-03-18T19:54:00Z">
        <w:r w:rsidRPr="00D03411">
          <w:rPr>
            <w:rFonts w:ascii="Arial" w:hAnsi="Arial" w:cs="Arial"/>
            <w:color w:val="000000" w:themeColor="text1"/>
            <w:rPrChange w:id="4467" w:author="Попова Дарья" w:date="2021-03-18T19:54:00Z">
              <w:rPr>
                <w:rFonts w:ascii="Arial" w:hAnsi="Arial" w:cs="Arial"/>
                <w:color w:val="000000" w:themeColor="text1"/>
                <w:u w:val="single"/>
              </w:rPr>
            </w:rPrChange>
          </w:rPr>
          <w:t>Реализовано</w:t>
        </w:r>
        <w:r>
          <w:rPr>
            <w:rFonts w:ascii="Arial" w:hAnsi="Arial" w:cs="Arial"/>
            <w:color w:val="000000" w:themeColor="text1"/>
          </w:rPr>
          <w:t xml:space="preserve"> в рамках разработки </w:t>
        </w:r>
        <w:r>
          <w:rPr>
            <w:rFonts w:ascii="Arial" w:hAnsi="Arial" w:cs="Arial"/>
            <w:color w:val="000000" w:themeColor="text1"/>
            <w:lang w:val="en-US"/>
          </w:rPr>
          <w:t>PM</w:t>
        </w:r>
        <w:r w:rsidRPr="00AB41CE">
          <w:rPr>
            <w:rFonts w:ascii="Arial" w:hAnsi="Arial" w:cs="Arial"/>
            <w:color w:val="000000" w:themeColor="text1"/>
            <w:rPrChange w:id="4468" w:author="NazarovaVA" w:date="2021-03-24T11:04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79.</w:t>
        </w:r>
      </w:ins>
    </w:p>
    <w:p w14:paraId="63E29DD9" w14:textId="6A3104FC" w:rsidR="00A0283F" w:rsidRPr="009936BB" w:rsidRDefault="00A0283F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9936BB">
        <w:rPr>
          <w:rFonts w:ascii="Arial" w:hAnsi="Arial" w:cs="Arial"/>
          <w:color w:val="000000" w:themeColor="text1"/>
          <w:u w:val="single"/>
        </w:rPr>
        <w:t>Предпосылки:</w:t>
      </w:r>
    </w:p>
    <w:p w14:paraId="3094ABE8" w14:textId="2114A0D0" w:rsidR="00AB5B56" w:rsidRDefault="00AB5B5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Необходимо реализовать механизм, который позволит отражать корректировки лимитов по СПП-элементам на аналитиках годового бюджета воздействий </w:t>
      </w:r>
      <w:r w:rsidR="001C05DD">
        <w:rPr>
          <w:rFonts w:ascii="Arial" w:hAnsi="Arial" w:cs="Arial"/>
          <w:color w:val="000000" w:themeColor="text1"/>
        </w:rPr>
        <w:t xml:space="preserve">на ПА. </w:t>
      </w:r>
    </w:p>
    <w:p w14:paraId="2D6781A1" w14:textId="26363043" w:rsidR="009A4652" w:rsidRPr="005E6A98" w:rsidRDefault="001C05D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процессе исполнения бюджета изменение лимита будет осуществляться путём переноса сумм с одного СПП-элемента на другой согласно маршруту корректировки. При этом в системе будет </w:t>
      </w:r>
      <w:r w:rsidR="005E6A98">
        <w:rPr>
          <w:rFonts w:ascii="Arial" w:hAnsi="Arial" w:cs="Arial"/>
          <w:color w:val="000000" w:themeColor="text1"/>
        </w:rPr>
        <w:t xml:space="preserve">записываться проводка с указанием суммы, СПП-элемента отправителя и СПП-элемента получателя. Данная операция будет выполняться в модуле </w:t>
      </w:r>
      <w:r w:rsidR="005E6A98">
        <w:rPr>
          <w:rFonts w:ascii="Arial" w:hAnsi="Arial" w:cs="Arial"/>
          <w:color w:val="000000" w:themeColor="text1"/>
          <w:lang w:val="en-US"/>
        </w:rPr>
        <w:t>PS</w:t>
      </w:r>
      <w:r w:rsidR="005E6A98" w:rsidRPr="009936BB">
        <w:rPr>
          <w:rFonts w:ascii="Arial" w:hAnsi="Arial" w:cs="Arial"/>
          <w:color w:val="000000" w:themeColor="text1"/>
        </w:rPr>
        <w:t xml:space="preserve"> </w:t>
      </w:r>
      <w:r w:rsidR="005E6A98">
        <w:rPr>
          <w:rFonts w:ascii="Arial" w:hAnsi="Arial" w:cs="Arial"/>
          <w:color w:val="000000" w:themeColor="text1"/>
        </w:rPr>
        <w:t xml:space="preserve">системы </w:t>
      </w:r>
      <w:r w:rsidR="005E6A98">
        <w:rPr>
          <w:rFonts w:ascii="Arial" w:hAnsi="Arial" w:cs="Arial"/>
          <w:color w:val="000000" w:themeColor="text1"/>
          <w:lang w:val="en-US"/>
        </w:rPr>
        <w:t>S</w:t>
      </w:r>
      <w:r w:rsidR="005E6A98" w:rsidRPr="009936BB">
        <w:rPr>
          <w:rFonts w:ascii="Arial" w:hAnsi="Arial" w:cs="Arial"/>
          <w:color w:val="000000" w:themeColor="text1"/>
        </w:rPr>
        <w:t>/4</w:t>
      </w:r>
      <w:r w:rsidR="005E6A98">
        <w:rPr>
          <w:rFonts w:ascii="Arial" w:hAnsi="Arial" w:cs="Arial"/>
          <w:color w:val="000000" w:themeColor="text1"/>
          <w:lang w:val="en-US"/>
        </w:rPr>
        <w:t>HANA</w:t>
      </w:r>
      <w:r w:rsidR="005E6A98" w:rsidRPr="009936BB">
        <w:rPr>
          <w:rFonts w:ascii="Arial" w:hAnsi="Arial" w:cs="Arial"/>
          <w:color w:val="000000" w:themeColor="text1"/>
        </w:rPr>
        <w:t xml:space="preserve">. </w:t>
      </w:r>
      <w:r w:rsidR="005E6A98">
        <w:rPr>
          <w:rFonts w:ascii="Arial" w:hAnsi="Arial" w:cs="Arial"/>
          <w:color w:val="000000" w:themeColor="text1"/>
        </w:rPr>
        <w:t xml:space="preserve">Чтобы иметь возможность сформировать актуальный скорректированный бюджет в модуле </w:t>
      </w:r>
      <w:r w:rsidR="005E6A98">
        <w:rPr>
          <w:rFonts w:ascii="Arial" w:hAnsi="Arial" w:cs="Arial"/>
          <w:color w:val="000000" w:themeColor="text1"/>
          <w:lang w:val="en-US"/>
        </w:rPr>
        <w:t>BPC</w:t>
      </w:r>
      <w:r w:rsidR="005E6A98" w:rsidRPr="009936BB">
        <w:rPr>
          <w:rFonts w:ascii="Arial" w:hAnsi="Arial" w:cs="Arial"/>
          <w:color w:val="000000" w:themeColor="text1"/>
        </w:rPr>
        <w:t xml:space="preserve"> </w:t>
      </w:r>
      <w:r w:rsidR="005E6A98">
        <w:rPr>
          <w:rFonts w:ascii="Arial" w:hAnsi="Arial" w:cs="Arial"/>
          <w:color w:val="000000" w:themeColor="text1"/>
        </w:rPr>
        <w:t xml:space="preserve">необходимо передать данные проводки с корректировками из модуля </w:t>
      </w:r>
      <w:r w:rsidR="005E6A98">
        <w:rPr>
          <w:rFonts w:ascii="Arial" w:hAnsi="Arial" w:cs="Arial"/>
          <w:color w:val="000000" w:themeColor="text1"/>
          <w:lang w:val="en-US"/>
        </w:rPr>
        <w:t>PS</w:t>
      </w:r>
      <w:r w:rsidR="005E6A98" w:rsidRPr="009936BB">
        <w:rPr>
          <w:rFonts w:ascii="Arial" w:hAnsi="Arial" w:cs="Arial"/>
          <w:color w:val="000000" w:themeColor="text1"/>
        </w:rPr>
        <w:t xml:space="preserve"> </w:t>
      </w:r>
      <w:r w:rsidR="005E6A98">
        <w:rPr>
          <w:rFonts w:ascii="Arial" w:hAnsi="Arial" w:cs="Arial"/>
          <w:color w:val="000000" w:themeColor="text1"/>
        </w:rPr>
        <w:t xml:space="preserve">в </w:t>
      </w:r>
      <w:r w:rsidR="005E6A98">
        <w:rPr>
          <w:rFonts w:ascii="Arial" w:hAnsi="Arial" w:cs="Arial"/>
          <w:color w:val="000000" w:themeColor="text1"/>
          <w:lang w:val="en-US"/>
        </w:rPr>
        <w:t>BPC</w:t>
      </w:r>
      <w:r w:rsidR="005E6A98" w:rsidRPr="009936BB">
        <w:rPr>
          <w:rFonts w:ascii="Arial" w:hAnsi="Arial" w:cs="Arial"/>
          <w:color w:val="000000" w:themeColor="text1"/>
        </w:rPr>
        <w:t>.</w:t>
      </w:r>
    </w:p>
    <w:p w14:paraId="2F178A03" w14:textId="77777777" w:rsidR="00A0283F" w:rsidRDefault="00A0283F" w:rsidP="00A0283F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Входные данные:</w:t>
      </w:r>
    </w:p>
    <w:p w14:paraId="17F50D9A" w14:textId="2DAE3EBD" w:rsidR="00A0283F" w:rsidRPr="005E6A98" w:rsidRDefault="005E6A9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Входными параметрами будут: СПП-элемент, балансовая единица, период, год.</w:t>
      </w:r>
    </w:p>
    <w:p w14:paraId="3B1B4A1A" w14:textId="77777777" w:rsidR="00A0283F" w:rsidRPr="00653541" w:rsidRDefault="00A0283F" w:rsidP="00A0283F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B04EF5">
        <w:rPr>
          <w:rFonts w:ascii="Arial" w:hAnsi="Arial" w:cs="Arial"/>
          <w:color w:val="000000" w:themeColor="text1"/>
          <w:u w:val="single"/>
        </w:rPr>
        <w:t>Основные функции разработки:</w:t>
      </w:r>
    </w:p>
    <w:p w14:paraId="38E10FAD" w14:textId="22D8417C" w:rsidR="00A0283F" w:rsidRPr="00E40456" w:rsidRDefault="005E6A9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Разработка </w:t>
      </w:r>
      <w:r w:rsidR="00E40456">
        <w:rPr>
          <w:rFonts w:ascii="Arial" w:hAnsi="Arial" w:cs="Arial"/>
          <w:color w:val="000000" w:themeColor="text1"/>
        </w:rPr>
        <w:t xml:space="preserve">будет выполняться раз в месяц по результатам закрытия периода в учёте. Запускаться разработка будет по запросу пользователя в роли Планировщика </w:t>
      </w:r>
      <w:r w:rsidR="00E40456" w:rsidRPr="00E40456">
        <w:rPr>
          <w:rFonts w:ascii="Arial" w:hAnsi="Arial" w:cs="Arial"/>
          <w:color w:val="000000" w:themeColor="text1"/>
        </w:rPr>
        <w:t>бюджета УА УК</w:t>
      </w:r>
      <w:r w:rsidR="00E40456">
        <w:rPr>
          <w:rFonts w:ascii="Arial" w:hAnsi="Arial" w:cs="Arial"/>
          <w:color w:val="000000" w:themeColor="text1"/>
        </w:rPr>
        <w:t xml:space="preserve">. </w:t>
      </w:r>
      <w:r w:rsidR="00E40456" w:rsidRPr="00E40456">
        <w:rPr>
          <w:rFonts w:ascii="Arial" w:hAnsi="Arial" w:cs="Arial"/>
          <w:color w:val="000000" w:themeColor="text1"/>
        </w:rPr>
        <w:t xml:space="preserve">Перенесённые данные корректировки </w:t>
      </w:r>
      <w:r w:rsidR="00E40456">
        <w:rPr>
          <w:rFonts w:ascii="Arial" w:hAnsi="Arial" w:cs="Arial"/>
          <w:color w:val="000000" w:themeColor="text1"/>
        </w:rPr>
        <w:t xml:space="preserve">будут </w:t>
      </w:r>
      <w:r w:rsidR="00E40456" w:rsidRPr="00E40456">
        <w:rPr>
          <w:rFonts w:ascii="Arial" w:hAnsi="Arial" w:cs="Arial"/>
          <w:color w:val="000000" w:themeColor="text1"/>
        </w:rPr>
        <w:t>отражаться на значении аналитики «Категория», соответствующем месяцу, за который выполнены данные корректировки.</w:t>
      </w:r>
      <w:r w:rsidR="00E40456">
        <w:rPr>
          <w:rFonts w:ascii="Arial" w:hAnsi="Arial" w:cs="Arial"/>
          <w:color w:val="000000" w:themeColor="text1"/>
        </w:rPr>
        <w:t xml:space="preserve"> Например, </w:t>
      </w:r>
      <w:r w:rsidR="00791857">
        <w:rPr>
          <w:rFonts w:ascii="Arial" w:hAnsi="Arial" w:cs="Arial"/>
          <w:color w:val="000000" w:themeColor="text1"/>
        </w:rPr>
        <w:t>выполненные</w:t>
      </w:r>
      <w:r w:rsidR="00E40456">
        <w:rPr>
          <w:rFonts w:ascii="Arial" w:hAnsi="Arial" w:cs="Arial"/>
          <w:color w:val="000000" w:themeColor="text1"/>
        </w:rPr>
        <w:t xml:space="preserve"> за январь корректировки по СПП-элементу будут записаны в </w:t>
      </w:r>
      <w:r w:rsidR="00E40456">
        <w:rPr>
          <w:rFonts w:ascii="Arial" w:hAnsi="Arial" w:cs="Arial"/>
          <w:color w:val="000000" w:themeColor="text1"/>
          <w:lang w:val="en-US"/>
        </w:rPr>
        <w:t>BPC</w:t>
      </w:r>
      <w:r w:rsidR="00E40456" w:rsidRPr="009936BB">
        <w:rPr>
          <w:rFonts w:ascii="Arial" w:hAnsi="Arial" w:cs="Arial"/>
          <w:color w:val="000000" w:themeColor="text1"/>
        </w:rPr>
        <w:t xml:space="preserve"> </w:t>
      </w:r>
      <w:r w:rsidR="00E40456">
        <w:rPr>
          <w:rFonts w:ascii="Arial" w:hAnsi="Arial" w:cs="Arial"/>
          <w:color w:val="000000" w:themeColor="text1"/>
        </w:rPr>
        <w:t>на значение аналитики «Категория» равному AD01 «</w:t>
      </w:r>
      <w:r w:rsidR="00E40456" w:rsidRPr="00E40456">
        <w:rPr>
          <w:rFonts w:ascii="Arial" w:hAnsi="Arial" w:cs="Arial"/>
          <w:color w:val="000000" w:themeColor="text1"/>
        </w:rPr>
        <w:t>Корректировка 1</w:t>
      </w:r>
      <w:r w:rsidR="00E40456">
        <w:rPr>
          <w:rFonts w:ascii="Arial" w:hAnsi="Arial" w:cs="Arial"/>
          <w:color w:val="000000" w:themeColor="text1"/>
        </w:rPr>
        <w:t xml:space="preserve">». Таким образом, если выполнить агрегацию по аналитике «Категория» </w:t>
      </w:r>
      <w:r w:rsidR="00791857">
        <w:rPr>
          <w:rFonts w:ascii="Arial" w:hAnsi="Arial" w:cs="Arial"/>
          <w:color w:val="000000" w:themeColor="text1"/>
        </w:rPr>
        <w:t>сумм, записанных в процессе планирования на значении BDG «</w:t>
      </w:r>
      <w:r w:rsidR="00791857" w:rsidRPr="00791857">
        <w:rPr>
          <w:rFonts w:ascii="Arial" w:hAnsi="Arial" w:cs="Arial"/>
          <w:color w:val="000000" w:themeColor="text1"/>
        </w:rPr>
        <w:t>Бюджет</w:t>
      </w:r>
      <w:r w:rsidR="00791857">
        <w:rPr>
          <w:rFonts w:ascii="Arial" w:hAnsi="Arial" w:cs="Arial"/>
          <w:color w:val="000000" w:themeColor="text1"/>
        </w:rPr>
        <w:t>», и сумм, записанных в процессе исполнения первого месяца на значении AD01 «</w:t>
      </w:r>
      <w:r w:rsidR="00791857" w:rsidRPr="00E40456">
        <w:rPr>
          <w:rFonts w:ascii="Arial" w:hAnsi="Arial" w:cs="Arial"/>
          <w:color w:val="000000" w:themeColor="text1"/>
        </w:rPr>
        <w:t>Корректировка 1</w:t>
      </w:r>
      <w:r w:rsidR="00791857">
        <w:rPr>
          <w:rFonts w:ascii="Arial" w:hAnsi="Arial" w:cs="Arial"/>
          <w:color w:val="000000" w:themeColor="text1"/>
        </w:rPr>
        <w:t>», то получим актуальное значение бюджета.</w:t>
      </w:r>
    </w:p>
    <w:p w14:paraId="2FF26690" w14:textId="77777777" w:rsidR="00A0283F" w:rsidRDefault="00A0283F" w:rsidP="00A0283F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Выходные результаты:</w:t>
      </w:r>
    </w:p>
    <w:p w14:paraId="0FDEC527" w14:textId="058F6BC5" w:rsidR="00A0283F" w:rsidRPr="00791857" w:rsidRDefault="00791857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 результате функционирования разработки в </w:t>
      </w:r>
      <w:r>
        <w:rPr>
          <w:rFonts w:ascii="Arial" w:hAnsi="Arial" w:cs="Arial"/>
          <w:color w:val="000000" w:themeColor="text1"/>
          <w:lang w:val="en-US"/>
        </w:rPr>
        <w:t>BPC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должны быть переданы и сохранены на соответствующих значениях аналитики «Категория» результаты ежемесячных корректировок лимитов в разрезе СПП-элементов, балансовых единиц.</w:t>
      </w:r>
    </w:p>
    <w:p w14:paraId="1D057502" w14:textId="756683F9" w:rsidR="009A4652" w:rsidRDefault="009A4652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39193601" w14:textId="41352A75" w:rsidR="009A4652" w:rsidRDefault="009A4652">
      <w:pPr>
        <w:pStyle w:val="3"/>
      </w:pPr>
      <w:bookmarkStart w:id="4469" w:name="_Toc68528547"/>
      <w:r>
        <w:t>Разработка MCB14 А</w:t>
      </w:r>
      <w:r w:rsidRPr="009A4652">
        <w:t>втоматическое формирование лимитов и изменение статуса Заказа ТОРО</w:t>
      </w:r>
      <w:bookmarkEnd w:id="4469"/>
    </w:p>
    <w:p w14:paraId="2F97D481" w14:textId="77777777" w:rsidR="00AB5B56" w:rsidRPr="00653541" w:rsidRDefault="00AB5B56" w:rsidP="00AB5B56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Предпосылки:</w:t>
      </w:r>
    </w:p>
    <w:p w14:paraId="29D4F15A" w14:textId="1B00250B" w:rsidR="009A4652" w:rsidRPr="006F01D1" w:rsidRDefault="0086353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Необ</w:t>
      </w:r>
      <w:r w:rsidR="006F01D1">
        <w:rPr>
          <w:rFonts w:ascii="Arial" w:hAnsi="Arial" w:cs="Arial"/>
          <w:color w:val="000000" w:themeColor="text1"/>
        </w:rPr>
        <w:t>ходимо реализовать ра</w:t>
      </w:r>
      <w:r>
        <w:rPr>
          <w:rFonts w:ascii="Arial" w:hAnsi="Arial" w:cs="Arial"/>
          <w:color w:val="000000" w:themeColor="text1"/>
        </w:rPr>
        <w:t xml:space="preserve">зработку, </w:t>
      </w:r>
      <w:r w:rsidR="006F01D1">
        <w:rPr>
          <w:rFonts w:ascii="Arial" w:hAnsi="Arial" w:cs="Arial"/>
          <w:color w:val="000000" w:themeColor="text1"/>
        </w:rPr>
        <w:t>позволяющую автоматически сформировать лимит</w:t>
      </w:r>
      <w:r w:rsidR="009A4652" w:rsidRPr="009A4652">
        <w:rPr>
          <w:rFonts w:ascii="Arial" w:hAnsi="Arial" w:cs="Arial"/>
          <w:color w:val="000000" w:themeColor="text1"/>
        </w:rPr>
        <w:t xml:space="preserve"> в разрезе СПП-элементов и изменение статуса Заказа ТОРО на основании утверждённого годового бюджета воздействий на производственные активы</w:t>
      </w:r>
      <w:r w:rsidR="009A4652">
        <w:rPr>
          <w:rFonts w:ascii="Arial" w:hAnsi="Arial" w:cs="Arial"/>
          <w:color w:val="000000" w:themeColor="text1"/>
        </w:rPr>
        <w:t>.</w:t>
      </w:r>
      <w:r w:rsidR="006F01D1">
        <w:rPr>
          <w:rFonts w:ascii="Arial" w:hAnsi="Arial" w:cs="Arial"/>
          <w:color w:val="000000" w:themeColor="text1"/>
        </w:rPr>
        <w:t xml:space="preserve"> Это необходимо, поскольку процесс бюджетирования выполняется в </w:t>
      </w:r>
      <w:r w:rsidR="006F01D1">
        <w:rPr>
          <w:rFonts w:ascii="Arial" w:hAnsi="Arial" w:cs="Arial"/>
          <w:color w:val="000000" w:themeColor="text1"/>
          <w:lang w:val="en-US"/>
        </w:rPr>
        <w:t>BPC</w:t>
      </w:r>
      <w:r w:rsidR="006F01D1" w:rsidRPr="009936BB">
        <w:rPr>
          <w:rFonts w:ascii="Arial" w:hAnsi="Arial" w:cs="Arial"/>
          <w:color w:val="000000" w:themeColor="text1"/>
        </w:rPr>
        <w:t xml:space="preserve">, а </w:t>
      </w:r>
      <w:r w:rsidR="006F01D1">
        <w:rPr>
          <w:rFonts w:ascii="Arial" w:hAnsi="Arial" w:cs="Arial"/>
          <w:color w:val="000000" w:themeColor="text1"/>
        </w:rPr>
        <w:t xml:space="preserve">исполнение и бюджетный контроль в </w:t>
      </w:r>
      <w:r w:rsidR="006F01D1">
        <w:rPr>
          <w:rFonts w:ascii="Arial" w:hAnsi="Arial" w:cs="Arial"/>
          <w:color w:val="000000" w:themeColor="text1"/>
          <w:lang w:val="en-US"/>
        </w:rPr>
        <w:t>PM</w:t>
      </w:r>
      <w:r w:rsidR="006F01D1" w:rsidRPr="009936BB">
        <w:rPr>
          <w:rFonts w:ascii="Arial" w:hAnsi="Arial" w:cs="Arial"/>
          <w:color w:val="000000" w:themeColor="text1"/>
        </w:rPr>
        <w:t xml:space="preserve"> </w:t>
      </w:r>
      <w:r w:rsidR="006F01D1">
        <w:rPr>
          <w:rFonts w:ascii="Arial" w:hAnsi="Arial" w:cs="Arial"/>
          <w:color w:val="000000" w:themeColor="text1"/>
        </w:rPr>
        <w:t xml:space="preserve">с использованием </w:t>
      </w:r>
      <w:r w:rsidR="006F01D1">
        <w:rPr>
          <w:rFonts w:ascii="Arial" w:hAnsi="Arial" w:cs="Arial"/>
          <w:color w:val="000000" w:themeColor="text1"/>
          <w:lang w:val="en-US"/>
        </w:rPr>
        <w:t>PS</w:t>
      </w:r>
      <w:r w:rsidR="006F01D1">
        <w:rPr>
          <w:rFonts w:ascii="Arial" w:hAnsi="Arial" w:cs="Arial"/>
          <w:color w:val="000000" w:themeColor="text1"/>
        </w:rPr>
        <w:t>.</w:t>
      </w:r>
    </w:p>
    <w:p w14:paraId="60092FDA" w14:textId="77777777" w:rsidR="00AB5B56" w:rsidRDefault="00AB5B56" w:rsidP="00AB5B56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Входные данные:</w:t>
      </w:r>
    </w:p>
    <w:p w14:paraId="5B7DB27C" w14:textId="2958B649" w:rsidR="00AB5B56" w:rsidRDefault="006F01D1" w:rsidP="00AB5B5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Входными данными будут: СПП-элемент и величина лимита.</w:t>
      </w:r>
    </w:p>
    <w:p w14:paraId="0035154B" w14:textId="77777777" w:rsidR="00AB5B56" w:rsidRPr="00653541" w:rsidRDefault="00AB5B56" w:rsidP="00AB5B56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B04EF5">
        <w:rPr>
          <w:rFonts w:ascii="Arial" w:hAnsi="Arial" w:cs="Arial"/>
          <w:color w:val="000000" w:themeColor="text1"/>
          <w:u w:val="single"/>
        </w:rPr>
        <w:t>Основные функции разработки:</w:t>
      </w:r>
    </w:p>
    <w:p w14:paraId="0F7E9459" w14:textId="7250C2CC" w:rsidR="00AB5B56" w:rsidRPr="006F01D1" w:rsidRDefault="006F01D1" w:rsidP="00AB5B56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Разработка будет выполняться в фоновом режиме и запускаться после утверждения бюджета затрат на ремонты на уровне </w:t>
      </w:r>
      <w:r w:rsidR="006717E0">
        <w:rPr>
          <w:rFonts w:ascii="Arial" w:hAnsi="Arial" w:cs="Arial"/>
          <w:color w:val="000000" w:themeColor="text1"/>
        </w:rPr>
        <w:t xml:space="preserve">бизнес-единицы (для формирования потребности в МТР с длительным сроком поставки), на уровне </w:t>
      </w:r>
      <w:r>
        <w:rPr>
          <w:rFonts w:ascii="Arial" w:hAnsi="Arial" w:cs="Arial"/>
          <w:color w:val="000000" w:themeColor="text1"/>
        </w:rPr>
        <w:t>управляющей компании</w:t>
      </w:r>
      <w:r w:rsidR="006717E0">
        <w:rPr>
          <w:rFonts w:ascii="Arial" w:hAnsi="Arial" w:cs="Arial"/>
          <w:color w:val="000000" w:themeColor="text1"/>
        </w:rPr>
        <w:t xml:space="preserve"> (для формирования потребности в остальным МТР)</w:t>
      </w:r>
      <w:r>
        <w:rPr>
          <w:rFonts w:ascii="Arial" w:hAnsi="Arial" w:cs="Arial"/>
          <w:color w:val="000000" w:themeColor="text1"/>
        </w:rPr>
        <w:t xml:space="preserve">. Суммы бюджетных лимитов в разрезе СПП-элементов будут перенесены из </w:t>
      </w:r>
      <w:r>
        <w:rPr>
          <w:rFonts w:ascii="Arial" w:hAnsi="Arial" w:cs="Arial"/>
          <w:color w:val="000000" w:themeColor="text1"/>
          <w:lang w:val="en-US"/>
        </w:rPr>
        <w:t>BPC</w:t>
      </w:r>
      <w:r w:rsidRPr="009936B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в модуль </w:t>
      </w:r>
      <w:r>
        <w:rPr>
          <w:rFonts w:ascii="Arial" w:hAnsi="Arial" w:cs="Arial"/>
          <w:color w:val="000000" w:themeColor="text1"/>
          <w:lang w:val="en-US"/>
        </w:rPr>
        <w:t>PS</w:t>
      </w:r>
      <w:r>
        <w:rPr>
          <w:rFonts w:ascii="Arial" w:hAnsi="Arial" w:cs="Arial"/>
          <w:color w:val="000000" w:themeColor="text1"/>
        </w:rPr>
        <w:t xml:space="preserve"> и сохранены на соответствующих СПП-элементах и деблокированы для контроля. При это, дополнительно должен быть установлен статус УТВП для Заказов ТОРО</w:t>
      </w:r>
      <w:r w:rsidR="006717E0">
        <w:rPr>
          <w:rFonts w:ascii="Arial" w:hAnsi="Arial" w:cs="Arial"/>
          <w:color w:val="000000" w:themeColor="text1"/>
        </w:rPr>
        <w:t xml:space="preserve"> и проектах</w:t>
      </w:r>
      <w:r>
        <w:rPr>
          <w:rFonts w:ascii="Arial" w:hAnsi="Arial" w:cs="Arial"/>
          <w:color w:val="000000" w:themeColor="text1"/>
        </w:rPr>
        <w:t xml:space="preserve">, которые сформировали данный бюджет. </w:t>
      </w:r>
    </w:p>
    <w:p w14:paraId="060DD35C" w14:textId="77777777" w:rsidR="00AB5B56" w:rsidRDefault="00AB5B56" w:rsidP="00AB5B56">
      <w:pPr>
        <w:spacing w:after="240" w:line="276" w:lineRule="auto"/>
        <w:ind w:firstLine="567"/>
        <w:rPr>
          <w:rFonts w:ascii="Arial" w:hAnsi="Arial" w:cs="Arial"/>
          <w:color w:val="000000" w:themeColor="text1"/>
          <w:u w:val="single"/>
        </w:rPr>
      </w:pPr>
      <w:r w:rsidRPr="00653541">
        <w:rPr>
          <w:rFonts w:ascii="Arial" w:hAnsi="Arial" w:cs="Arial"/>
          <w:color w:val="000000" w:themeColor="text1"/>
          <w:u w:val="single"/>
        </w:rPr>
        <w:t>Выходные результаты:</w:t>
      </w:r>
    </w:p>
    <w:p w14:paraId="6312B727" w14:textId="1F4DF563" w:rsidR="00AB5B56" w:rsidRDefault="006F01D1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В результате выполнения разработки бюджетный лимит дол</w:t>
      </w:r>
      <w:r w:rsidR="00757D4E">
        <w:rPr>
          <w:rFonts w:ascii="Arial" w:hAnsi="Arial" w:cs="Arial"/>
          <w:color w:val="000000" w:themeColor="text1"/>
        </w:rPr>
        <w:t xml:space="preserve">жен быть записан, а соответствующим </w:t>
      </w:r>
      <w:r w:rsidR="008E2993">
        <w:rPr>
          <w:rFonts w:ascii="Arial" w:hAnsi="Arial" w:cs="Arial"/>
          <w:color w:val="000000" w:themeColor="text1"/>
        </w:rPr>
        <w:t xml:space="preserve">СПП-элементам и </w:t>
      </w:r>
      <w:r w:rsidR="00757D4E">
        <w:rPr>
          <w:rFonts w:ascii="Arial" w:hAnsi="Arial" w:cs="Arial"/>
          <w:color w:val="000000" w:themeColor="text1"/>
        </w:rPr>
        <w:t>заказам ТОРО присвоен статус УТВП.</w:t>
      </w:r>
    </w:p>
    <w:p w14:paraId="5C57712F" w14:textId="219DFDC1" w:rsidR="009A4652" w:rsidRDefault="009A4652">
      <w:pPr>
        <w:spacing w:after="240" w:line="276" w:lineRule="auto"/>
        <w:ind w:firstLine="567"/>
        <w:rPr>
          <w:ins w:id="4470" w:author="Попова Дарья" w:date="2021-03-18T19:56:00Z"/>
          <w:rFonts w:ascii="Arial" w:hAnsi="Arial" w:cs="Arial"/>
          <w:color w:val="000000" w:themeColor="text1"/>
        </w:rPr>
      </w:pPr>
    </w:p>
    <w:p w14:paraId="47FB1DAE" w14:textId="3177DEBD" w:rsidR="00D03411" w:rsidRPr="00AB41CE" w:rsidRDefault="00D03411" w:rsidP="00D03411">
      <w:pPr>
        <w:pStyle w:val="3"/>
        <w:rPr>
          <w:ins w:id="4471" w:author="Попова Дарья" w:date="2021-03-18T19:56:00Z"/>
        </w:rPr>
      </w:pPr>
      <w:bookmarkStart w:id="4472" w:name="_Toc68528548"/>
      <w:ins w:id="4473" w:author="Попова Дарья" w:date="2021-03-18T19:56:00Z">
        <w:r>
          <w:t xml:space="preserve">Разработка </w:t>
        </w:r>
        <w:r>
          <w:rPr>
            <w:lang w:val="en-US"/>
          </w:rPr>
          <w:t>PM</w:t>
        </w:r>
        <w:r w:rsidRPr="00AB41CE">
          <w:rPr>
            <w:rPrChange w:id="4474" w:author="NazarovaVA" w:date="2021-03-24T11:04:00Z">
              <w:rPr>
                <w:lang w:val="en-US"/>
              </w:rPr>
            </w:rPrChange>
          </w:rPr>
          <w:t>203</w:t>
        </w:r>
        <w:r>
          <w:t xml:space="preserve"> </w:t>
        </w:r>
      </w:ins>
      <w:ins w:id="4475" w:author="Попова Дарья" w:date="2021-03-18T20:03:00Z">
        <w:r w:rsidR="003769D0" w:rsidRPr="00AB41CE">
          <w:rPr>
            <w:rPrChange w:id="4476" w:author="NazarovaVA" w:date="2021-03-24T11:04:00Z">
              <w:rPr>
                <w:sz w:val="32"/>
                <w:szCs w:val="32"/>
              </w:rPr>
            </w:rPrChange>
          </w:rPr>
          <w:t>Блокировка пл</w:t>
        </w:r>
        <w:r w:rsidR="003769D0" w:rsidRPr="00AB41CE">
          <w:rPr>
            <w:rPrChange w:id="4477" w:author="NazarovaVA" w:date="2021-03-24T11:04:00Z">
              <w:rPr>
                <w:lang w:val="en-US"/>
              </w:rPr>
            </w:rPrChange>
          </w:rPr>
          <w:t xml:space="preserve">ана ТОиР на время согласования </w:t>
        </w:r>
        <w:r w:rsidR="003769D0">
          <w:t>б</w:t>
        </w:r>
        <w:r w:rsidR="003769D0" w:rsidRPr="00AB41CE">
          <w:rPr>
            <w:rPrChange w:id="4478" w:author="NazarovaVA" w:date="2021-03-24T11:04:00Z">
              <w:rPr>
                <w:sz w:val="32"/>
                <w:szCs w:val="32"/>
              </w:rPr>
            </w:rPrChange>
          </w:rPr>
          <w:t>юджетов</w:t>
        </w:r>
      </w:ins>
      <w:bookmarkEnd w:id="4472"/>
    </w:p>
    <w:p w14:paraId="7D0F5481" w14:textId="77777777" w:rsidR="003769D0" w:rsidRPr="001C325C" w:rsidRDefault="003769D0" w:rsidP="003769D0">
      <w:pPr>
        <w:numPr>
          <w:ilvl w:val="0"/>
          <w:numId w:val="127"/>
        </w:numPr>
        <w:rPr>
          <w:ins w:id="4479" w:author="Попова Дарья" w:date="2021-03-18T20:04:00Z"/>
          <w:rFonts w:ascii="Arial" w:hAnsi="Arial" w:cs="Arial"/>
          <w:szCs w:val="20"/>
        </w:rPr>
      </w:pPr>
      <w:ins w:id="4480" w:author="Попова Дарья" w:date="2021-03-18T20:04:00Z">
        <w:r w:rsidRPr="001C325C">
          <w:rPr>
            <w:rFonts w:ascii="Arial" w:hAnsi="Arial" w:cs="Arial"/>
            <w:b/>
            <w:bCs/>
            <w:szCs w:val="20"/>
          </w:rPr>
          <w:t>Интерфейс блокировки</w:t>
        </w:r>
      </w:ins>
    </w:p>
    <w:p w14:paraId="5029E0A2" w14:textId="77777777" w:rsidR="003769D0" w:rsidRPr="001C325C" w:rsidRDefault="003769D0" w:rsidP="003769D0">
      <w:pPr>
        <w:numPr>
          <w:ilvl w:val="1"/>
          <w:numId w:val="127"/>
        </w:numPr>
        <w:rPr>
          <w:ins w:id="4481" w:author="Попова Дарья" w:date="2021-03-18T20:04:00Z"/>
          <w:rFonts w:ascii="Arial" w:hAnsi="Arial" w:cs="Arial"/>
          <w:szCs w:val="20"/>
        </w:rPr>
      </w:pPr>
      <w:ins w:id="4482" w:author="Попова Дарья" w:date="2021-03-18T20:04:00Z">
        <w:r w:rsidRPr="001C325C">
          <w:rPr>
            <w:rFonts w:ascii="Arial" w:hAnsi="Arial" w:cs="Arial"/>
            <w:szCs w:val="20"/>
          </w:rPr>
          <w:t xml:space="preserve">Транзакция </w:t>
        </w:r>
        <w:r w:rsidRPr="001C325C">
          <w:rPr>
            <w:rFonts w:ascii="Arial" w:hAnsi="Arial" w:cs="Arial"/>
            <w:szCs w:val="20"/>
            <w:lang w:val="en-US"/>
          </w:rPr>
          <w:t>ZPM</w:t>
        </w:r>
        <w:r w:rsidRPr="001C325C">
          <w:rPr>
            <w:rFonts w:ascii="Arial" w:hAnsi="Arial" w:cs="Arial"/>
            <w:szCs w:val="20"/>
          </w:rPr>
          <w:t>_</w:t>
        </w:r>
        <w:r w:rsidRPr="001C325C">
          <w:rPr>
            <w:rFonts w:ascii="Arial" w:hAnsi="Arial" w:cs="Arial"/>
            <w:szCs w:val="20"/>
            <w:lang w:val="en-US"/>
          </w:rPr>
          <w:t>PLAN</w:t>
        </w:r>
        <w:r w:rsidRPr="001C325C">
          <w:rPr>
            <w:rFonts w:ascii="Arial" w:hAnsi="Arial" w:cs="Arial"/>
            <w:szCs w:val="20"/>
          </w:rPr>
          <w:t>_</w:t>
        </w:r>
        <w:r w:rsidRPr="001C325C">
          <w:rPr>
            <w:rFonts w:ascii="Arial" w:hAnsi="Arial" w:cs="Arial"/>
            <w:szCs w:val="20"/>
            <w:lang w:val="en-US"/>
          </w:rPr>
          <w:t>BLOCK</w:t>
        </w:r>
        <w:r w:rsidRPr="001C325C">
          <w:rPr>
            <w:rFonts w:ascii="Arial" w:hAnsi="Arial" w:cs="Arial"/>
            <w:szCs w:val="20"/>
          </w:rPr>
          <w:t xml:space="preserve"> «Блокировка плана </w:t>
        </w:r>
        <w:proofErr w:type="spellStart"/>
        <w:r w:rsidRPr="001C325C">
          <w:rPr>
            <w:rFonts w:ascii="Arial" w:hAnsi="Arial" w:cs="Arial"/>
            <w:szCs w:val="20"/>
          </w:rPr>
          <w:t>ТОиР</w:t>
        </w:r>
        <w:proofErr w:type="spellEnd"/>
        <w:r w:rsidRPr="001C325C">
          <w:rPr>
            <w:rFonts w:ascii="Arial" w:hAnsi="Arial" w:cs="Arial"/>
            <w:szCs w:val="20"/>
          </w:rPr>
          <w:t xml:space="preserve"> на время согласования Бюджетов»</w:t>
        </w:r>
      </w:ins>
    </w:p>
    <w:p w14:paraId="719B85C8" w14:textId="77777777" w:rsidR="003769D0" w:rsidRPr="001C325C" w:rsidRDefault="003769D0" w:rsidP="003769D0">
      <w:pPr>
        <w:numPr>
          <w:ilvl w:val="1"/>
          <w:numId w:val="127"/>
        </w:numPr>
        <w:rPr>
          <w:ins w:id="4483" w:author="Попова Дарья" w:date="2021-03-18T20:04:00Z"/>
          <w:rFonts w:ascii="Arial" w:hAnsi="Arial" w:cs="Arial"/>
          <w:szCs w:val="20"/>
        </w:rPr>
      </w:pPr>
      <w:ins w:id="4484" w:author="Попова Дарья" w:date="2021-03-18T20:04:00Z">
        <w:r w:rsidRPr="001C325C">
          <w:rPr>
            <w:rFonts w:ascii="Arial" w:hAnsi="Arial" w:cs="Arial"/>
            <w:szCs w:val="20"/>
          </w:rPr>
          <w:t xml:space="preserve">Ввод параметров в диалоговом окне: </w:t>
        </w:r>
        <w:r w:rsidRPr="001C325C">
          <w:rPr>
            <w:rFonts w:ascii="Arial" w:hAnsi="Arial" w:cs="Arial"/>
            <w:b/>
            <w:bCs/>
            <w:szCs w:val="20"/>
          </w:rPr>
          <w:t>БЕ</w:t>
        </w:r>
        <w:r w:rsidRPr="001C325C">
          <w:rPr>
            <w:rFonts w:ascii="Arial" w:hAnsi="Arial" w:cs="Arial"/>
            <w:szCs w:val="20"/>
          </w:rPr>
          <w:t xml:space="preserve">, </w:t>
        </w:r>
        <w:r w:rsidRPr="001C325C">
          <w:rPr>
            <w:rFonts w:ascii="Arial" w:hAnsi="Arial" w:cs="Arial"/>
            <w:b/>
            <w:bCs/>
            <w:szCs w:val="20"/>
          </w:rPr>
          <w:t>Год</w:t>
        </w:r>
      </w:ins>
    </w:p>
    <w:p w14:paraId="76684F2D" w14:textId="77777777" w:rsidR="003769D0" w:rsidRDefault="003769D0" w:rsidP="003769D0">
      <w:pPr>
        <w:numPr>
          <w:ilvl w:val="1"/>
          <w:numId w:val="127"/>
        </w:numPr>
        <w:rPr>
          <w:ins w:id="4485" w:author="Попова Дарья" w:date="2021-03-18T20:04:00Z"/>
          <w:rFonts w:ascii="Arial" w:hAnsi="Arial" w:cs="Arial"/>
          <w:szCs w:val="20"/>
        </w:rPr>
      </w:pPr>
      <w:ins w:id="4486" w:author="Попова Дарья" w:date="2021-03-18T20:04:00Z">
        <w:r w:rsidRPr="001C325C">
          <w:rPr>
            <w:rFonts w:ascii="Arial" w:hAnsi="Arial" w:cs="Arial"/>
            <w:szCs w:val="20"/>
          </w:rPr>
          <w:t>Вывод отчета по блокировкам:</w:t>
        </w:r>
      </w:ins>
    </w:p>
    <w:tbl>
      <w:tblPr>
        <w:tblW w:w="1048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99"/>
        <w:gridCol w:w="567"/>
        <w:gridCol w:w="709"/>
        <w:gridCol w:w="1276"/>
        <w:gridCol w:w="425"/>
        <w:gridCol w:w="992"/>
        <w:gridCol w:w="851"/>
        <w:gridCol w:w="1134"/>
        <w:gridCol w:w="1134"/>
        <w:gridCol w:w="1134"/>
        <w:gridCol w:w="1559"/>
      </w:tblGrid>
      <w:tr w:rsidR="003769D0" w:rsidRPr="001C325C" w14:paraId="47FB2817" w14:textId="77777777" w:rsidTr="00611EA5">
        <w:trPr>
          <w:ins w:id="4487" w:author="Попова Дарья" w:date="2021-03-18T20:04:00Z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B26590" w14:textId="77777777" w:rsidR="003769D0" w:rsidRPr="001C325C" w:rsidRDefault="003769D0" w:rsidP="00611EA5">
            <w:pPr>
              <w:rPr>
                <w:ins w:id="4488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489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Год</w:t>
              </w:r>
            </w:ins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48EF14A9" w14:textId="77777777" w:rsidR="003769D0" w:rsidRPr="00E524F5" w:rsidRDefault="003769D0" w:rsidP="00611EA5">
            <w:pPr>
              <w:rPr>
                <w:ins w:id="4490" w:author="Попова Дарья" w:date="2021-03-18T20:04:00Z"/>
                <w:rFonts w:ascii="Arial" w:hAnsi="Arial" w:cs="Arial"/>
                <w:b/>
                <w:bCs/>
                <w:sz w:val="20"/>
                <w:szCs w:val="20"/>
              </w:rPr>
            </w:pPr>
            <w:ins w:id="4491" w:author="Попова Дарья" w:date="2021-03-18T20:04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БЕ</w:t>
              </w:r>
            </w:ins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16F87EF3" w14:textId="77777777" w:rsidR="003769D0" w:rsidRPr="00540B19" w:rsidRDefault="003769D0" w:rsidP="00611EA5">
            <w:pPr>
              <w:rPr>
                <w:ins w:id="4492" w:author="Попова Дарья" w:date="2021-03-18T20:04:00Z"/>
                <w:rFonts w:ascii="Arial" w:hAnsi="Arial" w:cs="Arial"/>
                <w:b/>
                <w:bCs/>
                <w:sz w:val="20"/>
                <w:szCs w:val="20"/>
              </w:rPr>
            </w:pPr>
            <w:ins w:id="4493" w:author="Попова Дарья" w:date="2021-03-18T20:04:00Z">
              <w:r w:rsidRPr="00540B19">
                <w:rPr>
                  <w:rFonts w:ascii="Arial" w:hAnsi="Arial" w:cs="Arial"/>
                  <w:b/>
                  <w:bCs/>
                  <w:sz w:val="20"/>
                  <w:szCs w:val="20"/>
                </w:rPr>
                <w:t>Завод</w:t>
              </w:r>
            </w:ins>
          </w:p>
          <w:p w14:paraId="562AE4CD" w14:textId="77777777" w:rsidR="003769D0" w:rsidRPr="001C325C" w:rsidRDefault="003769D0" w:rsidP="00611EA5">
            <w:pPr>
              <w:rPr>
                <w:ins w:id="4494" w:author="Попова Дарья" w:date="2021-03-18T20:04:00Z"/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872F9" w14:textId="77777777" w:rsidR="003769D0" w:rsidRPr="001C325C" w:rsidRDefault="003769D0" w:rsidP="00611EA5">
            <w:pPr>
              <w:rPr>
                <w:ins w:id="4495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496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Имя завода</w:t>
              </w:r>
            </w:ins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617FA6E0" w14:textId="77777777" w:rsidR="003769D0" w:rsidRPr="001C325C" w:rsidRDefault="003769D0" w:rsidP="00611EA5">
            <w:pPr>
              <w:rPr>
                <w:ins w:id="4497" w:author="Попова Дарья" w:date="2021-03-18T20:04:00Z"/>
                <w:rFonts w:ascii="Arial" w:hAnsi="Arial" w:cs="Arial"/>
                <w:b/>
                <w:bCs/>
                <w:sz w:val="20"/>
                <w:szCs w:val="20"/>
              </w:rPr>
            </w:pPr>
            <w:ins w:id="4498" w:author="Попова Дарья" w:date="2021-03-18T20:04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ГП</w:t>
              </w:r>
            </w:ins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7931D935" w14:textId="77777777" w:rsidR="003769D0" w:rsidRPr="001C325C" w:rsidRDefault="003769D0" w:rsidP="00611EA5">
            <w:pPr>
              <w:rPr>
                <w:ins w:id="4499" w:author="Попова Дарья" w:date="2021-03-18T20:04:00Z"/>
                <w:rFonts w:ascii="Arial" w:hAnsi="Arial" w:cs="Arial"/>
                <w:b/>
                <w:bCs/>
                <w:sz w:val="20"/>
                <w:szCs w:val="20"/>
              </w:rPr>
            </w:pPr>
            <w:ins w:id="4500" w:author="Попова Дарья" w:date="2021-03-18T20:04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Название ГП</w:t>
              </w:r>
            </w:ins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66AD6F" w14:textId="77777777" w:rsidR="003769D0" w:rsidRPr="001C325C" w:rsidRDefault="003769D0" w:rsidP="00611EA5">
            <w:pPr>
              <w:rPr>
                <w:ins w:id="4501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02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Год</w:t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183372" w14:textId="77777777" w:rsidR="003769D0" w:rsidRPr="001C325C" w:rsidRDefault="003769D0" w:rsidP="00611EA5">
            <w:pPr>
              <w:rPr>
                <w:ins w:id="4503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04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Блокировано (</w:t>
              </w:r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  <w:lang w:val="en-US"/>
                </w:rPr>
                <w:t>CAPEX</w:t>
              </w:r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)</w:t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7A7820" w14:textId="77777777" w:rsidR="003769D0" w:rsidRPr="001C325C" w:rsidRDefault="003769D0" w:rsidP="00611EA5">
            <w:pPr>
              <w:rPr>
                <w:ins w:id="4505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06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Блокировано (</w:t>
              </w:r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  <w:lang w:val="en-US"/>
                </w:rPr>
                <w:t>OPEX</w:t>
              </w:r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)</w:t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5F4A0C" w14:textId="77777777" w:rsidR="003769D0" w:rsidRPr="001C325C" w:rsidRDefault="003769D0" w:rsidP="00611EA5">
            <w:pPr>
              <w:rPr>
                <w:ins w:id="4507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08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Блокировал</w:t>
              </w:r>
            </w:ins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A8BA2D" w14:textId="77777777" w:rsidR="003769D0" w:rsidRPr="001C325C" w:rsidRDefault="003769D0" w:rsidP="00611EA5">
            <w:pPr>
              <w:rPr>
                <w:ins w:id="4509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10" w:author="Попова Дарья" w:date="2021-03-18T20:04:00Z">
              <w:r w:rsidRPr="001C325C">
                <w:rPr>
                  <w:rFonts w:ascii="Arial" w:hAnsi="Arial" w:cs="Arial"/>
                  <w:b/>
                  <w:bCs/>
                  <w:sz w:val="20"/>
                  <w:szCs w:val="20"/>
                </w:rPr>
                <w:t>Дата блокировки</w:t>
              </w:r>
            </w:ins>
          </w:p>
        </w:tc>
      </w:tr>
      <w:tr w:rsidR="003769D0" w:rsidRPr="001C325C" w14:paraId="61CC0ED1" w14:textId="77777777" w:rsidTr="00611EA5">
        <w:trPr>
          <w:trHeight w:val="18"/>
          <w:ins w:id="4511" w:author="Попова Дарья" w:date="2021-03-18T20:04:00Z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3DC8BC" w14:textId="77777777" w:rsidR="003769D0" w:rsidRPr="001C325C" w:rsidRDefault="003769D0" w:rsidP="00611EA5">
            <w:pPr>
              <w:contextualSpacing/>
              <w:rPr>
                <w:ins w:id="4512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13" w:author="Попова Дарья" w:date="2021-03-18T20:04:00Z">
              <w:r>
                <w:rPr>
                  <w:rFonts w:ascii="Arial" w:hAnsi="Arial" w:cs="Arial"/>
                  <w:sz w:val="20"/>
                  <w:szCs w:val="20"/>
                </w:rPr>
                <w:lastRenderedPageBreak/>
                <w:t>2020</w:t>
              </w:r>
            </w:ins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A87A0" w14:textId="77777777" w:rsidR="003769D0" w:rsidRPr="001C325C" w:rsidRDefault="003769D0" w:rsidP="00611EA5">
            <w:pPr>
              <w:contextualSpacing/>
              <w:rPr>
                <w:ins w:id="4514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15" w:author="Попова Дарья" w:date="2021-03-18T20:04:00Z">
              <w:r>
                <w:rPr>
                  <w:rFonts w:ascii="Arial" w:hAnsi="Arial" w:cs="Arial"/>
                  <w:sz w:val="20"/>
                  <w:szCs w:val="20"/>
                </w:rPr>
                <w:t>1100</w:t>
              </w:r>
            </w:ins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1C8DD" w14:textId="77777777" w:rsidR="003769D0" w:rsidRPr="001C325C" w:rsidRDefault="003769D0" w:rsidP="00611EA5">
            <w:pPr>
              <w:contextualSpacing/>
              <w:rPr>
                <w:ins w:id="4516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17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1100</w:t>
              </w:r>
            </w:ins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C3818E" w14:textId="77777777" w:rsidR="003769D0" w:rsidRPr="001C325C" w:rsidRDefault="003769D0" w:rsidP="00611EA5">
            <w:pPr>
              <w:contextualSpacing/>
              <w:rPr>
                <w:ins w:id="4518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19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 xml:space="preserve">МТР </w:t>
              </w:r>
              <w:proofErr w:type="spellStart"/>
              <w:r w:rsidRPr="001C325C">
                <w:rPr>
                  <w:rFonts w:ascii="Arial" w:hAnsi="Arial" w:cs="Arial"/>
                  <w:sz w:val="20"/>
                  <w:szCs w:val="20"/>
                </w:rPr>
                <w:t>Еруда</w:t>
              </w:r>
              <w:proofErr w:type="spellEnd"/>
              <w:r w:rsidRPr="001C325C">
                <w:rPr>
                  <w:rFonts w:ascii="Arial" w:hAnsi="Arial" w:cs="Arial"/>
                  <w:sz w:val="20"/>
                  <w:szCs w:val="20"/>
                </w:rPr>
                <w:t>\Благодатное</w:t>
              </w:r>
            </w:ins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DF20F" w14:textId="77777777" w:rsidR="003769D0" w:rsidRPr="001C325C" w:rsidRDefault="003769D0" w:rsidP="00611EA5">
            <w:pPr>
              <w:contextualSpacing/>
              <w:rPr>
                <w:ins w:id="4520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21" w:author="Попова Дарья" w:date="2021-03-18T20:04:00Z">
              <w:r>
                <w:rPr>
                  <w:rFonts w:ascii="Arial" w:hAnsi="Arial" w:cs="Arial"/>
                  <w:sz w:val="20"/>
                  <w:szCs w:val="20"/>
                </w:rPr>
                <w:t>100</w:t>
              </w:r>
            </w:ins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C229B" w14:textId="77777777" w:rsidR="003769D0" w:rsidRPr="001C325C" w:rsidRDefault="003769D0" w:rsidP="00611EA5">
            <w:pPr>
              <w:contextualSpacing/>
              <w:rPr>
                <w:ins w:id="4522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23" w:author="Попова Дарья" w:date="2021-03-18T20:04:00Z">
              <w:r w:rsidRPr="00E524F5">
                <w:rPr>
                  <w:rFonts w:ascii="Arial" w:hAnsi="Arial" w:cs="Arial"/>
                  <w:sz w:val="20"/>
                  <w:szCs w:val="20"/>
                </w:rPr>
                <w:t>Механика</w:t>
              </w:r>
            </w:ins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D8897F" w14:textId="77777777" w:rsidR="003769D0" w:rsidRPr="001C325C" w:rsidRDefault="003769D0" w:rsidP="00611EA5">
            <w:pPr>
              <w:contextualSpacing/>
              <w:rPr>
                <w:ins w:id="4524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25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2021</w:t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1FAA45" w14:textId="77777777" w:rsidR="003769D0" w:rsidRPr="001C325C" w:rsidRDefault="003769D0" w:rsidP="00611EA5">
            <w:pPr>
              <w:contextualSpacing/>
              <w:rPr>
                <w:ins w:id="4526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27" w:author="Попова Дарья" w:date="2021-03-18T20:04:00Z">
              <w:r w:rsidRPr="001C325C">
                <w:rPr>
                  <w:rFonts w:ascii="Arial" w:hAnsi="Arial" w:cs="Arial"/>
                  <w:noProof/>
                  <w:sz w:val="20"/>
                  <w:szCs w:val="20"/>
                  <w:lang w:eastAsia="ru-RU"/>
                </w:rPr>
                <w:drawing>
                  <wp:inline distT="0" distB="0" distL="0" distR="0" wp14:anchorId="584BFF92" wp14:editId="769856FB">
                    <wp:extent cx="161925" cy="180975"/>
                    <wp:effectExtent l="0" t="0" r="0" b="0"/>
                    <wp:docPr id="20" name="Рисунок 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Рисунок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925" cy="1809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D410CE" w14:textId="77777777" w:rsidR="003769D0" w:rsidRPr="001C325C" w:rsidRDefault="003769D0" w:rsidP="00611EA5">
            <w:pPr>
              <w:contextualSpacing/>
              <w:rPr>
                <w:ins w:id="4528" w:author="Попова Дарья" w:date="2021-03-18T20:04:00Z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956C80" w14:textId="77777777" w:rsidR="003769D0" w:rsidRPr="001C325C" w:rsidRDefault="003769D0" w:rsidP="00611EA5">
            <w:pPr>
              <w:contextualSpacing/>
              <w:rPr>
                <w:ins w:id="4529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30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  <w:lang w:val="en-US"/>
                </w:rPr>
                <w:t>ZAGLUBOTSKSN</w:t>
              </w:r>
            </w:ins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05726" w14:textId="77777777" w:rsidR="003769D0" w:rsidRPr="001C325C" w:rsidRDefault="003769D0" w:rsidP="00611EA5">
            <w:pPr>
              <w:contextualSpacing/>
              <w:rPr>
                <w:ins w:id="4531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32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09.07.2020</w:t>
              </w:r>
            </w:ins>
          </w:p>
        </w:tc>
      </w:tr>
      <w:tr w:rsidR="003769D0" w:rsidRPr="001C325C" w14:paraId="3E2DD157" w14:textId="77777777" w:rsidTr="00611EA5">
        <w:trPr>
          <w:trHeight w:val="18"/>
          <w:ins w:id="4533" w:author="Попова Дарья" w:date="2021-03-18T20:04:00Z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C6142BD" w14:textId="77777777" w:rsidR="003769D0" w:rsidRPr="001C325C" w:rsidRDefault="003769D0" w:rsidP="00611EA5">
            <w:pPr>
              <w:contextualSpacing/>
              <w:rPr>
                <w:ins w:id="4534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35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2021</w:t>
              </w:r>
            </w:ins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A2C31" w14:textId="77777777" w:rsidR="003769D0" w:rsidRPr="001C325C" w:rsidRDefault="003769D0" w:rsidP="00611EA5">
            <w:pPr>
              <w:contextualSpacing/>
              <w:rPr>
                <w:ins w:id="4536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37" w:author="Попова Дарья" w:date="2021-03-18T20:04:00Z">
              <w:r>
                <w:rPr>
                  <w:rFonts w:ascii="Arial" w:hAnsi="Arial" w:cs="Arial"/>
                  <w:sz w:val="20"/>
                  <w:szCs w:val="20"/>
                </w:rPr>
                <w:t>1100</w:t>
              </w:r>
            </w:ins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446B" w14:textId="77777777" w:rsidR="003769D0" w:rsidRPr="001C325C" w:rsidRDefault="003769D0" w:rsidP="00611EA5">
            <w:pPr>
              <w:contextualSpacing/>
              <w:rPr>
                <w:ins w:id="4538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39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1101</w:t>
              </w:r>
            </w:ins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E396EE" w14:textId="77777777" w:rsidR="003769D0" w:rsidRPr="001C325C" w:rsidRDefault="003769D0" w:rsidP="00611EA5">
            <w:pPr>
              <w:contextualSpacing/>
              <w:rPr>
                <w:ins w:id="4540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41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КБЕ ЗИФ-1</w:t>
              </w:r>
            </w:ins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23566" w14:textId="77777777" w:rsidR="003769D0" w:rsidRPr="001C325C" w:rsidRDefault="003769D0" w:rsidP="00611EA5">
            <w:pPr>
              <w:contextualSpacing/>
              <w:rPr>
                <w:ins w:id="4542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43" w:author="Попова Дарья" w:date="2021-03-18T20:04:00Z">
              <w:r>
                <w:rPr>
                  <w:rFonts w:ascii="Arial" w:hAnsi="Arial" w:cs="Arial"/>
                  <w:sz w:val="20"/>
                  <w:szCs w:val="20"/>
                </w:rPr>
                <w:t>100</w:t>
              </w:r>
            </w:ins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77D85" w14:textId="77777777" w:rsidR="003769D0" w:rsidRPr="001C325C" w:rsidRDefault="003769D0" w:rsidP="00611EA5">
            <w:pPr>
              <w:contextualSpacing/>
              <w:rPr>
                <w:ins w:id="4544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45" w:author="Попова Дарья" w:date="2021-03-18T20:04:00Z">
              <w:r w:rsidRPr="00E524F5">
                <w:rPr>
                  <w:rFonts w:ascii="Arial" w:hAnsi="Arial" w:cs="Arial"/>
                  <w:sz w:val="20"/>
                  <w:szCs w:val="20"/>
                </w:rPr>
                <w:t>Механика</w:t>
              </w:r>
            </w:ins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472DB5" w14:textId="77777777" w:rsidR="003769D0" w:rsidRPr="001C325C" w:rsidRDefault="003769D0" w:rsidP="00611EA5">
            <w:pPr>
              <w:contextualSpacing/>
              <w:rPr>
                <w:ins w:id="4546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47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2021</w:t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B16328" w14:textId="77777777" w:rsidR="003769D0" w:rsidRPr="001C325C" w:rsidRDefault="003769D0" w:rsidP="00611EA5">
            <w:pPr>
              <w:contextualSpacing/>
              <w:rPr>
                <w:ins w:id="4548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49" w:author="Попова Дарья" w:date="2021-03-18T20:04:00Z">
              <w:r w:rsidRPr="001C325C">
                <w:rPr>
                  <w:rFonts w:ascii="Arial" w:hAnsi="Arial" w:cs="Arial"/>
                  <w:noProof/>
                  <w:sz w:val="20"/>
                  <w:szCs w:val="20"/>
                  <w:lang w:eastAsia="ru-RU"/>
                </w:rPr>
                <w:drawing>
                  <wp:inline distT="0" distB="0" distL="0" distR="0" wp14:anchorId="4D4DDE4F" wp14:editId="3F5651BE">
                    <wp:extent cx="161925" cy="180975"/>
                    <wp:effectExtent l="0" t="0" r="0" b="0"/>
                    <wp:docPr id="21" name="Рисунок 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Рисунок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925" cy="1809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5A64F" w14:textId="77777777" w:rsidR="003769D0" w:rsidRPr="001C325C" w:rsidRDefault="003769D0" w:rsidP="00611EA5">
            <w:pPr>
              <w:contextualSpacing/>
              <w:rPr>
                <w:ins w:id="4550" w:author="Попова Дарья" w:date="2021-03-18T20:04:00Z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3A080E" w14:textId="77777777" w:rsidR="003769D0" w:rsidRPr="001C325C" w:rsidRDefault="003769D0" w:rsidP="00611EA5">
            <w:pPr>
              <w:contextualSpacing/>
              <w:rPr>
                <w:ins w:id="4551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52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  <w:lang w:val="en-US"/>
                </w:rPr>
                <w:t>ZAGLUBOTSKSN</w:t>
              </w:r>
            </w:ins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53D562" w14:textId="77777777" w:rsidR="003769D0" w:rsidRPr="001C325C" w:rsidRDefault="003769D0" w:rsidP="00611EA5">
            <w:pPr>
              <w:contextualSpacing/>
              <w:rPr>
                <w:ins w:id="4553" w:author="Попова Дарья" w:date="2021-03-18T20:04:00Z"/>
                <w:rFonts w:ascii="Arial" w:hAnsi="Arial" w:cs="Arial"/>
                <w:sz w:val="20"/>
                <w:szCs w:val="20"/>
              </w:rPr>
            </w:pPr>
            <w:ins w:id="4554" w:author="Попова Дарья" w:date="2021-03-18T20:04:00Z">
              <w:r w:rsidRPr="001C325C">
                <w:rPr>
                  <w:rFonts w:ascii="Arial" w:hAnsi="Arial" w:cs="Arial"/>
                  <w:sz w:val="20"/>
                  <w:szCs w:val="20"/>
                </w:rPr>
                <w:t>09.07.2020</w:t>
              </w:r>
            </w:ins>
          </w:p>
        </w:tc>
      </w:tr>
    </w:tbl>
    <w:p w14:paraId="7EC4CE0B" w14:textId="77777777" w:rsidR="003769D0" w:rsidRPr="001C325C" w:rsidRDefault="003769D0" w:rsidP="003769D0">
      <w:pPr>
        <w:rPr>
          <w:ins w:id="4555" w:author="Попова Дарья" w:date="2021-03-18T20:04:00Z"/>
          <w:rFonts w:ascii="Arial" w:hAnsi="Arial" w:cs="Arial"/>
          <w:szCs w:val="20"/>
        </w:rPr>
      </w:pPr>
    </w:p>
    <w:p w14:paraId="5F217B39" w14:textId="77777777" w:rsidR="003769D0" w:rsidRPr="001C325C" w:rsidRDefault="003769D0" w:rsidP="003769D0">
      <w:pPr>
        <w:numPr>
          <w:ilvl w:val="1"/>
          <w:numId w:val="127"/>
        </w:numPr>
        <w:rPr>
          <w:ins w:id="4556" w:author="Попова Дарья" w:date="2021-03-18T20:04:00Z"/>
          <w:rFonts w:ascii="Arial" w:hAnsi="Arial" w:cs="Arial"/>
          <w:szCs w:val="20"/>
        </w:rPr>
      </w:pPr>
      <w:ins w:id="4557" w:author="Попова Дарья" w:date="2021-03-18T20:04:00Z">
        <w:r w:rsidRPr="001C325C">
          <w:rPr>
            <w:rFonts w:ascii="Arial" w:hAnsi="Arial" w:cs="Arial"/>
            <w:szCs w:val="20"/>
          </w:rPr>
          <w:t>По умолчанию отчет выводится на просмотр.</w:t>
        </w:r>
      </w:ins>
    </w:p>
    <w:p w14:paraId="22812408" w14:textId="77777777" w:rsidR="003769D0" w:rsidRPr="001C325C" w:rsidRDefault="003769D0" w:rsidP="003769D0">
      <w:pPr>
        <w:numPr>
          <w:ilvl w:val="1"/>
          <w:numId w:val="127"/>
        </w:numPr>
        <w:rPr>
          <w:ins w:id="4558" w:author="Попова Дарья" w:date="2021-03-18T20:04:00Z"/>
          <w:rFonts w:ascii="Arial" w:hAnsi="Arial" w:cs="Arial"/>
          <w:szCs w:val="20"/>
        </w:rPr>
      </w:pPr>
      <w:ins w:id="4559" w:author="Попова Дарья" w:date="2021-03-18T20:04:00Z">
        <w:r>
          <w:rPr>
            <w:rFonts w:ascii="Arial" w:hAnsi="Arial" w:cs="Arial"/>
            <w:szCs w:val="20"/>
          </w:rPr>
          <w:t xml:space="preserve">В отчете есть кнопка </w:t>
        </w:r>
        <w:r w:rsidRPr="001C325C">
          <w:rPr>
            <w:rFonts w:ascii="Arial" w:hAnsi="Arial" w:cs="Arial"/>
            <w:noProof/>
            <w:szCs w:val="20"/>
            <w:lang w:eastAsia="ru-RU"/>
          </w:rPr>
          <w:drawing>
            <wp:inline distT="0" distB="0" distL="0" distR="0" wp14:anchorId="6D8AC614" wp14:editId="7FDDE838">
              <wp:extent cx="223945" cy="202950"/>
              <wp:effectExtent l="19050" t="19050" r="5080" b="6985"/>
              <wp:docPr id="2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Рисунок 2"/>
                      <pic:cNvPicPr>
                        <a:picLocks noChangeAspect="1"/>
                      </pic:cNvPicPr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945" cy="202950"/>
                      </a:xfrm>
                      <a:prstGeom prst="rect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  <w:r w:rsidRPr="001C325C">
          <w:rPr>
            <w:rFonts w:ascii="Arial" w:hAnsi="Arial" w:cs="Arial"/>
            <w:szCs w:val="20"/>
          </w:rPr>
          <w:t xml:space="preserve"> «Редактировать». При нажатии на кнопку открываются на редактирование поля «Блокировано».</w:t>
        </w:r>
      </w:ins>
    </w:p>
    <w:p w14:paraId="4F501714" w14:textId="77777777" w:rsidR="003769D0" w:rsidRPr="001C325C" w:rsidRDefault="003769D0" w:rsidP="003769D0">
      <w:pPr>
        <w:numPr>
          <w:ilvl w:val="1"/>
          <w:numId w:val="127"/>
        </w:numPr>
        <w:rPr>
          <w:ins w:id="4560" w:author="Попова Дарья" w:date="2021-03-18T20:04:00Z"/>
          <w:rFonts w:ascii="Arial" w:hAnsi="Arial" w:cs="Arial"/>
          <w:szCs w:val="20"/>
        </w:rPr>
      </w:pPr>
      <w:ins w:id="4561" w:author="Попова Дарья" w:date="2021-03-18T20:04:00Z">
        <w:r w:rsidRPr="001C325C">
          <w:rPr>
            <w:rFonts w:ascii="Arial" w:hAnsi="Arial" w:cs="Arial"/>
            <w:szCs w:val="20"/>
          </w:rPr>
          <w:t>После редактирования необходимо нажать кнопку «Сохранить».</w:t>
        </w:r>
      </w:ins>
    </w:p>
    <w:p w14:paraId="4E9241BE" w14:textId="77777777" w:rsidR="003769D0" w:rsidRPr="001C325C" w:rsidRDefault="003769D0" w:rsidP="003769D0">
      <w:pPr>
        <w:numPr>
          <w:ilvl w:val="1"/>
          <w:numId w:val="127"/>
        </w:numPr>
        <w:rPr>
          <w:ins w:id="4562" w:author="Попова Дарья" w:date="2021-03-18T20:04:00Z"/>
          <w:rFonts w:ascii="Arial" w:hAnsi="Arial" w:cs="Arial"/>
          <w:szCs w:val="20"/>
        </w:rPr>
      </w:pPr>
      <w:ins w:id="4563" w:author="Попова Дарья" w:date="2021-03-18T20:04:00Z">
        <w:r w:rsidRPr="001C325C">
          <w:rPr>
            <w:rFonts w:ascii="Arial" w:hAnsi="Arial" w:cs="Arial"/>
            <w:szCs w:val="20"/>
          </w:rPr>
          <w:t>«Блокировал»/«Дата блокировки» - Логин пользователя и дата установки последней блокировки.</w:t>
        </w:r>
      </w:ins>
    </w:p>
    <w:p w14:paraId="5BF0E9F1" w14:textId="77777777" w:rsidR="003769D0" w:rsidRPr="001C325C" w:rsidRDefault="003769D0" w:rsidP="003769D0">
      <w:pPr>
        <w:numPr>
          <w:ilvl w:val="1"/>
          <w:numId w:val="127"/>
        </w:numPr>
        <w:rPr>
          <w:ins w:id="4564" w:author="Попова Дарья" w:date="2021-03-18T20:04:00Z"/>
          <w:rFonts w:ascii="Arial" w:hAnsi="Arial" w:cs="Arial"/>
          <w:szCs w:val="20"/>
        </w:rPr>
      </w:pPr>
      <w:ins w:id="4565" w:author="Попова Дарья" w:date="2021-03-18T20:04:00Z">
        <w:r w:rsidRPr="001C325C">
          <w:rPr>
            <w:rFonts w:ascii="Arial" w:hAnsi="Arial" w:cs="Arial"/>
            <w:szCs w:val="20"/>
          </w:rPr>
          <w:t>В отчете есть кнопка «История изменений» - открывается список со всей историей изменений блокировок в отчете.</w:t>
        </w:r>
      </w:ins>
    </w:p>
    <w:p w14:paraId="444BAD2C" w14:textId="77777777" w:rsidR="003769D0" w:rsidRPr="001C325C" w:rsidRDefault="003769D0" w:rsidP="003769D0">
      <w:pPr>
        <w:numPr>
          <w:ilvl w:val="0"/>
          <w:numId w:val="127"/>
        </w:numPr>
        <w:rPr>
          <w:ins w:id="4566" w:author="Попова Дарья" w:date="2021-03-18T20:04:00Z"/>
          <w:rFonts w:ascii="Arial" w:hAnsi="Arial" w:cs="Arial"/>
          <w:szCs w:val="20"/>
        </w:rPr>
      </w:pPr>
      <w:ins w:id="4567" w:author="Попова Дарья" w:date="2021-03-18T20:04:00Z">
        <w:r w:rsidRPr="001C325C">
          <w:rPr>
            <w:rFonts w:ascii="Arial" w:hAnsi="Arial" w:cs="Arial"/>
            <w:b/>
            <w:bCs/>
            <w:szCs w:val="20"/>
          </w:rPr>
          <w:t>Объекты блокировки</w:t>
        </w:r>
      </w:ins>
    </w:p>
    <w:p w14:paraId="263F5D08" w14:textId="77777777" w:rsidR="003769D0" w:rsidRPr="001C325C" w:rsidRDefault="003769D0" w:rsidP="003769D0">
      <w:pPr>
        <w:numPr>
          <w:ilvl w:val="1"/>
          <w:numId w:val="127"/>
        </w:numPr>
        <w:rPr>
          <w:ins w:id="4568" w:author="Попова Дарья" w:date="2021-03-18T20:04:00Z"/>
          <w:rFonts w:ascii="Arial" w:hAnsi="Arial" w:cs="Arial"/>
          <w:szCs w:val="20"/>
        </w:rPr>
      </w:pPr>
      <w:ins w:id="4569" w:author="Попова Дарья" w:date="2021-03-18T20:04:00Z">
        <w:r w:rsidRPr="001C325C">
          <w:rPr>
            <w:rFonts w:ascii="Arial" w:hAnsi="Arial" w:cs="Arial"/>
            <w:szCs w:val="20"/>
          </w:rPr>
          <w:t xml:space="preserve">Заказы ТОРО/Сетевые графики/Заказы </w:t>
        </w:r>
        <w:r w:rsidRPr="001C325C">
          <w:rPr>
            <w:rFonts w:ascii="Arial" w:hAnsi="Arial" w:cs="Arial"/>
            <w:szCs w:val="20"/>
            <w:lang w:val="en-US"/>
          </w:rPr>
          <w:t>PP</w:t>
        </w:r>
      </w:ins>
    </w:p>
    <w:p w14:paraId="67E0D2E5" w14:textId="77777777" w:rsidR="003769D0" w:rsidRPr="001C325C" w:rsidRDefault="003769D0" w:rsidP="003769D0">
      <w:pPr>
        <w:numPr>
          <w:ilvl w:val="1"/>
          <w:numId w:val="127"/>
        </w:numPr>
        <w:rPr>
          <w:ins w:id="4570" w:author="Попова Дарья" w:date="2021-03-18T20:04:00Z"/>
          <w:rFonts w:ascii="Arial" w:hAnsi="Arial" w:cs="Arial"/>
          <w:szCs w:val="20"/>
        </w:rPr>
      </w:pPr>
      <w:ins w:id="4571" w:author="Попова Дарья" w:date="2021-03-18T20:04:00Z">
        <w:r w:rsidRPr="001C325C">
          <w:rPr>
            <w:rFonts w:ascii="Arial" w:hAnsi="Arial" w:cs="Arial"/>
            <w:szCs w:val="20"/>
          </w:rPr>
          <w:t>В заказах имеются плановые затраты</w:t>
        </w:r>
      </w:ins>
    </w:p>
    <w:p w14:paraId="370796F9" w14:textId="77777777" w:rsidR="003769D0" w:rsidRPr="001C325C" w:rsidRDefault="003769D0" w:rsidP="003769D0">
      <w:pPr>
        <w:numPr>
          <w:ilvl w:val="1"/>
          <w:numId w:val="127"/>
        </w:numPr>
        <w:rPr>
          <w:ins w:id="4572" w:author="Попова Дарья" w:date="2021-03-18T20:04:00Z"/>
          <w:rFonts w:ascii="Arial" w:hAnsi="Arial" w:cs="Arial"/>
          <w:szCs w:val="20"/>
        </w:rPr>
      </w:pPr>
      <w:ins w:id="4573" w:author="Попова Дарья" w:date="2021-03-18T20:04:00Z">
        <w:r w:rsidRPr="001C325C">
          <w:rPr>
            <w:rFonts w:ascii="Arial" w:hAnsi="Arial" w:cs="Arial"/>
            <w:szCs w:val="20"/>
          </w:rPr>
          <w:t>В заказах указан СПП-элемент:</w:t>
        </w:r>
      </w:ins>
    </w:p>
    <w:p w14:paraId="3937AAFF" w14:textId="77777777" w:rsidR="003769D0" w:rsidRPr="001C325C" w:rsidRDefault="003769D0" w:rsidP="003769D0">
      <w:pPr>
        <w:numPr>
          <w:ilvl w:val="2"/>
          <w:numId w:val="127"/>
        </w:numPr>
        <w:rPr>
          <w:ins w:id="4574" w:author="Попова Дарья" w:date="2021-03-18T20:04:00Z"/>
          <w:rFonts w:ascii="Arial" w:hAnsi="Arial" w:cs="Arial"/>
          <w:szCs w:val="20"/>
        </w:rPr>
      </w:pPr>
      <w:ins w:id="4575" w:author="Попова Дарья" w:date="2021-03-18T20:04:00Z">
        <w:r w:rsidRPr="001C325C">
          <w:rPr>
            <w:rFonts w:ascii="Arial" w:hAnsi="Arial" w:cs="Arial"/>
            <w:szCs w:val="20"/>
          </w:rPr>
          <w:t xml:space="preserve">Профиль проекта </w:t>
        </w:r>
        <w:r w:rsidRPr="001C325C">
          <w:rPr>
            <w:rFonts w:ascii="Arial" w:hAnsi="Arial" w:cs="Arial"/>
            <w:b/>
            <w:bCs/>
            <w:szCs w:val="20"/>
            <w:lang w:val="en-US"/>
          </w:rPr>
          <w:t>P</w:t>
        </w:r>
        <w:r w:rsidRPr="001C325C">
          <w:rPr>
            <w:rFonts w:ascii="Arial" w:hAnsi="Arial" w:cs="Arial"/>
            <w:b/>
            <w:bCs/>
            <w:szCs w:val="20"/>
          </w:rPr>
          <w:t xml:space="preserve">02100 «Лимиты </w:t>
        </w:r>
        <w:proofErr w:type="spellStart"/>
        <w:r w:rsidRPr="001C325C">
          <w:rPr>
            <w:rFonts w:ascii="Arial" w:hAnsi="Arial" w:cs="Arial"/>
            <w:b/>
            <w:bCs/>
            <w:szCs w:val="20"/>
          </w:rPr>
          <w:t>ТОиР</w:t>
        </w:r>
        <w:proofErr w:type="spellEnd"/>
        <w:r w:rsidRPr="001C325C">
          <w:rPr>
            <w:rFonts w:ascii="Arial" w:hAnsi="Arial" w:cs="Arial"/>
            <w:b/>
            <w:bCs/>
            <w:szCs w:val="20"/>
          </w:rPr>
          <w:t>»</w:t>
        </w:r>
      </w:ins>
    </w:p>
    <w:p w14:paraId="27A7B8A1" w14:textId="77777777" w:rsidR="003769D0" w:rsidRPr="001C325C" w:rsidRDefault="003769D0" w:rsidP="003769D0">
      <w:pPr>
        <w:numPr>
          <w:ilvl w:val="2"/>
          <w:numId w:val="127"/>
        </w:numPr>
        <w:rPr>
          <w:ins w:id="4576" w:author="Попова Дарья" w:date="2021-03-18T20:04:00Z"/>
          <w:rFonts w:ascii="Arial" w:hAnsi="Arial" w:cs="Arial"/>
          <w:szCs w:val="20"/>
        </w:rPr>
      </w:pPr>
      <w:ins w:id="4577" w:author="Попова Дарья" w:date="2021-03-18T20:04:00Z">
        <w:r w:rsidRPr="001C325C">
          <w:rPr>
            <w:rFonts w:ascii="Arial" w:hAnsi="Arial" w:cs="Arial"/>
            <w:szCs w:val="20"/>
          </w:rPr>
          <w:t>Год/БЕ/Завод</w:t>
        </w:r>
        <w:r>
          <w:rPr>
            <w:rFonts w:ascii="Arial" w:hAnsi="Arial" w:cs="Arial"/>
            <w:szCs w:val="20"/>
          </w:rPr>
          <w:t>/ГП</w:t>
        </w:r>
        <w:r w:rsidRPr="001C325C">
          <w:rPr>
            <w:rFonts w:ascii="Arial" w:hAnsi="Arial" w:cs="Arial"/>
            <w:szCs w:val="20"/>
          </w:rPr>
          <w:t xml:space="preserve"> – из таблицы блокировок</w:t>
        </w:r>
      </w:ins>
    </w:p>
    <w:p w14:paraId="6862B09C" w14:textId="77777777" w:rsidR="003769D0" w:rsidRPr="001C325C" w:rsidRDefault="003769D0" w:rsidP="003769D0">
      <w:pPr>
        <w:numPr>
          <w:ilvl w:val="2"/>
          <w:numId w:val="127"/>
        </w:numPr>
        <w:rPr>
          <w:ins w:id="4578" w:author="Попова Дарья" w:date="2021-03-18T20:04:00Z"/>
          <w:rFonts w:ascii="Arial" w:hAnsi="Arial" w:cs="Arial"/>
          <w:szCs w:val="20"/>
        </w:rPr>
      </w:pPr>
      <w:ins w:id="4579" w:author="Попова Дарья" w:date="2021-03-18T20:04:00Z">
        <w:r w:rsidRPr="001C325C">
          <w:rPr>
            <w:rFonts w:ascii="Arial" w:hAnsi="Arial" w:cs="Arial"/>
            <w:szCs w:val="20"/>
          </w:rPr>
          <w:t>Причина инвестиций – в зависимости от установленного Индикатора блокировки (</w:t>
        </w:r>
        <w:r w:rsidRPr="001C325C">
          <w:rPr>
            <w:rFonts w:ascii="Arial" w:hAnsi="Arial" w:cs="Arial"/>
            <w:szCs w:val="20"/>
            <w:lang w:val="en-US"/>
          </w:rPr>
          <w:t>CAPEX</w:t>
        </w:r>
        <w:r w:rsidRPr="001C325C">
          <w:rPr>
            <w:rFonts w:ascii="Arial" w:hAnsi="Arial" w:cs="Arial"/>
            <w:szCs w:val="20"/>
          </w:rPr>
          <w:t>/</w:t>
        </w:r>
        <w:r w:rsidRPr="001C325C">
          <w:rPr>
            <w:rFonts w:ascii="Arial" w:hAnsi="Arial" w:cs="Arial"/>
            <w:szCs w:val="20"/>
            <w:lang w:val="en-US"/>
          </w:rPr>
          <w:t>OPEX</w:t>
        </w:r>
        <w:r w:rsidRPr="001C325C">
          <w:rPr>
            <w:rFonts w:ascii="Arial" w:hAnsi="Arial" w:cs="Arial"/>
            <w:szCs w:val="20"/>
          </w:rPr>
          <w:t>)</w:t>
        </w:r>
      </w:ins>
    </w:p>
    <w:p w14:paraId="2D1E2C63" w14:textId="77777777" w:rsidR="003769D0" w:rsidRPr="001C325C" w:rsidRDefault="003769D0" w:rsidP="003769D0">
      <w:pPr>
        <w:numPr>
          <w:ilvl w:val="0"/>
          <w:numId w:val="127"/>
        </w:numPr>
        <w:rPr>
          <w:ins w:id="4580" w:author="Попова Дарья" w:date="2021-03-18T20:04:00Z"/>
          <w:rFonts w:ascii="Arial" w:hAnsi="Arial" w:cs="Arial"/>
          <w:szCs w:val="20"/>
        </w:rPr>
      </w:pPr>
      <w:ins w:id="4581" w:author="Попова Дарья" w:date="2021-03-18T20:04:00Z">
        <w:r w:rsidRPr="001C325C">
          <w:rPr>
            <w:rFonts w:ascii="Arial" w:hAnsi="Arial" w:cs="Arial"/>
            <w:b/>
            <w:bCs/>
            <w:szCs w:val="20"/>
          </w:rPr>
          <w:t>Запрещаемые функции в заказах</w:t>
        </w:r>
      </w:ins>
    </w:p>
    <w:p w14:paraId="79999206" w14:textId="77777777" w:rsidR="003769D0" w:rsidRPr="001C325C" w:rsidRDefault="003769D0" w:rsidP="003769D0">
      <w:pPr>
        <w:numPr>
          <w:ilvl w:val="1"/>
          <w:numId w:val="127"/>
        </w:numPr>
        <w:rPr>
          <w:ins w:id="4582" w:author="Попова Дарья" w:date="2021-03-18T20:04:00Z"/>
          <w:rFonts w:ascii="Arial" w:hAnsi="Arial" w:cs="Arial"/>
          <w:szCs w:val="20"/>
        </w:rPr>
      </w:pPr>
      <w:ins w:id="4583" w:author="Попова Дарья" w:date="2021-03-18T20:04:00Z">
        <w:r w:rsidRPr="001C325C">
          <w:rPr>
            <w:rFonts w:ascii="Arial" w:hAnsi="Arial" w:cs="Arial"/>
            <w:szCs w:val="20"/>
          </w:rPr>
          <w:t>Изменение плановых затрат</w:t>
        </w:r>
      </w:ins>
    </w:p>
    <w:p w14:paraId="1383FC00" w14:textId="77777777" w:rsidR="003769D0" w:rsidRPr="001C325C" w:rsidRDefault="003769D0" w:rsidP="003769D0">
      <w:pPr>
        <w:numPr>
          <w:ilvl w:val="1"/>
          <w:numId w:val="127"/>
        </w:numPr>
        <w:rPr>
          <w:ins w:id="4584" w:author="Попова Дарья" w:date="2021-03-18T20:04:00Z"/>
          <w:rFonts w:ascii="Arial" w:hAnsi="Arial" w:cs="Arial"/>
          <w:szCs w:val="20"/>
        </w:rPr>
      </w:pPr>
      <w:ins w:id="4585" w:author="Попова Дарья" w:date="2021-03-18T20:04:00Z">
        <w:r w:rsidRPr="001C325C">
          <w:rPr>
            <w:rFonts w:ascii="Arial" w:hAnsi="Arial" w:cs="Arial"/>
            <w:szCs w:val="20"/>
          </w:rPr>
          <w:t>Изменение СПП-элемента (удаление, вставка, изменение)</w:t>
        </w:r>
      </w:ins>
    </w:p>
    <w:p w14:paraId="49673D61" w14:textId="77777777" w:rsidR="003769D0" w:rsidRPr="001C325C" w:rsidRDefault="003769D0" w:rsidP="003769D0">
      <w:pPr>
        <w:numPr>
          <w:ilvl w:val="1"/>
          <w:numId w:val="127"/>
        </w:numPr>
        <w:rPr>
          <w:ins w:id="4586" w:author="Попова Дарья" w:date="2021-03-18T20:04:00Z"/>
          <w:rFonts w:ascii="Arial" w:hAnsi="Arial" w:cs="Arial"/>
          <w:szCs w:val="20"/>
        </w:rPr>
      </w:pPr>
      <w:ins w:id="4587" w:author="Попова Дарья" w:date="2021-03-18T20:04:00Z">
        <w:r w:rsidRPr="001C325C">
          <w:rPr>
            <w:rFonts w:ascii="Arial" w:hAnsi="Arial" w:cs="Arial"/>
            <w:szCs w:val="20"/>
          </w:rPr>
          <w:t>Сдвиг сроков на другой год</w:t>
        </w:r>
      </w:ins>
    </w:p>
    <w:p w14:paraId="18AA809E" w14:textId="77777777" w:rsidR="003769D0" w:rsidRPr="001C325C" w:rsidRDefault="003769D0" w:rsidP="003769D0">
      <w:pPr>
        <w:numPr>
          <w:ilvl w:val="1"/>
          <w:numId w:val="127"/>
        </w:numPr>
        <w:rPr>
          <w:ins w:id="4588" w:author="Попова Дарья" w:date="2021-03-18T20:04:00Z"/>
          <w:rFonts w:ascii="Arial" w:hAnsi="Arial" w:cs="Arial"/>
          <w:szCs w:val="20"/>
        </w:rPr>
      </w:pPr>
      <w:ins w:id="4589" w:author="Попова Дарья" w:date="2021-03-18T20:04:00Z">
        <w:r w:rsidRPr="001C325C">
          <w:rPr>
            <w:rFonts w:ascii="Arial" w:hAnsi="Arial" w:cs="Arial"/>
            <w:szCs w:val="20"/>
          </w:rPr>
          <w:t>Техническое закрытие, Закрытие, Удаление</w:t>
        </w:r>
      </w:ins>
    </w:p>
    <w:p w14:paraId="6014E0B9" w14:textId="77777777" w:rsidR="003769D0" w:rsidRPr="001C325C" w:rsidRDefault="003769D0" w:rsidP="003769D0">
      <w:pPr>
        <w:numPr>
          <w:ilvl w:val="1"/>
          <w:numId w:val="127"/>
        </w:numPr>
        <w:rPr>
          <w:ins w:id="4590" w:author="Попова Дарья" w:date="2021-03-18T20:04:00Z"/>
          <w:rFonts w:ascii="Arial" w:hAnsi="Arial" w:cs="Arial"/>
          <w:szCs w:val="20"/>
        </w:rPr>
      </w:pPr>
      <w:ins w:id="4591" w:author="Попова Дарья" w:date="2021-03-18T20:04:00Z">
        <w:r w:rsidRPr="001C325C">
          <w:rPr>
            <w:rFonts w:ascii="Arial" w:hAnsi="Arial" w:cs="Arial"/>
            <w:szCs w:val="20"/>
          </w:rPr>
          <w:t xml:space="preserve">Ошибка при сохранении: «Объекты </w:t>
        </w:r>
        <w:proofErr w:type="spellStart"/>
        <w:r w:rsidRPr="001C325C">
          <w:rPr>
            <w:rFonts w:ascii="Arial" w:hAnsi="Arial" w:cs="Arial"/>
            <w:szCs w:val="20"/>
          </w:rPr>
          <w:t>ТОиР</w:t>
        </w:r>
        <w:proofErr w:type="spellEnd"/>
        <w:r w:rsidRPr="001C325C">
          <w:rPr>
            <w:rFonts w:ascii="Arial" w:hAnsi="Arial" w:cs="Arial"/>
            <w:szCs w:val="20"/>
          </w:rPr>
          <w:t xml:space="preserve"> БЕ/Завод/Год блокированы на время согласования Бюджетов»</w:t>
        </w:r>
      </w:ins>
    </w:p>
    <w:p w14:paraId="1BFE034F" w14:textId="77777777" w:rsidR="003769D0" w:rsidRPr="001C325C" w:rsidRDefault="003769D0" w:rsidP="003769D0">
      <w:pPr>
        <w:numPr>
          <w:ilvl w:val="0"/>
          <w:numId w:val="127"/>
        </w:numPr>
        <w:rPr>
          <w:ins w:id="4592" w:author="Попова Дарья" w:date="2021-03-18T20:04:00Z"/>
          <w:rFonts w:ascii="Arial" w:hAnsi="Arial" w:cs="Arial"/>
          <w:szCs w:val="20"/>
        </w:rPr>
      </w:pPr>
      <w:ins w:id="4593" w:author="Попова Дарья" w:date="2021-03-18T20:04:00Z">
        <w:r w:rsidRPr="001C325C">
          <w:rPr>
            <w:rFonts w:ascii="Arial" w:hAnsi="Arial" w:cs="Arial"/>
            <w:b/>
            <w:bCs/>
            <w:szCs w:val="20"/>
          </w:rPr>
          <w:t>Установка/Снятие блокировки</w:t>
        </w:r>
      </w:ins>
    </w:p>
    <w:p w14:paraId="7AD1A8F7" w14:textId="2F83DF47" w:rsidR="003769D0" w:rsidRDefault="003769D0" w:rsidP="003769D0">
      <w:pPr>
        <w:numPr>
          <w:ilvl w:val="1"/>
          <w:numId w:val="127"/>
        </w:numPr>
        <w:rPr>
          <w:ins w:id="4594" w:author="Попова Дарья Николаевна (Подрядчик. ООО БерингПойнт)" w:date="2021-04-05T15:11:00Z"/>
          <w:rFonts w:ascii="Arial" w:hAnsi="Arial" w:cs="Arial"/>
          <w:szCs w:val="20"/>
        </w:rPr>
      </w:pPr>
      <w:ins w:id="4595" w:author="Попова Дарья" w:date="2021-03-18T20:04:00Z">
        <w:r w:rsidRPr="001C325C">
          <w:rPr>
            <w:rFonts w:ascii="Arial" w:hAnsi="Arial" w:cs="Arial"/>
            <w:szCs w:val="20"/>
          </w:rPr>
          <w:t>Снятие</w:t>
        </w:r>
        <w:r w:rsidRPr="00540B19">
          <w:rPr>
            <w:rFonts w:ascii="Arial" w:hAnsi="Arial" w:cs="Arial"/>
            <w:szCs w:val="20"/>
          </w:rPr>
          <w:t>/</w:t>
        </w:r>
        <w:r w:rsidRPr="001C325C">
          <w:rPr>
            <w:rFonts w:ascii="Arial" w:hAnsi="Arial" w:cs="Arial"/>
            <w:szCs w:val="20"/>
          </w:rPr>
          <w:t xml:space="preserve">Установка – вручную в транзакции </w:t>
        </w:r>
        <w:r w:rsidRPr="001C325C">
          <w:rPr>
            <w:rFonts w:ascii="Arial" w:hAnsi="Arial" w:cs="Arial"/>
            <w:szCs w:val="20"/>
            <w:lang w:val="en-US"/>
          </w:rPr>
          <w:t>ZPM</w:t>
        </w:r>
        <w:r w:rsidRPr="001C325C">
          <w:rPr>
            <w:rFonts w:ascii="Arial" w:hAnsi="Arial" w:cs="Arial"/>
            <w:szCs w:val="20"/>
          </w:rPr>
          <w:t>_</w:t>
        </w:r>
        <w:r w:rsidRPr="001C325C">
          <w:rPr>
            <w:rFonts w:ascii="Arial" w:hAnsi="Arial" w:cs="Arial"/>
            <w:szCs w:val="20"/>
            <w:lang w:val="en-US"/>
          </w:rPr>
          <w:t>PLAN</w:t>
        </w:r>
        <w:r w:rsidRPr="001C325C">
          <w:rPr>
            <w:rFonts w:ascii="Arial" w:hAnsi="Arial" w:cs="Arial"/>
            <w:szCs w:val="20"/>
          </w:rPr>
          <w:t>_</w:t>
        </w:r>
        <w:r w:rsidRPr="001C325C">
          <w:rPr>
            <w:rFonts w:ascii="Arial" w:hAnsi="Arial" w:cs="Arial"/>
            <w:szCs w:val="20"/>
            <w:lang w:val="en-US"/>
          </w:rPr>
          <w:t>BLOCK</w:t>
        </w:r>
        <w:r w:rsidRPr="001C325C">
          <w:rPr>
            <w:rFonts w:ascii="Arial" w:hAnsi="Arial" w:cs="Arial"/>
            <w:szCs w:val="20"/>
          </w:rPr>
          <w:t xml:space="preserve"> (Планировщик Бюджета)</w:t>
        </w:r>
      </w:ins>
    </w:p>
    <w:p w14:paraId="71198281" w14:textId="77777777" w:rsidR="00311472" w:rsidRPr="001C325C" w:rsidRDefault="00311472">
      <w:pPr>
        <w:ind w:left="1440"/>
        <w:rPr>
          <w:ins w:id="4596" w:author="Попова Дарья" w:date="2021-03-18T20:04:00Z"/>
          <w:rFonts w:ascii="Arial" w:hAnsi="Arial" w:cs="Arial"/>
          <w:szCs w:val="20"/>
        </w:rPr>
        <w:pPrChange w:id="4597" w:author="Попова Дарья Николаевна (Подрядчик. ООО БерингПойнт)" w:date="2021-04-05T15:11:00Z">
          <w:pPr>
            <w:numPr>
              <w:ilvl w:val="1"/>
              <w:numId w:val="127"/>
            </w:numPr>
            <w:tabs>
              <w:tab w:val="num" w:pos="1440"/>
            </w:tabs>
            <w:ind w:left="1440" w:hanging="360"/>
          </w:pPr>
        </w:pPrChange>
      </w:pPr>
    </w:p>
    <w:p w14:paraId="44C54B1E" w14:textId="756C3FAA" w:rsidR="002E6C85" w:rsidRPr="00AB41CE" w:rsidRDefault="002E6C85" w:rsidP="002E6C85">
      <w:pPr>
        <w:pStyle w:val="3"/>
        <w:rPr>
          <w:ins w:id="4598" w:author="Попова Дарья Николаевна (Подрядчик. ООО БерингПойнт)" w:date="2021-04-05T15:08:00Z"/>
        </w:rPr>
      </w:pPr>
      <w:bookmarkStart w:id="4599" w:name="_Toc68528549"/>
      <w:ins w:id="4600" w:author="Попова Дарья Николаевна (Подрядчик. ООО БерингПойнт)" w:date="2021-04-05T15:08:00Z">
        <w:r>
          <w:t xml:space="preserve">Разработка </w:t>
        </w:r>
        <w:r w:rsidR="00311472">
          <w:rPr>
            <w:lang w:val="en-US"/>
          </w:rPr>
          <w:t>P</w:t>
        </w:r>
      </w:ins>
      <w:ins w:id="4601" w:author="Попова Дарья Николаевна (Подрядчик. ООО БерингПойнт)" w:date="2021-04-05T15:10:00Z">
        <w:r w:rsidR="00311472">
          <w:rPr>
            <w:lang w:val="en-US"/>
          </w:rPr>
          <w:t>S</w:t>
        </w:r>
      </w:ins>
      <w:ins w:id="4602" w:author="Попова Дарья Николаевна (Подрядчик. ООО БерингПойнт)" w:date="2021-04-05T15:08:00Z">
        <w:r w:rsidR="00311472" w:rsidRPr="00311472">
          <w:rPr>
            <w:rPrChange w:id="4603" w:author="Попова Дарья Николаевна (Подрядчик. ООО БерингПойнт)" w:date="2021-04-05T15:09:00Z">
              <w:rPr>
                <w:lang w:val="en-US"/>
              </w:rPr>
            </w:rPrChange>
          </w:rPr>
          <w:t xml:space="preserve">02.01-01 </w:t>
        </w:r>
      </w:ins>
      <w:ins w:id="4604" w:author="Попова Дарья Николаевна (Подрядчик. ООО БерингПойнт)" w:date="2021-04-05T15:09:00Z">
        <w:r w:rsidR="00311472" w:rsidRPr="00311472">
          <w:rPr>
            <w:rPrChange w:id="4605" w:author="Попова Дарья Николаевна (Подрядчик. ООО БерингПойнт)" w:date="2021-04-05T15:10:00Z">
              <w:rPr>
                <w:iCs/>
                <w:color w:val="404040" w:themeColor="text1" w:themeTint="BF"/>
                <w:sz w:val="20"/>
                <w:szCs w:val="24"/>
              </w:rPr>
            </w:rPrChange>
          </w:rPr>
          <w:t>Передача из SAP в АСКИ сумм прогноза освоения и финансирования по проектам ТОиР</w:t>
        </w:r>
      </w:ins>
      <w:bookmarkEnd w:id="4599"/>
    </w:p>
    <w:p w14:paraId="51C32F51" w14:textId="6C25C1FC" w:rsidR="00D03411" w:rsidDel="002E6C85" w:rsidRDefault="00D03411">
      <w:pPr>
        <w:spacing w:after="240" w:line="276" w:lineRule="auto"/>
        <w:ind w:firstLine="567"/>
        <w:rPr>
          <w:del w:id="4606" w:author="Попова Дарья" w:date="2021-03-18T20:05:00Z"/>
          <w:rFonts w:ascii="Arial" w:hAnsi="Arial" w:cs="Arial"/>
          <w:color w:val="000000" w:themeColor="text1"/>
        </w:rPr>
      </w:pPr>
    </w:p>
    <w:p w14:paraId="0766A5D7" w14:textId="48290EEA" w:rsidR="002E6C85" w:rsidRPr="00311472" w:rsidRDefault="002E6C85">
      <w:pPr>
        <w:spacing w:after="240" w:line="276" w:lineRule="auto"/>
        <w:ind w:firstLine="567"/>
        <w:rPr>
          <w:ins w:id="4607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608" w:author="Попова Дарья Николаевна (Подрядчик. ООО БерингПойнт)" w:date="2021-04-05T15:10:00Z">
            <w:rPr>
              <w:ins w:id="4609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610" w:author="Попова Дарья Николаевна (Подрядчик. ООО БерингПойнт)" w:date="2021-04-05T15:10:00Z">
          <w:pPr>
            <w:contextualSpacing/>
          </w:pPr>
        </w:pPrChange>
      </w:pPr>
      <w:ins w:id="4611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612" w:author="Попова Дарья Николаевна (Подрядчик. ООО БерингПойнт)" w:date="2021-04-05T15:10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В системе SAP осуществляется планирование затрат снизу вверх: формирование заказов, наполнение сетевых графиков по компонентному учету, привязка к СПП-элементам и согласование. После Планировщиком бюджета УК на СПП-элементе проставляется статус СДПА – Согласовано к передаче в АСКИ.</w:t>
        </w:r>
      </w:ins>
    </w:p>
    <w:p w14:paraId="07F4D372" w14:textId="77777777" w:rsidR="002E6C85" w:rsidRPr="00311472" w:rsidRDefault="002E6C85">
      <w:pPr>
        <w:spacing w:after="240" w:line="276" w:lineRule="auto"/>
        <w:ind w:firstLine="567"/>
        <w:rPr>
          <w:ins w:id="4613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614" w:author="Попова Дарья Николаевна (Подрядчик. ООО БерингПойнт)" w:date="2021-04-05T15:10:00Z">
            <w:rPr>
              <w:ins w:id="4615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616" w:author="Попова Дарья Николаевна (Подрядчик. ООО БерингПойнт)" w:date="2021-04-05T15:10:00Z">
          <w:pPr>
            <w:contextualSpacing/>
          </w:pPr>
        </w:pPrChange>
      </w:pPr>
      <w:ins w:id="4617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618" w:author="Попова Дарья Николаевна (Подрядчик. ООО БерингПойнт)" w:date="2021-04-05T15:10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 xml:space="preserve">Через разработанную транзакцию для передачи прогноза освоения и финансирования по проекту Планировщик бюджета УК проверяет данные с помощью отчета и передает их в АСКИ. </w:t>
        </w:r>
      </w:ins>
    </w:p>
    <w:p w14:paraId="56606194" w14:textId="1B18620E" w:rsidR="002E6C85" w:rsidRPr="00311472" w:rsidRDefault="002E6C85">
      <w:pPr>
        <w:spacing w:after="240" w:line="276" w:lineRule="auto"/>
        <w:ind w:firstLine="567"/>
        <w:rPr>
          <w:ins w:id="4619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620" w:author="Попова Дарья Николаевна (Подрядчик. ООО БерингПойнт)" w:date="2021-04-05T15:10:00Z">
            <w:rPr>
              <w:ins w:id="4621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622" w:author="Попова Дарья Николаевна (Подрядчик. ООО БерингПойнт)" w:date="2021-04-05T15:10:00Z">
          <w:pPr>
            <w:contextualSpacing/>
          </w:pPr>
        </w:pPrChange>
      </w:pPr>
      <w:ins w:id="4623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624" w:author="Попова Дарья Николаевна (Подрядчик. ООО БерингПойнт)" w:date="2021-04-05T15:10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lastRenderedPageBreak/>
          <w:t xml:space="preserve">Для формирования отчета и дальнейшей передачи необходимо задать следующие </w:t>
        </w:r>
      </w:ins>
      <w:ins w:id="4625" w:author="Попова Дарья Николаевна (Подрядчик. ООО БерингПойнт)" w:date="2021-04-05T15:12:00Z">
        <w:r w:rsidR="00311472">
          <w:rPr>
            <w:rFonts w:ascii="Arial" w:hAnsi="Arial" w:cs="Arial"/>
            <w:color w:val="000000" w:themeColor="text1"/>
          </w:rPr>
          <w:t xml:space="preserve">обязательные </w:t>
        </w:r>
      </w:ins>
      <w:ins w:id="4626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627" w:author="Попова Дарья Николаевна (Подрядчик. ООО БерингПойнт)" w:date="2021-04-05T15:10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условия:</w:t>
        </w:r>
      </w:ins>
    </w:p>
    <w:p w14:paraId="4A8C4833" w14:textId="6D5A01C6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28" w:author="Попова Дарья Николаевна (Подрядчик. ООО БерингПойнт)" w:date="2021-04-05T15:07:00Z"/>
          <w:rFonts w:ascii="Arial" w:hAnsi="Arial" w:cs="Arial"/>
          <w:iCs/>
          <w:szCs w:val="24"/>
        </w:rPr>
      </w:pPr>
      <w:ins w:id="4629" w:author="Попова Дарья Николаевна (Подрядчик. ООО БерингПойнт)" w:date="2021-04-05T15:07:00Z">
        <w:r w:rsidRPr="002E6C85">
          <w:rPr>
            <w:rFonts w:ascii="Arial" w:hAnsi="Arial" w:cs="Arial"/>
            <w:iCs/>
            <w:szCs w:val="24"/>
          </w:rPr>
          <w:t>период – год/ месяц;</w:t>
        </w:r>
      </w:ins>
    </w:p>
    <w:p w14:paraId="02BAB9C7" w14:textId="77777777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30" w:author="Попова Дарья Николаевна (Подрядчик. ООО БерингПойнт)" w:date="2021-04-05T15:07:00Z"/>
          <w:rFonts w:ascii="Arial" w:hAnsi="Arial" w:cs="Arial"/>
          <w:iCs/>
          <w:szCs w:val="24"/>
        </w:rPr>
      </w:pPr>
      <w:ins w:id="4631" w:author="Попова Дарья Николаевна (Подрядчик. ООО БерингПойнт)" w:date="2021-04-05T15:07:00Z">
        <w:r w:rsidRPr="002E6C85">
          <w:rPr>
            <w:rFonts w:ascii="Arial" w:hAnsi="Arial" w:cs="Arial"/>
            <w:iCs/>
            <w:szCs w:val="24"/>
          </w:rPr>
          <w:t>БЕ;</w:t>
        </w:r>
      </w:ins>
    </w:p>
    <w:p w14:paraId="5075B453" w14:textId="2D73C3FA" w:rsidR="002E6C85" w:rsidRPr="002E6C85" w:rsidRDefault="00311472" w:rsidP="002E6C85">
      <w:pPr>
        <w:numPr>
          <w:ilvl w:val="0"/>
          <w:numId w:val="129"/>
        </w:numPr>
        <w:spacing w:line="276" w:lineRule="auto"/>
        <w:rPr>
          <w:ins w:id="4632" w:author="Попова Дарья Николаевна (Подрядчик. ООО БерингПойнт)" w:date="2021-04-05T15:07:00Z"/>
          <w:rFonts w:ascii="Arial" w:hAnsi="Arial" w:cs="Arial"/>
          <w:iCs/>
          <w:szCs w:val="24"/>
        </w:rPr>
      </w:pPr>
      <w:ins w:id="4633" w:author="Попова Дарья Николаевна (Подрядчик. ООО БерингПойнт)" w:date="2021-04-05T15:07:00Z">
        <w:r>
          <w:rPr>
            <w:rFonts w:ascii="Arial" w:hAnsi="Arial" w:cs="Arial"/>
            <w:iCs/>
            <w:szCs w:val="24"/>
          </w:rPr>
          <w:t>сценарий</w:t>
        </w:r>
        <w:r w:rsidR="002E6C85" w:rsidRPr="002E6C85">
          <w:rPr>
            <w:rFonts w:ascii="Arial" w:hAnsi="Arial" w:cs="Arial"/>
            <w:iCs/>
            <w:szCs w:val="24"/>
          </w:rPr>
          <w:t>;</w:t>
        </w:r>
      </w:ins>
    </w:p>
    <w:p w14:paraId="4E93B45D" w14:textId="10B21624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34" w:author="Попова Дарья Николаевна (Подрядчик. ООО БерингПойнт)" w:date="2021-04-05T15:07:00Z"/>
          <w:rFonts w:ascii="Arial" w:hAnsi="Arial" w:cs="Arial"/>
          <w:iCs/>
          <w:szCs w:val="24"/>
        </w:rPr>
      </w:pPr>
      <w:proofErr w:type="spellStart"/>
      <w:ins w:id="4635" w:author="Попова Дарья Николаевна (Подрядчик. ООО БерингПойнт)" w:date="2021-04-05T15:07:00Z">
        <w:r w:rsidRPr="002E6C85">
          <w:rPr>
            <w:rFonts w:ascii="Arial" w:hAnsi="Arial" w:cs="Arial"/>
            <w:iCs/>
            <w:szCs w:val="24"/>
          </w:rPr>
          <w:t>компонентый</w:t>
        </w:r>
        <w:proofErr w:type="spellEnd"/>
        <w:r w:rsidRPr="002E6C85">
          <w:rPr>
            <w:rFonts w:ascii="Arial" w:hAnsi="Arial" w:cs="Arial"/>
            <w:iCs/>
            <w:szCs w:val="24"/>
          </w:rPr>
          <w:t xml:space="preserve"> учет/ капремонт</w:t>
        </w:r>
      </w:ins>
      <w:ins w:id="4636" w:author="Попова Дарья Николаевна (Подрядчик. ООО БерингПойнт)" w:date="2021-04-05T15:12:00Z">
        <w:r w:rsidR="00311472">
          <w:rPr>
            <w:rFonts w:ascii="Arial" w:hAnsi="Arial" w:cs="Arial"/>
            <w:iCs/>
            <w:szCs w:val="24"/>
          </w:rPr>
          <w:t>/ОВП (ОВИЗ)</w:t>
        </w:r>
      </w:ins>
      <w:ins w:id="4637" w:author="Попова Дарья Николаевна (Подрядчик. ООО БерингПойнт)" w:date="2021-04-05T15:13:00Z">
        <w:r w:rsidR="00311472">
          <w:rPr>
            <w:rFonts w:ascii="Arial" w:hAnsi="Arial" w:cs="Arial"/>
            <w:iCs/>
            <w:szCs w:val="24"/>
          </w:rPr>
          <w:t>.</w:t>
        </w:r>
      </w:ins>
    </w:p>
    <w:p w14:paraId="137B26F5" w14:textId="2FDE93F7" w:rsidR="002E6C85" w:rsidRPr="002E6C85" w:rsidRDefault="002E6C85">
      <w:pPr>
        <w:spacing w:line="276" w:lineRule="auto"/>
        <w:ind w:left="720"/>
        <w:rPr>
          <w:ins w:id="4638" w:author="Попова Дарья Николаевна (Подрядчик. ООО БерингПойнт)" w:date="2021-04-05T15:07:00Z"/>
          <w:rFonts w:ascii="Arial" w:hAnsi="Arial" w:cs="Arial"/>
          <w:iCs/>
          <w:szCs w:val="24"/>
        </w:rPr>
        <w:pPrChange w:id="4639" w:author="Попова Дарья Николаевна (Подрядчик. ООО БерингПойнт)" w:date="2021-04-05T15:12:00Z">
          <w:pPr>
            <w:numPr>
              <w:numId w:val="129"/>
            </w:numPr>
            <w:spacing w:line="276" w:lineRule="auto"/>
            <w:ind w:left="720" w:hanging="360"/>
          </w:pPr>
        </w:pPrChange>
      </w:pPr>
    </w:p>
    <w:p w14:paraId="7692504E" w14:textId="77777777" w:rsidR="002E6C85" w:rsidRPr="00311472" w:rsidRDefault="002E6C85">
      <w:pPr>
        <w:spacing w:after="240" w:line="276" w:lineRule="auto"/>
        <w:ind w:firstLine="567"/>
        <w:rPr>
          <w:ins w:id="4640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641" w:author="Попова Дарья Николаевна (Подрядчик. ООО БерингПойнт)" w:date="2021-04-05T15:11:00Z">
            <w:rPr>
              <w:ins w:id="4642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643" w:author="Попова Дарья Николаевна (Подрядчик. ООО БерингПойнт)" w:date="2021-04-05T15:11:00Z">
          <w:pPr>
            <w:contextualSpacing/>
            <w:jc w:val="left"/>
          </w:pPr>
        </w:pPrChange>
      </w:pPr>
      <w:ins w:id="4644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645" w:author="Попова Дарья Николаевна (Подрядчик. ООО БерингПойнт)" w:date="2021-04-05T15:11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Отчет формируется по СПП-элементам, подлежащих интеграции:</w:t>
        </w:r>
      </w:ins>
    </w:p>
    <w:p w14:paraId="661FAF3A" w14:textId="77777777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46" w:author="Попова Дарья Николаевна (Подрядчик. ООО БерингПойнт)" w:date="2021-04-05T15:07:00Z"/>
          <w:rFonts w:ascii="Arial" w:hAnsi="Arial" w:cs="Arial"/>
          <w:szCs w:val="24"/>
        </w:rPr>
      </w:pPr>
      <w:ins w:id="4647" w:author="Попова Дарья Николаевна (Подрядчик. ООО БерингПойнт)" w:date="2021-04-05T15:07:00Z">
        <w:r w:rsidRPr="002E6C85">
          <w:rPr>
            <w:rFonts w:ascii="Arial" w:hAnsi="Arial" w:cs="Arial"/>
            <w:szCs w:val="24"/>
          </w:rPr>
          <w:t>признак «Код проекта КСУ НСИ» заполнен;</w:t>
        </w:r>
      </w:ins>
    </w:p>
    <w:p w14:paraId="68923DAD" w14:textId="77777777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48" w:author="Попова Дарья Николаевна (Подрядчик. ООО БерингПойнт)" w:date="2021-04-05T15:07:00Z"/>
          <w:rFonts w:ascii="Arial" w:hAnsi="Arial" w:cs="Arial"/>
          <w:szCs w:val="24"/>
        </w:rPr>
      </w:pPr>
      <w:ins w:id="4649" w:author="Попова Дарья Николаевна (Подрядчик. ООО БерингПойнт)" w:date="2021-04-05T15:07:00Z">
        <w:r w:rsidRPr="002E6C85">
          <w:rPr>
            <w:rFonts w:ascii="Arial" w:hAnsi="Arial" w:cs="Arial"/>
            <w:szCs w:val="24"/>
          </w:rPr>
          <w:t>статус СПП-элемента не равен Закрыто;</w:t>
        </w:r>
      </w:ins>
    </w:p>
    <w:p w14:paraId="4D550E7B" w14:textId="77777777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50" w:author="Попова Дарья Николаевна (Подрядчик. ООО БерингПойнт)" w:date="2021-04-05T15:07:00Z"/>
          <w:rFonts w:ascii="Arial" w:hAnsi="Arial" w:cs="Arial"/>
          <w:szCs w:val="24"/>
        </w:rPr>
      </w:pPr>
      <w:ins w:id="4651" w:author="Попова Дарья Николаевна (Подрядчик. ООО БерингПойнт)" w:date="2021-04-05T15:07:00Z">
        <w:r w:rsidRPr="002E6C85">
          <w:rPr>
            <w:rFonts w:ascii="Arial" w:hAnsi="Arial" w:cs="Arial"/>
            <w:szCs w:val="24"/>
          </w:rPr>
          <w:t>СПП-элемент не помечен на удаление;</w:t>
        </w:r>
      </w:ins>
    </w:p>
    <w:p w14:paraId="53196F75" w14:textId="77777777" w:rsidR="002E6C85" w:rsidRPr="002E6C85" w:rsidRDefault="002E6C85" w:rsidP="002E6C85">
      <w:pPr>
        <w:numPr>
          <w:ilvl w:val="0"/>
          <w:numId w:val="129"/>
        </w:numPr>
        <w:spacing w:line="276" w:lineRule="auto"/>
        <w:rPr>
          <w:ins w:id="4652" w:author="Попова Дарья Николаевна (Подрядчик. ООО БерингПойнт)" w:date="2021-04-05T15:07:00Z"/>
          <w:rFonts w:ascii="Arial" w:hAnsi="Arial" w:cs="Arial"/>
          <w:szCs w:val="24"/>
        </w:rPr>
      </w:pPr>
      <w:ins w:id="4653" w:author="Попова Дарья Николаевна (Подрядчик. ООО БерингПойнт)" w:date="2021-04-05T15:07:00Z">
        <w:r w:rsidRPr="002E6C85">
          <w:rPr>
            <w:rFonts w:ascii="Arial" w:hAnsi="Arial" w:cs="Arial"/>
            <w:szCs w:val="24"/>
          </w:rPr>
          <w:t>активен статус СПП-элемента СДПА – Согласовано к передаче в АСКИ.</w:t>
        </w:r>
      </w:ins>
    </w:p>
    <w:p w14:paraId="11D5AF21" w14:textId="77777777" w:rsidR="002E6C85" w:rsidRPr="00311472" w:rsidRDefault="002E6C85">
      <w:pPr>
        <w:spacing w:after="240" w:line="276" w:lineRule="auto"/>
        <w:ind w:firstLine="567"/>
        <w:rPr>
          <w:ins w:id="4654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655" w:author="Попова Дарья Николаевна (Подрядчик. ООО БерингПойнт)" w:date="2021-04-05T15:13:00Z">
            <w:rPr>
              <w:ins w:id="4656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  <w:lang w:val="en-US"/>
            </w:rPr>
          </w:rPrChange>
        </w:rPr>
        <w:pPrChange w:id="4657" w:author="Попова Дарья Николаевна (Подрядчик. ООО БерингПойнт)" w:date="2021-04-05T15:13:00Z">
          <w:pPr>
            <w:contextualSpacing/>
            <w:jc w:val="left"/>
          </w:pPr>
        </w:pPrChange>
      </w:pPr>
      <w:ins w:id="4658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659" w:author="Попова Дарья Николаевна (Подрядчик. ООО БерингПойнт)" w:date="2021-04-05T15:13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Для СПП-элементов анализируются план и факт по согласованным заказам ТОРО и сетевым графикам, при этом осуществляется фильтрация данных по ФОТ. В отчет выводится агрегированная информация.</w:t>
        </w:r>
      </w:ins>
    </w:p>
    <w:p w14:paraId="4DAC2D60" w14:textId="5181E005" w:rsidR="002E6C85" w:rsidRPr="002E6C85" w:rsidRDefault="002E6C85" w:rsidP="002E6C85">
      <w:pPr>
        <w:keepNext/>
        <w:spacing w:before="100" w:beforeAutospacing="1" w:after="100" w:afterAutospacing="1"/>
        <w:jc w:val="right"/>
        <w:rPr>
          <w:ins w:id="4660" w:author="Попова Дарья Николаевна (Подрядчик. ООО БерингПойнт)" w:date="2021-04-05T15:07:00Z"/>
          <w:rFonts w:ascii="Arial" w:hAnsi="Arial" w:cs="Arial"/>
          <w:b/>
          <w:sz w:val="20"/>
          <w:szCs w:val="24"/>
          <w:lang w:eastAsia="ru-RU"/>
        </w:rPr>
      </w:pPr>
      <w:ins w:id="4661" w:author="Попова Дарья Николаевна (Подрядчик. ООО БерингПойнт)" w:date="2021-04-05T15:07:00Z"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t xml:space="preserve">Таблица </w:t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fldChar w:fldCharType="begin"/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instrText xml:space="preserve"> SEQ Таблица \* ARABIC </w:instrText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fldChar w:fldCharType="separate"/>
        </w:r>
      </w:ins>
      <w:ins w:id="4662" w:author="Попова Дарья Николаевна (Подрядчик. ООО БерингПойнт)" w:date="2021-04-05T15:21:00Z">
        <w:r w:rsidR="00311472">
          <w:rPr>
            <w:rFonts w:ascii="Arial" w:hAnsi="Arial" w:cs="Arial"/>
            <w:b/>
            <w:noProof/>
            <w:sz w:val="20"/>
            <w:szCs w:val="24"/>
            <w:lang w:eastAsia="ru-RU"/>
          </w:rPr>
          <w:t>24</w:t>
        </w:r>
      </w:ins>
      <w:ins w:id="4663" w:author="Попова Дарья Николаевна (Подрядчик. ООО БерингПойнт)" w:date="2021-04-05T15:07:00Z"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fldChar w:fldCharType="end"/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t>. Правила формирования полей отчета</w:t>
        </w:r>
      </w:ins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70"/>
        <w:gridCol w:w="3244"/>
        <w:gridCol w:w="4536"/>
        <w:gridCol w:w="1826"/>
      </w:tblGrid>
      <w:tr w:rsidR="002E6C85" w:rsidRPr="002E6C85" w14:paraId="7C06F104" w14:textId="77777777" w:rsidTr="002E6C85">
        <w:trPr>
          <w:cantSplit/>
          <w:trHeight w:val="397"/>
          <w:tblHeader/>
          <w:ins w:id="4664" w:author="Попова Дарья Николаевна (Подрядчик. ООО БерингПойнт)" w:date="2021-04-05T15:07:00Z"/>
        </w:trPr>
        <w:tc>
          <w:tcPr>
            <w:tcW w:w="280" w:type="pct"/>
            <w:tcBorders>
              <w:top w:val="single" w:sz="12" w:space="0" w:color="auto"/>
            </w:tcBorders>
            <w:shd w:val="clear" w:color="auto" w:fill="FFC000"/>
          </w:tcPr>
          <w:p w14:paraId="6155920A" w14:textId="77777777" w:rsidR="002E6C85" w:rsidRPr="002E6C85" w:rsidRDefault="002E6C85" w:rsidP="002E6C85">
            <w:pPr>
              <w:jc w:val="center"/>
              <w:rPr>
                <w:ins w:id="4665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666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 xml:space="preserve">№ </w:t>
              </w:r>
              <w:proofErr w:type="spellStart"/>
              <w:r w:rsidRPr="002E6C85">
                <w:rPr>
                  <w:rFonts w:ascii="Arial" w:hAnsi="Arial" w:cs="Arial"/>
                  <w:b/>
                  <w:sz w:val="20"/>
                </w:rPr>
                <w:t>п.п</w:t>
              </w:r>
              <w:proofErr w:type="spellEnd"/>
              <w:r w:rsidRPr="002E6C85">
                <w:rPr>
                  <w:rFonts w:ascii="Arial" w:hAnsi="Arial" w:cs="Arial"/>
                  <w:b/>
                  <w:sz w:val="20"/>
                </w:rPr>
                <w:t>.</w:t>
              </w:r>
            </w:ins>
          </w:p>
        </w:tc>
        <w:tc>
          <w:tcPr>
            <w:tcW w:w="1594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2AD0857E" w14:textId="77777777" w:rsidR="002E6C85" w:rsidRPr="002E6C85" w:rsidRDefault="002E6C85" w:rsidP="002E6C85">
            <w:pPr>
              <w:jc w:val="center"/>
              <w:rPr>
                <w:ins w:id="4667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668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Поле отчета</w:t>
              </w:r>
            </w:ins>
          </w:p>
        </w:tc>
        <w:tc>
          <w:tcPr>
            <w:tcW w:w="2229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1C9DEFEB" w14:textId="77777777" w:rsidR="002E6C85" w:rsidRPr="002E6C85" w:rsidRDefault="002E6C85" w:rsidP="002E6C85">
            <w:pPr>
              <w:jc w:val="center"/>
              <w:rPr>
                <w:ins w:id="4669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670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Алгоритм формирования</w:t>
              </w:r>
            </w:ins>
          </w:p>
        </w:tc>
        <w:tc>
          <w:tcPr>
            <w:tcW w:w="897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7209C63C" w14:textId="77777777" w:rsidR="002E6C85" w:rsidRPr="002E6C85" w:rsidRDefault="002E6C85" w:rsidP="002E6C85">
            <w:pPr>
              <w:jc w:val="center"/>
              <w:rPr>
                <w:ins w:id="4671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672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Ограничения</w:t>
              </w:r>
            </w:ins>
          </w:p>
        </w:tc>
      </w:tr>
      <w:tr w:rsidR="002E6C85" w:rsidRPr="002E6C85" w14:paraId="3065F2AE" w14:textId="77777777" w:rsidTr="002E6C85">
        <w:trPr>
          <w:cantSplit/>
          <w:ins w:id="4673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31592528" w14:textId="77777777" w:rsidR="002E6C85" w:rsidRPr="002E6C85" w:rsidRDefault="002E6C85" w:rsidP="002E6C85">
            <w:pPr>
              <w:rPr>
                <w:ins w:id="467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7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</w:t>
              </w:r>
            </w:ins>
          </w:p>
        </w:tc>
        <w:tc>
          <w:tcPr>
            <w:tcW w:w="1594" w:type="pct"/>
          </w:tcPr>
          <w:p w14:paraId="43F34F5D" w14:textId="77777777" w:rsidR="002E6C85" w:rsidRPr="002E6C85" w:rsidRDefault="002E6C85" w:rsidP="002E6C85">
            <w:pPr>
              <w:rPr>
                <w:ins w:id="4676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proofErr w:type="spellStart"/>
            <w:ins w:id="467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  <w:lang w:val="en-US"/>
                </w:rPr>
                <w:t>Код</w:t>
              </w:r>
              <w:proofErr w:type="spellEnd"/>
              <w:r w:rsidRPr="002E6C85">
                <w:rPr>
                  <w:rFonts w:ascii="Arial" w:hAnsi="Arial" w:cs="Arial"/>
                  <w:sz w:val="20"/>
                  <w:lang w:val="en-US"/>
                </w:rPr>
                <w:t xml:space="preserve"> </w:t>
              </w:r>
              <w:proofErr w:type="spellStart"/>
              <w:r w:rsidRPr="002E6C85">
                <w:rPr>
                  <w:rFonts w:ascii="Arial" w:hAnsi="Arial" w:cs="Arial"/>
                  <w:sz w:val="20"/>
                  <w:lang w:val="en-US"/>
                </w:rPr>
                <w:t>проекта</w:t>
              </w:r>
              <w:proofErr w:type="spellEnd"/>
              <w:r w:rsidRPr="002E6C85">
                <w:rPr>
                  <w:rFonts w:ascii="Arial" w:hAnsi="Arial" w:cs="Arial"/>
                  <w:sz w:val="20"/>
                  <w:lang w:val="en-US"/>
                </w:rPr>
                <w:t xml:space="preserve"> в НСИ</w:t>
              </w:r>
            </w:ins>
          </w:p>
        </w:tc>
        <w:tc>
          <w:tcPr>
            <w:tcW w:w="2229" w:type="pct"/>
          </w:tcPr>
          <w:p w14:paraId="683888D6" w14:textId="77777777" w:rsidR="002E6C85" w:rsidRPr="002E6C85" w:rsidRDefault="002E6C85" w:rsidP="002E6C85">
            <w:pPr>
              <w:jc w:val="left"/>
              <w:rPr>
                <w:ins w:id="467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7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Определяется по СПП-элементу</w:t>
              </w:r>
            </w:ins>
          </w:p>
        </w:tc>
        <w:tc>
          <w:tcPr>
            <w:tcW w:w="897" w:type="pct"/>
          </w:tcPr>
          <w:p w14:paraId="5BE662B7" w14:textId="77777777" w:rsidR="002E6C85" w:rsidRPr="002E6C85" w:rsidRDefault="002E6C85" w:rsidP="002E6C85">
            <w:pPr>
              <w:jc w:val="left"/>
              <w:rPr>
                <w:ins w:id="468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1002E100" w14:textId="77777777" w:rsidTr="002E6C85">
        <w:trPr>
          <w:cantSplit/>
          <w:ins w:id="4681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521BBBC6" w14:textId="77777777" w:rsidR="002E6C85" w:rsidRPr="002E6C85" w:rsidRDefault="002E6C85" w:rsidP="002E6C85">
            <w:pPr>
              <w:rPr>
                <w:ins w:id="468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8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2</w:t>
              </w:r>
            </w:ins>
          </w:p>
        </w:tc>
        <w:tc>
          <w:tcPr>
            <w:tcW w:w="1594" w:type="pct"/>
          </w:tcPr>
          <w:p w14:paraId="0CFF8E79" w14:textId="77777777" w:rsidR="002E6C85" w:rsidRPr="002E6C85" w:rsidRDefault="002E6C85" w:rsidP="002E6C85">
            <w:pPr>
              <w:rPr>
                <w:ins w:id="468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8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Код объекта ТС</w:t>
              </w:r>
            </w:ins>
          </w:p>
        </w:tc>
        <w:tc>
          <w:tcPr>
            <w:tcW w:w="2229" w:type="pct"/>
          </w:tcPr>
          <w:p w14:paraId="43096EE1" w14:textId="77777777" w:rsidR="002E6C85" w:rsidRPr="002E6C85" w:rsidRDefault="002E6C85" w:rsidP="002E6C85">
            <w:pPr>
              <w:jc w:val="left"/>
              <w:rPr>
                <w:ins w:id="468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8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Определяется по СПП-элементу</w:t>
              </w:r>
            </w:ins>
          </w:p>
        </w:tc>
        <w:tc>
          <w:tcPr>
            <w:tcW w:w="897" w:type="pct"/>
          </w:tcPr>
          <w:p w14:paraId="5BEF8D0C" w14:textId="77777777" w:rsidR="002E6C85" w:rsidRPr="002E6C85" w:rsidRDefault="002E6C85" w:rsidP="002E6C85">
            <w:pPr>
              <w:jc w:val="left"/>
              <w:rPr>
                <w:ins w:id="468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34E547EF" w14:textId="77777777" w:rsidTr="002E6C85">
        <w:trPr>
          <w:cantSplit/>
          <w:ins w:id="4689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597E7618" w14:textId="77777777" w:rsidR="002E6C85" w:rsidRPr="002E6C85" w:rsidRDefault="002E6C85" w:rsidP="002E6C85">
            <w:pPr>
              <w:rPr>
                <w:ins w:id="4690" w:author="Попова Дарья Николаевна (Подрядчик. ООО БерингПойнт)" w:date="2021-04-05T15:07:00Z"/>
                <w:rFonts w:ascii="Arial" w:hAnsi="Arial" w:cs="Arial"/>
                <w:sz w:val="20"/>
                <w:lang w:val="en-US"/>
              </w:rPr>
            </w:pPr>
            <w:ins w:id="469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  <w:lang w:val="en-US"/>
                </w:rPr>
                <w:t>3</w:t>
              </w:r>
            </w:ins>
          </w:p>
        </w:tc>
        <w:tc>
          <w:tcPr>
            <w:tcW w:w="1594" w:type="pct"/>
          </w:tcPr>
          <w:p w14:paraId="6385604A" w14:textId="77777777" w:rsidR="002E6C85" w:rsidRPr="002E6C85" w:rsidRDefault="002E6C85" w:rsidP="002E6C85">
            <w:pPr>
              <w:rPr>
                <w:ins w:id="469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9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Статья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</w:ins>
          </w:p>
        </w:tc>
        <w:tc>
          <w:tcPr>
            <w:tcW w:w="2229" w:type="pct"/>
          </w:tcPr>
          <w:p w14:paraId="0ECBF477" w14:textId="77777777" w:rsidR="002E6C85" w:rsidRPr="002E6C85" w:rsidRDefault="002E6C85" w:rsidP="002E6C85">
            <w:pPr>
              <w:jc w:val="left"/>
              <w:rPr>
                <w:ins w:id="469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9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Для освоения определяется на основании </w:t>
              </w:r>
              <w:proofErr w:type="spellStart"/>
              <w:r w:rsidRPr="002E6C85">
                <w:rPr>
                  <w:rFonts w:ascii="Arial" w:hAnsi="Arial" w:cs="Arial"/>
                  <w:sz w:val="20"/>
                </w:rPr>
                <w:t>мэппинга</w:t>
              </w:r>
              <w:proofErr w:type="spellEnd"/>
              <w:r w:rsidRPr="002E6C85">
                <w:rPr>
                  <w:rFonts w:ascii="Arial" w:hAnsi="Arial" w:cs="Arial"/>
                  <w:sz w:val="20"/>
                </w:rPr>
                <w:t xml:space="preserve"> Вид затрат на Статью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  <w:r w:rsidRPr="002E6C85">
                <w:rPr>
                  <w:rFonts w:ascii="Arial" w:hAnsi="Arial" w:cs="Arial"/>
                  <w:sz w:val="20"/>
                </w:rPr>
                <w:t xml:space="preserve"> (на стороне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SAP</w:t>
              </w:r>
              <w:r w:rsidRPr="002E6C85">
                <w:rPr>
                  <w:rFonts w:ascii="Arial" w:hAnsi="Arial" w:cs="Arial"/>
                  <w:sz w:val="20"/>
                </w:rPr>
                <w:t>)</w:t>
              </w:r>
            </w:ins>
          </w:p>
          <w:p w14:paraId="416E3D31" w14:textId="77777777" w:rsidR="002E6C85" w:rsidRPr="002E6C85" w:rsidRDefault="002E6C85" w:rsidP="002E6C85">
            <w:pPr>
              <w:jc w:val="left"/>
              <w:rPr>
                <w:ins w:id="469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69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Для финансирования определяется на основании </w:t>
              </w:r>
              <w:proofErr w:type="spellStart"/>
              <w:r w:rsidRPr="002E6C85">
                <w:rPr>
                  <w:rFonts w:ascii="Arial" w:hAnsi="Arial" w:cs="Arial"/>
                  <w:sz w:val="20"/>
                </w:rPr>
                <w:t>мэппинга</w:t>
              </w:r>
              <w:proofErr w:type="spellEnd"/>
              <w:r w:rsidRPr="002E6C85">
                <w:rPr>
                  <w:rFonts w:ascii="Arial" w:hAnsi="Arial" w:cs="Arial"/>
                  <w:sz w:val="20"/>
                </w:rPr>
                <w:t xml:space="preserve"> финансовой позиции на статью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  <w:r w:rsidRPr="002E6C85">
                <w:rPr>
                  <w:rFonts w:ascii="Arial" w:hAnsi="Arial" w:cs="Arial"/>
                  <w:sz w:val="20"/>
                </w:rPr>
                <w:t xml:space="preserve"> (на стороне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SAP</w:t>
              </w:r>
              <w:r w:rsidRPr="002E6C85">
                <w:rPr>
                  <w:rFonts w:ascii="Arial" w:hAnsi="Arial" w:cs="Arial"/>
                  <w:sz w:val="20"/>
                </w:rPr>
                <w:t>)</w:t>
              </w:r>
            </w:ins>
          </w:p>
        </w:tc>
        <w:tc>
          <w:tcPr>
            <w:tcW w:w="897" w:type="pct"/>
          </w:tcPr>
          <w:p w14:paraId="3D2E50F9" w14:textId="77777777" w:rsidR="002E6C85" w:rsidRPr="002E6C85" w:rsidRDefault="002E6C85" w:rsidP="002E6C85">
            <w:pPr>
              <w:jc w:val="left"/>
              <w:rPr>
                <w:ins w:id="469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10C40E15" w14:textId="77777777" w:rsidTr="002E6C85">
        <w:trPr>
          <w:cantSplit/>
          <w:ins w:id="4699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5B056FBE" w14:textId="77777777" w:rsidR="002E6C85" w:rsidRPr="002E6C85" w:rsidRDefault="002E6C85" w:rsidP="002E6C85">
            <w:pPr>
              <w:rPr>
                <w:ins w:id="470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0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4</w:t>
              </w:r>
            </w:ins>
          </w:p>
        </w:tc>
        <w:tc>
          <w:tcPr>
            <w:tcW w:w="1594" w:type="pct"/>
          </w:tcPr>
          <w:p w14:paraId="7A9CB6A5" w14:textId="77777777" w:rsidR="002E6C85" w:rsidRPr="002E6C85" w:rsidRDefault="002E6C85" w:rsidP="002E6C85">
            <w:pPr>
              <w:rPr>
                <w:ins w:id="470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0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Год</w:t>
              </w:r>
            </w:ins>
          </w:p>
        </w:tc>
        <w:tc>
          <w:tcPr>
            <w:tcW w:w="2229" w:type="pct"/>
          </w:tcPr>
          <w:p w14:paraId="6917C3FC" w14:textId="77777777" w:rsidR="002E6C85" w:rsidRPr="002E6C85" w:rsidRDefault="002E6C85" w:rsidP="002E6C85">
            <w:pPr>
              <w:jc w:val="left"/>
              <w:rPr>
                <w:ins w:id="470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0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Согласно условию выбора данных</w:t>
              </w:r>
            </w:ins>
          </w:p>
        </w:tc>
        <w:tc>
          <w:tcPr>
            <w:tcW w:w="897" w:type="pct"/>
          </w:tcPr>
          <w:p w14:paraId="4FC6980D" w14:textId="77777777" w:rsidR="002E6C85" w:rsidRPr="002E6C85" w:rsidRDefault="002E6C85" w:rsidP="002E6C85">
            <w:pPr>
              <w:jc w:val="left"/>
              <w:rPr>
                <w:ins w:id="470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6AC91F95" w14:textId="77777777" w:rsidTr="002E6C85">
        <w:trPr>
          <w:cantSplit/>
          <w:ins w:id="4707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4C5CE98F" w14:textId="77777777" w:rsidR="002E6C85" w:rsidRPr="002E6C85" w:rsidRDefault="002E6C85" w:rsidP="002E6C85">
            <w:pPr>
              <w:rPr>
                <w:ins w:id="470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0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5</w:t>
              </w:r>
            </w:ins>
          </w:p>
        </w:tc>
        <w:tc>
          <w:tcPr>
            <w:tcW w:w="1594" w:type="pct"/>
          </w:tcPr>
          <w:p w14:paraId="2378FA0D" w14:textId="77777777" w:rsidR="002E6C85" w:rsidRPr="002E6C85" w:rsidRDefault="002E6C85" w:rsidP="002E6C85">
            <w:pPr>
              <w:rPr>
                <w:ins w:id="471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1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Месяц</w:t>
              </w:r>
            </w:ins>
          </w:p>
        </w:tc>
        <w:tc>
          <w:tcPr>
            <w:tcW w:w="2229" w:type="pct"/>
          </w:tcPr>
          <w:p w14:paraId="731D9C29" w14:textId="77777777" w:rsidR="002E6C85" w:rsidRPr="002E6C85" w:rsidRDefault="002E6C85" w:rsidP="002E6C85">
            <w:pPr>
              <w:jc w:val="left"/>
              <w:rPr>
                <w:ins w:id="471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1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Согласно условию выбора данных</w:t>
              </w:r>
            </w:ins>
          </w:p>
        </w:tc>
        <w:tc>
          <w:tcPr>
            <w:tcW w:w="897" w:type="pct"/>
          </w:tcPr>
          <w:p w14:paraId="51FCD01F" w14:textId="77777777" w:rsidR="002E6C85" w:rsidRPr="002E6C85" w:rsidRDefault="002E6C85" w:rsidP="002E6C85">
            <w:pPr>
              <w:jc w:val="left"/>
              <w:rPr>
                <w:ins w:id="471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5956525F" w14:textId="77777777" w:rsidTr="002E6C85">
        <w:trPr>
          <w:cantSplit/>
          <w:ins w:id="4715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40CD8DAA" w14:textId="77777777" w:rsidR="002E6C85" w:rsidRPr="002E6C85" w:rsidRDefault="002E6C85" w:rsidP="002E6C85">
            <w:pPr>
              <w:rPr>
                <w:ins w:id="471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1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6</w:t>
              </w:r>
            </w:ins>
          </w:p>
        </w:tc>
        <w:tc>
          <w:tcPr>
            <w:tcW w:w="1594" w:type="pct"/>
          </w:tcPr>
          <w:p w14:paraId="28C09A63" w14:textId="77777777" w:rsidR="002E6C85" w:rsidRPr="002E6C85" w:rsidRDefault="002E6C85" w:rsidP="002E6C85">
            <w:pPr>
              <w:rPr>
                <w:ins w:id="471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1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Финансирование/Освоение</w:t>
              </w:r>
            </w:ins>
          </w:p>
        </w:tc>
        <w:tc>
          <w:tcPr>
            <w:tcW w:w="2229" w:type="pct"/>
          </w:tcPr>
          <w:p w14:paraId="7FEF8374" w14:textId="77777777" w:rsidR="002E6C85" w:rsidRPr="002E6C85" w:rsidRDefault="002E6C85" w:rsidP="002E6C85">
            <w:pPr>
              <w:jc w:val="left"/>
              <w:rPr>
                <w:ins w:id="472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2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FD_01 Освоение</w:t>
              </w:r>
            </w:ins>
          </w:p>
          <w:p w14:paraId="229301E3" w14:textId="77777777" w:rsidR="002E6C85" w:rsidRPr="002E6C85" w:rsidRDefault="002E6C85" w:rsidP="002E6C85">
            <w:pPr>
              <w:jc w:val="left"/>
              <w:rPr>
                <w:ins w:id="472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2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FD_02 Финансирование</w:t>
              </w:r>
            </w:ins>
          </w:p>
        </w:tc>
        <w:tc>
          <w:tcPr>
            <w:tcW w:w="897" w:type="pct"/>
          </w:tcPr>
          <w:p w14:paraId="7CBC27F8" w14:textId="77777777" w:rsidR="002E6C85" w:rsidRPr="002E6C85" w:rsidRDefault="002E6C85" w:rsidP="002E6C85">
            <w:pPr>
              <w:jc w:val="left"/>
              <w:rPr>
                <w:ins w:id="472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1A93871C" w14:textId="77777777" w:rsidTr="002E6C85">
        <w:trPr>
          <w:cantSplit/>
          <w:ins w:id="4725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5FA2FB53" w14:textId="77777777" w:rsidR="002E6C85" w:rsidRPr="002E6C85" w:rsidRDefault="002E6C85" w:rsidP="002E6C85">
            <w:pPr>
              <w:rPr>
                <w:ins w:id="472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2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7</w:t>
              </w:r>
            </w:ins>
          </w:p>
        </w:tc>
        <w:tc>
          <w:tcPr>
            <w:tcW w:w="1594" w:type="pct"/>
          </w:tcPr>
          <w:p w14:paraId="0A907FD0" w14:textId="77777777" w:rsidR="002E6C85" w:rsidRPr="002E6C85" w:rsidRDefault="002E6C85" w:rsidP="002E6C85">
            <w:pPr>
              <w:rPr>
                <w:ins w:id="472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2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Сумма прогноза </w:t>
              </w:r>
            </w:ins>
          </w:p>
        </w:tc>
        <w:tc>
          <w:tcPr>
            <w:tcW w:w="2229" w:type="pct"/>
          </w:tcPr>
          <w:p w14:paraId="3920B65B" w14:textId="77777777" w:rsidR="002E6C85" w:rsidRPr="002E6C85" w:rsidRDefault="002E6C85" w:rsidP="002E6C85">
            <w:pPr>
              <w:jc w:val="left"/>
              <w:rPr>
                <w:ins w:id="473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3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План освоение – плановые/ фактические затраты по согласованным заказам ТОРО и сетевым графикам минус аванс.</w:t>
              </w:r>
            </w:ins>
          </w:p>
          <w:p w14:paraId="37008B04" w14:textId="77777777" w:rsidR="002E6C85" w:rsidRPr="002E6C85" w:rsidRDefault="002E6C85" w:rsidP="002E6C85">
            <w:pPr>
              <w:jc w:val="left"/>
              <w:rPr>
                <w:ins w:id="473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3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План финансирования – план освоения на НДС со сдвигом на отсрочку платежа.</w:t>
              </w:r>
            </w:ins>
          </w:p>
          <w:p w14:paraId="2AE1D6A5" w14:textId="77777777" w:rsidR="002E6C85" w:rsidRPr="002E6C85" w:rsidRDefault="002E6C85" w:rsidP="002E6C85">
            <w:pPr>
              <w:jc w:val="left"/>
              <w:rPr>
                <w:ins w:id="473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3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Принципы подсчета сумм прогноза освоения и финансирования должны быть едины и аналогичны алгоритмам по проектам инвестиционной деятельности.</w:t>
              </w:r>
            </w:ins>
          </w:p>
        </w:tc>
        <w:tc>
          <w:tcPr>
            <w:tcW w:w="897" w:type="pct"/>
          </w:tcPr>
          <w:p w14:paraId="34F448A4" w14:textId="77777777" w:rsidR="002E6C85" w:rsidRPr="002E6C85" w:rsidRDefault="002E6C85" w:rsidP="002E6C85">
            <w:pPr>
              <w:jc w:val="left"/>
              <w:rPr>
                <w:ins w:id="473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0F28D1CF" w14:textId="77777777" w:rsidTr="002E6C85">
        <w:trPr>
          <w:cantSplit/>
          <w:ins w:id="4737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28B2F43F" w14:textId="77777777" w:rsidR="002E6C85" w:rsidRPr="002E6C85" w:rsidRDefault="002E6C85" w:rsidP="002E6C85">
            <w:pPr>
              <w:rPr>
                <w:ins w:id="473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3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8</w:t>
              </w:r>
            </w:ins>
          </w:p>
        </w:tc>
        <w:tc>
          <w:tcPr>
            <w:tcW w:w="1594" w:type="pct"/>
          </w:tcPr>
          <w:p w14:paraId="7450DBC4" w14:textId="77777777" w:rsidR="002E6C85" w:rsidRPr="002E6C85" w:rsidRDefault="002E6C85" w:rsidP="002E6C85">
            <w:pPr>
              <w:rPr>
                <w:ins w:id="474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4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Валюта</w:t>
              </w:r>
            </w:ins>
          </w:p>
        </w:tc>
        <w:tc>
          <w:tcPr>
            <w:tcW w:w="2229" w:type="pct"/>
          </w:tcPr>
          <w:p w14:paraId="5D0BE7F6" w14:textId="77777777" w:rsidR="002E6C85" w:rsidRPr="002E6C85" w:rsidRDefault="002E6C85" w:rsidP="002E6C85">
            <w:pPr>
              <w:jc w:val="left"/>
              <w:rPr>
                <w:ins w:id="474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4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Валюта КЕ</w:t>
              </w:r>
            </w:ins>
          </w:p>
        </w:tc>
        <w:tc>
          <w:tcPr>
            <w:tcW w:w="897" w:type="pct"/>
          </w:tcPr>
          <w:p w14:paraId="2CCEA8A7" w14:textId="77777777" w:rsidR="002E6C85" w:rsidRPr="002E6C85" w:rsidRDefault="002E6C85" w:rsidP="002E6C85">
            <w:pPr>
              <w:jc w:val="left"/>
              <w:rPr>
                <w:ins w:id="474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65106C76" w14:textId="77777777" w:rsidTr="002E6C85">
        <w:trPr>
          <w:cantSplit/>
          <w:ins w:id="4745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2C059C16" w14:textId="77777777" w:rsidR="002E6C85" w:rsidRPr="002E6C85" w:rsidRDefault="002E6C85" w:rsidP="002E6C85">
            <w:pPr>
              <w:rPr>
                <w:ins w:id="474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4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9</w:t>
              </w:r>
            </w:ins>
          </w:p>
        </w:tc>
        <w:tc>
          <w:tcPr>
            <w:tcW w:w="1594" w:type="pct"/>
          </w:tcPr>
          <w:p w14:paraId="6E41C012" w14:textId="77777777" w:rsidR="002E6C85" w:rsidRPr="002E6C85" w:rsidRDefault="002E6C85" w:rsidP="002E6C85">
            <w:pPr>
              <w:rPr>
                <w:ins w:id="474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4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Код ЕК МТР (Номенклатура)</w:t>
              </w:r>
            </w:ins>
          </w:p>
        </w:tc>
        <w:tc>
          <w:tcPr>
            <w:tcW w:w="2229" w:type="pct"/>
          </w:tcPr>
          <w:p w14:paraId="6B7268B3" w14:textId="59DD54CB" w:rsidR="002E6C85" w:rsidRPr="002E6C85" w:rsidRDefault="002E6C85" w:rsidP="002E6C85">
            <w:pPr>
              <w:jc w:val="left"/>
              <w:rPr>
                <w:ins w:id="475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5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компонентного учета</w:t>
              </w:r>
            </w:ins>
            <w:ins w:id="4752" w:author="Попова Дарья Николаевна (Подрядчик. ООО БерингПойнт)" w:date="2021-04-05T15:15:00Z">
              <w:r w:rsidR="00311472">
                <w:rPr>
                  <w:rFonts w:ascii="Arial" w:hAnsi="Arial" w:cs="Arial"/>
                  <w:sz w:val="20"/>
                </w:rPr>
                <w:t xml:space="preserve"> и ОВП</w:t>
              </w:r>
            </w:ins>
            <w:ins w:id="475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, в зависимости от статьи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</w:ins>
          </w:p>
          <w:p w14:paraId="4A505CA6" w14:textId="4726FF2B" w:rsidR="002E6C85" w:rsidRPr="002E6C85" w:rsidRDefault="00311472" w:rsidP="002E6C85">
            <w:pPr>
              <w:jc w:val="left"/>
              <w:rPr>
                <w:ins w:id="475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55" w:author="Попова Дарья Николаевна (Подрядчик. ООО БерингПойнт)" w:date="2021-04-05T15:07:00Z">
              <w:r>
                <w:rPr>
                  <w:rFonts w:ascii="Arial" w:hAnsi="Arial" w:cs="Arial"/>
                  <w:sz w:val="20"/>
                </w:rPr>
                <w:t>Код ОЗМ</w:t>
              </w:r>
            </w:ins>
          </w:p>
        </w:tc>
        <w:tc>
          <w:tcPr>
            <w:tcW w:w="897" w:type="pct"/>
          </w:tcPr>
          <w:p w14:paraId="07FF37E8" w14:textId="77777777" w:rsidR="002E6C85" w:rsidRPr="002E6C85" w:rsidRDefault="002E6C85" w:rsidP="002E6C85">
            <w:pPr>
              <w:jc w:val="left"/>
              <w:rPr>
                <w:ins w:id="475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022AB678" w14:textId="77777777" w:rsidTr="002E6C85">
        <w:trPr>
          <w:cantSplit/>
          <w:ins w:id="4757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421DD903" w14:textId="77777777" w:rsidR="002E6C85" w:rsidRPr="002E6C85" w:rsidRDefault="002E6C85" w:rsidP="002E6C85">
            <w:pPr>
              <w:rPr>
                <w:ins w:id="475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5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10</w:t>
              </w:r>
            </w:ins>
          </w:p>
        </w:tc>
        <w:tc>
          <w:tcPr>
            <w:tcW w:w="1594" w:type="pct"/>
          </w:tcPr>
          <w:p w14:paraId="0E1B2262" w14:textId="77777777" w:rsidR="002E6C85" w:rsidRPr="002E6C85" w:rsidRDefault="002E6C85" w:rsidP="002E6C85">
            <w:pPr>
              <w:rPr>
                <w:ins w:id="476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6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Наименование по ЕК МТР</w:t>
              </w:r>
            </w:ins>
          </w:p>
        </w:tc>
        <w:tc>
          <w:tcPr>
            <w:tcW w:w="2229" w:type="pct"/>
          </w:tcPr>
          <w:p w14:paraId="4202B85B" w14:textId="4B2E3F79" w:rsidR="002E6C85" w:rsidRPr="002E6C85" w:rsidRDefault="002E6C85" w:rsidP="002E6C85">
            <w:pPr>
              <w:jc w:val="left"/>
              <w:rPr>
                <w:ins w:id="476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6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компонентного учета</w:t>
              </w:r>
            </w:ins>
            <w:ins w:id="4764" w:author="Попова Дарья Николаевна (Подрядчик. ООО БерингПойнт)" w:date="2021-04-05T15:15:00Z">
              <w:r w:rsidR="00311472">
                <w:rPr>
                  <w:rFonts w:ascii="Arial" w:hAnsi="Arial" w:cs="Arial"/>
                  <w:sz w:val="20"/>
                </w:rPr>
                <w:t xml:space="preserve"> и ОВП</w:t>
              </w:r>
            </w:ins>
            <w:ins w:id="476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, в зависимости от статьи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</w:ins>
          </w:p>
        </w:tc>
        <w:tc>
          <w:tcPr>
            <w:tcW w:w="897" w:type="pct"/>
          </w:tcPr>
          <w:p w14:paraId="7D676215" w14:textId="77777777" w:rsidR="002E6C85" w:rsidRPr="002E6C85" w:rsidRDefault="002E6C85" w:rsidP="002E6C85">
            <w:pPr>
              <w:jc w:val="left"/>
              <w:rPr>
                <w:ins w:id="476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6FB4B4CC" w14:textId="77777777" w:rsidTr="002E6C85">
        <w:trPr>
          <w:cantSplit/>
          <w:ins w:id="4767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3BA6D05E" w14:textId="77777777" w:rsidR="002E6C85" w:rsidRPr="002E6C85" w:rsidRDefault="002E6C85" w:rsidP="002E6C85">
            <w:pPr>
              <w:rPr>
                <w:ins w:id="476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6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lastRenderedPageBreak/>
                <w:t>11</w:t>
              </w:r>
            </w:ins>
          </w:p>
        </w:tc>
        <w:tc>
          <w:tcPr>
            <w:tcW w:w="1594" w:type="pct"/>
          </w:tcPr>
          <w:p w14:paraId="09947787" w14:textId="77777777" w:rsidR="002E6C85" w:rsidRPr="002E6C85" w:rsidRDefault="002E6C85" w:rsidP="002E6C85">
            <w:pPr>
              <w:rPr>
                <w:ins w:id="477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7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Номенклатура МТР</w:t>
              </w:r>
            </w:ins>
          </w:p>
        </w:tc>
        <w:tc>
          <w:tcPr>
            <w:tcW w:w="2229" w:type="pct"/>
          </w:tcPr>
          <w:p w14:paraId="1FBA2433" w14:textId="19B4E9DC" w:rsidR="002E6C85" w:rsidRPr="002E6C85" w:rsidRDefault="002E6C85" w:rsidP="002E6C85">
            <w:pPr>
              <w:jc w:val="left"/>
              <w:rPr>
                <w:ins w:id="477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7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компонентного учета</w:t>
              </w:r>
            </w:ins>
            <w:ins w:id="4774" w:author="Попова Дарья Николаевна (Подрядчик. ООО БерингПойнт)" w:date="2021-04-05T15:15:00Z">
              <w:r w:rsidR="00311472">
                <w:rPr>
                  <w:rFonts w:ascii="Arial" w:hAnsi="Arial" w:cs="Arial"/>
                  <w:sz w:val="20"/>
                </w:rPr>
                <w:t xml:space="preserve"> и ОВП</w:t>
              </w:r>
            </w:ins>
            <w:ins w:id="477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, в зависимости от статьи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</w:ins>
          </w:p>
          <w:p w14:paraId="430B8E2C" w14:textId="1B1747DB" w:rsidR="002E6C85" w:rsidRPr="002E6C85" w:rsidRDefault="00311472" w:rsidP="002E6C85">
            <w:pPr>
              <w:jc w:val="left"/>
              <w:rPr>
                <w:ins w:id="477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77" w:author="Попова Дарья Николаевна (Подрядчик. ООО БерингПойнт)" w:date="2021-04-05T15:15:00Z">
              <w:r>
                <w:rPr>
                  <w:rFonts w:ascii="Arial" w:hAnsi="Arial" w:cs="Arial"/>
                  <w:sz w:val="20"/>
                </w:rPr>
                <w:t xml:space="preserve">Для капремонта информация </w:t>
              </w:r>
              <w:proofErr w:type="spellStart"/>
              <w:r>
                <w:rPr>
                  <w:rFonts w:ascii="Arial" w:hAnsi="Arial" w:cs="Arial"/>
                  <w:sz w:val="20"/>
                </w:rPr>
                <w:t>агрегируется</w:t>
              </w:r>
              <w:proofErr w:type="spellEnd"/>
              <w:r>
                <w:rPr>
                  <w:rFonts w:ascii="Arial" w:hAnsi="Arial" w:cs="Arial"/>
                  <w:sz w:val="20"/>
                </w:rPr>
                <w:t xml:space="preserve"> до уровня</w:t>
              </w:r>
            </w:ins>
            <w:ins w:id="4778" w:author="Попова Дарья Николаевна (Подрядчик. ООО БерингПойнт)" w:date="2021-04-05T15:16:00Z">
              <w:r>
                <w:rPr>
                  <w:rFonts w:ascii="Arial" w:hAnsi="Arial" w:cs="Arial"/>
                  <w:sz w:val="20"/>
                </w:rPr>
                <w:t xml:space="preserve"> номенклатуры МТР.</w:t>
              </w:r>
            </w:ins>
          </w:p>
        </w:tc>
        <w:tc>
          <w:tcPr>
            <w:tcW w:w="897" w:type="pct"/>
          </w:tcPr>
          <w:p w14:paraId="2D59F910" w14:textId="77777777" w:rsidR="002E6C85" w:rsidRPr="002E6C85" w:rsidRDefault="002E6C85" w:rsidP="002E6C85">
            <w:pPr>
              <w:jc w:val="left"/>
              <w:rPr>
                <w:ins w:id="4779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64A61033" w14:textId="77777777" w:rsidTr="002E6C85">
        <w:trPr>
          <w:cantSplit/>
          <w:ins w:id="4780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0288FC16" w14:textId="77777777" w:rsidR="002E6C85" w:rsidRPr="002E6C85" w:rsidRDefault="002E6C85" w:rsidP="002E6C85">
            <w:pPr>
              <w:rPr>
                <w:ins w:id="4781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82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12</w:t>
              </w:r>
            </w:ins>
          </w:p>
        </w:tc>
        <w:tc>
          <w:tcPr>
            <w:tcW w:w="1594" w:type="pct"/>
          </w:tcPr>
          <w:p w14:paraId="5C3B82C6" w14:textId="77777777" w:rsidR="002E6C85" w:rsidRPr="002E6C85" w:rsidRDefault="002E6C85" w:rsidP="002E6C85">
            <w:pPr>
              <w:rPr>
                <w:ins w:id="4783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84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Период поставки</w:t>
              </w:r>
            </w:ins>
          </w:p>
        </w:tc>
        <w:tc>
          <w:tcPr>
            <w:tcW w:w="2229" w:type="pct"/>
          </w:tcPr>
          <w:p w14:paraId="7214DB44" w14:textId="41305CDB" w:rsidR="002E6C85" w:rsidRPr="002E6C85" w:rsidRDefault="002E6C85" w:rsidP="002E6C85">
            <w:pPr>
              <w:jc w:val="left"/>
              <w:rPr>
                <w:ins w:id="4785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86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компонентного учета</w:t>
              </w:r>
            </w:ins>
            <w:ins w:id="4787" w:author="Попова Дарья Николаевна (Подрядчик. ООО БерингПойнт)" w:date="2021-04-05T15:16:00Z">
              <w:r w:rsidR="00311472">
                <w:rPr>
                  <w:rFonts w:ascii="Arial" w:hAnsi="Arial" w:cs="Arial"/>
                  <w:sz w:val="20"/>
                </w:rPr>
                <w:t xml:space="preserve"> и ОВП</w:t>
              </w:r>
            </w:ins>
            <w:ins w:id="4788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, в зависимости от статьи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CIM</w:t>
              </w:r>
            </w:ins>
          </w:p>
          <w:p w14:paraId="252CC1C8" w14:textId="77777777" w:rsidR="002E6C85" w:rsidRPr="002E6C85" w:rsidRDefault="002E6C85" w:rsidP="002E6C85">
            <w:pPr>
              <w:jc w:val="left"/>
              <w:rPr>
                <w:ins w:id="4789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90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Если не предусмотрено – пустое поле.</w:t>
              </w:r>
            </w:ins>
          </w:p>
          <w:p w14:paraId="4112D5B8" w14:textId="77777777" w:rsidR="002E6C85" w:rsidRPr="002E6C85" w:rsidRDefault="002E6C85" w:rsidP="002E6C85">
            <w:pPr>
              <w:jc w:val="left"/>
              <w:rPr>
                <w:ins w:id="4791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92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Определяется из атрибутов компонента материала</w:t>
              </w:r>
            </w:ins>
          </w:p>
        </w:tc>
        <w:tc>
          <w:tcPr>
            <w:tcW w:w="897" w:type="pct"/>
          </w:tcPr>
          <w:p w14:paraId="0A9DD94D" w14:textId="77777777" w:rsidR="002E6C85" w:rsidRPr="002E6C85" w:rsidRDefault="002E6C85" w:rsidP="002E6C85">
            <w:pPr>
              <w:jc w:val="left"/>
              <w:rPr>
                <w:ins w:id="4793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41D5A647" w14:textId="77777777" w:rsidTr="002E6C85">
        <w:trPr>
          <w:cantSplit/>
          <w:ins w:id="4794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51C85B54" w14:textId="77777777" w:rsidR="002E6C85" w:rsidRPr="002E6C85" w:rsidRDefault="002E6C85" w:rsidP="002E6C85">
            <w:pPr>
              <w:rPr>
                <w:ins w:id="4795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96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13</w:t>
              </w:r>
            </w:ins>
          </w:p>
        </w:tc>
        <w:tc>
          <w:tcPr>
            <w:tcW w:w="1594" w:type="pct"/>
          </w:tcPr>
          <w:p w14:paraId="0E648773" w14:textId="77777777" w:rsidR="002E6C85" w:rsidRPr="002E6C85" w:rsidRDefault="002E6C85" w:rsidP="002E6C85">
            <w:pPr>
              <w:rPr>
                <w:ins w:id="4797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798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Количество</w:t>
              </w:r>
            </w:ins>
          </w:p>
        </w:tc>
        <w:tc>
          <w:tcPr>
            <w:tcW w:w="2229" w:type="pct"/>
          </w:tcPr>
          <w:p w14:paraId="41AD09C3" w14:textId="7AA0367A" w:rsidR="002E6C85" w:rsidRPr="002E6C85" w:rsidRDefault="002E6C85" w:rsidP="002E6C85">
            <w:pPr>
              <w:jc w:val="left"/>
              <w:rPr>
                <w:ins w:id="4799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  <w:tc>
          <w:tcPr>
            <w:tcW w:w="897" w:type="pct"/>
          </w:tcPr>
          <w:p w14:paraId="265C6684" w14:textId="77777777" w:rsidR="002E6C85" w:rsidRPr="002E6C85" w:rsidRDefault="002E6C85" w:rsidP="002E6C85">
            <w:pPr>
              <w:jc w:val="left"/>
              <w:rPr>
                <w:ins w:id="480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41B1CF87" w14:textId="77777777" w:rsidTr="002E6C85">
        <w:trPr>
          <w:cantSplit/>
          <w:ins w:id="4801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3C58C0D8" w14:textId="77777777" w:rsidR="002E6C85" w:rsidRPr="002E6C85" w:rsidRDefault="002E6C85" w:rsidP="002E6C85">
            <w:pPr>
              <w:rPr>
                <w:ins w:id="480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0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14</w:t>
              </w:r>
            </w:ins>
          </w:p>
        </w:tc>
        <w:tc>
          <w:tcPr>
            <w:tcW w:w="1594" w:type="pct"/>
          </w:tcPr>
          <w:p w14:paraId="33EAEA26" w14:textId="77777777" w:rsidR="002E6C85" w:rsidRPr="002E6C85" w:rsidRDefault="002E6C85" w:rsidP="002E6C85">
            <w:pPr>
              <w:rPr>
                <w:ins w:id="480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0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Группы Ос и НМА</w:t>
              </w:r>
            </w:ins>
          </w:p>
        </w:tc>
        <w:tc>
          <w:tcPr>
            <w:tcW w:w="2229" w:type="pct"/>
          </w:tcPr>
          <w:p w14:paraId="562578D0" w14:textId="77777777" w:rsidR="002E6C85" w:rsidRPr="002E6C85" w:rsidRDefault="002E6C85" w:rsidP="002E6C85">
            <w:pPr>
              <w:jc w:val="left"/>
              <w:rPr>
                <w:ins w:id="480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0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компонентного учета</w:t>
              </w:r>
            </w:ins>
          </w:p>
          <w:p w14:paraId="7698A890" w14:textId="77777777" w:rsidR="002E6C85" w:rsidRPr="002E6C85" w:rsidRDefault="002E6C85" w:rsidP="002E6C85">
            <w:pPr>
              <w:jc w:val="left"/>
              <w:rPr>
                <w:ins w:id="480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0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Определяется как атрибут СПП-элемента согласно профилю инвестиций</w:t>
              </w:r>
            </w:ins>
          </w:p>
        </w:tc>
        <w:tc>
          <w:tcPr>
            <w:tcW w:w="897" w:type="pct"/>
          </w:tcPr>
          <w:p w14:paraId="598796D2" w14:textId="77777777" w:rsidR="002E6C85" w:rsidRPr="002E6C85" w:rsidRDefault="002E6C85" w:rsidP="002E6C85">
            <w:pPr>
              <w:jc w:val="left"/>
              <w:rPr>
                <w:ins w:id="481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580DC84E" w14:textId="77777777" w:rsidTr="002E6C85">
        <w:trPr>
          <w:cantSplit/>
          <w:ins w:id="4811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5D7354B1" w14:textId="77777777" w:rsidR="002E6C85" w:rsidRPr="002E6C85" w:rsidRDefault="002E6C85" w:rsidP="002E6C85">
            <w:pPr>
              <w:rPr>
                <w:ins w:id="481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1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15</w:t>
              </w:r>
            </w:ins>
          </w:p>
        </w:tc>
        <w:tc>
          <w:tcPr>
            <w:tcW w:w="1594" w:type="pct"/>
          </w:tcPr>
          <w:p w14:paraId="2C8504A9" w14:textId="77777777" w:rsidR="002E6C85" w:rsidRPr="002E6C85" w:rsidRDefault="002E6C85" w:rsidP="002E6C85">
            <w:pPr>
              <w:rPr>
                <w:ins w:id="481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1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Услуги (Номенклатура)</w:t>
              </w:r>
            </w:ins>
          </w:p>
        </w:tc>
        <w:tc>
          <w:tcPr>
            <w:tcW w:w="2229" w:type="pct"/>
          </w:tcPr>
          <w:p w14:paraId="061092A0" w14:textId="77777777" w:rsidR="002E6C85" w:rsidRPr="002E6C85" w:rsidRDefault="002E6C85" w:rsidP="002E6C85">
            <w:pPr>
              <w:jc w:val="left"/>
              <w:rPr>
                <w:ins w:id="481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1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Для проектов </w:t>
              </w:r>
              <w:proofErr w:type="spellStart"/>
              <w:r w:rsidRPr="002E6C85">
                <w:rPr>
                  <w:rFonts w:ascii="Arial" w:hAnsi="Arial" w:cs="Arial"/>
                  <w:sz w:val="20"/>
                </w:rPr>
                <w:t>ТОиР</w:t>
              </w:r>
              <w:proofErr w:type="spellEnd"/>
              <w:r w:rsidRPr="002E6C85">
                <w:rPr>
                  <w:rFonts w:ascii="Arial" w:hAnsi="Arial" w:cs="Arial"/>
                  <w:sz w:val="20"/>
                </w:rPr>
                <w:t xml:space="preserve"> не заполняется</w:t>
              </w:r>
            </w:ins>
          </w:p>
        </w:tc>
        <w:tc>
          <w:tcPr>
            <w:tcW w:w="897" w:type="pct"/>
          </w:tcPr>
          <w:p w14:paraId="44D5C5B0" w14:textId="77777777" w:rsidR="002E6C85" w:rsidRPr="002E6C85" w:rsidRDefault="002E6C85" w:rsidP="002E6C85">
            <w:pPr>
              <w:jc w:val="left"/>
              <w:rPr>
                <w:ins w:id="481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081E3354" w14:textId="77777777" w:rsidTr="002E6C85">
        <w:trPr>
          <w:cantSplit/>
          <w:ins w:id="4819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23CA2A3C" w14:textId="77777777" w:rsidR="002E6C85" w:rsidRPr="002E6C85" w:rsidRDefault="002E6C85" w:rsidP="002E6C85">
            <w:pPr>
              <w:rPr>
                <w:ins w:id="482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2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16</w:t>
              </w:r>
            </w:ins>
          </w:p>
        </w:tc>
        <w:tc>
          <w:tcPr>
            <w:tcW w:w="1594" w:type="pct"/>
          </w:tcPr>
          <w:p w14:paraId="1DC307BB" w14:textId="77777777" w:rsidR="002E6C85" w:rsidRPr="002E6C85" w:rsidRDefault="002E6C85" w:rsidP="002E6C85">
            <w:pPr>
              <w:rPr>
                <w:ins w:id="482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2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Контрагент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 xml:space="preserve"> </w:t>
              </w:r>
              <w:r w:rsidRPr="002E6C85">
                <w:rPr>
                  <w:rFonts w:ascii="Arial" w:hAnsi="Arial" w:cs="Arial"/>
                  <w:sz w:val="20"/>
                </w:rPr>
                <w:t>ЕПС</w:t>
              </w:r>
            </w:ins>
          </w:p>
        </w:tc>
        <w:tc>
          <w:tcPr>
            <w:tcW w:w="2229" w:type="pct"/>
          </w:tcPr>
          <w:p w14:paraId="5E0C52CB" w14:textId="77777777" w:rsidR="002E6C85" w:rsidRPr="002E6C85" w:rsidRDefault="002E6C85" w:rsidP="002E6C85">
            <w:pPr>
              <w:jc w:val="left"/>
              <w:rPr>
                <w:ins w:id="482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2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Для проектов </w:t>
              </w:r>
              <w:proofErr w:type="spellStart"/>
              <w:r w:rsidRPr="002E6C85">
                <w:rPr>
                  <w:rFonts w:ascii="Arial" w:hAnsi="Arial" w:cs="Arial"/>
                  <w:sz w:val="20"/>
                </w:rPr>
                <w:t>ТОиР</w:t>
              </w:r>
              <w:proofErr w:type="spellEnd"/>
              <w:r w:rsidRPr="002E6C85">
                <w:rPr>
                  <w:rFonts w:ascii="Arial" w:hAnsi="Arial" w:cs="Arial"/>
                  <w:sz w:val="20"/>
                </w:rPr>
                <w:t xml:space="preserve"> не заполняется</w:t>
              </w:r>
            </w:ins>
          </w:p>
        </w:tc>
        <w:tc>
          <w:tcPr>
            <w:tcW w:w="897" w:type="pct"/>
          </w:tcPr>
          <w:p w14:paraId="19D128FD" w14:textId="77777777" w:rsidR="002E6C85" w:rsidRPr="002E6C85" w:rsidRDefault="002E6C85" w:rsidP="002E6C85">
            <w:pPr>
              <w:jc w:val="left"/>
              <w:rPr>
                <w:ins w:id="482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2B4FE242" w14:textId="77777777" w:rsidTr="002E6C85">
        <w:trPr>
          <w:cantSplit/>
          <w:ins w:id="4827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09A3C096" w14:textId="77777777" w:rsidR="002E6C85" w:rsidRPr="002E6C85" w:rsidRDefault="002E6C85" w:rsidP="002E6C85">
            <w:pPr>
              <w:rPr>
                <w:ins w:id="482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2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17</w:t>
              </w:r>
            </w:ins>
          </w:p>
        </w:tc>
        <w:tc>
          <w:tcPr>
            <w:tcW w:w="1594" w:type="pct"/>
          </w:tcPr>
          <w:p w14:paraId="6A1FEE44" w14:textId="77777777" w:rsidR="002E6C85" w:rsidRPr="002E6C85" w:rsidRDefault="002E6C85" w:rsidP="002E6C85">
            <w:pPr>
              <w:rPr>
                <w:ins w:id="483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3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Сценарий</w:t>
              </w:r>
            </w:ins>
          </w:p>
        </w:tc>
        <w:tc>
          <w:tcPr>
            <w:tcW w:w="2229" w:type="pct"/>
          </w:tcPr>
          <w:p w14:paraId="6604943F" w14:textId="77777777" w:rsidR="002E6C85" w:rsidRPr="002E6C85" w:rsidRDefault="002E6C85" w:rsidP="002E6C85">
            <w:pPr>
              <w:jc w:val="left"/>
              <w:rPr>
                <w:ins w:id="483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3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Согласно условию выбора данных</w:t>
              </w:r>
            </w:ins>
          </w:p>
        </w:tc>
        <w:tc>
          <w:tcPr>
            <w:tcW w:w="897" w:type="pct"/>
          </w:tcPr>
          <w:p w14:paraId="58B82427" w14:textId="77777777" w:rsidR="002E6C85" w:rsidRPr="002E6C85" w:rsidRDefault="002E6C85" w:rsidP="002E6C85">
            <w:pPr>
              <w:jc w:val="left"/>
              <w:rPr>
                <w:ins w:id="483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41944496" w14:textId="77777777" w:rsidTr="002E6C85">
        <w:trPr>
          <w:cantSplit/>
          <w:ins w:id="4835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32A7BBA5" w14:textId="77777777" w:rsidR="002E6C85" w:rsidRPr="002E6C85" w:rsidRDefault="002E6C85" w:rsidP="002E6C85">
            <w:pPr>
              <w:rPr>
                <w:ins w:id="483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3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18</w:t>
              </w:r>
            </w:ins>
          </w:p>
        </w:tc>
        <w:tc>
          <w:tcPr>
            <w:tcW w:w="1594" w:type="pct"/>
          </w:tcPr>
          <w:p w14:paraId="67D66F39" w14:textId="77777777" w:rsidR="002E6C85" w:rsidRPr="002E6C85" w:rsidRDefault="002E6C85" w:rsidP="002E6C85">
            <w:pPr>
              <w:rPr>
                <w:ins w:id="483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3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МВЗ</w:t>
              </w:r>
            </w:ins>
          </w:p>
        </w:tc>
        <w:tc>
          <w:tcPr>
            <w:tcW w:w="2229" w:type="pct"/>
          </w:tcPr>
          <w:p w14:paraId="2875C615" w14:textId="77777777" w:rsidR="002E6C85" w:rsidRPr="002E6C85" w:rsidRDefault="002E6C85" w:rsidP="002E6C85">
            <w:pPr>
              <w:jc w:val="left"/>
              <w:rPr>
                <w:ins w:id="484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4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МВЗ на основании данных заказов и сетевых графиков</w:t>
              </w:r>
            </w:ins>
          </w:p>
        </w:tc>
        <w:tc>
          <w:tcPr>
            <w:tcW w:w="897" w:type="pct"/>
          </w:tcPr>
          <w:p w14:paraId="493CEE71" w14:textId="77777777" w:rsidR="002E6C85" w:rsidRPr="002E6C85" w:rsidRDefault="002E6C85" w:rsidP="002E6C85">
            <w:pPr>
              <w:jc w:val="left"/>
              <w:rPr>
                <w:ins w:id="484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3FCCBF82" w14:textId="77777777" w:rsidTr="002E6C85">
        <w:trPr>
          <w:cantSplit/>
          <w:ins w:id="4843" w:author="Попова Дарья Николаевна (Подрядчик. ООО БерингПойнт)" w:date="2021-04-05T15:07:00Z"/>
        </w:trPr>
        <w:tc>
          <w:tcPr>
            <w:tcW w:w="280" w:type="pct"/>
          </w:tcPr>
          <w:p w14:paraId="7017F8AB" w14:textId="77777777" w:rsidR="002E6C85" w:rsidRPr="002E6C85" w:rsidRDefault="002E6C85" w:rsidP="002E6C85">
            <w:pPr>
              <w:rPr>
                <w:ins w:id="484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4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19</w:t>
              </w:r>
            </w:ins>
          </w:p>
        </w:tc>
        <w:tc>
          <w:tcPr>
            <w:tcW w:w="1594" w:type="pct"/>
          </w:tcPr>
          <w:p w14:paraId="62ABB194" w14:textId="77777777" w:rsidR="002E6C85" w:rsidRPr="002E6C85" w:rsidRDefault="002E6C85" w:rsidP="002E6C85">
            <w:pPr>
              <w:rPr>
                <w:ins w:id="484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4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НДС</w:t>
              </w:r>
            </w:ins>
          </w:p>
        </w:tc>
        <w:tc>
          <w:tcPr>
            <w:tcW w:w="2229" w:type="pct"/>
          </w:tcPr>
          <w:p w14:paraId="6FC86589" w14:textId="77777777" w:rsidR="002E6C85" w:rsidRPr="002E6C85" w:rsidRDefault="002E6C85" w:rsidP="002E6C85">
            <w:pPr>
              <w:jc w:val="left"/>
              <w:rPr>
                <w:ins w:id="484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4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плана финансирования</w:t>
              </w:r>
            </w:ins>
          </w:p>
          <w:p w14:paraId="75EC32C0" w14:textId="77777777" w:rsidR="002E6C85" w:rsidRPr="002E6C85" w:rsidRDefault="002E6C85" w:rsidP="002E6C85">
            <w:pPr>
              <w:jc w:val="left"/>
              <w:rPr>
                <w:ins w:id="485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5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Для МТР определяется из ОЗМ</w:t>
              </w:r>
            </w:ins>
          </w:p>
          <w:p w14:paraId="0163E4DE" w14:textId="77777777" w:rsidR="002E6C85" w:rsidRPr="002E6C85" w:rsidRDefault="002E6C85" w:rsidP="002E6C85">
            <w:pPr>
              <w:jc w:val="left"/>
              <w:rPr>
                <w:ins w:id="485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5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При отсутствии МТР константа</w:t>
              </w:r>
            </w:ins>
          </w:p>
        </w:tc>
        <w:tc>
          <w:tcPr>
            <w:tcW w:w="897" w:type="pct"/>
          </w:tcPr>
          <w:p w14:paraId="704FC886" w14:textId="77777777" w:rsidR="002E6C85" w:rsidRPr="002E6C85" w:rsidRDefault="002E6C85" w:rsidP="002E6C85">
            <w:pPr>
              <w:jc w:val="left"/>
              <w:rPr>
                <w:ins w:id="485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  <w:tr w:rsidR="002E6C85" w:rsidRPr="002E6C85" w14:paraId="6EF58A48" w14:textId="77777777" w:rsidTr="002E6C85">
        <w:trPr>
          <w:cantSplit/>
          <w:ins w:id="4855" w:author="Попова Дарья Николаевна (Подрядчик. ООО БерингПойнт)" w:date="2021-04-05T15:07:00Z"/>
        </w:trPr>
        <w:tc>
          <w:tcPr>
            <w:tcW w:w="280" w:type="pct"/>
            <w:tcBorders>
              <w:bottom w:val="single" w:sz="12" w:space="0" w:color="auto"/>
            </w:tcBorders>
          </w:tcPr>
          <w:p w14:paraId="2CDBA2CA" w14:textId="77777777" w:rsidR="002E6C85" w:rsidRPr="002E6C85" w:rsidRDefault="002E6C85" w:rsidP="002E6C85">
            <w:pPr>
              <w:rPr>
                <w:ins w:id="485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5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20</w:t>
              </w:r>
            </w:ins>
          </w:p>
        </w:tc>
        <w:tc>
          <w:tcPr>
            <w:tcW w:w="1594" w:type="pct"/>
            <w:tcBorders>
              <w:bottom w:val="single" w:sz="12" w:space="0" w:color="auto"/>
            </w:tcBorders>
          </w:tcPr>
          <w:p w14:paraId="0100DA95" w14:textId="77777777" w:rsidR="002E6C85" w:rsidRPr="002E6C85" w:rsidRDefault="002E6C85" w:rsidP="002E6C85">
            <w:pPr>
              <w:rPr>
                <w:ins w:id="485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5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Аванс</w:t>
              </w:r>
            </w:ins>
          </w:p>
        </w:tc>
        <w:tc>
          <w:tcPr>
            <w:tcW w:w="2229" w:type="pct"/>
            <w:tcBorders>
              <w:bottom w:val="single" w:sz="12" w:space="0" w:color="auto"/>
            </w:tcBorders>
          </w:tcPr>
          <w:p w14:paraId="18CE2647" w14:textId="01CC8492" w:rsidR="002E6C85" w:rsidRPr="002E6C85" w:rsidRDefault="00311472" w:rsidP="002E6C85">
            <w:pPr>
              <w:jc w:val="left"/>
              <w:rPr>
                <w:ins w:id="4860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861" w:author="Попова Дарья Николаевна (Подрядчик. ООО БерингПойнт)" w:date="2021-04-05T15:16:00Z">
              <w:r>
                <w:rPr>
                  <w:rFonts w:ascii="Arial" w:hAnsi="Arial" w:cs="Arial"/>
                  <w:sz w:val="20"/>
                </w:rPr>
                <w:t>Сумма аванс</w:t>
              </w:r>
            </w:ins>
          </w:p>
        </w:tc>
        <w:tc>
          <w:tcPr>
            <w:tcW w:w="897" w:type="pct"/>
            <w:tcBorders>
              <w:bottom w:val="single" w:sz="12" w:space="0" w:color="auto"/>
            </w:tcBorders>
          </w:tcPr>
          <w:p w14:paraId="379F2259" w14:textId="77777777" w:rsidR="002E6C85" w:rsidRPr="002E6C85" w:rsidRDefault="002E6C85" w:rsidP="002E6C85">
            <w:pPr>
              <w:jc w:val="left"/>
              <w:rPr>
                <w:ins w:id="4862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</w:p>
        </w:tc>
      </w:tr>
    </w:tbl>
    <w:p w14:paraId="5CC6DB80" w14:textId="77777777" w:rsidR="002E6C85" w:rsidRPr="002E6C85" w:rsidRDefault="002E6C85" w:rsidP="002E6C85">
      <w:pPr>
        <w:contextualSpacing/>
        <w:jc w:val="left"/>
        <w:rPr>
          <w:ins w:id="4863" w:author="Попова Дарья Николаевна (Подрядчик. ООО БерингПойнт)" w:date="2021-04-05T15:07:00Z"/>
          <w:rFonts w:ascii="Arial" w:hAnsi="Arial" w:cs="Arial"/>
          <w:iCs/>
          <w:color w:val="404040" w:themeColor="text1" w:themeTint="BF"/>
        </w:rPr>
      </w:pPr>
    </w:p>
    <w:p w14:paraId="53DF9457" w14:textId="77777777" w:rsidR="002E6C85" w:rsidRPr="00311472" w:rsidRDefault="002E6C85">
      <w:pPr>
        <w:spacing w:after="240" w:line="276" w:lineRule="auto"/>
        <w:ind w:firstLine="567"/>
        <w:rPr>
          <w:ins w:id="4864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865" w:author="Попова Дарья Николаевна (Подрядчик. ООО БерингПойнт)" w:date="2021-04-05T15:17:00Z">
            <w:rPr>
              <w:ins w:id="4866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867" w:author="Попова Дарья Николаевна (Подрядчик. ООО БерингПойнт)" w:date="2021-04-05T15:17:00Z">
          <w:pPr>
            <w:contextualSpacing/>
            <w:jc w:val="left"/>
          </w:pPr>
        </w:pPrChange>
      </w:pPr>
      <w:ins w:id="4868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869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Согласно выбранному сценарию по заказам ТОРО и сетевым графикам анализируется факт или план.</w:t>
        </w:r>
      </w:ins>
    </w:p>
    <w:p w14:paraId="4AB6B822" w14:textId="77777777" w:rsidR="002E6C85" w:rsidRPr="00311472" w:rsidRDefault="002E6C85">
      <w:pPr>
        <w:spacing w:after="240" w:line="276" w:lineRule="auto"/>
        <w:ind w:firstLine="567"/>
        <w:rPr>
          <w:ins w:id="4870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871" w:author="Попова Дарья Николаевна (Подрядчик. ООО БерингПойнт)" w:date="2021-04-05T15:17:00Z">
            <w:rPr>
              <w:ins w:id="4872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873" w:author="Попова Дарья Николаевна (Подрядчик. ООО БерингПойнт)" w:date="2021-04-05T15:17:00Z">
          <w:pPr>
            <w:contextualSpacing/>
            <w:jc w:val="left"/>
          </w:pPr>
        </w:pPrChange>
      </w:pPr>
      <w:ins w:id="4874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875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Для формирования «</w:t>
        </w:r>
        <w:proofErr w:type="spellStart"/>
        <w:r w:rsidRPr="00311472">
          <w:rPr>
            <w:rFonts w:ascii="Arial" w:hAnsi="Arial" w:cs="Arial"/>
            <w:color w:val="000000" w:themeColor="text1"/>
            <w:rPrChange w:id="4876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опережа</w:t>
        </w:r>
        <w:proofErr w:type="spellEnd"/>
        <w:r w:rsidRPr="00311472">
          <w:rPr>
            <w:rFonts w:ascii="Arial" w:hAnsi="Arial" w:cs="Arial"/>
            <w:color w:val="000000" w:themeColor="text1"/>
            <w:rPrChange w:id="4877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» используются алгоритмы аналогичные алгоритмам по проектам инвестиционной деятельности.</w:t>
        </w:r>
      </w:ins>
    </w:p>
    <w:p w14:paraId="709479D3" w14:textId="77777777" w:rsidR="002E6C85" w:rsidRPr="00311472" w:rsidRDefault="002E6C85">
      <w:pPr>
        <w:spacing w:after="240" w:line="276" w:lineRule="auto"/>
        <w:ind w:firstLine="567"/>
        <w:rPr>
          <w:ins w:id="4878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879" w:author="Попова Дарья Николаевна (Подрядчик. ООО БерингПойнт)" w:date="2021-04-05T15:17:00Z">
            <w:rPr>
              <w:ins w:id="4880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881" w:author="Попова Дарья Николаевна (Подрядчик. ООО БерингПойнт)" w:date="2021-04-05T15:17:00Z">
          <w:pPr>
            <w:contextualSpacing/>
            <w:jc w:val="left"/>
          </w:pPr>
        </w:pPrChange>
      </w:pPr>
      <w:ins w:id="4882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883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Для анализа сформированных данных должна быть возможность просмотреть информацию до заказа или сетевого графика с переходом в дополнительный отчет.</w:t>
        </w:r>
      </w:ins>
    </w:p>
    <w:p w14:paraId="623DB033" w14:textId="77777777" w:rsidR="002E6C85" w:rsidRPr="00311472" w:rsidRDefault="002E6C85">
      <w:pPr>
        <w:spacing w:after="240" w:line="276" w:lineRule="auto"/>
        <w:ind w:firstLine="567"/>
        <w:rPr>
          <w:ins w:id="4884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885" w:author="Попова Дарья Николаевна (Подрядчик. ООО БерингПойнт)" w:date="2021-04-05T15:17:00Z">
            <w:rPr>
              <w:ins w:id="4886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887" w:author="Попова Дарья Николаевна (Подрядчик. ООО БерингПойнт)" w:date="2021-04-05T15:17:00Z">
          <w:pPr>
            <w:contextualSpacing/>
            <w:jc w:val="left"/>
          </w:pPr>
        </w:pPrChange>
      </w:pPr>
      <w:ins w:id="4888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889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 xml:space="preserve">Из отчета по требованию пользователя выполняется передача данных из </w:t>
        </w:r>
        <w:r w:rsidRPr="00311472">
          <w:rPr>
            <w:rFonts w:ascii="Arial" w:hAnsi="Arial" w:cs="Arial"/>
            <w:color w:val="000000" w:themeColor="text1"/>
            <w:rPrChange w:id="4890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  <w:lang w:val="en-US"/>
              </w:rPr>
            </w:rPrChange>
          </w:rPr>
          <w:t>SAP</w:t>
        </w:r>
        <w:r w:rsidRPr="00311472">
          <w:rPr>
            <w:rFonts w:ascii="Arial" w:hAnsi="Arial" w:cs="Arial"/>
            <w:color w:val="000000" w:themeColor="text1"/>
            <w:rPrChange w:id="4891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 xml:space="preserve"> в АСКИ.</w:t>
        </w:r>
      </w:ins>
    </w:p>
    <w:p w14:paraId="739D757B" w14:textId="170DE862" w:rsidR="002E6C85" w:rsidRPr="002E6C85" w:rsidRDefault="002E6C85" w:rsidP="002E6C85">
      <w:pPr>
        <w:keepNext/>
        <w:spacing w:before="100" w:beforeAutospacing="1" w:after="100" w:afterAutospacing="1"/>
        <w:jc w:val="right"/>
        <w:rPr>
          <w:ins w:id="4892" w:author="Попова Дарья Николаевна (Подрядчик. ООО БерингПойнт)" w:date="2021-04-05T15:07:00Z"/>
          <w:rFonts w:ascii="Arial" w:hAnsi="Arial" w:cs="Arial"/>
          <w:b/>
          <w:sz w:val="20"/>
          <w:szCs w:val="24"/>
          <w:lang w:eastAsia="ru-RU"/>
        </w:rPr>
      </w:pPr>
      <w:ins w:id="4893" w:author="Попова Дарья Николаевна (Подрядчик. ООО БерингПойнт)" w:date="2021-04-05T15:07:00Z"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t xml:space="preserve">Таблица </w:t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fldChar w:fldCharType="begin"/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instrText xml:space="preserve"> SEQ Таблица \* ARABIC </w:instrText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fldChar w:fldCharType="separate"/>
        </w:r>
      </w:ins>
      <w:ins w:id="4894" w:author="Попова Дарья Николаевна (Подрядчик. ООО БерингПойнт)" w:date="2021-04-05T15:21:00Z">
        <w:r w:rsidR="00311472">
          <w:rPr>
            <w:rFonts w:ascii="Arial" w:hAnsi="Arial" w:cs="Arial"/>
            <w:b/>
            <w:noProof/>
            <w:sz w:val="20"/>
            <w:szCs w:val="24"/>
            <w:lang w:eastAsia="ru-RU"/>
          </w:rPr>
          <w:t>25</w:t>
        </w:r>
      </w:ins>
      <w:ins w:id="4895" w:author="Попова Дарья Николаевна (Подрядчик. ООО БерингПойнт)" w:date="2021-04-05T15:07:00Z"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fldChar w:fldCharType="end"/>
        </w:r>
        <w:r w:rsidRPr="002E6C85">
          <w:rPr>
            <w:rFonts w:ascii="Arial" w:hAnsi="Arial" w:cs="Arial"/>
            <w:b/>
            <w:sz w:val="20"/>
            <w:szCs w:val="24"/>
            <w:lang w:eastAsia="ru-RU"/>
          </w:rPr>
          <w:t>. Интеграционный поток</w:t>
        </w:r>
      </w:ins>
    </w:p>
    <w:tbl>
      <w:tblPr>
        <w:tblW w:w="5000" w:type="pct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13" w:type="dxa"/>
          <w:right w:w="0" w:type="dxa"/>
        </w:tblCellMar>
        <w:tblLook w:val="0000" w:firstRow="0" w:lastRow="0" w:firstColumn="0" w:lastColumn="0" w:noHBand="0" w:noVBand="0"/>
      </w:tblPr>
      <w:tblGrid>
        <w:gridCol w:w="1704"/>
        <w:gridCol w:w="1393"/>
        <w:gridCol w:w="1166"/>
        <w:gridCol w:w="4209"/>
        <w:gridCol w:w="1704"/>
      </w:tblGrid>
      <w:tr w:rsidR="002E6C85" w:rsidRPr="002E6C85" w14:paraId="439C0F90" w14:textId="77777777" w:rsidTr="002E6C85">
        <w:trPr>
          <w:trHeight w:val="20"/>
          <w:tblHeader/>
          <w:ins w:id="4896" w:author="Попова Дарья Николаевна (Подрядчик. ООО БерингПойнт)" w:date="2021-04-05T15:07:00Z"/>
        </w:trPr>
        <w:tc>
          <w:tcPr>
            <w:tcW w:w="1437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7AB0F188" w14:textId="77777777" w:rsidR="002E6C85" w:rsidRPr="002E6C85" w:rsidRDefault="002E6C85" w:rsidP="002E6C85">
            <w:pPr>
              <w:jc w:val="center"/>
              <w:rPr>
                <w:ins w:id="4897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898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Наименование потока</w:t>
              </w:r>
            </w:ins>
          </w:p>
        </w:tc>
        <w:tc>
          <w:tcPr>
            <w:tcW w:w="1183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712EE65D" w14:textId="77777777" w:rsidR="002E6C85" w:rsidRPr="002E6C85" w:rsidRDefault="002E6C85" w:rsidP="002E6C85">
            <w:pPr>
              <w:jc w:val="center"/>
              <w:rPr>
                <w:ins w:id="4899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900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Система отправитель</w:t>
              </w:r>
            </w:ins>
          </w:p>
        </w:tc>
        <w:tc>
          <w:tcPr>
            <w:tcW w:w="1183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2F4876A5" w14:textId="77777777" w:rsidR="002E6C85" w:rsidRPr="002E6C85" w:rsidRDefault="002E6C85" w:rsidP="002E6C85">
            <w:pPr>
              <w:jc w:val="center"/>
              <w:rPr>
                <w:ins w:id="4901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902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Система-приемник</w:t>
              </w:r>
            </w:ins>
          </w:p>
        </w:tc>
        <w:tc>
          <w:tcPr>
            <w:tcW w:w="4700" w:type="dxa"/>
            <w:tcBorders>
              <w:top w:val="single" w:sz="12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C7156" w14:textId="77777777" w:rsidR="002E6C85" w:rsidRPr="002E6C85" w:rsidRDefault="002E6C85" w:rsidP="002E6C85">
            <w:pPr>
              <w:jc w:val="center"/>
              <w:rPr>
                <w:ins w:id="4903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904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Инициирующее событие и Система</w:t>
              </w:r>
            </w:ins>
          </w:p>
        </w:tc>
        <w:tc>
          <w:tcPr>
            <w:tcW w:w="1673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3494981B" w14:textId="77777777" w:rsidR="002E6C85" w:rsidRPr="002E6C85" w:rsidRDefault="002E6C85" w:rsidP="002E6C85">
            <w:pPr>
              <w:jc w:val="center"/>
              <w:rPr>
                <w:ins w:id="4905" w:author="Попова Дарья Николаевна (Подрядчик. ООО БерингПойнт)" w:date="2021-04-05T15:07:00Z"/>
                <w:rFonts w:ascii="Arial" w:hAnsi="Arial" w:cs="Arial"/>
                <w:b/>
                <w:sz w:val="20"/>
              </w:rPr>
            </w:pPr>
            <w:ins w:id="4906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b/>
                  <w:sz w:val="20"/>
                </w:rPr>
                <w:t>Объем передачи</w:t>
              </w:r>
            </w:ins>
          </w:p>
        </w:tc>
      </w:tr>
      <w:tr w:rsidR="002E6C85" w:rsidRPr="002E6C85" w14:paraId="4AA8425F" w14:textId="77777777" w:rsidTr="002E6C85">
        <w:trPr>
          <w:trHeight w:val="20"/>
          <w:ins w:id="4907" w:author="Попова Дарья Николаевна (Подрядчик. ООО БерингПойнт)" w:date="2021-04-05T15:07:00Z"/>
        </w:trPr>
        <w:tc>
          <w:tcPr>
            <w:tcW w:w="1437" w:type="dxa"/>
            <w:tcBorders>
              <w:bottom w:val="single" w:sz="12" w:space="0" w:color="000000"/>
            </w:tcBorders>
          </w:tcPr>
          <w:p w14:paraId="550DD34A" w14:textId="77777777" w:rsidR="002E6C85" w:rsidRPr="002E6C85" w:rsidRDefault="002E6C85" w:rsidP="002E6C85">
            <w:pPr>
              <w:jc w:val="left"/>
              <w:rPr>
                <w:ins w:id="490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90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color w:val="000000"/>
                  <w:sz w:val="20"/>
                  <w:szCs w:val="20"/>
                </w:rPr>
                <w:t>Прогноз освоения и финансирования по проекту</w:t>
              </w:r>
            </w:ins>
          </w:p>
        </w:tc>
        <w:tc>
          <w:tcPr>
            <w:tcW w:w="1183" w:type="dxa"/>
            <w:tcBorders>
              <w:bottom w:val="single" w:sz="12" w:space="0" w:color="000000"/>
            </w:tcBorders>
          </w:tcPr>
          <w:p w14:paraId="0E6F9EC5" w14:textId="77777777" w:rsidR="002E6C85" w:rsidRPr="002E6C85" w:rsidRDefault="002E6C85" w:rsidP="002E6C85">
            <w:pPr>
              <w:jc w:val="left"/>
              <w:rPr>
                <w:ins w:id="4910" w:author="Попова Дарья Николаевна (Подрядчик. ООО БерингПойнт)" w:date="2021-04-05T15:07:00Z"/>
                <w:rFonts w:ascii="Arial" w:hAnsi="Arial" w:cs="Arial"/>
                <w:sz w:val="20"/>
                <w:lang w:val="en-US"/>
              </w:rPr>
            </w:pPr>
            <w:ins w:id="4911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1183" w:type="dxa"/>
            <w:tcBorders>
              <w:bottom w:val="single" w:sz="12" w:space="0" w:color="000000"/>
            </w:tcBorders>
          </w:tcPr>
          <w:p w14:paraId="6B2A99B8" w14:textId="77777777" w:rsidR="002E6C85" w:rsidRPr="002E6C85" w:rsidRDefault="002E6C85" w:rsidP="002E6C85">
            <w:pPr>
              <w:jc w:val="left"/>
              <w:rPr>
                <w:ins w:id="4912" w:author="Попова Дарья Николаевна (Подрядчик. ООО БерингПойнт)" w:date="2021-04-05T15:07:00Z"/>
                <w:rFonts w:ascii="Arial" w:hAnsi="Arial" w:cs="Arial"/>
                <w:sz w:val="20"/>
                <w:lang w:val="en-US"/>
              </w:rPr>
            </w:pPr>
            <w:ins w:id="4913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color w:val="000000"/>
                  <w:sz w:val="20"/>
                  <w:szCs w:val="20"/>
                </w:rPr>
                <w:t>АСКИ</w:t>
              </w:r>
            </w:ins>
          </w:p>
        </w:tc>
        <w:tc>
          <w:tcPr>
            <w:tcW w:w="4700" w:type="dxa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823D9" w14:textId="77777777" w:rsidR="002E6C85" w:rsidRPr="002E6C85" w:rsidRDefault="002E6C85" w:rsidP="002E6C85">
            <w:pPr>
              <w:jc w:val="left"/>
              <w:rPr>
                <w:ins w:id="4914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915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 xml:space="preserve">Данные выгружаются из </w:t>
              </w:r>
              <w:r w:rsidRPr="002E6C85">
                <w:rPr>
                  <w:rFonts w:ascii="Arial" w:hAnsi="Arial" w:cs="Arial"/>
                  <w:sz w:val="20"/>
                  <w:lang w:val="en-US"/>
                </w:rPr>
                <w:t>SAP</w:t>
              </w:r>
              <w:r w:rsidRPr="002E6C85">
                <w:rPr>
                  <w:rFonts w:ascii="Arial" w:hAnsi="Arial" w:cs="Arial"/>
                  <w:sz w:val="20"/>
                </w:rPr>
                <w:t xml:space="preserve"> при наступлении событий:</w:t>
              </w:r>
            </w:ins>
          </w:p>
          <w:p w14:paraId="3C642D59" w14:textId="77777777" w:rsidR="002E6C85" w:rsidRPr="002E6C85" w:rsidRDefault="002E6C85" w:rsidP="002E6C85">
            <w:pPr>
              <w:numPr>
                <w:ilvl w:val="0"/>
                <w:numId w:val="128"/>
              </w:numPr>
              <w:ind w:left="312"/>
              <w:jc w:val="left"/>
              <w:rPr>
                <w:ins w:id="4916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917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по запросу пользователя</w:t>
              </w:r>
            </w:ins>
          </w:p>
        </w:tc>
        <w:tc>
          <w:tcPr>
            <w:tcW w:w="1673" w:type="dxa"/>
            <w:tcBorders>
              <w:bottom w:val="single" w:sz="12" w:space="0" w:color="000000"/>
            </w:tcBorders>
          </w:tcPr>
          <w:p w14:paraId="6A2C9049" w14:textId="77777777" w:rsidR="002E6C85" w:rsidRPr="002E6C85" w:rsidRDefault="002E6C85" w:rsidP="002E6C85">
            <w:pPr>
              <w:jc w:val="left"/>
              <w:rPr>
                <w:ins w:id="4918" w:author="Попова Дарья Николаевна (Подрядчик. ООО БерингПойнт)" w:date="2021-04-05T15:07:00Z"/>
                <w:rFonts w:ascii="Arial" w:hAnsi="Arial" w:cs="Arial"/>
                <w:sz w:val="20"/>
              </w:rPr>
            </w:pPr>
            <w:ins w:id="4919" w:author="Попова Дарья Николаевна (Подрядчик. ООО БерингПойнт)" w:date="2021-04-05T15:07:00Z">
              <w:r w:rsidRPr="002E6C85">
                <w:rPr>
                  <w:rFonts w:ascii="Arial" w:hAnsi="Arial" w:cs="Arial"/>
                  <w:sz w:val="20"/>
                </w:rPr>
                <w:t>Сумма прогноза освоения и финансирования</w:t>
              </w:r>
            </w:ins>
          </w:p>
        </w:tc>
      </w:tr>
    </w:tbl>
    <w:p w14:paraId="0CCC0CBA" w14:textId="77777777" w:rsidR="002E6C85" w:rsidRPr="00311472" w:rsidRDefault="002E6C85">
      <w:pPr>
        <w:spacing w:after="240" w:line="276" w:lineRule="auto"/>
        <w:ind w:firstLine="567"/>
        <w:rPr>
          <w:ins w:id="4920" w:author="Попова Дарья Николаевна (Подрядчик. ООО БерингПойнт)" w:date="2021-04-05T15:07:00Z"/>
          <w:rFonts w:ascii="Arial" w:hAnsi="Arial" w:cs="Arial"/>
          <w:color w:val="000000" w:themeColor="text1"/>
          <w:rPrChange w:id="4921" w:author="Попова Дарья Николаевна (Подрядчик. ООО БерингПойнт)" w:date="2021-04-05T15:17:00Z">
            <w:rPr>
              <w:ins w:id="4922" w:author="Попова Дарья Николаевна (Подрядчик. ООО БерингПойнт)" w:date="2021-04-05T15:07:00Z"/>
              <w:rFonts w:ascii="Arial" w:hAnsi="Arial" w:cs="Arial"/>
              <w:iCs/>
              <w:color w:val="404040" w:themeColor="text1" w:themeTint="BF"/>
            </w:rPr>
          </w:rPrChange>
        </w:rPr>
        <w:pPrChange w:id="4923" w:author="Попова Дарья Николаевна (Подрядчик. ООО БерингПойнт)" w:date="2021-04-05T15:17:00Z">
          <w:pPr>
            <w:contextualSpacing/>
          </w:pPr>
        </w:pPrChange>
      </w:pPr>
      <w:ins w:id="4924" w:author="Попова Дарья Николаевна (Подрядчик. ООО БерингПойнт)" w:date="2021-04-05T15:07:00Z">
        <w:r w:rsidRPr="00311472">
          <w:rPr>
            <w:rFonts w:ascii="Arial" w:hAnsi="Arial" w:cs="Arial"/>
            <w:color w:val="000000" w:themeColor="text1"/>
            <w:rPrChange w:id="4925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 xml:space="preserve">В случае необходимости изменения данные должны правиться в исходной системе – </w:t>
        </w:r>
        <w:r w:rsidRPr="00311472">
          <w:rPr>
            <w:rFonts w:ascii="Arial" w:hAnsi="Arial" w:cs="Arial"/>
            <w:color w:val="000000" w:themeColor="text1"/>
            <w:rPrChange w:id="4926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  <w:lang w:val="en-US"/>
              </w:rPr>
            </w:rPrChange>
          </w:rPr>
          <w:t>SAP</w:t>
        </w:r>
        <w:r w:rsidRPr="00311472">
          <w:rPr>
            <w:rFonts w:ascii="Arial" w:hAnsi="Arial" w:cs="Arial"/>
            <w:color w:val="000000" w:themeColor="text1"/>
            <w:rPrChange w:id="4927" w:author="Попова Дарья Николаевна (Подрядчик. ООО БерингПойнт)" w:date="2021-04-05T15:17:00Z">
              <w:rPr>
                <w:rFonts w:ascii="Arial" w:hAnsi="Arial" w:cs="Arial"/>
                <w:i/>
                <w:iCs/>
                <w:color w:val="404040" w:themeColor="text1" w:themeTint="BF"/>
              </w:rPr>
            </w:rPrChange>
          </w:rPr>
          <w:t>. Если принимающая система не находит соответствующий объект ТС, то формируется сообщение об ошибке.</w:t>
        </w:r>
      </w:ins>
    </w:p>
    <w:p w14:paraId="7439410A" w14:textId="5B798442" w:rsidR="002E6C85" w:rsidRDefault="002E6C85">
      <w:pPr>
        <w:spacing w:after="240" w:line="276" w:lineRule="auto"/>
        <w:ind w:firstLine="567"/>
        <w:rPr>
          <w:ins w:id="4928" w:author="Попова Дарья Николаевна (Подрядчик. ООО БерингПойнт)" w:date="2021-04-05T15:17:00Z"/>
          <w:rFonts w:ascii="Arial" w:hAnsi="Arial" w:cs="Arial"/>
          <w:color w:val="000000" w:themeColor="text1"/>
        </w:rPr>
      </w:pPr>
    </w:p>
    <w:p w14:paraId="212ABF9D" w14:textId="0A86EE62" w:rsidR="00311472" w:rsidRPr="00AB41CE" w:rsidRDefault="00311472" w:rsidP="00311472">
      <w:pPr>
        <w:pStyle w:val="3"/>
        <w:rPr>
          <w:ins w:id="4929" w:author="Попова Дарья Николаевна (Подрядчик. ООО БерингПойнт)" w:date="2021-04-05T15:18:00Z"/>
        </w:rPr>
      </w:pPr>
      <w:bookmarkStart w:id="4930" w:name="_Toc68528550"/>
      <w:ins w:id="4931" w:author="Попова Дарья Николаевна (Подрядчик. ООО БерингПойнт)" w:date="2021-04-05T15:18:00Z">
        <w:r>
          <w:lastRenderedPageBreak/>
          <w:t xml:space="preserve">Разработка </w:t>
        </w:r>
        <w:r>
          <w:rPr>
            <w:lang w:val="en-US"/>
          </w:rPr>
          <w:t>PS</w:t>
        </w:r>
        <w:r w:rsidRPr="004D2439">
          <w:t>02.0</w:t>
        </w:r>
        <w:r>
          <w:t>5</w:t>
        </w:r>
        <w:r w:rsidRPr="004D2439">
          <w:t xml:space="preserve"> </w:t>
        </w:r>
      </w:ins>
      <w:ins w:id="4932" w:author="Попова Дарья Николаевна (Подрядчик. ООО БерингПойнт)" w:date="2021-04-05T15:19:00Z">
        <w:r w:rsidRPr="00311472">
          <w:rPr>
            <w:rPrChange w:id="4933" w:author="Попова Дарья Николаевна (Подрядчик. ООО БерингПойнт)" w:date="2021-04-05T15:19:00Z">
              <w:rPr>
                <w:iCs/>
                <w:color w:val="404040" w:themeColor="text1" w:themeTint="BF"/>
                <w:sz w:val="20"/>
                <w:szCs w:val="24"/>
              </w:rPr>
            </w:rPrChange>
          </w:rPr>
          <w:t>Получение из АСКИ в SAP статуса проекта ТОиР</w:t>
        </w:r>
      </w:ins>
      <w:bookmarkEnd w:id="4930"/>
    </w:p>
    <w:p w14:paraId="66105A40" w14:textId="77777777" w:rsidR="00311472" w:rsidRPr="00311472" w:rsidRDefault="00311472">
      <w:pPr>
        <w:spacing w:after="240" w:line="276" w:lineRule="auto"/>
        <w:ind w:firstLine="567"/>
        <w:rPr>
          <w:ins w:id="4934" w:author="Попова Дарья Николаевна (Подрядчик. ООО БерингПойнт)" w:date="2021-04-05T15:19:00Z"/>
          <w:rFonts w:ascii="Arial" w:hAnsi="Arial" w:cs="Arial"/>
          <w:color w:val="000000" w:themeColor="text1"/>
          <w:rPrChange w:id="4935" w:author="Попова Дарья Николаевна (Подрядчик. ООО БерингПойнт)" w:date="2021-04-05T15:19:00Z">
            <w:rPr>
              <w:ins w:id="4936" w:author="Попова Дарья Николаевна (Подрядчик. ООО БерингПойнт)" w:date="2021-04-05T15:19:00Z"/>
              <w:rFonts w:ascii="Arial" w:hAnsi="Arial" w:cs="Arial"/>
            </w:rPr>
          </w:rPrChange>
        </w:rPr>
        <w:pPrChange w:id="4937" w:author="Попова Дарья Николаевна (Подрядчик. ООО БерингПойнт)" w:date="2021-04-05T15:19:00Z">
          <w:pPr>
            <w:ind w:firstLine="709"/>
          </w:pPr>
        </w:pPrChange>
      </w:pPr>
      <w:ins w:id="4938" w:author="Попова Дарья Николаевна (Подрядчик. ООО БерингПойнт)" w:date="2021-04-05T15:19:00Z">
        <w:r w:rsidRPr="00311472">
          <w:rPr>
            <w:rFonts w:ascii="Arial" w:hAnsi="Arial" w:cs="Arial"/>
            <w:color w:val="000000" w:themeColor="text1"/>
            <w:rPrChange w:id="4939" w:author="Попова Дарья Николаевна (Подрядчик. ООО БерингПойнт)" w:date="2021-04-05T15:19:00Z">
              <w:rPr>
                <w:rFonts w:ascii="Arial" w:hAnsi="Arial" w:cs="Arial"/>
              </w:rPr>
            </w:rPrChange>
          </w:rPr>
          <w:t>При утверждении бюджета проекта в АСКИ в систему SAP передается соответствующий статус – на СПП-элементах устанавливается статус УТВА - Бюджет утвержден в АСКИ.</w:t>
        </w:r>
      </w:ins>
    </w:p>
    <w:p w14:paraId="1C6336F3" w14:textId="77777777" w:rsidR="00311472" w:rsidRPr="00311472" w:rsidRDefault="00311472">
      <w:pPr>
        <w:spacing w:after="240" w:line="276" w:lineRule="auto"/>
        <w:ind w:firstLine="567"/>
        <w:rPr>
          <w:ins w:id="4940" w:author="Попова Дарья Николаевна (Подрядчик. ООО БерингПойнт)" w:date="2021-04-05T15:19:00Z"/>
          <w:rFonts w:ascii="Arial" w:hAnsi="Arial" w:cs="Arial"/>
          <w:color w:val="000000" w:themeColor="text1"/>
          <w:rPrChange w:id="4941" w:author="Попова Дарья Николаевна (Подрядчик. ООО БерингПойнт)" w:date="2021-04-05T15:19:00Z">
            <w:rPr>
              <w:ins w:id="4942" w:author="Попова Дарья Николаевна (Подрядчик. ООО БерингПойнт)" w:date="2021-04-05T15:19:00Z"/>
              <w:rFonts w:ascii="Arial" w:hAnsi="Arial" w:cs="Arial"/>
              <w:iCs/>
            </w:rPr>
          </w:rPrChange>
        </w:rPr>
        <w:pPrChange w:id="4943" w:author="Попова Дарья Николаевна (Подрядчик. ООО БерингПойнт)" w:date="2021-04-05T15:19:00Z">
          <w:pPr>
            <w:ind w:firstLine="709"/>
          </w:pPr>
        </w:pPrChange>
      </w:pPr>
      <w:ins w:id="4944" w:author="Попова Дарья Николаевна (Подрядчик. ООО БерингПойнт)" w:date="2021-04-05T15:19:00Z">
        <w:r w:rsidRPr="00311472">
          <w:rPr>
            <w:rFonts w:ascii="Arial" w:hAnsi="Arial" w:cs="Arial"/>
            <w:color w:val="000000" w:themeColor="text1"/>
            <w:rPrChange w:id="4945" w:author="Попова Дарья Николаевна (Подрядчик. ООО БерингПойнт)" w:date="2021-04-05T15:19:00Z">
              <w:rPr>
                <w:rFonts w:ascii="Arial" w:hAnsi="Arial" w:cs="Arial"/>
                <w:iCs/>
              </w:rPr>
            </w:rPrChange>
          </w:rPr>
          <w:t>При необходимости корректировки из АСКИ в систему SAP передается соответствующий статус – на СПП-элементах устанавливается статус ТРКА - Требуется корректировка (из АСКИ). При этом на СПП-элементе снимается статус СДПА – Согласовано к передаче в АСКИ.</w:t>
        </w:r>
      </w:ins>
    </w:p>
    <w:p w14:paraId="253FB8C2" w14:textId="5CB87AB0" w:rsidR="00311472" w:rsidRPr="00311472" w:rsidRDefault="00311472">
      <w:pPr>
        <w:spacing w:after="240" w:line="276" w:lineRule="auto"/>
        <w:ind w:firstLine="567"/>
        <w:rPr>
          <w:ins w:id="4946" w:author="Попова Дарья Николаевна (Подрядчик. ООО БерингПойнт)" w:date="2021-04-05T15:19:00Z"/>
          <w:rFonts w:ascii="Arial" w:hAnsi="Arial" w:cs="Arial"/>
          <w:color w:val="000000" w:themeColor="text1"/>
          <w:rPrChange w:id="4947" w:author="Попова Дарья Николаевна (Подрядчик. ООО БерингПойнт)" w:date="2021-04-05T15:19:00Z">
            <w:rPr>
              <w:ins w:id="4948" w:author="Попова Дарья Николаевна (Подрядчик. ООО БерингПойнт)" w:date="2021-04-05T15:19:00Z"/>
              <w:rFonts w:ascii="Arial" w:hAnsi="Arial" w:cs="Arial"/>
              <w:iCs/>
            </w:rPr>
          </w:rPrChange>
        </w:rPr>
        <w:pPrChange w:id="4949" w:author="Попова Дарья Николаевна (Подрядчик. ООО БерингПойнт)" w:date="2021-04-05T15:19:00Z">
          <w:pPr>
            <w:ind w:firstLine="709"/>
          </w:pPr>
        </w:pPrChange>
      </w:pPr>
      <w:ins w:id="4950" w:author="Попова Дарья Николаевна (Подрядчик. ООО БерингПойнт)" w:date="2021-04-05T15:19:00Z">
        <w:r w:rsidRPr="00311472">
          <w:rPr>
            <w:rFonts w:ascii="Arial" w:hAnsi="Arial" w:cs="Arial"/>
            <w:color w:val="000000" w:themeColor="text1"/>
            <w:rPrChange w:id="4951" w:author="Попова Дарья Николаевна (Подрядчик. ООО БерингПойнт)" w:date="2021-04-05T15:19:00Z">
              <w:rPr>
                <w:rFonts w:ascii="Arial" w:hAnsi="Arial" w:cs="Arial"/>
                <w:iCs/>
              </w:rPr>
            </w:rPrChange>
          </w:rPr>
          <w:t>Статусы УТВА и ТРКА не могут быть проставлены вручную.</w:t>
        </w:r>
      </w:ins>
      <w:ins w:id="4952" w:author="Попова Дарья Николаевна (Подрядчик. ООО БерингПойнт)" w:date="2021-04-05T15:20:00Z">
        <w:r>
          <w:rPr>
            <w:rFonts w:ascii="Arial" w:hAnsi="Arial" w:cs="Arial"/>
            <w:color w:val="000000" w:themeColor="text1"/>
          </w:rPr>
          <w:t xml:space="preserve"> При повторной передаче статусы УТВА или ТРКА необходимо предварительно снять.</w:t>
        </w:r>
      </w:ins>
    </w:p>
    <w:p w14:paraId="189FB1F6" w14:textId="0B231EEC" w:rsidR="00311472" w:rsidRPr="00311472" w:rsidRDefault="00311472" w:rsidP="00311472">
      <w:pPr>
        <w:keepNext/>
        <w:spacing w:before="100" w:beforeAutospacing="1" w:after="100" w:afterAutospacing="1"/>
        <w:jc w:val="right"/>
        <w:rPr>
          <w:ins w:id="4953" w:author="Попова Дарья Николаевна (Подрядчик. ООО БерингПойнт)" w:date="2021-04-05T15:19:00Z"/>
          <w:rFonts w:ascii="Arial" w:hAnsi="Arial" w:cs="Arial"/>
          <w:b/>
          <w:sz w:val="20"/>
          <w:szCs w:val="24"/>
          <w:lang w:eastAsia="ru-RU"/>
        </w:rPr>
      </w:pPr>
      <w:ins w:id="4954" w:author="Попова Дарья Николаевна (Подрядчик. ООО БерингПойнт)" w:date="2021-04-05T15:19:00Z">
        <w:r w:rsidRPr="00311472">
          <w:rPr>
            <w:rFonts w:ascii="Arial" w:hAnsi="Arial" w:cs="Arial"/>
            <w:b/>
            <w:sz w:val="20"/>
            <w:szCs w:val="24"/>
            <w:lang w:eastAsia="ru-RU"/>
          </w:rPr>
          <w:t xml:space="preserve">Таблица </w:t>
        </w:r>
        <w:r w:rsidRPr="00311472">
          <w:rPr>
            <w:rFonts w:ascii="Arial" w:hAnsi="Arial" w:cs="Arial"/>
            <w:b/>
            <w:sz w:val="20"/>
            <w:szCs w:val="24"/>
            <w:lang w:eastAsia="ru-RU"/>
          </w:rPr>
          <w:fldChar w:fldCharType="begin"/>
        </w:r>
        <w:r w:rsidRPr="00311472">
          <w:rPr>
            <w:rFonts w:ascii="Arial" w:hAnsi="Arial" w:cs="Arial"/>
            <w:b/>
            <w:sz w:val="20"/>
            <w:szCs w:val="24"/>
            <w:lang w:eastAsia="ru-RU"/>
          </w:rPr>
          <w:instrText xml:space="preserve"> SEQ Таблица \* ARABIC </w:instrText>
        </w:r>
        <w:r w:rsidRPr="00311472">
          <w:rPr>
            <w:rFonts w:ascii="Arial" w:hAnsi="Arial" w:cs="Arial"/>
            <w:b/>
            <w:sz w:val="20"/>
            <w:szCs w:val="24"/>
            <w:lang w:eastAsia="ru-RU"/>
          </w:rPr>
          <w:fldChar w:fldCharType="separate"/>
        </w:r>
      </w:ins>
      <w:ins w:id="4955" w:author="Попова Дарья Николаевна (Подрядчик. ООО БерингПойнт)" w:date="2021-04-05T15:21:00Z">
        <w:r>
          <w:rPr>
            <w:rFonts w:ascii="Arial" w:hAnsi="Arial" w:cs="Arial"/>
            <w:b/>
            <w:noProof/>
            <w:sz w:val="20"/>
            <w:szCs w:val="24"/>
            <w:lang w:eastAsia="ru-RU"/>
          </w:rPr>
          <w:t>26</w:t>
        </w:r>
      </w:ins>
      <w:ins w:id="4956" w:author="Попова Дарья Николаевна (Подрядчик. ООО БерингПойнт)" w:date="2021-04-05T15:19:00Z">
        <w:r w:rsidRPr="00311472">
          <w:rPr>
            <w:rFonts w:ascii="Arial" w:hAnsi="Arial" w:cs="Arial"/>
            <w:b/>
            <w:sz w:val="20"/>
            <w:szCs w:val="24"/>
            <w:lang w:eastAsia="ru-RU"/>
          </w:rPr>
          <w:fldChar w:fldCharType="end"/>
        </w:r>
        <w:r w:rsidRPr="00311472">
          <w:rPr>
            <w:rFonts w:ascii="Arial" w:hAnsi="Arial" w:cs="Arial"/>
            <w:b/>
            <w:sz w:val="20"/>
            <w:szCs w:val="24"/>
            <w:lang w:eastAsia="ru-RU"/>
          </w:rPr>
          <w:t>. Интеграционный поток</w:t>
        </w:r>
      </w:ins>
    </w:p>
    <w:tbl>
      <w:tblPr>
        <w:tblW w:w="5000" w:type="pct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13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1393"/>
        <w:gridCol w:w="1171"/>
        <w:gridCol w:w="4370"/>
        <w:gridCol w:w="1604"/>
      </w:tblGrid>
      <w:tr w:rsidR="00311472" w:rsidRPr="00311472" w14:paraId="22281E64" w14:textId="77777777" w:rsidTr="00E620AA">
        <w:trPr>
          <w:trHeight w:val="20"/>
          <w:tblHeader/>
          <w:ins w:id="4957" w:author="Попова Дарья Николаевна (Подрядчик. ООО БерингПойнт)" w:date="2021-04-05T15:19:00Z"/>
        </w:trPr>
        <w:tc>
          <w:tcPr>
            <w:tcW w:w="1437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417AE8C8" w14:textId="77777777" w:rsidR="00311472" w:rsidRPr="00311472" w:rsidRDefault="00311472" w:rsidP="00311472">
            <w:pPr>
              <w:jc w:val="center"/>
              <w:rPr>
                <w:ins w:id="4958" w:author="Попова Дарья Николаевна (Подрядчик. ООО БерингПойнт)" w:date="2021-04-05T15:19:00Z"/>
                <w:rFonts w:ascii="Arial" w:hAnsi="Arial" w:cs="Arial"/>
                <w:b/>
                <w:sz w:val="20"/>
              </w:rPr>
            </w:pPr>
            <w:ins w:id="4959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b/>
                  <w:sz w:val="20"/>
                </w:rPr>
                <w:t>Наименование потока</w:t>
              </w:r>
            </w:ins>
          </w:p>
        </w:tc>
        <w:tc>
          <w:tcPr>
            <w:tcW w:w="1183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23412643" w14:textId="77777777" w:rsidR="00311472" w:rsidRPr="00311472" w:rsidRDefault="00311472" w:rsidP="00311472">
            <w:pPr>
              <w:jc w:val="center"/>
              <w:rPr>
                <w:ins w:id="4960" w:author="Попова Дарья Николаевна (Подрядчик. ООО БерингПойнт)" w:date="2021-04-05T15:19:00Z"/>
                <w:rFonts w:ascii="Arial" w:hAnsi="Arial" w:cs="Arial"/>
                <w:b/>
                <w:sz w:val="20"/>
              </w:rPr>
            </w:pPr>
            <w:ins w:id="4961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b/>
                  <w:sz w:val="20"/>
                </w:rPr>
                <w:t>Система отправитель</w:t>
              </w:r>
            </w:ins>
          </w:p>
        </w:tc>
        <w:tc>
          <w:tcPr>
            <w:tcW w:w="1183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15659782" w14:textId="77777777" w:rsidR="00311472" w:rsidRPr="00311472" w:rsidRDefault="00311472" w:rsidP="00311472">
            <w:pPr>
              <w:jc w:val="center"/>
              <w:rPr>
                <w:ins w:id="4962" w:author="Попова Дарья Николаевна (Подрядчик. ООО БерингПойнт)" w:date="2021-04-05T15:19:00Z"/>
                <w:rFonts w:ascii="Arial" w:hAnsi="Arial" w:cs="Arial"/>
                <w:b/>
                <w:sz w:val="20"/>
              </w:rPr>
            </w:pPr>
            <w:ins w:id="4963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b/>
                  <w:sz w:val="20"/>
                </w:rPr>
                <w:t>Система-приемник</w:t>
              </w:r>
            </w:ins>
          </w:p>
        </w:tc>
        <w:tc>
          <w:tcPr>
            <w:tcW w:w="4700" w:type="dxa"/>
            <w:tcBorders>
              <w:top w:val="single" w:sz="12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20E6B" w14:textId="77777777" w:rsidR="00311472" w:rsidRPr="00311472" w:rsidRDefault="00311472" w:rsidP="00311472">
            <w:pPr>
              <w:jc w:val="center"/>
              <w:rPr>
                <w:ins w:id="4964" w:author="Попова Дарья Николаевна (Подрядчик. ООО БерингПойнт)" w:date="2021-04-05T15:19:00Z"/>
                <w:rFonts w:ascii="Arial" w:hAnsi="Arial" w:cs="Arial"/>
                <w:b/>
                <w:sz w:val="20"/>
              </w:rPr>
            </w:pPr>
            <w:ins w:id="4965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b/>
                  <w:sz w:val="20"/>
                </w:rPr>
                <w:t>Инициирующее событие и Система</w:t>
              </w:r>
            </w:ins>
          </w:p>
        </w:tc>
        <w:tc>
          <w:tcPr>
            <w:tcW w:w="1673" w:type="dxa"/>
            <w:tcBorders>
              <w:top w:val="single" w:sz="12" w:space="0" w:color="000000"/>
            </w:tcBorders>
            <w:shd w:val="clear" w:color="auto" w:fill="FFC000"/>
            <w:vAlign w:val="center"/>
          </w:tcPr>
          <w:p w14:paraId="33A027EB" w14:textId="77777777" w:rsidR="00311472" w:rsidRPr="00311472" w:rsidRDefault="00311472" w:rsidP="00311472">
            <w:pPr>
              <w:jc w:val="center"/>
              <w:rPr>
                <w:ins w:id="4966" w:author="Попова Дарья Николаевна (Подрядчик. ООО БерингПойнт)" w:date="2021-04-05T15:19:00Z"/>
                <w:rFonts w:ascii="Arial" w:hAnsi="Arial" w:cs="Arial"/>
                <w:b/>
                <w:sz w:val="20"/>
              </w:rPr>
            </w:pPr>
            <w:ins w:id="4967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b/>
                  <w:sz w:val="20"/>
                </w:rPr>
                <w:t>Объем передачи</w:t>
              </w:r>
            </w:ins>
          </w:p>
        </w:tc>
      </w:tr>
      <w:tr w:rsidR="00311472" w:rsidRPr="00311472" w14:paraId="03A09B98" w14:textId="77777777" w:rsidTr="00E620AA">
        <w:trPr>
          <w:trHeight w:val="20"/>
          <w:ins w:id="4968" w:author="Попова Дарья Николаевна (Подрядчик. ООО БерингПойнт)" w:date="2021-04-05T15:19:00Z"/>
        </w:trPr>
        <w:tc>
          <w:tcPr>
            <w:tcW w:w="1437" w:type="dxa"/>
            <w:tcBorders>
              <w:bottom w:val="single" w:sz="12" w:space="0" w:color="000000"/>
            </w:tcBorders>
          </w:tcPr>
          <w:p w14:paraId="7822A8C2" w14:textId="77777777" w:rsidR="00311472" w:rsidRPr="00311472" w:rsidRDefault="00311472" w:rsidP="00311472">
            <w:pPr>
              <w:jc w:val="left"/>
              <w:rPr>
                <w:ins w:id="4969" w:author="Попова Дарья Николаевна (Подрядчик. ООО БерингПойнт)" w:date="2021-04-05T15:19:00Z"/>
                <w:rFonts w:ascii="Arial" w:hAnsi="Arial" w:cs="Arial"/>
                <w:sz w:val="20"/>
              </w:rPr>
            </w:pPr>
            <w:ins w:id="4970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Статус инвестиционной заявки (проект </w:t>
              </w:r>
              <w:proofErr w:type="spellStart"/>
              <w:r w:rsidRPr="00311472">
                <w:rPr>
                  <w:rFonts w:ascii="Arial" w:hAnsi="Arial" w:cs="Arial"/>
                  <w:color w:val="000000"/>
                  <w:sz w:val="20"/>
                  <w:szCs w:val="20"/>
                </w:rPr>
                <w:t>ТПиР</w:t>
              </w:r>
              <w:proofErr w:type="spellEnd"/>
              <w:r w:rsidRPr="00311472">
                <w:rPr>
                  <w:rFonts w:ascii="Arial" w:hAnsi="Arial" w:cs="Arial"/>
                  <w:color w:val="000000"/>
                  <w:sz w:val="20"/>
                  <w:szCs w:val="20"/>
                </w:rPr>
                <w:t>)</w:t>
              </w:r>
            </w:ins>
          </w:p>
        </w:tc>
        <w:tc>
          <w:tcPr>
            <w:tcW w:w="1183" w:type="dxa"/>
            <w:tcBorders>
              <w:bottom w:val="single" w:sz="12" w:space="0" w:color="000000"/>
            </w:tcBorders>
          </w:tcPr>
          <w:p w14:paraId="64B110C9" w14:textId="77777777" w:rsidR="00311472" w:rsidRPr="00311472" w:rsidRDefault="00311472" w:rsidP="00311472">
            <w:pPr>
              <w:jc w:val="left"/>
              <w:rPr>
                <w:ins w:id="4971" w:author="Попова Дарья Николаевна (Подрядчик. ООО БерингПойнт)" w:date="2021-04-05T15:19:00Z"/>
                <w:rFonts w:ascii="Arial" w:hAnsi="Arial" w:cs="Arial"/>
                <w:sz w:val="20"/>
                <w:lang w:val="en-US"/>
              </w:rPr>
            </w:pPr>
            <w:ins w:id="4972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color w:val="000000"/>
                  <w:sz w:val="20"/>
                  <w:szCs w:val="20"/>
                </w:rPr>
                <w:t>АСКИ</w:t>
              </w:r>
            </w:ins>
          </w:p>
        </w:tc>
        <w:tc>
          <w:tcPr>
            <w:tcW w:w="1183" w:type="dxa"/>
            <w:tcBorders>
              <w:bottom w:val="single" w:sz="12" w:space="0" w:color="000000"/>
            </w:tcBorders>
          </w:tcPr>
          <w:p w14:paraId="77DDE807" w14:textId="77777777" w:rsidR="00311472" w:rsidRPr="00311472" w:rsidRDefault="00311472" w:rsidP="00311472">
            <w:pPr>
              <w:jc w:val="left"/>
              <w:rPr>
                <w:ins w:id="4973" w:author="Попова Дарья Николаевна (Подрядчик. ООО БерингПойнт)" w:date="2021-04-05T15:19:00Z"/>
                <w:rFonts w:ascii="Arial" w:hAnsi="Arial" w:cs="Arial"/>
                <w:sz w:val="20"/>
                <w:lang w:val="en-US"/>
              </w:rPr>
            </w:pPr>
            <w:ins w:id="4974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color w:val="000000"/>
                  <w:sz w:val="20"/>
                  <w:szCs w:val="20"/>
                </w:rPr>
                <w:t>SAP S/4HANA</w:t>
              </w:r>
            </w:ins>
          </w:p>
        </w:tc>
        <w:tc>
          <w:tcPr>
            <w:tcW w:w="4700" w:type="dxa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B3BCC" w14:textId="77777777" w:rsidR="00311472" w:rsidRPr="00311472" w:rsidRDefault="00311472" w:rsidP="00311472">
            <w:pPr>
              <w:jc w:val="left"/>
              <w:rPr>
                <w:ins w:id="4975" w:author="Попова Дарья Николаевна (Подрядчик. ООО БерингПойнт)" w:date="2021-04-05T15:19:00Z"/>
                <w:rFonts w:ascii="Arial" w:hAnsi="Arial" w:cs="Arial"/>
                <w:sz w:val="20"/>
              </w:rPr>
            </w:pPr>
            <w:ins w:id="4976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sz w:val="20"/>
                </w:rPr>
                <w:t>Данные выгружаются из АСКИ при наступлении событий:</w:t>
              </w:r>
            </w:ins>
          </w:p>
          <w:p w14:paraId="0AD1C047" w14:textId="77777777" w:rsidR="00311472" w:rsidRPr="00311472" w:rsidRDefault="00311472" w:rsidP="00311472">
            <w:pPr>
              <w:numPr>
                <w:ilvl w:val="0"/>
                <w:numId w:val="128"/>
              </w:numPr>
              <w:ind w:left="312"/>
              <w:jc w:val="left"/>
              <w:rPr>
                <w:ins w:id="4977" w:author="Попова Дарья Николаевна (Подрядчик. ООО БерингПойнт)" w:date="2021-04-05T15:19:00Z"/>
                <w:rFonts w:ascii="Arial" w:hAnsi="Arial" w:cs="Arial"/>
                <w:sz w:val="20"/>
              </w:rPr>
            </w:pPr>
            <w:ins w:id="4978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sz w:val="20"/>
                </w:rPr>
                <w:t>Статус проекта</w:t>
              </w:r>
            </w:ins>
          </w:p>
        </w:tc>
        <w:tc>
          <w:tcPr>
            <w:tcW w:w="1673" w:type="dxa"/>
            <w:tcBorders>
              <w:bottom w:val="single" w:sz="12" w:space="0" w:color="000000"/>
            </w:tcBorders>
          </w:tcPr>
          <w:p w14:paraId="2BCA1BFE" w14:textId="77777777" w:rsidR="00311472" w:rsidRPr="00311472" w:rsidRDefault="00311472" w:rsidP="00311472">
            <w:pPr>
              <w:jc w:val="left"/>
              <w:rPr>
                <w:ins w:id="4979" w:author="Попова Дарья Николаевна (Подрядчик. ООО БерингПойнт)" w:date="2021-04-05T15:19:00Z"/>
                <w:rFonts w:ascii="Arial" w:hAnsi="Arial" w:cs="Arial"/>
                <w:sz w:val="20"/>
              </w:rPr>
            </w:pPr>
            <w:ins w:id="4980" w:author="Попова Дарья Николаевна (Подрядчик. ООО БерингПойнт)" w:date="2021-04-05T15:19:00Z">
              <w:r w:rsidRPr="00311472">
                <w:rPr>
                  <w:rFonts w:ascii="Arial" w:hAnsi="Arial" w:cs="Arial"/>
                  <w:sz w:val="20"/>
                </w:rPr>
                <w:t>Статус проекта</w:t>
              </w:r>
            </w:ins>
          </w:p>
        </w:tc>
      </w:tr>
    </w:tbl>
    <w:p w14:paraId="439C73C5" w14:textId="48941D72" w:rsidR="009A493D" w:rsidDel="00D03411" w:rsidRDefault="009A493D">
      <w:pPr>
        <w:pStyle w:val="3"/>
        <w:rPr>
          <w:del w:id="4981" w:author="Попова Дарья" w:date="2021-03-18T19:55:00Z"/>
        </w:rPr>
      </w:pPr>
      <w:del w:id="4982" w:author="Попова Дарья" w:date="2021-03-18T19:55:00Z">
        <w:r w:rsidDel="00D03411">
          <w:delText xml:space="preserve">Разработка MCB18 </w:delText>
        </w:r>
        <w:r w:rsidRPr="009A493D" w:rsidDel="00D03411">
          <w:delText>Моделирование воздейс</w:delText>
        </w:r>
        <w:r w:rsidDel="00D03411">
          <w:delText>твий на производственные активы</w:delText>
        </w:r>
      </w:del>
    </w:p>
    <w:p w14:paraId="0F549A20" w14:textId="5C798B75" w:rsidR="00AB5B56" w:rsidDel="00D03411" w:rsidRDefault="00AB5B56" w:rsidP="00AB5B56">
      <w:pPr>
        <w:spacing w:after="240" w:line="276" w:lineRule="auto"/>
        <w:ind w:firstLine="567"/>
        <w:rPr>
          <w:del w:id="4983" w:author="Попова Дарья" w:date="2021-03-18T19:55:00Z"/>
          <w:rFonts w:ascii="Arial" w:hAnsi="Arial" w:cs="Arial"/>
          <w:color w:val="000000" w:themeColor="text1"/>
          <w:u w:val="single"/>
        </w:rPr>
      </w:pPr>
      <w:del w:id="4984" w:author="Попова Дарья" w:date="2021-03-18T19:55:00Z">
        <w:r w:rsidRPr="00653541" w:rsidDel="00D03411">
          <w:rPr>
            <w:rFonts w:ascii="Arial" w:hAnsi="Arial" w:cs="Arial"/>
            <w:color w:val="000000" w:themeColor="text1"/>
            <w:u w:val="single"/>
          </w:rPr>
          <w:delText>Предпосылки:</w:delText>
        </w:r>
      </w:del>
    </w:p>
    <w:p w14:paraId="3BA96D5B" w14:textId="3441C8C4" w:rsidR="00AB5B56" w:rsidRPr="009936BB" w:rsidDel="00D03411" w:rsidRDefault="00A5002D" w:rsidP="00AB5B56">
      <w:pPr>
        <w:spacing w:after="240" w:line="276" w:lineRule="auto"/>
        <w:ind w:firstLine="567"/>
        <w:rPr>
          <w:del w:id="4985" w:author="Попова Дарья" w:date="2021-03-18T19:55:00Z"/>
          <w:rFonts w:ascii="Arial" w:hAnsi="Arial" w:cs="Arial"/>
          <w:color w:val="000000" w:themeColor="text1"/>
        </w:rPr>
      </w:pPr>
      <w:del w:id="4986" w:author="Попова Дарья" w:date="2021-03-18T19:55:00Z">
        <w:r w:rsidRPr="009936BB" w:rsidDel="00D03411">
          <w:rPr>
            <w:rFonts w:ascii="Arial" w:hAnsi="Arial" w:cs="Arial"/>
            <w:color w:val="000000" w:themeColor="text1"/>
          </w:rPr>
          <w:delText>Для формирования до</w:delText>
        </w:r>
        <w:r w:rsidDel="00D03411">
          <w:rPr>
            <w:rFonts w:ascii="Arial" w:hAnsi="Arial" w:cs="Arial"/>
            <w:color w:val="000000" w:themeColor="text1"/>
          </w:rPr>
          <w:delText xml:space="preserve">лгосрочного плана воздействий на 10 лет в </w:delText>
        </w:r>
        <w:r w:rsidDel="00D03411">
          <w:rPr>
            <w:rFonts w:ascii="Arial" w:hAnsi="Arial" w:cs="Arial"/>
            <w:color w:val="000000" w:themeColor="text1"/>
            <w:lang w:val="en-US"/>
          </w:rPr>
          <w:delText>BPC</w:delText>
        </w:r>
        <w:r w:rsidRPr="009936BB" w:rsidDel="00D03411">
          <w:rPr>
            <w:rFonts w:ascii="Arial" w:hAnsi="Arial" w:cs="Arial"/>
            <w:color w:val="000000" w:themeColor="text1"/>
          </w:rPr>
          <w:delText xml:space="preserve"> </w:delText>
        </w:r>
        <w:r w:rsidR="00EB0469" w:rsidDel="00D03411">
          <w:rPr>
            <w:rFonts w:ascii="Arial" w:hAnsi="Arial" w:cs="Arial"/>
            <w:color w:val="000000" w:themeColor="text1"/>
          </w:rPr>
          <w:delText>необходимо выполнить м</w:delText>
        </w:r>
        <w:r w:rsidR="00EB0469" w:rsidRPr="009A493D" w:rsidDel="00D03411">
          <w:rPr>
            <w:rFonts w:ascii="Arial" w:hAnsi="Arial" w:cs="Arial"/>
            <w:color w:val="000000" w:themeColor="text1"/>
          </w:rPr>
          <w:delText xml:space="preserve">оделирование </w:delText>
        </w:r>
        <w:r w:rsidR="00F7267E" w:rsidDel="00D03411">
          <w:rPr>
            <w:rFonts w:ascii="Arial" w:hAnsi="Arial" w:cs="Arial"/>
            <w:color w:val="000000" w:themeColor="text1"/>
          </w:rPr>
          <w:delText xml:space="preserve">планово-предупредительных ремонтных </w:delText>
        </w:r>
        <w:r w:rsidR="00EB0469" w:rsidRPr="009A493D" w:rsidDel="00D03411">
          <w:rPr>
            <w:rFonts w:ascii="Arial" w:hAnsi="Arial" w:cs="Arial"/>
            <w:color w:val="000000" w:themeColor="text1"/>
          </w:rPr>
          <w:delText xml:space="preserve">воздействий на производственные активы с детализацией по годам и </w:delText>
        </w:r>
        <w:r w:rsidR="00F7267E" w:rsidDel="00D03411">
          <w:rPr>
            <w:rFonts w:ascii="Arial" w:hAnsi="Arial" w:cs="Arial"/>
            <w:color w:val="000000" w:themeColor="text1"/>
          </w:rPr>
          <w:delText xml:space="preserve">расчётом </w:delText>
        </w:r>
        <w:r w:rsidR="00EB0469" w:rsidRPr="009A493D" w:rsidDel="00D03411">
          <w:rPr>
            <w:rFonts w:ascii="Arial" w:hAnsi="Arial" w:cs="Arial"/>
            <w:color w:val="000000" w:themeColor="text1"/>
          </w:rPr>
          <w:delText xml:space="preserve">стоимости </w:delText>
        </w:r>
        <w:r w:rsidR="00F7267E" w:rsidDel="00D03411">
          <w:rPr>
            <w:rFonts w:ascii="Arial" w:hAnsi="Arial" w:cs="Arial"/>
            <w:color w:val="000000" w:themeColor="text1"/>
          </w:rPr>
          <w:delText xml:space="preserve">воздействий в разрезе СПП-элементов. Это позволит получить перечень, объем и стоимость воздействий без формирования заказов ТОРО и лишней нагрузки на модуль </w:delText>
        </w:r>
        <w:r w:rsidR="00F7267E" w:rsidDel="00D03411">
          <w:rPr>
            <w:rFonts w:ascii="Arial" w:hAnsi="Arial" w:cs="Arial"/>
            <w:color w:val="000000" w:themeColor="text1"/>
            <w:lang w:val="en-US"/>
          </w:rPr>
          <w:delText>PM</w:delText>
        </w:r>
        <w:r w:rsidR="00F7267E" w:rsidRPr="009936BB" w:rsidDel="00D03411">
          <w:rPr>
            <w:rFonts w:ascii="Arial" w:hAnsi="Arial" w:cs="Arial"/>
            <w:color w:val="000000" w:themeColor="text1"/>
          </w:rPr>
          <w:delText>.</w:delText>
        </w:r>
      </w:del>
    </w:p>
    <w:p w14:paraId="6DD50A95" w14:textId="0D6B7D35" w:rsidR="00AB5B56" w:rsidDel="00D03411" w:rsidRDefault="00AB5B56" w:rsidP="00AB5B56">
      <w:pPr>
        <w:spacing w:after="240" w:line="276" w:lineRule="auto"/>
        <w:ind w:firstLine="567"/>
        <w:rPr>
          <w:del w:id="4987" w:author="Попова Дарья" w:date="2021-03-18T19:55:00Z"/>
          <w:rFonts w:ascii="Arial" w:hAnsi="Arial" w:cs="Arial"/>
          <w:color w:val="000000" w:themeColor="text1"/>
          <w:u w:val="single"/>
        </w:rPr>
      </w:pPr>
      <w:del w:id="4988" w:author="Попова Дарья" w:date="2021-03-18T19:55:00Z">
        <w:r w:rsidRPr="00653541" w:rsidDel="00D03411">
          <w:rPr>
            <w:rFonts w:ascii="Arial" w:hAnsi="Arial" w:cs="Arial"/>
            <w:color w:val="000000" w:themeColor="text1"/>
            <w:u w:val="single"/>
          </w:rPr>
          <w:delText>Входные данные:</w:delText>
        </w:r>
      </w:del>
    </w:p>
    <w:p w14:paraId="2103DDC2" w14:textId="2A218B6F" w:rsidR="00AB5B56" w:rsidRPr="00F7267E" w:rsidDel="00D03411" w:rsidRDefault="00F7267E" w:rsidP="00AB5B56">
      <w:pPr>
        <w:spacing w:after="240" w:line="276" w:lineRule="auto"/>
        <w:ind w:firstLine="567"/>
        <w:rPr>
          <w:del w:id="4989" w:author="Попова Дарья" w:date="2021-03-18T19:55:00Z"/>
          <w:rFonts w:ascii="Arial" w:hAnsi="Arial" w:cs="Arial"/>
          <w:color w:val="000000" w:themeColor="text1"/>
        </w:rPr>
      </w:pPr>
      <w:del w:id="4990" w:author="Попова Дарья" w:date="2021-03-18T19:55:00Z">
        <w:r w:rsidDel="00D03411">
          <w:rPr>
            <w:rFonts w:ascii="Arial" w:hAnsi="Arial" w:cs="Arial"/>
            <w:color w:val="000000" w:themeColor="text1"/>
          </w:rPr>
          <w:delText xml:space="preserve">Входными данными для выполнения моделирования будут: период воздействия, балансовая единица, версия бюджета, бюджетная кампания, </w:delText>
        </w:r>
      </w:del>
    </w:p>
    <w:p w14:paraId="2C5F170C" w14:textId="6065E01A" w:rsidR="00AB5B56" w:rsidRPr="00653541" w:rsidDel="00D03411" w:rsidRDefault="00AB5B56" w:rsidP="00AB5B56">
      <w:pPr>
        <w:spacing w:after="240" w:line="276" w:lineRule="auto"/>
        <w:ind w:firstLine="567"/>
        <w:rPr>
          <w:del w:id="4991" w:author="Попова Дарья" w:date="2021-03-18T19:55:00Z"/>
          <w:rFonts w:ascii="Arial" w:hAnsi="Arial" w:cs="Arial"/>
          <w:color w:val="000000" w:themeColor="text1"/>
          <w:u w:val="single"/>
        </w:rPr>
      </w:pPr>
      <w:del w:id="4992" w:author="Попова Дарья" w:date="2021-03-18T19:55:00Z">
        <w:r w:rsidRPr="00B04EF5" w:rsidDel="00D03411">
          <w:rPr>
            <w:rFonts w:ascii="Arial" w:hAnsi="Arial" w:cs="Arial"/>
            <w:color w:val="000000" w:themeColor="text1"/>
            <w:u w:val="single"/>
          </w:rPr>
          <w:delText>Основные функции разработки:</w:delText>
        </w:r>
      </w:del>
    </w:p>
    <w:p w14:paraId="0DBFB642" w14:textId="73A4DCA7" w:rsidR="00F7267E" w:rsidDel="00D03411" w:rsidRDefault="00F7267E">
      <w:pPr>
        <w:spacing w:after="240" w:line="276" w:lineRule="auto"/>
        <w:ind w:firstLine="567"/>
        <w:rPr>
          <w:del w:id="4993" w:author="Попова Дарья" w:date="2021-03-18T19:55:00Z"/>
          <w:rFonts w:ascii="Arial" w:hAnsi="Arial" w:cs="Arial"/>
          <w:color w:val="000000" w:themeColor="text1"/>
        </w:rPr>
      </w:pPr>
      <w:del w:id="4994" w:author="Попова Дарья" w:date="2021-03-18T19:55:00Z">
        <w:r w:rsidDel="00D03411">
          <w:rPr>
            <w:rFonts w:ascii="Arial" w:hAnsi="Arial" w:cs="Arial"/>
            <w:color w:val="000000" w:themeColor="text1"/>
          </w:rPr>
          <w:delText>В процессе фонового выполнения программа должна выбрать все единицы оборудования, относящиеся к данной балансовой единице,</w:delText>
        </w:r>
        <w:r w:rsidR="00863536" w:rsidDel="00D03411">
          <w:rPr>
            <w:rFonts w:ascii="Arial" w:hAnsi="Arial" w:cs="Arial"/>
            <w:color w:val="000000" w:themeColor="text1"/>
          </w:rPr>
          <w:delText xml:space="preserve"> а их период использования попадает в интервал моделирования. Для введё</w:delText>
        </w:r>
        <w:r w:rsidRPr="00F7267E" w:rsidDel="00D03411">
          <w:rPr>
            <w:rFonts w:ascii="Arial" w:hAnsi="Arial" w:cs="Arial"/>
            <w:color w:val="000000" w:themeColor="text1"/>
          </w:rPr>
          <w:delText>нных в эк</w:delText>
        </w:r>
        <w:r w:rsidR="00863536" w:rsidDel="00D03411">
          <w:rPr>
            <w:rFonts w:ascii="Arial" w:hAnsi="Arial" w:cs="Arial"/>
            <w:color w:val="000000" w:themeColor="text1"/>
          </w:rPr>
          <w:delText>сплуатацию ПА виды, сроки и объё</w:delText>
        </w:r>
        <w:r w:rsidRPr="00F7267E" w:rsidDel="00D03411">
          <w:rPr>
            <w:rFonts w:ascii="Arial" w:hAnsi="Arial" w:cs="Arial"/>
            <w:color w:val="000000" w:themeColor="text1"/>
          </w:rPr>
          <w:delText>мы ТОиР планируются на основе стратегий предупредительного ТОРО, планов ТОРО (регламентных и скорректированных для стратегии «по техническому состоянию») и дей</w:delText>
        </w:r>
        <w:r w:rsidR="00863536" w:rsidDel="00D03411">
          <w:rPr>
            <w:rFonts w:ascii="Arial" w:hAnsi="Arial" w:cs="Arial"/>
            <w:color w:val="000000" w:themeColor="text1"/>
          </w:rPr>
          <w:delText xml:space="preserve">ствующих технологических карт. </w:delText>
        </w:r>
        <w:r w:rsidR="00863536" w:rsidRPr="00863536" w:rsidDel="00D03411">
          <w:rPr>
            <w:rFonts w:ascii="Arial" w:hAnsi="Arial" w:cs="Arial"/>
            <w:color w:val="000000" w:themeColor="text1"/>
          </w:rPr>
          <w:delText xml:space="preserve">Для вновь вводимых в эксплуатацию ПА (включая </w:delText>
        </w:r>
        <w:r w:rsidR="00863536" w:rsidRPr="00863536" w:rsidDel="00D03411">
          <w:rPr>
            <w:rFonts w:ascii="Arial" w:hAnsi="Arial" w:cs="Arial"/>
            <w:color w:val="000000" w:themeColor="text1"/>
          </w:rPr>
          <w:lastRenderedPageBreak/>
          <w:delText>расконсервацию) ремонтные циклы рассчитываются с планируемой даты ввода оборудования.</w:delText>
        </w:r>
        <w:r w:rsidR="00863536" w:rsidDel="00D03411">
          <w:rPr>
            <w:rFonts w:ascii="Arial" w:hAnsi="Arial" w:cs="Arial"/>
            <w:color w:val="000000" w:themeColor="text1"/>
          </w:rPr>
          <w:delText xml:space="preserve"> </w:delText>
        </w:r>
        <w:r w:rsidR="00863536" w:rsidRPr="00863536" w:rsidDel="00D03411">
          <w:rPr>
            <w:rFonts w:ascii="Arial" w:hAnsi="Arial" w:cs="Arial"/>
            <w:color w:val="000000" w:themeColor="text1"/>
          </w:rPr>
          <w:delText>Для выв</w:delText>
        </w:r>
        <w:r w:rsidR="00863536" w:rsidDel="00D03411">
          <w:rPr>
            <w:rFonts w:ascii="Arial" w:hAnsi="Arial" w:cs="Arial"/>
            <w:color w:val="000000" w:themeColor="text1"/>
          </w:rPr>
          <w:delText>одимых из эксплуатации ПА, расчё</w:delText>
        </w:r>
        <w:r w:rsidR="00863536" w:rsidRPr="00863536" w:rsidDel="00D03411">
          <w:rPr>
            <w:rFonts w:ascii="Arial" w:hAnsi="Arial" w:cs="Arial"/>
            <w:color w:val="000000" w:themeColor="text1"/>
          </w:rPr>
          <w:delText>т ремонтных циклов заканчивается с даты планируемого вывода</w:delText>
        </w:r>
        <w:r w:rsidR="00863536" w:rsidDel="00D03411">
          <w:rPr>
            <w:rFonts w:ascii="Arial" w:hAnsi="Arial" w:cs="Arial"/>
            <w:color w:val="000000" w:themeColor="text1"/>
          </w:rPr>
          <w:delText xml:space="preserve">. </w:delText>
        </w:r>
        <w:r w:rsidR="00863536" w:rsidRPr="00863536" w:rsidDel="00D03411">
          <w:rPr>
            <w:rFonts w:ascii="Arial" w:hAnsi="Arial" w:cs="Arial"/>
            <w:color w:val="000000" w:themeColor="text1"/>
          </w:rPr>
          <w:delText xml:space="preserve">Для </w:delText>
        </w:r>
        <w:r w:rsidR="00863536" w:rsidDel="00D03411">
          <w:rPr>
            <w:rFonts w:ascii="Arial" w:hAnsi="Arial" w:cs="Arial"/>
            <w:color w:val="000000" w:themeColor="text1"/>
          </w:rPr>
          <w:delText xml:space="preserve">этого, </w:delText>
        </w:r>
        <w:r w:rsidR="00863536" w:rsidRPr="00863536" w:rsidDel="00D03411">
          <w:rPr>
            <w:rFonts w:ascii="Arial" w:hAnsi="Arial" w:cs="Arial"/>
            <w:color w:val="000000" w:themeColor="text1"/>
          </w:rPr>
          <w:delText>в его карточке ЕО фиксируется дата окончания установленного срока эксплуатации, определяемая как ближайшая среди дат достижения нормативного срока службы, паркового ресурса и нормативного пробега</w:delText>
        </w:r>
        <w:r w:rsidR="00863536" w:rsidDel="00D03411">
          <w:rPr>
            <w:rFonts w:ascii="Arial" w:hAnsi="Arial" w:cs="Arial"/>
            <w:color w:val="000000" w:themeColor="text1"/>
          </w:rPr>
          <w:delText>.</w:delText>
        </w:r>
      </w:del>
    </w:p>
    <w:p w14:paraId="4C421AA5" w14:textId="3F865763" w:rsidR="00AB5B56" w:rsidDel="00D03411" w:rsidRDefault="00AB5B56" w:rsidP="00AB5B56">
      <w:pPr>
        <w:spacing w:after="240" w:line="276" w:lineRule="auto"/>
        <w:ind w:firstLine="567"/>
        <w:rPr>
          <w:del w:id="4995" w:author="Попова Дарья" w:date="2021-03-18T19:55:00Z"/>
          <w:rFonts w:ascii="Arial" w:hAnsi="Arial" w:cs="Arial"/>
          <w:color w:val="000000" w:themeColor="text1"/>
          <w:u w:val="single"/>
        </w:rPr>
      </w:pPr>
      <w:del w:id="4996" w:author="Попова Дарья" w:date="2021-03-18T19:55:00Z">
        <w:r w:rsidRPr="00653541" w:rsidDel="00D03411">
          <w:rPr>
            <w:rFonts w:ascii="Arial" w:hAnsi="Arial" w:cs="Arial"/>
            <w:color w:val="000000" w:themeColor="text1"/>
            <w:u w:val="single"/>
          </w:rPr>
          <w:delText>Выходные результаты:</w:delText>
        </w:r>
      </w:del>
    </w:p>
    <w:p w14:paraId="5314E4FE" w14:textId="0562CF9C" w:rsidR="009A493D" w:rsidDel="00D03411" w:rsidRDefault="00863536">
      <w:pPr>
        <w:spacing w:after="240" w:line="276" w:lineRule="auto"/>
        <w:ind w:firstLine="567"/>
        <w:rPr>
          <w:del w:id="4997" w:author="Попова Дарья" w:date="2021-03-18T19:55:00Z"/>
          <w:rFonts w:ascii="Arial" w:hAnsi="Arial" w:cs="Arial"/>
          <w:color w:val="000000" w:themeColor="text1"/>
        </w:rPr>
      </w:pPr>
      <w:del w:id="4998" w:author="Попова Дарья" w:date="2021-03-18T19:55:00Z">
        <w:r w:rsidDel="00D03411">
          <w:rPr>
            <w:rFonts w:ascii="Arial" w:hAnsi="Arial" w:cs="Arial"/>
            <w:color w:val="000000" w:themeColor="text1"/>
          </w:rPr>
          <w:delText xml:space="preserve">В результате функционирования разработки должен получить массив данных в разрезе единиц оборудования, видов воздействий, периода воздействия, стоимости в разрезе СПП-элемента, вид затрат. </w:delText>
        </w:r>
      </w:del>
    </w:p>
    <w:p w14:paraId="19BF0872" w14:textId="77777777" w:rsidR="00E81675" w:rsidRDefault="00E81675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E69EDD6" w14:textId="77777777" w:rsidR="002F400F" w:rsidRPr="00F94454" w:rsidRDefault="002F400F" w:rsidP="009936BB">
      <w:pPr>
        <w:pStyle w:val="1"/>
      </w:pPr>
      <w:bookmarkStart w:id="4999" w:name="_Toc523274705"/>
      <w:bookmarkStart w:id="5000" w:name="_Toc523274774"/>
      <w:bookmarkStart w:id="5001" w:name="_Toc523964203"/>
      <w:bookmarkStart w:id="5002" w:name="_Toc523964338"/>
      <w:bookmarkStart w:id="5003" w:name="_Toc524114813"/>
      <w:bookmarkStart w:id="5004" w:name="_Toc524115849"/>
      <w:bookmarkStart w:id="5005" w:name="_Toc524607538"/>
      <w:bookmarkStart w:id="5006" w:name="_Toc525235190"/>
      <w:bookmarkStart w:id="5007" w:name="_Toc525310751"/>
      <w:bookmarkStart w:id="5008" w:name="_Toc525675546"/>
      <w:bookmarkStart w:id="5009" w:name="_Toc525907774"/>
      <w:bookmarkStart w:id="5010" w:name="_Toc525925897"/>
      <w:bookmarkStart w:id="5011" w:name="_Toc525926710"/>
      <w:bookmarkStart w:id="5012" w:name="_Toc526414530"/>
      <w:bookmarkStart w:id="5013" w:name="_Toc527043460"/>
      <w:bookmarkStart w:id="5014" w:name="_Toc527043611"/>
      <w:bookmarkStart w:id="5015" w:name="_Toc527452759"/>
      <w:bookmarkStart w:id="5016" w:name="_Toc527458828"/>
      <w:bookmarkStart w:id="5017" w:name="_Toc527552362"/>
      <w:bookmarkStart w:id="5018" w:name="_Toc527626266"/>
      <w:bookmarkStart w:id="5019" w:name="_Toc527629015"/>
      <w:bookmarkStart w:id="5020" w:name="_Toc68528551"/>
      <w:bookmarkEnd w:id="4999"/>
      <w:bookmarkEnd w:id="5000"/>
      <w:bookmarkEnd w:id="5001"/>
      <w:bookmarkEnd w:id="5002"/>
      <w:bookmarkEnd w:id="5003"/>
      <w:bookmarkEnd w:id="5004"/>
      <w:bookmarkEnd w:id="5005"/>
      <w:bookmarkEnd w:id="5006"/>
      <w:bookmarkEnd w:id="5007"/>
      <w:bookmarkEnd w:id="5008"/>
      <w:bookmarkEnd w:id="5009"/>
      <w:bookmarkEnd w:id="5010"/>
      <w:bookmarkEnd w:id="5011"/>
      <w:bookmarkEnd w:id="5012"/>
      <w:bookmarkEnd w:id="5013"/>
      <w:bookmarkEnd w:id="5014"/>
      <w:bookmarkEnd w:id="5015"/>
      <w:bookmarkEnd w:id="5016"/>
      <w:bookmarkEnd w:id="5017"/>
      <w:bookmarkEnd w:id="5018"/>
      <w:bookmarkEnd w:id="5019"/>
      <w:r w:rsidRPr="00F94454">
        <w:t>Информационная Безопасность</w:t>
      </w:r>
      <w:bookmarkEnd w:id="3735"/>
      <w:bookmarkEnd w:id="3736"/>
      <w:bookmarkEnd w:id="5020"/>
    </w:p>
    <w:p w14:paraId="70D62133" w14:textId="77777777" w:rsidR="003A604E" w:rsidRDefault="003A604E" w:rsidP="00136A7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A604E">
        <w:rPr>
          <w:rFonts w:ascii="Arial" w:hAnsi="Arial" w:cs="Arial"/>
          <w:color w:val="000000" w:themeColor="text1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61C4A879" w14:textId="77777777" w:rsidR="00882AFC" w:rsidRDefault="00882AFC" w:rsidP="004E1119">
      <w:pPr>
        <w:pStyle w:val="1"/>
        <w:rPr>
          <w:rFonts w:eastAsia="Calibri"/>
        </w:rPr>
      </w:pPr>
      <w:bookmarkStart w:id="5021" w:name="_Toc68528552"/>
      <w:r w:rsidRPr="00F94454">
        <w:rPr>
          <w:rFonts w:eastAsia="Calibri"/>
        </w:rPr>
        <w:lastRenderedPageBreak/>
        <w:t>Организационные изменения</w:t>
      </w:r>
      <w:bookmarkEnd w:id="5021"/>
    </w:p>
    <w:p w14:paraId="5080090A" w14:textId="77777777" w:rsidR="00E30D22" w:rsidRPr="008C7F95" w:rsidRDefault="00E30D22" w:rsidP="00E30D22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22" w:name="_Toc68528553"/>
      <w:r>
        <w:rPr>
          <w:rFonts w:eastAsiaTheme="majorEastAsia" w:cstheme="majorBidi"/>
          <w:bCs w:val="0"/>
          <w:iCs w:val="0"/>
          <w:szCs w:val="26"/>
        </w:rPr>
        <w:t>Ключевые процессные изменения и области улучшений</w:t>
      </w:r>
      <w:bookmarkEnd w:id="5022"/>
    </w:p>
    <w:p w14:paraId="5AE7B1BA" w14:textId="60E69B3F" w:rsidR="00386C3A" w:rsidRDefault="00386C3A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5023" w:author="Попова Дарья Николаевна (Подрядчик. ООО БерингПойнт)" w:date="2021-04-05T15:21:00Z">
        <w:r w:rsidR="00311472">
          <w:rPr>
            <w:rFonts w:ascii="Arial" w:hAnsi="Arial" w:cs="Arial"/>
            <w:b/>
            <w:noProof/>
            <w:sz w:val="22"/>
          </w:rPr>
          <w:t>27</w:t>
        </w:r>
      </w:ins>
      <w:ins w:id="5024" w:author="Попова Дарья" w:date="2021-03-18T19:52:00Z">
        <w:del w:id="5025" w:author="Попова Дарья Николаевна (Подрядчик. ООО БерингПойнт)" w:date="2021-04-05T15:14:00Z">
          <w:r w:rsidR="008A0C31" w:rsidDel="00311472">
            <w:rPr>
              <w:rFonts w:ascii="Arial" w:hAnsi="Arial" w:cs="Arial"/>
              <w:b/>
              <w:noProof/>
              <w:sz w:val="22"/>
            </w:rPr>
            <w:delText>24</w:delText>
          </w:r>
        </w:del>
      </w:ins>
      <w:del w:id="5026" w:author="Попова Дарья Николаевна (Подрядчик. ООО БерингПойнт)" w:date="2021-04-05T15:14:00Z">
        <w:r w:rsidR="007E1430" w:rsidDel="00311472">
          <w:rPr>
            <w:rFonts w:ascii="Arial" w:hAnsi="Arial" w:cs="Arial"/>
            <w:b/>
            <w:noProof/>
            <w:sz w:val="22"/>
          </w:rPr>
          <w:delText>23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 w:rsidR="008C7F95">
        <w:rPr>
          <w:rFonts w:ascii="Arial" w:hAnsi="Arial" w:cs="Arial"/>
          <w:b/>
          <w:sz w:val="22"/>
        </w:rPr>
        <w:t xml:space="preserve"> </w:t>
      </w:r>
      <w:r w:rsidR="00E30D22">
        <w:rPr>
          <w:rFonts w:ascii="Arial" w:hAnsi="Arial" w:cs="Arial"/>
          <w:b/>
          <w:sz w:val="22"/>
        </w:rPr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64"/>
        <w:gridCol w:w="1152"/>
        <w:gridCol w:w="1152"/>
        <w:gridCol w:w="1285"/>
        <w:gridCol w:w="1007"/>
        <w:gridCol w:w="1616"/>
        <w:gridCol w:w="1166"/>
        <w:gridCol w:w="1238"/>
        <w:gridCol w:w="1196"/>
      </w:tblGrid>
      <w:tr w:rsidR="00CC4123" w:rsidRPr="006F5656" w14:paraId="6114B6CE" w14:textId="77777777" w:rsidTr="001312FA">
        <w:trPr>
          <w:cantSplit/>
          <w:trHeight w:val="397"/>
          <w:tblHeader/>
        </w:trPr>
        <w:tc>
          <w:tcPr>
            <w:tcW w:w="238" w:type="pct"/>
            <w:shd w:val="clear" w:color="auto" w:fill="FFC000"/>
            <w:vAlign w:val="center"/>
          </w:tcPr>
          <w:p w14:paraId="0B5CA524" w14:textId="77777777" w:rsidR="00CC4123" w:rsidRDefault="00CC4123" w:rsidP="001312FA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7C38177D" w14:textId="77777777" w:rsidR="00CC4123" w:rsidRPr="000F37E2" w:rsidRDefault="00CC4123" w:rsidP="001312F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557" w:type="pct"/>
            <w:shd w:val="clear" w:color="auto" w:fill="FFC000"/>
            <w:vAlign w:val="center"/>
          </w:tcPr>
          <w:p w14:paraId="0EEA0635" w14:textId="77777777" w:rsidR="00CC4123" w:rsidRPr="006F5656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) </w:t>
            </w:r>
          </w:p>
        </w:tc>
        <w:tc>
          <w:tcPr>
            <w:tcW w:w="493" w:type="pct"/>
            <w:shd w:val="clear" w:color="auto" w:fill="FFC000"/>
            <w:vAlign w:val="center"/>
          </w:tcPr>
          <w:p w14:paraId="42FCD308" w14:textId="77777777" w:rsidR="00CC4123" w:rsidRPr="006F5656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(2-ой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543" w:type="pct"/>
            <w:shd w:val="clear" w:color="auto" w:fill="FFC000"/>
            <w:vAlign w:val="center"/>
          </w:tcPr>
          <w:p w14:paraId="7838A116" w14:textId="77777777" w:rsidR="00CC4123" w:rsidRPr="008C7F95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83" w:type="pct"/>
            <w:shd w:val="clear" w:color="auto" w:fill="FFC000"/>
            <w:vAlign w:val="center"/>
          </w:tcPr>
          <w:p w14:paraId="2F88B843" w14:textId="77777777" w:rsidR="00CC4123" w:rsidRPr="008C7F95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процессного изменения</w:t>
            </w:r>
          </w:p>
        </w:tc>
        <w:tc>
          <w:tcPr>
            <w:tcW w:w="996" w:type="pct"/>
            <w:shd w:val="clear" w:color="auto" w:fill="FFC000"/>
            <w:vAlign w:val="center"/>
          </w:tcPr>
          <w:p w14:paraId="2B11B224" w14:textId="77777777" w:rsidR="00CC4123" w:rsidRPr="008C7F95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406" w:type="pct"/>
            <w:shd w:val="clear" w:color="auto" w:fill="FFC000"/>
            <w:vAlign w:val="center"/>
          </w:tcPr>
          <w:p w14:paraId="60EBD3B6" w14:textId="77777777" w:rsidR="00CC4123" w:rsidRPr="008C7F95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изменения</w:t>
            </w:r>
          </w:p>
        </w:tc>
        <w:tc>
          <w:tcPr>
            <w:tcW w:w="571" w:type="pct"/>
            <w:shd w:val="clear" w:color="auto" w:fill="FFC000"/>
            <w:vAlign w:val="center"/>
          </w:tcPr>
          <w:p w14:paraId="5225D5A4" w14:textId="77777777" w:rsidR="00CC4123" w:rsidRPr="006F5656" w:rsidRDefault="00CC4123" w:rsidP="001312F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улучшений </w:t>
            </w:r>
          </w:p>
        </w:tc>
        <w:tc>
          <w:tcPr>
            <w:tcW w:w="613" w:type="pct"/>
            <w:shd w:val="clear" w:color="auto" w:fill="FFC000"/>
            <w:vAlign w:val="center"/>
          </w:tcPr>
          <w:p w14:paraId="1081DD55" w14:textId="77777777" w:rsidR="00CC4123" w:rsidRDefault="00CC4123" w:rsidP="001312F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CC4123" w:rsidRPr="00B4018C" w14:paraId="10F9DEF9" w14:textId="77777777" w:rsidTr="001312FA">
        <w:trPr>
          <w:cantSplit/>
        </w:trPr>
        <w:tc>
          <w:tcPr>
            <w:tcW w:w="238" w:type="pct"/>
            <w:shd w:val="clear" w:color="auto" w:fill="auto"/>
          </w:tcPr>
          <w:p w14:paraId="72B5EE20" w14:textId="77777777" w:rsidR="00CC4123" w:rsidRPr="00B4018C" w:rsidRDefault="00CC4123" w:rsidP="001312F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7" w:type="pct"/>
          </w:tcPr>
          <w:p w14:paraId="487D340A" w14:textId="77777777" w:rsidR="00CC4123" w:rsidRDefault="00CC4123" w:rsidP="001312F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06424B90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</w:p>
        </w:tc>
        <w:tc>
          <w:tcPr>
            <w:tcW w:w="543" w:type="pct"/>
          </w:tcPr>
          <w:p w14:paraId="38598451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83" w:type="pct"/>
          </w:tcPr>
          <w:p w14:paraId="5D35E952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PM.PC.1.1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Внедрение процесса и автоматизация долгосрочного и среднесрочного планирования и бюджетирования </w:t>
            </w:r>
            <w:r w:rsidRPr="00976A92">
              <w:rPr>
                <w:rFonts w:ascii="Arial" w:hAnsi="Arial" w:cs="Arial"/>
                <w:sz w:val="18"/>
                <w:szCs w:val="18"/>
              </w:rPr>
              <w:br/>
              <w:t>(на 10 лет, 3 года)</w:t>
            </w:r>
          </w:p>
        </w:tc>
        <w:tc>
          <w:tcPr>
            <w:tcW w:w="996" w:type="pct"/>
          </w:tcPr>
          <w:p w14:paraId="7844DD15" w14:textId="77777777" w:rsidR="00CC4123" w:rsidRPr="00976A92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Поддерживается версионность при формировании долгосрочного мастер-плана (на 10 лет)</w:t>
            </w:r>
          </w:p>
          <w:p w14:paraId="04E256DC" w14:textId="77777777" w:rsidR="00CC4123" w:rsidRPr="00976A92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Включает в себя перечень и стоимость воздействий на производственные активы по годам</w:t>
            </w:r>
          </w:p>
          <w:p w14:paraId="7A2ADC82" w14:textId="77777777" w:rsidR="00CC4123" w:rsidRPr="00976A92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Первоначально формируется на уровне БЕ (</w:t>
            </w:r>
            <w:r>
              <w:rPr>
                <w:rFonts w:ascii="Arial" w:hAnsi="Arial" w:cs="Arial"/>
                <w:b/>
                <w:sz w:val="18"/>
                <w:szCs w:val="18"/>
              </w:rPr>
              <w:t>Планировщик бюджета УА</w:t>
            </w:r>
            <w:r w:rsidRPr="00976A92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95A55F8" w14:textId="77777777" w:rsidR="00CC4123" w:rsidRPr="00976A92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Технический департамент (ТД) формирует сводный по всем БЕ план на уровне УК (</w:t>
            </w:r>
            <w:r>
              <w:rPr>
                <w:rFonts w:ascii="Arial" w:hAnsi="Arial" w:cs="Arial"/>
                <w:b/>
                <w:sz w:val="18"/>
                <w:szCs w:val="18"/>
              </w:rPr>
              <w:t>Планировщик бюджета УА</w:t>
            </w:r>
            <w:r w:rsidRPr="00976A92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9A0F6EA" w14:textId="77777777" w:rsidR="00CC4123" w:rsidRPr="00976A92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При необходимости ТД может отправить на корректировку в БЕ или внести корректировку самостоятельно</w:t>
            </w:r>
          </w:p>
          <w:p w14:paraId="2F2D5776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Согласование мастер-плана происходит в системе SAP (статусная схема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406" w:type="pct"/>
          </w:tcPr>
          <w:p w14:paraId="7981056F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65BA5CAC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F9445D">
              <w:rPr>
                <w:rFonts w:ascii="Arial" w:hAnsi="Arial" w:cs="Arial"/>
                <w:sz w:val="18"/>
                <w:szCs w:val="18"/>
              </w:rPr>
              <w:t>Выполнение бюджетных показателей ремонтов, %</w:t>
            </w:r>
          </w:p>
          <w:p w14:paraId="063B1BCE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F9445D">
              <w:rPr>
                <w:rFonts w:ascii="Arial" w:hAnsi="Arial" w:cs="Arial"/>
                <w:sz w:val="18"/>
                <w:szCs w:val="18"/>
              </w:rPr>
              <w:t>Планирование всех воздействий на ПА, с учетом вновь вводимых/выводимых</w:t>
            </w:r>
          </w:p>
          <w:p w14:paraId="24A65E04" w14:textId="77777777" w:rsidR="00CC4123" w:rsidRPr="00F9445D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D71916D" w14:textId="77777777" w:rsidR="00CC4123" w:rsidRPr="00F9445D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F9445D">
              <w:rPr>
                <w:rFonts w:ascii="Arial" w:hAnsi="Arial" w:cs="Arial"/>
                <w:sz w:val="18"/>
                <w:szCs w:val="18"/>
              </w:rPr>
              <w:t>Возможность планирования затрат на долгосрочной перспективе (на 10 лет, 3 года)</w:t>
            </w:r>
          </w:p>
          <w:p w14:paraId="28E4D180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6D45D93D" w14:textId="77777777" w:rsidR="00CC4123" w:rsidRPr="00F9445D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 w:rsidRPr="00F9445D">
              <w:rPr>
                <w:rFonts w:ascii="Arial" w:hAnsi="Arial" w:cs="Arial"/>
                <w:sz w:val="18"/>
                <w:szCs w:val="18"/>
              </w:rPr>
              <w:t>Cторо</w:t>
            </w:r>
            <w:proofErr w:type="spellEnd"/>
            <w:r w:rsidRPr="00F9445D">
              <w:rPr>
                <w:rFonts w:ascii="Arial" w:hAnsi="Arial" w:cs="Arial"/>
                <w:sz w:val="18"/>
                <w:szCs w:val="18"/>
              </w:rPr>
              <w:t xml:space="preserve">= </w:t>
            </w:r>
            <w:proofErr w:type="spellStart"/>
            <w:r w:rsidRPr="00F9445D">
              <w:rPr>
                <w:rFonts w:ascii="Arial" w:hAnsi="Arial" w:cs="Arial"/>
                <w:sz w:val="18"/>
                <w:szCs w:val="18"/>
              </w:rPr>
              <w:t>Сф</w:t>
            </w:r>
            <w:proofErr w:type="spellEnd"/>
            <w:r w:rsidRPr="00F9445D"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 w:rsidRPr="00F9445D">
              <w:rPr>
                <w:rFonts w:ascii="Arial" w:hAnsi="Arial" w:cs="Arial"/>
                <w:sz w:val="18"/>
                <w:szCs w:val="18"/>
              </w:rPr>
              <w:t>Спл</w:t>
            </w:r>
            <w:proofErr w:type="spellEnd"/>
            <w:r w:rsidRPr="00F9445D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F9445D">
              <w:rPr>
                <w:rFonts w:ascii="Arial" w:hAnsi="Arial" w:cs="Arial"/>
                <w:sz w:val="18"/>
                <w:szCs w:val="18"/>
              </w:rPr>
              <w:t>Сф</w:t>
            </w:r>
            <w:proofErr w:type="spellEnd"/>
            <w:r w:rsidRPr="00F9445D">
              <w:rPr>
                <w:rFonts w:ascii="Arial" w:hAnsi="Arial" w:cs="Arial"/>
                <w:sz w:val="18"/>
                <w:szCs w:val="18"/>
              </w:rPr>
              <w:t xml:space="preserve"> - фактические расходы (бюджет) на проведение ремонтов, руб.</w:t>
            </w:r>
          </w:p>
          <w:p w14:paraId="2BABECC7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9445D">
              <w:rPr>
                <w:rFonts w:ascii="Arial" w:hAnsi="Arial" w:cs="Arial"/>
                <w:sz w:val="18"/>
                <w:szCs w:val="18"/>
              </w:rPr>
              <w:t>Спл</w:t>
            </w:r>
            <w:proofErr w:type="spellEnd"/>
            <w:r w:rsidRPr="00F9445D">
              <w:rPr>
                <w:rFonts w:ascii="Arial" w:hAnsi="Arial" w:cs="Arial"/>
                <w:sz w:val="18"/>
                <w:szCs w:val="18"/>
              </w:rPr>
              <w:t xml:space="preserve"> - Плановые расходы(бюджет) на проведение ремонтов, руб.</w:t>
            </w:r>
          </w:p>
          <w:p w14:paraId="7DA74C41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256223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Качественный показатель</w:t>
            </w:r>
          </w:p>
          <w:p w14:paraId="33328A65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</w:p>
          <w:p w14:paraId="34F40894" w14:textId="77777777" w:rsidR="00CC4123" w:rsidRPr="00F9445D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Качественный показатель</w:t>
            </w:r>
          </w:p>
        </w:tc>
      </w:tr>
      <w:tr w:rsidR="00CC4123" w:rsidRPr="00B4018C" w14:paraId="0BD5B817" w14:textId="77777777" w:rsidTr="001312FA">
        <w:trPr>
          <w:cantSplit/>
        </w:trPr>
        <w:tc>
          <w:tcPr>
            <w:tcW w:w="238" w:type="pct"/>
            <w:shd w:val="clear" w:color="auto" w:fill="auto"/>
          </w:tcPr>
          <w:p w14:paraId="5CEBBBB0" w14:textId="77777777" w:rsidR="00CC4123" w:rsidRPr="00B4018C" w:rsidRDefault="00CC4123" w:rsidP="001312F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557" w:type="pct"/>
          </w:tcPr>
          <w:p w14:paraId="5A8C48D8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52D3749D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</w:p>
        </w:tc>
        <w:tc>
          <w:tcPr>
            <w:tcW w:w="543" w:type="pct"/>
          </w:tcPr>
          <w:p w14:paraId="152D8554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83" w:type="pct"/>
          </w:tcPr>
          <w:p w14:paraId="0E609646" w14:textId="77777777" w:rsidR="00CC4123" w:rsidRDefault="00CC4123" w:rsidP="001312FA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PM.PC.1.2 </w:t>
            </w:r>
            <w:r w:rsidRPr="00976A92">
              <w:rPr>
                <w:rFonts w:ascii="Arial" w:hAnsi="Arial" w:cs="Arial"/>
                <w:sz w:val="18"/>
                <w:szCs w:val="18"/>
              </w:rPr>
              <w:t>Возможность формирования в системе плановой калькуляции затрат на воздействия на ПА в разрезе заказов ТОРО и сетевых графиков</w:t>
            </w:r>
          </w:p>
        </w:tc>
        <w:tc>
          <w:tcPr>
            <w:tcW w:w="996" w:type="pct"/>
          </w:tcPr>
          <w:p w14:paraId="2A71BC18" w14:textId="77777777" w:rsidR="00CC4123" w:rsidRPr="00976A92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Возможность проведения расчета плановой калькуляции на основе сформированных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техкарт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>, планов ТОРО, заказов ТОРО и сетевых графиков</w:t>
            </w:r>
          </w:p>
          <w:p w14:paraId="6849B531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Анализ стоимости плановых мероприятий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 на основе проведенной калькуляции по планам ТОРО</w:t>
            </w:r>
          </w:p>
        </w:tc>
        <w:tc>
          <w:tcPr>
            <w:tcW w:w="406" w:type="pct"/>
          </w:tcPr>
          <w:p w14:paraId="6EB8F5C9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48BA09D1" w14:textId="77777777" w:rsidR="00CC4123" w:rsidRPr="00B640C0" w:rsidRDefault="00CC4123" w:rsidP="001312FA">
            <w:pPr>
              <w:pStyle w:val="af9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B640C0">
              <w:rPr>
                <w:rFonts w:ascii="Arial" w:hAnsi="Arial" w:cs="Arial"/>
                <w:sz w:val="18"/>
                <w:szCs w:val="18"/>
              </w:rPr>
              <w:t xml:space="preserve">Возможность оценки стоимости воздействий </w:t>
            </w:r>
          </w:p>
          <w:p w14:paraId="2417830D" w14:textId="77777777" w:rsidR="00CC4123" w:rsidRPr="00B640C0" w:rsidRDefault="00CC4123" w:rsidP="001312FA">
            <w:pPr>
              <w:pStyle w:val="af9"/>
              <w:ind w:left="4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350B4152" w14:textId="77777777" w:rsidR="00CC4123" w:rsidRDefault="00CC4123" w:rsidP="001312F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1. Качественный показатель</w:t>
            </w:r>
          </w:p>
        </w:tc>
      </w:tr>
      <w:tr w:rsidR="00727F3A" w:rsidRPr="00B4018C" w14:paraId="48A2D268" w14:textId="77777777" w:rsidTr="001312FA">
        <w:trPr>
          <w:cantSplit/>
        </w:trPr>
        <w:tc>
          <w:tcPr>
            <w:tcW w:w="238" w:type="pct"/>
            <w:shd w:val="clear" w:color="auto" w:fill="auto"/>
          </w:tcPr>
          <w:p w14:paraId="3F7D8ED8" w14:textId="4C69EA0F" w:rsidR="00727F3A" w:rsidRDefault="00727F3A" w:rsidP="00727F3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557" w:type="pct"/>
          </w:tcPr>
          <w:p w14:paraId="4EDDBD39" w14:textId="336D4BF3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2BB11BDC" w14:textId="030772F0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44868CD4" w14:textId="4FD10381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83" w:type="pct"/>
          </w:tcPr>
          <w:p w14:paraId="20804D0D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PM.PC.1.6 </w:t>
            </w:r>
            <w:r w:rsidRPr="00976A92">
              <w:rPr>
                <w:rFonts w:ascii="Arial" w:hAnsi="Arial" w:cs="Arial"/>
                <w:sz w:val="18"/>
                <w:szCs w:val="18"/>
              </w:rPr>
              <w:t>Организация процедуры ранжирования активов в системе</w:t>
            </w:r>
          </w:p>
          <w:p w14:paraId="78D58CE9" w14:textId="77777777" w:rsidR="00727F3A" w:rsidRDefault="00727F3A" w:rsidP="00727F3A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6" w:type="pct"/>
          </w:tcPr>
          <w:p w14:paraId="7518A663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 системе создаётся и ведётся перечень оборудования </w:t>
            </w:r>
          </w:p>
          <w:p w14:paraId="4DB42CC9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методике «Определение критичности оборудования» будут определены критерии критичности оборудования</w:t>
            </w:r>
          </w:p>
          <w:p w14:paraId="1426E893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C1600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Роль Инженер по надёжности</w:t>
            </w:r>
            <w:r w:rsidRPr="00C1600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определяет критичность оборудования на основании критериев критичности и вносит информацию в систему</w:t>
            </w:r>
          </w:p>
          <w:p w14:paraId="33B502CE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системе формируется отчетность в разрезе единиц оборудования для обоснования бюджета ремонтов (критичность, тех состояние, даты проведения ремонтов, графики воздействия)</w:t>
            </w:r>
          </w:p>
          <w:p w14:paraId="4239638A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На основании ранга единиц оборудования в системе происходит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приоритизирование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 воздействий на заказах ТОРО и сетевых графиках в соответствии с методикой ранжирование</w:t>
            </w:r>
          </w:p>
          <w:p w14:paraId="338BB610" w14:textId="2EAC82A5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Приоритизация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 проектов выполняется в системе SAP BPC в соответствии с методикой планирования</w:t>
            </w:r>
          </w:p>
        </w:tc>
        <w:tc>
          <w:tcPr>
            <w:tcW w:w="406" w:type="pct"/>
          </w:tcPr>
          <w:p w14:paraId="11D4618D" w14:textId="2B1CC1CB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09435806" w14:textId="77777777" w:rsidR="00727F3A" w:rsidRPr="003238EE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1BAF1A9E" w14:textId="77777777" w:rsidR="00727F3A" w:rsidRDefault="00727F3A" w:rsidP="00727F3A">
            <w:pPr>
              <w:pStyle w:val="af9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279CE250" w14:textId="3F09A40C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727F3A" w:rsidRPr="00282A36" w14:paraId="76BEF256" w14:textId="77777777" w:rsidTr="001312FA">
        <w:trPr>
          <w:cantSplit/>
        </w:trPr>
        <w:tc>
          <w:tcPr>
            <w:tcW w:w="238" w:type="pct"/>
            <w:shd w:val="clear" w:color="auto" w:fill="auto"/>
          </w:tcPr>
          <w:p w14:paraId="7FC5FF2D" w14:textId="10046203" w:rsidR="00727F3A" w:rsidRPr="00B4018C" w:rsidRDefault="00727F3A" w:rsidP="00727F3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7" w:type="pct"/>
          </w:tcPr>
          <w:p w14:paraId="69DB5A6E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Управление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производственными активами</w:t>
            </w:r>
          </w:p>
        </w:tc>
        <w:tc>
          <w:tcPr>
            <w:tcW w:w="493" w:type="pct"/>
          </w:tcPr>
          <w:p w14:paraId="1F291C2F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ПП-07.06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Формирование и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управление бюджетом программы управления ПА</w:t>
            </w:r>
          </w:p>
        </w:tc>
        <w:tc>
          <w:tcPr>
            <w:tcW w:w="543" w:type="pct"/>
          </w:tcPr>
          <w:p w14:paraId="072AF1F9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Повышение прозрачности/точности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планирования мероприятий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</w:p>
        </w:tc>
        <w:tc>
          <w:tcPr>
            <w:tcW w:w="583" w:type="pct"/>
          </w:tcPr>
          <w:p w14:paraId="15918818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PM.PC.1.9 </w:t>
            </w:r>
            <w:r w:rsidRPr="00976A92">
              <w:rPr>
                <w:rFonts w:ascii="Arial" w:hAnsi="Arial" w:cs="Arial"/>
                <w:sz w:val="18"/>
                <w:szCs w:val="18"/>
              </w:rPr>
              <w:t>Формиро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вание бюджета с использованием подхода  "снизу вверх" – программа воздействий на ПА формируется на основе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техсостояния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 ПА и плановых объемов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</w:p>
        </w:tc>
        <w:tc>
          <w:tcPr>
            <w:tcW w:w="996" w:type="pct"/>
          </w:tcPr>
          <w:p w14:paraId="0B1EC1C3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Бюджет формируется на долгосрочный/с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реднесрочный  годовой горизонт</w:t>
            </w:r>
          </w:p>
          <w:p w14:paraId="35FBFC6E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бюджет включены все воздействия на ПА (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>, замена и модернизация, целевые программы)</w:t>
            </w:r>
          </w:p>
          <w:p w14:paraId="1F0FD058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Бюджет воздействий на ПА в системе SAP ERP формируется в трех разрезах: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освоению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финансированию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вводу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Бюджет контролируется только на основе управляемых </w:t>
            </w:r>
            <w:r w:rsidRPr="00292E6A">
              <w:rPr>
                <w:rFonts w:ascii="Arial" w:hAnsi="Arial" w:cs="Arial"/>
                <w:sz w:val="18"/>
                <w:szCs w:val="18"/>
              </w:rPr>
              <w:t>владельцем бюджета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видов затрат: УСО, МТР</w:t>
            </w:r>
          </w:p>
          <w:p w14:paraId="3CB88547" w14:textId="5AF058C0" w:rsidR="00727F3A" w:rsidRPr="00976A92" w:rsidRDefault="006717E0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Ф</w:t>
            </w:r>
            <w:r w:rsidR="00727F3A" w:rsidRPr="00976A92">
              <w:rPr>
                <w:rFonts w:ascii="Arial" w:hAnsi="Arial" w:cs="Arial"/>
                <w:sz w:val="18"/>
                <w:szCs w:val="18"/>
              </w:rPr>
              <w:t>ормируется «льготный период» для закупки критичных МТР</w:t>
            </w:r>
            <w:r>
              <w:rPr>
                <w:rFonts w:ascii="Arial" w:hAnsi="Arial" w:cs="Arial"/>
                <w:sz w:val="18"/>
                <w:szCs w:val="18"/>
              </w:rPr>
              <w:t xml:space="preserve"> с длительным сроком поставки</w:t>
            </w:r>
            <w:r w:rsidR="00727F3A" w:rsidRPr="00976A9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0DDDCF4F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Корректировка сформированных предложений в бюджет на основе лимитов спускаемых Управляющей компанией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План затрат на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 формируется на основе графиков ППР, воздействий по техническому состоянию, ЭПБ, предписаниям, целевым программам,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стоимости проектов по замене и модернизации и затрат на ИТ. Затем план затрат консолидируется, ранжируется и утверждается на структуре СПП элементов (проектах)</w:t>
            </w:r>
          </w:p>
          <w:p w14:paraId="1166CD5D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Все бюджеты, включая часть операционного бюджета ИТ, бюджета воздействия на ПА, целевых программ, замены и модернизации формируются с учетом планируемого ввода </w:t>
            </w:r>
            <w:r w:rsidRPr="00976A92">
              <w:rPr>
                <w:rFonts w:ascii="Arial" w:hAnsi="Arial" w:cs="Arial"/>
                <w:sz w:val="18"/>
                <w:szCs w:val="18"/>
              </w:rPr>
              <w:br/>
              <w:t xml:space="preserve">и вывода ПА </w:t>
            </w:r>
          </w:p>
          <w:p w14:paraId="2FE11D16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Бюджет аккумулируется по </w:t>
            </w:r>
            <w:r w:rsidRPr="00EF73FA">
              <w:rPr>
                <w:rFonts w:ascii="Arial" w:hAnsi="Arial" w:cs="Arial"/>
                <w:sz w:val="18"/>
                <w:szCs w:val="18"/>
              </w:rPr>
              <w:t>ЦФО владельцам бюджета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Гл.Мех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Гл.энергетик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976A92">
              <w:rPr>
                <w:rFonts w:ascii="Arial" w:hAnsi="Arial" w:cs="Arial"/>
                <w:sz w:val="18"/>
                <w:szCs w:val="18"/>
              </w:rPr>
              <w:t>Гл.Метролог</w:t>
            </w:r>
            <w:proofErr w:type="spellEnd"/>
            <w:r w:rsidRPr="00976A92">
              <w:rPr>
                <w:rFonts w:ascii="Arial" w:hAnsi="Arial" w:cs="Arial"/>
                <w:sz w:val="18"/>
                <w:szCs w:val="18"/>
              </w:rPr>
              <w:t xml:space="preserve"> и т.д.), </w:t>
            </w:r>
          </w:p>
          <w:p w14:paraId="6A25A696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Исключение из согласования заказов ТОРО и ОСГ непрофильных служб</w:t>
            </w:r>
          </w:p>
          <w:p w14:paraId="4174C147" w14:textId="77777777" w:rsidR="00727F3A" w:rsidRPr="00976A92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Контроль бюджета на проектах на уровне ПЭО – только по  общему бюджету ПА</w:t>
            </w:r>
          </w:p>
          <w:p w14:paraId="37279324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контроль бюджета осуществляется при формировании заказов ТОРО и сетевых графиков</w:t>
            </w:r>
          </w:p>
        </w:tc>
        <w:tc>
          <w:tcPr>
            <w:tcW w:w="406" w:type="pct"/>
          </w:tcPr>
          <w:p w14:paraId="04449776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56733300" w14:textId="77777777" w:rsidR="00727F3A" w:rsidRPr="005751AF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 xml:space="preserve">Затраты </w:t>
            </w:r>
            <w:proofErr w:type="spellStart"/>
            <w:r w:rsidRPr="005751AF"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 w:rsidRPr="005751AF">
              <w:rPr>
                <w:rFonts w:ascii="Arial" w:hAnsi="Arial" w:cs="Arial"/>
                <w:sz w:val="18"/>
                <w:szCs w:val="18"/>
              </w:rPr>
              <w:t xml:space="preserve">, тыс. </w:t>
            </w:r>
            <w:proofErr w:type="spellStart"/>
            <w:r w:rsidRPr="005751AF">
              <w:rPr>
                <w:rFonts w:ascii="Arial" w:hAnsi="Arial" w:cs="Arial"/>
                <w:sz w:val="18"/>
                <w:szCs w:val="18"/>
              </w:rPr>
              <w:t>руб</w:t>
            </w:r>
            <w:proofErr w:type="spellEnd"/>
          </w:p>
          <w:p w14:paraId="1C787C7D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554C9A0E" w14:textId="77777777" w:rsidR="00727F3A" w:rsidRPr="005751AF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 xml:space="preserve">Затраты </w:t>
            </w:r>
            <w:proofErr w:type="spellStart"/>
            <w:r w:rsidRPr="005751AF"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 w:rsidRPr="005751AF">
              <w:rPr>
                <w:rFonts w:ascii="Arial" w:hAnsi="Arial" w:cs="Arial"/>
                <w:sz w:val="18"/>
                <w:szCs w:val="18"/>
              </w:rPr>
              <w:t xml:space="preserve">, тыс. </w:t>
            </w:r>
            <w:proofErr w:type="spellStart"/>
            <w:r w:rsidRPr="005751AF">
              <w:rPr>
                <w:rFonts w:ascii="Arial" w:hAnsi="Arial" w:cs="Arial"/>
                <w:sz w:val="18"/>
                <w:szCs w:val="18"/>
              </w:rPr>
              <w:t>руб</w:t>
            </w:r>
            <w:proofErr w:type="spellEnd"/>
          </w:p>
        </w:tc>
      </w:tr>
      <w:tr w:rsidR="00727F3A" w:rsidRPr="00B4018C" w14:paraId="6C690DB1" w14:textId="77777777" w:rsidTr="001312FA">
        <w:trPr>
          <w:cantSplit/>
        </w:trPr>
        <w:tc>
          <w:tcPr>
            <w:tcW w:w="238" w:type="pct"/>
            <w:shd w:val="clear" w:color="auto" w:fill="auto"/>
          </w:tcPr>
          <w:p w14:paraId="6F5A466F" w14:textId="1330CE35" w:rsidR="00727F3A" w:rsidRPr="00CC4123" w:rsidRDefault="00727F3A" w:rsidP="00727F3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557" w:type="pct"/>
          </w:tcPr>
          <w:p w14:paraId="754CF51A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2463CC20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239AADD6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Нормирование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всего оборудования. Реализация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аналитической отчетности  с учетом требований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РиК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83" w:type="pct"/>
          </w:tcPr>
          <w:p w14:paraId="000BA5CA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PM.PC.4.1 Реализация контрольных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процедур в ERP</w:t>
            </w:r>
          </w:p>
        </w:tc>
        <w:tc>
          <w:tcPr>
            <w:tcW w:w="996" w:type="pct"/>
          </w:tcPr>
          <w:p w14:paraId="59E3EEF4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В рамках Программы трансформации на базе ERP контрольные процедуры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распределены по процессу в соответствии с ролями и полномочиями, что позволяет оперативно предотвращать возможную реализацию рисков автоматизированными средствами SAP и повысить качество управления процессами</w:t>
            </w:r>
          </w:p>
        </w:tc>
        <w:tc>
          <w:tcPr>
            <w:tcW w:w="406" w:type="pct"/>
          </w:tcPr>
          <w:p w14:paraId="1852E5CE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3F46C4D0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18F92327" w14:textId="77777777" w:rsidR="00727F3A" w:rsidRPr="00F622E1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C63C80" w14:textId="77777777" w:rsidR="00727F3A" w:rsidRPr="00E72F57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</w:tc>
        <w:tc>
          <w:tcPr>
            <w:tcW w:w="613" w:type="pct"/>
          </w:tcPr>
          <w:p w14:paraId="580BD038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583FC664" w14:textId="77777777" w:rsidR="00727F3A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1AAC033" w14:textId="77777777" w:rsidR="00727F3A" w:rsidRPr="00F622E1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9C1E26" w14:textId="77777777" w:rsidR="00727F3A" w:rsidRPr="00E72F57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363D656E" w14:textId="77777777" w:rsidR="00727F3A" w:rsidRPr="00E72F57" w:rsidRDefault="00727F3A" w:rsidP="00727F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7F3A" w:rsidRPr="00B4018C" w14:paraId="06BDC7AD" w14:textId="77777777" w:rsidTr="001312FA">
        <w:trPr>
          <w:cantSplit/>
        </w:trPr>
        <w:tc>
          <w:tcPr>
            <w:tcW w:w="238" w:type="pct"/>
            <w:shd w:val="clear" w:color="auto" w:fill="auto"/>
          </w:tcPr>
          <w:p w14:paraId="153F2C40" w14:textId="526374CF" w:rsidR="00727F3A" w:rsidRPr="00714201" w:rsidRDefault="00727F3A" w:rsidP="00727F3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557" w:type="pct"/>
          </w:tcPr>
          <w:p w14:paraId="33914AEC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УП-04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Контролинг</w:t>
            </w:r>
            <w:proofErr w:type="spellEnd"/>
          </w:p>
          <w:p w14:paraId="67F417FF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A4990CB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</w:t>
            </w:r>
          </w:p>
          <w:p w14:paraId="13447897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Управление производственными активами</w:t>
            </w:r>
          </w:p>
          <w:p w14:paraId="44D2FF37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D95A9F5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ПП-10</w:t>
            </w:r>
            <w:r>
              <w:rPr>
                <w:rFonts w:ascii="Arial" w:hAnsi="Arial" w:cs="Arial"/>
                <w:sz w:val="18"/>
                <w:szCs w:val="18"/>
              </w:rPr>
              <w:br/>
              <w:t>Обеспечение МТР, работами и услугами</w:t>
            </w:r>
          </w:p>
          <w:p w14:paraId="21A61910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3" w:type="pct"/>
          </w:tcPr>
          <w:p w14:paraId="7C1C346E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УП-04.02</w:t>
            </w:r>
            <w:r>
              <w:rPr>
                <w:rFonts w:ascii="Arial" w:hAnsi="Arial" w:cs="Arial"/>
                <w:sz w:val="18"/>
                <w:szCs w:val="18"/>
              </w:rPr>
              <w:br/>
              <w:t>Бюджетное планирование</w:t>
            </w:r>
          </w:p>
          <w:p w14:paraId="611453F3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3E57202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ПП-07.06</w:t>
            </w:r>
          </w:p>
          <w:p w14:paraId="7453A3AB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Формирование и управление бюджетом программы управления производственными активами</w:t>
            </w:r>
          </w:p>
          <w:p w14:paraId="47BADB5F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67E95EA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ПП-10.03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обеспечения МТР, работами и услугами</w:t>
            </w:r>
          </w:p>
          <w:p w14:paraId="214A1A03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3" w:type="pct"/>
          </w:tcPr>
          <w:p w14:paraId="32D49D10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Обеспечение финансовой дисциплины и контроля исполнения бюджета компании и ее подразделений</w:t>
            </w:r>
          </w:p>
        </w:tc>
        <w:tc>
          <w:tcPr>
            <w:tcW w:w="583" w:type="pct"/>
          </w:tcPr>
          <w:p w14:paraId="219A3C97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CO.PC.1.2,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MM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PC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PM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PC</w:t>
            </w:r>
            <w:r>
              <w:rPr>
                <w:rFonts w:ascii="Arial" w:hAnsi="Arial" w:cs="Arial"/>
                <w:sz w:val="18"/>
                <w:szCs w:val="18"/>
              </w:rPr>
              <w:t xml:space="preserve"> Оптимизация процесса по внесению плановых данных Производства,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КС, МТО в АСБ</w:t>
            </w:r>
          </w:p>
        </w:tc>
        <w:tc>
          <w:tcPr>
            <w:tcW w:w="996" w:type="pct"/>
          </w:tcPr>
          <w:p w14:paraId="3513352A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Формирование плановых данных Производства в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Xeras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br/>
              <w:t xml:space="preserve">Формирование плановых данных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в SAP</w:t>
            </w:r>
            <w:r>
              <w:rPr>
                <w:rFonts w:ascii="Arial" w:hAnsi="Arial" w:cs="Arial"/>
                <w:sz w:val="18"/>
                <w:szCs w:val="18"/>
              </w:rPr>
              <w:br/>
              <w:t>Формирование плановых данных КС в АСКИ</w:t>
            </w:r>
            <w:r>
              <w:rPr>
                <w:rFonts w:ascii="Arial" w:hAnsi="Arial" w:cs="Arial"/>
                <w:sz w:val="18"/>
                <w:szCs w:val="18"/>
              </w:rPr>
              <w:br/>
              <w:t>Формирование плана закупок и плановых цен в SAP</w:t>
            </w:r>
            <w:r>
              <w:rPr>
                <w:rFonts w:ascii="Arial" w:hAnsi="Arial" w:cs="Arial"/>
                <w:sz w:val="18"/>
                <w:szCs w:val="18"/>
              </w:rPr>
              <w:br/>
              <w:t>Интеграция указанных выше систем с АСБ по передаче плановых данных</w:t>
            </w:r>
            <w:r>
              <w:rPr>
                <w:rFonts w:ascii="Arial" w:hAnsi="Arial" w:cs="Arial"/>
                <w:sz w:val="18"/>
                <w:szCs w:val="18"/>
              </w:rPr>
              <w:br/>
              <w:t>Передача ответственности за ввод данных в подразделения, ответственные за формирование данных</w:t>
            </w:r>
          </w:p>
        </w:tc>
        <w:tc>
          <w:tcPr>
            <w:tcW w:w="406" w:type="pct"/>
          </w:tcPr>
          <w:p w14:paraId="3CEB4A99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Перераспределение функций</w:t>
            </w:r>
          </w:p>
        </w:tc>
        <w:tc>
          <w:tcPr>
            <w:tcW w:w="571" w:type="pct"/>
            <w:shd w:val="clear" w:color="auto" w:fill="auto"/>
          </w:tcPr>
          <w:p w14:paraId="2999AE38" w14:textId="77777777" w:rsidR="00727F3A" w:rsidRDefault="00727F3A" w:rsidP="00727F3A">
            <w:pPr>
              <w:pStyle w:val="af9"/>
              <w:spacing w:line="276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Обеспечение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консистентности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и актуальности плановых данных в системах</w:t>
            </w:r>
          </w:p>
        </w:tc>
        <w:tc>
          <w:tcPr>
            <w:tcW w:w="613" w:type="pct"/>
          </w:tcPr>
          <w:p w14:paraId="07BD5DA2" w14:textId="77777777" w:rsidR="00727F3A" w:rsidRDefault="00727F3A" w:rsidP="00727F3A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</w:t>
            </w:r>
          </w:p>
        </w:tc>
      </w:tr>
    </w:tbl>
    <w:p w14:paraId="2E6A328A" w14:textId="77777777" w:rsidR="006F664D" w:rsidRDefault="006F664D" w:rsidP="006F664D">
      <w:pPr>
        <w:rPr>
          <w:rFonts w:ascii="Arial" w:eastAsia="Calibri" w:hAnsi="Arial" w:cs="Arial"/>
        </w:rPr>
      </w:pPr>
    </w:p>
    <w:p w14:paraId="3B21AA54" w14:textId="77777777" w:rsidR="00E30D22" w:rsidRPr="008C7F95" w:rsidRDefault="00FD61BE" w:rsidP="00E30D22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27" w:name="_Toc68528554"/>
      <w:r>
        <w:rPr>
          <w:rFonts w:eastAsiaTheme="majorEastAsia" w:cstheme="majorBidi"/>
          <w:bCs w:val="0"/>
          <w:iCs w:val="0"/>
          <w:szCs w:val="26"/>
        </w:rPr>
        <w:lastRenderedPageBreak/>
        <w:t>О</w:t>
      </w:r>
      <w:r w:rsidR="00E30D22">
        <w:rPr>
          <w:rFonts w:eastAsiaTheme="majorEastAsia" w:cstheme="majorBidi"/>
          <w:bCs w:val="0"/>
          <w:iCs w:val="0"/>
          <w:szCs w:val="26"/>
        </w:rPr>
        <w:t>рганизационные аспекты</w:t>
      </w:r>
      <w:bookmarkEnd w:id="5027"/>
    </w:p>
    <w:p w14:paraId="15903C53" w14:textId="45C1594D" w:rsidR="00E30D22" w:rsidRDefault="00E30D22" w:rsidP="00E30D22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5028" w:author="Попова Дарья Николаевна (Подрядчик. ООО БерингПойнт)" w:date="2021-04-05T15:21:00Z">
        <w:r w:rsidR="00311472">
          <w:rPr>
            <w:rFonts w:ascii="Arial" w:hAnsi="Arial" w:cs="Arial"/>
            <w:b/>
            <w:noProof/>
            <w:sz w:val="22"/>
          </w:rPr>
          <w:t>28</w:t>
        </w:r>
      </w:ins>
      <w:ins w:id="5029" w:author="Попова Дарья" w:date="2021-03-18T19:52:00Z">
        <w:del w:id="5030" w:author="Попова Дарья Николаевна (Подрядчик. ООО БерингПойнт)" w:date="2021-04-05T15:14:00Z">
          <w:r w:rsidR="008A0C31" w:rsidDel="00311472">
            <w:rPr>
              <w:rFonts w:ascii="Arial" w:hAnsi="Arial" w:cs="Arial"/>
              <w:b/>
              <w:noProof/>
              <w:sz w:val="22"/>
            </w:rPr>
            <w:delText>25</w:delText>
          </w:r>
        </w:del>
      </w:ins>
      <w:del w:id="5031" w:author="Попова Дарья Николаевна (Подрядчик. ООО БерингПойнт)" w:date="2021-04-05T15:14:00Z">
        <w:r w:rsidR="00F601E1" w:rsidDel="00311472">
          <w:rPr>
            <w:rFonts w:ascii="Arial" w:hAnsi="Arial" w:cs="Arial"/>
            <w:b/>
            <w:noProof/>
            <w:sz w:val="22"/>
          </w:rPr>
          <w:delText>24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Ключевые </w:t>
      </w:r>
      <w:r w:rsidR="00430202">
        <w:rPr>
          <w:rFonts w:ascii="Arial" w:hAnsi="Arial" w:cs="Arial"/>
          <w:b/>
          <w:sz w:val="22"/>
        </w:rPr>
        <w:t xml:space="preserve">орг. </w:t>
      </w:r>
      <w:r>
        <w:rPr>
          <w:rFonts w:ascii="Arial" w:hAnsi="Arial" w:cs="Arial"/>
          <w:b/>
          <w:sz w:val="22"/>
        </w:rPr>
        <w:t>изменения</w:t>
      </w:r>
      <w:r w:rsidR="00430202">
        <w:rPr>
          <w:rFonts w:ascii="Arial" w:hAnsi="Arial" w:cs="Arial"/>
          <w:b/>
          <w:sz w:val="22"/>
        </w:rPr>
        <w:t>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42"/>
        <w:gridCol w:w="1656"/>
        <w:gridCol w:w="1336"/>
        <w:gridCol w:w="1611"/>
        <w:gridCol w:w="1611"/>
        <w:gridCol w:w="2085"/>
        <w:gridCol w:w="1435"/>
      </w:tblGrid>
      <w:tr w:rsidR="00CC4123" w:rsidRPr="00B4018C" w14:paraId="6A062F0C" w14:textId="77777777" w:rsidTr="001312FA">
        <w:trPr>
          <w:cantSplit/>
          <w:trHeight w:val="410"/>
          <w:tblHeader/>
        </w:trPr>
        <w:tc>
          <w:tcPr>
            <w:tcW w:w="287" w:type="pct"/>
            <w:shd w:val="clear" w:color="auto" w:fill="FFC000"/>
            <w:vAlign w:val="center"/>
          </w:tcPr>
          <w:p w14:paraId="17E3FC51" w14:textId="77777777" w:rsidR="00CC4123" w:rsidRDefault="00CC4123" w:rsidP="001312FA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20536813" w14:textId="77777777" w:rsidR="00CC4123" w:rsidRPr="00B4018C" w:rsidRDefault="00CC4123" w:rsidP="001312F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731" w:type="pct"/>
            <w:shd w:val="clear" w:color="auto" w:fill="FFC000"/>
            <w:vAlign w:val="center"/>
          </w:tcPr>
          <w:p w14:paraId="3ACC60AB" w14:textId="77777777" w:rsidR="00CC4123" w:rsidRPr="00B4018C" w:rsidRDefault="00CC4123" w:rsidP="001312F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</w:t>
            </w:r>
            <w:proofErr w:type="spellStart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) </w:t>
            </w:r>
          </w:p>
        </w:tc>
        <w:tc>
          <w:tcPr>
            <w:tcW w:w="634" w:type="pct"/>
            <w:shd w:val="clear" w:color="auto" w:fill="FFC000"/>
            <w:vAlign w:val="center"/>
          </w:tcPr>
          <w:p w14:paraId="4DA549B3" w14:textId="77777777" w:rsidR="00CC4123" w:rsidRPr="00B4018C" w:rsidRDefault="00CC4123" w:rsidP="001312F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(2-ой </w:t>
            </w:r>
            <w:proofErr w:type="spellStart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780" w:type="pct"/>
            <w:shd w:val="clear" w:color="auto" w:fill="FFC000"/>
            <w:vAlign w:val="center"/>
          </w:tcPr>
          <w:p w14:paraId="5909401A" w14:textId="77777777" w:rsidR="00CC4123" w:rsidRPr="00B4018C" w:rsidRDefault="00CC4123" w:rsidP="001312FA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организационного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изменения</w:t>
            </w:r>
          </w:p>
        </w:tc>
        <w:tc>
          <w:tcPr>
            <w:tcW w:w="585" w:type="pct"/>
            <w:shd w:val="clear" w:color="auto" w:fill="FFC000"/>
            <w:vAlign w:val="center"/>
          </w:tcPr>
          <w:p w14:paraId="52ED0ABF" w14:textId="77777777" w:rsidR="00CC4123" w:rsidRPr="00B4018C" w:rsidRDefault="00CC4123" w:rsidP="001312FA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1072" w:type="pct"/>
            <w:shd w:val="clear" w:color="auto" w:fill="FFC000"/>
            <w:vAlign w:val="center"/>
          </w:tcPr>
          <w:p w14:paraId="6AC23167" w14:textId="77777777" w:rsidR="00CC4123" w:rsidRPr="00B4018C" w:rsidRDefault="00CC4123" w:rsidP="001312FA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36EE2B76" w14:textId="77777777" w:rsidR="00CC4123" w:rsidRPr="00B4018C" w:rsidRDefault="00CC4123" w:rsidP="001312F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  в эксплуатацию </w:t>
            </w:r>
          </w:p>
        </w:tc>
      </w:tr>
      <w:tr w:rsidR="00CC4123" w:rsidRPr="00B4018C" w14:paraId="43B5EFF7" w14:textId="77777777" w:rsidTr="001312FA">
        <w:trPr>
          <w:cantSplit/>
          <w:trHeight w:val="237"/>
        </w:trPr>
        <w:tc>
          <w:tcPr>
            <w:tcW w:w="287" w:type="pct"/>
            <w:shd w:val="clear" w:color="auto" w:fill="auto"/>
          </w:tcPr>
          <w:p w14:paraId="0A47CFC1" w14:textId="77777777" w:rsidR="00CC4123" w:rsidRDefault="00CC4123" w:rsidP="001312F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1" w:type="pct"/>
          </w:tcPr>
          <w:p w14:paraId="7FF9E445" w14:textId="77777777" w:rsidR="00CC4123" w:rsidRDefault="00CC4123" w:rsidP="001312F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30B71E02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ПП-07.08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Формирование и управление бюджетами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ТОиР</w:t>
            </w:r>
            <w:proofErr w:type="spellEnd"/>
          </w:p>
        </w:tc>
        <w:tc>
          <w:tcPr>
            <w:tcW w:w="780" w:type="pct"/>
          </w:tcPr>
          <w:p w14:paraId="7C06FEC7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PM.ORG.01 Централизация функции бюджетирования воздействий на ПА – ролевая модель. </w:t>
            </w:r>
          </w:p>
        </w:tc>
        <w:tc>
          <w:tcPr>
            <w:tcW w:w="585" w:type="pct"/>
          </w:tcPr>
          <w:p w14:paraId="33690025" w14:textId="77777777" w:rsidR="00CC4123" w:rsidRDefault="00CC4123" w:rsidP="001312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Роли и ответственность сотрудников</w:t>
            </w:r>
          </w:p>
        </w:tc>
        <w:tc>
          <w:tcPr>
            <w:tcW w:w="1072" w:type="pct"/>
          </w:tcPr>
          <w:p w14:paraId="5E375BFD" w14:textId="0F501123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Расширение функционала для ролей, задействованных в бизнес-процессе.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Роли: </w:t>
            </w:r>
            <w:r w:rsidRPr="00E94894">
              <w:rPr>
                <w:rFonts w:ascii="Arial" w:hAnsi="Arial" w:cs="Arial"/>
                <w:color w:val="000000"/>
                <w:sz w:val="18"/>
                <w:szCs w:val="18"/>
              </w:rPr>
              <w:t xml:space="preserve">Планировщик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бюджета УА, Старший планировщик</w:t>
            </w:r>
            <w:r w:rsidRPr="0070490D">
              <w:rPr>
                <w:rFonts w:ascii="Arial" w:hAnsi="Arial" w:cs="Arial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Планировщик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                </w:t>
            </w:r>
            <w:r w:rsidRPr="00E9489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УК:  рассмотрение и согласование  бюджета, распределение резерва между БЕ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БЕ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: актуализация структуры СПП элементов, ранжирование бюджета по СПП элементам, контроль бюджета, установка лимитов,  согласование и перенос бюджета между СПП элементами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Планировщик / Старший планировщик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БЕ: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Создание заказов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ТОиР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и сетевых графиков, проверка наличия цены на материал / услугу, анализ и корректировка рассчитанных в заказе затрат , ранжирование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Корректировка программы ремонтов и отдельных заказов в соответствии с лимитами</w:t>
            </w:r>
          </w:p>
        </w:tc>
        <w:tc>
          <w:tcPr>
            <w:tcW w:w="911" w:type="pct"/>
            <w:shd w:val="clear" w:color="auto" w:fill="auto"/>
          </w:tcPr>
          <w:p w14:paraId="0CD0DCDE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начало процесса бюджетирования</w:t>
            </w:r>
          </w:p>
        </w:tc>
      </w:tr>
      <w:tr w:rsidR="00CC4123" w:rsidRPr="00B4018C" w14:paraId="0B24506D" w14:textId="77777777" w:rsidTr="001312FA">
        <w:trPr>
          <w:cantSplit/>
          <w:trHeight w:val="2856"/>
        </w:trPr>
        <w:tc>
          <w:tcPr>
            <w:tcW w:w="287" w:type="pct"/>
            <w:shd w:val="clear" w:color="auto" w:fill="auto"/>
          </w:tcPr>
          <w:p w14:paraId="2AB699EA" w14:textId="75365036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731" w:type="pct"/>
          </w:tcPr>
          <w:p w14:paraId="3A3B7DE6" w14:textId="77777777" w:rsidR="00CC4123" w:rsidRDefault="00CC4123" w:rsidP="001312F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1759BCDF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0" w:type="pct"/>
          </w:tcPr>
          <w:p w14:paraId="68AF6218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PM.ORG.04 Актуализация перечня НМД Компании</w:t>
            </w:r>
          </w:p>
        </w:tc>
        <w:tc>
          <w:tcPr>
            <w:tcW w:w="585" w:type="pct"/>
          </w:tcPr>
          <w:p w14:paraId="2B531D91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Нормативно-методологическая документация</w:t>
            </w:r>
          </w:p>
        </w:tc>
        <w:tc>
          <w:tcPr>
            <w:tcW w:w="1072" w:type="pct"/>
          </w:tcPr>
          <w:p w14:paraId="2EA21E44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Перечень документов для актуализации на последующих этапах зафиксирован в проектном документе:  ERP.3.16_ОСМ_Перечень процессных и организационных изменений с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оценктой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влияния</w:t>
            </w:r>
          </w:p>
        </w:tc>
        <w:tc>
          <w:tcPr>
            <w:tcW w:w="911" w:type="pct"/>
            <w:shd w:val="clear" w:color="auto" w:fill="auto"/>
          </w:tcPr>
          <w:p w14:paraId="1C6FE156" w14:textId="77777777" w:rsidR="00CC4123" w:rsidRDefault="00CC4123" w:rsidP="001312F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определённого этапа Программы</w:t>
            </w:r>
          </w:p>
        </w:tc>
      </w:tr>
    </w:tbl>
    <w:p w14:paraId="0512EDA7" w14:textId="70AF83B0" w:rsidR="00CC4123" w:rsidDel="003769D0" w:rsidRDefault="00CC4123" w:rsidP="009936BB">
      <w:pPr>
        <w:pStyle w:val="a7"/>
        <w:keepNext/>
        <w:spacing w:after="240" w:afterAutospacing="0" w:line="276" w:lineRule="auto"/>
        <w:rPr>
          <w:del w:id="5032" w:author="Попова Дарья" w:date="2021-03-18T20:05:00Z"/>
          <w:rFonts w:ascii="Arial" w:hAnsi="Arial" w:cs="Arial"/>
          <w:b/>
          <w:sz w:val="22"/>
        </w:rPr>
      </w:pPr>
    </w:p>
    <w:p w14:paraId="59D8A0B7" w14:textId="77777777" w:rsidR="00430202" w:rsidRPr="00CB2443" w:rsidRDefault="00430202" w:rsidP="00CB244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669A81D1" w14:textId="77777777" w:rsidR="00E30D22" w:rsidRPr="00CB2443" w:rsidRDefault="001F08B0" w:rsidP="00CB244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CB2443">
        <w:rPr>
          <w:rFonts w:ascii="Arial" w:hAnsi="Arial" w:cs="Arial"/>
          <w:color w:val="000000" w:themeColor="text1"/>
        </w:rPr>
        <w:t>* не включая перечень НМД</w:t>
      </w:r>
    </w:p>
    <w:p w14:paraId="507319FF" w14:textId="77777777" w:rsidR="00E30D22" w:rsidRPr="00CB2443" w:rsidRDefault="00E30D22" w:rsidP="00CB2443">
      <w:pPr>
        <w:spacing w:after="240" w:line="276" w:lineRule="auto"/>
        <w:ind w:firstLine="567"/>
        <w:rPr>
          <w:rFonts w:ascii="Arial" w:hAnsi="Arial" w:cs="Arial"/>
          <w:color w:val="000000" w:themeColor="text1"/>
          <w:lang w:val="en-US"/>
        </w:rPr>
      </w:pPr>
    </w:p>
    <w:p w14:paraId="6AB93B21" w14:textId="77777777" w:rsidR="00220F8C" w:rsidRPr="00F94454" w:rsidRDefault="00220F8C" w:rsidP="004E1119">
      <w:pPr>
        <w:pStyle w:val="1"/>
        <w:rPr>
          <w:rFonts w:eastAsia="Calibri"/>
        </w:rPr>
      </w:pPr>
      <w:bookmarkStart w:id="5033" w:name="_Toc68528555"/>
      <w:r w:rsidRPr="00F94454">
        <w:rPr>
          <w:rFonts w:eastAsia="Calibri"/>
        </w:rPr>
        <w:t>Открытые вопросы</w:t>
      </w:r>
      <w:bookmarkEnd w:id="5033"/>
    </w:p>
    <w:p w14:paraId="5F1E459E" w14:textId="1A0A8BA6" w:rsidR="00386C3A" w:rsidRDefault="00386C3A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5034" w:author="Попова Дарья Николаевна (Подрядчик. ООО БерингПойнт)" w:date="2021-04-05T15:21:00Z">
        <w:r w:rsidR="00311472">
          <w:rPr>
            <w:rFonts w:ascii="Arial" w:hAnsi="Arial" w:cs="Arial"/>
            <w:b/>
            <w:noProof/>
            <w:sz w:val="22"/>
          </w:rPr>
          <w:t>29</w:t>
        </w:r>
      </w:ins>
      <w:ins w:id="5035" w:author="Попова Дарья" w:date="2021-03-18T19:52:00Z">
        <w:del w:id="5036" w:author="Попова Дарья Николаевна (Подрядчик. ООО БерингПойнт)" w:date="2021-04-05T15:14:00Z">
          <w:r w:rsidR="008A0C31" w:rsidDel="00311472">
            <w:rPr>
              <w:rFonts w:ascii="Arial" w:hAnsi="Arial" w:cs="Arial"/>
              <w:b/>
              <w:noProof/>
              <w:sz w:val="22"/>
            </w:rPr>
            <w:delText>26</w:delText>
          </w:r>
        </w:del>
      </w:ins>
      <w:del w:id="5037" w:author="Попова Дарья Николаевна (Подрядчик. ООО БерингПойнт)" w:date="2021-04-05T15:14:00Z">
        <w:r w:rsidR="00AD0A82" w:rsidDel="00311472">
          <w:rPr>
            <w:rFonts w:ascii="Arial" w:hAnsi="Arial" w:cs="Arial"/>
            <w:b/>
            <w:noProof/>
            <w:sz w:val="22"/>
          </w:rPr>
          <w:delText>25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 w:rsidR="008C7F95">
        <w:rPr>
          <w:rFonts w:ascii="Arial" w:hAnsi="Arial" w:cs="Arial"/>
          <w:b/>
          <w:sz w:val="22"/>
        </w:rPr>
        <w:t xml:space="preserve"> </w:t>
      </w:r>
      <w:r w:rsidRPr="00916FAB">
        <w:rPr>
          <w:rFonts w:ascii="Arial" w:hAnsi="Arial" w:cs="Arial"/>
          <w:b/>
          <w:sz w:val="22"/>
        </w:rPr>
        <w:t>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04"/>
        <w:gridCol w:w="1845"/>
        <w:gridCol w:w="3169"/>
        <w:gridCol w:w="1781"/>
        <w:gridCol w:w="1219"/>
        <w:gridCol w:w="1158"/>
      </w:tblGrid>
      <w:tr w:rsidR="007B1B15" w:rsidRPr="006F5656" w14:paraId="41631D31" w14:textId="4C38130B" w:rsidTr="00494ECB">
        <w:trPr>
          <w:trHeight w:val="397"/>
          <w:tblHeader/>
        </w:trPr>
        <w:tc>
          <w:tcPr>
            <w:tcW w:w="493" w:type="pct"/>
            <w:shd w:val="clear" w:color="auto" w:fill="FFC000"/>
            <w:vAlign w:val="center"/>
          </w:tcPr>
          <w:p w14:paraId="27619611" w14:textId="77777777" w:rsidR="007B1B15" w:rsidRPr="006F5656" w:rsidRDefault="007B1B15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из реестра </w:t>
            </w:r>
          </w:p>
        </w:tc>
        <w:tc>
          <w:tcPr>
            <w:tcW w:w="907" w:type="pct"/>
            <w:shd w:val="clear" w:color="auto" w:fill="FFC000"/>
            <w:vAlign w:val="center"/>
          </w:tcPr>
          <w:p w14:paraId="65C6D195" w14:textId="77777777" w:rsidR="007B1B15" w:rsidRPr="006F5656" w:rsidRDefault="007B1B15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 ОВ</w:t>
            </w:r>
          </w:p>
        </w:tc>
        <w:tc>
          <w:tcPr>
            <w:tcW w:w="1745" w:type="pct"/>
            <w:shd w:val="clear" w:color="auto" w:fill="FFC000"/>
            <w:vAlign w:val="center"/>
          </w:tcPr>
          <w:p w14:paraId="17631EF1" w14:textId="77777777" w:rsidR="007B1B15" w:rsidRPr="006F5656" w:rsidRDefault="007B1B15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Краткое описание ОВ</w:t>
            </w:r>
          </w:p>
        </w:tc>
        <w:tc>
          <w:tcPr>
            <w:tcW w:w="875" w:type="pct"/>
            <w:shd w:val="clear" w:color="auto" w:fill="FFC000"/>
            <w:vAlign w:val="center"/>
          </w:tcPr>
          <w:p w14:paraId="50A6C6E9" w14:textId="77777777" w:rsidR="007B1B15" w:rsidRPr="006F5656" w:rsidRDefault="007B1B15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Ответствен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ный за решение</w:t>
            </w:r>
          </w:p>
        </w:tc>
        <w:tc>
          <w:tcPr>
            <w:tcW w:w="599" w:type="pct"/>
            <w:shd w:val="clear" w:color="auto" w:fill="FFC000"/>
            <w:vAlign w:val="center"/>
          </w:tcPr>
          <w:p w14:paraId="2929BDCD" w14:textId="77777777" w:rsidR="007B1B15" w:rsidRPr="006F5656" w:rsidRDefault="007B1B15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Крайний срок решения</w:t>
            </w:r>
          </w:p>
        </w:tc>
        <w:tc>
          <w:tcPr>
            <w:tcW w:w="381" w:type="pct"/>
            <w:shd w:val="clear" w:color="auto" w:fill="FFC000"/>
            <w:vAlign w:val="center"/>
          </w:tcPr>
          <w:p w14:paraId="1E3F6111" w14:textId="022FF80F" w:rsidR="007B1B15" w:rsidRPr="008C7F95" w:rsidRDefault="007B1B15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Статус</w:t>
            </w:r>
          </w:p>
        </w:tc>
      </w:tr>
      <w:tr w:rsidR="007B1B15" w:rsidRPr="006F5656" w14:paraId="5E8C405D" w14:textId="007B9B60" w:rsidTr="00494ECB">
        <w:tc>
          <w:tcPr>
            <w:tcW w:w="493" w:type="pct"/>
            <w:shd w:val="clear" w:color="auto" w:fill="auto"/>
          </w:tcPr>
          <w:p w14:paraId="19F83FC9" w14:textId="6ACC0520" w:rsidR="007B1B15" w:rsidRDefault="007B1B15" w:rsidP="007573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654D2">
              <w:rPr>
                <w:rFonts w:ascii="Arial" w:hAnsi="Arial" w:cs="Arial"/>
                <w:sz w:val="20"/>
                <w:szCs w:val="20"/>
              </w:rPr>
              <w:t>1066</w:t>
            </w:r>
          </w:p>
        </w:tc>
        <w:tc>
          <w:tcPr>
            <w:tcW w:w="907" w:type="pct"/>
          </w:tcPr>
          <w:p w14:paraId="63B3CEAB" w14:textId="114F9272" w:rsidR="007B1B15" w:rsidRDefault="007B1B15" w:rsidP="007573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</w:t>
            </w:r>
            <w:r w:rsidRPr="00A654D2">
              <w:rPr>
                <w:rFonts w:ascii="Arial" w:hAnsi="Arial" w:cs="Arial"/>
                <w:sz w:val="20"/>
                <w:szCs w:val="20"/>
              </w:rPr>
              <w:t>азграничение ответственности за формирование факта и плана бюджета закупки АТЗ.</w:t>
            </w:r>
          </w:p>
        </w:tc>
        <w:tc>
          <w:tcPr>
            <w:tcW w:w="1745" w:type="pct"/>
          </w:tcPr>
          <w:p w14:paraId="040C6F5C" w14:textId="02B7947D" w:rsidR="007B1B15" w:rsidRPr="00D0704E" w:rsidRDefault="007B1B15" w:rsidP="0075730B">
            <w:pPr>
              <w:rPr>
                <w:rFonts w:ascii="Arial" w:hAnsi="Arial" w:cs="Arial"/>
                <w:sz w:val="20"/>
                <w:szCs w:val="20"/>
              </w:rPr>
            </w:pPr>
            <w:r w:rsidRPr="00A654D2">
              <w:rPr>
                <w:rFonts w:ascii="Arial" w:hAnsi="Arial" w:cs="Arial"/>
                <w:sz w:val="20"/>
                <w:szCs w:val="20"/>
              </w:rPr>
              <w:t>Необходимо четкое разграничение ответственности за формирование факта и плана бюджета закупки АТЗ.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6C18CBD9" w14:textId="5F0DC1CD" w:rsidR="007B1B15" w:rsidRPr="008076AA" w:rsidRDefault="007B1B15" w:rsidP="00757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4D2">
              <w:rPr>
                <w:rFonts w:ascii="Arial" w:hAnsi="Arial" w:cs="Arial"/>
                <w:sz w:val="20"/>
                <w:szCs w:val="20"/>
              </w:rPr>
              <w:t>Мытник Ю.В.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E514337" w14:textId="212C1159" w:rsidR="007B1B15" w:rsidRDefault="007B1B15" w:rsidP="007573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4D2">
              <w:rPr>
                <w:rFonts w:ascii="Arial" w:hAnsi="Arial" w:cs="Arial"/>
                <w:sz w:val="20"/>
                <w:szCs w:val="20"/>
              </w:rPr>
              <w:t>31.10.2018</w:t>
            </w:r>
          </w:p>
        </w:tc>
        <w:tc>
          <w:tcPr>
            <w:tcW w:w="381" w:type="pct"/>
            <w:vAlign w:val="center"/>
          </w:tcPr>
          <w:p w14:paraId="21046F52" w14:textId="011B19A0" w:rsidR="007B1B15" w:rsidRPr="00A654D2" w:rsidRDefault="005302F1" w:rsidP="00494EC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Закрыто</w:t>
            </w:r>
          </w:p>
        </w:tc>
      </w:tr>
      <w:tr w:rsidR="007B1B15" w:rsidRPr="00297464" w14:paraId="6CC470FD" w14:textId="422F4E2B" w:rsidTr="00494ECB">
        <w:tc>
          <w:tcPr>
            <w:tcW w:w="493" w:type="pct"/>
            <w:shd w:val="clear" w:color="auto" w:fill="auto"/>
          </w:tcPr>
          <w:p w14:paraId="16BAED53" w14:textId="4D99C54E" w:rsidR="007B1B15" w:rsidRPr="009936BB" w:rsidDel="00A0630C" w:rsidRDefault="007B1B15" w:rsidP="007573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36BB">
              <w:rPr>
                <w:rFonts w:ascii="Arial" w:hAnsi="Arial" w:cs="Arial"/>
                <w:sz w:val="20"/>
                <w:szCs w:val="20"/>
              </w:rPr>
              <w:t>1069</w:t>
            </w:r>
          </w:p>
        </w:tc>
        <w:tc>
          <w:tcPr>
            <w:tcW w:w="907" w:type="pct"/>
          </w:tcPr>
          <w:p w14:paraId="1C2F44B9" w14:textId="01B3A513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30F84">
              <w:rPr>
                <w:rFonts w:ascii="Arial" w:hAnsi="Arial" w:cs="Arial"/>
                <w:sz w:val="20"/>
                <w:szCs w:val="20"/>
              </w:rPr>
              <w:t xml:space="preserve">Возможность переноса сумм лимитов с OPEX на CAPEX, и наоборот, в рамках бюджета </w:t>
            </w:r>
            <w:proofErr w:type="spellStart"/>
            <w:r w:rsidRPr="00130F84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1745" w:type="pct"/>
          </w:tcPr>
          <w:p w14:paraId="079A8505" w14:textId="77777777" w:rsidR="007B1B15" w:rsidRPr="00923B0B" w:rsidRDefault="007B1B15" w:rsidP="00923B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23B0B">
              <w:rPr>
                <w:rFonts w:ascii="Arial" w:hAnsi="Arial" w:cs="Arial"/>
                <w:sz w:val="20"/>
                <w:szCs w:val="20"/>
              </w:rPr>
              <w:t xml:space="preserve">Зафиксированы разные позиции по переносу сумм лимитов с OPEX на CAPEX, и наоборот, в рамках бюджета </w:t>
            </w:r>
            <w:proofErr w:type="spellStart"/>
            <w:r w:rsidRPr="00923B0B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923B0B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DEDCC16" w14:textId="2AEEF38F" w:rsidR="007B1B15" w:rsidRPr="00923B0B" w:rsidRDefault="007B1B15" w:rsidP="00923B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923B0B">
              <w:rPr>
                <w:rFonts w:ascii="Arial" w:hAnsi="Arial" w:cs="Arial"/>
                <w:sz w:val="20"/>
                <w:szCs w:val="20"/>
              </w:rPr>
              <w:t>Позиция Тех департамента: необходима возможность переноса бюджета между OPEX на CAPEX, и наоборот, в рамках установленных лимитов.</w:t>
            </w:r>
          </w:p>
          <w:p w14:paraId="36BB3578" w14:textId="0566C54D" w:rsidR="007B1B15" w:rsidRPr="00923B0B" w:rsidRDefault="007B1B15" w:rsidP="00923B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923B0B">
              <w:rPr>
                <w:rFonts w:ascii="Arial" w:hAnsi="Arial" w:cs="Arial"/>
                <w:sz w:val="20"/>
                <w:szCs w:val="20"/>
              </w:rPr>
              <w:t xml:space="preserve">Позиция Департамента </w:t>
            </w:r>
            <w:proofErr w:type="spellStart"/>
            <w:r w:rsidRPr="00923B0B">
              <w:rPr>
                <w:rFonts w:ascii="Arial" w:hAnsi="Arial" w:cs="Arial"/>
                <w:sz w:val="20"/>
                <w:szCs w:val="20"/>
              </w:rPr>
              <w:t>Контроллинга</w:t>
            </w:r>
            <w:proofErr w:type="spellEnd"/>
            <w:r w:rsidRPr="00923B0B">
              <w:rPr>
                <w:rFonts w:ascii="Arial" w:hAnsi="Arial" w:cs="Arial"/>
                <w:sz w:val="20"/>
                <w:szCs w:val="20"/>
              </w:rPr>
              <w:t>: перенос между OPEX и CAPEX запрещен.</w:t>
            </w:r>
          </w:p>
          <w:p w14:paraId="5C6C3031" w14:textId="46FF0F64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23B0B">
              <w:rPr>
                <w:rFonts w:ascii="Arial" w:hAnsi="Arial" w:cs="Arial"/>
                <w:sz w:val="20"/>
                <w:szCs w:val="20"/>
              </w:rPr>
              <w:t>Необходимо выработать и согласовать единую позицию.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0AD6A512" w14:textId="77777777" w:rsidR="007B1B15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3360">
              <w:rPr>
                <w:rFonts w:ascii="Arial" w:hAnsi="Arial" w:cs="Arial"/>
                <w:sz w:val="20"/>
                <w:szCs w:val="20"/>
              </w:rPr>
              <w:t>Наговицын И.В.</w:t>
            </w:r>
          </w:p>
          <w:p w14:paraId="3D81B07A" w14:textId="67876AA5" w:rsidR="007B1B15" w:rsidRPr="00297464" w:rsidDel="00C51227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Мытник Ю.В.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35C08A5" w14:textId="1B3DBC13" w:rsidR="007B1B15" w:rsidDel="00A0630C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31.10.2018</w:t>
            </w:r>
          </w:p>
        </w:tc>
        <w:tc>
          <w:tcPr>
            <w:tcW w:w="381" w:type="pct"/>
            <w:vAlign w:val="center"/>
          </w:tcPr>
          <w:p w14:paraId="2BD6A180" w14:textId="6A3B36EA" w:rsidR="007B1B15" w:rsidRPr="00297464" w:rsidRDefault="005302F1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Закрыто</w:t>
            </w:r>
          </w:p>
        </w:tc>
      </w:tr>
      <w:tr w:rsidR="007B1B15" w:rsidRPr="00297464" w14:paraId="18DA984A" w14:textId="63FE6D6F" w:rsidTr="00494ECB">
        <w:tc>
          <w:tcPr>
            <w:tcW w:w="493" w:type="pct"/>
            <w:shd w:val="clear" w:color="auto" w:fill="auto"/>
          </w:tcPr>
          <w:p w14:paraId="7A545D26" w14:textId="2058B30E" w:rsidR="007B1B15" w:rsidRPr="009936BB" w:rsidRDefault="007B1B15" w:rsidP="007573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36BB">
              <w:rPr>
                <w:rFonts w:ascii="Arial" w:hAnsi="Arial" w:cs="Arial"/>
                <w:sz w:val="20"/>
                <w:szCs w:val="20"/>
              </w:rPr>
              <w:lastRenderedPageBreak/>
              <w:t>1093</w:t>
            </w:r>
          </w:p>
        </w:tc>
        <w:tc>
          <w:tcPr>
            <w:tcW w:w="907" w:type="pct"/>
          </w:tcPr>
          <w:p w14:paraId="11866821" w14:textId="14F14E85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 xml:space="preserve">Владелец бюджета по проектам </w:t>
            </w:r>
            <w:proofErr w:type="spellStart"/>
            <w:r w:rsidRPr="00297464">
              <w:rPr>
                <w:rFonts w:ascii="Arial" w:hAnsi="Arial" w:cs="Arial"/>
                <w:sz w:val="20"/>
                <w:szCs w:val="20"/>
              </w:rPr>
              <w:t>ТПиР</w:t>
            </w:r>
            <w:proofErr w:type="spellEnd"/>
          </w:p>
        </w:tc>
        <w:tc>
          <w:tcPr>
            <w:tcW w:w="1745" w:type="pct"/>
          </w:tcPr>
          <w:p w14:paraId="7F0964BF" w14:textId="15029A08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 xml:space="preserve">Не определён владелец бюджета по проектам </w:t>
            </w:r>
            <w:proofErr w:type="spellStart"/>
            <w:r w:rsidRPr="00297464">
              <w:rPr>
                <w:rFonts w:ascii="Arial" w:hAnsi="Arial" w:cs="Arial"/>
                <w:sz w:val="20"/>
                <w:szCs w:val="20"/>
              </w:rPr>
              <w:t>ТПиР</w:t>
            </w:r>
            <w:proofErr w:type="spellEnd"/>
            <w:r w:rsidRPr="00297464">
              <w:rPr>
                <w:rFonts w:ascii="Arial" w:hAnsi="Arial" w:cs="Arial"/>
                <w:sz w:val="20"/>
                <w:szCs w:val="20"/>
              </w:rPr>
              <w:t xml:space="preserve">. Кто является владельцем бюджета по проектам </w:t>
            </w:r>
            <w:proofErr w:type="spellStart"/>
            <w:r w:rsidRPr="00297464">
              <w:rPr>
                <w:rFonts w:ascii="Arial" w:hAnsi="Arial" w:cs="Arial"/>
                <w:sz w:val="20"/>
                <w:szCs w:val="20"/>
              </w:rPr>
              <w:t>ТПиР</w:t>
            </w:r>
            <w:proofErr w:type="spellEnd"/>
            <w:r w:rsidRPr="00297464">
              <w:rPr>
                <w:rFonts w:ascii="Arial" w:hAnsi="Arial" w:cs="Arial"/>
                <w:sz w:val="20"/>
                <w:szCs w:val="20"/>
              </w:rPr>
              <w:t xml:space="preserve"> (в том числе в части ПИР).</w:t>
            </w:r>
          </w:p>
          <w:p w14:paraId="266ADC97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Владелец бюджета должен дополнительно определить:</w:t>
            </w:r>
          </w:p>
          <w:p w14:paraId="6C9D413A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 xml:space="preserve">1. Уровень детализации проектов </w:t>
            </w:r>
            <w:proofErr w:type="spellStart"/>
            <w:r w:rsidRPr="00297464">
              <w:rPr>
                <w:rFonts w:ascii="Arial" w:hAnsi="Arial" w:cs="Arial"/>
                <w:sz w:val="20"/>
                <w:szCs w:val="20"/>
              </w:rPr>
              <w:t>ТПиР</w:t>
            </w:r>
            <w:proofErr w:type="spellEnd"/>
            <w:r w:rsidRPr="00297464">
              <w:rPr>
                <w:rFonts w:ascii="Arial" w:hAnsi="Arial" w:cs="Arial"/>
                <w:sz w:val="20"/>
                <w:szCs w:val="20"/>
              </w:rPr>
              <w:t xml:space="preserve"> (один проект – один объект или один проект и много объектов), в том числе на каком уровне проекта устанавливается лимит.</w:t>
            </w:r>
          </w:p>
          <w:p w14:paraId="6C556E10" w14:textId="67DC4CFF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 xml:space="preserve">2. Будет ли интеграция с </w:t>
            </w:r>
            <w:proofErr w:type="spellStart"/>
            <w:r w:rsidRPr="00297464">
              <w:rPr>
                <w:rFonts w:ascii="Arial" w:hAnsi="Arial" w:cs="Arial"/>
                <w:sz w:val="20"/>
                <w:szCs w:val="20"/>
              </w:rPr>
              <w:t>Primavera</w:t>
            </w:r>
            <w:proofErr w:type="spellEnd"/>
            <w:r w:rsidRPr="0029746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246C3EDF" w14:textId="6215932D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Наговицын И.В., Артамонов С.А., Лыткин А.П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67B4A995" w14:textId="68F5D9BF" w:rsidR="007B1B15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31.10.2018</w:t>
            </w:r>
          </w:p>
        </w:tc>
        <w:tc>
          <w:tcPr>
            <w:tcW w:w="381" w:type="pct"/>
            <w:vAlign w:val="center"/>
          </w:tcPr>
          <w:p w14:paraId="32B93589" w14:textId="0680C6E6" w:rsidR="007B1B15" w:rsidRPr="00297464" w:rsidRDefault="005302F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Закрыто</w:t>
            </w:r>
          </w:p>
        </w:tc>
      </w:tr>
      <w:tr w:rsidR="007B1B15" w:rsidRPr="00297464" w14:paraId="530142A5" w14:textId="06478611" w:rsidTr="00494ECB">
        <w:tc>
          <w:tcPr>
            <w:tcW w:w="493" w:type="pct"/>
            <w:shd w:val="clear" w:color="auto" w:fill="auto"/>
          </w:tcPr>
          <w:p w14:paraId="68535EEC" w14:textId="5B51DAE8" w:rsidR="007B1B15" w:rsidRPr="009936BB" w:rsidRDefault="007B1B15" w:rsidP="007573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36BB">
              <w:rPr>
                <w:rFonts w:ascii="Arial" w:hAnsi="Arial" w:cs="Arial"/>
                <w:sz w:val="20"/>
                <w:szCs w:val="20"/>
              </w:rPr>
              <w:t>1095</w:t>
            </w:r>
          </w:p>
        </w:tc>
        <w:tc>
          <w:tcPr>
            <w:tcW w:w="907" w:type="pct"/>
          </w:tcPr>
          <w:p w14:paraId="616D630B" w14:textId="7F5F23C4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 xml:space="preserve">Формирование макро-параметров в АСКБ на более чем два года </w:t>
            </w:r>
          </w:p>
        </w:tc>
        <w:tc>
          <w:tcPr>
            <w:tcW w:w="1745" w:type="pct"/>
          </w:tcPr>
          <w:p w14:paraId="0B118037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Необходимо формировать макро-параметры (на 10 лет) для планирования среднесрочного и долгосрочного бюджетов ТОРО. Рассмотреть такую возможность на развитие АСКБ.</w:t>
            </w:r>
          </w:p>
          <w:p w14:paraId="3C7D78A2" w14:textId="39707893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По замечанию №458 из реестра замечаний к КД 51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3489BE50" w14:textId="4B004FAD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Наговицын И.В.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356C646" w14:textId="50BDF3D7" w:rsidR="007B1B15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Перенести в развитие.</w:t>
            </w:r>
          </w:p>
        </w:tc>
        <w:tc>
          <w:tcPr>
            <w:tcW w:w="381" w:type="pct"/>
            <w:vAlign w:val="center"/>
          </w:tcPr>
          <w:p w14:paraId="00EEDD9F" w14:textId="1621BB7D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Отложено на развитие</w:t>
            </w:r>
          </w:p>
        </w:tc>
      </w:tr>
      <w:tr w:rsidR="007B1B15" w:rsidRPr="00297464" w14:paraId="3AF5EF29" w14:textId="66B8CD03" w:rsidTr="00494ECB">
        <w:tc>
          <w:tcPr>
            <w:tcW w:w="493" w:type="pct"/>
            <w:shd w:val="clear" w:color="auto" w:fill="auto"/>
          </w:tcPr>
          <w:p w14:paraId="219A0906" w14:textId="6D5FECFE" w:rsidR="007B1B15" w:rsidRPr="009936BB" w:rsidRDefault="007B1B15" w:rsidP="0075730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36BB">
              <w:rPr>
                <w:rFonts w:ascii="Arial" w:hAnsi="Arial" w:cs="Arial"/>
                <w:sz w:val="20"/>
                <w:szCs w:val="20"/>
              </w:rPr>
              <w:t>1097</w:t>
            </w:r>
          </w:p>
        </w:tc>
        <w:tc>
          <w:tcPr>
            <w:tcW w:w="907" w:type="pct"/>
          </w:tcPr>
          <w:p w14:paraId="5CAA0703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Участие Инвестиционного комитета УК и Инвестиционной комиссии БЕ в согласовании бюджета ТОРО.</w:t>
            </w:r>
          </w:p>
          <w:p w14:paraId="2D58E434" w14:textId="2C9D6846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 xml:space="preserve">Источник утверждённого лимита по проектам </w:t>
            </w:r>
            <w:r w:rsidRPr="009936BB">
              <w:rPr>
                <w:rFonts w:ascii="Arial" w:hAnsi="Arial" w:cs="Arial"/>
                <w:sz w:val="20"/>
                <w:szCs w:val="20"/>
              </w:rPr>
              <w:t>CAPEX</w:t>
            </w:r>
            <w:r w:rsidRPr="00297464">
              <w:rPr>
                <w:rFonts w:ascii="Arial" w:hAnsi="Arial" w:cs="Arial"/>
                <w:sz w:val="20"/>
                <w:szCs w:val="20"/>
              </w:rPr>
              <w:t xml:space="preserve"> для бюджета ТОРО</w:t>
            </w:r>
          </w:p>
        </w:tc>
        <w:tc>
          <w:tcPr>
            <w:tcW w:w="1745" w:type="pct"/>
          </w:tcPr>
          <w:p w14:paraId="2E96C62F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1. Требуется уточнение по участию Инвестиционного комитета УК и Инвестиционной комиссии БЕ в согласовании бюджета ТОРО. Участвуют или нет?</w:t>
            </w:r>
          </w:p>
          <w:p w14:paraId="693DC02E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По замечаниям №339 и №331 из реестра замечаний к КД 51</w:t>
            </w:r>
          </w:p>
          <w:p w14:paraId="01028D04" w14:textId="77777777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2. Лимит по проектам CAPEX должен приходить из АСКИ после его утверждения. В предлагаемом процессе бюджетирования ТОРО лимит формируются "самостоятельно".</w:t>
            </w:r>
          </w:p>
          <w:p w14:paraId="46375B22" w14:textId="59E87FEF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По замечанию №340 из реестра замечаний к КД 51</w:t>
            </w:r>
          </w:p>
        </w:tc>
        <w:tc>
          <w:tcPr>
            <w:tcW w:w="875" w:type="pct"/>
            <w:shd w:val="clear" w:color="auto" w:fill="auto"/>
            <w:vAlign w:val="center"/>
          </w:tcPr>
          <w:p w14:paraId="54B002B0" w14:textId="5FC6CA3F" w:rsidR="007B1B15" w:rsidRPr="00297464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Наговицын И.В.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F6403E2" w14:textId="0EEA1D3E" w:rsidR="007B1B15" w:rsidRDefault="007B1B15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7464">
              <w:rPr>
                <w:rFonts w:ascii="Arial" w:hAnsi="Arial" w:cs="Arial"/>
                <w:sz w:val="20"/>
                <w:szCs w:val="20"/>
              </w:rPr>
              <w:t>31.10.2018</w:t>
            </w:r>
          </w:p>
        </w:tc>
        <w:tc>
          <w:tcPr>
            <w:tcW w:w="381" w:type="pct"/>
            <w:vAlign w:val="center"/>
          </w:tcPr>
          <w:p w14:paraId="5A9DEB65" w14:textId="4D08558D" w:rsidR="007B1B15" w:rsidRPr="00297464" w:rsidRDefault="005302F1" w:rsidP="009936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Закрыто</w:t>
            </w:r>
          </w:p>
        </w:tc>
      </w:tr>
      <w:tr w:rsidR="007B1B15" w:rsidRPr="00297464" w14:paraId="6D78E495" w14:textId="775C57EE" w:rsidTr="00494ECB">
        <w:tc>
          <w:tcPr>
            <w:tcW w:w="493" w:type="pct"/>
            <w:shd w:val="clear" w:color="auto" w:fill="auto"/>
          </w:tcPr>
          <w:p w14:paraId="45CE641F" w14:textId="29D4F742" w:rsidR="007B1B15" w:rsidRPr="0029746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1098</w:t>
            </w:r>
          </w:p>
        </w:tc>
        <w:tc>
          <w:tcPr>
            <w:tcW w:w="907" w:type="pct"/>
          </w:tcPr>
          <w:p w14:paraId="19E3DD98" w14:textId="5E1758F9" w:rsidR="007B1B15" w:rsidRPr="0029746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30F84">
              <w:rPr>
                <w:rFonts w:ascii="Arial" w:hAnsi="Arial" w:cs="Arial"/>
                <w:sz w:val="20"/>
                <w:szCs w:val="20"/>
              </w:rPr>
              <w:t>Предлагается формировать прогноз бюджета воздействий на интервалах 3+9, 6+6, 9+3 месяцев в рамках системы SAP с последующей передачей в АСК</w:t>
            </w:r>
            <w:r>
              <w:rPr>
                <w:rFonts w:ascii="Arial" w:hAnsi="Arial" w:cs="Arial"/>
                <w:sz w:val="20"/>
                <w:szCs w:val="20"/>
              </w:rPr>
              <w:t>И</w:t>
            </w:r>
            <w:r w:rsidRPr="00130F84">
              <w:rPr>
                <w:rFonts w:ascii="Arial" w:hAnsi="Arial" w:cs="Arial"/>
                <w:sz w:val="20"/>
                <w:szCs w:val="20"/>
              </w:rPr>
              <w:t>, либо сразу в АСКБ.</w:t>
            </w:r>
          </w:p>
        </w:tc>
        <w:tc>
          <w:tcPr>
            <w:tcW w:w="1745" w:type="pct"/>
          </w:tcPr>
          <w:p w14:paraId="5DF588B7" w14:textId="77777777" w:rsidR="007B1B15" w:rsidRPr="00130F8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30F84">
              <w:rPr>
                <w:rFonts w:ascii="Arial" w:hAnsi="Arial" w:cs="Arial"/>
                <w:sz w:val="20"/>
                <w:szCs w:val="20"/>
              </w:rPr>
              <w:t>Позиция ТД:</w:t>
            </w:r>
          </w:p>
          <w:p w14:paraId="2F8AC912" w14:textId="77777777" w:rsidR="007B1B15" w:rsidRPr="00130F8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30F84">
              <w:rPr>
                <w:rFonts w:ascii="Arial" w:hAnsi="Arial" w:cs="Arial"/>
                <w:sz w:val="20"/>
                <w:szCs w:val="20"/>
              </w:rPr>
              <w:t xml:space="preserve">- В заказах ТОРО всегда будут актуальные данные. Не требуется отдельного процесса формирования прогноза. Если департаменту </w:t>
            </w:r>
            <w:proofErr w:type="spellStart"/>
            <w:r w:rsidRPr="00130F84">
              <w:rPr>
                <w:rFonts w:ascii="Arial" w:hAnsi="Arial" w:cs="Arial"/>
                <w:sz w:val="20"/>
                <w:szCs w:val="20"/>
              </w:rPr>
              <w:t>контроллинга</w:t>
            </w:r>
            <w:proofErr w:type="spellEnd"/>
            <w:r w:rsidRPr="00130F84">
              <w:rPr>
                <w:rFonts w:ascii="Arial" w:hAnsi="Arial" w:cs="Arial"/>
                <w:sz w:val="20"/>
                <w:szCs w:val="20"/>
              </w:rPr>
              <w:t xml:space="preserve"> нужен прогноз, то пусть они оперируют актуальными сформированными заказами </w:t>
            </w:r>
            <w:proofErr w:type="spellStart"/>
            <w:r w:rsidRPr="00130F84">
              <w:rPr>
                <w:rFonts w:ascii="Arial" w:hAnsi="Arial" w:cs="Arial"/>
                <w:sz w:val="20"/>
                <w:szCs w:val="20"/>
              </w:rPr>
              <w:t>ТОиР</w:t>
            </w:r>
            <w:proofErr w:type="spellEnd"/>
            <w:r w:rsidRPr="00130F8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A50834A" w14:textId="77777777" w:rsidR="007B1B15" w:rsidRPr="00130F8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30F84">
              <w:rPr>
                <w:rFonts w:ascii="Arial" w:hAnsi="Arial" w:cs="Arial"/>
                <w:sz w:val="20"/>
                <w:szCs w:val="20"/>
              </w:rPr>
              <w:t xml:space="preserve">Позиция </w:t>
            </w:r>
            <w:proofErr w:type="spellStart"/>
            <w:r w:rsidRPr="00130F84">
              <w:rPr>
                <w:rFonts w:ascii="Arial" w:hAnsi="Arial" w:cs="Arial"/>
                <w:sz w:val="20"/>
                <w:szCs w:val="20"/>
              </w:rPr>
              <w:t>Контроллинга</w:t>
            </w:r>
            <w:proofErr w:type="spellEnd"/>
            <w:r w:rsidRPr="00130F8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5B8CC03" w14:textId="7DC9A038" w:rsidR="007B1B15" w:rsidRPr="0029746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30F84">
              <w:rPr>
                <w:rFonts w:ascii="Arial" w:hAnsi="Arial" w:cs="Arial"/>
                <w:sz w:val="20"/>
                <w:szCs w:val="20"/>
              </w:rPr>
              <w:lastRenderedPageBreak/>
              <w:t>- В АСКБ существуют форматы прогнозного бюджета, необходимо передавать данные в систему в установленном формате, предварительно их подготовив</w:t>
            </w:r>
          </w:p>
        </w:tc>
        <w:tc>
          <w:tcPr>
            <w:tcW w:w="875" w:type="pct"/>
            <w:shd w:val="clear" w:color="auto" w:fill="auto"/>
          </w:tcPr>
          <w:p w14:paraId="52BEC32A" w14:textId="77777777" w:rsidR="007B1B15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36BB">
              <w:rPr>
                <w:rFonts w:ascii="Arial" w:hAnsi="Arial" w:cs="Arial"/>
                <w:sz w:val="20"/>
                <w:szCs w:val="20"/>
              </w:rPr>
              <w:lastRenderedPageBreak/>
              <w:t>Наговицын И.В.</w:t>
            </w:r>
          </w:p>
          <w:p w14:paraId="2D7766FB" w14:textId="653E81C4" w:rsidR="007B1B15" w:rsidRPr="0029746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Мытник Ю.В.</w:t>
            </w:r>
          </w:p>
        </w:tc>
        <w:tc>
          <w:tcPr>
            <w:tcW w:w="599" w:type="pct"/>
            <w:shd w:val="clear" w:color="auto" w:fill="auto"/>
          </w:tcPr>
          <w:p w14:paraId="58B6877E" w14:textId="7BE4F07B" w:rsidR="007B1B15" w:rsidRPr="00297464" w:rsidRDefault="007B1B15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936BB">
              <w:rPr>
                <w:rFonts w:ascii="Arial" w:hAnsi="Arial" w:cs="Arial"/>
                <w:sz w:val="20"/>
                <w:szCs w:val="20"/>
              </w:rPr>
              <w:t>31.10.2018</w:t>
            </w:r>
          </w:p>
        </w:tc>
        <w:tc>
          <w:tcPr>
            <w:tcW w:w="381" w:type="pct"/>
            <w:vAlign w:val="center"/>
          </w:tcPr>
          <w:p w14:paraId="2CA6484A" w14:textId="155B113E" w:rsidR="007B1B15" w:rsidRPr="009936BB" w:rsidRDefault="005302F1" w:rsidP="00130F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Закрыто</w:t>
            </w:r>
          </w:p>
        </w:tc>
      </w:tr>
    </w:tbl>
    <w:p w14:paraId="2603AA30" w14:textId="77777777" w:rsidR="005F2EFF" w:rsidRDefault="005F2EFF" w:rsidP="00CB2443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</w:p>
    <w:p w14:paraId="1143DED8" w14:textId="00F84478" w:rsidR="0014178E" w:rsidRDefault="0014178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 ОВ 1066 «</w:t>
      </w:r>
      <w:r w:rsidR="006D3DE1" w:rsidRPr="00494ECB">
        <w:rPr>
          <w:rFonts w:ascii="Arial" w:hAnsi="Arial" w:cs="Arial"/>
          <w:color w:val="000000" w:themeColor="text1"/>
          <w:szCs w:val="24"/>
        </w:rPr>
        <w:t>Разграничение ответственности за формирование факта и плана бюджета закупки АТЗ</w:t>
      </w:r>
      <w:r>
        <w:rPr>
          <w:rFonts w:ascii="Arial" w:hAnsi="Arial" w:cs="Arial"/>
          <w:color w:val="000000" w:themeColor="text1"/>
          <w:szCs w:val="24"/>
        </w:rPr>
        <w:t>»</w:t>
      </w:r>
      <w:r w:rsidR="006D3DE1">
        <w:rPr>
          <w:rFonts w:ascii="Arial" w:hAnsi="Arial" w:cs="Arial"/>
          <w:color w:val="000000" w:themeColor="text1"/>
          <w:szCs w:val="24"/>
        </w:rPr>
        <w:t xml:space="preserve"> принято следующее решение:</w:t>
      </w:r>
    </w:p>
    <w:p w14:paraId="51005132" w14:textId="77777777" w:rsidR="00A03971" w:rsidRPr="00494ECB" w:rsidRDefault="00A03971" w:rsidP="00A03971">
      <w:p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В МТО:</w:t>
      </w:r>
    </w:p>
    <w:p w14:paraId="1437C934" w14:textId="77777777" w:rsidR="00A03971" w:rsidRPr="00494ECB" w:rsidRDefault="00A03971" w:rsidP="00A03971">
      <w:pPr>
        <w:numPr>
          <w:ilvl w:val="0"/>
          <w:numId w:val="121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Для обособления АТЗ выделен СПП-элемент «Пополнение АТЗ». На данном СПП-элементе ведется потребность в АТЗ.</w:t>
      </w:r>
    </w:p>
    <w:p w14:paraId="3B2E81CB" w14:textId="77777777" w:rsidR="00A03971" w:rsidRPr="00494ECB" w:rsidRDefault="00A03971" w:rsidP="00A03971">
      <w:pPr>
        <w:numPr>
          <w:ilvl w:val="0"/>
          <w:numId w:val="121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При внесении изменений в перечень АТЗ после ППМ создаются заявки только на новые позиции\объемы (старые потребности покрываются текущим запасом АТЗ).</w:t>
      </w:r>
    </w:p>
    <w:p w14:paraId="0236218A" w14:textId="311CC8B8" w:rsidR="00A03971" w:rsidRPr="00494ECB" w:rsidRDefault="00A03971" w:rsidP="00A03971">
      <w:pPr>
        <w:numPr>
          <w:ilvl w:val="0"/>
          <w:numId w:val="121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При потреблении АТЗ запас переводится из сегмента СПП-элемента «Пополнение АТЗ» в свободный запас и ППМ формирует автоматически заявку на пополнение.</w:t>
      </w:r>
    </w:p>
    <w:p w14:paraId="71B167F9" w14:textId="77777777" w:rsidR="00A03971" w:rsidRPr="00494ECB" w:rsidRDefault="00A03971" w:rsidP="00A03971">
      <w:pPr>
        <w:numPr>
          <w:ilvl w:val="0"/>
          <w:numId w:val="121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 xml:space="preserve">Бюджет закупок </w:t>
      </w:r>
      <w:proofErr w:type="spellStart"/>
      <w:r w:rsidRPr="00494ECB">
        <w:rPr>
          <w:rFonts w:ascii="Arial" w:hAnsi="Arial" w:cs="Arial"/>
          <w:color w:val="000000"/>
          <w:szCs w:val="24"/>
          <w:lang w:eastAsia="ru-RU"/>
        </w:rPr>
        <w:t>расчитывается</w:t>
      </w:r>
      <w:proofErr w:type="spellEnd"/>
      <w:r w:rsidRPr="00494ECB">
        <w:rPr>
          <w:rFonts w:ascii="Arial" w:hAnsi="Arial" w:cs="Arial"/>
          <w:color w:val="000000"/>
          <w:szCs w:val="24"/>
          <w:lang w:eastAsia="ru-RU"/>
        </w:rPr>
        <w:t xml:space="preserve"> согласно регламенту (нормативный процент от бюджета затрат </w:t>
      </w:r>
      <w:proofErr w:type="spellStart"/>
      <w:r w:rsidRPr="00494ECB">
        <w:rPr>
          <w:rFonts w:ascii="Arial" w:hAnsi="Arial" w:cs="Arial"/>
          <w:color w:val="000000"/>
          <w:szCs w:val="24"/>
          <w:lang w:eastAsia="ru-RU"/>
        </w:rPr>
        <w:t>ТОиР</w:t>
      </w:r>
      <w:proofErr w:type="spellEnd"/>
      <w:r w:rsidRPr="00494ECB">
        <w:rPr>
          <w:rFonts w:ascii="Arial" w:hAnsi="Arial" w:cs="Arial"/>
          <w:color w:val="000000"/>
          <w:szCs w:val="24"/>
          <w:lang w:eastAsia="ru-RU"/>
        </w:rPr>
        <w:t>).</w:t>
      </w:r>
    </w:p>
    <w:p w14:paraId="3DEEA82E" w14:textId="77777777" w:rsidR="00A03971" w:rsidRPr="00494ECB" w:rsidRDefault="00A03971" w:rsidP="00A03971">
      <w:pPr>
        <w:numPr>
          <w:ilvl w:val="0"/>
          <w:numId w:val="121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Пополнение АТЗ потребляет бюджет закупок, находящийся в ответственности МТО (и план и факт).</w:t>
      </w:r>
    </w:p>
    <w:p w14:paraId="0AD7964B" w14:textId="3862607F" w:rsidR="00A03971" w:rsidRPr="00494ECB" w:rsidRDefault="00A03971" w:rsidP="00A03971">
      <w:p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В ТОРО:</w:t>
      </w:r>
    </w:p>
    <w:p w14:paraId="0BAD759E" w14:textId="77777777" w:rsidR="00A03971" w:rsidRPr="00494ECB" w:rsidRDefault="00A03971" w:rsidP="00A03971">
      <w:pPr>
        <w:numPr>
          <w:ilvl w:val="0"/>
          <w:numId w:val="122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Для бюджетирования вовлечения АТЗ в ремонты в ТОРО выделен СПП-Элемент «Вовлечение АТЗ». На данном СПП-элементе планируются затраты (лимиты) на вовлечение АТЗ.</w:t>
      </w:r>
    </w:p>
    <w:p w14:paraId="1885F4FC" w14:textId="77777777" w:rsidR="00A03971" w:rsidRPr="00494ECB" w:rsidRDefault="00A03971" w:rsidP="00A03971">
      <w:pPr>
        <w:numPr>
          <w:ilvl w:val="0"/>
          <w:numId w:val="122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При возникновении аварии потребление АТЗ выполняется по Заказу ТОРО, присвоенному  бюджетному СПП-элементу (Мельницы, Самосвалы). Для этого необходимый бюджет переносится с СПП-элемента «Вовлечение АТЗ»  на СПП-элемент заказа ТОРО ((Мельницы, Самосвалы).</w:t>
      </w:r>
    </w:p>
    <w:p w14:paraId="66141F11" w14:textId="77777777" w:rsidR="00A03971" w:rsidRPr="00494ECB" w:rsidRDefault="00A03971" w:rsidP="00A03971">
      <w:pPr>
        <w:numPr>
          <w:ilvl w:val="0"/>
          <w:numId w:val="122"/>
        </w:numPr>
        <w:jc w:val="left"/>
        <w:rPr>
          <w:rFonts w:ascii="Arial" w:hAnsi="Arial" w:cs="Arial"/>
          <w:color w:val="000000"/>
          <w:szCs w:val="24"/>
          <w:lang w:eastAsia="ru-RU"/>
        </w:rPr>
      </w:pPr>
      <w:r w:rsidRPr="00494ECB">
        <w:rPr>
          <w:rFonts w:ascii="Arial" w:hAnsi="Arial" w:cs="Arial"/>
          <w:color w:val="000000"/>
          <w:szCs w:val="24"/>
          <w:lang w:eastAsia="ru-RU"/>
        </w:rPr>
        <w:t>Бюджет затрат по АТЗ планируется на ТОРО-</w:t>
      </w:r>
      <w:proofErr w:type="spellStart"/>
      <w:r w:rsidRPr="00494ECB">
        <w:rPr>
          <w:rFonts w:ascii="Arial" w:hAnsi="Arial" w:cs="Arial"/>
          <w:color w:val="000000"/>
          <w:szCs w:val="24"/>
          <w:lang w:eastAsia="ru-RU"/>
        </w:rPr>
        <w:t>вском</w:t>
      </w:r>
      <w:proofErr w:type="spellEnd"/>
      <w:r w:rsidRPr="00494ECB">
        <w:rPr>
          <w:rFonts w:ascii="Arial" w:hAnsi="Arial" w:cs="Arial"/>
          <w:color w:val="000000"/>
          <w:szCs w:val="24"/>
          <w:lang w:eastAsia="ru-RU"/>
        </w:rPr>
        <w:t xml:space="preserve"> СПП-элементе «Вовлечение АТЗ», освоение бюджета оп АТЗ происходит на ТОРО-</w:t>
      </w:r>
      <w:proofErr w:type="spellStart"/>
      <w:r w:rsidRPr="00494ECB">
        <w:rPr>
          <w:rFonts w:ascii="Arial" w:hAnsi="Arial" w:cs="Arial"/>
          <w:color w:val="000000"/>
          <w:szCs w:val="24"/>
          <w:lang w:eastAsia="ru-RU"/>
        </w:rPr>
        <w:t>вских</w:t>
      </w:r>
      <w:proofErr w:type="spellEnd"/>
      <w:r w:rsidRPr="00494ECB">
        <w:rPr>
          <w:rFonts w:ascii="Arial" w:hAnsi="Arial" w:cs="Arial"/>
          <w:color w:val="000000"/>
          <w:szCs w:val="24"/>
          <w:lang w:eastAsia="ru-RU"/>
        </w:rPr>
        <w:t xml:space="preserve"> бюджетных СПП-элементах (Мельницы, Самосвалы).</w:t>
      </w:r>
    </w:p>
    <w:p w14:paraId="76A3B233" w14:textId="4A9804FD" w:rsidR="006D3DE1" w:rsidRDefault="006D3DE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1A896669" w14:textId="77777777" w:rsidR="0014178E" w:rsidRDefault="0014178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4178E">
        <w:rPr>
          <w:rFonts w:ascii="Arial" w:hAnsi="Arial" w:cs="Arial"/>
          <w:color w:val="000000" w:themeColor="text1"/>
          <w:szCs w:val="24"/>
        </w:rPr>
        <w:t xml:space="preserve">По ОВ </w:t>
      </w:r>
      <w:r w:rsidRPr="00494ECB">
        <w:rPr>
          <w:rFonts w:ascii="Arial" w:hAnsi="Arial" w:cs="Arial"/>
          <w:szCs w:val="24"/>
        </w:rPr>
        <w:t xml:space="preserve">1069 «Возможность переноса сумм лимитов с OPEX на CAPEX, и наоборот, в рамках бюджета </w:t>
      </w:r>
      <w:proofErr w:type="spellStart"/>
      <w:r w:rsidRPr="00494ECB">
        <w:rPr>
          <w:rFonts w:ascii="Arial" w:hAnsi="Arial" w:cs="Arial"/>
          <w:szCs w:val="24"/>
        </w:rPr>
        <w:t>ТОиР</w:t>
      </w:r>
      <w:proofErr w:type="spellEnd"/>
      <w:r w:rsidRPr="00494ECB">
        <w:rPr>
          <w:rFonts w:ascii="Arial" w:hAnsi="Arial" w:cs="Arial"/>
          <w:szCs w:val="24"/>
        </w:rPr>
        <w:t>» принято следующее решение:</w:t>
      </w:r>
      <w:r>
        <w:rPr>
          <w:rFonts w:ascii="Arial" w:hAnsi="Arial" w:cs="Arial"/>
          <w:szCs w:val="24"/>
        </w:rPr>
        <w:t xml:space="preserve"> </w:t>
      </w:r>
    </w:p>
    <w:p w14:paraId="6DB47F27" w14:textId="242A9932" w:rsidR="0014178E" w:rsidRDefault="0014178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szCs w:val="24"/>
        </w:rPr>
        <w:t>П</w:t>
      </w:r>
      <w:r>
        <w:rPr>
          <w:rFonts w:ascii="Arial" w:hAnsi="Arial" w:cs="Arial"/>
          <w:color w:val="000000" w:themeColor="text1"/>
          <w:szCs w:val="24"/>
        </w:rPr>
        <w:t xml:space="preserve">еренос сумм лимитов с </w:t>
      </w:r>
      <w:r>
        <w:rPr>
          <w:rFonts w:ascii="Arial" w:hAnsi="Arial" w:cs="Arial"/>
          <w:color w:val="000000" w:themeColor="text1"/>
          <w:szCs w:val="24"/>
          <w:lang w:val="en-US"/>
        </w:rPr>
        <w:t>OPEX</w:t>
      </w:r>
      <w:r w:rsidRPr="00494ECB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на </w:t>
      </w:r>
      <w:r>
        <w:rPr>
          <w:rFonts w:ascii="Arial" w:hAnsi="Arial" w:cs="Arial"/>
          <w:color w:val="000000" w:themeColor="text1"/>
          <w:szCs w:val="24"/>
          <w:lang w:val="en-US"/>
        </w:rPr>
        <w:t>CAPEX</w:t>
      </w:r>
      <w:r w:rsidRPr="00494ECB">
        <w:rPr>
          <w:rFonts w:ascii="Arial" w:hAnsi="Arial" w:cs="Arial"/>
          <w:color w:val="000000" w:themeColor="text1"/>
          <w:szCs w:val="24"/>
        </w:rPr>
        <w:t xml:space="preserve">, </w:t>
      </w:r>
      <w:r>
        <w:rPr>
          <w:rFonts w:ascii="Arial" w:hAnsi="Arial" w:cs="Arial"/>
          <w:color w:val="000000" w:themeColor="text1"/>
          <w:szCs w:val="24"/>
        </w:rPr>
        <w:t xml:space="preserve">и наоборот, запрещено. При переносе в транзакции </w:t>
      </w:r>
      <w:r>
        <w:rPr>
          <w:rFonts w:ascii="Arial" w:hAnsi="Arial" w:cs="Arial"/>
          <w:color w:val="000000" w:themeColor="text1"/>
          <w:szCs w:val="24"/>
          <w:lang w:val="en-US"/>
        </w:rPr>
        <w:t>ZPM</w:t>
      </w:r>
      <w:r w:rsidRPr="00494ECB">
        <w:rPr>
          <w:rFonts w:ascii="Arial" w:hAnsi="Arial" w:cs="Arial"/>
          <w:color w:val="000000" w:themeColor="text1"/>
          <w:szCs w:val="24"/>
        </w:rPr>
        <w:t>_</w:t>
      </w:r>
      <w:r>
        <w:rPr>
          <w:rFonts w:ascii="Arial" w:hAnsi="Arial" w:cs="Arial"/>
          <w:color w:val="000000" w:themeColor="text1"/>
          <w:szCs w:val="24"/>
          <w:lang w:val="en-US"/>
        </w:rPr>
        <w:t>REQ</w:t>
      </w:r>
      <w:r w:rsidRPr="00494ECB">
        <w:rPr>
          <w:rFonts w:ascii="Arial" w:hAnsi="Arial" w:cs="Arial"/>
          <w:color w:val="000000" w:themeColor="text1"/>
          <w:szCs w:val="24"/>
        </w:rPr>
        <w:t>_</w:t>
      </w:r>
      <w:r>
        <w:rPr>
          <w:rFonts w:ascii="Arial" w:hAnsi="Arial" w:cs="Arial"/>
          <w:color w:val="000000" w:themeColor="text1"/>
          <w:szCs w:val="24"/>
          <w:lang w:val="en-US"/>
        </w:rPr>
        <w:t>BUDGET</w:t>
      </w:r>
      <w:r w:rsidRPr="00494ECB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реализована соответствующая проверка.</w:t>
      </w:r>
    </w:p>
    <w:p w14:paraId="7825E925" w14:textId="77777777" w:rsidR="008E568C" w:rsidRDefault="008E568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FABAE3F" w14:textId="20A62EF0" w:rsidR="008E568C" w:rsidRPr="008E568C" w:rsidRDefault="008E568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8E568C">
        <w:rPr>
          <w:rFonts w:ascii="Arial" w:hAnsi="Arial" w:cs="Arial"/>
          <w:color w:val="000000" w:themeColor="text1"/>
          <w:szCs w:val="24"/>
        </w:rPr>
        <w:t>По ОВ 1093 «</w:t>
      </w:r>
      <w:r w:rsidRPr="00494ECB">
        <w:rPr>
          <w:rFonts w:ascii="Arial" w:hAnsi="Arial" w:cs="Arial"/>
          <w:szCs w:val="24"/>
        </w:rPr>
        <w:t xml:space="preserve">Владелец бюджета по проектам </w:t>
      </w:r>
      <w:proofErr w:type="spellStart"/>
      <w:r w:rsidRPr="00494ECB">
        <w:rPr>
          <w:rFonts w:ascii="Arial" w:hAnsi="Arial" w:cs="Arial"/>
          <w:szCs w:val="24"/>
        </w:rPr>
        <w:t>ТПиР</w:t>
      </w:r>
      <w:proofErr w:type="spellEnd"/>
      <w:r w:rsidRPr="008E568C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 принято</w:t>
      </w:r>
      <w:r w:rsidR="0039035C">
        <w:rPr>
          <w:rFonts w:ascii="Arial" w:hAnsi="Arial" w:cs="Arial"/>
          <w:color w:val="000000" w:themeColor="text1"/>
          <w:szCs w:val="24"/>
        </w:rPr>
        <w:t xml:space="preserve"> следующее</w:t>
      </w:r>
      <w:r>
        <w:rPr>
          <w:rFonts w:ascii="Arial" w:hAnsi="Arial" w:cs="Arial"/>
          <w:color w:val="000000" w:themeColor="text1"/>
          <w:szCs w:val="24"/>
        </w:rPr>
        <w:t xml:space="preserve"> решение:</w:t>
      </w:r>
    </w:p>
    <w:p w14:paraId="616E2BC6" w14:textId="2744E1BA" w:rsidR="008E568C" w:rsidRDefault="008E568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8E568C">
        <w:rPr>
          <w:rFonts w:ascii="Arial" w:hAnsi="Arial" w:cs="Arial"/>
          <w:szCs w:val="24"/>
        </w:rPr>
        <w:lastRenderedPageBreak/>
        <w:t xml:space="preserve">На встрече «Критерии отнесения к </w:t>
      </w:r>
      <w:proofErr w:type="spellStart"/>
      <w:r w:rsidRPr="008E568C">
        <w:rPr>
          <w:rFonts w:ascii="Arial" w:hAnsi="Arial" w:cs="Arial"/>
          <w:szCs w:val="24"/>
        </w:rPr>
        <w:t>ТПиР</w:t>
      </w:r>
      <w:proofErr w:type="spellEnd"/>
      <w:r w:rsidRPr="008E568C">
        <w:rPr>
          <w:rFonts w:ascii="Arial" w:hAnsi="Arial" w:cs="Arial"/>
          <w:szCs w:val="24"/>
        </w:rPr>
        <w:t xml:space="preserve"> и ОВП» от 27.05.2019 принято исключить ТПИР из процесса «Планирование и согласование ТПИР и ОВП в рамках программы воздействий на ПА и инвестиционной программы»</w:t>
      </w:r>
      <w:r w:rsidR="0039035C">
        <w:rPr>
          <w:rFonts w:ascii="Arial" w:hAnsi="Arial" w:cs="Arial"/>
          <w:szCs w:val="24"/>
        </w:rPr>
        <w:t>.</w:t>
      </w:r>
    </w:p>
    <w:p w14:paraId="2E5C5565" w14:textId="77777777" w:rsidR="0039035C" w:rsidRDefault="0039035C">
      <w:pPr>
        <w:spacing w:after="240" w:line="276" w:lineRule="auto"/>
        <w:ind w:firstLine="567"/>
        <w:rPr>
          <w:rFonts w:ascii="Arial" w:hAnsi="Arial" w:cs="Arial"/>
          <w:szCs w:val="24"/>
        </w:rPr>
      </w:pPr>
    </w:p>
    <w:p w14:paraId="189474D7" w14:textId="461EC814" w:rsidR="0039035C" w:rsidRDefault="003903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494ECB">
        <w:rPr>
          <w:rFonts w:ascii="Arial" w:hAnsi="Arial" w:cs="Arial"/>
          <w:szCs w:val="24"/>
        </w:rPr>
        <w:t>По ОВ 1097 «Участие Инвестиционного комитета УК и Инвестиционной комиссии БЕ в согласовании бюджета ТОРО. Источник утверждённого лимита по проектам CAPEX для бюджета ТОРО» при</w:t>
      </w:r>
      <w:r>
        <w:rPr>
          <w:rFonts w:ascii="Arial" w:hAnsi="Arial" w:cs="Arial"/>
          <w:szCs w:val="24"/>
        </w:rPr>
        <w:t>нято следующее решение:</w:t>
      </w:r>
    </w:p>
    <w:p w14:paraId="5BFE4EB8" w14:textId="5CD5C076" w:rsidR="0039035C" w:rsidRDefault="0039035C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Инвестиционные комитеты УК и БЕ в согласовании </w:t>
      </w:r>
      <w:r w:rsidR="003A68A0">
        <w:rPr>
          <w:rFonts w:ascii="Arial" w:hAnsi="Arial" w:cs="Arial"/>
          <w:szCs w:val="24"/>
        </w:rPr>
        <w:t>бюджета ТОРО в разрезе СПП-элементов не участвуют. Источником утверждения лимита как по проектах</w:t>
      </w:r>
      <w:r w:rsidR="003A68A0" w:rsidRPr="00494ECB">
        <w:rPr>
          <w:rFonts w:ascii="Arial" w:hAnsi="Arial" w:cs="Arial"/>
          <w:szCs w:val="24"/>
        </w:rPr>
        <w:t xml:space="preserve"> </w:t>
      </w:r>
      <w:r w:rsidR="003A68A0">
        <w:rPr>
          <w:rFonts w:ascii="Arial" w:hAnsi="Arial" w:cs="Arial"/>
          <w:szCs w:val="24"/>
          <w:lang w:val="en-US"/>
        </w:rPr>
        <w:t>CAPEX</w:t>
      </w:r>
      <w:r w:rsidR="003A68A0" w:rsidRPr="00494ECB">
        <w:rPr>
          <w:rFonts w:ascii="Arial" w:hAnsi="Arial" w:cs="Arial"/>
          <w:szCs w:val="24"/>
        </w:rPr>
        <w:t xml:space="preserve">, </w:t>
      </w:r>
      <w:r w:rsidR="003A68A0">
        <w:rPr>
          <w:rFonts w:ascii="Arial" w:hAnsi="Arial" w:cs="Arial"/>
          <w:szCs w:val="24"/>
        </w:rPr>
        <w:t xml:space="preserve">так и по проектам </w:t>
      </w:r>
      <w:r w:rsidR="003A68A0">
        <w:rPr>
          <w:rFonts w:ascii="Arial" w:hAnsi="Arial" w:cs="Arial"/>
          <w:szCs w:val="24"/>
          <w:lang w:val="en-US"/>
        </w:rPr>
        <w:t>OPEX</w:t>
      </w:r>
      <w:r w:rsidR="003A68A0" w:rsidRPr="00494ECB">
        <w:rPr>
          <w:rFonts w:ascii="Arial" w:hAnsi="Arial" w:cs="Arial"/>
          <w:szCs w:val="24"/>
        </w:rPr>
        <w:t xml:space="preserve"> </w:t>
      </w:r>
      <w:r w:rsidR="003A68A0">
        <w:rPr>
          <w:rFonts w:ascii="Arial" w:hAnsi="Arial" w:cs="Arial"/>
          <w:szCs w:val="24"/>
        </w:rPr>
        <w:t>является согласование в АСКБ.</w:t>
      </w:r>
    </w:p>
    <w:p w14:paraId="30EF0669" w14:textId="77777777" w:rsidR="003A68A0" w:rsidRDefault="003A68A0">
      <w:pPr>
        <w:spacing w:after="240" w:line="276" w:lineRule="auto"/>
        <w:ind w:firstLine="567"/>
        <w:rPr>
          <w:rFonts w:ascii="Arial" w:hAnsi="Arial" w:cs="Arial"/>
          <w:szCs w:val="24"/>
        </w:rPr>
      </w:pPr>
    </w:p>
    <w:p w14:paraId="0F45524D" w14:textId="0B2E7693" w:rsidR="003A68A0" w:rsidRDefault="003A68A0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494ECB">
        <w:rPr>
          <w:rFonts w:ascii="Arial" w:hAnsi="Arial" w:cs="Arial"/>
          <w:szCs w:val="24"/>
        </w:rPr>
        <w:t xml:space="preserve">По ОВ 1098 «Предлагается формировать прогноз бюджета воздействий на интервалах 3+9, 6+6, 9+3 месяцев в рамках системы SAP с последующей передачей в АСКИ, либо сразу в АСКБ» </w:t>
      </w:r>
      <w:r>
        <w:rPr>
          <w:rFonts w:ascii="Arial" w:hAnsi="Arial" w:cs="Arial"/>
          <w:szCs w:val="24"/>
        </w:rPr>
        <w:t>принято следующее решение:</w:t>
      </w:r>
    </w:p>
    <w:p w14:paraId="1087A34C" w14:textId="6B7F95AD" w:rsidR="003A68A0" w:rsidRPr="00494ECB" w:rsidRDefault="003A68A0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На основании заказов ТОРО формируется прогноз освоения и финансирования для передачи в АСКИ согласно выбранному сценарию (3+9, 6+6, 8+4, 9+3).</w:t>
      </w:r>
    </w:p>
    <w:p w14:paraId="05883A36" w14:textId="77777777" w:rsidR="0014178E" w:rsidRPr="00494ECB" w:rsidRDefault="0014178E" w:rsidP="00CB2443">
      <w:pPr>
        <w:spacing w:after="240" w:line="276" w:lineRule="auto"/>
        <w:ind w:firstLine="567"/>
        <w:rPr>
          <w:rFonts w:ascii="Arial" w:hAnsi="Arial" w:cs="Arial"/>
          <w:szCs w:val="24"/>
        </w:rPr>
      </w:pPr>
    </w:p>
    <w:p w14:paraId="75A4C3E8" w14:textId="40340251" w:rsidR="00FB3F4C" w:rsidRPr="00F94454" w:rsidRDefault="00FB3F4C" w:rsidP="004E1119">
      <w:pPr>
        <w:pStyle w:val="1"/>
        <w:rPr>
          <w:rFonts w:eastAsia="Calibri"/>
        </w:rPr>
      </w:pPr>
      <w:bookmarkStart w:id="5038" w:name="_Toc68528556"/>
      <w:bookmarkEnd w:id="0"/>
      <w:bookmarkEnd w:id="1"/>
      <w:bookmarkEnd w:id="2"/>
      <w:bookmarkEnd w:id="3"/>
      <w:bookmarkEnd w:id="847"/>
      <w:bookmarkEnd w:id="858"/>
      <w:r w:rsidRPr="00F94454">
        <w:rPr>
          <w:rFonts w:eastAsia="Calibri"/>
        </w:rPr>
        <w:t>Приложения</w:t>
      </w:r>
      <w:bookmarkEnd w:id="5038"/>
    </w:p>
    <w:p w14:paraId="4CFC9EA1" w14:textId="7C772D8A" w:rsidR="00FB3F4C" w:rsidRDefault="00386C3A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39" w:name="_Toc68528557"/>
      <w:r w:rsidRPr="003F72AF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3F72AF">
        <w:rPr>
          <w:rFonts w:eastAsiaTheme="majorEastAsia" w:cstheme="majorBidi"/>
          <w:bCs w:val="0"/>
          <w:iCs w:val="0"/>
          <w:szCs w:val="26"/>
        </w:rPr>
        <w:t xml:space="preserve">№ </w:t>
      </w:r>
      <w:r w:rsidR="00C358D0">
        <w:rPr>
          <w:rFonts w:eastAsiaTheme="majorEastAsia" w:cstheme="majorBidi"/>
          <w:bCs w:val="0"/>
          <w:iCs w:val="0"/>
          <w:szCs w:val="26"/>
        </w:rPr>
        <w:t xml:space="preserve">1. </w:t>
      </w:r>
      <w:r w:rsidR="00952581">
        <w:rPr>
          <w:rFonts w:eastAsiaTheme="majorEastAsia" w:cstheme="majorBidi"/>
          <w:bCs w:val="0"/>
          <w:iCs w:val="0"/>
          <w:szCs w:val="26"/>
        </w:rPr>
        <w:t>Модели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 бизнес-процесс</w:t>
      </w:r>
      <w:r w:rsidR="00952581">
        <w:rPr>
          <w:rFonts w:eastAsiaTheme="majorEastAsia" w:cstheme="majorBidi"/>
          <w:bCs w:val="0"/>
          <w:iCs w:val="0"/>
          <w:szCs w:val="26"/>
        </w:rPr>
        <w:t>ов</w:t>
      </w:r>
      <w:bookmarkEnd w:id="5039"/>
    </w:p>
    <w:bookmarkStart w:id="5040" w:name="_1596439967"/>
    <w:bookmarkEnd w:id="5040"/>
    <w:bookmarkStart w:id="5041" w:name="_MON_1602318876"/>
    <w:bookmarkEnd w:id="5041"/>
    <w:p w14:paraId="4D1B54DC" w14:textId="46CF25E5" w:rsidR="002F19A1" w:rsidRDefault="00014476" w:rsidP="003B5E9D">
      <w:pPr>
        <w:rPr>
          <w:rFonts w:eastAsiaTheme="majorEastAsia"/>
        </w:rPr>
      </w:pPr>
      <w:r>
        <w:rPr>
          <w:rFonts w:eastAsiaTheme="majorEastAsia"/>
        </w:rPr>
        <w:object w:dxaOrig="1041" w:dyaOrig="670" w14:anchorId="42A795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33.75pt" o:ole="">
            <v:imagedata r:id="rId46" o:title=""/>
          </v:shape>
          <o:OLEObject Type="Embed" ProgID="Word.Document.8" ShapeID="_x0000_i1025" DrawAspect="Icon" ObjectID="_1679312614" r:id="rId47">
            <o:FieldCodes>\s</o:FieldCodes>
          </o:OLEObject>
        </w:object>
      </w:r>
      <w:r w:rsidR="00446FF4">
        <w:rPr>
          <w:rFonts w:eastAsiaTheme="majorEastAsia"/>
        </w:rPr>
        <w:tab/>
      </w:r>
      <w:bookmarkStart w:id="5042" w:name="_MON_1602318891"/>
      <w:bookmarkEnd w:id="5042"/>
      <w:del w:id="5043" w:author="Попова Дарья" w:date="2021-03-18T20:29:00Z">
        <w:r w:rsidR="002C6DF5" w:rsidDel="00F0426C">
          <w:rPr>
            <w:rFonts w:eastAsiaTheme="majorEastAsia"/>
          </w:rPr>
          <w:object w:dxaOrig="1041" w:dyaOrig="670" w14:anchorId="68CF0ABE">
            <v:shape id="_x0000_i1026" type="#_x0000_t75" style="width:52.5pt;height:33pt" o:ole="">
              <v:imagedata r:id="rId48" o:title=""/>
            </v:shape>
            <o:OLEObject Type="Embed" ProgID="Word.Document.8" ShapeID="_x0000_i1026" DrawAspect="Icon" ObjectID="_1679312615" r:id="rId49">
              <o:FieldCodes>\s</o:FieldCodes>
            </o:OLEObject>
          </w:object>
        </w:r>
      </w:del>
      <w:bookmarkStart w:id="5044" w:name="_MON_1677605573"/>
      <w:bookmarkEnd w:id="5044"/>
      <w:ins w:id="5045" w:author="Попова Дарья" w:date="2021-03-18T20:42:00Z">
        <w:r w:rsidR="00C50FC3">
          <w:rPr>
            <w:rFonts w:eastAsiaTheme="majorEastAsia"/>
          </w:rPr>
          <w:object w:dxaOrig="1551" w:dyaOrig="1004" w14:anchorId="7531C03B">
            <v:shape id="_x0000_i1027" type="#_x0000_t75" style="width:77.25pt;height:50.25pt" o:ole="">
              <v:imagedata r:id="rId50" o:title=""/>
            </v:shape>
            <o:OLEObject Type="Embed" ProgID="Word.Document.8" ShapeID="_x0000_i1027" DrawAspect="Icon" ObjectID="_1679312616" r:id="rId51">
              <o:FieldCodes>\s</o:FieldCodes>
            </o:OLEObject>
          </w:object>
        </w:r>
      </w:ins>
      <w:r w:rsidR="00446FF4">
        <w:rPr>
          <w:rFonts w:eastAsiaTheme="majorEastAsia"/>
        </w:rPr>
        <w:tab/>
      </w:r>
      <w:bookmarkStart w:id="5046" w:name="_MON_1679312195"/>
      <w:bookmarkEnd w:id="5046"/>
      <w:ins w:id="5047" w:author="Попова Дарья Николаевна (Подрядчик. ООО БерингПойнт)" w:date="2021-04-07T14:49:00Z">
        <w:r w:rsidR="00986084">
          <w:rPr>
            <w:rFonts w:eastAsiaTheme="majorEastAsia"/>
          </w:rPr>
          <w:object w:dxaOrig="1535" w:dyaOrig="993" w14:anchorId="13ED99A3">
            <v:shape id="_x0000_i1073" type="#_x0000_t75" style="width:76.5pt;height:49.5pt" o:ole="">
              <v:imagedata r:id="rId52" o:title=""/>
            </v:shape>
            <o:OLEObject Type="Embed" ProgID="Word.Document.8" ShapeID="_x0000_i1073" DrawAspect="Icon" ObjectID="_1679312617" r:id="rId53">
              <o:FieldCodes>\s</o:FieldCodes>
            </o:OLEObject>
          </w:object>
        </w:r>
      </w:ins>
      <w:bookmarkStart w:id="5048" w:name="_MON_1677605856"/>
      <w:bookmarkEnd w:id="5048"/>
      <w:ins w:id="5049" w:author="Попова Дарья" w:date="2021-03-18T20:47:00Z">
        <w:del w:id="5050" w:author="Попова Дарья Николаевна (Подрядчик. ООО БерингПойнт)" w:date="2021-04-07T14:48:00Z">
          <w:r w:rsidR="00D50A4A" w:rsidDel="00986084">
            <w:rPr>
              <w:rFonts w:eastAsiaTheme="majorEastAsia"/>
            </w:rPr>
            <w:object w:dxaOrig="1551" w:dyaOrig="1004" w14:anchorId="718F8168">
              <v:shape id="_x0000_i1028" type="#_x0000_t75" style="width:77.25pt;height:50.25pt" o:ole="">
                <v:imagedata r:id="rId54" o:title=""/>
              </v:shape>
              <o:OLEObject Type="Embed" ProgID="Word.Document.8" ShapeID="_x0000_i1028" DrawAspect="Icon" ObjectID="_1679312618" r:id="rId55">
                <o:FieldCodes>\s</o:FieldCodes>
              </o:OLEObject>
            </w:object>
          </w:r>
        </w:del>
      </w:ins>
      <w:bookmarkStart w:id="5051" w:name="_MON_1602318905"/>
      <w:bookmarkEnd w:id="5051"/>
      <w:del w:id="5052" w:author="Попова Дарья" w:date="2021-03-18T20:44:00Z">
        <w:r w:rsidR="008368E9" w:rsidDel="00D50A4A">
          <w:rPr>
            <w:rFonts w:eastAsiaTheme="majorEastAsia"/>
          </w:rPr>
          <w:object w:dxaOrig="1041" w:dyaOrig="670" w14:anchorId="597A3418">
            <v:shape id="_x0000_i1029" type="#_x0000_t75" style="width:51.75pt;height:33.75pt" o:ole="">
              <v:imagedata r:id="rId56" o:title=""/>
            </v:shape>
            <o:OLEObject Type="Embed" ProgID="Word.Document.8" ShapeID="_x0000_i1029" DrawAspect="Icon" ObjectID="_1679312619" r:id="rId57">
              <o:FieldCodes>\s</o:FieldCodes>
            </o:OLEObject>
          </w:object>
        </w:r>
      </w:del>
      <w:r w:rsidR="00446FF4">
        <w:rPr>
          <w:rFonts w:eastAsiaTheme="majorEastAsia"/>
        </w:rPr>
        <w:tab/>
      </w:r>
      <w:bookmarkStart w:id="5053" w:name="_MON_1602318920"/>
      <w:bookmarkEnd w:id="5053"/>
      <w:del w:id="5054" w:author="Попова Дарья" w:date="2021-03-23T15:00:00Z">
        <w:r w:rsidR="00EC4911" w:rsidDel="00822C52">
          <w:rPr>
            <w:rFonts w:eastAsiaTheme="majorEastAsia"/>
          </w:rPr>
          <w:object w:dxaOrig="1041" w:dyaOrig="670" w14:anchorId="453DF69C">
            <v:shape id="_x0000_i1030" type="#_x0000_t75" style="width:51.75pt;height:33.75pt" o:ole="">
              <v:imagedata r:id="rId58" o:title=""/>
            </v:shape>
            <o:OLEObject Type="Embed" ProgID="Word.Document.8" ShapeID="_x0000_i1030" DrawAspect="Icon" ObjectID="_1679312620" r:id="rId59">
              <o:FieldCodes>\s</o:FieldCodes>
            </o:OLEObject>
          </w:object>
        </w:r>
      </w:del>
      <w:bookmarkStart w:id="5055" w:name="_MON_1679311379"/>
      <w:bookmarkEnd w:id="5055"/>
      <w:ins w:id="5056" w:author="Попова Дарья Николаевна (Подрядчик. ООО БерингПойнт)" w:date="2021-04-07T14:36:00Z">
        <w:r w:rsidR="004434CA">
          <w:rPr>
            <w:rFonts w:eastAsiaTheme="majorEastAsia"/>
          </w:rPr>
          <w:object w:dxaOrig="1535" w:dyaOrig="993" w14:anchorId="69E63044">
            <v:shape id="_x0000_i1055" type="#_x0000_t75" style="width:76.5pt;height:49.5pt" o:ole="">
              <v:imagedata r:id="rId60" o:title=""/>
            </v:shape>
            <o:OLEObject Type="Embed" ProgID="Word.Document.8" ShapeID="_x0000_i1055" DrawAspect="Icon" ObjectID="_1679312621" r:id="rId61">
              <o:FieldCodes>\s</o:FieldCodes>
            </o:OLEObject>
          </w:object>
        </w:r>
      </w:ins>
      <w:bookmarkStart w:id="5057" w:name="_MON_1678016833"/>
      <w:bookmarkEnd w:id="5057"/>
      <w:ins w:id="5058" w:author="Попова Дарья" w:date="2021-03-23T15:00:00Z">
        <w:del w:id="5059" w:author="Попова Дарья Николаевна (Подрядчик. ООО БерингПойнт)" w:date="2021-04-07T14:34:00Z">
          <w:r w:rsidR="005A01E4" w:rsidDel="004434CA">
            <w:rPr>
              <w:rFonts w:eastAsiaTheme="majorEastAsia"/>
            </w:rPr>
            <w:object w:dxaOrig="2069" w:dyaOrig="1339" w14:anchorId="0A806534">
              <v:shape id="_x0000_i1043" type="#_x0000_t75" style="width:103.5pt;height:66.75pt" o:ole="">
                <v:imagedata r:id="rId62" o:title=""/>
              </v:shape>
              <o:OLEObject Type="Embed" ProgID="Word.Document.8" ShapeID="_x0000_i1043" DrawAspect="Icon" ObjectID="_1679312622" r:id="rId63">
                <o:FieldCodes>\s</o:FieldCodes>
              </o:OLEObject>
            </w:object>
          </w:r>
        </w:del>
      </w:ins>
    </w:p>
    <w:p w14:paraId="125E705D" w14:textId="5923ED07" w:rsidR="003B5E9D" w:rsidRPr="003B5E9D" w:rsidRDefault="003B5E9D" w:rsidP="003B5E9D">
      <w:pPr>
        <w:rPr>
          <w:rFonts w:eastAsiaTheme="majorEastAsia"/>
        </w:rPr>
      </w:pPr>
      <w:bookmarkStart w:id="5060" w:name="_1596441519"/>
      <w:bookmarkStart w:id="5061" w:name="_1596440045"/>
      <w:bookmarkStart w:id="5062" w:name="_1596440028"/>
      <w:bookmarkEnd w:id="5060"/>
      <w:bookmarkEnd w:id="5061"/>
      <w:bookmarkEnd w:id="5062"/>
    </w:p>
    <w:p w14:paraId="4C096C83" w14:textId="4EF5123A" w:rsidR="00386C3A" w:rsidRDefault="00386C3A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63" w:name="_Toc68528558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2. </w:t>
      </w:r>
      <w:r w:rsidR="00D45D95">
        <w:rPr>
          <w:rFonts w:eastAsiaTheme="majorEastAsia" w:cstheme="majorBidi"/>
          <w:bCs w:val="0"/>
          <w:iCs w:val="0"/>
          <w:szCs w:val="26"/>
        </w:rPr>
        <w:t>Р</w:t>
      </w:r>
      <w:r w:rsidR="00363CBE">
        <w:rPr>
          <w:rFonts w:eastAsiaTheme="majorEastAsia" w:cstheme="majorBidi"/>
          <w:bCs w:val="0"/>
          <w:iCs w:val="0"/>
          <w:szCs w:val="26"/>
        </w:rPr>
        <w:t>еестр бизнес-требований</w:t>
      </w:r>
      <w:bookmarkEnd w:id="5063"/>
    </w:p>
    <w:p w14:paraId="2094B76E" w14:textId="38EA7BA9" w:rsidR="003B5E9D" w:rsidRDefault="00E720BF" w:rsidP="003B5E9D">
      <w:pPr>
        <w:rPr>
          <w:rFonts w:eastAsiaTheme="majorEastAsia"/>
        </w:rPr>
      </w:pPr>
      <w:del w:id="5064" w:author="Попова Дарья Николаевна (Подрядчик. ООО БерингПойнт)" w:date="2021-03-26T13:16:00Z">
        <w:r w:rsidDel="00B36EFF">
          <w:rPr>
            <w:rFonts w:eastAsiaTheme="majorEastAsia"/>
          </w:rPr>
          <w:object w:dxaOrig="1538" w:dyaOrig="991" w14:anchorId="7206751E">
            <v:shape id="_x0000_i1032" type="#_x0000_t75" style="width:79.5pt;height:50.25pt" o:ole="">
              <v:imagedata r:id="rId64" o:title=""/>
            </v:shape>
            <o:OLEObject Type="Embed" ProgID="Excel.Sheet.12" ShapeID="_x0000_i1032" DrawAspect="Icon" ObjectID="_1679312623" r:id="rId65"/>
          </w:object>
        </w:r>
      </w:del>
      <w:ins w:id="5065" w:author="Попова Дарья Николаевна (Подрядчик. ООО БерингПойнт)" w:date="2021-03-26T13:17:00Z">
        <w:r w:rsidR="00B36EFF">
          <w:rPr>
            <w:rFonts w:eastAsiaTheme="majorEastAsia"/>
          </w:rPr>
          <w:object w:dxaOrig="1535" w:dyaOrig="993" w14:anchorId="1696DA97">
            <v:shape id="_x0000_i1033" type="#_x0000_t75" style="width:76.5pt;height:49.5pt" o:ole="">
              <v:imagedata r:id="rId66" o:title=""/>
            </v:shape>
            <o:OLEObject Type="Embed" ProgID="Excel.Sheet.12" ShapeID="_x0000_i1033" DrawAspect="Icon" ObjectID="_1679312624" r:id="rId67"/>
          </w:object>
        </w:r>
      </w:ins>
    </w:p>
    <w:p w14:paraId="230AAF84" w14:textId="77777777" w:rsidR="001D68F8" w:rsidRDefault="001D68F8" w:rsidP="003B5E9D">
      <w:pPr>
        <w:rPr>
          <w:rFonts w:eastAsiaTheme="majorEastAsia"/>
        </w:rPr>
      </w:pPr>
    </w:p>
    <w:p w14:paraId="044DC8A3" w14:textId="1902C148" w:rsidR="00363CBE" w:rsidRDefault="00363CBE" w:rsidP="00363CB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66" w:name="_Toc68528559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3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Описание шагов бизнес-процессов</w:t>
      </w:r>
      <w:bookmarkEnd w:id="5066"/>
    </w:p>
    <w:bookmarkStart w:id="5067" w:name="_MON_1602319076"/>
    <w:bookmarkEnd w:id="5067"/>
    <w:p w14:paraId="3716C83E" w14:textId="45C1BD36" w:rsidR="00363CBE" w:rsidRPr="00B652CF" w:rsidRDefault="00D13105" w:rsidP="003B5E9D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object w:dxaOrig="1041" w:dyaOrig="670" w14:anchorId="08620AF1">
          <v:shape id="_x0000_i1085" type="#_x0000_t75" style="width:52.5pt;height:32.25pt" o:ole="">
            <v:imagedata r:id="rId68" o:title=""/>
          </v:shape>
          <o:OLEObject Type="Embed" ProgID="Excel.Sheet.12" ShapeID="_x0000_i1085" DrawAspect="Icon" ObjectID="_1679312625" r:id="rId69"/>
        </w:object>
      </w:r>
      <w:bookmarkStart w:id="5068" w:name="_GoBack"/>
      <w:bookmarkEnd w:id="5068"/>
    </w:p>
    <w:p w14:paraId="000CC0C1" w14:textId="77777777" w:rsidR="00D45D95" w:rsidRDefault="00D45D95" w:rsidP="003B5E9D">
      <w:pPr>
        <w:rPr>
          <w:rFonts w:eastAsiaTheme="majorEastAsia"/>
        </w:rPr>
      </w:pPr>
    </w:p>
    <w:p w14:paraId="044B5182" w14:textId="4CA8846B" w:rsidR="00363CBE" w:rsidRDefault="00363CBE" w:rsidP="00363CB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69" w:name="_Toc68528560"/>
      <w:r w:rsidRPr="00013D76">
        <w:rPr>
          <w:rFonts w:eastAsiaTheme="majorEastAsia" w:cstheme="majorBidi"/>
          <w:bCs w:val="0"/>
          <w:iCs w:val="0"/>
          <w:szCs w:val="26"/>
        </w:rPr>
        <w:lastRenderedPageBreak/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4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П</w:t>
      </w:r>
      <w:r>
        <w:rPr>
          <w:rFonts w:eastAsiaTheme="majorEastAsia" w:cstheme="majorBidi"/>
          <w:bCs w:val="0"/>
          <w:iCs w:val="0"/>
          <w:szCs w:val="26"/>
        </w:rPr>
        <w:t>рочее</w:t>
      </w:r>
      <w:bookmarkEnd w:id="5069"/>
    </w:p>
    <w:p w14:paraId="58828DD7" w14:textId="4265B15D" w:rsidR="00363CBE" w:rsidRDefault="00DF4E7C" w:rsidP="003B5E9D">
      <w:pPr>
        <w:rPr>
          <w:rFonts w:eastAsiaTheme="majorEastAsia"/>
        </w:rPr>
      </w:pPr>
      <w:bookmarkStart w:id="5070" w:name="_MON_1597760227"/>
      <w:bookmarkEnd w:id="5070"/>
      <w:r>
        <w:rPr>
          <w:rFonts w:eastAsiaTheme="majorEastAsia"/>
        </w:rPr>
        <w:pict w14:anchorId="52D22A5C">
          <v:shape id="_x0000_i1035" type="#_x0000_t75" style="width:52.5pt;height:34.5pt">
            <v:imagedata r:id="rId70" o:title=""/>
          </v:shape>
        </w:pict>
      </w:r>
    </w:p>
    <w:p w14:paraId="23885FA5" w14:textId="77777777" w:rsidR="00363CBE" w:rsidRPr="009936BB" w:rsidRDefault="00363CBE" w:rsidP="003B5E9D">
      <w:pPr>
        <w:rPr>
          <w:rFonts w:eastAsiaTheme="majorEastAsia"/>
          <w:lang w:val="en-US"/>
        </w:rPr>
      </w:pPr>
    </w:p>
    <w:p w14:paraId="41CA0BD7" w14:textId="35A7ACC6" w:rsidR="00F662E9" w:rsidRPr="00A856CD" w:rsidRDefault="00F662E9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71" w:name="_Toc68528561"/>
      <w:r w:rsidRPr="00A856CD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A856CD">
        <w:rPr>
          <w:rFonts w:eastAsiaTheme="majorEastAsia" w:cstheme="majorBidi"/>
          <w:bCs w:val="0"/>
          <w:iCs w:val="0"/>
          <w:szCs w:val="26"/>
        </w:rPr>
        <w:t xml:space="preserve">№ </w:t>
      </w:r>
      <w:r w:rsidR="00611D04" w:rsidRPr="00A856CD">
        <w:rPr>
          <w:rFonts w:eastAsiaTheme="majorEastAsia" w:cstheme="majorBidi"/>
          <w:bCs w:val="0"/>
          <w:iCs w:val="0"/>
          <w:szCs w:val="26"/>
        </w:rPr>
        <w:t>РП1-6</w:t>
      </w:r>
      <w:r w:rsidRPr="00A856CD">
        <w:rPr>
          <w:rFonts w:eastAsiaTheme="majorEastAsia" w:cstheme="majorBidi"/>
          <w:bCs w:val="0"/>
          <w:iCs w:val="0"/>
          <w:szCs w:val="26"/>
        </w:rPr>
        <w:t>: Роли и полномочия</w:t>
      </w:r>
      <w:bookmarkEnd w:id="5071"/>
    </w:p>
    <w:p w14:paraId="6B9EC220" w14:textId="6A65FD1C" w:rsidR="00EB272D" w:rsidRDefault="005170B8" w:rsidP="00F662E9">
      <w:pPr>
        <w:rPr>
          <w:rFonts w:ascii="Arial" w:eastAsia="Calibri" w:hAnsi="Arial" w:cs="Arial"/>
          <w:noProof/>
        </w:rPr>
      </w:pPr>
      <w:ins w:id="5072" w:author="Попова Дарья" w:date="2021-04-02T17:29:00Z">
        <w:r>
          <w:rPr>
            <w:rFonts w:ascii="Arial" w:eastAsia="Calibri" w:hAnsi="Arial" w:cs="Arial"/>
            <w:noProof/>
          </w:rPr>
          <w:object w:dxaOrig="1551" w:dyaOrig="1004" w14:anchorId="65AC17DA">
            <v:shape id="_x0000_i1036" type="#_x0000_t75" style="width:77.25pt;height:50.25pt" o:ole="">
              <v:imagedata r:id="rId71" o:title=""/>
            </v:shape>
            <o:OLEObject Type="Embed" ProgID="Excel.Sheet.12" ShapeID="_x0000_i1036" DrawAspect="Icon" ObjectID="_1679312626" r:id="rId72"/>
          </w:object>
        </w:r>
      </w:ins>
      <w:del w:id="5073" w:author="Попова Дарья" w:date="2021-04-02T17:28:00Z">
        <w:r w:rsidR="00822C52" w:rsidDel="005170B8">
          <w:rPr>
            <w:rFonts w:ascii="Arial" w:eastAsia="Calibri" w:hAnsi="Arial" w:cs="Arial"/>
            <w:noProof/>
          </w:rPr>
          <w:fldChar w:fldCharType="begin"/>
        </w:r>
        <w:r w:rsidR="00822C52" w:rsidDel="005170B8">
          <w:rPr>
            <w:rFonts w:ascii="Arial" w:eastAsia="Calibri" w:hAnsi="Arial" w:cs="Arial"/>
            <w:noProof/>
          </w:rPr>
          <w:fldChar w:fldCharType="end"/>
        </w:r>
      </w:del>
      <w:bookmarkStart w:id="5074" w:name="_MON_1678015850"/>
      <w:bookmarkEnd w:id="5074"/>
      <w:ins w:id="5075" w:author="Попова Дарья" w:date="2021-03-18T20:15:00Z">
        <w:del w:id="5076" w:author="Попова Дарья" w:date="2021-03-23T14:58:00Z">
          <w:r w:rsidR="00FD7E96" w:rsidDel="00822C52">
            <w:rPr>
              <w:rFonts w:ascii="Arial" w:eastAsia="Calibri" w:hAnsi="Arial" w:cs="Arial"/>
              <w:noProof/>
            </w:rPr>
            <w:object w:dxaOrig="1551" w:dyaOrig="1004" w14:anchorId="1F78D930">
              <v:shape id="_x0000_i1037" type="#_x0000_t75" style="width:77.25pt;height:50.25pt" o:ole="">
                <v:imagedata r:id="rId73" o:title=""/>
              </v:shape>
              <o:OLEObject Type="Embed" ProgID="Excel.Sheet.12" ShapeID="_x0000_i1037" DrawAspect="Icon" ObjectID="_1679312627" r:id="rId74"/>
            </w:object>
          </w:r>
        </w:del>
      </w:ins>
      <w:del w:id="5077" w:author="Попова Дарья" w:date="2021-03-18T20:14:00Z">
        <w:r w:rsidR="00FD7E96" w:rsidDel="00FD7E96">
          <w:rPr>
            <w:rFonts w:ascii="Arial" w:eastAsia="Calibri" w:hAnsi="Arial" w:cs="Arial"/>
            <w:noProof/>
          </w:rPr>
          <w:object w:dxaOrig="1551" w:dyaOrig="1004" w14:anchorId="04331BEF">
            <v:shape id="_x0000_i1038" type="#_x0000_t75" style="width:77.25pt;height:50.25pt" o:ole="">
              <v:imagedata r:id="rId75" o:title=""/>
            </v:shape>
            <o:OLEObject Type="Embed" ProgID="Excel.Sheet.12" ShapeID="_x0000_i1038" DrawAspect="Icon" ObjectID="_1679312628" r:id="rId76"/>
          </w:object>
        </w:r>
      </w:del>
    </w:p>
    <w:p w14:paraId="7F351B35" w14:textId="36442AE8" w:rsidR="00F662E9" w:rsidRPr="009936BB" w:rsidRDefault="00F662E9" w:rsidP="00F662E9">
      <w:pPr>
        <w:rPr>
          <w:rFonts w:eastAsiaTheme="majorEastAsia"/>
        </w:rPr>
      </w:pPr>
    </w:p>
    <w:p w14:paraId="3361B3DF" w14:textId="204F5CBD" w:rsidR="00E923F1" w:rsidRPr="00A856CD" w:rsidRDefault="00D51D39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78" w:name="_Toc68528562"/>
      <w:r w:rsidRPr="00A856CD">
        <w:rPr>
          <w:rFonts w:eastAsiaTheme="majorEastAsia" w:cstheme="majorBidi"/>
          <w:bCs w:val="0"/>
          <w:iCs w:val="0"/>
          <w:szCs w:val="26"/>
        </w:rPr>
        <w:t xml:space="preserve">Приложение № </w:t>
      </w:r>
      <w:r w:rsidR="00E923F1" w:rsidRPr="00A856CD">
        <w:rPr>
          <w:rFonts w:eastAsiaTheme="majorEastAsia" w:cstheme="majorBidi"/>
          <w:bCs w:val="0"/>
          <w:iCs w:val="0"/>
          <w:szCs w:val="26"/>
        </w:rPr>
        <w:t>РиК1. Матрица рисков и контрольных процедур</w:t>
      </w:r>
      <w:bookmarkEnd w:id="5078"/>
    </w:p>
    <w:p w14:paraId="4FF81D98" w14:textId="55809599" w:rsidR="001D68F8" w:rsidRPr="009936BB" w:rsidRDefault="00AB41CE" w:rsidP="00F02AB2">
      <w:pPr>
        <w:rPr>
          <w:rFonts w:eastAsiaTheme="majorEastAsia"/>
        </w:rPr>
      </w:pPr>
      <w:ins w:id="5079" w:author="NazarovaVA" w:date="2021-03-24T11:03:00Z">
        <w:r>
          <w:rPr>
            <w:rFonts w:ascii="Arial" w:eastAsia="Calibri" w:hAnsi="Arial" w:cs="Arial"/>
          </w:rPr>
          <w:object w:dxaOrig="1535" w:dyaOrig="993" w14:anchorId="40F7EC78">
            <v:shape id="_x0000_i1039" type="#_x0000_t75" style="width:76.5pt;height:49.5pt" o:ole="">
              <v:imagedata r:id="rId77" o:title=""/>
            </v:shape>
            <o:OLEObject Type="Embed" ProgID="Excel.Sheet.12" ShapeID="_x0000_i1039" DrawAspect="Icon" ObjectID="_1679312629" r:id="rId78"/>
          </w:object>
        </w:r>
      </w:ins>
      <w:bookmarkStart w:id="5080" w:name="_MON_1648407827"/>
      <w:bookmarkEnd w:id="5080"/>
      <w:del w:id="5081" w:author="NazarovaVA" w:date="2021-03-24T11:02:00Z">
        <w:r w:rsidR="00CD2673" w:rsidDel="00AB41CE">
          <w:rPr>
            <w:rFonts w:ascii="Arial" w:eastAsia="Calibri" w:hAnsi="Arial" w:cs="Arial"/>
          </w:rPr>
          <w:object w:dxaOrig="1311" w:dyaOrig="849" w14:anchorId="6091EBEA">
            <v:shape id="_x0000_i1040" type="#_x0000_t75" style="width:65.25pt;height:42pt" o:ole="">
              <v:imagedata r:id="rId79" o:title=""/>
            </v:shape>
            <o:OLEObject Type="Embed" ProgID="Excel.Sheet.12" ShapeID="_x0000_i1040" DrawAspect="Icon" ObjectID="_1679312630" r:id="rId80"/>
          </w:object>
        </w:r>
      </w:del>
    </w:p>
    <w:p w14:paraId="5AC36BFA" w14:textId="12F7D283" w:rsidR="00E923F1" w:rsidRPr="00013D76" w:rsidRDefault="00E923F1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5082" w:name="_Toc68528563"/>
      <w:r w:rsidRPr="00013D76">
        <w:rPr>
          <w:rFonts w:eastAsiaTheme="majorEastAsia" w:cstheme="majorBidi"/>
          <w:bCs w:val="0"/>
          <w:iCs w:val="0"/>
          <w:szCs w:val="26"/>
        </w:rPr>
        <w:t>Приложение №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 </w:t>
      </w:r>
      <w:r w:rsidRPr="00013D76">
        <w:rPr>
          <w:rFonts w:eastAsiaTheme="majorEastAsia" w:cstheme="majorBidi"/>
          <w:bCs w:val="0"/>
          <w:iCs w:val="0"/>
          <w:szCs w:val="26"/>
        </w:rPr>
        <w:t>КП1. Матрица конфликтов полномочий</w:t>
      </w:r>
      <w:bookmarkEnd w:id="5082"/>
    </w:p>
    <w:bookmarkStart w:id="5083" w:name="_MON_1678260927"/>
    <w:bookmarkEnd w:id="5083"/>
    <w:p w14:paraId="2BCB6845" w14:textId="69DEF5C7" w:rsidR="005C4B70" w:rsidRPr="009936BB" w:rsidRDefault="00BF7776" w:rsidP="00F662E9">
      <w:p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object w:dxaOrig="1534" w:dyaOrig="993" w14:anchorId="267F9EB3">
          <v:shape id="_x0000_i1041" type="#_x0000_t75" style="width:76.5pt;height:49.5pt" o:ole="">
            <v:imagedata r:id="rId81" o:title=""/>
          </v:shape>
          <o:OLEObject Type="Embed" ProgID="Excel.Sheet.12" ShapeID="_x0000_i1041" DrawAspect="Icon" ObjectID="_1679312631" r:id="rId82"/>
        </w:object>
      </w:r>
    </w:p>
    <w:p w14:paraId="16122DB7" w14:textId="4CA99360" w:rsidR="00E923F1" w:rsidRPr="009936BB" w:rsidRDefault="00E923F1" w:rsidP="00F662E9">
      <w:pPr>
        <w:rPr>
          <w:rFonts w:eastAsiaTheme="majorEastAsia"/>
        </w:rPr>
      </w:pPr>
    </w:p>
    <w:sectPr w:rsidR="00E923F1" w:rsidRPr="009936BB" w:rsidSect="000F4678">
      <w:headerReference w:type="default" r:id="rId83"/>
      <w:headerReference w:type="first" r:id="rId84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5B738" w14:textId="77777777" w:rsidR="00755D79" w:rsidRDefault="00755D79" w:rsidP="006C0925">
      <w:r>
        <w:separator/>
      </w:r>
    </w:p>
  </w:endnote>
  <w:endnote w:type="continuationSeparator" w:id="0">
    <w:p w14:paraId="4488045A" w14:textId="77777777" w:rsidR="00755D79" w:rsidRDefault="00755D79" w:rsidP="006C0925">
      <w:r>
        <w:continuationSeparator/>
      </w:r>
    </w:p>
  </w:endnote>
  <w:endnote w:type="continuationNotice" w:id="1">
    <w:p w14:paraId="13D688B1" w14:textId="77777777" w:rsidR="00755D79" w:rsidRDefault="00755D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692705"/>
      <w:docPartObj>
        <w:docPartGallery w:val="Page Numbers (Bottom of Page)"/>
        <w:docPartUnique/>
      </w:docPartObj>
    </w:sdtPr>
    <w:sdtContent>
      <w:p w14:paraId="2A19F16A" w14:textId="3AFCF878" w:rsidR="00755D79" w:rsidRDefault="00755D79" w:rsidP="007A0A95">
        <w:pPr>
          <w:pStyle w:val="a5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 w:rsidR="00D13105">
          <w:rPr>
            <w:rFonts w:ascii="Arial" w:hAnsi="Arial"/>
            <w:noProof/>
            <w:sz w:val="24"/>
            <w:szCs w:val="28"/>
          </w:rPr>
          <w:t>136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07FEDD" w14:textId="77777777" w:rsidR="00755D79" w:rsidRDefault="00755D79" w:rsidP="007A0A95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321167" w14:textId="77777777" w:rsidR="00755D79" w:rsidRDefault="00755D79" w:rsidP="006C0925">
      <w:r>
        <w:separator/>
      </w:r>
    </w:p>
  </w:footnote>
  <w:footnote w:type="continuationSeparator" w:id="0">
    <w:p w14:paraId="10A58F75" w14:textId="77777777" w:rsidR="00755D79" w:rsidRDefault="00755D79" w:rsidP="006C0925">
      <w:r>
        <w:continuationSeparator/>
      </w:r>
    </w:p>
  </w:footnote>
  <w:footnote w:type="continuationNotice" w:id="1">
    <w:p w14:paraId="6FFBBF4B" w14:textId="77777777" w:rsidR="00755D79" w:rsidRDefault="00755D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755D79" w14:paraId="749E106E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DC52EE6" w14:textId="77777777" w:rsidR="00755D79" w:rsidRDefault="00755D79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08A41970" wp14:editId="1A708135">
                <wp:extent cx="2240329" cy="50400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0A4FD81" w14:textId="62D16558" w:rsidR="00755D79" w:rsidRPr="00916FAB" w:rsidRDefault="00755D79" w:rsidP="00EC00D2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 w:rsidRPr="005C4B70">
            <w:t>ТОиР</w:t>
          </w:r>
          <w:proofErr w:type="spellEnd"/>
          <w:r>
            <w:br/>
          </w:r>
          <w:r w:rsidRPr="005C4B70">
            <w:t xml:space="preserve">Формирование и управление бюджетами </w:t>
          </w:r>
          <w:proofErr w:type="spellStart"/>
          <w:r w:rsidRPr="005C4B70">
            <w:t>ТОиР</w:t>
          </w:r>
          <w:proofErr w:type="spellEnd"/>
        </w:p>
      </w:tc>
    </w:tr>
    <w:tr w:rsidR="00755D79" w:rsidRPr="00DB4B2F" w14:paraId="593CCE64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EE9529B" w14:textId="77777777" w:rsidR="00755D79" w:rsidRDefault="00755D79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812EDE3" w14:textId="77777777" w:rsidR="00755D79" w:rsidRPr="000B5B67" w:rsidRDefault="00755D79" w:rsidP="00916FAB">
          <w:pPr>
            <w:jc w:val="center"/>
            <w:rPr>
              <w:b/>
              <w:bCs/>
            </w:rPr>
          </w:pPr>
        </w:p>
      </w:tc>
    </w:tr>
  </w:tbl>
  <w:p w14:paraId="0CC6C3A0" w14:textId="77777777" w:rsidR="00755D79" w:rsidRDefault="00755D7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537D4D" w14:textId="77777777" w:rsidR="00755D79" w:rsidRDefault="00755D79" w:rsidP="00916FAB">
    <w:pPr>
      <w:pStyle w:val="a3"/>
      <w:jc w:val="left"/>
    </w:pPr>
    <w:r>
      <w:rPr>
        <w:b/>
        <w:bCs/>
        <w:noProof/>
        <w:lang w:eastAsia="ru-RU"/>
      </w:rPr>
      <w:drawing>
        <wp:inline distT="0" distB="0" distL="0" distR="0" wp14:anchorId="69198579" wp14:editId="13226E24">
          <wp:extent cx="2240329" cy="504000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FABA88" w14:textId="77777777" w:rsidR="00755D79" w:rsidRDefault="00755D7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FEE79" w14:textId="77777777" w:rsidR="00755D79" w:rsidRDefault="00755D79" w:rsidP="009F5EA5">
    <w:pPr>
      <w:pStyle w:val="a3"/>
      <w:jc w:val="right"/>
    </w:pPr>
    <w:r>
      <w:rPr>
        <w:noProof/>
        <w:lang w:eastAsia="ru-RU"/>
      </w:rPr>
      <w:drawing>
        <wp:inline distT="0" distB="0" distL="0" distR="0" wp14:anchorId="2AE8263C" wp14:editId="270F8665">
          <wp:extent cx="2179955" cy="504825"/>
          <wp:effectExtent l="0" t="0" r="0" b="9525"/>
          <wp:docPr id="17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DC8C79" w14:textId="77777777" w:rsidR="00755D79" w:rsidRDefault="00755D79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755D79" w14:paraId="0041C99D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B0CC31F" w14:textId="77777777" w:rsidR="00755D79" w:rsidRDefault="00755D79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9A385D1" wp14:editId="31517473">
                <wp:extent cx="2240329" cy="50400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3A65CC4" w14:textId="72A54DE1" w:rsidR="00755D79" w:rsidRPr="00916FAB" w:rsidRDefault="00755D79" w:rsidP="00916FAB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</w:r>
          <w:r w:rsidRPr="005C4B70">
            <w:t xml:space="preserve">Формирование и управление бюджетами </w:t>
          </w:r>
          <w:proofErr w:type="spellStart"/>
          <w:r w:rsidRPr="005C4B70">
            <w:t>ТОиР</w:t>
          </w:r>
          <w:proofErr w:type="spellEnd"/>
        </w:p>
      </w:tc>
    </w:tr>
    <w:tr w:rsidR="00755D79" w:rsidRPr="00DB4B2F" w14:paraId="75EFFE39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6E0298E" w14:textId="77777777" w:rsidR="00755D79" w:rsidRDefault="00755D79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0A71C29" w14:textId="77777777" w:rsidR="00755D79" w:rsidRPr="000B5B67" w:rsidRDefault="00755D79" w:rsidP="00916FAB">
          <w:pPr>
            <w:jc w:val="center"/>
            <w:rPr>
              <w:b/>
              <w:bCs/>
            </w:rPr>
          </w:pPr>
        </w:p>
      </w:tc>
    </w:tr>
  </w:tbl>
  <w:p w14:paraId="12F8CCCB" w14:textId="77777777" w:rsidR="00755D79" w:rsidRDefault="00755D79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755D79" w14:paraId="369C165E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722D8D5" w14:textId="77777777" w:rsidR="00755D79" w:rsidRDefault="00755D79" w:rsidP="00A54CF5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CED2B3C" wp14:editId="51A04CE6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EE51D25" w14:textId="38CD9286" w:rsidR="00755D79" w:rsidRPr="00916FAB" w:rsidRDefault="00755D79" w:rsidP="00A54CF5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</w:r>
          <w:r w:rsidRPr="005C4B70">
            <w:t xml:space="preserve">Формирование и управление бюджетами </w:t>
          </w:r>
          <w:proofErr w:type="spellStart"/>
          <w:r w:rsidRPr="005C4B70">
            <w:t>ТОиР</w:t>
          </w:r>
          <w:proofErr w:type="spellEnd"/>
        </w:p>
      </w:tc>
    </w:tr>
    <w:tr w:rsidR="00755D79" w:rsidRPr="00DB4B2F" w14:paraId="3FC19345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D12ECCB" w14:textId="77777777" w:rsidR="00755D79" w:rsidRDefault="00755D79" w:rsidP="00A54CF5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A12D6A6" w14:textId="77777777" w:rsidR="00755D79" w:rsidRPr="000B5B67" w:rsidRDefault="00755D79" w:rsidP="00A54CF5">
          <w:pPr>
            <w:jc w:val="center"/>
            <w:rPr>
              <w:b/>
              <w:bCs/>
            </w:rPr>
          </w:pPr>
        </w:p>
      </w:tc>
    </w:tr>
  </w:tbl>
  <w:p w14:paraId="003B8660" w14:textId="77777777" w:rsidR="00755D79" w:rsidRDefault="00755D79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755D79" w14:paraId="6F3C2BF2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5804F9F" w14:textId="77777777" w:rsidR="00755D79" w:rsidRDefault="00755D79" w:rsidP="00B307BD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0DB304ED" wp14:editId="27D0A4C2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67B320E" w14:textId="43921740" w:rsidR="00755D79" w:rsidRPr="00916FAB" w:rsidRDefault="00755D79" w:rsidP="00B307BD">
          <w:pPr>
            <w:pStyle w:val="InR1"/>
          </w:pPr>
          <w:r>
            <w:t>Концептуальный дизайн</w:t>
          </w:r>
          <w:r>
            <w:br/>
          </w:r>
          <w:proofErr w:type="spellStart"/>
          <w:r>
            <w:t>ТОиР</w:t>
          </w:r>
          <w:proofErr w:type="spellEnd"/>
          <w:r>
            <w:br/>
          </w:r>
          <w:r w:rsidRPr="005C4B70">
            <w:t xml:space="preserve">Формирование и управление бюджетами </w:t>
          </w:r>
          <w:proofErr w:type="spellStart"/>
          <w:r w:rsidRPr="005C4B70">
            <w:t>ТОиР</w:t>
          </w:r>
          <w:proofErr w:type="spellEnd"/>
        </w:p>
      </w:tc>
    </w:tr>
    <w:tr w:rsidR="00755D79" w:rsidRPr="00DB4B2F" w14:paraId="78B4D9C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26ED7E0" w14:textId="77777777" w:rsidR="00755D79" w:rsidRDefault="00755D79" w:rsidP="00B307BD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215C9B0C" w14:textId="77777777" w:rsidR="00755D79" w:rsidRPr="000B5B67" w:rsidRDefault="00755D79" w:rsidP="00B307BD">
          <w:pPr>
            <w:jc w:val="center"/>
            <w:rPr>
              <w:b/>
              <w:bCs/>
            </w:rPr>
          </w:pPr>
        </w:p>
      </w:tc>
    </w:tr>
  </w:tbl>
  <w:p w14:paraId="4D136688" w14:textId="77777777" w:rsidR="00755D79" w:rsidRDefault="00755D79" w:rsidP="007200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F41A41F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8BA7BB1"/>
    <w:multiLevelType w:val="hybridMultilevel"/>
    <w:tmpl w:val="08F26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52535"/>
    <w:multiLevelType w:val="hybridMultilevel"/>
    <w:tmpl w:val="31888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276D"/>
    <w:multiLevelType w:val="hybridMultilevel"/>
    <w:tmpl w:val="70FCE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B4F64"/>
    <w:multiLevelType w:val="hybridMultilevel"/>
    <w:tmpl w:val="F976D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D10FC"/>
    <w:multiLevelType w:val="hybridMultilevel"/>
    <w:tmpl w:val="20CA32FC"/>
    <w:lvl w:ilvl="0" w:tplc="83061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3D63060"/>
    <w:multiLevelType w:val="hybridMultilevel"/>
    <w:tmpl w:val="016AB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55049"/>
    <w:multiLevelType w:val="hybridMultilevel"/>
    <w:tmpl w:val="48568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F1DE2"/>
    <w:multiLevelType w:val="hybridMultilevel"/>
    <w:tmpl w:val="3516E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45DE1"/>
    <w:multiLevelType w:val="hybridMultilevel"/>
    <w:tmpl w:val="87006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31921"/>
    <w:multiLevelType w:val="hybridMultilevel"/>
    <w:tmpl w:val="7E90F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17F9E"/>
    <w:multiLevelType w:val="hybridMultilevel"/>
    <w:tmpl w:val="5FF83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A4077"/>
    <w:multiLevelType w:val="hybridMultilevel"/>
    <w:tmpl w:val="A3A45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749C9"/>
    <w:multiLevelType w:val="hybridMultilevel"/>
    <w:tmpl w:val="BF7C98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1486FAB"/>
    <w:multiLevelType w:val="hybridMultilevel"/>
    <w:tmpl w:val="E5E422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19F118E"/>
    <w:multiLevelType w:val="hybridMultilevel"/>
    <w:tmpl w:val="690A2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9E7194"/>
    <w:multiLevelType w:val="hybridMultilevel"/>
    <w:tmpl w:val="3A427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B441112"/>
    <w:multiLevelType w:val="hybridMultilevel"/>
    <w:tmpl w:val="9FD09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A05728"/>
    <w:multiLevelType w:val="hybridMultilevel"/>
    <w:tmpl w:val="20CA32FC"/>
    <w:lvl w:ilvl="0" w:tplc="83061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2EB80AEB"/>
    <w:multiLevelType w:val="hybridMultilevel"/>
    <w:tmpl w:val="2A708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DB1300"/>
    <w:multiLevelType w:val="hybridMultilevel"/>
    <w:tmpl w:val="284E9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62C3C"/>
    <w:multiLevelType w:val="hybridMultilevel"/>
    <w:tmpl w:val="764CB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14242CA"/>
    <w:multiLevelType w:val="hybridMultilevel"/>
    <w:tmpl w:val="E68AE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83E6D"/>
    <w:multiLevelType w:val="hybridMultilevel"/>
    <w:tmpl w:val="2ABA8A54"/>
    <w:lvl w:ilvl="0" w:tplc="81A62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45F86"/>
    <w:multiLevelType w:val="hybridMultilevel"/>
    <w:tmpl w:val="ABC4ED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12663D2"/>
    <w:multiLevelType w:val="hybridMultilevel"/>
    <w:tmpl w:val="20CA32FC"/>
    <w:lvl w:ilvl="0" w:tplc="83061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1F600ED"/>
    <w:multiLevelType w:val="hybridMultilevel"/>
    <w:tmpl w:val="47D6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5487C"/>
    <w:multiLevelType w:val="hybridMultilevel"/>
    <w:tmpl w:val="E3A83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107F32"/>
    <w:multiLevelType w:val="hybridMultilevel"/>
    <w:tmpl w:val="D2C2E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1252C"/>
    <w:multiLevelType w:val="hybridMultilevel"/>
    <w:tmpl w:val="68E8E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6" w15:restartNumberingAfterBreak="0">
    <w:nsid w:val="5A1E7946"/>
    <w:multiLevelType w:val="hybridMultilevel"/>
    <w:tmpl w:val="20CA32FC"/>
    <w:lvl w:ilvl="0" w:tplc="83061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5E664C01"/>
    <w:multiLevelType w:val="hybridMultilevel"/>
    <w:tmpl w:val="28D6F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DD5F2E"/>
    <w:multiLevelType w:val="multilevel"/>
    <w:tmpl w:val="7F0ED33A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638775D0"/>
    <w:multiLevelType w:val="hybridMultilevel"/>
    <w:tmpl w:val="C268CC40"/>
    <w:lvl w:ilvl="0" w:tplc="F95AB3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67D23C8"/>
    <w:multiLevelType w:val="hybridMultilevel"/>
    <w:tmpl w:val="DBE69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4216E8"/>
    <w:multiLevelType w:val="multilevel"/>
    <w:tmpl w:val="D14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E2E82"/>
    <w:multiLevelType w:val="hybridMultilevel"/>
    <w:tmpl w:val="D69A7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31327A"/>
    <w:multiLevelType w:val="hybridMultilevel"/>
    <w:tmpl w:val="3D3EE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EA6090"/>
    <w:multiLevelType w:val="hybridMultilevel"/>
    <w:tmpl w:val="69A8B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6531CE"/>
    <w:multiLevelType w:val="hybridMultilevel"/>
    <w:tmpl w:val="C6E83C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C7C232D"/>
    <w:multiLevelType w:val="hybridMultilevel"/>
    <w:tmpl w:val="B99E8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1622D6"/>
    <w:multiLevelType w:val="hybridMultilevel"/>
    <w:tmpl w:val="2D4079A6"/>
    <w:lvl w:ilvl="0" w:tplc="509E1AA6">
      <w:start w:val="1"/>
      <w:numFmt w:val="bullet"/>
      <w:pStyle w:val="20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290309"/>
    <w:multiLevelType w:val="hybridMultilevel"/>
    <w:tmpl w:val="39A4D322"/>
    <w:lvl w:ilvl="0" w:tplc="55A64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06176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D3CD2D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DCEE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885D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45E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D891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2CA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F60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C438D7"/>
    <w:multiLevelType w:val="hybridMultilevel"/>
    <w:tmpl w:val="A7167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51" w15:restartNumberingAfterBreak="0">
    <w:nsid w:val="7069294C"/>
    <w:multiLevelType w:val="hybridMultilevel"/>
    <w:tmpl w:val="EDB4A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F53B04"/>
    <w:multiLevelType w:val="hybridMultilevel"/>
    <w:tmpl w:val="B34CE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1E31D1"/>
    <w:multiLevelType w:val="multilevel"/>
    <w:tmpl w:val="DDB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67374F"/>
    <w:multiLevelType w:val="hybridMultilevel"/>
    <w:tmpl w:val="FC46D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683DBE"/>
    <w:multiLevelType w:val="hybridMultilevel"/>
    <w:tmpl w:val="B18CD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296A7B"/>
    <w:multiLevelType w:val="hybridMultilevel"/>
    <w:tmpl w:val="8A94D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B43740"/>
    <w:multiLevelType w:val="hybridMultilevel"/>
    <w:tmpl w:val="C1D6E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3D6D93"/>
    <w:multiLevelType w:val="hybridMultilevel"/>
    <w:tmpl w:val="0094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C15CEB"/>
    <w:multiLevelType w:val="hybridMultilevel"/>
    <w:tmpl w:val="20CA32FC"/>
    <w:lvl w:ilvl="0" w:tplc="83061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7C077285"/>
    <w:multiLevelType w:val="hybridMultilevel"/>
    <w:tmpl w:val="6620683E"/>
    <w:lvl w:ilvl="0" w:tplc="7E4826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C848C2"/>
    <w:multiLevelType w:val="hybridMultilevel"/>
    <w:tmpl w:val="244A7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D521C7"/>
    <w:multiLevelType w:val="hybridMultilevel"/>
    <w:tmpl w:val="07CA4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3E6229"/>
    <w:multiLevelType w:val="hybridMultilevel"/>
    <w:tmpl w:val="1C2AD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47"/>
  </w:num>
  <w:num w:numId="2">
    <w:abstractNumId w:val="64"/>
  </w:num>
  <w:num w:numId="3">
    <w:abstractNumId w:val="29"/>
  </w:num>
  <w:num w:numId="4">
    <w:abstractNumId w:val="35"/>
  </w:num>
  <w:num w:numId="5">
    <w:abstractNumId w:val="1"/>
  </w:num>
  <w:num w:numId="6">
    <w:abstractNumId w:val="18"/>
  </w:num>
  <w:num w:numId="7">
    <w:abstractNumId w:val="50"/>
  </w:num>
  <w:num w:numId="8">
    <w:abstractNumId w:val="0"/>
  </w:num>
  <w:num w:numId="9">
    <w:abstractNumId w:val="25"/>
  </w:num>
  <w:num w:numId="10">
    <w:abstractNumId w:val="24"/>
  </w:num>
  <w:num w:numId="11">
    <w:abstractNumId w:val="27"/>
  </w:num>
  <w:num w:numId="12">
    <w:abstractNumId w:val="38"/>
  </w:num>
  <w:num w:numId="13">
    <w:abstractNumId w:val="11"/>
  </w:num>
  <w:num w:numId="14">
    <w:abstractNumId w:val="22"/>
  </w:num>
  <w:num w:numId="15">
    <w:abstractNumId w:val="31"/>
  </w:num>
  <w:num w:numId="16">
    <w:abstractNumId w:val="26"/>
  </w:num>
  <w:num w:numId="17">
    <w:abstractNumId w:val="7"/>
  </w:num>
  <w:num w:numId="18">
    <w:abstractNumId w:val="44"/>
  </w:num>
  <w:num w:numId="19">
    <w:abstractNumId w:val="40"/>
  </w:num>
  <w:num w:numId="20">
    <w:abstractNumId w:val="45"/>
  </w:num>
  <w:num w:numId="21">
    <w:abstractNumId w:val="3"/>
  </w:num>
  <w:num w:numId="22">
    <w:abstractNumId w:val="32"/>
  </w:num>
  <w:num w:numId="23">
    <w:abstractNumId w:val="8"/>
  </w:num>
  <w:num w:numId="24">
    <w:abstractNumId w:val="42"/>
  </w:num>
  <w:num w:numId="25">
    <w:abstractNumId w:val="4"/>
  </w:num>
  <w:num w:numId="26">
    <w:abstractNumId w:val="33"/>
  </w:num>
  <w:num w:numId="27">
    <w:abstractNumId w:val="56"/>
  </w:num>
  <w:num w:numId="28">
    <w:abstractNumId w:val="30"/>
  </w:num>
  <w:num w:numId="29">
    <w:abstractNumId w:val="46"/>
  </w:num>
  <w:num w:numId="30">
    <w:abstractNumId w:val="6"/>
  </w:num>
  <w:num w:numId="31">
    <w:abstractNumId w:val="52"/>
  </w:num>
  <w:num w:numId="32">
    <w:abstractNumId w:val="59"/>
  </w:num>
  <w:num w:numId="33">
    <w:abstractNumId w:val="49"/>
  </w:num>
  <w:num w:numId="34">
    <w:abstractNumId w:val="55"/>
  </w:num>
  <w:num w:numId="35">
    <w:abstractNumId w:val="43"/>
  </w:num>
  <w:num w:numId="36">
    <w:abstractNumId w:val="13"/>
  </w:num>
  <w:num w:numId="37">
    <w:abstractNumId w:val="9"/>
  </w:num>
  <w:num w:numId="38">
    <w:abstractNumId w:val="12"/>
  </w:num>
  <w:num w:numId="39">
    <w:abstractNumId w:val="57"/>
  </w:num>
  <w:num w:numId="40">
    <w:abstractNumId w:val="14"/>
  </w:num>
  <w:num w:numId="41">
    <w:abstractNumId w:val="10"/>
  </w:num>
  <w:num w:numId="42">
    <w:abstractNumId w:val="54"/>
  </w:num>
  <w:num w:numId="43">
    <w:abstractNumId w:val="62"/>
  </w:num>
  <w:num w:numId="44">
    <w:abstractNumId w:val="51"/>
  </w:num>
  <w:num w:numId="45">
    <w:abstractNumId w:val="21"/>
  </w:num>
  <w:num w:numId="46">
    <w:abstractNumId w:val="2"/>
  </w:num>
  <w:num w:numId="47">
    <w:abstractNumId w:val="58"/>
  </w:num>
  <w:num w:numId="48">
    <w:abstractNumId w:val="0"/>
  </w:num>
  <w:num w:numId="49">
    <w:abstractNumId w:val="37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5"/>
  </w:num>
  <w:num w:numId="102">
    <w:abstractNumId w:val="17"/>
  </w:num>
  <w:num w:numId="1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34"/>
  </w:num>
  <w:num w:numId="105">
    <w:abstractNumId w:val="23"/>
  </w:num>
  <w:num w:numId="106">
    <w:abstractNumId w:val="60"/>
  </w:num>
  <w:num w:numId="107">
    <w:abstractNumId w:val="61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20"/>
  </w:num>
  <w:num w:numId="120">
    <w:abstractNumId w:val="16"/>
  </w:num>
  <w:num w:numId="121">
    <w:abstractNumId w:val="53"/>
  </w:num>
  <w:num w:numId="122">
    <w:abstractNumId w:val="41"/>
  </w:num>
  <w:num w:numId="123">
    <w:abstractNumId w:val="39"/>
  </w:num>
  <w:num w:numId="124">
    <w:abstractNumId w:val="36"/>
  </w:num>
  <w:num w:numId="12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5"/>
  </w:num>
  <w:num w:numId="127">
    <w:abstractNumId w:val="48"/>
  </w:num>
  <w:num w:numId="128">
    <w:abstractNumId w:val="19"/>
  </w:num>
  <w:num w:numId="129">
    <w:abstractNumId w:val="63"/>
  </w:num>
  <w:num w:numId="130">
    <w:abstractNumId w:val="28"/>
  </w:num>
  <w:numIdMacAtCleanup w:val="1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Попова Дарья">
    <w15:presenceInfo w15:providerId="AD" w15:userId="S-1-5-21-1546411519-1370040910-99485923-25977"/>
  </w15:person>
  <w15:person w15:author="Попова Дарья Николаевна (Подрядчик. ООО БерингПойнт)">
    <w15:presenceInfo w15:providerId="None" w15:userId="Попова Дарья Николаевна (Подрядчик. ООО БерингПойнт)"/>
  </w15:person>
  <w15:person w15:author="NazarovaVA">
    <w15:presenceInfo w15:providerId="None" w15:userId="NazarovaVA"/>
  </w15:person>
  <w15:person w15:author="Лазарев Артем Андреевич (Подрядчик. ООО БерингПойнт)">
    <w15:presenceInfo w15:providerId="None" w15:userId="Лазарев Артем Андреевич (Подрядчик. ООО БерингПойнт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/>
  <w:trackRevisions/>
  <w:defaultTabStop w:val="708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18F5"/>
    <w:rsid w:val="00002293"/>
    <w:rsid w:val="00002E6A"/>
    <w:rsid w:val="00003120"/>
    <w:rsid w:val="00003D3A"/>
    <w:rsid w:val="00005384"/>
    <w:rsid w:val="00005B8A"/>
    <w:rsid w:val="00006EC2"/>
    <w:rsid w:val="00007ACC"/>
    <w:rsid w:val="0001133C"/>
    <w:rsid w:val="00012649"/>
    <w:rsid w:val="00013D76"/>
    <w:rsid w:val="00013DFE"/>
    <w:rsid w:val="00014476"/>
    <w:rsid w:val="000148BC"/>
    <w:rsid w:val="00016279"/>
    <w:rsid w:val="00016742"/>
    <w:rsid w:val="000177D6"/>
    <w:rsid w:val="00017E9B"/>
    <w:rsid w:val="00020E0A"/>
    <w:rsid w:val="00020E98"/>
    <w:rsid w:val="00021019"/>
    <w:rsid w:val="00021196"/>
    <w:rsid w:val="00021B25"/>
    <w:rsid w:val="00022528"/>
    <w:rsid w:val="000226EC"/>
    <w:rsid w:val="000226FA"/>
    <w:rsid w:val="00022BD8"/>
    <w:rsid w:val="00022C2E"/>
    <w:rsid w:val="00022C33"/>
    <w:rsid w:val="0002340C"/>
    <w:rsid w:val="00023BCA"/>
    <w:rsid w:val="00023CE8"/>
    <w:rsid w:val="00023EE2"/>
    <w:rsid w:val="00024675"/>
    <w:rsid w:val="000257ED"/>
    <w:rsid w:val="000264DD"/>
    <w:rsid w:val="00030719"/>
    <w:rsid w:val="00031214"/>
    <w:rsid w:val="00031353"/>
    <w:rsid w:val="00031C62"/>
    <w:rsid w:val="00032743"/>
    <w:rsid w:val="00033290"/>
    <w:rsid w:val="000334EB"/>
    <w:rsid w:val="00034486"/>
    <w:rsid w:val="0003771C"/>
    <w:rsid w:val="000378F2"/>
    <w:rsid w:val="00040054"/>
    <w:rsid w:val="000409BC"/>
    <w:rsid w:val="00041BBD"/>
    <w:rsid w:val="00041E9C"/>
    <w:rsid w:val="0004276D"/>
    <w:rsid w:val="00042B24"/>
    <w:rsid w:val="00042D94"/>
    <w:rsid w:val="00043308"/>
    <w:rsid w:val="0004333D"/>
    <w:rsid w:val="000450BB"/>
    <w:rsid w:val="000450C2"/>
    <w:rsid w:val="00045E07"/>
    <w:rsid w:val="00046EAC"/>
    <w:rsid w:val="00046EE4"/>
    <w:rsid w:val="00051249"/>
    <w:rsid w:val="0005148A"/>
    <w:rsid w:val="00052F89"/>
    <w:rsid w:val="0005357E"/>
    <w:rsid w:val="00053EFA"/>
    <w:rsid w:val="00054B71"/>
    <w:rsid w:val="00055B25"/>
    <w:rsid w:val="00056222"/>
    <w:rsid w:val="0005696D"/>
    <w:rsid w:val="0005732F"/>
    <w:rsid w:val="00057B10"/>
    <w:rsid w:val="0006042B"/>
    <w:rsid w:val="00060BBA"/>
    <w:rsid w:val="00062398"/>
    <w:rsid w:val="000629A8"/>
    <w:rsid w:val="00063AF9"/>
    <w:rsid w:val="00063DA7"/>
    <w:rsid w:val="00064210"/>
    <w:rsid w:val="000647A1"/>
    <w:rsid w:val="0006603F"/>
    <w:rsid w:val="0006651F"/>
    <w:rsid w:val="000669BC"/>
    <w:rsid w:val="00066BCF"/>
    <w:rsid w:val="000702A3"/>
    <w:rsid w:val="00070870"/>
    <w:rsid w:val="000727DD"/>
    <w:rsid w:val="0007301A"/>
    <w:rsid w:val="00073300"/>
    <w:rsid w:val="00073766"/>
    <w:rsid w:val="000743CD"/>
    <w:rsid w:val="00074A3B"/>
    <w:rsid w:val="0007502B"/>
    <w:rsid w:val="00075451"/>
    <w:rsid w:val="00075CC7"/>
    <w:rsid w:val="0007637E"/>
    <w:rsid w:val="00076528"/>
    <w:rsid w:val="00076B6D"/>
    <w:rsid w:val="00076FC3"/>
    <w:rsid w:val="000773FE"/>
    <w:rsid w:val="0008038C"/>
    <w:rsid w:val="0008052B"/>
    <w:rsid w:val="0008085E"/>
    <w:rsid w:val="00081BA1"/>
    <w:rsid w:val="00082D42"/>
    <w:rsid w:val="000835FE"/>
    <w:rsid w:val="00084866"/>
    <w:rsid w:val="000877D7"/>
    <w:rsid w:val="000904D2"/>
    <w:rsid w:val="000908CE"/>
    <w:rsid w:val="00090E81"/>
    <w:rsid w:val="00090FD1"/>
    <w:rsid w:val="0009329E"/>
    <w:rsid w:val="000938D9"/>
    <w:rsid w:val="00093B4E"/>
    <w:rsid w:val="00093C1B"/>
    <w:rsid w:val="00094AEA"/>
    <w:rsid w:val="00094D71"/>
    <w:rsid w:val="000950B4"/>
    <w:rsid w:val="00095357"/>
    <w:rsid w:val="00095EE1"/>
    <w:rsid w:val="0009751C"/>
    <w:rsid w:val="0009765C"/>
    <w:rsid w:val="00097E3F"/>
    <w:rsid w:val="000A0D2C"/>
    <w:rsid w:val="000A1539"/>
    <w:rsid w:val="000A1C0B"/>
    <w:rsid w:val="000A1ED6"/>
    <w:rsid w:val="000A3339"/>
    <w:rsid w:val="000A538F"/>
    <w:rsid w:val="000A5FB5"/>
    <w:rsid w:val="000A7AB0"/>
    <w:rsid w:val="000A7B21"/>
    <w:rsid w:val="000B0FA4"/>
    <w:rsid w:val="000B16AA"/>
    <w:rsid w:val="000B2A20"/>
    <w:rsid w:val="000B2AEE"/>
    <w:rsid w:val="000B2D62"/>
    <w:rsid w:val="000B2F49"/>
    <w:rsid w:val="000B5207"/>
    <w:rsid w:val="000B52B4"/>
    <w:rsid w:val="000B5579"/>
    <w:rsid w:val="000B79BB"/>
    <w:rsid w:val="000C0115"/>
    <w:rsid w:val="000C05D9"/>
    <w:rsid w:val="000C1FC6"/>
    <w:rsid w:val="000C30EA"/>
    <w:rsid w:val="000C378B"/>
    <w:rsid w:val="000C532C"/>
    <w:rsid w:val="000C5F8F"/>
    <w:rsid w:val="000C6B7E"/>
    <w:rsid w:val="000C7176"/>
    <w:rsid w:val="000C73AD"/>
    <w:rsid w:val="000C73CB"/>
    <w:rsid w:val="000D01DD"/>
    <w:rsid w:val="000D01FE"/>
    <w:rsid w:val="000D0FC4"/>
    <w:rsid w:val="000D2089"/>
    <w:rsid w:val="000D228D"/>
    <w:rsid w:val="000D322B"/>
    <w:rsid w:val="000D4052"/>
    <w:rsid w:val="000D4F9E"/>
    <w:rsid w:val="000D62E7"/>
    <w:rsid w:val="000D6CD3"/>
    <w:rsid w:val="000D7259"/>
    <w:rsid w:val="000D77E7"/>
    <w:rsid w:val="000D7E61"/>
    <w:rsid w:val="000E0597"/>
    <w:rsid w:val="000E0E13"/>
    <w:rsid w:val="000E29B5"/>
    <w:rsid w:val="000E2AFD"/>
    <w:rsid w:val="000E40BD"/>
    <w:rsid w:val="000E490E"/>
    <w:rsid w:val="000E4F0E"/>
    <w:rsid w:val="000E62EF"/>
    <w:rsid w:val="000E6371"/>
    <w:rsid w:val="000E65A9"/>
    <w:rsid w:val="000F06F3"/>
    <w:rsid w:val="000F1119"/>
    <w:rsid w:val="000F15F5"/>
    <w:rsid w:val="000F174B"/>
    <w:rsid w:val="000F18F7"/>
    <w:rsid w:val="000F1C41"/>
    <w:rsid w:val="000F290B"/>
    <w:rsid w:val="000F32BF"/>
    <w:rsid w:val="000F3E52"/>
    <w:rsid w:val="000F3FB4"/>
    <w:rsid w:val="000F4678"/>
    <w:rsid w:val="000F4B8D"/>
    <w:rsid w:val="000F6264"/>
    <w:rsid w:val="000F6993"/>
    <w:rsid w:val="000F716D"/>
    <w:rsid w:val="000F72A0"/>
    <w:rsid w:val="000F7F5A"/>
    <w:rsid w:val="00100A29"/>
    <w:rsid w:val="001013DC"/>
    <w:rsid w:val="00101D2C"/>
    <w:rsid w:val="0010251A"/>
    <w:rsid w:val="00102654"/>
    <w:rsid w:val="0010395D"/>
    <w:rsid w:val="001046C8"/>
    <w:rsid w:val="0010506B"/>
    <w:rsid w:val="00105A92"/>
    <w:rsid w:val="0010632D"/>
    <w:rsid w:val="001069E9"/>
    <w:rsid w:val="00106AE3"/>
    <w:rsid w:val="0010734F"/>
    <w:rsid w:val="00111B9C"/>
    <w:rsid w:val="00111BFB"/>
    <w:rsid w:val="00112650"/>
    <w:rsid w:val="001135C1"/>
    <w:rsid w:val="001137EA"/>
    <w:rsid w:val="00113C57"/>
    <w:rsid w:val="001142F0"/>
    <w:rsid w:val="0012038A"/>
    <w:rsid w:val="001206E2"/>
    <w:rsid w:val="00120E34"/>
    <w:rsid w:val="00120EEF"/>
    <w:rsid w:val="0012135C"/>
    <w:rsid w:val="001221CB"/>
    <w:rsid w:val="001227F8"/>
    <w:rsid w:val="001228A7"/>
    <w:rsid w:val="00123600"/>
    <w:rsid w:val="00124851"/>
    <w:rsid w:val="00124B43"/>
    <w:rsid w:val="0012539D"/>
    <w:rsid w:val="0012614B"/>
    <w:rsid w:val="00127A36"/>
    <w:rsid w:val="00130971"/>
    <w:rsid w:val="00130F84"/>
    <w:rsid w:val="001312FA"/>
    <w:rsid w:val="00131A3D"/>
    <w:rsid w:val="001324BB"/>
    <w:rsid w:val="00133389"/>
    <w:rsid w:val="00133F21"/>
    <w:rsid w:val="001345F4"/>
    <w:rsid w:val="00135A0C"/>
    <w:rsid w:val="00136A70"/>
    <w:rsid w:val="0013701A"/>
    <w:rsid w:val="00137693"/>
    <w:rsid w:val="00140595"/>
    <w:rsid w:val="00140969"/>
    <w:rsid w:val="00140B41"/>
    <w:rsid w:val="00140B43"/>
    <w:rsid w:val="001410A5"/>
    <w:rsid w:val="0014134E"/>
    <w:rsid w:val="0014178E"/>
    <w:rsid w:val="00141CBA"/>
    <w:rsid w:val="00142B74"/>
    <w:rsid w:val="00142F79"/>
    <w:rsid w:val="0014330F"/>
    <w:rsid w:val="00143715"/>
    <w:rsid w:val="00143F41"/>
    <w:rsid w:val="001449FB"/>
    <w:rsid w:val="00144F3F"/>
    <w:rsid w:val="00145207"/>
    <w:rsid w:val="0014596D"/>
    <w:rsid w:val="00145B59"/>
    <w:rsid w:val="00145BDC"/>
    <w:rsid w:val="001465C1"/>
    <w:rsid w:val="00146FDE"/>
    <w:rsid w:val="00150D02"/>
    <w:rsid w:val="001519A9"/>
    <w:rsid w:val="00151AC3"/>
    <w:rsid w:val="00152A17"/>
    <w:rsid w:val="0015398F"/>
    <w:rsid w:val="00153A79"/>
    <w:rsid w:val="00154049"/>
    <w:rsid w:val="001546E3"/>
    <w:rsid w:val="00157D57"/>
    <w:rsid w:val="0016031E"/>
    <w:rsid w:val="00160E72"/>
    <w:rsid w:val="00161EAF"/>
    <w:rsid w:val="00162FF7"/>
    <w:rsid w:val="001631B0"/>
    <w:rsid w:val="001647CA"/>
    <w:rsid w:val="00165944"/>
    <w:rsid w:val="00165E23"/>
    <w:rsid w:val="00166879"/>
    <w:rsid w:val="001669F3"/>
    <w:rsid w:val="00166E81"/>
    <w:rsid w:val="00166EBC"/>
    <w:rsid w:val="001672D4"/>
    <w:rsid w:val="00170320"/>
    <w:rsid w:val="0017040D"/>
    <w:rsid w:val="001711D0"/>
    <w:rsid w:val="0017289E"/>
    <w:rsid w:val="00172C70"/>
    <w:rsid w:val="00172FBE"/>
    <w:rsid w:val="00174097"/>
    <w:rsid w:val="001741AB"/>
    <w:rsid w:val="00174630"/>
    <w:rsid w:val="00175B15"/>
    <w:rsid w:val="00175E74"/>
    <w:rsid w:val="00177546"/>
    <w:rsid w:val="00177797"/>
    <w:rsid w:val="00177C40"/>
    <w:rsid w:val="00180D02"/>
    <w:rsid w:val="00181E2F"/>
    <w:rsid w:val="001830C1"/>
    <w:rsid w:val="001831D4"/>
    <w:rsid w:val="00184ECA"/>
    <w:rsid w:val="001857D9"/>
    <w:rsid w:val="001859AE"/>
    <w:rsid w:val="00185BAF"/>
    <w:rsid w:val="00185DEC"/>
    <w:rsid w:val="00186A8C"/>
    <w:rsid w:val="00186CFA"/>
    <w:rsid w:val="00187915"/>
    <w:rsid w:val="00190F93"/>
    <w:rsid w:val="0019155B"/>
    <w:rsid w:val="00192F23"/>
    <w:rsid w:val="00193343"/>
    <w:rsid w:val="001936B1"/>
    <w:rsid w:val="00196052"/>
    <w:rsid w:val="0019632E"/>
    <w:rsid w:val="00196EC8"/>
    <w:rsid w:val="001975EE"/>
    <w:rsid w:val="00197D2E"/>
    <w:rsid w:val="00197FA2"/>
    <w:rsid w:val="001A06A4"/>
    <w:rsid w:val="001A0D2C"/>
    <w:rsid w:val="001A1A3F"/>
    <w:rsid w:val="001A1B9E"/>
    <w:rsid w:val="001A276E"/>
    <w:rsid w:val="001A2810"/>
    <w:rsid w:val="001A2FBF"/>
    <w:rsid w:val="001A3319"/>
    <w:rsid w:val="001A3DB0"/>
    <w:rsid w:val="001A3F9C"/>
    <w:rsid w:val="001A48B8"/>
    <w:rsid w:val="001A5AB2"/>
    <w:rsid w:val="001A5B72"/>
    <w:rsid w:val="001A7220"/>
    <w:rsid w:val="001A759E"/>
    <w:rsid w:val="001A76A2"/>
    <w:rsid w:val="001B0193"/>
    <w:rsid w:val="001B0511"/>
    <w:rsid w:val="001B0B0A"/>
    <w:rsid w:val="001B19C5"/>
    <w:rsid w:val="001B204C"/>
    <w:rsid w:val="001B3872"/>
    <w:rsid w:val="001B3BC2"/>
    <w:rsid w:val="001B40D8"/>
    <w:rsid w:val="001B468B"/>
    <w:rsid w:val="001B4800"/>
    <w:rsid w:val="001B52A6"/>
    <w:rsid w:val="001B5733"/>
    <w:rsid w:val="001B5A11"/>
    <w:rsid w:val="001B5F20"/>
    <w:rsid w:val="001B716E"/>
    <w:rsid w:val="001B742F"/>
    <w:rsid w:val="001C0462"/>
    <w:rsid w:val="001C05DD"/>
    <w:rsid w:val="001C0D34"/>
    <w:rsid w:val="001C0DAC"/>
    <w:rsid w:val="001C11D2"/>
    <w:rsid w:val="001C283B"/>
    <w:rsid w:val="001C2C87"/>
    <w:rsid w:val="001C3310"/>
    <w:rsid w:val="001C45C5"/>
    <w:rsid w:val="001C49EC"/>
    <w:rsid w:val="001C4DFB"/>
    <w:rsid w:val="001C4E0C"/>
    <w:rsid w:val="001C53A6"/>
    <w:rsid w:val="001C544A"/>
    <w:rsid w:val="001C58CD"/>
    <w:rsid w:val="001C5C14"/>
    <w:rsid w:val="001C5FA5"/>
    <w:rsid w:val="001D0AD9"/>
    <w:rsid w:val="001D0CD9"/>
    <w:rsid w:val="001D59EB"/>
    <w:rsid w:val="001D5AEA"/>
    <w:rsid w:val="001D5C51"/>
    <w:rsid w:val="001D5F8A"/>
    <w:rsid w:val="001D632D"/>
    <w:rsid w:val="001D6464"/>
    <w:rsid w:val="001D68F8"/>
    <w:rsid w:val="001D7F85"/>
    <w:rsid w:val="001E1911"/>
    <w:rsid w:val="001E1E8F"/>
    <w:rsid w:val="001E272C"/>
    <w:rsid w:val="001E2CB4"/>
    <w:rsid w:val="001E34D8"/>
    <w:rsid w:val="001E3D54"/>
    <w:rsid w:val="001E3FC4"/>
    <w:rsid w:val="001E4DEE"/>
    <w:rsid w:val="001E4FE7"/>
    <w:rsid w:val="001E5EBE"/>
    <w:rsid w:val="001F08B0"/>
    <w:rsid w:val="001F1615"/>
    <w:rsid w:val="001F1ABC"/>
    <w:rsid w:val="001F2C04"/>
    <w:rsid w:val="001F344C"/>
    <w:rsid w:val="001F352C"/>
    <w:rsid w:val="001F3F84"/>
    <w:rsid w:val="001F4B4F"/>
    <w:rsid w:val="001F4EE7"/>
    <w:rsid w:val="001F5118"/>
    <w:rsid w:val="001F592D"/>
    <w:rsid w:val="001F5FE6"/>
    <w:rsid w:val="001F5FEE"/>
    <w:rsid w:val="001F64C0"/>
    <w:rsid w:val="001F6630"/>
    <w:rsid w:val="001F665A"/>
    <w:rsid w:val="002003FD"/>
    <w:rsid w:val="0020043F"/>
    <w:rsid w:val="00200C0D"/>
    <w:rsid w:val="00201608"/>
    <w:rsid w:val="00201666"/>
    <w:rsid w:val="00205E1E"/>
    <w:rsid w:val="00206752"/>
    <w:rsid w:val="00206A89"/>
    <w:rsid w:val="00206EDA"/>
    <w:rsid w:val="00210EF4"/>
    <w:rsid w:val="00211B58"/>
    <w:rsid w:val="0021223A"/>
    <w:rsid w:val="00212DA2"/>
    <w:rsid w:val="00212F49"/>
    <w:rsid w:val="00214C67"/>
    <w:rsid w:val="00215551"/>
    <w:rsid w:val="0021591C"/>
    <w:rsid w:val="00216C3B"/>
    <w:rsid w:val="00216D1E"/>
    <w:rsid w:val="00220894"/>
    <w:rsid w:val="002209F3"/>
    <w:rsid w:val="00220F8C"/>
    <w:rsid w:val="0022145F"/>
    <w:rsid w:val="00222186"/>
    <w:rsid w:val="00222296"/>
    <w:rsid w:val="00223978"/>
    <w:rsid w:val="0022567A"/>
    <w:rsid w:val="002261BA"/>
    <w:rsid w:val="00227421"/>
    <w:rsid w:val="002279FE"/>
    <w:rsid w:val="00227B5C"/>
    <w:rsid w:val="00230C28"/>
    <w:rsid w:val="00231082"/>
    <w:rsid w:val="00231267"/>
    <w:rsid w:val="002312FE"/>
    <w:rsid w:val="00231F49"/>
    <w:rsid w:val="002324ED"/>
    <w:rsid w:val="00232CF3"/>
    <w:rsid w:val="00232E9F"/>
    <w:rsid w:val="00233876"/>
    <w:rsid w:val="00233D1E"/>
    <w:rsid w:val="0023490D"/>
    <w:rsid w:val="0023517C"/>
    <w:rsid w:val="00235220"/>
    <w:rsid w:val="00237DA5"/>
    <w:rsid w:val="002400D2"/>
    <w:rsid w:val="00240E39"/>
    <w:rsid w:val="002411F9"/>
    <w:rsid w:val="00242191"/>
    <w:rsid w:val="00242959"/>
    <w:rsid w:val="00242B68"/>
    <w:rsid w:val="00243C80"/>
    <w:rsid w:val="00245185"/>
    <w:rsid w:val="00245EDE"/>
    <w:rsid w:val="00250C4C"/>
    <w:rsid w:val="00250CCC"/>
    <w:rsid w:val="00252C11"/>
    <w:rsid w:val="00252D72"/>
    <w:rsid w:val="002535AA"/>
    <w:rsid w:val="00254DCF"/>
    <w:rsid w:val="0025504C"/>
    <w:rsid w:val="00255D38"/>
    <w:rsid w:val="0025707B"/>
    <w:rsid w:val="0025721E"/>
    <w:rsid w:val="00257F10"/>
    <w:rsid w:val="00260C45"/>
    <w:rsid w:val="00260C77"/>
    <w:rsid w:val="00260E53"/>
    <w:rsid w:val="00260F29"/>
    <w:rsid w:val="00262081"/>
    <w:rsid w:val="00263EFE"/>
    <w:rsid w:val="00265134"/>
    <w:rsid w:val="00266199"/>
    <w:rsid w:val="00266A87"/>
    <w:rsid w:val="00267540"/>
    <w:rsid w:val="00267C92"/>
    <w:rsid w:val="00270120"/>
    <w:rsid w:val="00270BB4"/>
    <w:rsid w:val="00271BB8"/>
    <w:rsid w:val="00273294"/>
    <w:rsid w:val="00274A86"/>
    <w:rsid w:val="00274B73"/>
    <w:rsid w:val="00275BAB"/>
    <w:rsid w:val="00276024"/>
    <w:rsid w:val="00276121"/>
    <w:rsid w:val="0027649D"/>
    <w:rsid w:val="00276DCB"/>
    <w:rsid w:val="00280E6D"/>
    <w:rsid w:val="0028201A"/>
    <w:rsid w:val="00284D66"/>
    <w:rsid w:val="00286817"/>
    <w:rsid w:val="002869AD"/>
    <w:rsid w:val="002915B9"/>
    <w:rsid w:val="00291717"/>
    <w:rsid w:val="00291C80"/>
    <w:rsid w:val="00292319"/>
    <w:rsid w:val="002923D9"/>
    <w:rsid w:val="00292409"/>
    <w:rsid w:val="00293EA3"/>
    <w:rsid w:val="002942EA"/>
    <w:rsid w:val="0029677F"/>
    <w:rsid w:val="002968D9"/>
    <w:rsid w:val="00296CF4"/>
    <w:rsid w:val="00296D7C"/>
    <w:rsid w:val="00297464"/>
    <w:rsid w:val="002977A1"/>
    <w:rsid w:val="002A02E0"/>
    <w:rsid w:val="002A2717"/>
    <w:rsid w:val="002A2F37"/>
    <w:rsid w:val="002A3621"/>
    <w:rsid w:val="002A38A8"/>
    <w:rsid w:val="002A3BCB"/>
    <w:rsid w:val="002A5916"/>
    <w:rsid w:val="002A704F"/>
    <w:rsid w:val="002A7874"/>
    <w:rsid w:val="002B0E04"/>
    <w:rsid w:val="002B10C1"/>
    <w:rsid w:val="002B1B96"/>
    <w:rsid w:val="002B35EB"/>
    <w:rsid w:val="002B3CDF"/>
    <w:rsid w:val="002B4958"/>
    <w:rsid w:val="002B5481"/>
    <w:rsid w:val="002B5846"/>
    <w:rsid w:val="002B5ED6"/>
    <w:rsid w:val="002B798E"/>
    <w:rsid w:val="002C0BEC"/>
    <w:rsid w:val="002C0D23"/>
    <w:rsid w:val="002C0F01"/>
    <w:rsid w:val="002C3ED9"/>
    <w:rsid w:val="002C4E03"/>
    <w:rsid w:val="002C4EE9"/>
    <w:rsid w:val="002C52EC"/>
    <w:rsid w:val="002C5BBA"/>
    <w:rsid w:val="002C6476"/>
    <w:rsid w:val="002C6DF5"/>
    <w:rsid w:val="002D0532"/>
    <w:rsid w:val="002D0983"/>
    <w:rsid w:val="002D1A4A"/>
    <w:rsid w:val="002D2818"/>
    <w:rsid w:val="002D35B7"/>
    <w:rsid w:val="002D3678"/>
    <w:rsid w:val="002D4B04"/>
    <w:rsid w:val="002D579B"/>
    <w:rsid w:val="002D6619"/>
    <w:rsid w:val="002D6D19"/>
    <w:rsid w:val="002D7F7E"/>
    <w:rsid w:val="002E05C6"/>
    <w:rsid w:val="002E086A"/>
    <w:rsid w:val="002E1282"/>
    <w:rsid w:val="002E16C4"/>
    <w:rsid w:val="002E1B93"/>
    <w:rsid w:val="002E1CB7"/>
    <w:rsid w:val="002E1D62"/>
    <w:rsid w:val="002E20E5"/>
    <w:rsid w:val="002E27D0"/>
    <w:rsid w:val="002E2A67"/>
    <w:rsid w:val="002E35E4"/>
    <w:rsid w:val="002E3A9D"/>
    <w:rsid w:val="002E42C4"/>
    <w:rsid w:val="002E4DB3"/>
    <w:rsid w:val="002E551C"/>
    <w:rsid w:val="002E594D"/>
    <w:rsid w:val="002E63EB"/>
    <w:rsid w:val="002E67E7"/>
    <w:rsid w:val="002E6C85"/>
    <w:rsid w:val="002F07E9"/>
    <w:rsid w:val="002F0A1C"/>
    <w:rsid w:val="002F1911"/>
    <w:rsid w:val="002F19A1"/>
    <w:rsid w:val="002F230E"/>
    <w:rsid w:val="002F2DC6"/>
    <w:rsid w:val="002F334B"/>
    <w:rsid w:val="002F3AB3"/>
    <w:rsid w:val="002F3DDC"/>
    <w:rsid w:val="002F3FB1"/>
    <w:rsid w:val="002F400F"/>
    <w:rsid w:val="002F44CE"/>
    <w:rsid w:val="002F475B"/>
    <w:rsid w:val="002F48B5"/>
    <w:rsid w:val="002F5E22"/>
    <w:rsid w:val="002F796B"/>
    <w:rsid w:val="00300EB0"/>
    <w:rsid w:val="003017F2"/>
    <w:rsid w:val="00301E1E"/>
    <w:rsid w:val="00303B55"/>
    <w:rsid w:val="003040C1"/>
    <w:rsid w:val="003045D8"/>
    <w:rsid w:val="00304848"/>
    <w:rsid w:val="00304BDD"/>
    <w:rsid w:val="00305891"/>
    <w:rsid w:val="00306DB9"/>
    <w:rsid w:val="00307BFA"/>
    <w:rsid w:val="0031090D"/>
    <w:rsid w:val="00310D9E"/>
    <w:rsid w:val="00311445"/>
    <w:rsid w:val="00311472"/>
    <w:rsid w:val="00311CC8"/>
    <w:rsid w:val="00312C5E"/>
    <w:rsid w:val="00312DD8"/>
    <w:rsid w:val="00313F04"/>
    <w:rsid w:val="0031463F"/>
    <w:rsid w:val="003147E1"/>
    <w:rsid w:val="0031517A"/>
    <w:rsid w:val="003164A4"/>
    <w:rsid w:val="0031666A"/>
    <w:rsid w:val="00317011"/>
    <w:rsid w:val="0032044C"/>
    <w:rsid w:val="00321001"/>
    <w:rsid w:val="00321200"/>
    <w:rsid w:val="003212DC"/>
    <w:rsid w:val="003218A1"/>
    <w:rsid w:val="00321CC9"/>
    <w:rsid w:val="00324E9B"/>
    <w:rsid w:val="00325535"/>
    <w:rsid w:val="00327E05"/>
    <w:rsid w:val="0033013D"/>
    <w:rsid w:val="003310A3"/>
    <w:rsid w:val="00332452"/>
    <w:rsid w:val="00333EDF"/>
    <w:rsid w:val="0033445F"/>
    <w:rsid w:val="00334D9D"/>
    <w:rsid w:val="003351C5"/>
    <w:rsid w:val="00335983"/>
    <w:rsid w:val="00337B70"/>
    <w:rsid w:val="00341B2E"/>
    <w:rsid w:val="003424F3"/>
    <w:rsid w:val="003426B1"/>
    <w:rsid w:val="00343439"/>
    <w:rsid w:val="00343CF9"/>
    <w:rsid w:val="00343E38"/>
    <w:rsid w:val="00344D35"/>
    <w:rsid w:val="00345460"/>
    <w:rsid w:val="00345A8A"/>
    <w:rsid w:val="003461FC"/>
    <w:rsid w:val="003467C6"/>
    <w:rsid w:val="00350084"/>
    <w:rsid w:val="0035045A"/>
    <w:rsid w:val="00353115"/>
    <w:rsid w:val="0035340A"/>
    <w:rsid w:val="003539DF"/>
    <w:rsid w:val="00353B21"/>
    <w:rsid w:val="0035431C"/>
    <w:rsid w:val="00354BEF"/>
    <w:rsid w:val="00355377"/>
    <w:rsid w:val="003555C3"/>
    <w:rsid w:val="0035623E"/>
    <w:rsid w:val="003563E6"/>
    <w:rsid w:val="003565FD"/>
    <w:rsid w:val="00356C09"/>
    <w:rsid w:val="003579BE"/>
    <w:rsid w:val="0036069A"/>
    <w:rsid w:val="003616AE"/>
    <w:rsid w:val="00362B5F"/>
    <w:rsid w:val="00362DDF"/>
    <w:rsid w:val="00362F45"/>
    <w:rsid w:val="003631FE"/>
    <w:rsid w:val="00363CBE"/>
    <w:rsid w:val="00364289"/>
    <w:rsid w:val="003646FF"/>
    <w:rsid w:val="00366FD1"/>
    <w:rsid w:val="003701C2"/>
    <w:rsid w:val="00370BEF"/>
    <w:rsid w:val="00373A41"/>
    <w:rsid w:val="00373D03"/>
    <w:rsid w:val="00374123"/>
    <w:rsid w:val="003751EF"/>
    <w:rsid w:val="00375DCD"/>
    <w:rsid w:val="00375F0B"/>
    <w:rsid w:val="003769D0"/>
    <w:rsid w:val="00376A8C"/>
    <w:rsid w:val="00377CAF"/>
    <w:rsid w:val="0038138B"/>
    <w:rsid w:val="00382A14"/>
    <w:rsid w:val="00382E8A"/>
    <w:rsid w:val="0038322D"/>
    <w:rsid w:val="00383728"/>
    <w:rsid w:val="00383B1B"/>
    <w:rsid w:val="00383B36"/>
    <w:rsid w:val="00384FD0"/>
    <w:rsid w:val="003852B9"/>
    <w:rsid w:val="00385691"/>
    <w:rsid w:val="00386654"/>
    <w:rsid w:val="00386AC6"/>
    <w:rsid w:val="00386B4E"/>
    <w:rsid w:val="00386C3A"/>
    <w:rsid w:val="00387BF7"/>
    <w:rsid w:val="0039035C"/>
    <w:rsid w:val="003905EB"/>
    <w:rsid w:val="00391668"/>
    <w:rsid w:val="00391870"/>
    <w:rsid w:val="003922FC"/>
    <w:rsid w:val="00394097"/>
    <w:rsid w:val="003952F2"/>
    <w:rsid w:val="00395551"/>
    <w:rsid w:val="00396CF1"/>
    <w:rsid w:val="003A07B0"/>
    <w:rsid w:val="003A0A65"/>
    <w:rsid w:val="003A13C8"/>
    <w:rsid w:val="003A1485"/>
    <w:rsid w:val="003A1731"/>
    <w:rsid w:val="003A1CC7"/>
    <w:rsid w:val="003A2160"/>
    <w:rsid w:val="003A21EB"/>
    <w:rsid w:val="003A2E54"/>
    <w:rsid w:val="003A54A9"/>
    <w:rsid w:val="003A5579"/>
    <w:rsid w:val="003A604E"/>
    <w:rsid w:val="003A68A0"/>
    <w:rsid w:val="003A6AF7"/>
    <w:rsid w:val="003A7727"/>
    <w:rsid w:val="003B0395"/>
    <w:rsid w:val="003B0EFD"/>
    <w:rsid w:val="003B11C4"/>
    <w:rsid w:val="003B371B"/>
    <w:rsid w:val="003B3A76"/>
    <w:rsid w:val="003B3D6A"/>
    <w:rsid w:val="003B4301"/>
    <w:rsid w:val="003B48CB"/>
    <w:rsid w:val="003B4B41"/>
    <w:rsid w:val="003B4BF5"/>
    <w:rsid w:val="003B5000"/>
    <w:rsid w:val="003B5E9D"/>
    <w:rsid w:val="003B6C68"/>
    <w:rsid w:val="003B7F28"/>
    <w:rsid w:val="003C1D60"/>
    <w:rsid w:val="003C1DA3"/>
    <w:rsid w:val="003C3F5B"/>
    <w:rsid w:val="003C57BD"/>
    <w:rsid w:val="003C5F64"/>
    <w:rsid w:val="003C605B"/>
    <w:rsid w:val="003C639F"/>
    <w:rsid w:val="003C6718"/>
    <w:rsid w:val="003C6DC1"/>
    <w:rsid w:val="003C7B93"/>
    <w:rsid w:val="003D0704"/>
    <w:rsid w:val="003D114A"/>
    <w:rsid w:val="003D1D35"/>
    <w:rsid w:val="003D2C43"/>
    <w:rsid w:val="003D3A4D"/>
    <w:rsid w:val="003D3C78"/>
    <w:rsid w:val="003D5605"/>
    <w:rsid w:val="003D60FA"/>
    <w:rsid w:val="003E027A"/>
    <w:rsid w:val="003E06D4"/>
    <w:rsid w:val="003E1102"/>
    <w:rsid w:val="003E1BBF"/>
    <w:rsid w:val="003E1FC2"/>
    <w:rsid w:val="003E29A7"/>
    <w:rsid w:val="003E4A3E"/>
    <w:rsid w:val="003E4C07"/>
    <w:rsid w:val="003E4CAD"/>
    <w:rsid w:val="003E62A6"/>
    <w:rsid w:val="003E7F74"/>
    <w:rsid w:val="003F0D03"/>
    <w:rsid w:val="003F1ECC"/>
    <w:rsid w:val="003F25F8"/>
    <w:rsid w:val="003F26FB"/>
    <w:rsid w:val="003F2D5F"/>
    <w:rsid w:val="003F31A1"/>
    <w:rsid w:val="003F3568"/>
    <w:rsid w:val="003F35CD"/>
    <w:rsid w:val="003F3E2A"/>
    <w:rsid w:val="003F62DC"/>
    <w:rsid w:val="003F6D96"/>
    <w:rsid w:val="003F71ED"/>
    <w:rsid w:val="003F72AF"/>
    <w:rsid w:val="003F7A7D"/>
    <w:rsid w:val="00400830"/>
    <w:rsid w:val="004014FB"/>
    <w:rsid w:val="004024E8"/>
    <w:rsid w:val="0040370B"/>
    <w:rsid w:val="00403C27"/>
    <w:rsid w:val="004051AC"/>
    <w:rsid w:val="00405ACA"/>
    <w:rsid w:val="00405D88"/>
    <w:rsid w:val="004115A6"/>
    <w:rsid w:val="00411BDE"/>
    <w:rsid w:val="00411F00"/>
    <w:rsid w:val="00412125"/>
    <w:rsid w:val="00412B62"/>
    <w:rsid w:val="00413190"/>
    <w:rsid w:val="00414FF3"/>
    <w:rsid w:val="00415B47"/>
    <w:rsid w:val="00416282"/>
    <w:rsid w:val="00417527"/>
    <w:rsid w:val="00417E32"/>
    <w:rsid w:val="00420440"/>
    <w:rsid w:val="00420C65"/>
    <w:rsid w:val="00421084"/>
    <w:rsid w:val="004222CE"/>
    <w:rsid w:val="00422979"/>
    <w:rsid w:val="00422DA0"/>
    <w:rsid w:val="004230DD"/>
    <w:rsid w:val="004232B0"/>
    <w:rsid w:val="00424109"/>
    <w:rsid w:val="004241D1"/>
    <w:rsid w:val="00424712"/>
    <w:rsid w:val="004248BA"/>
    <w:rsid w:val="0042690D"/>
    <w:rsid w:val="00427AA2"/>
    <w:rsid w:val="00430202"/>
    <w:rsid w:val="00430408"/>
    <w:rsid w:val="00431BD4"/>
    <w:rsid w:val="00432272"/>
    <w:rsid w:val="0043295F"/>
    <w:rsid w:val="004334FE"/>
    <w:rsid w:val="00434A5A"/>
    <w:rsid w:val="0043530C"/>
    <w:rsid w:val="00435ED7"/>
    <w:rsid w:val="0043622A"/>
    <w:rsid w:val="00436C7A"/>
    <w:rsid w:val="00436CC7"/>
    <w:rsid w:val="0043784A"/>
    <w:rsid w:val="00437CC5"/>
    <w:rsid w:val="00441858"/>
    <w:rsid w:val="00441F36"/>
    <w:rsid w:val="004426A7"/>
    <w:rsid w:val="00442A5C"/>
    <w:rsid w:val="00442B0B"/>
    <w:rsid w:val="00442DC2"/>
    <w:rsid w:val="004434CA"/>
    <w:rsid w:val="00444452"/>
    <w:rsid w:val="004445DF"/>
    <w:rsid w:val="004450C6"/>
    <w:rsid w:val="004452EE"/>
    <w:rsid w:val="0044537D"/>
    <w:rsid w:val="00446FF4"/>
    <w:rsid w:val="00447A92"/>
    <w:rsid w:val="00447D8C"/>
    <w:rsid w:val="00451032"/>
    <w:rsid w:val="0045208B"/>
    <w:rsid w:val="0045255D"/>
    <w:rsid w:val="004529F4"/>
    <w:rsid w:val="00453238"/>
    <w:rsid w:val="00453453"/>
    <w:rsid w:val="004536E0"/>
    <w:rsid w:val="00454165"/>
    <w:rsid w:val="00454AF7"/>
    <w:rsid w:val="004552A5"/>
    <w:rsid w:val="00456598"/>
    <w:rsid w:val="004571EB"/>
    <w:rsid w:val="004574C1"/>
    <w:rsid w:val="0045780F"/>
    <w:rsid w:val="00457A03"/>
    <w:rsid w:val="00461CB2"/>
    <w:rsid w:val="00461CFD"/>
    <w:rsid w:val="00461FA9"/>
    <w:rsid w:val="004625B5"/>
    <w:rsid w:val="00463349"/>
    <w:rsid w:val="004634AB"/>
    <w:rsid w:val="00464E8C"/>
    <w:rsid w:val="00465279"/>
    <w:rsid w:val="0046544A"/>
    <w:rsid w:val="004657DD"/>
    <w:rsid w:val="00465BDB"/>
    <w:rsid w:val="004668F2"/>
    <w:rsid w:val="00466B4E"/>
    <w:rsid w:val="00467009"/>
    <w:rsid w:val="00467252"/>
    <w:rsid w:val="00467379"/>
    <w:rsid w:val="004711BF"/>
    <w:rsid w:val="0047169D"/>
    <w:rsid w:val="00471BFB"/>
    <w:rsid w:val="00472434"/>
    <w:rsid w:val="00472AC5"/>
    <w:rsid w:val="004732B6"/>
    <w:rsid w:val="0047407F"/>
    <w:rsid w:val="0047462B"/>
    <w:rsid w:val="00474911"/>
    <w:rsid w:val="00474FB8"/>
    <w:rsid w:val="0047548F"/>
    <w:rsid w:val="00475DD9"/>
    <w:rsid w:val="00477218"/>
    <w:rsid w:val="004778B0"/>
    <w:rsid w:val="00477B83"/>
    <w:rsid w:val="0048013A"/>
    <w:rsid w:val="004801A9"/>
    <w:rsid w:val="004819A3"/>
    <w:rsid w:val="00481C08"/>
    <w:rsid w:val="00482C15"/>
    <w:rsid w:val="00482EE7"/>
    <w:rsid w:val="00483421"/>
    <w:rsid w:val="0048555F"/>
    <w:rsid w:val="00485AD4"/>
    <w:rsid w:val="00485DEF"/>
    <w:rsid w:val="00486278"/>
    <w:rsid w:val="00486455"/>
    <w:rsid w:val="0048692E"/>
    <w:rsid w:val="00487237"/>
    <w:rsid w:val="0048740F"/>
    <w:rsid w:val="00487760"/>
    <w:rsid w:val="0049006D"/>
    <w:rsid w:val="00491357"/>
    <w:rsid w:val="00492169"/>
    <w:rsid w:val="00492DC3"/>
    <w:rsid w:val="00493599"/>
    <w:rsid w:val="004936AD"/>
    <w:rsid w:val="00493A60"/>
    <w:rsid w:val="00494587"/>
    <w:rsid w:val="00494887"/>
    <w:rsid w:val="00494C19"/>
    <w:rsid w:val="00494ECB"/>
    <w:rsid w:val="00495EAD"/>
    <w:rsid w:val="00496D67"/>
    <w:rsid w:val="00496EAB"/>
    <w:rsid w:val="00497361"/>
    <w:rsid w:val="004A01F1"/>
    <w:rsid w:val="004A0D1C"/>
    <w:rsid w:val="004A29B5"/>
    <w:rsid w:val="004A2D9A"/>
    <w:rsid w:val="004A493F"/>
    <w:rsid w:val="004A5E7F"/>
    <w:rsid w:val="004A6451"/>
    <w:rsid w:val="004A6505"/>
    <w:rsid w:val="004A66F3"/>
    <w:rsid w:val="004B098F"/>
    <w:rsid w:val="004B1DCC"/>
    <w:rsid w:val="004B2BF4"/>
    <w:rsid w:val="004B30DF"/>
    <w:rsid w:val="004B3549"/>
    <w:rsid w:val="004B4D43"/>
    <w:rsid w:val="004B5B4B"/>
    <w:rsid w:val="004B75BC"/>
    <w:rsid w:val="004C016B"/>
    <w:rsid w:val="004C06EF"/>
    <w:rsid w:val="004C2377"/>
    <w:rsid w:val="004C27E6"/>
    <w:rsid w:val="004C2DF3"/>
    <w:rsid w:val="004C3BD1"/>
    <w:rsid w:val="004C4A29"/>
    <w:rsid w:val="004C59D6"/>
    <w:rsid w:val="004C5C36"/>
    <w:rsid w:val="004C6781"/>
    <w:rsid w:val="004C6FA7"/>
    <w:rsid w:val="004C7257"/>
    <w:rsid w:val="004C776F"/>
    <w:rsid w:val="004D06B9"/>
    <w:rsid w:val="004D29AB"/>
    <w:rsid w:val="004D39BE"/>
    <w:rsid w:val="004D4179"/>
    <w:rsid w:val="004D4467"/>
    <w:rsid w:val="004D4E33"/>
    <w:rsid w:val="004D4F2C"/>
    <w:rsid w:val="004D4F2F"/>
    <w:rsid w:val="004D5354"/>
    <w:rsid w:val="004D5C06"/>
    <w:rsid w:val="004D6680"/>
    <w:rsid w:val="004D68CD"/>
    <w:rsid w:val="004D6CE2"/>
    <w:rsid w:val="004D6DAE"/>
    <w:rsid w:val="004D7635"/>
    <w:rsid w:val="004E068A"/>
    <w:rsid w:val="004E077E"/>
    <w:rsid w:val="004E1119"/>
    <w:rsid w:val="004E11A7"/>
    <w:rsid w:val="004E12A3"/>
    <w:rsid w:val="004E1E19"/>
    <w:rsid w:val="004E609D"/>
    <w:rsid w:val="004E6135"/>
    <w:rsid w:val="004E7F6B"/>
    <w:rsid w:val="004F08C7"/>
    <w:rsid w:val="004F0B9B"/>
    <w:rsid w:val="004F0C56"/>
    <w:rsid w:val="004F15E2"/>
    <w:rsid w:val="004F45A1"/>
    <w:rsid w:val="004F549C"/>
    <w:rsid w:val="004F64DC"/>
    <w:rsid w:val="004F75B6"/>
    <w:rsid w:val="00500385"/>
    <w:rsid w:val="0050043B"/>
    <w:rsid w:val="00500565"/>
    <w:rsid w:val="00502E81"/>
    <w:rsid w:val="00504B33"/>
    <w:rsid w:val="005065B1"/>
    <w:rsid w:val="0050745B"/>
    <w:rsid w:val="005106D1"/>
    <w:rsid w:val="00510A5D"/>
    <w:rsid w:val="00511062"/>
    <w:rsid w:val="005121A8"/>
    <w:rsid w:val="00512EDA"/>
    <w:rsid w:val="00513898"/>
    <w:rsid w:val="0051394C"/>
    <w:rsid w:val="00513EF2"/>
    <w:rsid w:val="005143AD"/>
    <w:rsid w:val="00514A38"/>
    <w:rsid w:val="00514D77"/>
    <w:rsid w:val="00514FA0"/>
    <w:rsid w:val="005170B8"/>
    <w:rsid w:val="0051772B"/>
    <w:rsid w:val="005179F7"/>
    <w:rsid w:val="00517CA1"/>
    <w:rsid w:val="00520249"/>
    <w:rsid w:val="005209AB"/>
    <w:rsid w:val="005215E6"/>
    <w:rsid w:val="005223C8"/>
    <w:rsid w:val="0052280E"/>
    <w:rsid w:val="00522F35"/>
    <w:rsid w:val="005232F7"/>
    <w:rsid w:val="00524878"/>
    <w:rsid w:val="00524E4E"/>
    <w:rsid w:val="00525972"/>
    <w:rsid w:val="00526BD1"/>
    <w:rsid w:val="00526BF4"/>
    <w:rsid w:val="005271C9"/>
    <w:rsid w:val="00530099"/>
    <w:rsid w:val="00530213"/>
    <w:rsid w:val="005302F1"/>
    <w:rsid w:val="00530BBE"/>
    <w:rsid w:val="005318CF"/>
    <w:rsid w:val="0053258B"/>
    <w:rsid w:val="00533856"/>
    <w:rsid w:val="00534420"/>
    <w:rsid w:val="005349FB"/>
    <w:rsid w:val="00534ADE"/>
    <w:rsid w:val="00535B67"/>
    <w:rsid w:val="00535C77"/>
    <w:rsid w:val="00535CBB"/>
    <w:rsid w:val="0053612A"/>
    <w:rsid w:val="00536CA1"/>
    <w:rsid w:val="00536DBE"/>
    <w:rsid w:val="00540585"/>
    <w:rsid w:val="00540622"/>
    <w:rsid w:val="0054090C"/>
    <w:rsid w:val="005446A8"/>
    <w:rsid w:val="005446B6"/>
    <w:rsid w:val="0054502F"/>
    <w:rsid w:val="0054657D"/>
    <w:rsid w:val="00546BAC"/>
    <w:rsid w:val="00547085"/>
    <w:rsid w:val="005472E2"/>
    <w:rsid w:val="005477D2"/>
    <w:rsid w:val="00550350"/>
    <w:rsid w:val="00550DB6"/>
    <w:rsid w:val="00550F37"/>
    <w:rsid w:val="00551A2A"/>
    <w:rsid w:val="00551DE5"/>
    <w:rsid w:val="005528EC"/>
    <w:rsid w:val="00552A1F"/>
    <w:rsid w:val="005531C7"/>
    <w:rsid w:val="00553C8E"/>
    <w:rsid w:val="00554225"/>
    <w:rsid w:val="005551FC"/>
    <w:rsid w:val="005552E8"/>
    <w:rsid w:val="00555902"/>
    <w:rsid w:val="00555C2F"/>
    <w:rsid w:val="00556C0C"/>
    <w:rsid w:val="005571B1"/>
    <w:rsid w:val="00557479"/>
    <w:rsid w:val="00557D32"/>
    <w:rsid w:val="00560473"/>
    <w:rsid w:val="00560957"/>
    <w:rsid w:val="00561248"/>
    <w:rsid w:val="005621A2"/>
    <w:rsid w:val="00562D49"/>
    <w:rsid w:val="00562E6A"/>
    <w:rsid w:val="00563005"/>
    <w:rsid w:val="00563CAA"/>
    <w:rsid w:val="0056459C"/>
    <w:rsid w:val="00564DB2"/>
    <w:rsid w:val="005650CC"/>
    <w:rsid w:val="0056713D"/>
    <w:rsid w:val="00567BD4"/>
    <w:rsid w:val="00574D35"/>
    <w:rsid w:val="00575040"/>
    <w:rsid w:val="00575C91"/>
    <w:rsid w:val="00576A69"/>
    <w:rsid w:val="005774F5"/>
    <w:rsid w:val="00577D01"/>
    <w:rsid w:val="00580207"/>
    <w:rsid w:val="00581C8A"/>
    <w:rsid w:val="00581F76"/>
    <w:rsid w:val="00582152"/>
    <w:rsid w:val="0058298A"/>
    <w:rsid w:val="00586AF3"/>
    <w:rsid w:val="0058722B"/>
    <w:rsid w:val="00587B82"/>
    <w:rsid w:val="005906CF"/>
    <w:rsid w:val="00590C8F"/>
    <w:rsid w:val="00591B9B"/>
    <w:rsid w:val="005922E9"/>
    <w:rsid w:val="00593726"/>
    <w:rsid w:val="00593EDA"/>
    <w:rsid w:val="0059410B"/>
    <w:rsid w:val="005949B9"/>
    <w:rsid w:val="005953EC"/>
    <w:rsid w:val="00596443"/>
    <w:rsid w:val="005974ED"/>
    <w:rsid w:val="005979F7"/>
    <w:rsid w:val="005A01E4"/>
    <w:rsid w:val="005A06C2"/>
    <w:rsid w:val="005A0D3B"/>
    <w:rsid w:val="005A0F18"/>
    <w:rsid w:val="005A18D5"/>
    <w:rsid w:val="005A512C"/>
    <w:rsid w:val="005A53B1"/>
    <w:rsid w:val="005A6044"/>
    <w:rsid w:val="005A75C1"/>
    <w:rsid w:val="005A76F8"/>
    <w:rsid w:val="005B0B45"/>
    <w:rsid w:val="005B1048"/>
    <w:rsid w:val="005B1E68"/>
    <w:rsid w:val="005B2E56"/>
    <w:rsid w:val="005B405B"/>
    <w:rsid w:val="005B4CD4"/>
    <w:rsid w:val="005B4D14"/>
    <w:rsid w:val="005B6122"/>
    <w:rsid w:val="005B6782"/>
    <w:rsid w:val="005B6F61"/>
    <w:rsid w:val="005B7E2F"/>
    <w:rsid w:val="005C4B70"/>
    <w:rsid w:val="005C7069"/>
    <w:rsid w:val="005C7232"/>
    <w:rsid w:val="005D012A"/>
    <w:rsid w:val="005D122E"/>
    <w:rsid w:val="005D1D51"/>
    <w:rsid w:val="005D2B87"/>
    <w:rsid w:val="005D4506"/>
    <w:rsid w:val="005D621F"/>
    <w:rsid w:val="005D6964"/>
    <w:rsid w:val="005D6F08"/>
    <w:rsid w:val="005D749A"/>
    <w:rsid w:val="005D75F5"/>
    <w:rsid w:val="005E0E3C"/>
    <w:rsid w:val="005E1E77"/>
    <w:rsid w:val="005E2651"/>
    <w:rsid w:val="005E3C99"/>
    <w:rsid w:val="005E4AD6"/>
    <w:rsid w:val="005E6A98"/>
    <w:rsid w:val="005E6BCA"/>
    <w:rsid w:val="005E6C9F"/>
    <w:rsid w:val="005E75E7"/>
    <w:rsid w:val="005F00A5"/>
    <w:rsid w:val="005F149C"/>
    <w:rsid w:val="005F1756"/>
    <w:rsid w:val="005F2EE3"/>
    <w:rsid w:val="005F2EFF"/>
    <w:rsid w:val="005F58F9"/>
    <w:rsid w:val="005F7972"/>
    <w:rsid w:val="005F7DD1"/>
    <w:rsid w:val="005F7FB9"/>
    <w:rsid w:val="00600A68"/>
    <w:rsid w:val="00600A9F"/>
    <w:rsid w:val="00600CC8"/>
    <w:rsid w:val="00600D68"/>
    <w:rsid w:val="00603997"/>
    <w:rsid w:val="006039B9"/>
    <w:rsid w:val="00603DBA"/>
    <w:rsid w:val="00603F43"/>
    <w:rsid w:val="00604EED"/>
    <w:rsid w:val="00605EB0"/>
    <w:rsid w:val="00605F9C"/>
    <w:rsid w:val="00606BDC"/>
    <w:rsid w:val="00607327"/>
    <w:rsid w:val="00607479"/>
    <w:rsid w:val="00607624"/>
    <w:rsid w:val="00607FC3"/>
    <w:rsid w:val="006102ED"/>
    <w:rsid w:val="0061034B"/>
    <w:rsid w:val="00610434"/>
    <w:rsid w:val="00610E2A"/>
    <w:rsid w:val="00610EA0"/>
    <w:rsid w:val="006114D3"/>
    <w:rsid w:val="00611A96"/>
    <w:rsid w:val="00611D04"/>
    <w:rsid w:val="00611EA5"/>
    <w:rsid w:val="006127AA"/>
    <w:rsid w:val="00612DF0"/>
    <w:rsid w:val="00613993"/>
    <w:rsid w:val="00614552"/>
    <w:rsid w:val="006156F8"/>
    <w:rsid w:val="00615BCA"/>
    <w:rsid w:val="006208D6"/>
    <w:rsid w:val="00621930"/>
    <w:rsid w:val="00623055"/>
    <w:rsid w:val="006241FF"/>
    <w:rsid w:val="0062551D"/>
    <w:rsid w:val="00626AE7"/>
    <w:rsid w:val="00626C16"/>
    <w:rsid w:val="00626F95"/>
    <w:rsid w:val="00631700"/>
    <w:rsid w:val="00632C7E"/>
    <w:rsid w:val="00633EE3"/>
    <w:rsid w:val="00635199"/>
    <w:rsid w:val="00635B61"/>
    <w:rsid w:val="006365E7"/>
    <w:rsid w:val="0063722C"/>
    <w:rsid w:val="0064151C"/>
    <w:rsid w:val="00642D90"/>
    <w:rsid w:val="00643098"/>
    <w:rsid w:val="006432BE"/>
    <w:rsid w:val="0064532B"/>
    <w:rsid w:val="006456CE"/>
    <w:rsid w:val="00646255"/>
    <w:rsid w:val="00646DB0"/>
    <w:rsid w:val="006501B8"/>
    <w:rsid w:val="006505BD"/>
    <w:rsid w:val="00650A5F"/>
    <w:rsid w:val="0065193A"/>
    <w:rsid w:val="00652DFA"/>
    <w:rsid w:val="00653ACA"/>
    <w:rsid w:val="00653DFF"/>
    <w:rsid w:val="00653F34"/>
    <w:rsid w:val="0065423A"/>
    <w:rsid w:val="00654C20"/>
    <w:rsid w:val="00654F7E"/>
    <w:rsid w:val="00656246"/>
    <w:rsid w:val="0066110F"/>
    <w:rsid w:val="0066114E"/>
    <w:rsid w:val="0066117E"/>
    <w:rsid w:val="0066125E"/>
    <w:rsid w:val="00661535"/>
    <w:rsid w:val="006618FC"/>
    <w:rsid w:val="0066208D"/>
    <w:rsid w:val="006624B2"/>
    <w:rsid w:val="00663107"/>
    <w:rsid w:val="00663D10"/>
    <w:rsid w:val="00665681"/>
    <w:rsid w:val="00665CCD"/>
    <w:rsid w:val="00666054"/>
    <w:rsid w:val="00667F39"/>
    <w:rsid w:val="00671120"/>
    <w:rsid w:val="006714B0"/>
    <w:rsid w:val="006717E0"/>
    <w:rsid w:val="00672C86"/>
    <w:rsid w:val="0067657A"/>
    <w:rsid w:val="0067696D"/>
    <w:rsid w:val="006800F6"/>
    <w:rsid w:val="006813CE"/>
    <w:rsid w:val="006829EB"/>
    <w:rsid w:val="00683CA1"/>
    <w:rsid w:val="00684C40"/>
    <w:rsid w:val="0068572F"/>
    <w:rsid w:val="00685CCF"/>
    <w:rsid w:val="0068607C"/>
    <w:rsid w:val="00686E03"/>
    <w:rsid w:val="00686FBD"/>
    <w:rsid w:val="00687976"/>
    <w:rsid w:val="00687C93"/>
    <w:rsid w:val="0069017C"/>
    <w:rsid w:val="0069032F"/>
    <w:rsid w:val="00690BED"/>
    <w:rsid w:val="00690F14"/>
    <w:rsid w:val="0069260C"/>
    <w:rsid w:val="00693ACF"/>
    <w:rsid w:val="00693B54"/>
    <w:rsid w:val="006949EA"/>
    <w:rsid w:val="00695202"/>
    <w:rsid w:val="006959C5"/>
    <w:rsid w:val="00697894"/>
    <w:rsid w:val="006A1336"/>
    <w:rsid w:val="006A30E9"/>
    <w:rsid w:val="006A37FC"/>
    <w:rsid w:val="006A3D50"/>
    <w:rsid w:val="006A4099"/>
    <w:rsid w:val="006A4236"/>
    <w:rsid w:val="006A5174"/>
    <w:rsid w:val="006A5319"/>
    <w:rsid w:val="006A553C"/>
    <w:rsid w:val="006A6654"/>
    <w:rsid w:val="006A69DC"/>
    <w:rsid w:val="006A7158"/>
    <w:rsid w:val="006A74EB"/>
    <w:rsid w:val="006B1046"/>
    <w:rsid w:val="006B136B"/>
    <w:rsid w:val="006B19AB"/>
    <w:rsid w:val="006B1CF6"/>
    <w:rsid w:val="006B299F"/>
    <w:rsid w:val="006B3259"/>
    <w:rsid w:val="006B32B2"/>
    <w:rsid w:val="006B3EC1"/>
    <w:rsid w:val="006B5140"/>
    <w:rsid w:val="006B56E0"/>
    <w:rsid w:val="006B6189"/>
    <w:rsid w:val="006B7BFA"/>
    <w:rsid w:val="006C057D"/>
    <w:rsid w:val="006C0925"/>
    <w:rsid w:val="006C0A91"/>
    <w:rsid w:val="006C257E"/>
    <w:rsid w:val="006C4632"/>
    <w:rsid w:val="006C49F8"/>
    <w:rsid w:val="006C51D4"/>
    <w:rsid w:val="006C5A1B"/>
    <w:rsid w:val="006C6EF7"/>
    <w:rsid w:val="006C7C01"/>
    <w:rsid w:val="006C7F14"/>
    <w:rsid w:val="006D0AB7"/>
    <w:rsid w:val="006D0FE1"/>
    <w:rsid w:val="006D186A"/>
    <w:rsid w:val="006D1906"/>
    <w:rsid w:val="006D1D60"/>
    <w:rsid w:val="006D329A"/>
    <w:rsid w:val="006D3DE1"/>
    <w:rsid w:val="006D4571"/>
    <w:rsid w:val="006D474B"/>
    <w:rsid w:val="006D4A0E"/>
    <w:rsid w:val="006D5381"/>
    <w:rsid w:val="006D5DCC"/>
    <w:rsid w:val="006D63F4"/>
    <w:rsid w:val="006D7F5F"/>
    <w:rsid w:val="006E187D"/>
    <w:rsid w:val="006E1F10"/>
    <w:rsid w:val="006E3FF9"/>
    <w:rsid w:val="006E42FE"/>
    <w:rsid w:val="006E62F0"/>
    <w:rsid w:val="006E711E"/>
    <w:rsid w:val="006E76F1"/>
    <w:rsid w:val="006E78E6"/>
    <w:rsid w:val="006E7C0B"/>
    <w:rsid w:val="006F01D1"/>
    <w:rsid w:val="006F04CB"/>
    <w:rsid w:val="006F1239"/>
    <w:rsid w:val="006F1D12"/>
    <w:rsid w:val="006F1FE9"/>
    <w:rsid w:val="006F264D"/>
    <w:rsid w:val="006F27C7"/>
    <w:rsid w:val="006F2F10"/>
    <w:rsid w:val="006F3A02"/>
    <w:rsid w:val="006F402A"/>
    <w:rsid w:val="006F4700"/>
    <w:rsid w:val="006F4D24"/>
    <w:rsid w:val="006F53DE"/>
    <w:rsid w:val="006F5656"/>
    <w:rsid w:val="006F63CE"/>
    <w:rsid w:val="006F63E4"/>
    <w:rsid w:val="006F664D"/>
    <w:rsid w:val="006F6E6C"/>
    <w:rsid w:val="006F709A"/>
    <w:rsid w:val="006F72EF"/>
    <w:rsid w:val="006F777E"/>
    <w:rsid w:val="006F7DCA"/>
    <w:rsid w:val="006F7FD6"/>
    <w:rsid w:val="00700BD1"/>
    <w:rsid w:val="00701AEC"/>
    <w:rsid w:val="0070261A"/>
    <w:rsid w:val="0070292A"/>
    <w:rsid w:val="00702944"/>
    <w:rsid w:val="0070356A"/>
    <w:rsid w:val="0070489F"/>
    <w:rsid w:val="007063CA"/>
    <w:rsid w:val="0070670B"/>
    <w:rsid w:val="007113AA"/>
    <w:rsid w:val="0071154F"/>
    <w:rsid w:val="00711AA6"/>
    <w:rsid w:val="007122FC"/>
    <w:rsid w:val="00712939"/>
    <w:rsid w:val="00712DDC"/>
    <w:rsid w:val="00712DFA"/>
    <w:rsid w:val="00712F94"/>
    <w:rsid w:val="00713013"/>
    <w:rsid w:val="00713043"/>
    <w:rsid w:val="007138FC"/>
    <w:rsid w:val="007146A9"/>
    <w:rsid w:val="00714E93"/>
    <w:rsid w:val="0071625A"/>
    <w:rsid w:val="00716A2F"/>
    <w:rsid w:val="007178F4"/>
    <w:rsid w:val="007200B1"/>
    <w:rsid w:val="0072063B"/>
    <w:rsid w:val="0072198F"/>
    <w:rsid w:val="00722225"/>
    <w:rsid w:val="00722611"/>
    <w:rsid w:val="00722BBB"/>
    <w:rsid w:val="0072328D"/>
    <w:rsid w:val="00725EED"/>
    <w:rsid w:val="00727C82"/>
    <w:rsid w:val="00727F3A"/>
    <w:rsid w:val="00730814"/>
    <w:rsid w:val="007310B9"/>
    <w:rsid w:val="00731255"/>
    <w:rsid w:val="00732563"/>
    <w:rsid w:val="00732723"/>
    <w:rsid w:val="00733367"/>
    <w:rsid w:val="00734214"/>
    <w:rsid w:val="00735BA4"/>
    <w:rsid w:val="007363AB"/>
    <w:rsid w:val="0073658B"/>
    <w:rsid w:val="00737D49"/>
    <w:rsid w:val="007409C1"/>
    <w:rsid w:val="00740EEC"/>
    <w:rsid w:val="0074203C"/>
    <w:rsid w:val="00742174"/>
    <w:rsid w:val="00743C11"/>
    <w:rsid w:val="00743EEB"/>
    <w:rsid w:val="00746EB2"/>
    <w:rsid w:val="00747E85"/>
    <w:rsid w:val="00751321"/>
    <w:rsid w:val="007515E9"/>
    <w:rsid w:val="007528FB"/>
    <w:rsid w:val="00755806"/>
    <w:rsid w:val="00755D79"/>
    <w:rsid w:val="007569DE"/>
    <w:rsid w:val="0075730B"/>
    <w:rsid w:val="00757930"/>
    <w:rsid w:val="00757D4E"/>
    <w:rsid w:val="00761BD3"/>
    <w:rsid w:val="00763F50"/>
    <w:rsid w:val="00764D04"/>
    <w:rsid w:val="007669F4"/>
    <w:rsid w:val="00767791"/>
    <w:rsid w:val="00770630"/>
    <w:rsid w:val="00770E36"/>
    <w:rsid w:val="00771B5D"/>
    <w:rsid w:val="00771E8B"/>
    <w:rsid w:val="00772AE4"/>
    <w:rsid w:val="00773F82"/>
    <w:rsid w:val="0077613F"/>
    <w:rsid w:val="00776332"/>
    <w:rsid w:val="0077648A"/>
    <w:rsid w:val="00776967"/>
    <w:rsid w:val="00777655"/>
    <w:rsid w:val="00780299"/>
    <w:rsid w:val="00780498"/>
    <w:rsid w:val="00780870"/>
    <w:rsid w:val="00780D46"/>
    <w:rsid w:val="00781E67"/>
    <w:rsid w:val="00782F17"/>
    <w:rsid w:val="00783CD7"/>
    <w:rsid w:val="00784DE3"/>
    <w:rsid w:val="007851B5"/>
    <w:rsid w:val="007852C7"/>
    <w:rsid w:val="0078544F"/>
    <w:rsid w:val="00786292"/>
    <w:rsid w:val="007870CF"/>
    <w:rsid w:val="00787288"/>
    <w:rsid w:val="007902BB"/>
    <w:rsid w:val="00790DFC"/>
    <w:rsid w:val="0079177F"/>
    <w:rsid w:val="00791857"/>
    <w:rsid w:val="00791B91"/>
    <w:rsid w:val="00792328"/>
    <w:rsid w:val="007929DA"/>
    <w:rsid w:val="00792ED8"/>
    <w:rsid w:val="0079329A"/>
    <w:rsid w:val="00794BAD"/>
    <w:rsid w:val="00794C37"/>
    <w:rsid w:val="00796000"/>
    <w:rsid w:val="007968C0"/>
    <w:rsid w:val="00796A78"/>
    <w:rsid w:val="00797966"/>
    <w:rsid w:val="007A010F"/>
    <w:rsid w:val="007A0A95"/>
    <w:rsid w:val="007A0FE4"/>
    <w:rsid w:val="007A1214"/>
    <w:rsid w:val="007A1B62"/>
    <w:rsid w:val="007A21CE"/>
    <w:rsid w:val="007A254A"/>
    <w:rsid w:val="007A2BA0"/>
    <w:rsid w:val="007A2CFC"/>
    <w:rsid w:val="007A2FDC"/>
    <w:rsid w:val="007A3580"/>
    <w:rsid w:val="007A37E4"/>
    <w:rsid w:val="007A537B"/>
    <w:rsid w:val="007A6AEF"/>
    <w:rsid w:val="007A6F0E"/>
    <w:rsid w:val="007A778F"/>
    <w:rsid w:val="007B0019"/>
    <w:rsid w:val="007B1B15"/>
    <w:rsid w:val="007B1EA3"/>
    <w:rsid w:val="007B2AD3"/>
    <w:rsid w:val="007B331D"/>
    <w:rsid w:val="007B33A1"/>
    <w:rsid w:val="007B3B7E"/>
    <w:rsid w:val="007B404D"/>
    <w:rsid w:val="007B41D5"/>
    <w:rsid w:val="007B445C"/>
    <w:rsid w:val="007B615B"/>
    <w:rsid w:val="007B69BC"/>
    <w:rsid w:val="007B7889"/>
    <w:rsid w:val="007B7B3F"/>
    <w:rsid w:val="007C3E04"/>
    <w:rsid w:val="007C4278"/>
    <w:rsid w:val="007C529E"/>
    <w:rsid w:val="007C604E"/>
    <w:rsid w:val="007C613C"/>
    <w:rsid w:val="007C68E0"/>
    <w:rsid w:val="007C6D1B"/>
    <w:rsid w:val="007C72D9"/>
    <w:rsid w:val="007D06CD"/>
    <w:rsid w:val="007D172D"/>
    <w:rsid w:val="007D296F"/>
    <w:rsid w:val="007D307F"/>
    <w:rsid w:val="007D334A"/>
    <w:rsid w:val="007D3C40"/>
    <w:rsid w:val="007D5A3B"/>
    <w:rsid w:val="007D5DA7"/>
    <w:rsid w:val="007D7641"/>
    <w:rsid w:val="007D769F"/>
    <w:rsid w:val="007E0B33"/>
    <w:rsid w:val="007E0E92"/>
    <w:rsid w:val="007E1430"/>
    <w:rsid w:val="007E1DEC"/>
    <w:rsid w:val="007E2008"/>
    <w:rsid w:val="007E364E"/>
    <w:rsid w:val="007E3DBC"/>
    <w:rsid w:val="007E418D"/>
    <w:rsid w:val="007E47DA"/>
    <w:rsid w:val="007E4A35"/>
    <w:rsid w:val="007E5078"/>
    <w:rsid w:val="007E51A1"/>
    <w:rsid w:val="007E5F8F"/>
    <w:rsid w:val="007E7753"/>
    <w:rsid w:val="007E7A97"/>
    <w:rsid w:val="007F005A"/>
    <w:rsid w:val="007F2101"/>
    <w:rsid w:val="007F249D"/>
    <w:rsid w:val="007F492A"/>
    <w:rsid w:val="007F4C32"/>
    <w:rsid w:val="007F4E3E"/>
    <w:rsid w:val="007F4F1E"/>
    <w:rsid w:val="007F5600"/>
    <w:rsid w:val="007F609A"/>
    <w:rsid w:val="007F67E7"/>
    <w:rsid w:val="007F75AC"/>
    <w:rsid w:val="007F7A5E"/>
    <w:rsid w:val="007F7D69"/>
    <w:rsid w:val="007F7DC6"/>
    <w:rsid w:val="00800291"/>
    <w:rsid w:val="0080242B"/>
    <w:rsid w:val="008027FD"/>
    <w:rsid w:val="008033ED"/>
    <w:rsid w:val="00804DC1"/>
    <w:rsid w:val="00805350"/>
    <w:rsid w:val="008056C0"/>
    <w:rsid w:val="00805F78"/>
    <w:rsid w:val="008065EE"/>
    <w:rsid w:val="00806E06"/>
    <w:rsid w:val="008076AA"/>
    <w:rsid w:val="0081076B"/>
    <w:rsid w:val="00810B3D"/>
    <w:rsid w:val="00810D19"/>
    <w:rsid w:val="00811EEA"/>
    <w:rsid w:val="00811FB6"/>
    <w:rsid w:val="0081255E"/>
    <w:rsid w:val="00815D66"/>
    <w:rsid w:val="00816AE2"/>
    <w:rsid w:val="008177C0"/>
    <w:rsid w:val="00820477"/>
    <w:rsid w:val="00820951"/>
    <w:rsid w:val="00820C46"/>
    <w:rsid w:val="0082199A"/>
    <w:rsid w:val="00821BA2"/>
    <w:rsid w:val="00822C52"/>
    <w:rsid w:val="00823309"/>
    <w:rsid w:val="00824D20"/>
    <w:rsid w:val="0082567F"/>
    <w:rsid w:val="0083011C"/>
    <w:rsid w:val="008307A9"/>
    <w:rsid w:val="00832C05"/>
    <w:rsid w:val="00832D4D"/>
    <w:rsid w:val="00832E2C"/>
    <w:rsid w:val="0083346A"/>
    <w:rsid w:val="008342DA"/>
    <w:rsid w:val="00834434"/>
    <w:rsid w:val="00834BC2"/>
    <w:rsid w:val="008351BE"/>
    <w:rsid w:val="008354C4"/>
    <w:rsid w:val="008354D0"/>
    <w:rsid w:val="008368E9"/>
    <w:rsid w:val="00836B65"/>
    <w:rsid w:val="00837373"/>
    <w:rsid w:val="00837E01"/>
    <w:rsid w:val="008404C3"/>
    <w:rsid w:val="00840EE8"/>
    <w:rsid w:val="008422E6"/>
    <w:rsid w:val="00843DF0"/>
    <w:rsid w:val="00844151"/>
    <w:rsid w:val="00844B91"/>
    <w:rsid w:val="00844DB1"/>
    <w:rsid w:val="008462D4"/>
    <w:rsid w:val="00847681"/>
    <w:rsid w:val="0085030C"/>
    <w:rsid w:val="00851406"/>
    <w:rsid w:val="00852D07"/>
    <w:rsid w:val="008533DF"/>
    <w:rsid w:val="00853D2A"/>
    <w:rsid w:val="0085771C"/>
    <w:rsid w:val="008577EF"/>
    <w:rsid w:val="00860594"/>
    <w:rsid w:val="00861DE3"/>
    <w:rsid w:val="00862D94"/>
    <w:rsid w:val="00862F08"/>
    <w:rsid w:val="008634B8"/>
    <w:rsid w:val="00863536"/>
    <w:rsid w:val="00863662"/>
    <w:rsid w:val="00863870"/>
    <w:rsid w:val="0086448F"/>
    <w:rsid w:val="0086487D"/>
    <w:rsid w:val="008652D8"/>
    <w:rsid w:val="00870291"/>
    <w:rsid w:val="008708BD"/>
    <w:rsid w:val="008719FC"/>
    <w:rsid w:val="00871EC8"/>
    <w:rsid w:val="00872C29"/>
    <w:rsid w:val="00873ABD"/>
    <w:rsid w:val="00874B2D"/>
    <w:rsid w:val="00875454"/>
    <w:rsid w:val="008775BF"/>
    <w:rsid w:val="00877660"/>
    <w:rsid w:val="008778A2"/>
    <w:rsid w:val="0088011B"/>
    <w:rsid w:val="00881B70"/>
    <w:rsid w:val="00882AFC"/>
    <w:rsid w:val="008838B7"/>
    <w:rsid w:val="00885451"/>
    <w:rsid w:val="00885ACA"/>
    <w:rsid w:val="00886510"/>
    <w:rsid w:val="0088717F"/>
    <w:rsid w:val="008901BF"/>
    <w:rsid w:val="0089116F"/>
    <w:rsid w:val="00891D31"/>
    <w:rsid w:val="008926B8"/>
    <w:rsid w:val="00893858"/>
    <w:rsid w:val="0089397D"/>
    <w:rsid w:val="0089467C"/>
    <w:rsid w:val="0089502E"/>
    <w:rsid w:val="00895A65"/>
    <w:rsid w:val="0089708E"/>
    <w:rsid w:val="008972E0"/>
    <w:rsid w:val="0089748A"/>
    <w:rsid w:val="008A0C31"/>
    <w:rsid w:val="008A186A"/>
    <w:rsid w:val="008A24C3"/>
    <w:rsid w:val="008A41C3"/>
    <w:rsid w:val="008A4770"/>
    <w:rsid w:val="008A6601"/>
    <w:rsid w:val="008A6B4F"/>
    <w:rsid w:val="008A7218"/>
    <w:rsid w:val="008B0DB7"/>
    <w:rsid w:val="008B1B62"/>
    <w:rsid w:val="008B2141"/>
    <w:rsid w:val="008B268E"/>
    <w:rsid w:val="008B2CB8"/>
    <w:rsid w:val="008B4233"/>
    <w:rsid w:val="008B43E9"/>
    <w:rsid w:val="008B5656"/>
    <w:rsid w:val="008B5D0D"/>
    <w:rsid w:val="008B631C"/>
    <w:rsid w:val="008B6433"/>
    <w:rsid w:val="008B6798"/>
    <w:rsid w:val="008B696C"/>
    <w:rsid w:val="008B6B44"/>
    <w:rsid w:val="008B7BB4"/>
    <w:rsid w:val="008C266A"/>
    <w:rsid w:val="008C28F2"/>
    <w:rsid w:val="008C3023"/>
    <w:rsid w:val="008C48F6"/>
    <w:rsid w:val="008C529B"/>
    <w:rsid w:val="008C7F95"/>
    <w:rsid w:val="008D0736"/>
    <w:rsid w:val="008D0957"/>
    <w:rsid w:val="008D249A"/>
    <w:rsid w:val="008D285C"/>
    <w:rsid w:val="008D2DD4"/>
    <w:rsid w:val="008D3261"/>
    <w:rsid w:val="008D4138"/>
    <w:rsid w:val="008D5010"/>
    <w:rsid w:val="008D5B70"/>
    <w:rsid w:val="008D641C"/>
    <w:rsid w:val="008D64B8"/>
    <w:rsid w:val="008D790F"/>
    <w:rsid w:val="008D7AC1"/>
    <w:rsid w:val="008E1D01"/>
    <w:rsid w:val="008E2993"/>
    <w:rsid w:val="008E3E0D"/>
    <w:rsid w:val="008E4B3E"/>
    <w:rsid w:val="008E4D99"/>
    <w:rsid w:val="008E544E"/>
    <w:rsid w:val="008E568C"/>
    <w:rsid w:val="008E5E43"/>
    <w:rsid w:val="008E6BD1"/>
    <w:rsid w:val="008E6E96"/>
    <w:rsid w:val="008E7186"/>
    <w:rsid w:val="008E79BE"/>
    <w:rsid w:val="008E79C4"/>
    <w:rsid w:val="008E7F64"/>
    <w:rsid w:val="008F1563"/>
    <w:rsid w:val="008F23A5"/>
    <w:rsid w:val="008F3A12"/>
    <w:rsid w:val="008F405B"/>
    <w:rsid w:val="008F456C"/>
    <w:rsid w:val="008F4669"/>
    <w:rsid w:val="008F5319"/>
    <w:rsid w:val="008F67CB"/>
    <w:rsid w:val="008F70B8"/>
    <w:rsid w:val="008F76A2"/>
    <w:rsid w:val="008F774E"/>
    <w:rsid w:val="008F7C22"/>
    <w:rsid w:val="009025B1"/>
    <w:rsid w:val="00902D5A"/>
    <w:rsid w:val="00902F13"/>
    <w:rsid w:val="00904020"/>
    <w:rsid w:val="00905E5C"/>
    <w:rsid w:val="00906262"/>
    <w:rsid w:val="00906509"/>
    <w:rsid w:val="00906DEB"/>
    <w:rsid w:val="00906EAE"/>
    <w:rsid w:val="009112E4"/>
    <w:rsid w:val="009115B4"/>
    <w:rsid w:val="009125B9"/>
    <w:rsid w:val="00912764"/>
    <w:rsid w:val="00913AEA"/>
    <w:rsid w:val="009144CA"/>
    <w:rsid w:val="00914B54"/>
    <w:rsid w:val="009155F2"/>
    <w:rsid w:val="00915B37"/>
    <w:rsid w:val="00915CA4"/>
    <w:rsid w:val="00916427"/>
    <w:rsid w:val="00916FAB"/>
    <w:rsid w:val="00917E95"/>
    <w:rsid w:val="00920224"/>
    <w:rsid w:val="0092044E"/>
    <w:rsid w:val="00920943"/>
    <w:rsid w:val="00921BB2"/>
    <w:rsid w:val="00922262"/>
    <w:rsid w:val="00923B0B"/>
    <w:rsid w:val="009247A5"/>
    <w:rsid w:val="00926277"/>
    <w:rsid w:val="00926BBB"/>
    <w:rsid w:val="00927CCC"/>
    <w:rsid w:val="00930A3E"/>
    <w:rsid w:val="00930F23"/>
    <w:rsid w:val="0093340E"/>
    <w:rsid w:val="00933B46"/>
    <w:rsid w:val="009342C3"/>
    <w:rsid w:val="00934F27"/>
    <w:rsid w:val="009355EA"/>
    <w:rsid w:val="00935B93"/>
    <w:rsid w:val="00936814"/>
    <w:rsid w:val="009404C1"/>
    <w:rsid w:val="0094104A"/>
    <w:rsid w:val="00941126"/>
    <w:rsid w:val="00941127"/>
    <w:rsid w:val="009411B2"/>
    <w:rsid w:val="009414A0"/>
    <w:rsid w:val="00942A35"/>
    <w:rsid w:val="00942F01"/>
    <w:rsid w:val="00942F6D"/>
    <w:rsid w:val="009432E4"/>
    <w:rsid w:val="0094342C"/>
    <w:rsid w:val="00944FF0"/>
    <w:rsid w:val="00945398"/>
    <w:rsid w:val="0094672A"/>
    <w:rsid w:val="0094743F"/>
    <w:rsid w:val="00950074"/>
    <w:rsid w:val="009502CF"/>
    <w:rsid w:val="009518F7"/>
    <w:rsid w:val="00952076"/>
    <w:rsid w:val="00952581"/>
    <w:rsid w:val="009526C8"/>
    <w:rsid w:val="00952F78"/>
    <w:rsid w:val="0095319C"/>
    <w:rsid w:val="00954946"/>
    <w:rsid w:val="00954B79"/>
    <w:rsid w:val="00954BE3"/>
    <w:rsid w:val="00956C56"/>
    <w:rsid w:val="00957773"/>
    <w:rsid w:val="00957918"/>
    <w:rsid w:val="00957AD6"/>
    <w:rsid w:val="009601B6"/>
    <w:rsid w:val="0096175B"/>
    <w:rsid w:val="00961998"/>
    <w:rsid w:val="00961E5B"/>
    <w:rsid w:val="00961FB3"/>
    <w:rsid w:val="009626D7"/>
    <w:rsid w:val="0096289A"/>
    <w:rsid w:val="009642C8"/>
    <w:rsid w:val="00964320"/>
    <w:rsid w:val="00964357"/>
    <w:rsid w:val="0096525E"/>
    <w:rsid w:val="00965D50"/>
    <w:rsid w:val="00966D38"/>
    <w:rsid w:val="00967D5B"/>
    <w:rsid w:val="00967E27"/>
    <w:rsid w:val="009700E1"/>
    <w:rsid w:val="0097063D"/>
    <w:rsid w:val="00970A2D"/>
    <w:rsid w:val="00970B25"/>
    <w:rsid w:val="00970B89"/>
    <w:rsid w:val="00970FF7"/>
    <w:rsid w:val="0097110A"/>
    <w:rsid w:val="00971A10"/>
    <w:rsid w:val="00971CF4"/>
    <w:rsid w:val="00972675"/>
    <w:rsid w:val="00973493"/>
    <w:rsid w:val="009753C9"/>
    <w:rsid w:val="00975757"/>
    <w:rsid w:val="009759BA"/>
    <w:rsid w:val="00977640"/>
    <w:rsid w:val="00977C5E"/>
    <w:rsid w:val="009803E0"/>
    <w:rsid w:val="009817C9"/>
    <w:rsid w:val="00983FE0"/>
    <w:rsid w:val="009842F4"/>
    <w:rsid w:val="009858B5"/>
    <w:rsid w:val="00985A1B"/>
    <w:rsid w:val="00986084"/>
    <w:rsid w:val="00986ADF"/>
    <w:rsid w:val="009874AF"/>
    <w:rsid w:val="00987A95"/>
    <w:rsid w:val="009907E2"/>
    <w:rsid w:val="00990804"/>
    <w:rsid w:val="009918EA"/>
    <w:rsid w:val="0099265F"/>
    <w:rsid w:val="009936BB"/>
    <w:rsid w:val="00993814"/>
    <w:rsid w:val="00993EE8"/>
    <w:rsid w:val="00995A54"/>
    <w:rsid w:val="0099617F"/>
    <w:rsid w:val="009966B0"/>
    <w:rsid w:val="009967CD"/>
    <w:rsid w:val="00996CD3"/>
    <w:rsid w:val="009973C8"/>
    <w:rsid w:val="00997A37"/>
    <w:rsid w:val="009A0A38"/>
    <w:rsid w:val="009A156C"/>
    <w:rsid w:val="009A2B20"/>
    <w:rsid w:val="009A3ED3"/>
    <w:rsid w:val="009A4652"/>
    <w:rsid w:val="009A493D"/>
    <w:rsid w:val="009A4D18"/>
    <w:rsid w:val="009A4DB8"/>
    <w:rsid w:val="009A5113"/>
    <w:rsid w:val="009A62FC"/>
    <w:rsid w:val="009A6C31"/>
    <w:rsid w:val="009B086A"/>
    <w:rsid w:val="009B0A87"/>
    <w:rsid w:val="009B0DF8"/>
    <w:rsid w:val="009B1610"/>
    <w:rsid w:val="009B3546"/>
    <w:rsid w:val="009B39BD"/>
    <w:rsid w:val="009B3C23"/>
    <w:rsid w:val="009B41AE"/>
    <w:rsid w:val="009B4F4E"/>
    <w:rsid w:val="009B5030"/>
    <w:rsid w:val="009B5E28"/>
    <w:rsid w:val="009B6B3B"/>
    <w:rsid w:val="009B6FFE"/>
    <w:rsid w:val="009B7372"/>
    <w:rsid w:val="009B7FDF"/>
    <w:rsid w:val="009C1348"/>
    <w:rsid w:val="009C1358"/>
    <w:rsid w:val="009C1962"/>
    <w:rsid w:val="009C2881"/>
    <w:rsid w:val="009C362C"/>
    <w:rsid w:val="009C56DE"/>
    <w:rsid w:val="009C6D93"/>
    <w:rsid w:val="009C7153"/>
    <w:rsid w:val="009C724B"/>
    <w:rsid w:val="009C7E42"/>
    <w:rsid w:val="009D0594"/>
    <w:rsid w:val="009D2587"/>
    <w:rsid w:val="009D2D1E"/>
    <w:rsid w:val="009D33D2"/>
    <w:rsid w:val="009D5557"/>
    <w:rsid w:val="009D5E27"/>
    <w:rsid w:val="009D6C83"/>
    <w:rsid w:val="009E02E7"/>
    <w:rsid w:val="009E1B0C"/>
    <w:rsid w:val="009E1FA8"/>
    <w:rsid w:val="009E24D5"/>
    <w:rsid w:val="009E2BC9"/>
    <w:rsid w:val="009E343C"/>
    <w:rsid w:val="009E3E5C"/>
    <w:rsid w:val="009E3EDA"/>
    <w:rsid w:val="009E4196"/>
    <w:rsid w:val="009E4913"/>
    <w:rsid w:val="009E56FD"/>
    <w:rsid w:val="009E5A6D"/>
    <w:rsid w:val="009E5E69"/>
    <w:rsid w:val="009E6037"/>
    <w:rsid w:val="009E610C"/>
    <w:rsid w:val="009E62E5"/>
    <w:rsid w:val="009E7E92"/>
    <w:rsid w:val="009F0AED"/>
    <w:rsid w:val="009F134D"/>
    <w:rsid w:val="009F2534"/>
    <w:rsid w:val="009F350B"/>
    <w:rsid w:val="009F4279"/>
    <w:rsid w:val="009F4CAA"/>
    <w:rsid w:val="009F573A"/>
    <w:rsid w:val="009F5EA5"/>
    <w:rsid w:val="009F7142"/>
    <w:rsid w:val="009F7422"/>
    <w:rsid w:val="00A008AA"/>
    <w:rsid w:val="00A016F2"/>
    <w:rsid w:val="00A02452"/>
    <w:rsid w:val="00A0283F"/>
    <w:rsid w:val="00A02E6B"/>
    <w:rsid w:val="00A03971"/>
    <w:rsid w:val="00A04CD0"/>
    <w:rsid w:val="00A0630C"/>
    <w:rsid w:val="00A06395"/>
    <w:rsid w:val="00A066EE"/>
    <w:rsid w:val="00A06774"/>
    <w:rsid w:val="00A06B08"/>
    <w:rsid w:val="00A079B5"/>
    <w:rsid w:val="00A10240"/>
    <w:rsid w:val="00A113AA"/>
    <w:rsid w:val="00A117FB"/>
    <w:rsid w:val="00A11976"/>
    <w:rsid w:val="00A12E48"/>
    <w:rsid w:val="00A132BB"/>
    <w:rsid w:val="00A13450"/>
    <w:rsid w:val="00A13E82"/>
    <w:rsid w:val="00A152FB"/>
    <w:rsid w:val="00A16B68"/>
    <w:rsid w:val="00A204B1"/>
    <w:rsid w:val="00A205FE"/>
    <w:rsid w:val="00A21269"/>
    <w:rsid w:val="00A2266A"/>
    <w:rsid w:val="00A24B9F"/>
    <w:rsid w:val="00A2590F"/>
    <w:rsid w:val="00A25D4B"/>
    <w:rsid w:val="00A27397"/>
    <w:rsid w:val="00A27BFC"/>
    <w:rsid w:val="00A30462"/>
    <w:rsid w:val="00A31667"/>
    <w:rsid w:val="00A31C7E"/>
    <w:rsid w:val="00A31E35"/>
    <w:rsid w:val="00A32CEC"/>
    <w:rsid w:val="00A331CC"/>
    <w:rsid w:val="00A33244"/>
    <w:rsid w:val="00A3336A"/>
    <w:rsid w:val="00A34E05"/>
    <w:rsid w:val="00A35387"/>
    <w:rsid w:val="00A357CA"/>
    <w:rsid w:val="00A359D4"/>
    <w:rsid w:val="00A35BC9"/>
    <w:rsid w:val="00A35E87"/>
    <w:rsid w:val="00A361AA"/>
    <w:rsid w:val="00A41E89"/>
    <w:rsid w:val="00A42330"/>
    <w:rsid w:val="00A42929"/>
    <w:rsid w:val="00A42C61"/>
    <w:rsid w:val="00A42E34"/>
    <w:rsid w:val="00A433AB"/>
    <w:rsid w:val="00A44863"/>
    <w:rsid w:val="00A4561C"/>
    <w:rsid w:val="00A4588C"/>
    <w:rsid w:val="00A46114"/>
    <w:rsid w:val="00A462BD"/>
    <w:rsid w:val="00A4668A"/>
    <w:rsid w:val="00A47816"/>
    <w:rsid w:val="00A47B9C"/>
    <w:rsid w:val="00A5002D"/>
    <w:rsid w:val="00A504A4"/>
    <w:rsid w:val="00A51292"/>
    <w:rsid w:val="00A526E7"/>
    <w:rsid w:val="00A53050"/>
    <w:rsid w:val="00A533C2"/>
    <w:rsid w:val="00A53B4B"/>
    <w:rsid w:val="00A53C97"/>
    <w:rsid w:val="00A5404F"/>
    <w:rsid w:val="00A54CF5"/>
    <w:rsid w:val="00A55C74"/>
    <w:rsid w:val="00A6025C"/>
    <w:rsid w:val="00A60406"/>
    <w:rsid w:val="00A60C32"/>
    <w:rsid w:val="00A6235E"/>
    <w:rsid w:val="00A624C4"/>
    <w:rsid w:val="00A629EB"/>
    <w:rsid w:val="00A654D2"/>
    <w:rsid w:val="00A66844"/>
    <w:rsid w:val="00A670AE"/>
    <w:rsid w:val="00A704FF"/>
    <w:rsid w:val="00A70CAC"/>
    <w:rsid w:val="00A70E98"/>
    <w:rsid w:val="00A70F39"/>
    <w:rsid w:val="00A72800"/>
    <w:rsid w:val="00A73C2C"/>
    <w:rsid w:val="00A7477E"/>
    <w:rsid w:val="00A75201"/>
    <w:rsid w:val="00A752E3"/>
    <w:rsid w:val="00A75628"/>
    <w:rsid w:val="00A75987"/>
    <w:rsid w:val="00A7679C"/>
    <w:rsid w:val="00A77495"/>
    <w:rsid w:val="00A7757F"/>
    <w:rsid w:val="00A77985"/>
    <w:rsid w:val="00A77F9A"/>
    <w:rsid w:val="00A80329"/>
    <w:rsid w:val="00A816E4"/>
    <w:rsid w:val="00A8186B"/>
    <w:rsid w:val="00A824F6"/>
    <w:rsid w:val="00A82D23"/>
    <w:rsid w:val="00A82FBD"/>
    <w:rsid w:val="00A8389E"/>
    <w:rsid w:val="00A84021"/>
    <w:rsid w:val="00A84116"/>
    <w:rsid w:val="00A845A3"/>
    <w:rsid w:val="00A84801"/>
    <w:rsid w:val="00A84C14"/>
    <w:rsid w:val="00A85328"/>
    <w:rsid w:val="00A856CD"/>
    <w:rsid w:val="00A86680"/>
    <w:rsid w:val="00A871EA"/>
    <w:rsid w:val="00A906CE"/>
    <w:rsid w:val="00A90832"/>
    <w:rsid w:val="00A90C1A"/>
    <w:rsid w:val="00A90CC1"/>
    <w:rsid w:val="00A912E8"/>
    <w:rsid w:val="00A915E1"/>
    <w:rsid w:val="00A91D4B"/>
    <w:rsid w:val="00A9252D"/>
    <w:rsid w:val="00A9343B"/>
    <w:rsid w:val="00A941FB"/>
    <w:rsid w:val="00A95AB6"/>
    <w:rsid w:val="00A97602"/>
    <w:rsid w:val="00AA0BA3"/>
    <w:rsid w:val="00AA16F1"/>
    <w:rsid w:val="00AA2109"/>
    <w:rsid w:val="00AA250A"/>
    <w:rsid w:val="00AA26F6"/>
    <w:rsid w:val="00AA3DD1"/>
    <w:rsid w:val="00AA4254"/>
    <w:rsid w:val="00AA43AD"/>
    <w:rsid w:val="00AA5444"/>
    <w:rsid w:val="00AA5589"/>
    <w:rsid w:val="00AA569C"/>
    <w:rsid w:val="00AA56A6"/>
    <w:rsid w:val="00AA6571"/>
    <w:rsid w:val="00AA7850"/>
    <w:rsid w:val="00AB00E9"/>
    <w:rsid w:val="00AB098B"/>
    <w:rsid w:val="00AB127E"/>
    <w:rsid w:val="00AB144C"/>
    <w:rsid w:val="00AB1602"/>
    <w:rsid w:val="00AB17D4"/>
    <w:rsid w:val="00AB21D1"/>
    <w:rsid w:val="00AB222E"/>
    <w:rsid w:val="00AB25CB"/>
    <w:rsid w:val="00AB2D15"/>
    <w:rsid w:val="00AB318C"/>
    <w:rsid w:val="00AB3814"/>
    <w:rsid w:val="00AB3AA6"/>
    <w:rsid w:val="00AB3EE8"/>
    <w:rsid w:val="00AB41CE"/>
    <w:rsid w:val="00AB4A9E"/>
    <w:rsid w:val="00AB5025"/>
    <w:rsid w:val="00AB5B56"/>
    <w:rsid w:val="00AB6169"/>
    <w:rsid w:val="00AB625D"/>
    <w:rsid w:val="00AB69C4"/>
    <w:rsid w:val="00AB6E07"/>
    <w:rsid w:val="00AB6F87"/>
    <w:rsid w:val="00AC2009"/>
    <w:rsid w:val="00AC2D14"/>
    <w:rsid w:val="00AC2FD8"/>
    <w:rsid w:val="00AC3AFF"/>
    <w:rsid w:val="00AC3F50"/>
    <w:rsid w:val="00AC4B0D"/>
    <w:rsid w:val="00AC4C64"/>
    <w:rsid w:val="00AC5098"/>
    <w:rsid w:val="00AC5CB5"/>
    <w:rsid w:val="00AC5E67"/>
    <w:rsid w:val="00AC6F0A"/>
    <w:rsid w:val="00AC7864"/>
    <w:rsid w:val="00AC7946"/>
    <w:rsid w:val="00AC7A3B"/>
    <w:rsid w:val="00AD0A82"/>
    <w:rsid w:val="00AD0F57"/>
    <w:rsid w:val="00AD15D0"/>
    <w:rsid w:val="00AD1B92"/>
    <w:rsid w:val="00AD1F25"/>
    <w:rsid w:val="00AD2A18"/>
    <w:rsid w:val="00AD3F53"/>
    <w:rsid w:val="00AD405A"/>
    <w:rsid w:val="00AD4C79"/>
    <w:rsid w:val="00AD54E2"/>
    <w:rsid w:val="00AD591D"/>
    <w:rsid w:val="00AE0159"/>
    <w:rsid w:val="00AE0A45"/>
    <w:rsid w:val="00AE1567"/>
    <w:rsid w:val="00AE1907"/>
    <w:rsid w:val="00AE22E9"/>
    <w:rsid w:val="00AE25D2"/>
    <w:rsid w:val="00AE3138"/>
    <w:rsid w:val="00AE3289"/>
    <w:rsid w:val="00AE35BC"/>
    <w:rsid w:val="00AE5F4F"/>
    <w:rsid w:val="00AE64B2"/>
    <w:rsid w:val="00AE7F20"/>
    <w:rsid w:val="00AF0189"/>
    <w:rsid w:val="00AF02E2"/>
    <w:rsid w:val="00AF0885"/>
    <w:rsid w:val="00AF0A42"/>
    <w:rsid w:val="00AF0C70"/>
    <w:rsid w:val="00AF11DC"/>
    <w:rsid w:val="00AF1766"/>
    <w:rsid w:val="00AF2878"/>
    <w:rsid w:val="00AF2C79"/>
    <w:rsid w:val="00AF3163"/>
    <w:rsid w:val="00AF3A28"/>
    <w:rsid w:val="00AF44EE"/>
    <w:rsid w:val="00AF4B27"/>
    <w:rsid w:val="00AF6723"/>
    <w:rsid w:val="00AF7858"/>
    <w:rsid w:val="00B000FA"/>
    <w:rsid w:val="00B00C38"/>
    <w:rsid w:val="00B02119"/>
    <w:rsid w:val="00B0290E"/>
    <w:rsid w:val="00B02B42"/>
    <w:rsid w:val="00B033F9"/>
    <w:rsid w:val="00B03E69"/>
    <w:rsid w:val="00B04667"/>
    <w:rsid w:val="00B04EF5"/>
    <w:rsid w:val="00B05CBB"/>
    <w:rsid w:val="00B06265"/>
    <w:rsid w:val="00B06539"/>
    <w:rsid w:val="00B06EF7"/>
    <w:rsid w:val="00B0706E"/>
    <w:rsid w:val="00B078BD"/>
    <w:rsid w:val="00B1064E"/>
    <w:rsid w:val="00B124A7"/>
    <w:rsid w:val="00B1260E"/>
    <w:rsid w:val="00B139C0"/>
    <w:rsid w:val="00B1419A"/>
    <w:rsid w:val="00B176AA"/>
    <w:rsid w:val="00B17D4B"/>
    <w:rsid w:val="00B20337"/>
    <w:rsid w:val="00B21318"/>
    <w:rsid w:val="00B222E7"/>
    <w:rsid w:val="00B23D52"/>
    <w:rsid w:val="00B2440D"/>
    <w:rsid w:val="00B24BC9"/>
    <w:rsid w:val="00B26985"/>
    <w:rsid w:val="00B26E1B"/>
    <w:rsid w:val="00B307BD"/>
    <w:rsid w:val="00B320F6"/>
    <w:rsid w:val="00B34411"/>
    <w:rsid w:val="00B3543B"/>
    <w:rsid w:val="00B35BFE"/>
    <w:rsid w:val="00B36B03"/>
    <w:rsid w:val="00B36EFF"/>
    <w:rsid w:val="00B4018C"/>
    <w:rsid w:val="00B4077E"/>
    <w:rsid w:val="00B40B5F"/>
    <w:rsid w:val="00B4138A"/>
    <w:rsid w:val="00B41E7E"/>
    <w:rsid w:val="00B41EBA"/>
    <w:rsid w:val="00B41FB9"/>
    <w:rsid w:val="00B42664"/>
    <w:rsid w:val="00B442E9"/>
    <w:rsid w:val="00B445FA"/>
    <w:rsid w:val="00B44C16"/>
    <w:rsid w:val="00B4657A"/>
    <w:rsid w:val="00B47134"/>
    <w:rsid w:val="00B50F26"/>
    <w:rsid w:val="00B521C3"/>
    <w:rsid w:val="00B5277D"/>
    <w:rsid w:val="00B5399B"/>
    <w:rsid w:val="00B53D85"/>
    <w:rsid w:val="00B54ED9"/>
    <w:rsid w:val="00B5511F"/>
    <w:rsid w:val="00B56442"/>
    <w:rsid w:val="00B60B9B"/>
    <w:rsid w:val="00B60BEC"/>
    <w:rsid w:val="00B60C7C"/>
    <w:rsid w:val="00B60E7C"/>
    <w:rsid w:val="00B61C4B"/>
    <w:rsid w:val="00B626FA"/>
    <w:rsid w:val="00B63731"/>
    <w:rsid w:val="00B64388"/>
    <w:rsid w:val="00B652CF"/>
    <w:rsid w:val="00B6649B"/>
    <w:rsid w:val="00B6707B"/>
    <w:rsid w:val="00B67411"/>
    <w:rsid w:val="00B676F8"/>
    <w:rsid w:val="00B67876"/>
    <w:rsid w:val="00B7116F"/>
    <w:rsid w:val="00B7123D"/>
    <w:rsid w:val="00B71313"/>
    <w:rsid w:val="00B7205B"/>
    <w:rsid w:val="00B72294"/>
    <w:rsid w:val="00B7285D"/>
    <w:rsid w:val="00B73E3C"/>
    <w:rsid w:val="00B742E4"/>
    <w:rsid w:val="00B744C0"/>
    <w:rsid w:val="00B75AFB"/>
    <w:rsid w:val="00B76768"/>
    <w:rsid w:val="00B76FE6"/>
    <w:rsid w:val="00B7718F"/>
    <w:rsid w:val="00B7768A"/>
    <w:rsid w:val="00B778C7"/>
    <w:rsid w:val="00B802A8"/>
    <w:rsid w:val="00B80A84"/>
    <w:rsid w:val="00B81002"/>
    <w:rsid w:val="00B81641"/>
    <w:rsid w:val="00B81C59"/>
    <w:rsid w:val="00B81E07"/>
    <w:rsid w:val="00B82AFD"/>
    <w:rsid w:val="00B83803"/>
    <w:rsid w:val="00B83A3F"/>
    <w:rsid w:val="00B844BB"/>
    <w:rsid w:val="00B84FE2"/>
    <w:rsid w:val="00B850F3"/>
    <w:rsid w:val="00B852D0"/>
    <w:rsid w:val="00B85A49"/>
    <w:rsid w:val="00B85AC9"/>
    <w:rsid w:val="00B9023E"/>
    <w:rsid w:val="00B91376"/>
    <w:rsid w:val="00B9141B"/>
    <w:rsid w:val="00B91C88"/>
    <w:rsid w:val="00B91CB7"/>
    <w:rsid w:val="00B9283B"/>
    <w:rsid w:val="00B92DA8"/>
    <w:rsid w:val="00B93455"/>
    <w:rsid w:val="00B943E5"/>
    <w:rsid w:val="00B94988"/>
    <w:rsid w:val="00B953FD"/>
    <w:rsid w:val="00B9591F"/>
    <w:rsid w:val="00B968EF"/>
    <w:rsid w:val="00B976A8"/>
    <w:rsid w:val="00B97AD0"/>
    <w:rsid w:val="00BA0059"/>
    <w:rsid w:val="00BA02FD"/>
    <w:rsid w:val="00BA0D0F"/>
    <w:rsid w:val="00BA1E30"/>
    <w:rsid w:val="00BA2102"/>
    <w:rsid w:val="00BA461B"/>
    <w:rsid w:val="00BA5ACC"/>
    <w:rsid w:val="00BA670C"/>
    <w:rsid w:val="00BA70A9"/>
    <w:rsid w:val="00BA7106"/>
    <w:rsid w:val="00BA77AC"/>
    <w:rsid w:val="00BB04E2"/>
    <w:rsid w:val="00BB139A"/>
    <w:rsid w:val="00BB2F71"/>
    <w:rsid w:val="00BB33F2"/>
    <w:rsid w:val="00BB35B8"/>
    <w:rsid w:val="00BB5D8F"/>
    <w:rsid w:val="00BB65E5"/>
    <w:rsid w:val="00BB743B"/>
    <w:rsid w:val="00BC0685"/>
    <w:rsid w:val="00BC0DF3"/>
    <w:rsid w:val="00BC295D"/>
    <w:rsid w:val="00BC31DE"/>
    <w:rsid w:val="00BC4130"/>
    <w:rsid w:val="00BC4579"/>
    <w:rsid w:val="00BC4FC0"/>
    <w:rsid w:val="00BC52AC"/>
    <w:rsid w:val="00BC56DB"/>
    <w:rsid w:val="00BC5B03"/>
    <w:rsid w:val="00BC5E85"/>
    <w:rsid w:val="00BC6563"/>
    <w:rsid w:val="00BC695F"/>
    <w:rsid w:val="00BC6A57"/>
    <w:rsid w:val="00BC6CC7"/>
    <w:rsid w:val="00BD0544"/>
    <w:rsid w:val="00BD0CF3"/>
    <w:rsid w:val="00BD0F18"/>
    <w:rsid w:val="00BD0F84"/>
    <w:rsid w:val="00BD0FF2"/>
    <w:rsid w:val="00BD1A90"/>
    <w:rsid w:val="00BD27AE"/>
    <w:rsid w:val="00BD2859"/>
    <w:rsid w:val="00BD30E0"/>
    <w:rsid w:val="00BD43EF"/>
    <w:rsid w:val="00BD4AB9"/>
    <w:rsid w:val="00BD55E0"/>
    <w:rsid w:val="00BD62EB"/>
    <w:rsid w:val="00BD7816"/>
    <w:rsid w:val="00BE0060"/>
    <w:rsid w:val="00BE014D"/>
    <w:rsid w:val="00BE05BA"/>
    <w:rsid w:val="00BE13CE"/>
    <w:rsid w:val="00BE2A67"/>
    <w:rsid w:val="00BE2AB4"/>
    <w:rsid w:val="00BE3963"/>
    <w:rsid w:val="00BE4539"/>
    <w:rsid w:val="00BE59C5"/>
    <w:rsid w:val="00BF044E"/>
    <w:rsid w:val="00BF0AAE"/>
    <w:rsid w:val="00BF10EA"/>
    <w:rsid w:val="00BF170D"/>
    <w:rsid w:val="00BF1D99"/>
    <w:rsid w:val="00BF3A52"/>
    <w:rsid w:val="00BF47F7"/>
    <w:rsid w:val="00BF4B39"/>
    <w:rsid w:val="00BF5795"/>
    <w:rsid w:val="00BF7776"/>
    <w:rsid w:val="00BF7D32"/>
    <w:rsid w:val="00C0095D"/>
    <w:rsid w:val="00C0164E"/>
    <w:rsid w:val="00C0226C"/>
    <w:rsid w:val="00C024EB"/>
    <w:rsid w:val="00C036C7"/>
    <w:rsid w:val="00C04444"/>
    <w:rsid w:val="00C05075"/>
    <w:rsid w:val="00C0558C"/>
    <w:rsid w:val="00C0666E"/>
    <w:rsid w:val="00C074C3"/>
    <w:rsid w:val="00C07CC6"/>
    <w:rsid w:val="00C10432"/>
    <w:rsid w:val="00C11518"/>
    <w:rsid w:val="00C11BA4"/>
    <w:rsid w:val="00C11CB3"/>
    <w:rsid w:val="00C11D29"/>
    <w:rsid w:val="00C122CD"/>
    <w:rsid w:val="00C134AF"/>
    <w:rsid w:val="00C1547F"/>
    <w:rsid w:val="00C16091"/>
    <w:rsid w:val="00C17766"/>
    <w:rsid w:val="00C2075E"/>
    <w:rsid w:val="00C215F2"/>
    <w:rsid w:val="00C22809"/>
    <w:rsid w:val="00C23E8E"/>
    <w:rsid w:val="00C23FBC"/>
    <w:rsid w:val="00C24301"/>
    <w:rsid w:val="00C258DF"/>
    <w:rsid w:val="00C260B2"/>
    <w:rsid w:val="00C26292"/>
    <w:rsid w:val="00C316FE"/>
    <w:rsid w:val="00C32A36"/>
    <w:rsid w:val="00C32E29"/>
    <w:rsid w:val="00C32F44"/>
    <w:rsid w:val="00C33337"/>
    <w:rsid w:val="00C348AC"/>
    <w:rsid w:val="00C354DE"/>
    <w:rsid w:val="00C358D0"/>
    <w:rsid w:val="00C35A68"/>
    <w:rsid w:val="00C369E5"/>
    <w:rsid w:val="00C36F07"/>
    <w:rsid w:val="00C37433"/>
    <w:rsid w:val="00C3790D"/>
    <w:rsid w:val="00C37A9D"/>
    <w:rsid w:val="00C40503"/>
    <w:rsid w:val="00C43BBB"/>
    <w:rsid w:val="00C43EC8"/>
    <w:rsid w:val="00C43F39"/>
    <w:rsid w:val="00C44264"/>
    <w:rsid w:val="00C44B19"/>
    <w:rsid w:val="00C453EC"/>
    <w:rsid w:val="00C455C3"/>
    <w:rsid w:val="00C46480"/>
    <w:rsid w:val="00C46864"/>
    <w:rsid w:val="00C46C7D"/>
    <w:rsid w:val="00C475DA"/>
    <w:rsid w:val="00C5060F"/>
    <w:rsid w:val="00C50FC3"/>
    <w:rsid w:val="00C51227"/>
    <w:rsid w:val="00C512BD"/>
    <w:rsid w:val="00C52248"/>
    <w:rsid w:val="00C52397"/>
    <w:rsid w:val="00C53079"/>
    <w:rsid w:val="00C538AC"/>
    <w:rsid w:val="00C54719"/>
    <w:rsid w:val="00C548C8"/>
    <w:rsid w:val="00C55E5E"/>
    <w:rsid w:val="00C57158"/>
    <w:rsid w:val="00C57A16"/>
    <w:rsid w:val="00C60251"/>
    <w:rsid w:val="00C604D5"/>
    <w:rsid w:val="00C609BD"/>
    <w:rsid w:val="00C61113"/>
    <w:rsid w:val="00C615F3"/>
    <w:rsid w:val="00C63926"/>
    <w:rsid w:val="00C63BEA"/>
    <w:rsid w:val="00C6585F"/>
    <w:rsid w:val="00C65878"/>
    <w:rsid w:val="00C660E1"/>
    <w:rsid w:val="00C66304"/>
    <w:rsid w:val="00C6648A"/>
    <w:rsid w:val="00C66596"/>
    <w:rsid w:val="00C669DA"/>
    <w:rsid w:val="00C66B7B"/>
    <w:rsid w:val="00C66CEB"/>
    <w:rsid w:val="00C6797E"/>
    <w:rsid w:val="00C704AA"/>
    <w:rsid w:val="00C70541"/>
    <w:rsid w:val="00C70C2E"/>
    <w:rsid w:val="00C714C9"/>
    <w:rsid w:val="00C7224D"/>
    <w:rsid w:val="00C72421"/>
    <w:rsid w:val="00C7292F"/>
    <w:rsid w:val="00C73DE6"/>
    <w:rsid w:val="00C741FC"/>
    <w:rsid w:val="00C748FE"/>
    <w:rsid w:val="00C74F9F"/>
    <w:rsid w:val="00C76A1F"/>
    <w:rsid w:val="00C77203"/>
    <w:rsid w:val="00C774BF"/>
    <w:rsid w:val="00C82ABF"/>
    <w:rsid w:val="00C83155"/>
    <w:rsid w:val="00C84334"/>
    <w:rsid w:val="00C8496F"/>
    <w:rsid w:val="00C859AC"/>
    <w:rsid w:val="00C85C7B"/>
    <w:rsid w:val="00C85EC5"/>
    <w:rsid w:val="00C86221"/>
    <w:rsid w:val="00C8641A"/>
    <w:rsid w:val="00C86895"/>
    <w:rsid w:val="00C876E5"/>
    <w:rsid w:val="00C87736"/>
    <w:rsid w:val="00C87AA6"/>
    <w:rsid w:val="00C91158"/>
    <w:rsid w:val="00C911BF"/>
    <w:rsid w:val="00C91BD6"/>
    <w:rsid w:val="00C921C9"/>
    <w:rsid w:val="00C92D85"/>
    <w:rsid w:val="00C9437B"/>
    <w:rsid w:val="00C94EF2"/>
    <w:rsid w:val="00C97A01"/>
    <w:rsid w:val="00C97BC6"/>
    <w:rsid w:val="00CA01FC"/>
    <w:rsid w:val="00CA09CF"/>
    <w:rsid w:val="00CA1208"/>
    <w:rsid w:val="00CA12C6"/>
    <w:rsid w:val="00CA3F30"/>
    <w:rsid w:val="00CA4B73"/>
    <w:rsid w:val="00CA4DB1"/>
    <w:rsid w:val="00CA5C80"/>
    <w:rsid w:val="00CA6690"/>
    <w:rsid w:val="00CA6900"/>
    <w:rsid w:val="00CB0B3F"/>
    <w:rsid w:val="00CB2443"/>
    <w:rsid w:val="00CB2B14"/>
    <w:rsid w:val="00CB2C12"/>
    <w:rsid w:val="00CB2CDA"/>
    <w:rsid w:val="00CB2DF8"/>
    <w:rsid w:val="00CB30B3"/>
    <w:rsid w:val="00CB348C"/>
    <w:rsid w:val="00CC06FA"/>
    <w:rsid w:val="00CC081F"/>
    <w:rsid w:val="00CC0CC2"/>
    <w:rsid w:val="00CC2D9F"/>
    <w:rsid w:val="00CC3C92"/>
    <w:rsid w:val="00CC400E"/>
    <w:rsid w:val="00CC4123"/>
    <w:rsid w:val="00CC4A89"/>
    <w:rsid w:val="00CC4CCE"/>
    <w:rsid w:val="00CC5AAE"/>
    <w:rsid w:val="00CD00EB"/>
    <w:rsid w:val="00CD100F"/>
    <w:rsid w:val="00CD17D6"/>
    <w:rsid w:val="00CD2673"/>
    <w:rsid w:val="00CD3CA5"/>
    <w:rsid w:val="00CD470D"/>
    <w:rsid w:val="00CD4A33"/>
    <w:rsid w:val="00CD4FAB"/>
    <w:rsid w:val="00CD5E35"/>
    <w:rsid w:val="00CD7577"/>
    <w:rsid w:val="00CD7971"/>
    <w:rsid w:val="00CD7BB3"/>
    <w:rsid w:val="00CE225B"/>
    <w:rsid w:val="00CE2FB5"/>
    <w:rsid w:val="00CE3478"/>
    <w:rsid w:val="00CE388D"/>
    <w:rsid w:val="00CE3A8B"/>
    <w:rsid w:val="00CE4550"/>
    <w:rsid w:val="00CE4E86"/>
    <w:rsid w:val="00CE55C6"/>
    <w:rsid w:val="00CE58AF"/>
    <w:rsid w:val="00CE5BBE"/>
    <w:rsid w:val="00CE6396"/>
    <w:rsid w:val="00CE6603"/>
    <w:rsid w:val="00CE6E71"/>
    <w:rsid w:val="00CE73F3"/>
    <w:rsid w:val="00CE7416"/>
    <w:rsid w:val="00CE767A"/>
    <w:rsid w:val="00CE7CF8"/>
    <w:rsid w:val="00CE7E1E"/>
    <w:rsid w:val="00CE7FFD"/>
    <w:rsid w:val="00CF1500"/>
    <w:rsid w:val="00CF1924"/>
    <w:rsid w:val="00CF2776"/>
    <w:rsid w:val="00CF2B29"/>
    <w:rsid w:val="00CF329F"/>
    <w:rsid w:val="00CF3E84"/>
    <w:rsid w:val="00CF464B"/>
    <w:rsid w:val="00CF4EA8"/>
    <w:rsid w:val="00CF61AD"/>
    <w:rsid w:val="00D000BA"/>
    <w:rsid w:val="00D00D65"/>
    <w:rsid w:val="00D00DF3"/>
    <w:rsid w:val="00D01339"/>
    <w:rsid w:val="00D013C5"/>
    <w:rsid w:val="00D02611"/>
    <w:rsid w:val="00D0266C"/>
    <w:rsid w:val="00D027B9"/>
    <w:rsid w:val="00D02E7B"/>
    <w:rsid w:val="00D03411"/>
    <w:rsid w:val="00D03821"/>
    <w:rsid w:val="00D044D2"/>
    <w:rsid w:val="00D04AC9"/>
    <w:rsid w:val="00D05111"/>
    <w:rsid w:val="00D0704E"/>
    <w:rsid w:val="00D07761"/>
    <w:rsid w:val="00D07B4D"/>
    <w:rsid w:val="00D10593"/>
    <w:rsid w:val="00D10E5E"/>
    <w:rsid w:val="00D1201E"/>
    <w:rsid w:val="00D12ECC"/>
    <w:rsid w:val="00D13105"/>
    <w:rsid w:val="00D132C9"/>
    <w:rsid w:val="00D13A13"/>
    <w:rsid w:val="00D13D73"/>
    <w:rsid w:val="00D14D9A"/>
    <w:rsid w:val="00D14FE6"/>
    <w:rsid w:val="00D150DC"/>
    <w:rsid w:val="00D15461"/>
    <w:rsid w:val="00D15905"/>
    <w:rsid w:val="00D15B89"/>
    <w:rsid w:val="00D165F5"/>
    <w:rsid w:val="00D16B17"/>
    <w:rsid w:val="00D1791C"/>
    <w:rsid w:val="00D20D7C"/>
    <w:rsid w:val="00D2153A"/>
    <w:rsid w:val="00D21762"/>
    <w:rsid w:val="00D23E52"/>
    <w:rsid w:val="00D2438B"/>
    <w:rsid w:val="00D25664"/>
    <w:rsid w:val="00D2590A"/>
    <w:rsid w:val="00D2616F"/>
    <w:rsid w:val="00D265F4"/>
    <w:rsid w:val="00D270AC"/>
    <w:rsid w:val="00D27885"/>
    <w:rsid w:val="00D27A57"/>
    <w:rsid w:val="00D27AFE"/>
    <w:rsid w:val="00D27E3F"/>
    <w:rsid w:val="00D328FE"/>
    <w:rsid w:val="00D34453"/>
    <w:rsid w:val="00D34937"/>
    <w:rsid w:val="00D35DCF"/>
    <w:rsid w:val="00D36E7F"/>
    <w:rsid w:val="00D36FD6"/>
    <w:rsid w:val="00D3740C"/>
    <w:rsid w:val="00D37410"/>
    <w:rsid w:val="00D37D9C"/>
    <w:rsid w:val="00D4042A"/>
    <w:rsid w:val="00D405E6"/>
    <w:rsid w:val="00D40715"/>
    <w:rsid w:val="00D41EC0"/>
    <w:rsid w:val="00D41EFE"/>
    <w:rsid w:val="00D42197"/>
    <w:rsid w:val="00D422D7"/>
    <w:rsid w:val="00D4236F"/>
    <w:rsid w:val="00D42EC8"/>
    <w:rsid w:val="00D4338D"/>
    <w:rsid w:val="00D43DF1"/>
    <w:rsid w:val="00D440C5"/>
    <w:rsid w:val="00D44D0E"/>
    <w:rsid w:val="00D45D95"/>
    <w:rsid w:val="00D4625C"/>
    <w:rsid w:val="00D46910"/>
    <w:rsid w:val="00D4712B"/>
    <w:rsid w:val="00D47A85"/>
    <w:rsid w:val="00D47ED2"/>
    <w:rsid w:val="00D50A4A"/>
    <w:rsid w:val="00D51D39"/>
    <w:rsid w:val="00D51EA4"/>
    <w:rsid w:val="00D53A1F"/>
    <w:rsid w:val="00D53D8B"/>
    <w:rsid w:val="00D53DF4"/>
    <w:rsid w:val="00D5456A"/>
    <w:rsid w:val="00D5712E"/>
    <w:rsid w:val="00D60DD6"/>
    <w:rsid w:val="00D61339"/>
    <w:rsid w:val="00D614C9"/>
    <w:rsid w:val="00D61DD8"/>
    <w:rsid w:val="00D623E7"/>
    <w:rsid w:val="00D62AE0"/>
    <w:rsid w:val="00D62BA0"/>
    <w:rsid w:val="00D62EE0"/>
    <w:rsid w:val="00D63886"/>
    <w:rsid w:val="00D64830"/>
    <w:rsid w:val="00D662F3"/>
    <w:rsid w:val="00D669EF"/>
    <w:rsid w:val="00D67E2A"/>
    <w:rsid w:val="00D7029D"/>
    <w:rsid w:val="00D71039"/>
    <w:rsid w:val="00D71FDF"/>
    <w:rsid w:val="00D72655"/>
    <w:rsid w:val="00D7309F"/>
    <w:rsid w:val="00D75DFF"/>
    <w:rsid w:val="00D76387"/>
    <w:rsid w:val="00D76E96"/>
    <w:rsid w:val="00D80083"/>
    <w:rsid w:val="00D80E61"/>
    <w:rsid w:val="00D81523"/>
    <w:rsid w:val="00D8157E"/>
    <w:rsid w:val="00D8250F"/>
    <w:rsid w:val="00D82D7E"/>
    <w:rsid w:val="00D831F2"/>
    <w:rsid w:val="00D832E3"/>
    <w:rsid w:val="00D8330C"/>
    <w:rsid w:val="00D83C9F"/>
    <w:rsid w:val="00D83D2D"/>
    <w:rsid w:val="00D85833"/>
    <w:rsid w:val="00D85A40"/>
    <w:rsid w:val="00D85BC8"/>
    <w:rsid w:val="00D86579"/>
    <w:rsid w:val="00D87A57"/>
    <w:rsid w:val="00D87DE0"/>
    <w:rsid w:val="00D90A62"/>
    <w:rsid w:val="00D91A35"/>
    <w:rsid w:val="00D91AFA"/>
    <w:rsid w:val="00D9344B"/>
    <w:rsid w:val="00D940B2"/>
    <w:rsid w:val="00D9574C"/>
    <w:rsid w:val="00D9712E"/>
    <w:rsid w:val="00D97366"/>
    <w:rsid w:val="00D97DD4"/>
    <w:rsid w:val="00DA0831"/>
    <w:rsid w:val="00DA0E37"/>
    <w:rsid w:val="00DA19C9"/>
    <w:rsid w:val="00DA2378"/>
    <w:rsid w:val="00DA29E7"/>
    <w:rsid w:val="00DA337D"/>
    <w:rsid w:val="00DA3522"/>
    <w:rsid w:val="00DA3802"/>
    <w:rsid w:val="00DA3CA2"/>
    <w:rsid w:val="00DA52A4"/>
    <w:rsid w:val="00DA647B"/>
    <w:rsid w:val="00DA6A77"/>
    <w:rsid w:val="00DA6AFF"/>
    <w:rsid w:val="00DA6B7D"/>
    <w:rsid w:val="00DA76FF"/>
    <w:rsid w:val="00DB0474"/>
    <w:rsid w:val="00DB0EA6"/>
    <w:rsid w:val="00DB135C"/>
    <w:rsid w:val="00DB2BB3"/>
    <w:rsid w:val="00DB534C"/>
    <w:rsid w:val="00DB5B6E"/>
    <w:rsid w:val="00DB63D8"/>
    <w:rsid w:val="00DB649B"/>
    <w:rsid w:val="00DB7D67"/>
    <w:rsid w:val="00DC0DD0"/>
    <w:rsid w:val="00DC143B"/>
    <w:rsid w:val="00DC32D3"/>
    <w:rsid w:val="00DC3B4A"/>
    <w:rsid w:val="00DC4504"/>
    <w:rsid w:val="00DC4ED4"/>
    <w:rsid w:val="00DC59D2"/>
    <w:rsid w:val="00DC6AD3"/>
    <w:rsid w:val="00DC6B6B"/>
    <w:rsid w:val="00DC6DDF"/>
    <w:rsid w:val="00DC716C"/>
    <w:rsid w:val="00DC7B0F"/>
    <w:rsid w:val="00DD2665"/>
    <w:rsid w:val="00DD412E"/>
    <w:rsid w:val="00DD4CC1"/>
    <w:rsid w:val="00DD5012"/>
    <w:rsid w:val="00DD56A5"/>
    <w:rsid w:val="00DD591D"/>
    <w:rsid w:val="00DD594F"/>
    <w:rsid w:val="00DD642A"/>
    <w:rsid w:val="00DD69D4"/>
    <w:rsid w:val="00DD7549"/>
    <w:rsid w:val="00DE05C0"/>
    <w:rsid w:val="00DE06EC"/>
    <w:rsid w:val="00DE157A"/>
    <w:rsid w:val="00DE1D50"/>
    <w:rsid w:val="00DE23D8"/>
    <w:rsid w:val="00DE3013"/>
    <w:rsid w:val="00DE4395"/>
    <w:rsid w:val="00DE451F"/>
    <w:rsid w:val="00DE452B"/>
    <w:rsid w:val="00DE5DAB"/>
    <w:rsid w:val="00DE629F"/>
    <w:rsid w:val="00DF076F"/>
    <w:rsid w:val="00DF0ED6"/>
    <w:rsid w:val="00DF0EEA"/>
    <w:rsid w:val="00DF0FDB"/>
    <w:rsid w:val="00DF125F"/>
    <w:rsid w:val="00DF37B3"/>
    <w:rsid w:val="00DF3F51"/>
    <w:rsid w:val="00DF4130"/>
    <w:rsid w:val="00DF44EF"/>
    <w:rsid w:val="00DF475A"/>
    <w:rsid w:val="00DF4E7C"/>
    <w:rsid w:val="00DF5F36"/>
    <w:rsid w:val="00DF643C"/>
    <w:rsid w:val="00DF6B30"/>
    <w:rsid w:val="00DF7450"/>
    <w:rsid w:val="00DF7E3E"/>
    <w:rsid w:val="00E0149C"/>
    <w:rsid w:val="00E01CE1"/>
    <w:rsid w:val="00E01E43"/>
    <w:rsid w:val="00E03680"/>
    <w:rsid w:val="00E03696"/>
    <w:rsid w:val="00E03A10"/>
    <w:rsid w:val="00E03AC1"/>
    <w:rsid w:val="00E04351"/>
    <w:rsid w:val="00E05770"/>
    <w:rsid w:val="00E05FB3"/>
    <w:rsid w:val="00E06952"/>
    <w:rsid w:val="00E069A5"/>
    <w:rsid w:val="00E06D5F"/>
    <w:rsid w:val="00E0703C"/>
    <w:rsid w:val="00E10158"/>
    <w:rsid w:val="00E1112D"/>
    <w:rsid w:val="00E11CAA"/>
    <w:rsid w:val="00E1327C"/>
    <w:rsid w:val="00E13AF0"/>
    <w:rsid w:val="00E13DB0"/>
    <w:rsid w:val="00E14262"/>
    <w:rsid w:val="00E146D7"/>
    <w:rsid w:val="00E14C10"/>
    <w:rsid w:val="00E15CE2"/>
    <w:rsid w:val="00E160FA"/>
    <w:rsid w:val="00E21576"/>
    <w:rsid w:val="00E22FE7"/>
    <w:rsid w:val="00E2300F"/>
    <w:rsid w:val="00E242F7"/>
    <w:rsid w:val="00E24D5F"/>
    <w:rsid w:val="00E258D8"/>
    <w:rsid w:val="00E25B78"/>
    <w:rsid w:val="00E25F14"/>
    <w:rsid w:val="00E263BC"/>
    <w:rsid w:val="00E26653"/>
    <w:rsid w:val="00E26B09"/>
    <w:rsid w:val="00E26D5A"/>
    <w:rsid w:val="00E274D2"/>
    <w:rsid w:val="00E27D78"/>
    <w:rsid w:val="00E30D22"/>
    <w:rsid w:val="00E31127"/>
    <w:rsid w:val="00E31E4B"/>
    <w:rsid w:val="00E3381C"/>
    <w:rsid w:val="00E33A67"/>
    <w:rsid w:val="00E3433E"/>
    <w:rsid w:val="00E347C5"/>
    <w:rsid w:val="00E34BA7"/>
    <w:rsid w:val="00E3511E"/>
    <w:rsid w:val="00E35CD7"/>
    <w:rsid w:val="00E35DDF"/>
    <w:rsid w:val="00E36872"/>
    <w:rsid w:val="00E36960"/>
    <w:rsid w:val="00E40456"/>
    <w:rsid w:val="00E410F0"/>
    <w:rsid w:val="00E412B6"/>
    <w:rsid w:val="00E41444"/>
    <w:rsid w:val="00E42808"/>
    <w:rsid w:val="00E44663"/>
    <w:rsid w:val="00E45E99"/>
    <w:rsid w:val="00E46C83"/>
    <w:rsid w:val="00E47104"/>
    <w:rsid w:val="00E47B0F"/>
    <w:rsid w:val="00E5291C"/>
    <w:rsid w:val="00E52BAC"/>
    <w:rsid w:val="00E53A0B"/>
    <w:rsid w:val="00E540E3"/>
    <w:rsid w:val="00E55556"/>
    <w:rsid w:val="00E5571A"/>
    <w:rsid w:val="00E56165"/>
    <w:rsid w:val="00E56414"/>
    <w:rsid w:val="00E56996"/>
    <w:rsid w:val="00E56A54"/>
    <w:rsid w:val="00E56B8F"/>
    <w:rsid w:val="00E56E48"/>
    <w:rsid w:val="00E600FF"/>
    <w:rsid w:val="00E601D4"/>
    <w:rsid w:val="00E620AA"/>
    <w:rsid w:val="00E6247B"/>
    <w:rsid w:val="00E62914"/>
    <w:rsid w:val="00E629BF"/>
    <w:rsid w:val="00E64689"/>
    <w:rsid w:val="00E64B44"/>
    <w:rsid w:val="00E66124"/>
    <w:rsid w:val="00E661D5"/>
    <w:rsid w:val="00E66260"/>
    <w:rsid w:val="00E66DB0"/>
    <w:rsid w:val="00E67E23"/>
    <w:rsid w:val="00E70E42"/>
    <w:rsid w:val="00E711D9"/>
    <w:rsid w:val="00E7155F"/>
    <w:rsid w:val="00E71791"/>
    <w:rsid w:val="00E71A60"/>
    <w:rsid w:val="00E720BF"/>
    <w:rsid w:val="00E72D13"/>
    <w:rsid w:val="00E73792"/>
    <w:rsid w:val="00E74323"/>
    <w:rsid w:val="00E74760"/>
    <w:rsid w:val="00E747BC"/>
    <w:rsid w:val="00E74B51"/>
    <w:rsid w:val="00E750B1"/>
    <w:rsid w:val="00E758E0"/>
    <w:rsid w:val="00E76F6A"/>
    <w:rsid w:val="00E80927"/>
    <w:rsid w:val="00E80E4B"/>
    <w:rsid w:val="00E80F4B"/>
    <w:rsid w:val="00E81675"/>
    <w:rsid w:val="00E81A14"/>
    <w:rsid w:val="00E82127"/>
    <w:rsid w:val="00E82465"/>
    <w:rsid w:val="00E82FE3"/>
    <w:rsid w:val="00E832D6"/>
    <w:rsid w:val="00E83550"/>
    <w:rsid w:val="00E835FD"/>
    <w:rsid w:val="00E83ADA"/>
    <w:rsid w:val="00E8403C"/>
    <w:rsid w:val="00E8416C"/>
    <w:rsid w:val="00E84405"/>
    <w:rsid w:val="00E8466B"/>
    <w:rsid w:val="00E84E14"/>
    <w:rsid w:val="00E85450"/>
    <w:rsid w:val="00E864B0"/>
    <w:rsid w:val="00E86764"/>
    <w:rsid w:val="00E90508"/>
    <w:rsid w:val="00E9118A"/>
    <w:rsid w:val="00E91639"/>
    <w:rsid w:val="00E920B4"/>
    <w:rsid w:val="00E9211F"/>
    <w:rsid w:val="00E923F1"/>
    <w:rsid w:val="00E934B7"/>
    <w:rsid w:val="00E939F3"/>
    <w:rsid w:val="00E94015"/>
    <w:rsid w:val="00E94EE2"/>
    <w:rsid w:val="00E94EEC"/>
    <w:rsid w:val="00E95936"/>
    <w:rsid w:val="00EA2492"/>
    <w:rsid w:val="00EA2F9D"/>
    <w:rsid w:val="00EA3237"/>
    <w:rsid w:val="00EA3B98"/>
    <w:rsid w:val="00EA4017"/>
    <w:rsid w:val="00EA442B"/>
    <w:rsid w:val="00EA47D8"/>
    <w:rsid w:val="00EA68AC"/>
    <w:rsid w:val="00EA7E31"/>
    <w:rsid w:val="00EB0090"/>
    <w:rsid w:val="00EB0469"/>
    <w:rsid w:val="00EB0AEE"/>
    <w:rsid w:val="00EB1DBF"/>
    <w:rsid w:val="00EB1E4F"/>
    <w:rsid w:val="00EB272D"/>
    <w:rsid w:val="00EB27D7"/>
    <w:rsid w:val="00EB32C6"/>
    <w:rsid w:val="00EB4549"/>
    <w:rsid w:val="00EB4DB9"/>
    <w:rsid w:val="00EB7213"/>
    <w:rsid w:val="00EB76ED"/>
    <w:rsid w:val="00EC00D2"/>
    <w:rsid w:val="00EC017B"/>
    <w:rsid w:val="00EC06A0"/>
    <w:rsid w:val="00EC115D"/>
    <w:rsid w:val="00EC1411"/>
    <w:rsid w:val="00EC22C6"/>
    <w:rsid w:val="00EC2B57"/>
    <w:rsid w:val="00EC305D"/>
    <w:rsid w:val="00EC3697"/>
    <w:rsid w:val="00EC4911"/>
    <w:rsid w:val="00EC4D5E"/>
    <w:rsid w:val="00EC50EC"/>
    <w:rsid w:val="00EC5531"/>
    <w:rsid w:val="00EC5832"/>
    <w:rsid w:val="00EC58D7"/>
    <w:rsid w:val="00EC594A"/>
    <w:rsid w:val="00EC69D9"/>
    <w:rsid w:val="00EC70E9"/>
    <w:rsid w:val="00EC7938"/>
    <w:rsid w:val="00ED226F"/>
    <w:rsid w:val="00ED4AA0"/>
    <w:rsid w:val="00ED5A09"/>
    <w:rsid w:val="00ED5B70"/>
    <w:rsid w:val="00ED63CA"/>
    <w:rsid w:val="00ED6763"/>
    <w:rsid w:val="00ED6E4D"/>
    <w:rsid w:val="00ED6E53"/>
    <w:rsid w:val="00ED7850"/>
    <w:rsid w:val="00EE0BCB"/>
    <w:rsid w:val="00EE0F5C"/>
    <w:rsid w:val="00EE1B0E"/>
    <w:rsid w:val="00EE1E12"/>
    <w:rsid w:val="00EE3911"/>
    <w:rsid w:val="00EE40BB"/>
    <w:rsid w:val="00EE40DD"/>
    <w:rsid w:val="00EE487F"/>
    <w:rsid w:val="00EE4D66"/>
    <w:rsid w:val="00EE772D"/>
    <w:rsid w:val="00EE7FDE"/>
    <w:rsid w:val="00EF12B7"/>
    <w:rsid w:val="00EF2E65"/>
    <w:rsid w:val="00EF2FDE"/>
    <w:rsid w:val="00EF3885"/>
    <w:rsid w:val="00EF3B6B"/>
    <w:rsid w:val="00EF3EF3"/>
    <w:rsid w:val="00EF41F6"/>
    <w:rsid w:val="00EF4606"/>
    <w:rsid w:val="00EF47A1"/>
    <w:rsid w:val="00EF5166"/>
    <w:rsid w:val="00EF58DD"/>
    <w:rsid w:val="00EF5DA4"/>
    <w:rsid w:val="00EF6A48"/>
    <w:rsid w:val="00F00B96"/>
    <w:rsid w:val="00F00CD0"/>
    <w:rsid w:val="00F01D8A"/>
    <w:rsid w:val="00F0217F"/>
    <w:rsid w:val="00F022BC"/>
    <w:rsid w:val="00F028B6"/>
    <w:rsid w:val="00F02AB2"/>
    <w:rsid w:val="00F03454"/>
    <w:rsid w:val="00F0361E"/>
    <w:rsid w:val="00F0374E"/>
    <w:rsid w:val="00F03A71"/>
    <w:rsid w:val="00F03E61"/>
    <w:rsid w:val="00F0426C"/>
    <w:rsid w:val="00F04ACA"/>
    <w:rsid w:val="00F058A7"/>
    <w:rsid w:val="00F07375"/>
    <w:rsid w:val="00F105EB"/>
    <w:rsid w:val="00F10E71"/>
    <w:rsid w:val="00F10FD1"/>
    <w:rsid w:val="00F11C3A"/>
    <w:rsid w:val="00F12E10"/>
    <w:rsid w:val="00F1396B"/>
    <w:rsid w:val="00F14157"/>
    <w:rsid w:val="00F15C88"/>
    <w:rsid w:val="00F15FB9"/>
    <w:rsid w:val="00F16CFC"/>
    <w:rsid w:val="00F1734D"/>
    <w:rsid w:val="00F17404"/>
    <w:rsid w:val="00F1753C"/>
    <w:rsid w:val="00F1777E"/>
    <w:rsid w:val="00F17972"/>
    <w:rsid w:val="00F20E33"/>
    <w:rsid w:val="00F20E6C"/>
    <w:rsid w:val="00F239EF"/>
    <w:rsid w:val="00F2449F"/>
    <w:rsid w:val="00F266FF"/>
    <w:rsid w:val="00F269A3"/>
    <w:rsid w:val="00F278F7"/>
    <w:rsid w:val="00F327A5"/>
    <w:rsid w:val="00F34553"/>
    <w:rsid w:val="00F35836"/>
    <w:rsid w:val="00F35CFC"/>
    <w:rsid w:val="00F37C18"/>
    <w:rsid w:val="00F40FB5"/>
    <w:rsid w:val="00F41C97"/>
    <w:rsid w:val="00F42170"/>
    <w:rsid w:val="00F43BD9"/>
    <w:rsid w:val="00F443A1"/>
    <w:rsid w:val="00F45467"/>
    <w:rsid w:val="00F45C0A"/>
    <w:rsid w:val="00F475A6"/>
    <w:rsid w:val="00F50C8B"/>
    <w:rsid w:val="00F51D00"/>
    <w:rsid w:val="00F5214F"/>
    <w:rsid w:val="00F5325A"/>
    <w:rsid w:val="00F5489D"/>
    <w:rsid w:val="00F54BB4"/>
    <w:rsid w:val="00F54FFB"/>
    <w:rsid w:val="00F55CD9"/>
    <w:rsid w:val="00F562F7"/>
    <w:rsid w:val="00F56578"/>
    <w:rsid w:val="00F57EF1"/>
    <w:rsid w:val="00F57FF9"/>
    <w:rsid w:val="00F601E1"/>
    <w:rsid w:val="00F62CD2"/>
    <w:rsid w:val="00F63086"/>
    <w:rsid w:val="00F65DA8"/>
    <w:rsid w:val="00F662E9"/>
    <w:rsid w:val="00F66ECE"/>
    <w:rsid w:val="00F6798A"/>
    <w:rsid w:val="00F7267E"/>
    <w:rsid w:val="00F73B2C"/>
    <w:rsid w:val="00F73C2A"/>
    <w:rsid w:val="00F7476B"/>
    <w:rsid w:val="00F75637"/>
    <w:rsid w:val="00F75646"/>
    <w:rsid w:val="00F75802"/>
    <w:rsid w:val="00F75DE4"/>
    <w:rsid w:val="00F75F06"/>
    <w:rsid w:val="00F76372"/>
    <w:rsid w:val="00F773DD"/>
    <w:rsid w:val="00F77665"/>
    <w:rsid w:val="00F779F8"/>
    <w:rsid w:val="00F815C6"/>
    <w:rsid w:val="00F82708"/>
    <w:rsid w:val="00F832A9"/>
    <w:rsid w:val="00F83620"/>
    <w:rsid w:val="00F838D5"/>
    <w:rsid w:val="00F83C0C"/>
    <w:rsid w:val="00F85DB5"/>
    <w:rsid w:val="00F8692F"/>
    <w:rsid w:val="00F87734"/>
    <w:rsid w:val="00F8793D"/>
    <w:rsid w:val="00F87B8A"/>
    <w:rsid w:val="00F91434"/>
    <w:rsid w:val="00F91D62"/>
    <w:rsid w:val="00F92165"/>
    <w:rsid w:val="00F93EC1"/>
    <w:rsid w:val="00F94454"/>
    <w:rsid w:val="00F962F9"/>
    <w:rsid w:val="00F96806"/>
    <w:rsid w:val="00F973DE"/>
    <w:rsid w:val="00FA04C6"/>
    <w:rsid w:val="00FA04F2"/>
    <w:rsid w:val="00FA0CB2"/>
    <w:rsid w:val="00FA2DBB"/>
    <w:rsid w:val="00FA3F4E"/>
    <w:rsid w:val="00FA4315"/>
    <w:rsid w:val="00FA5075"/>
    <w:rsid w:val="00FA572B"/>
    <w:rsid w:val="00FA728E"/>
    <w:rsid w:val="00FA73DD"/>
    <w:rsid w:val="00FB02CD"/>
    <w:rsid w:val="00FB1176"/>
    <w:rsid w:val="00FB241F"/>
    <w:rsid w:val="00FB2EA4"/>
    <w:rsid w:val="00FB3748"/>
    <w:rsid w:val="00FB3780"/>
    <w:rsid w:val="00FB3F4C"/>
    <w:rsid w:val="00FB4103"/>
    <w:rsid w:val="00FC4611"/>
    <w:rsid w:val="00FC4A21"/>
    <w:rsid w:val="00FC4BCE"/>
    <w:rsid w:val="00FC551B"/>
    <w:rsid w:val="00FC5701"/>
    <w:rsid w:val="00FC5BB5"/>
    <w:rsid w:val="00FC5C4D"/>
    <w:rsid w:val="00FC6442"/>
    <w:rsid w:val="00FC6B24"/>
    <w:rsid w:val="00FC7D3F"/>
    <w:rsid w:val="00FD0E01"/>
    <w:rsid w:val="00FD1389"/>
    <w:rsid w:val="00FD1AD0"/>
    <w:rsid w:val="00FD4385"/>
    <w:rsid w:val="00FD5D93"/>
    <w:rsid w:val="00FD61BE"/>
    <w:rsid w:val="00FD76BD"/>
    <w:rsid w:val="00FD7787"/>
    <w:rsid w:val="00FD7E96"/>
    <w:rsid w:val="00FE01CA"/>
    <w:rsid w:val="00FE0ECE"/>
    <w:rsid w:val="00FE140C"/>
    <w:rsid w:val="00FE330F"/>
    <w:rsid w:val="00FE3A27"/>
    <w:rsid w:val="00FE3C17"/>
    <w:rsid w:val="00FE3F43"/>
    <w:rsid w:val="00FE4245"/>
    <w:rsid w:val="00FE42C7"/>
    <w:rsid w:val="00FE56D1"/>
    <w:rsid w:val="00FE583D"/>
    <w:rsid w:val="00FE59F3"/>
    <w:rsid w:val="00FE62D6"/>
    <w:rsid w:val="00FE74FD"/>
    <w:rsid w:val="00FE7F2D"/>
    <w:rsid w:val="00FF0D28"/>
    <w:rsid w:val="00FF0E3C"/>
    <w:rsid w:val="00FF0F9C"/>
    <w:rsid w:val="00FF2CB8"/>
    <w:rsid w:val="00FF377E"/>
    <w:rsid w:val="00FF5232"/>
    <w:rsid w:val="00FF54E4"/>
    <w:rsid w:val="00FF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FD89EA9"/>
  <w15:docId w15:val="{4E92D5CC-7284-42E6-966F-7FE9517F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1"/>
    <w:autoRedefine/>
    <w:qFormat/>
    <w:rsid w:val="004E1119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1">
    <w:name w:val="heading 2"/>
    <w:aliases w:val="2 Заголовок 2"/>
    <w:basedOn w:val="a"/>
    <w:next w:val="a"/>
    <w:link w:val="22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">
    <w:name w:val="heading 3"/>
    <w:aliases w:val="3 Заголовок 3"/>
    <w:basedOn w:val="a"/>
    <w:next w:val="a"/>
    <w:link w:val="31"/>
    <w:autoRedefine/>
    <w:uiPriority w:val="9"/>
    <w:qFormat/>
    <w:rsid w:val="00483421"/>
    <w:pPr>
      <w:keepNext/>
      <w:keepLines/>
      <w:numPr>
        <w:ilvl w:val="2"/>
        <w:numId w:val="8"/>
      </w:numPr>
      <w:spacing w:before="160" w:after="120" w:line="276" w:lineRule="auto"/>
      <w:outlineLvl w:val="2"/>
    </w:pPr>
    <w:rPr>
      <w:rFonts w:ascii="Arial" w:eastAsia="Calibri" w:hAnsi="Arial" w:cs="Arial"/>
      <w:b/>
      <w:caps/>
      <w:szCs w:val="20"/>
    </w:rPr>
  </w:style>
  <w:style w:type="paragraph" w:styleId="4">
    <w:name w:val="heading 4"/>
    <w:basedOn w:val="a"/>
    <w:next w:val="a"/>
    <w:link w:val="41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"/>
    <w:next w:val="a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4E1119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2">
    <w:name w:val="Заголовок 2 Знак"/>
    <w:aliases w:val="2 Заголовок 2 Знак"/>
    <w:basedOn w:val="a0"/>
    <w:link w:val="21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1">
    <w:name w:val="Заголовок 3 Знак"/>
    <w:aliases w:val="3 Заголовок 3 Знак"/>
    <w:basedOn w:val="a0"/>
    <w:link w:val="3"/>
    <w:uiPriority w:val="9"/>
    <w:rsid w:val="00483421"/>
    <w:rPr>
      <w:rFonts w:ascii="Arial" w:eastAsia="Calibri" w:hAnsi="Arial" w:cs="Arial"/>
      <w:b/>
      <w:caps/>
      <w:sz w:val="24"/>
      <w:szCs w:val="20"/>
    </w:rPr>
  </w:style>
  <w:style w:type="character" w:customStyle="1" w:styleId="41">
    <w:name w:val="Заголовок 4 Знак"/>
    <w:basedOn w:val="a0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3">
    <w:name w:val="header"/>
    <w:basedOn w:val="a"/>
    <w:link w:val="a4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C0925"/>
    <w:rPr>
      <w:rFonts w:ascii="Calibri" w:eastAsia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2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basedOn w:val="a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3">
    <w:name w:val="toc 1"/>
    <w:basedOn w:val="a"/>
    <w:next w:val="a"/>
    <w:autoRedefine/>
    <w:uiPriority w:val="39"/>
    <w:rsid w:val="000F1C41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3">
    <w:name w:val="toc 2"/>
    <w:basedOn w:val="a"/>
    <w:next w:val="a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2">
    <w:name w:val="toc 3"/>
    <w:basedOn w:val="a"/>
    <w:next w:val="a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"/>
    <w:next w:val="a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8">
    <w:name w:val="Hyperlink"/>
    <w:uiPriority w:val="99"/>
    <w:rsid w:val="006C0925"/>
    <w:rPr>
      <w:color w:val="0000FF"/>
      <w:u w:val="single"/>
    </w:rPr>
  </w:style>
  <w:style w:type="paragraph" w:styleId="a9">
    <w:name w:val="annotation text"/>
    <w:basedOn w:val="a"/>
    <w:link w:val="aa"/>
    <w:uiPriority w:val="99"/>
    <w:rsid w:val="006C0925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Тема примечания Знак"/>
    <w:basedOn w:val="aa"/>
    <w:link w:val="ac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c">
    <w:name w:val="annotation subject"/>
    <w:basedOn w:val="a9"/>
    <w:next w:val="a9"/>
    <w:link w:val="ab"/>
    <w:semiHidden/>
    <w:rsid w:val="006C0925"/>
    <w:rPr>
      <w:b/>
      <w:bCs/>
    </w:rPr>
  </w:style>
  <w:style w:type="character" w:customStyle="1" w:styleId="ad">
    <w:name w:val="Текст выноски Знак"/>
    <w:basedOn w:val="a0"/>
    <w:link w:val="ae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e">
    <w:name w:val="Balloon Text"/>
    <w:basedOn w:val="a"/>
    <w:link w:val="ad"/>
    <w:semiHidden/>
    <w:rsid w:val="006C0925"/>
    <w:rPr>
      <w:rFonts w:ascii="Tahoma" w:hAnsi="Tahoma" w:cs="Tahoma"/>
      <w:sz w:val="16"/>
      <w:szCs w:val="16"/>
    </w:rPr>
  </w:style>
  <w:style w:type="paragraph" w:styleId="33">
    <w:name w:val="Body Text 3"/>
    <w:basedOn w:val="a"/>
    <w:link w:val="34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4">
    <w:name w:val="Основной текст 3 Знак"/>
    <w:basedOn w:val="a0"/>
    <w:link w:val="33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">
    <w:name w:val="ФИО"/>
    <w:basedOn w:val="a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0">
    <w:name w:val="footnote text"/>
    <w:basedOn w:val="a"/>
    <w:link w:val="af1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2">
    <w:name w:val="Текст таблица"/>
    <w:basedOn w:val="a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3">
    <w:name w:val="footnote reference"/>
    <w:rsid w:val="006C0925"/>
    <w:rPr>
      <w:vertAlign w:val="superscript"/>
    </w:rPr>
  </w:style>
  <w:style w:type="paragraph" w:styleId="20">
    <w:name w:val="List 2"/>
    <w:basedOn w:val="a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4">
    <w:name w:val="Strong"/>
    <w:qFormat/>
    <w:rsid w:val="006C0925"/>
    <w:rPr>
      <w:b/>
    </w:rPr>
  </w:style>
  <w:style w:type="paragraph" w:styleId="35">
    <w:name w:val="Body Text Indent 3"/>
    <w:basedOn w:val="a"/>
    <w:link w:val="36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0"/>
    <w:link w:val="35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5">
    <w:name w:val="Normal (Web)"/>
    <w:basedOn w:val="a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4">
    <w:name w:val="Абзац списка1"/>
    <w:basedOn w:val="a"/>
    <w:rsid w:val="006C0925"/>
    <w:pPr>
      <w:ind w:left="708"/>
    </w:pPr>
  </w:style>
  <w:style w:type="paragraph" w:customStyle="1" w:styleId="S0">
    <w:name w:val="S_Обычный"/>
    <w:basedOn w:val="a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4">
    <w:name w:val="Абзац списка2"/>
    <w:basedOn w:val="a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5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uiPriority w:val="39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7">
    <w:name w:val="Текст концевой сноски Знак"/>
    <w:basedOn w:val="a0"/>
    <w:link w:val="af8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8">
    <w:name w:val="endnote text"/>
    <w:basedOn w:val="a"/>
    <w:link w:val="af7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9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fa"/>
    <w:uiPriority w:val="34"/>
    <w:qFormat/>
    <w:rsid w:val="006C0925"/>
    <w:pPr>
      <w:ind w:left="708"/>
    </w:pPr>
  </w:style>
  <w:style w:type="character" w:customStyle="1" w:styleId="afa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f9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b">
    <w:name w:val="TOC Heading"/>
    <w:basedOn w:val="1"/>
    <w:next w:val="a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6">
    <w:name w:val="index 1"/>
    <w:basedOn w:val="a"/>
    <w:next w:val="a"/>
    <w:autoRedefine/>
    <w:rsid w:val="006C0925"/>
    <w:rPr>
      <w:rFonts w:cs="Arial"/>
      <w:i/>
      <w:sz w:val="20"/>
      <w:szCs w:val="24"/>
      <w:lang w:eastAsia="ru-RU"/>
    </w:rPr>
  </w:style>
  <w:style w:type="paragraph" w:styleId="afc">
    <w:name w:val="Normal Indent"/>
    <w:basedOn w:val="a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5">
    <w:name w:val="Body Text 2"/>
    <w:basedOn w:val="a"/>
    <w:link w:val="26"/>
    <w:rsid w:val="006C0925"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rsid w:val="006C0925"/>
    <w:rPr>
      <w:rFonts w:ascii="Times New Roman" w:eastAsia="Times New Roman" w:hAnsi="Times New Roman" w:cs="Times New Roman"/>
      <w:sz w:val="24"/>
    </w:rPr>
  </w:style>
  <w:style w:type="paragraph" w:styleId="afd">
    <w:name w:val="Subtitle"/>
    <w:basedOn w:val="a"/>
    <w:next w:val="a"/>
    <w:link w:val="afe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e">
    <w:name w:val="Подзаголовок Знак"/>
    <w:basedOn w:val="a0"/>
    <w:link w:val="afd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7">
    <w:name w:val="Название объекта1"/>
    <w:basedOn w:val="a"/>
    <w:next w:val="a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">
    <w:name w:val="No Spacing"/>
    <w:aliases w:val="Table text"/>
    <w:link w:val="aff0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1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1">
    <w:name w:val="Body Text"/>
    <w:basedOn w:val="a"/>
    <w:link w:val="aff2"/>
    <w:rsid w:val="006C0925"/>
    <w:pPr>
      <w:spacing w:after="120"/>
    </w:pPr>
  </w:style>
  <w:style w:type="character" w:customStyle="1" w:styleId="aff2">
    <w:name w:val="Основной текст Знак"/>
    <w:basedOn w:val="a0"/>
    <w:link w:val="aff1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3">
    <w:name w:val="FollowedHyperlink"/>
    <w:basedOn w:val="a0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4">
    <w:name w:val="annotation reference"/>
    <w:basedOn w:val="a0"/>
    <w:semiHidden/>
    <w:unhideWhenUsed/>
    <w:rsid w:val="00C85EC5"/>
    <w:rPr>
      <w:sz w:val="16"/>
      <w:szCs w:val="16"/>
    </w:rPr>
  </w:style>
  <w:style w:type="paragraph" w:styleId="aff5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6">
    <w:name w:val="Шапка таблицы"/>
    <w:basedOn w:val="a"/>
    <w:link w:val="aff7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7">
    <w:name w:val="Шапка таблицы Знак"/>
    <w:basedOn w:val="a0"/>
    <w:link w:val="aff6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8">
    <w:name w:val="Body Text Indent"/>
    <w:basedOn w:val="a"/>
    <w:link w:val="aff9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9">
    <w:name w:val="Основной текст с отступом Знак"/>
    <w:basedOn w:val="a0"/>
    <w:link w:val="aff8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0">
    <w:name w:val="Без интервала Знак"/>
    <w:aliases w:val="Table text Знак"/>
    <w:basedOn w:val="a0"/>
    <w:link w:val="aff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0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8">
    <w:name w:val="САП_Заголовок 1"/>
    <w:basedOn w:val="a"/>
    <w:next w:val="a"/>
    <w:link w:val="19"/>
    <w:autoRedefine/>
    <w:qFormat/>
    <w:rsid w:val="00BA77AC"/>
    <w:pPr>
      <w:widowControl w:val="0"/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7">
    <w:name w:val="САП_Заголовок 2"/>
    <w:basedOn w:val="18"/>
    <w:next w:val="a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7">
    <w:name w:val="САП_Заголовок 3"/>
    <w:basedOn w:val="27"/>
    <w:link w:val="38"/>
    <w:autoRedefine/>
    <w:qFormat/>
    <w:rsid w:val="00BA77AC"/>
    <w:pPr>
      <w:outlineLvl w:val="2"/>
    </w:pPr>
  </w:style>
  <w:style w:type="paragraph" w:customStyle="1" w:styleId="42">
    <w:name w:val="САП_Заголовок 4"/>
    <w:basedOn w:val="37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7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8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a">
    <w:name w:val="САП_ТаблицаЗаголовок"/>
    <w:basedOn w:val="a"/>
    <w:link w:val="affb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b">
    <w:name w:val="САП_ТаблицаЗаголовок Знак"/>
    <w:link w:val="affa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c">
    <w:name w:val="Document Map"/>
    <w:basedOn w:val="a"/>
    <w:link w:val="affd"/>
    <w:uiPriority w:val="99"/>
    <w:semiHidden/>
    <w:unhideWhenUsed/>
    <w:rsid w:val="00D15905"/>
    <w:rPr>
      <w:szCs w:val="24"/>
    </w:rPr>
  </w:style>
  <w:style w:type="character" w:customStyle="1" w:styleId="affd">
    <w:name w:val="Схема документа Знак"/>
    <w:basedOn w:val="a0"/>
    <w:link w:val="affc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e">
    <w:name w:val="ЗагТабл"/>
    <w:basedOn w:val="a"/>
    <w:link w:val="afff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">
    <w:name w:val="ЗагТабл Знак"/>
    <w:basedOn w:val="a0"/>
    <w:link w:val="affe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0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0">
    <w:name w:val="САП_Текст простой"/>
    <w:basedOn w:val="a"/>
    <w:link w:val="afff1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1">
    <w:name w:val="САП_Текст простой Знак"/>
    <w:link w:val="afff0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2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0">
    <w:name w:val="МИ_Заголовок 1"/>
    <w:basedOn w:val="1"/>
    <w:qFormat/>
    <w:rsid w:val="0012135C"/>
    <w:pPr>
      <w:keepLines/>
      <w:pageBreakBefore/>
      <w:numPr>
        <w:numId w:val="12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">
    <w:name w:val="МИ_Заголовок 2"/>
    <w:basedOn w:val="21"/>
    <w:qFormat/>
    <w:rsid w:val="0012135C"/>
    <w:pPr>
      <w:keepNext/>
      <w:keepLines/>
      <w:numPr>
        <w:ilvl w:val="1"/>
        <w:numId w:val="12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"/>
    <w:qFormat/>
    <w:rsid w:val="0012135C"/>
    <w:pPr>
      <w:numPr>
        <w:numId w:val="12"/>
      </w:numPr>
      <w:spacing w:before="120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0">
    <w:name w:val="МИ_Заголовок 4"/>
    <w:basedOn w:val="4"/>
    <w:qFormat/>
    <w:rsid w:val="0012135C"/>
    <w:pPr>
      <w:keepLines/>
      <w:numPr>
        <w:numId w:val="12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3">
    <w:name w:val="Emphasis"/>
    <w:basedOn w:val="a0"/>
    <w:uiPriority w:val="20"/>
    <w:qFormat/>
    <w:rsid w:val="00550DB6"/>
    <w:rPr>
      <w:i/>
      <w:iCs/>
    </w:rPr>
  </w:style>
  <w:style w:type="paragraph" w:customStyle="1" w:styleId="afff4">
    <w:name w:val="табл_текст_"/>
    <w:basedOn w:val="a"/>
    <w:link w:val="Char0"/>
    <w:autoRedefine/>
    <w:qFormat/>
    <w:rsid w:val="0017040D"/>
    <w:pPr>
      <w:keepNext/>
      <w:tabs>
        <w:tab w:val="left" w:pos="0"/>
      </w:tabs>
      <w:spacing w:before="60" w:after="60"/>
      <w:ind w:left="-57"/>
    </w:pPr>
    <w:rPr>
      <w:szCs w:val="24"/>
      <w:lang w:eastAsia="ru-RU"/>
    </w:rPr>
  </w:style>
  <w:style w:type="character" w:customStyle="1" w:styleId="Char0">
    <w:name w:val="табл_текст_ Char"/>
    <w:basedOn w:val="a0"/>
    <w:link w:val="afff4"/>
    <w:rsid w:val="001704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8">
    <w:name w:val="САП_Заголовок 3 Знак"/>
    <w:basedOn w:val="28"/>
    <w:link w:val="37"/>
    <w:rsid w:val="005271C9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0D7E61"/>
    <w:rPr>
      <w:color w:val="808080"/>
      <w:shd w:val="clear" w:color="auto" w:fill="E6E6E6"/>
    </w:rPr>
  </w:style>
  <w:style w:type="character" w:styleId="afff5">
    <w:name w:val="Subtle Emphasis"/>
    <w:basedOn w:val="a0"/>
    <w:uiPriority w:val="19"/>
    <w:qFormat/>
    <w:rsid w:val="002E6C85"/>
    <w:rPr>
      <w:rFonts w:cs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diagramColors" Target="diagrams/colors1.xml"/><Relationship Id="rId39" Type="http://schemas.openxmlformats.org/officeDocument/2006/relationships/image" Target="media/image15.png"/><Relationship Id="rId21" Type="http://schemas.openxmlformats.org/officeDocument/2006/relationships/image" Target="media/image7.png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oleObject" Target="embeddings/_________Microsoft_Word_97_2003.doc"/><Relationship Id="rId50" Type="http://schemas.openxmlformats.org/officeDocument/2006/relationships/image" Target="media/image24.emf"/><Relationship Id="rId55" Type="http://schemas.openxmlformats.org/officeDocument/2006/relationships/oleObject" Target="embeddings/_________Microsoft_Word_97_20034.doc"/><Relationship Id="rId63" Type="http://schemas.openxmlformats.org/officeDocument/2006/relationships/oleObject" Target="embeddings/_________Microsoft_Word_97_20038.doc"/><Relationship Id="rId68" Type="http://schemas.openxmlformats.org/officeDocument/2006/relationships/image" Target="media/image33.emf"/><Relationship Id="rId76" Type="http://schemas.openxmlformats.org/officeDocument/2006/relationships/package" Target="embeddings/_____Microsoft_Excel5.xlsx"/><Relationship Id="rId84" Type="http://schemas.openxmlformats.org/officeDocument/2006/relationships/header" Target="header6.xml"/><Relationship Id="rId7" Type="http://schemas.openxmlformats.org/officeDocument/2006/relationships/settings" Target="settings.xml"/><Relationship Id="rId71" Type="http://schemas.openxmlformats.org/officeDocument/2006/relationships/image" Target="media/image35.emf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diagramLayout" Target="diagrams/layout2.xml"/><Relationship Id="rId11" Type="http://schemas.openxmlformats.org/officeDocument/2006/relationships/header" Target="header1.xml"/><Relationship Id="rId24" Type="http://schemas.openxmlformats.org/officeDocument/2006/relationships/diagramLayout" Target="diagrams/layout1.xml"/><Relationship Id="rId32" Type="http://schemas.microsoft.com/office/2007/relationships/diagramDrawing" Target="diagrams/drawing2.xml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oleObject" Target="embeddings/_________Microsoft_Word_97_20033.doc"/><Relationship Id="rId58" Type="http://schemas.openxmlformats.org/officeDocument/2006/relationships/image" Target="media/image28.emf"/><Relationship Id="rId66" Type="http://schemas.openxmlformats.org/officeDocument/2006/relationships/image" Target="media/image32.emf"/><Relationship Id="rId74" Type="http://schemas.openxmlformats.org/officeDocument/2006/relationships/package" Target="embeddings/_____Microsoft_Excel4.xlsx"/><Relationship Id="rId79" Type="http://schemas.openxmlformats.org/officeDocument/2006/relationships/image" Target="media/image39.emf"/><Relationship Id="rId87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oleObject" Target="embeddings/_________Microsoft_Word_97_20037.doc"/><Relationship Id="rId82" Type="http://schemas.openxmlformats.org/officeDocument/2006/relationships/package" Target="embeddings/_____Microsoft_Excel8.xlsx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microsoft.com/office/2007/relationships/diagramDrawing" Target="diagrams/drawing1.xml"/><Relationship Id="rId30" Type="http://schemas.openxmlformats.org/officeDocument/2006/relationships/diagramQuickStyle" Target="diagrams/quickStyle2.xml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3.emf"/><Relationship Id="rId56" Type="http://schemas.openxmlformats.org/officeDocument/2006/relationships/image" Target="media/image27.emf"/><Relationship Id="rId64" Type="http://schemas.openxmlformats.org/officeDocument/2006/relationships/image" Target="media/image31.emf"/><Relationship Id="rId69" Type="http://schemas.openxmlformats.org/officeDocument/2006/relationships/package" Target="embeddings/_____Microsoft_Excel2.xlsx"/><Relationship Id="rId77" Type="http://schemas.openxmlformats.org/officeDocument/2006/relationships/image" Target="media/image38.emf"/><Relationship Id="rId8" Type="http://schemas.openxmlformats.org/officeDocument/2006/relationships/webSettings" Target="webSettings.xml"/><Relationship Id="rId51" Type="http://schemas.openxmlformats.org/officeDocument/2006/relationships/oleObject" Target="embeddings/_________Microsoft_Word_97_20032.doc"/><Relationship Id="rId72" Type="http://schemas.openxmlformats.org/officeDocument/2006/relationships/package" Target="embeddings/_____Microsoft_Excel3.xlsx"/><Relationship Id="rId80" Type="http://schemas.openxmlformats.org/officeDocument/2006/relationships/package" Target="embeddings/_____Microsoft_Excel7.xlsx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diagramQuickStyle" Target="diagrams/quickStyle1.xm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emf"/><Relationship Id="rId59" Type="http://schemas.openxmlformats.org/officeDocument/2006/relationships/oleObject" Target="embeddings/_________Microsoft_Word_97_20036.doc"/><Relationship Id="rId67" Type="http://schemas.openxmlformats.org/officeDocument/2006/relationships/package" Target="embeddings/_____Microsoft_Excel1.xlsx"/><Relationship Id="rId20" Type="http://schemas.openxmlformats.org/officeDocument/2006/relationships/image" Target="media/image6.png"/><Relationship Id="rId41" Type="http://schemas.openxmlformats.org/officeDocument/2006/relationships/image" Target="media/image17.emf"/><Relationship Id="rId54" Type="http://schemas.openxmlformats.org/officeDocument/2006/relationships/image" Target="media/image26.emf"/><Relationship Id="rId62" Type="http://schemas.openxmlformats.org/officeDocument/2006/relationships/image" Target="media/image30.emf"/><Relationship Id="rId70" Type="http://schemas.openxmlformats.org/officeDocument/2006/relationships/image" Target="media/image34.emf"/><Relationship Id="rId75" Type="http://schemas.openxmlformats.org/officeDocument/2006/relationships/image" Target="media/image37.emf"/><Relationship Id="rId83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diagramData" Target="diagrams/data1.xml"/><Relationship Id="rId28" Type="http://schemas.openxmlformats.org/officeDocument/2006/relationships/diagramData" Target="diagrams/data2.xml"/><Relationship Id="rId36" Type="http://schemas.openxmlformats.org/officeDocument/2006/relationships/image" Target="media/image12.png"/><Relationship Id="rId49" Type="http://schemas.openxmlformats.org/officeDocument/2006/relationships/oleObject" Target="embeddings/_________Microsoft_Word_97_20031.doc"/><Relationship Id="rId57" Type="http://schemas.openxmlformats.org/officeDocument/2006/relationships/oleObject" Target="embeddings/_________Microsoft_Word_97_20035.doc"/><Relationship Id="rId10" Type="http://schemas.openxmlformats.org/officeDocument/2006/relationships/endnotes" Target="endnotes.xml"/><Relationship Id="rId31" Type="http://schemas.openxmlformats.org/officeDocument/2006/relationships/diagramColors" Target="diagrams/colors2.xml"/><Relationship Id="rId44" Type="http://schemas.openxmlformats.org/officeDocument/2006/relationships/image" Target="media/image20.png"/><Relationship Id="rId52" Type="http://schemas.openxmlformats.org/officeDocument/2006/relationships/image" Target="media/image25.emf"/><Relationship Id="rId60" Type="http://schemas.openxmlformats.org/officeDocument/2006/relationships/image" Target="media/image29.emf"/><Relationship Id="rId65" Type="http://schemas.openxmlformats.org/officeDocument/2006/relationships/package" Target="embeddings/_____Microsoft_Excel.xlsx"/><Relationship Id="rId73" Type="http://schemas.openxmlformats.org/officeDocument/2006/relationships/image" Target="media/image36.emf"/><Relationship Id="rId78" Type="http://schemas.openxmlformats.org/officeDocument/2006/relationships/package" Target="embeddings/_____Microsoft_Excel6.xlsx"/><Relationship Id="rId81" Type="http://schemas.openxmlformats.org/officeDocument/2006/relationships/image" Target="media/image40.emf"/><Relationship Id="rId86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D09D9A-52D6-4951-9555-630B68D5CA29}" type="doc">
      <dgm:prSet loTypeId="urn:microsoft.com/office/officeart/2005/8/layout/hierarchy3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E709E02-46DE-4158-AE0F-D26A9916E79E}">
      <dgm:prSet phldrT="[Text]" custT="1"/>
      <dgm:spPr>
        <a:solidFill>
          <a:srgbClr val="FFC000"/>
        </a:solidFill>
      </dgm:spPr>
      <dgm:t>
        <a:bodyPr/>
        <a:lstStyle/>
        <a:p>
          <a:r>
            <a:rPr lang="ru-RU" sz="1200" b="1">
              <a:solidFill>
                <a:sysClr val="windowText" lastClr="000000"/>
              </a:solidFill>
            </a:rPr>
            <a:t>Управляющая компания (свод)</a:t>
          </a:r>
          <a:endParaRPr lang="en-US" sz="1200" b="1">
            <a:solidFill>
              <a:sysClr val="windowText" lastClr="000000"/>
            </a:solidFill>
          </a:endParaRPr>
        </a:p>
      </dgm:t>
    </dgm:pt>
    <dgm:pt modelId="{1F4AB611-0649-45F7-9E6B-303C65E1C558}" type="parTrans" cxnId="{200E8BDC-CF1F-44DD-92C8-A29A24E02580}">
      <dgm:prSet/>
      <dgm:spPr/>
      <dgm:t>
        <a:bodyPr/>
        <a:lstStyle/>
        <a:p>
          <a:endParaRPr lang="en-US" sz="1200"/>
        </a:p>
      </dgm:t>
    </dgm:pt>
    <dgm:pt modelId="{779091EB-234C-408C-959D-F017D819AF97}" type="sibTrans" cxnId="{200E8BDC-CF1F-44DD-92C8-A29A24E02580}">
      <dgm:prSet/>
      <dgm:spPr/>
      <dgm:t>
        <a:bodyPr/>
        <a:lstStyle/>
        <a:p>
          <a:endParaRPr lang="en-US" sz="1200"/>
        </a:p>
      </dgm:t>
    </dgm:pt>
    <dgm:pt modelId="{F7482624-D9F8-4FC0-AE8C-A66E1B118672}">
      <dgm:prSet phldrT="[Text]" custT="1"/>
      <dgm:spPr/>
      <dgm:t>
        <a:bodyPr/>
        <a:lstStyle/>
        <a:p>
          <a:r>
            <a:rPr lang="ru-RU" sz="1200"/>
            <a:t>Управляющая компания (собственно)</a:t>
          </a:r>
          <a:endParaRPr lang="en-US" sz="1200"/>
        </a:p>
      </dgm:t>
    </dgm:pt>
    <dgm:pt modelId="{53B17D01-E9DE-4AE6-8673-813A1CEF8CFE}" type="parTrans" cxnId="{178232E8-F632-48ED-B76B-D75CAAF29720}">
      <dgm:prSet/>
      <dgm:spPr/>
      <dgm:t>
        <a:bodyPr/>
        <a:lstStyle/>
        <a:p>
          <a:endParaRPr lang="en-US" sz="1200"/>
        </a:p>
      </dgm:t>
    </dgm:pt>
    <dgm:pt modelId="{B4B51DD7-4B9D-4360-82E1-DDB9BFAB793E}" type="sibTrans" cxnId="{178232E8-F632-48ED-B76B-D75CAAF29720}">
      <dgm:prSet/>
      <dgm:spPr/>
      <dgm:t>
        <a:bodyPr/>
        <a:lstStyle/>
        <a:p>
          <a:endParaRPr lang="en-US" sz="1200"/>
        </a:p>
      </dgm:t>
    </dgm:pt>
    <dgm:pt modelId="{B6D8F4E4-6FFB-4745-807A-25C785785878}">
      <dgm:prSet phldrT="[Text]" custT="1"/>
      <dgm:spPr/>
      <dgm:t>
        <a:bodyPr/>
        <a:lstStyle/>
        <a:p>
          <a:r>
            <a:rPr lang="ru-RU" sz="1200"/>
            <a:t>Бизнес-единица 1</a:t>
          </a:r>
          <a:endParaRPr lang="en-US" sz="1200"/>
        </a:p>
      </dgm:t>
    </dgm:pt>
    <dgm:pt modelId="{5AB89391-0667-4CB1-932D-0CD951E730C5}" type="parTrans" cxnId="{9F1FE08A-B9DA-4202-BFFD-FD38C69F7880}">
      <dgm:prSet/>
      <dgm:spPr/>
      <dgm:t>
        <a:bodyPr/>
        <a:lstStyle/>
        <a:p>
          <a:endParaRPr lang="en-US" sz="1200"/>
        </a:p>
      </dgm:t>
    </dgm:pt>
    <dgm:pt modelId="{531A8433-0E7B-4438-B64E-DA6252F20F7F}" type="sibTrans" cxnId="{9F1FE08A-B9DA-4202-BFFD-FD38C69F7880}">
      <dgm:prSet/>
      <dgm:spPr/>
      <dgm:t>
        <a:bodyPr/>
        <a:lstStyle/>
        <a:p>
          <a:endParaRPr lang="en-US" sz="1200"/>
        </a:p>
      </dgm:t>
    </dgm:pt>
    <dgm:pt modelId="{C8CA7609-4783-47FA-8065-A4C8F992D498}">
      <dgm:prSet phldrT="[Text]" custT="1"/>
      <dgm:spPr/>
      <dgm:t>
        <a:bodyPr/>
        <a:lstStyle/>
        <a:p>
          <a:r>
            <a:rPr lang="ru-RU" sz="1200"/>
            <a:t>Бизнес-единица 2</a:t>
          </a:r>
          <a:endParaRPr lang="en-US" sz="1200"/>
        </a:p>
      </dgm:t>
    </dgm:pt>
    <dgm:pt modelId="{740EBAB9-EBEB-4C51-9888-1E5E698BD8F6}" type="parTrans" cxnId="{9276281B-C101-490F-B083-B82A2A4233B5}">
      <dgm:prSet/>
      <dgm:spPr/>
      <dgm:t>
        <a:bodyPr/>
        <a:lstStyle/>
        <a:p>
          <a:endParaRPr lang="en-US" sz="1200"/>
        </a:p>
      </dgm:t>
    </dgm:pt>
    <dgm:pt modelId="{C42B0DE0-DA79-452F-A985-E59121D148E6}" type="sibTrans" cxnId="{9276281B-C101-490F-B083-B82A2A4233B5}">
      <dgm:prSet/>
      <dgm:spPr/>
      <dgm:t>
        <a:bodyPr/>
        <a:lstStyle/>
        <a:p>
          <a:endParaRPr lang="en-US" sz="1200"/>
        </a:p>
      </dgm:t>
    </dgm:pt>
    <dgm:pt modelId="{222BC804-72B8-4534-A8C9-7689DE7809A0}">
      <dgm:prSet phldrT="[Text]" custT="1"/>
      <dgm:spPr/>
      <dgm:t>
        <a:bodyPr/>
        <a:lstStyle/>
        <a:p>
          <a:r>
            <a:rPr lang="ru-RU" sz="1200"/>
            <a:t>...</a:t>
          </a:r>
          <a:endParaRPr lang="en-US" sz="1200"/>
        </a:p>
      </dgm:t>
    </dgm:pt>
    <dgm:pt modelId="{7E740369-1492-4918-A8A2-F0290C4538AB}" type="parTrans" cxnId="{CE9760B7-E81D-465C-B0D4-38A1F13D31F2}">
      <dgm:prSet/>
      <dgm:spPr/>
      <dgm:t>
        <a:bodyPr/>
        <a:lstStyle/>
        <a:p>
          <a:endParaRPr lang="en-US" sz="1200"/>
        </a:p>
      </dgm:t>
    </dgm:pt>
    <dgm:pt modelId="{195572D4-E644-4FA3-B76E-AD38DCC71B43}" type="sibTrans" cxnId="{CE9760B7-E81D-465C-B0D4-38A1F13D31F2}">
      <dgm:prSet/>
      <dgm:spPr/>
      <dgm:t>
        <a:bodyPr/>
        <a:lstStyle/>
        <a:p>
          <a:endParaRPr lang="en-US" sz="1200"/>
        </a:p>
      </dgm:t>
    </dgm:pt>
    <dgm:pt modelId="{A7D6F7D4-03D3-4126-ABB6-9C245649B8B1}" type="pres">
      <dgm:prSet presAssocID="{C5D09D9A-52D6-4951-9555-630B68D5CA29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BA3E51D0-2494-4A69-9CE9-5D03D0210CCA}" type="pres">
      <dgm:prSet presAssocID="{1E709E02-46DE-4158-AE0F-D26A9916E79E}" presName="root" presStyleCnt="0"/>
      <dgm:spPr/>
    </dgm:pt>
    <dgm:pt modelId="{F8D92811-FDD9-41C2-B391-1CAAA5F630EF}" type="pres">
      <dgm:prSet presAssocID="{1E709E02-46DE-4158-AE0F-D26A9916E79E}" presName="rootComposite" presStyleCnt="0"/>
      <dgm:spPr/>
    </dgm:pt>
    <dgm:pt modelId="{DAE5A40A-5F1A-4D7A-A60B-467CD3BCCA35}" type="pres">
      <dgm:prSet presAssocID="{1E709E02-46DE-4158-AE0F-D26A9916E79E}" presName="rootText" presStyleLbl="node1" presStyleIdx="0" presStyleCnt="1" custScaleX="176045" custScaleY="61573"/>
      <dgm:spPr/>
      <dgm:t>
        <a:bodyPr/>
        <a:lstStyle/>
        <a:p>
          <a:endParaRPr lang="ru-RU"/>
        </a:p>
      </dgm:t>
    </dgm:pt>
    <dgm:pt modelId="{60831127-B9D1-41BF-A052-B1A6B6520F79}" type="pres">
      <dgm:prSet presAssocID="{1E709E02-46DE-4158-AE0F-D26A9916E79E}" presName="rootConnector" presStyleLbl="node1" presStyleIdx="0" presStyleCnt="1"/>
      <dgm:spPr/>
      <dgm:t>
        <a:bodyPr/>
        <a:lstStyle/>
        <a:p>
          <a:endParaRPr lang="ru-RU"/>
        </a:p>
      </dgm:t>
    </dgm:pt>
    <dgm:pt modelId="{80777DF4-9447-42EB-8834-769DBF68F0E4}" type="pres">
      <dgm:prSet presAssocID="{1E709E02-46DE-4158-AE0F-D26A9916E79E}" presName="childShape" presStyleCnt="0"/>
      <dgm:spPr/>
    </dgm:pt>
    <dgm:pt modelId="{480D4D57-F83A-4E42-8CF0-0BDE7305E9A0}" type="pres">
      <dgm:prSet presAssocID="{53B17D01-E9DE-4AE6-8673-813A1CEF8CFE}" presName="Name13" presStyleLbl="parChTrans1D2" presStyleIdx="0" presStyleCnt="4"/>
      <dgm:spPr/>
      <dgm:t>
        <a:bodyPr/>
        <a:lstStyle/>
        <a:p>
          <a:endParaRPr lang="ru-RU"/>
        </a:p>
      </dgm:t>
    </dgm:pt>
    <dgm:pt modelId="{B8E01CBF-5EE9-4BD0-B5C9-126BBECEFCE5}" type="pres">
      <dgm:prSet presAssocID="{F7482624-D9F8-4FC0-AE8C-A66E1B118672}" presName="childText" presStyleLbl="bgAcc1" presStyleIdx="0" presStyleCnt="4" custScaleX="231559" custScaleY="59332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920E8FB5-7403-4598-8AB8-8BAF0C1EE30B}" type="pres">
      <dgm:prSet presAssocID="{5AB89391-0667-4CB1-932D-0CD951E730C5}" presName="Name13" presStyleLbl="parChTrans1D2" presStyleIdx="1" presStyleCnt="4"/>
      <dgm:spPr/>
      <dgm:t>
        <a:bodyPr/>
        <a:lstStyle/>
        <a:p>
          <a:endParaRPr lang="ru-RU"/>
        </a:p>
      </dgm:t>
    </dgm:pt>
    <dgm:pt modelId="{0383998A-2CA4-45A6-AC66-8F5E479F9598}" type="pres">
      <dgm:prSet presAssocID="{B6D8F4E4-6FFB-4745-807A-25C785785878}" presName="childText" presStyleLbl="bgAcc1" presStyleIdx="1" presStyleCnt="4" custScaleX="231559" custScaleY="55920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568292AD-FD70-404F-9349-490CB900593A}" type="pres">
      <dgm:prSet presAssocID="{740EBAB9-EBEB-4C51-9888-1E5E698BD8F6}" presName="Name13" presStyleLbl="parChTrans1D2" presStyleIdx="2" presStyleCnt="4"/>
      <dgm:spPr/>
      <dgm:t>
        <a:bodyPr/>
        <a:lstStyle/>
        <a:p>
          <a:endParaRPr lang="ru-RU"/>
        </a:p>
      </dgm:t>
    </dgm:pt>
    <dgm:pt modelId="{83D8C677-ED92-4ACF-8D1B-E6AF3EEB5854}" type="pres">
      <dgm:prSet presAssocID="{C8CA7609-4783-47FA-8065-A4C8F992D498}" presName="childText" presStyleLbl="bgAcc1" presStyleIdx="2" presStyleCnt="4" custScaleX="231559" custScaleY="5260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E1902354-CA0D-46C0-93CA-DE5C4DBDE869}" type="pres">
      <dgm:prSet presAssocID="{7E740369-1492-4918-A8A2-F0290C4538AB}" presName="Name13" presStyleLbl="parChTrans1D2" presStyleIdx="3" presStyleCnt="4"/>
      <dgm:spPr/>
      <dgm:t>
        <a:bodyPr/>
        <a:lstStyle/>
        <a:p>
          <a:endParaRPr lang="ru-RU"/>
        </a:p>
      </dgm:t>
    </dgm:pt>
    <dgm:pt modelId="{653C8A90-F013-401C-9963-B436A5631014}" type="pres">
      <dgm:prSet presAssocID="{222BC804-72B8-4534-A8C9-7689DE7809A0}" presName="childText" presStyleLbl="bgAcc1" presStyleIdx="3" presStyleCnt="4" custScaleX="231559" custScaleY="50262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200E8BDC-CF1F-44DD-92C8-A29A24E02580}" srcId="{C5D09D9A-52D6-4951-9555-630B68D5CA29}" destId="{1E709E02-46DE-4158-AE0F-D26A9916E79E}" srcOrd="0" destOrd="0" parTransId="{1F4AB611-0649-45F7-9E6B-303C65E1C558}" sibTransId="{779091EB-234C-408C-959D-F017D819AF97}"/>
    <dgm:cxn modelId="{58103715-F8CA-4A59-A32C-1F694FF625D2}" type="presOf" srcId="{C5D09D9A-52D6-4951-9555-630B68D5CA29}" destId="{A7D6F7D4-03D3-4126-ABB6-9C245649B8B1}" srcOrd="0" destOrd="0" presId="urn:microsoft.com/office/officeart/2005/8/layout/hierarchy3"/>
    <dgm:cxn modelId="{9F1FE08A-B9DA-4202-BFFD-FD38C69F7880}" srcId="{1E709E02-46DE-4158-AE0F-D26A9916E79E}" destId="{B6D8F4E4-6FFB-4745-807A-25C785785878}" srcOrd="1" destOrd="0" parTransId="{5AB89391-0667-4CB1-932D-0CD951E730C5}" sibTransId="{531A8433-0E7B-4438-B64E-DA6252F20F7F}"/>
    <dgm:cxn modelId="{D06DE96B-2652-4F63-9792-96A6060221B9}" type="presOf" srcId="{1E709E02-46DE-4158-AE0F-D26A9916E79E}" destId="{DAE5A40A-5F1A-4D7A-A60B-467CD3BCCA35}" srcOrd="0" destOrd="0" presId="urn:microsoft.com/office/officeart/2005/8/layout/hierarchy3"/>
    <dgm:cxn modelId="{E936AD44-1BDA-4EEF-BCC2-881C6BF28BCF}" type="presOf" srcId="{740EBAB9-EBEB-4C51-9888-1E5E698BD8F6}" destId="{568292AD-FD70-404F-9349-490CB900593A}" srcOrd="0" destOrd="0" presId="urn:microsoft.com/office/officeart/2005/8/layout/hierarchy3"/>
    <dgm:cxn modelId="{6647B150-4ABE-4A32-A915-E3DECF776D2F}" type="presOf" srcId="{F7482624-D9F8-4FC0-AE8C-A66E1B118672}" destId="{B8E01CBF-5EE9-4BD0-B5C9-126BBECEFCE5}" srcOrd="0" destOrd="0" presId="urn:microsoft.com/office/officeart/2005/8/layout/hierarchy3"/>
    <dgm:cxn modelId="{DF6489AA-3C46-4ACA-85F7-D507D184E6BB}" type="presOf" srcId="{C8CA7609-4783-47FA-8065-A4C8F992D498}" destId="{83D8C677-ED92-4ACF-8D1B-E6AF3EEB5854}" srcOrd="0" destOrd="0" presId="urn:microsoft.com/office/officeart/2005/8/layout/hierarchy3"/>
    <dgm:cxn modelId="{D6EC23D2-9BF5-450A-BEAA-EDE72583C544}" type="presOf" srcId="{7E740369-1492-4918-A8A2-F0290C4538AB}" destId="{E1902354-CA0D-46C0-93CA-DE5C4DBDE869}" srcOrd="0" destOrd="0" presId="urn:microsoft.com/office/officeart/2005/8/layout/hierarchy3"/>
    <dgm:cxn modelId="{CE9760B7-E81D-465C-B0D4-38A1F13D31F2}" srcId="{1E709E02-46DE-4158-AE0F-D26A9916E79E}" destId="{222BC804-72B8-4534-A8C9-7689DE7809A0}" srcOrd="3" destOrd="0" parTransId="{7E740369-1492-4918-A8A2-F0290C4538AB}" sibTransId="{195572D4-E644-4FA3-B76E-AD38DCC71B43}"/>
    <dgm:cxn modelId="{9276281B-C101-490F-B083-B82A2A4233B5}" srcId="{1E709E02-46DE-4158-AE0F-D26A9916E79E}" destId="{C8CA7609-4783-47FA-8065-A4C8F992D498}" srcOrd="2" destOrd="0" parTransId="{740EBAB9-EBEB-4C51-9888-1E5E698BD8F6}" sibTransId="{C42B0DE0-DA79-452F-A985-E59121D148E6}"/>
    <dgm:cxn modelId="{AF2CD7DE-DC20-441A-B84C-DE43E7BFF2D0}" type="presOf" srcId="{1E709E02-46DE-4158-AE0F-D26A9916E79E}" destId="{60831127-B9D1-41BF-A052-B1A6B6520F79}" srcOrd="1" destOrd="0" presId="urn:microsoft.com/office/officeart/2005/8/layout/hierarchy3"/>
    <dgm:cxn modelId="{47FD3E36-3B7B-4B2E-8DFF-5463B1BE1A91}" type="presOf" srcId="{B6D8F4E4-6FFB-4745-807A-25C785785878}" destId="{0383998A-2CA4-45A6-AC66-8F5E479F9598}" srcOrd="0" destOrd="0" presId="urn:microsoft.com/office/officeart/2005/8/layout/hierarchy3"/>
    <dgm:cxn modelId="{03E70808-B732-4DF0-A7D1-B459822F3B1E}" type="presOf" srcId="{5AB89391-0667-4CB1-932D-0CD951E730C5}" destId="{920E8FB5-7403-4598-8AB8-8BAF0C1EE30B}" srcOrd="0" destOrd="0" presId="urn:microsoft.com/office/officeart/2005/8/layout/hierarchy3"/>
    <dgm:cxn modelId="{6D857589-0A7A-4052-987E-B9B87A347C92}" type="presOf" srcId="{222BC804-72B8-4534-A8C9-7689DE7809A0}" destId="{653C8A90-F013-401C-9963-B436A5631014}" srcOrd="0" destOrd="0" presId="urn:microsoft.com/office/officeart/2005/8/layout/hierarchy3"/>
    <dgm:cxn modelId="{178232E8-F632-48ED-B76B-D75CAAF29720}" srcId="{1E709E02-46DE-4158-AE0F-D26A9916E79E}" destId="{F7482624-D9F8-4FC0-AE8C-A66E1B118672}" srcOrd="0" destOrd="0" parTransId="{53B17D01-E9DE-4AE6-8673-813A1CEF8CFE}" sibTransId="{B4B51DD7-4B9D-4360-82E1-DDB9BFAB793E}"/>
    <dgm:cxn modelId="{E1C636FD-C1AE-4489-B2E3-04A562EB5514}" type="presOf" srcId="{53B17D01-E9DE-4AE6-8673-813A1CEF8CFE}" destId="{480D4D57-F83A-4E42-8CF0-0BDE7305E9A0}" srcOrd="0" destOrd="0" presId="urn:microsoft.com/office/officeart/2005/8/layout/hierarchy3"/>
    <dgm:cxn modelId="{76D999AD-7CED-4DE9-95BF-949A47723A14}" type="presParOf" srcId="{A7D6F7D4-03D3-4126-ABB6-9C245649B8B1}" destId="{BA3E51D0-2494-4A69-9CE9-5D03D0210CCA}" srcOrd="0" destOrd="0" presId="urn:microsoft.com/office/officeart/2005/8/layout/hierarchy3"/>
    <dgm:cxn modelId="{342B2DF7-3611-49AD-9C7B-F5EE5D0B1CE8}" type="presParOf" srcId="{BA3E51D0-2494-4A69-9CE9-5D03D0210CCA}" destId="{F8D92811-FDD9-41C2-B391-1CAAA5F630EF}" srcOrd="0" destOrd="0" presId="urn:microsoft.com/office/officeart/2005/8/layout/hierarchy3"/>
    <dgm:cxn modelId="{05C4D2A3-B957-4C5E-BC41-7B60CAC76C76}" type="presParOf" srcId="{F8D92811-FDD9-41C2-B391-1CAAA5F630EF}" destId="{DAE5A40A-5F1A-4D7A-A60B-467CD3BCCA35}" srcOrd="0" destOrd="0" presId="urn:microsoft.com/office/officeart/2005/8/layout/hierarchy3"/>
    <dgm:cxn modelId="{D5A87EA0-2036-4A27-935B-B27E1B33D3FB}" type="presParOf" srcId="{F8D92811-FDD9-41C2-B391-1CAAA5F630EF}" destId="{60831127-B9D1-41BF-A052-B1A6B6520F79}" srcOrd="1" destOrd="0" presId="urn:microsoft.com/office/officeart/2005/8/layout/hierarchy3"/>
    <dgm:cxn modelId="{E980A566-B309-46AE-8A66-33683C0107CE}" type="presParOf" srcId="{BA3E51D0-2494-4A69-9CE9-5D03D0210CCA}" destId="{80777DF4-9447-42EB-8834-769DBF68F0E4}" srcOrd="1" destOrd="0" presId="urn:microsoft.com/office/officeart/2005/8/layout/hierarchy3"/>
    <dgm:cxn modelId="{305AF3AB-7572-4943-A460-D6489F4383C9}" type="presParOf" srcId="{80777DF4-9447-42EB-8834-769DBF68F0E4}" destId="{480D4D57-F83A-4E42-8CF0-0BDE7305E9A0}" srcOrd="0" destOrd="0" presId="urn:microsoft.com/office/officeart/2005/8/layout/hierarchy3"/>
    <dgm:cxn modelId="{9B08AF66-2065-4E54-9ABB-A19577EF26D6}" type="presParOf" srcId="{80777DF4-9447-42EB-8834-769DBF68F0E4}" destId="{B8E01CBF-5EE9-4BD0-B5C9-126BBECEFCE5}" srcOrd="1" destOrd="0" presId="urn:microsoft.com/office/officeart/2005/8/layout/hierarchy3"/>
    <dgm:cxn modelId="{52477DFD-2959-458B-9A3C-D62C066AEB9E}" type="presParOf" srcId="{80777DF4-9447-42EB-8834-769DBF68F0E4}" destId="{920E8FB5-7403-4598-8AB8-8BAF0C1EE30B}" srcOrd="2" destOrd="0" presId="urn:microsoft.com/office/officeart/2005/8/layout/hierarchy3"/>
    <dgm:cxn modelId="{3EF39D21-CA67-45A8-9407-DF77A8712853}" type="presParOf" srcId="{80777DF4-9447-42EB-8834-769DBF68F0E4}" destId="{0383998A-2CA4-45A6-AC66-8F5E479F9598}" srcOrd="3" destOrd="0" presId="urn:microsoft.com/office/officeart/2005/8/layout/hierarchy3"/>
    <dgm:cxn modelId="{B0A9F888-9DBE-4B63-8B9B-9BFD69F9CD09}" type="presParOf" srcId="{80777DF4-9447-42EB-8834-769DBF68F0E4}" destId="{568292AD-FD70-404F-9349-490CB900593A}" srcOrd="4" destOrd="0" presId="urn:microsoft.com/office/officeart/2005/8/layout/hierarchy3"/>
    <dgm:cxn modelId="{3BB83FD3-7AEE-4043-8E51-1D725B7D3CF3}" type="presParOf" srcId="{80777DF4-9447-42EB-8834-769DBF68F0E4}" destId="{83D8C677-ED92-4ACF-8D1B-E6AF3EEB5854}" srcOrd="5" destOrd="0" presId="urn:microsoft.com/office/officeart/2005/8/layout/hierarchy3"/>
    <dgm:cxn modelId="{75DD3D5B-2105-4EB9-9E0C-5FFA35A047CE}" type="presParOf" srcId="{80777DF4-9447-42EB-8834-769DBF68F0E4}" destId="{E1902354-CA0D-46C0-93CA-DE5C4DBDE869}" srcOrd="6" destOrd="0" presId="urn:microsoft.com/office/officeart/2005/8/layout/hierarchy3"/>
    <dgm:cxn modelId="{037E4F9F-2ACD-4249-ADD9-306EE18B58C2}" type="presParOf" srcId="{80777DF4-9447-42EB-8834-769DBF68F0E4}" destId="{653C8A90-F013-401C-9963-B436A5631014}" srcOrd="7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3E9C547-71D6-4DA1-B5A9-C70381330514}" type="doc">
      <dgm:prSet loTypeId="urn:microsoft.com/office/officeart/2005/8/layout/hierarchy3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78468FF-07D4-4653-BBF6-BD5D65F5C2EA}">
      <dgm:prSet phldrT="[Text]"/>
      <dgm:spPr>
        <a:solidFill>
          <a:srgbClr val="FFC000"/>
        </a:solidFill>
      </dgm:spPr>
      <dgm:t>
        <a:bodyPr/>
        <a:lstStyle/>
        <a:p>
          <a:r>
            <a:rPr lang="ru-RU">
              <a:solidFill>
                <a:sysClr val="windowText" lastClr="000000"/>
              </a:solidFill>
            </a:rPr>
            <a:t>актуальный бюджет</a:t>
          </a:r>
        </a:p>
      </dgm:t>
    </dgm:pt>
    <dgm:pt modelId="{44BE3A17-C47A-4339-BB22-9023B3E54FB3}" type="parTrans" cxnId="{DD6BE766-9B14-4A8F-8583-4607437297E3}">
      <dgm:prSet/>
      <dgm:spPr/>
      <dgm:t>
        <a:bodyPr/>
        <a:lstStyle/>
        <a:p>
          <a:endParaRPr lang="ru-RU"/>
        </a:p>
      </dgm:t>
    </dgm:pt>
    <dgm:pt modelId="{236D939C-31BE-4A11-9B02-F9A36BD34CE1}" type="sibTrans" cxnId="{DD6BE766-9B14-4A8F-8583-4607437297E3}">
      <dgm:prSet/>
      <dgm:spPr/>
      <dgm:t>
        <a:bodyPr/>
        <a:lstStyle/>
        <a:p>
          <a:endParaRPr lang="ru-RU"/>
        </a:p>
      </dgm:t>
    </dgm:pt>
    <dgm:pt modelId="{02E7AC5F-0804-423F-9BF8-DF1A7DE78862}">
      <dgm:prSet phldrT="[Text]"/>
      <dgm:spPr/>
      <dgm:t>
        <a:bodyPr/>
        <a:lstStyle/>
        <a:p>
          <a:r>
            <a:rPr lang="ru-RU"/>
            <a:t>бюджет</a:t>
          </a:r>
        </a:p>
      </dgm:t>
    </dgm:pt>
    <dgm:pt modelId="{A9E570CF-C23C-448F-9B12-F7701663FBB7}" type="parTrans" cxnId="{9360BC9B-DDCA-4BEA-974B-37503A25D0E0}">
      <dgm:prSet/>
      <dgm:spPr/>
      <dgm:t>
        <a:bodyPr/>
        <a:lstStyle/>
        <a:p>
          <a:endParaRPr lang="ru-RU"/>
        </a:p>
      </dgm:t>
    </dgm:pt>
    <dgm:pt modelId="{185C906E-A0C0-42B1-A3ED-F235AC49599F}" type="sibTrans" cxnId="{9360BC9B-DDCA-4BEA-974B-37503A25D0E0}">
      <dgm:prSet/>
      <dgm:spPr/>
      <dgm:t>
        <a:bodyPr/>
        <a:lstStyle/>
        <a:p>
          <a:endParaRPr lang="ru-RU"/>
        </a:p>
      </dgm:t>
    </dgm:pt>
    <dgm:pt modelId="{088B784E-3C25-4CD5-AB71-0C8C77C112A3}">
      <dgm:prSet phldrT="[Text]"/>
      <dgm:spPr/>
      <dgm:t>
        <a:bodyPr/>
        <a:lstStyle/>
        <a:p>
          <a:r>
            <a:rPr lang="ru-RU"/>
            <a:t>корректировка 1</a:t>
          </a:r>
        </a:p>
      </dgm:t>
    </dgm:pt>
    <dgm:pt modelId="{6D4A4876-8992-4019-8297-AEA23CDB7E21}" type="parTrans" cxnId="{73BDE210-BDC2-474A-B50B-3FD1B1DBAF18}">
      <dgm:prSet/>
      <dgm:spPr/>
      <dgm:t>
        <a:bodyPr/>
        <a:lstStyle/>
        <a:p>
          <a:endParaRPr lang="ru-RU"/>
        </a:p>
      </dgm:t>
    </dgm:pt>
    <dgm:pt modelId="{FCECCBB8-497F-44F3-B312-AFD6CD0BB2B4}" type="sibTrans" cxnId="{73BDE210-BDC2-474A-B50B-3FD1B1DBAF18}">
      <dgm:prSet/>
      <dgm:spPr/>
      <dgm:t>
        <a:bodyPr/>
        <a:lstStyle/>
        <a:p>
          <a:endParaRPr lang="ru-RU"/>
        </a:p>
      </dgm:t>
    </dgm:pt>
    <dgm:pt modelId="{6A7B71DD-7747-4AAF-8E37-794D673F6F59}">
      <dgm:prSet/>
      <dgm:spPr/>
      <dgm:t>
        <a:bodyPr/>
        <a:lstStyle/>
        <a:p>
          <a:r>
            <a:rPr lang="ru-RU"/>
            <a:t>корректировка 2</a:t>
          </a:r>
        </a:p>
      </dgm:t>
    </dgm:pt>
    <dgm:pt modelId="{F56CC0C1-9239-4034-94F7-25D3994CCC33}" type="parTrans" cxnId="{46720A9A-E300-4EE7-B129-0E28DB7E3342}">
      <dgm:prSet/>
      <dgm:spPr/>
      <dgm:t>
        <a:bodyPr/>
        <a:lstStyle/>
        <a:p>
          <a:endParaRPr lang="ru-RU"/>
        </a:p>
      </dgm:t>
    </dgm:pt>
    <dgm:pt modelId="{FE8499E0-679C-4585-ABFC-8949B890F9AF}" type="sibTrans" cxnId="{46720A9A-E300-4EE7-B129-0E28DB7E3342}">
      <dgm:prSet/>
      <dgm:spPr/>
      <dgm:t>
        <a:bodyPr/>
        <a:lstStyle/>
        <a:p>
          <a:endParaRPr lang="ru-RU"/>
        </a:p>
      </dgm:t>
    </dgm:pt>
    <dgm:pt modelId="{3598D225-E506-4352-8511-F62E6C86BD45}">
      <dgm:prSet/>
      <dgm:spPr/>
      <dgm:t>
        <a:bodyPr/>
        <a:lstStyle/>
        <a:p>
          <a:r>
            <a:rPr lang="ru-RU"/>
            <a:t>корректировка ...</a:t>
          </a:r>
        </a:p>
      </dgm:t>
    </dgm:pt>
    <dgm:pt modelId="{07F254F4-0AE6-45EE-9367-EF1B9EC9DE64}" type="parTrans" cxnId="{9D4AA130-AACA-4EAD-862D-05B6612CF456}">
      <dgm:prSet/>
      <dgm:spPr/>
      <dgm:t>
        <a:bodyPr/>
        <a:lstStyle/>
        <a:p>
          <a:endParaRPr lang="ru-RU"/>
        </a:p>
      </dgm:t>
    </dgm:pt>
    <dgm:pt modelId="{DC8E5C9C-387C-45FC-BD1A-3167C0079B47}" type="sibTrans" cxnId="{9D4AA130-AACA-4EAD-862D-05B6612CF456}">
      <dgm:prSet/>
      <dgm:spPr/>
      <dgm:t>
        <a:bodyPr/>
        <a:lstStyle/>
        <a:p>
          <a:endParaRPr lang="ru-RU"/>
        </a:p>
      </dgm:t>
    </dgm:pt>
    <dgm:pt modelId="{DFA957FF-B6F1-49B5-A1FF-8BD892BF95C7}">
      <dgm:prSet/>
      <dgm:spPr/>
      <dgm:t>
        <a:bodyPr/>
        <a:lstStyle/>
        <a:p>
          <a:r>
            <a:rPr lang="ru-RU"/>
            <a:t>коректировка 12</a:t>
          </a:r>
        </a:p>
      </dgm:t>
    </dgm:pt>
    <dgm:pt modelId="{FAB6E2E4-A718-4AF6-86D6-360D47D1AAE9}" type="parTrans" cxnId="{CB1E9660-01F5-47CA-A0FD-2181061DC016}">
      <dgm:prSet/>
      <dgm:spPr/>
      <dgm:t>
        <a:bodyPr/>
        <a:lstStyle/>
        <a:p>
          <a:endParaRPr lang="ru-RU"/>
        </a:p>
      </dgm:t>
    </dgm:pt>
    <dgm:pt modelId="{4095215E-F475-4811-B68C-6468EA3FBFBF}" type="sibTrans" cxnId="{CB1E9660-01F5-47CA-A0FD-2181061DC016}">
      <dgm:prSet/>
      <dgm:spPr/>
      <dgm:t>
        <a:bodyPr/>
        <a:lstStyle/>
        <a:p>
          <a:endParaRPr lang="ru-RU"/>
        </a:p>
      </dgm:t>
    </dgm:pt>
    <dgm:pt modelId="{7F59AAD1-542A-4C3F-A1B8-2E0E29B13CD6}" type="pres">
      <dgm:prSet presAssocID="{63E9C547-71D6-4DA1-B5A9-C70381330514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20AC239D-65A4-49C8-BD74-0B7B6B53A8C7}" type="pres">
      <dgm:prSet presAssocID="{778468FF-07D4-4653-BBF6-BD5D65F5C2EA}" presName="root" presStyleCnt="0"/>
      <dgm:spPr/>
    </dgm:pt>
    <dgm:pt modelId="{74D6FC20-B8EC-480E-A742-5C85C0B7C5E0}" type="pres">
      <dgm:prSet presAssocID="{778468FF-07D4-4653-BBF6-BD5D65F5C2EA}" presName="rootComposite" presStyleCnt="0"/>
      <dgm:spPr/>
    </dgm:pt>
    <dgm:pt modelId="{A8E49AA2-9DD1-429B-AB59-95A4BD042D00}" type="pres">
      <dgm:prSet presAssocID="{778468FF-07D4-4653-BBF6-BD5D65F5C2EA}" presName="rootText" presStyleLbl="node1" presStyleIdx="0" presStyleCnt="1" custScaleX="235238"/>
      <dgm:spPr/>
      <dgm:t>
        <a:bodyPr/>
        <a:lstStyle/>
        <a:p>
          <a:endParaRPr lang="ru-RU"/>
        </a:p>
      </dgm:t>
    </dgm:pt>
    <dgm:pt modelId="{989C0C08-96B8-410E-80CA-DB941E608BF6}" type="pres">
      <dgm:prSet presAssocID="{778468FF-07D4-4653-BBF6-BD5D65F5C2EA}" presName="rootConnector" presStyleLbl="node1" presStyleIdx="0" presStyleCnt="1"/>
      <dgm:spPr/>
      <dgm:t>
        <a:bodyPr/>
        <a:lstStyle/>
        <a:p>
          <a:endParaRPr lang="ru-RU"/>
        </a:p>
      </dgm:t>
    </dgm:pt>
    <dgm:pt modelId="{FBE68A4F-E0FD-4D39-BBFF-EC42130A1A0B}" type="pres">
      <dgm:prSet presAssocID="{778468FF-07D4-4653-BBF6-BD5D65F5C2EA}" presName="childShape" presStyleCnt="0"/>
      <dgm:spPr/>
    </dgm:pt>
    <dgm:pt modelId="{008BD1BD-FA60-4168-857E-9175C35CFCCE}" type="pres">
      <dgm:prSet presAssocID="{A9E570CF-C23C-448F-9B12-F7701663FBB7}" presName="Name13" presStyleLbl="parChTrans1D2" presStyleIdx="0" presStyleCnt="5"/>
      <dgm:spPr/>
      <dgm:t>
        <a:bodyPr/>
        <a:lstStyle/>
        <a:p>
          <a:endParaRPr lang="ru-RU"/>
        </a:p>
      </dgm:t>
    </dgm:pt>
    <dgm:pt modelId="{E8546AFC-7154-4CDC-BE10-374E69ABAB47}" type="pres">
      <dgm:prSet presAssocID="{02E7AC5F-0804-423F-9BF8-DF1A7DE78862}" presName="childText" presStyleLbl="bgAcc1" presStyleIdx="0" presStyleCnt="5" custScaleX="231280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7F827BEA-3FEA-4588-AFFD-B9BA79FAE30D}" type="pres">
      <dgm:prSet presAssocID="{6D4A4876-8992-4019-8297-AEA23CDB7E21}" presName="Name13" presStyleLbl="parChTrans1D2" presStyleIdx="1" presStyleCnt="5"/>
      <dgm:spPr/>
      <dgm:t>
        <a:bodyPr/>
        <a:lstStyle/>
        <a:p>
          <a:endParaRPr lang="ru-RU"/>
        </a:p>
      </dgm:t>
    </dgm:pt>
    <dgm:pt modelId="{0214F989-5030-448B-AA55-7BD7F69DDC1D}" type="pres">
      <dgm:prSet presAssocID="{088B784E-3C25-4CD5-AB71-0C8C77C112A3}" presName="childText" presStyleLbl="bgAcc1" presStyleIdx="1" presStyleCnt="5" custScaleX="231282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034E6D9-B425-4E45-93B6-E5264602D3FE}" type="pres">
      <dgm:prSet presAssocID="{F56CC0C1-9239-4034-94F7-25D3994CCC33}" presName="Name13" presStyleLbl="parChTrans1D2" presStyleIdx="2" presStyleCnt="5"/>
      <dgm:spPr/>
      <dgm:t>
        <a:bodyPr/>
        <a:lstStyle/>
        <a:p>
          <a:endParaRPr lang="ru-RU"/>
        </a:p>
      </dgm:t>
    </dgm:pt>
    <dgm:pt modelId="{99E62DF2-A57E-49F3-A307-5576F717C5DB}" type="pres">
      <dgm:prSet presAssocID="{6A7B71DD-7747-4AAF-8E37-794D673F6F59}" presName="childText" presStyleLbl="bgAcc1" presStyleIdx="2" presStyleCnt="5" custScaleX="23218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70555E1-F4DC-455B-90EC-2482018F35DD}" type="pres">
      <dgm:prSet presAssocID="{07F254F4-0AE6-45EE-9367-EF1B9EC9DE64}" presName="Name13" presStyleLbl="parChTrans1D2" presStyleIdx="3" presStyleCnt="5"/>
      <dgm:spPr/>
      <dgm:t>
        <a:bodyPr/>
        <a:lstStyle/>
        <a:p>
          <a:endParaRPr lang="ru-RU"/>
        </a:p>
      </dgm:t>
    </dgm:pt>
    <dgm:pt modelId="{A111BECF-1B88-4FAC-9F80-16A49A9756A7}" type="pres">
      <dgm:prSet presAssocID="{3598D225-E506-4352-8511-F62E6C86BD45}" presName="childText" presStyleLbl="bgAcc1" presStyleIdx="3" presStyleCnt="5" custScaleX="231282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FC2A5386-C4C6-4062-BC80-83AA44917BD0}" type="pres">
      <dgm:prSet presAssocID="{FAB6E2E4-A718-4AF6-86D6-360D47D1AAE9}" presName="Name13" presStyleLbl="parChTrans1D2" presStyleIdx="4" presStyleCnt="5"/>
      <dgm:spPr/>
      <dgm:t>
        <a:bodyPr/>
        <a:lstStyle/>
        <a:p>
          <a:endParaRPr lang="ru-RU"/>
        </a:p>
      </dgm:t>
    </dgm:pt>
    <dgm:pt modelId="{E5E3137C-39AC-4E38-ADC9-BB6F3012F83E}" type="pres">
      <dgm:prSet presAssocID="{DFA957FF-B6F1-49B5-A1FF-8BD892BF95C7}" presName="childText" presStyleLbl="bgAcc1" presStyleIdx="4" presStyleCnt="5" custScaleX="231280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5F562D21-83BD-415B-8156-A6BD0E46AF9F}" type="presOf" srcId="{778468FF-07D4-4653-BBF6-BD5D65F5C2EA}" destId="{989C0C08-96B8-410E-80CA-DB941E608BF6}" srcOrd="1" destOrd="0" presId="urn:microsoft.com/office/officeart/2005/8/layout/hierarchy3"/>
    <dgm:cxn modelId="{F2065F7D-AD2C-467A-9088-77F7D2388B41}" type="presOf" srcId="{6D4A4876-8992-4019-8297-AEA23CDB7E21}" destId="{7F827BEA-3FEA-4588-AFFD-B9BA79FAE30D}" srcOrd="0" destOrd="0" presId="urn:microsoft.com/office/officeart/2005/8/layout/hierarchy3"/>
    <dgm:cxn modelId="{B611A0F8-4CF8-400F-9A8D-1B3CF6CA9F05}" type="presOf" srcId="{6A7B71DD-7747-4AAF-8E37-794D673F6F59}" destId="{99E62DF2-A57E-49F3-A307-5576F717C5DB}" srcOrd="0" destOrd="0" presId="urn:microsoft.com/office/officeart/2005/8/layout/hierarchy3"/>
    <dgm:cxn modelId="{73BDE210-BDC2-474A-B50B-3FD1B1DBAF18}" srcId="{778468FF-07D4-4653-BBF6-BD5D65F5C2EA}" destId="{088B784E-3C25-4CD5-AB71-0C8C77C112A3}" srcOrd="1" destOrd="0" parTransId="{6D4A4876-8992-4019-8297-AEA23CDB7E21}" sibTransId="{FCECCBB8-497F-44F3-B312-AFD6CD0BB2B4}"/>
    <dgm:cxn modelId="{24CBD8D7-8099-4349-A4BB-CEF8353D83B6}" type="presOf" srcId="{FAB6E2E4-A718-4AF6-86D6-360D47D1AAE9}" destId="{FC2A5386-C4C6-4062-BC80-83AA44917BD0}" srcOrd="0" destOrd="0" presId="urn:microsoft.com/office/officeart/2005/8/layout/hierarchy3"/>
    <dgm:cxn modelId="{4A7CCA21-2B24-4B6C-9E4C-668040C88D50}" type="presOf" srcId="{DFA957FF-B6F1-49B5-A1FF-8BD892BF95C7}" destId="{E5E3137C-39AC-4E38-ADC9-BB6F3012F83E}" srcOrd="0" destOrd="0" presId="urn:microsoft.com/office/officeart/2005/8/layout/hierarchy3"/>
    <dgm:cxn modelId="{0286B9F5-62C4-4D74-AFF7-9768AF56FE0D}" type="presOf" srcId="{A9E570CF-C23C-448F-9B12-F7701663FBB7}" destId="{008BD1BD-FA60-4168-857E-9175C35CFCCE}" srcOrd="0" destOrd="0" presId="urn:microsoft.com/office/officeart/2005/8/layout/hierarchy3"/>
    <dgm:cxn modelId="{68AA5EB4-B1DA-4EBD-90A3-FB27FB170847}" type="presOf" srcId="{088B784E-3C25-4CD5-AB71-0C8C77C112A3}" destId="{0214F989-5030-448B-AA55-7BD7F69DDC1D}" srcOrd="0" destOrd="0" presId="urn:microsoft.com/office/officeart/2005/8/layout/hierarchy3"/>
    <dgm:cxn modelId="{CB1E9660-01F5-47CA-A0FD-2181061DC016}" srcId="{778468FF-07D4-4653-BBF6-BD5D65F5C2EA}" destId="{DFA957FF-B6F1-49B5-A1FF-8BD892BF95C7}" srcOrd="4" destOrd="0" parTransId="{FAB6E2E4-A718-4AF6-86D6-360D47D1AAE9}" sibTransId="{4095215E-F475-4811-B68C-6468EA3FBFBF}"/>
    <dgm:cxn modelId="{9C15163C-F000-4E1F-9284-0DBC281FDE91}" type="presOf" srcId="{02E7AC5F-0804-423F-9BF8-DF1A7DE78862}" destId="{E8546AFC-7154-4CDC-BE10-374E69ABAB47}" srcOrd="0" destOrd="0" presId="urn:microsoft.com/office/officeart/2005/8/layout/hierarchy3"/>
    <dgm:cxn modelId="{9D4AA130-AACA-4EAD-862D-05B6612CF456}" srcId="{778468FF-07D4-4653-BBF6-BD5D65F5C2EA}" destId="{3598D225-E506-4352-8511-F62E6C86BD45}" srcOrd="3" destOrd="0" parTransId="{07F254F4-0AE6-45EE-9367-EF1B9EC9DE64}" sibTransId="{DC8E5C9C-387C-45FC-BD1A-3167C0079B47}"/>
    <dgm:cxn modelId="{9144E4F0-EF77-4968-BEAE-444DC9D00100}" type="presOf" srcId="{63E9C547-71D6-4DA1-B5A9-C70381330514}" destId="{7F59AAD1-542A-4C3F-A1B8-2E0E29B13CD6}" srcOrd="0" destOrd="0" presId="urn:microsoft.com/office/officeart/2005/8/layout/hierarchy3"/>
    <dgm:cxn modelId="{EF48D935-A34B-46C3-827E-19B903E123F3}" type="presOf" srcId="{F56CC0C1-9239-4034-94F7-25D3994CCC33}" destId="{0034E6D9-B425-4E45-93B6-E5264602D3FE}" srcOrd="0" destOrd="0" presId="urn:microsoft.com/office/officeart/2005/8/layout/hierarchy3"/>
    <dgm:cxn modelId="{9360BC9B-DDCA-4BEA-974B-37503A25D0E0}" srcId="{778468FF-07D4-4653-BBF6-BD5D65F5C2EA}" destId="{02E7AC5F-0804-423F-9BF8-DF1A7DE78862}" srcOrd="0" destOrd="0" parTransId="{A9E570CF-C23C-448F-9B12-F7701663FBB7}" sibTransId="{185C906E-A0C0-42B1-A3ED-F235AC49599F}"/>
    <dgm:cxn modelId="{DD6BE766-9B14-4A8F-8583-4607437297E3}" srcId="{63E9C547-71D6-4DA1-B5A9-C70381330514}" destId="{778468FF-07D4-4653-BBF6-BD5D65F5C2EA}" srcOrd="0" destOrd="0" parTransId="{44BE3A17-C47A-4339-BB22-9023B3E54FB3}" sibTransId="{236D939C-31BE-4A11-9B02-F9A36BD34CE1}"/>
    <dgm:cxn modelId="{46720A9A-E300-4EE7-B129-0E28DB7E3342}" srcId="{778468FF-07D4-4653-BBF6-BD5D65F5C2EA}" destId="{6A7B71DD-7747-4AAF-8E37-794D673F6F59}" srcOrd="2" destOrd="0" parTransId="{F56CC0C1-9239-4034-94F7-25D3994CCC33}" sibTransId="{FE8499E0-679C-4585-ABFC-8949B890F9AF}"/>
    <dgm:cxn modelId="{2CA01DF0-24C8-4A70-85F9-2F814DA58443}" type="presOf" srcId="{3598D225-E506-4352-8511-F62E6C86BD45}" destId="{A111BECF-1B88-4FAC-9F80-16A49A9756A7}" srcOrd="0" destOrd="0" presId="urn:microsoft.com/office/officeart/2005/8/layout/hierarchy3"/>
    <dgm:cxn modelId="{55C9B66E-3AB4-4CBD-8DF6-973084CF31AF}" type="presOf" srcId="{778468FF-07D4-4653-BBF6-BD5D65F5C2EA}" destId="{A8E49AA2-9DD1-429B-AB59-95A4BD042D00}" srcOrd="0" destOrd="0" presId="urn:microsoft.com/office/officeart/2005/8/layout/hierarchy3"/>
    <dgm:cxn modelId="{C2027AC4-C07D-4276-B058-49A6647B15DE}" type="presOf" srcId="{07F254F4-0AE6-45EE-9367-EF1B9EC9DE64}" destId="{070555E1-F4DC-455B-90EC-2482018F35DD}" srcOrd="0" destOrd="0" presId="urn:microsoft.com/office/officeart/2005/8/layout/hierarchy3"/>
    <dgm:cxn modelId="{59309C3B-EF4C-4D71-B30A-D96BAB3FAF67}" type="presParOf" srcId="{7F59AAD1-542A-4C3F-A1B8-2E0E29B13CD6}" destId="{20AC239D-65A4-49C8-BD74-0B7B6B53A8C7}" srcOrd="0" destOrd="0" presId="urn:microsoft.com/office/officeart/2005/8/layout/hierarchy3"/>
    <dgm:cxn modelId="{9783DED1-6174-4940-98E5-BDDB6EC41E5F}" type="presParOf" srcId="{20AC239D-65A4-49C8-BD74-0B7B6B53A8C7}" destId="{74D6FC20-B8EC-480E-A742-5C85C0B7C5E0}" srcOrd="0" destOrd="0" presId="urn:microsoft.com/office/officeart/2005/8/layout/hierarchy3"/>
    <dgm:cxn modelId="{C71FED0D-2776-4DCF-B1DF-7309F1C14742}" type="presParOf" srcId="{74D6FC20-B8EC-480E-A742-5C85C0B7C5E0}" destId="{A8E49AA2-9DD1-429B-AB59-95A4BD042D00}" srcOrd="0" destOrd="0" presId="urn:microsoft.com/office/officeart/2005/8/layout/hierarchy3"/>
    <dgm:cxn modelId="{98A5F6AC-C3BB-4D71-9813-335159BFFA5A}" type="presParOf" srcId="{74D6FC20-B8EC-480E-A742-5C85C0B7C5E0}" destId="{989C0C08-96B8-410E-80CA-DB941E608BF6}" srcOrd="1" destOrd="0" presId="urn:microsoft.com/office/officeart/2005/8/layout/hierarchy3"/>
    <dgm:cxn modelId="{17EB96F7-994E-4300-9D59-24889E419958}" type="presParOf" srcId="{20AC239D-65A4-49C8-BD74-0B7B6B53A8C7}" destId="{FBE68A4F-E0FD-4D39-BBFF-EC42130A1A0B}" srcOrd="1" destOrd="0" presId="urn:microsoft.com/office/officeart/2005/8/layout/hierarchy3"/>
    <dgm:cxn modelId="{87E812E7-560B-41B8-B8C4-50BC87E9701D}" type="presParOf" srcId="{FBE68A4F-E0FD-4D39-BBFF-EC42130A1A0B}" destId="{008BD1BD-FA60-4168-857E-9175C35CFCCE}" srcOrd="0" destOrd="0" presId="urn:microsoft.com/office/officeart/2005/8/layout/hierarchy3"/>
    <dgm:cxn modelId="{AFF5556F-4E4B-42ED-B6DF-5648EB4A4431}" type="presParOf" srcId="{FBE68A4F-E0FD-4D39-BBFF-EC42130A1A0B}" destId="{E8546AFC-7154-4CDC-BE10-374E69ABAB47}" srcOrd="1" destOrd="0" presId="urn:microsoft.com/office/officeart/2005/8/layout/hierarchy3"/>
    <dgm:cxn modelId="{CD0E70AF-CC66-4501-BBEC-3D50362EDDCB}" type="presParOf" srcId="{FBE68A4F-E0FD-4D39-BBFF-EC42130A1A0B}" destId="{7F827BEA-3FEA-4588-AFFD-B9BA79FAE30D}" srcOrd="2" destOrd="0" presId="urn:microsoft.com/office/officeart/2005/8/layout/hierarchy3"/>
    <dgm:cxn modelId="{3F320FA1-6AC2-43EC-BD76-A9487504B0E2}" type="presParOf" srcId="{FBE68A4F-E0FD-4D39-BBFF-EC42130A1A0B}" destId="{0214F989-5030-448B-AA55-7BD7F69DDC1D}" srcOrd="3" destOrd="0" presId="urn:microsoft.com/office/officeart/2005/8/layout/hierarchy3"/>
    <dgm:cxn modelId="{F0525550-0478-46C6-B696-C03CB658F11C}" type="presParOf" srcId="{FBE68A4F-E0FD-4D39-BBFF-EC42130A1A0B}" destId="{0034E6D9-B425-4E45-93B6-E5264602D3FE}" srcOrd="4" destOrd="0" presId="urn:microsoft.com/office/officeart/2005/8/layout/hierarchy3"/>
    <dgm:cxn modelId="{F6053F73-D0DB-48BF-9A12-A16E7E8764E8}" type="presParOf" srcId="{FBE68A4F-E0FD-4D39-BBFF-EC42130A1A0B}" destId="{99E62DF2-A57E-49F3-A307-5576F717C5DB}" srcOrd="5" destOrd="0" presId="urn:microsoft.com/office/officeart/2005/8/layout/hierarchy3"/>
    <dgm:cxn modelId="{43A25D00-4655-455C-B2F3-A0EA72D9CFB3}" type="presParOf" srcId="{FBE68A4F-E0FD-4D39-BBFF-EC42130A1A0B}" destId="{070555E1-F4DC-455B-90EC-2482018F35DD}" srcOrd="6" destOrd="0" presId="urn:microsoft.com/office/officeart/2005/8/layout/hierarchy3"/>
    <dgm:cxn modelId="{10EA6E18-96E3-4F83-92EE-5E05CE41547D}" type="presParOf" srcId="{FBE68A4F-E0FD-4D39-BBFF-EC42130A1A0B}" destId="{A111BECF-1B88-4FAC-9F80-16A49A9756A7}" srcOrd="7" destOrd="0" presId="urn:microsoft.com/office/officeart/2005/8/layout/hierarchy3"/>
    <dgm:cxn modelId="{019989F5-3E2A-44B3-B673-243AC3466DC1}" type="presParOf" srcId="{FBE68A4F-E0FD-4D39-BBFF-EC42130A1A0B}" destId="{FC2A5386-C4C6-4062-BC80-83AA44917BD0}" srcOrd="8" destOrd="0" presId="urn:microsoft.com/office/officeart/2005/8/layout/hierarchy3"/>
    <dgm:cxn modelId="{0B936A50-9382-4E74-B69B-5D3F1A47D520}" type="presParOf" srcId="{FBE68A4F-E0FD-4D39-BBFF-EC42130A1A0B}" destId="{E5E3137C-39AC-4E38-ADC9-BB6F3012F83E}" srcOrd="9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E5A40A-5F1A-4D7A-A60B-467CD3BCCA35}">
      <dsp:nvSpPr>
        <dsp:cNvPr id="0" name=""/>
        <dsp:cNvSpPr/>
      </dsp:nvSpPr>
      <dsp:spPr>
        <a:xfrm>
          <a:off x="885821" y="708"/>
          <a:ext cx="2966414" cy="518762"/>
        </a:xfrm>
        <a:prstGeom prst="roundRect">
          <a:avLst>
            <a:gd name="adj" fmla="val 10000"/>
          </a:avLst>
        </a:prstGeom>
        <a:solidFill>
          <a:srgbClr val="FFC0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b="1" kern="1200">
              <a:solidFill>
                <a:sysClr val="windowText" lastClr="000000"/>
              </a:solidFill>
            </a:rPr>
            <a:t>Управляющая компания (свод)</a:t>
          </a:r>
          <a:endParaRPr lang="en-US" sz="1200" b="1" kern="1200">
            <a:solidFill>
              <a:sysClr val="windowText" lastClr="000000"/>
            </a:solidFill>
          </a:endParaRPr>
        </a:p>
      </dsp:txBody>
      <dsp:txXfrm>
        <a:off x="901015" y="15902"/>
        <a:ext cx="2936026" cy="488374"/>
      </dsp:txXfrm>
    </dsp:sp>
    <dsp:sp modelId="{480D4D57-F83A-4E42-8CF0-0BDE7305E9A0}">
      <dsp:nvSpPr>
        <dsp:cNvPr id="0" name=""/>
        <dsp:cNvSpPr/>
      </dsp:nvSpPr>
      <dsp:spPr>
        <a:xfrm>
          <a:off x="1182462" y="519471"/>
          <a:ext cx="296641" cy="4605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0569"/>
              </a:lnTo>
              <a:lnTo>
                <a:pt x="296641" y="46056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E01CBF-5EE9-4BD0-B5C9-126BBECEFCE5}">
      <dsp:nvSpPr>
        <dsp:cNvPr id="0" name=""/>
        <dsp:cNvSpPr/>
      </dsp:nvSpPr>
      <dsp:spPr>
        <a:xfrm>
          <a:off x="1479104" y="730100"/>
          <a:ext cx="3121474" cy="4998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/>
            <a:t>Управляющая компания (собственно)</a:t>
          </a:r>
          <a:endParaRPr lang="en-US" sz="1200" kern="1200"/>
        </a:p>
      </dsp:txBody>
      <dsp:txXfrm>
        <a:off x="1493745" y="744741"/>
        <a:ext cx="3092192" cy="470599"/>
      </dsp:txXfrm>
    </dsp:sp>
    <dsp:sp modelId="{920E8FB5-7403-4598-8AB8-8BAF0C1EE30B}">
      <dsp:nvSpPr>
        <dsp:cNvPr id="0" name=""/>
        <dsp:cNvSpPr/>
      </dsp:nvSpPr>
      <dsp:spPr>
        <a:xfrm>
          <a:off x="1182462" y="519471"/>
          <a:ext cx="296641" cy="11567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6707"/>
              </a:lnTo>
              <a:lnTo>
                <a:pt x="296641" y="11567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83998A-2CA4-45A6-AC66-8F5E479F9598}">
      <dsp:nvSpPr>
        <dsp:cNvPr id="0" name=""/>
        <dsp:cNvSpPr/>
      </dsp:nvSpPr>
      <dsp:spPr>
        <a:xfrm>
          <a:off x="1479104" y="1440610"/>
          <a:ext cx="3121474" cy="4711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/>
            <a:t>Бизнес-единица 1</a:t>
          </a:r>
          <a:endParaRPr lang="en-US" sz="1200" kern="1200"/>
        </a:p>
      </dsp:txBody>
      <dsp:txXfrm>
        <a:off x="1492903" y="1454409"/>
        <a:ext cx="3093876" cy="443536"/>
      </dsp:txXfrm>
    </dsp:sp>
    <dsp:sp modelId="{568292AD-FD70-404F-9349-490CB900593A}">
      <dsp:nvSpPr>
        <dsp:cNvPr id="0" name=""/>
        <dsp:cNvSpPr/>
      </dsp:nvSpPr>
      <dsp:spPr>
        <a:xfrm>
          <a:off x="1182462" y="519471"/>
          <a:ext cx="296641" cy="18245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4514"/>
              </a:lnTo>
              <a:lnTo>
                <a:pt x="296641" y="18245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D8C677-ED92-4ACF-8D1B-E6AF3EEB5854}">
      <dsp:nvSpPr>
        <dsp:cNvPr id="0" name=""/>
        <dsp:cNvSpPr/>
      </dsp:nvSpPr>
      <dsp:spPr>
        <a:xfrm>
          <a:off x="1479104" y="2122374"/>
          <a:ext cx="3121474" cy="4432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/>
            <a:t>Бизнес-единица 2</a:t>
          </a:r>
          <a:endParaRPr lang="en-US" sz="1200" kern="1200"/>
        </a:p>
      </dsp:txBody>
      <dsp:txXfrm>
        <a:off x="1492086" y="2135356"/>
        <a:ext cx="3095510" cy="417258"/>
      </dsp:txXfrm>
    </dsp:sp>
    <dsp:sp modelId="{E1902354-CA0D-46C0-93CA-DE5C4DBDE869}">
      <dsp:nvSpPr>
        <dsp:cNvPr id="0" name=""/>
        <dsp:cNvSpPr/>
      </dsp:nvSpPr>
      <dsp:spPr>
        <a:xfrm>
          <a:off x="1182462" y="519471"/>
          <a:ext cx="296641" cy="24684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68487"/>
              </a:lnTo>
              <a:lnTo>
                <a:pt x="296641" y="246848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3C8A90-F013-401C-9963-B436A5631014}">
      <dsp:nvSpPr>
        <dsp:cNvPr id="0" name=""/>
        <dsp:cNvSpPr/>
      </dsp:nvSpPr>
      <dsp:spPr>
        <a:xfrm>
          <a:off x="1479104" y="2776225"/>
          <a:ext cx="3121474" cy="42346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/>
            <a:t>...</a:t>
          </a:r>
          <a:endParaRPr lang="en-US" sz="1200" kern="1200"/>
        </a:p>
      </dsp:txBody>
      <dsp:txXfrm>
        <a:off x="1491507" y="2788628"/>
        <a:ext cx="3096668" cy="39865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E49AA2-9DD1-429B-AB59-95A4BD042D00}">
      <dsp:nvSpPr>
        <dsp:cNvPr id="0" name=""/>
        <dsp:cNvSpPr/>
      </dsp:nvSpPr>
      <dsp:spPr>
        <a:xfrm>
          <a:off x="1704977" y="306"/>
          <a:ext cx="2076444" cy="441349"/>
        </a:xfrm>
        <a:prstGeom prst="roundRect">
          <a:avLst>
            <a:gd name="adj" fmla="val 10000"/>
          </a:avLst>
        </a:prstGeom>
        <a:solidFill>
          <a:srgbClr val="FFC0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22860" rIns="34290" bIns="2286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800" kern="1200">
              <a:solidFill>
                <a:sysClr val="windowText" lastClr="000000"/>
              </a:solidFill>
            </a:rPr>
            <a:t>актуальный бюджет</a:t>
          </a:r>
        </a:p>
      </dsp:txBody>
      <dsp:txXfrm>
        <a:off x="1717904" y="13233"/>
        <a:ext cx="2050590" cy="415495"/>
      </dsp:txXfrm>
    </dsp:sp>
    <dsp:sp modelId="{008BD1BD-FA60-4168-857E-9175C35CFCCE}">
      <dsp:nvSpPr>
        <dsp:cNvPr id="0" name=""/>
        <dsp:cNvSpPr/>
      </dsp:nvSpPr>
      <dsp:spPr>
        <a:xfrm>
          <a:off x="1912622" y="441656"/>
          <a:ext cx="207644" cy="3310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012"/>
              </a:lnTo>
              <a:lnTo>
                <a:pt x="207644" y="33101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546AFC-7154-4CDC-BE10-374E69ABAB47}">
      <dsp:nvSpPr>
        <dsp:cNvPr id="0" name=""/>
        <dsp:cNvSpPr/>
      </dsp:nvSpPr>
      <dsp:spPr>
        <a:xfrm>
          <a:off x="2120266" y="551994"/>
          <a:ext cx="1633206" cy="4413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/>
            <a:t>бюджет</a:t>
          </a:r>
        </a:p>
      </dsp:txBody>
      <dsp:txXfrm>
        <a:off x="2133193" y="564921"/>
        <a:ext cx="1607352" cy="415495"/>
      </dsp:txXfrm>
    </dsp:sp>
    <dsp:sp modelId="{7F827BEA-3FEA-4588-AFFD-B9BA79FAE30D}">
      <dsp:nvSpPr>
        <dsp:cNvPr id="0" name=""/>
        <dsp:cNvSpPr/>
      </dsp:nvSpPr>
      <dsp:spPr>
        <a:xfrm>
          <a:off x="1912622" y="441656"/>
          <a:ext cx="207644" cy="8826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2699"/>
              </a:lnTo>
              <a:lnTo>
                <a:pt x="207644" y="88269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14F989-5030-448B-AA55-7BD7F69DDC1D}">
      <dsp:nvSpPr>
        <dsp:cNvPr id="0" name=""/>
        <dsp:cNvSpPr/>
      </dsp:nvSpPr>
      <dsp:spPr>
        <a:xfrm>
          <a:off x="2120266" y="1103681"/>
          <a:ext cx="1633220" cy="4413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/>
            <a:t>корректировка 1</a:t>
          </a:r>
        </a:p>
      </dsp:txBody>
      <dsp:txXfrm>
        <a:off x="2133193" y="1116608"/>
        <a:ext cx="1607366" cy="415495"/>
      </dsp:txXfrm>
    </dsp:sp>
    <dsp:sp modelId="{0034E6D9-B425-4E45-93B6-E5264602D3FE}">
      <dsp:nvSpPr>
        <dsp:cNvPr id="0" name=""/>
        <dsp:cNvSpPr/>
      </dsp:nvSpPr>
      <dsp:spPr>
        <a:xfrm>
          <a:off x="1912622" y="441656"/>
          <a:ext cx="207644" cy="1434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4386"/>
              </a:lnTo>
              <a:lnTo>
                <a:pt x="207644" y="143438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E62DF2-A57E-49F3-A307-5576F717C5DB}">
      <dsp:nvSpPr>
        <dsp:cNvPr id="0" name=""/>
        <dsp:cNvSpPr/>
      </dsp:nvSpPr>
      <dsp:spPr>
        <a:xfrm>
          <a:off x="2120266" y="1655368"/>
          <a:ext cx="1639610" cy="4413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/>
            <a:t>корректировка 2</a:t>
          </a:r>
        </a:p>
      </dsp:txBody>
      <dsp:txXfrm>
        <a:off x="2133193" y="1668295"/>
        <a:ext cx="1613756" cy="415495"/>
      </dsp:txXfrm>
    </dsp:sp>
    <dsp:sp modelId="{070555E1-F4DC-455B-90EC-2482018F35DD}">
      <dsp:nvSpPr>
        <dsp:cNvPr id="0" name=""/>
        <dsp:cNvSpPr/>
      </dsp:nvSpPr>
      <dsp:spPr>
        <a:xfrm>
          <a:off x="1912622" y="441656"/>
          <a:ext cx="207644" cy="1986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6074"/>
              </a:lnTo>
              <a:lnTo>
                <a:pt x="207644" y="198607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11BECF-1B88-4FAC-9F80-16A49A9756A7}">
      <dsp:nvSpPr>
        <dsp:cNvPr id="0" name=""/>
        <dsp:cNvSpPr/>
      </dsp:nvSpPr>
      <dsp:spPr>
        <a:xfrm>
          <a:off x="2120266" y="2207055"/>
          <a:ext cx="1633220" cy="4413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/>
            <a:t>корректировка ...</a:t>
          </a:r>
        </a:p>
      </dsp:txBody>
      <dsp:txXfrm>
        <a:off x="2133193" y="2219982"/>
        <a:ext cx="1607366" cy="415495"/>
      </dsp:txXfrm>
    </dsp:sp>
    <dsp:sp modelId="{FC2A5386-C4C6-4062-BC80-83AA44917BD0}">
      <dsp:nvSpPr>
        <dsp:cNvPr id="0" name=""/>
        <dsp:cNvSpPr/>
      </dsp:nvSpPr>
      <dsp:spPr>
        <a:xfrm>
          <a:off x="1912622" y="441656"/>
          <a:ext cx="207644" cy="25377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37761"/>
              </a:lnTo>
              <a:lnTo>
                <a:pt x="207644" y="253776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3137C-39AC-4E38-ADC9-BB6F3012F83E}">
      <dsp:nvSpPr>
        <dsp:cNvPr id="0" name=""/>
        <dsp:cNvSpPr/>
      </dsp:nvSpPr>
      <dsp:spPr>
        <a:xfrm>
          <a:off x="2120266" y="2758743"/>
          <a:ext cx="1633206" cy="4413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20320" rIns="30480" bIns="2032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/>
            <a:t>коректировка 12</a:t>
          </a:r>
        </a:p>
      </dsp:txBody>
      <dsp:txXfrm>
        <a:off x="2133193" y="2771670"/>
        <a:ext cx="1607352" cy="4154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6524DF-295B-4929-AD6E-472722CCCB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6E0958E7-82E9-4BC8-9AC6-144EB4151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136</Pages>
  <Words>42264</Words>
  <Characters>240909</Characters>
  <Application>Microsoft Office Word</Application>
  <DocSecurity>0</DocSecurity>
  <Lines>2007</Lines>
  <Paragraphs>565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282608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Попова Дарья Николаевна (Подрядчик. ООО БерингПойнт)</cp:lastModifiedBy>
  <cp:revision>18</cp:revision>
  <cp:lastPrinted>2018-08-22T04:35:00Z</cp:lastPrinted>
  <dcterms:created xsi:type="dcterms:W3CDTF">2021-04-02T08:17:00Z</dcterms:created>
  <dcterms:modified xsi:type="dcterms:W3CDTF">2021-04-07T11:55:00Z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  <property fmtid="{D5CDD505-2E9C-101B-9397-08002B2CF9AE}" pid="5" name="Hash">
    <vt:lpwstr>A8601B4F132AD5D6C60EB7B7DA73880C6C2B63C83E29411BF904DCD97830A48D</vt:lpwstr>
  </property>
  <property fmtid="{D5CDD505-2E9C-101B-9397-08002B2CF9AE}" pid="6" name="Hide date">
    <vt:lpwstr>13/04/2020 3:09:30 PM</vt:lpwstr>
  </property>
  <property fmtid="{D5CDD505-2E9C-101B-9397-08002B2CF9AE}" pid="7" name="Classification">
    <vt:lpwstr>Confidential</vt:lpwstr>
  </property>
</Properties>
</file>